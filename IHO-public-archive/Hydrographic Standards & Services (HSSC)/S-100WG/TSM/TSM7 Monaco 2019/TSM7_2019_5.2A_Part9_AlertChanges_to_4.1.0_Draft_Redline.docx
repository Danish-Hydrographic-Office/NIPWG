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5596A" w14:textId="77777777" w:rsidR="007F3291" w:rsidRDefault="007F3291" w:rsidP="007F3291">
      <w:pPr>
        <w:rPr>
          <w:lang w:val="en-GB"/>
        </w:rPr>
      </w:pPr>
      <w:bookmarkStart w:id="0" w:name="_GoBack"/>
      <w:bookmarkEnd w:id="0"/>
    </w:p>
    <w:p w14:paraId="2E03F57A" w14:textId="77777777" w:rsidR="00906772" w:rsidRDefault="00906772" w:rsidP="007F3291">
      <w:pPr>
        <w:rPr>
          <w:lang w:val="en-GB"/>
        </w:rPr>
      </w:pPr>
    </w:p>
    <w:p w14:paraId="68ED051D" w14:textId="77777777" w:rsidR="00906772" w:rsidRDefault="00906772" w:rsidP="007F3291">
      <w:pPr>
        <w:rPr>
          <w:lang w:val="en-GB"/>
        </w:rPr>
      </w:pPr>
    </w:p>
    <w:p w14:paraId="67EA0CED" w14:textId="77777777" w:rsidR="00906772" w:rsidRPr="00CF7710" w:rsidRDefault="00906772" w:rsidP="007F3291">
      <w:pPr>
        <w:rPr>
          <w:lang w:val="en-GB"/>
        </w:rPr>
      </w:pPr>
    </w:p>
    <w:p w14:paraId="18FECB19" w14:textId="77777777" w:rsidR="007F3291" w:rsidRPr="00CF7710" w:rsidRDefault="007F3291" w:rsidP="007F3291">
      <w:pPr>
        <w:rPr>
          <w:lang w:val="en-GB"/>
        </w:rPr>
      </w:pPr>
    </w:p>
    <w:p w14:paraId="01C2403F" w14:textId="77777777" w:rsidR="007F3291" w:rsidRPr="00CF7710" w:rsidRDefault="007F3291" w:rsidP="007F3291">
      <w:pPr>
        <w:rPr>
          <w:lang w:val="en-GB"/>
        </w:rPr>
      </w:pPr>
    </w:p>
    <w:p w14:paraId="14277347" w14:textId="77777777" w:rsidR="007F3291" w:rsidRPr="00CF7710" w:rsidRDefault="007F3291" w:rsidP="007F3291">
      <w:pPr>
        <w:rPr>
          <w:lang w:val="en-GB"/>
        </w:rPr>
      </w:pPr>
    </w:p>
    <w:p w14:paraId="487E1BB9" w14:textId="77777777" w:rsidR="007F3291" w:rsidRPr="00CF7710" w:rsidRDefault="007F3291" w:rsidP="007F3291">
      <w:pPr>
        <w:rPr>
          <w:lang w:val="en-GB"/>
        </w:rPr>
      </w:pPr>
    </w:p>
    <w:p w14:paraId="28FA6A24" w14:textId="77777777" w:rsidR="007F3291" w:rsidRPr="00CF7710" w:rsidRDefault="007F3291" w:rsidP="007F3291">
      <w:pPr>
        <w:rPr>
          <w:lang w:val="en-GB"/>
        </w:rPr>
      </w:pPr>
    </w:p>
    <w:p w14:paraId="29C6AA11" w14:textId="77777777" w:rsidR="007F3291" w:rsidRPr="00CF7710" w:rsidRDefault="007F3291" w:rsidP="007F3291">
      <w:pPr>
        <w:rPr>
          <w:lang w:val="en-GB"/>
        </w:rPr>
      </w:pPr>
    </w:p>
    <w:p w14:paraId="4577107D" w14:textId="77777777" w:rsidR="007F3291" w:rsidRPr="00CF7710" w:rsidRDefault="007F3291" w:rsidP="007F3291">
      <w:pPr>
        <w:rPr>
          <w:lang w:val="en-GB"/>
        </w:rPr>
      </w:pPr>
    </w:p>
    <w:p w14:paraId="03C05BBD" w14:textId="77777777" w:rsidR="007F3291" w:rsidRPr="00CF7710" w:rsidRDefault="007F3291" w:rsidP="007F3291">
      <w:pPr>
        <w:rPr>
          <w:lang w:val="en-GB"/>
        </w:rPr>
      </w:pPr>
    </w:p>
    <w:p w14:paraId="058C0A5A" w14:textId="77777777" w:rsidR="007F3291" w:rsidRPr="00CF7710" w:rsidRDefault="007F3291" w:rsidP="007F3291">
      <w:pPr>
        <w:rPr>
          <w:lang w:val="en-GB"/>
        </w:rPr>
      </w:pPr>
    </w:p>
    <w:p w14:paraId="6875C402" w14:textId="77777777" w:rsidR="007F3291" w:rsidRPr="00CF7710" w:rsidRDefault="007F3291" w:rsidP="007F3291">
      <w:pPr>
        <w:rPr>
          <w:lang w:val="en-GB"/>
        </w:rPr>
      </w:pPr>
    </w:p>
    <w:p w14:paraId="08ED6C1A" w14:textId="77777777" w:rsidR="007F3291" w:rsidRPr="00CF7710" w:rsidRDefault="007F3291" w:rsidP="007F3291">
      <w:pPr>
        <w:rPr>
          <w:lang w:val="en-GB"/>
        </w:rPr>
      </w:pPr>
    </w:p>
    <w:p w14:paraId="1758E017" w14:textId="77777777" w:rsidR="007F3291" w:rsidRPr="00CF7710" w:rsidRDefault="007F3291" w:rsidP="007F3291">
      <w:pPr>
        <w:rPr>
          <w:lang w:val="en-GB"/>
        </w:rPr>
      </w:pPr>
    </w:p>
    <w:p w14:paraId="47998023" w14:textId="77777777" w:rsidR="007F3291" w:rsidRPr="00CF7710" w:rsidRDefault="007F3291" w:rsidP="007F3291">
      <w:pPr>
        <w:rPr>
          <w:lang w:val="en-GB"/>
        </w:rPr>
      </w:pPr>
    </w:p>
    <w:p w14:paraId="66D597E1" w14:textId="77777777" w:rsidR="007F3291" w:rsidRPr="00CF7710" w:rsidRDefault="007F3291" w:rsidP="007D7C38">
      <w:pPr>
        <w:jc w:val="center"/>
        <w:rPr>
          <w:b/>
          <w:sz w:val="48"/>
          <w:szCs w:val="48"/>
          <w:lang w:val="en-GB"/>
        </w:rPr>
      </w:pPr>
      <w:r w:rsidRPr="00CF7710">
        <w:rPr>
          <w:b/>
          <w:sz w:val="48"/>
          <w:szCs w:val="48"/>
          <w:lang w:val="en-GB"/>
        </w:rPr>
        <w:t xml:space="preserve">S-100 – Part </w:t>
      </w:r>
      <w:r w:rsidR="006007FF">
        <w:rPr>
          <w:b/>
          <w:sz w:val="48"/>
          <w:szCs w:val="48"/>
          <w:lang w:val="en-GB"/>
        </w:rPr>
        <w:t>9</w:t>
      </w:r>
    </w:p>
    <w:p w14:paraId="2B30726C" w14:textId="77777777" w:rsidR="007F3291" w:rsidRPr="00CF7710" w:rsidRDefault="007F3291" w:rsidP="007F3291">
      <w:pPr>
        <w:jc w:val="center"/>
        <w:rPr>
          <w:b/>
          <w:sz w:val="36"/>
          <w:szCs w:val="36"/>
          <w:lang w:val="en-GB"/>
        </w:rPr>
      </w:pPr>
    </w:p>
    <w:p w14:paraId="7CA27159" w14:textId="77777777" w:rsidR="007F3291" w:rsidRPr="00CF7710" w:rsidRDefault="007F3291" w:rsidP="007F3291">
      <w:pPr>
        <w:jc w:val="center"/>
        <w:rPr>
          <w:b/>
          <w:sz w:val="36"/>
          <w:szCs w:val="36"/>
          <w:lang w:val="en-GB"/>
        </w:rPr>
      </w:pPr>
    </w:p>
    <w:p w14:paraId="7EE3548C" w14:textId="77777777" w:rsidR="007F3291" w:rsidRDefault="006007FF" w:rsidP="007F3291">
      <w:pPr>
        <w:jc w:val="center"/>
        <w:rPr>
          <w:b/>
          <w:sz w:val="36"/>
          <w:szCs w:val="36"/>
          <w:lang w:val="en-GB"/>
        </w:rPr>
      </w:pPr>
      <w:r>
        <w:rPr>
          <w:b/>
          <w:sz w:val="36"/>
          <w:szCs w:val="36"/>
          <w:lang w:val="en-GB"/>
        </w:rPr>
        <w:t>Portrayal</w:t>
      </w:r>
    </w:p>
    <w:p w14:paraId="722F6A61" w14:textId="77777777" w:rsidR="00E45B68" w:rsidRDefault="00E45B68" w:rsidP="00E45B68">
      <w:pPr>
        <w:rPr>
          <w:b/>
          <w:sz w:val="28"/>
          <w:lang w:val="en-US" w:eastAsia="en-GB"/>
        </w:rPr>
      </w:pPr>
      <w:r>
        <w:br w:type="page"/>
      </w:r>
    </w:p>
    <w:p w14:paraId="2010FE41" w14:textId="77777777" w:rsidR="00E45B68" w:rsidRDefault="00E45B68" w:rsidP="00E45B68">
      <w:pPr>
        <w:rPr>
          <w:b/>
          <w:sz w:val="28"/>
          <w:lang w:val="en-US" w:eastAsia="en-GB"/>
        </w:rPr>
      </w:pPr>
    </w:p>
    <w:p w14:paraId="46F6D68F" w14:textId="77777777" w:rsidR="00E45B68" w:rsidRDefault="00E45B68" w:rsidP="00E45B68">
      <w:pPr>
        <w:rPr>
          <w:b/>
          <w:sz w:val="28"/>
          <w:lang w:val="en-US" w:eastAsia="en-GB"/>
        </w:rPr>
      </w:pPr>
    </w:p>
    <w:p w14:paraId="069208B7" w14:textId="77777777" w:rsidR="00E45B68" w:rsidRDefault="00E45B68" w:rsidP="00E45B68">
      <w:pPr>
        <w:jc w:val="center"/>
        <w:rPr>
          <w:b/>
          <w:sz w:val="28"/>
          <w:lang w:val="en-US" w:eastAsia="en-GB"/>
        </w:rPr>
      </w:pPr>
    </w:p>
    <w:p w14:paraId="2B650303" w14:textId="77777777" w:rsidR="00E45B68" w:rsidRDefault="00E45B68" w:rsidP="00E45B68">
      <w:pPr>
        <w:jc w:val="center"/>
        <w:rPr>
          <w:b/>
          <w:sz w:val="28"/>
          <w:lang w:val="en-US" w:eastAsia="en-GB"/>
        </w:rPr>
      </w:pPr>
    </w:p>
    <w:p w14:paraId="5D315C36" w14:textId="77777777" w:rsidR="00E45B68" w:rsidRDefault="00E45B68" w:rsidP="00E45B68">
      <w:pPr>
        <w:jc w:val="center"/>
        <w:rPr>
          <w:b/>
          <w:sz w:val="28"/>
          <w:lang w:val="en-US" w:eastAsia="en-GB"/>
        </w:rPr>
      </w:pPr>
    </w:p>
    <w:p w14:paraId="49AB6074" w14:textId="77777777" w:rsidR="00E45B68" w:rsidRDefault="00E45B68" w:rsidP="00E45B68">
      <w:pPr>
        <w:jc w:val="center"/>
        <w:rPr>
          <w:b/>
          <w:sz w:val="28"/>
          <w:lang w:val="en-US" w:eastAsia="en-GB"/>
        </w:rPr>
      </w:pPr>
    </w:p>
    <w:p w14:paraId="4EA01E01" w14:textId="77777777" w:rsidR="00E45B68" w:rsidRDefault="00E45B68" w:rsidP="00E45B68">
      <w:pPr>
        <w:jc w:val="center"/>
        <w:rPr>
          <w:b/>
          <w:sz w:val="28"/>
          <w:lang w:val="en-US" w:eastAsia="en-GB"/>
        </w:rPr>
      </w:pPr>
    </w:p>
    <w:p w14:paraId="6FABDA5C" w14:textId="77777777" w:rsidR="00E45B68" w:rsidRDefault="00E45B68" w:rsidP="00E45B68">
      <w:pPr>
        <w:jc w:val="center"/>
        <w:rPr>
          <w:b/>
          <w:sz w:val="28"/>
          <w:lang w:val="en-US" w:eastAsia="en-GB"/>
        </w:rPr>
      </w:pPr>
    </w:p>
    <w:p w14:paraId="2EE4FEFF" w14:textId="77777777" w:rsidR="00E45B68" w:rsidRDefault="00E45B68" w:rsidP="00E45B68">
      <w:pPr>
        <w:jc w:val="center"/>
        <w:rPr>
          <w:b/>
          <w:sz w:val="28"/>
          <w:lang w:val="en-US" w:eastAsia="en-GB"/>
        </w:rPr>
      </w:pPr>
    </w:p>
    <w:p w14:paraId="221754FB" w14:textId="77777777" w:rsidR="00E45B68" w:rsidRDefault="00E45B68" w:rsidP="00E45B68">
      <w:pPr>
        <w:jc w:val="center"/>
        <w:rPr>
          <w:b/>
          <w:sz w:val="28"/>
          <w:lang w:val="en-US" w:eastAsia="en-GB"/>
        </w:rPr>
      </w:pPr>
    </w:p>
    <w:p w14:paraId="7423DA93" w14:textId="77777777" w:rsidR="00E45B68" w:rsidRDefault="00E45B68" w:rsidP="00E45B68">
      <w:pPr>
        <w:jc w:val="center"/>
        <w:rPr>
          <w:b/>
          <w:sz w:val="28"/>
          <w:lang w:val="en-US" w:eastAsia="en-GB"/>
        </w:rPr>
      </w:pPr>
    </w:p>
    <w:p w14:paraId="1E853EDA" w14:textId="77777777" w:rsidR="00E45B68" w:rsidRDefault="00E45B68" w:rsidP="00E45B68">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8C8F800" w14:textId="77777777" w:rsidR="00E45B68" w:rsidRPr="00E45B68" w:rsidRDefault="00E45B68" w:rsidP="00E45B68"/>
    <w:p w14:paraId="50DF0ACA" w14:textId="77777777" w:rsidR="007F3291" w:rsidRPr="003319AC" w:rsidRDefault="003D4132" w:rsidP="007F3291">
      <w:pPr>
        <w:jc w:val="left"/>
        <w:rPr>
          <w:b/>
          <w:sz w:val="24"/>
          <w:szCs w:val="24"/>
          <w:lang w:val="en-GB"/>
        </w:rPr>
      </w:pPr>
      <w:r>
        <w:rPr>
          <w:lang w:val="en-GB"/>
        </w:rPr>
        <w:br w:type="page"/>
      </w:r>
      <w:r w:rsidR="007F3291" w:rsidRPr="003319AC">
        <w:rPr>
          <w:b/>
          <w:sz w:val="24"/>
          <w:szCs w:val="24"/>
          <w:lang w:val="en-GB"/>
        </w:rPr>
        <w:lastRenderedPageBreak/>
        <w:t>Contents</w:t>
      </w:r>
    </w:p>
    <w:p w14:paraId="17ADCBB7" w14:textId="77777777" w:rsidR="008452E1" w:rsidRPr="00CF7710" w:rsidRDefault="008452E1" w:rsidP="007F3291">
      <w:pPr>
        <w:jc w:val="left"/>
        <w:rPr>
          <w:b/>
          <w:lang w:val="en-GB"/>
        </w:rPr>
      </w:pPr>
    </w:p>
    <w:p w14:paraId="016CE747" w14:textId="77777777" w:rsidR="00717026" w:rsidRPr="009A4AC0" w:rsidRDefault="00EA6FB8" w:rsidP="004E1D86">
      <w:pPr>
        <w:pStyle w:val="TOC1"/>
        <w:rPr>
          <w:rFonts w:ascii="Calibri" w:eastAsia="Times New Roman" w:hAnsi="Calibri"/>
          <w:sz w:val="22"/>
          <w:szCs w:val="22"/>
          <w:lang w:val="fr-FR" w:eastAsia="fr-FR"/>
        </w:rPr>
      </w:pPr>
      <w:r>
        <w:rPr>
          <w:lang w:val="en-GB"/>
        </w:rPr>
        <w:fldChar w:fldCharType="begin"/>
      </w:r>
      <w:r>
        <w:rPr>
          <w:lang w:val="en-GB"/>
        </w:rPr>
        <w:instrText xml:space="preserve"> TOC \o "1-3" \h \z \t "Appendix,1,Appendix 2,2,Appendix 3,3,Appendix 4,4" </w:instrText>
      </w:r>
      <w:r>
        <w:rPr>
          <w:lang w:val="en-GB"/>
        </w:rPr>
        <w:fldChar w:fldCharType="separate"/>
      </w:r>
      <w:r w:rsidR="00717026" w:rsidRPr="003E0E70">
        <w:rPr>
          <w:rStyle w:val="Hyperlink"/>
        </w:rPr>
        <w:t>9-1</w:t>
      </w:r>
      <w:r w:rsidR="00717026" w:rsidRPr="009A4AC0">
        <w:rPr>
          <w:rFonts w:ascii="Calibri" w:eastAsia="Times New Roman" w:hAnsi="Calibri"/>
          <w:sz w:val="22"/>
          <w:szCs w:val="22"/>
          <w:lang w:val="fr-FR" w:eastAsia="fr-FR"/>
        </w:rPr>
        <w:tab/>
      </w:r>
      <w:r w:rsidR="00717026" w:rsidRPr="003E0E70">
        <w:rPr>
          <w:rStyle w:val="Hyperlink"/>
        </w:rPr>
        <w:t>Scope</w:t>
      </w:r>
      <w:r w:rsidR="00717026">
        <w:rPr>
          <w:webHidden/>
        </w:rPr>
        <w:tab/>
        <w:t>1</w:t>
      </w:r>
    </w:p>
    <w:p w14:paraId="49F14052"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9-2</w:t>
      </w:r>
      <w:r w:rsidRPr="009A4AC0">
        <w:rPr>
          <w:rFonts w:ascii="Calibri" w:eastAsia="Times New Roman" w:hAnsi="Calibri"/>
          <w:sz w:val="22"/>
          <w:szCs w:val="22"/>
          <w:lang w:val="fr-FR" w:eastAsia="fr-FR"/>
        </w:rPr>
        <w:tab/>
      </w:r>
      <w:r w:rsidRPr="003E0E70">
        <w:rPr>
          <w:rStyle w:val="Hyperlink"/>
          <w:lang w:val="en-GB"/>
        </w:rPr>
        <w:t>Conformance</w:t>
      </w:r>
      <w:r>
        <w:rPr>
          <w:webHidden/>
        </w:rPr>
        <w:tab/>
        <w:t>1</w:t>
      </w:r>
    </w:p>
    <w:p w14:paraId="473D661A"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rPr>
        <w:t>9-3</w:t>
      </w:r>
      <w:r w:rsidRPr="009A4AC0">
        <w:rPr>
          <w:rFonts w:ascii="Calibri" w:eastAsia="Times New Roman" w:hAnsi="Calibri"/>
          <w:sz w:val="22"/>
          <w:szCs w:val="22"/>
          <w:lang w:val="fr-FR" w:eastAsia="fr-FR"/>
        </w:rPr>
        <w:tab/>
      </w:r>
      <w:r w:rsidRPr="003E0E70">
        <w:rPr>
          <w:rStyle w:val="Hyperlink"/>
        </w:rPr>
        <w:t>Normative references</w:t>
      </w:r>
      <w:r>
        <w:rPr>
          <w:webHidden/>
        </w:rPr>
        <w:tab/>
        <w:t>1</w:t>
      </w:r>
    </w:p>
    <w:p w14:paraId="1982D05C"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9-4</w:t>
      </w:r>
      <w:r w:rsidRPr="009A4AC0">
        <w:rPr>
          <w:rFonts w:ascii="Calibri" w:eastAsia="Times New Roman" w:hAnsi="Calibri"/>
          <w:sz w:val="22"/>
          <w:szCs w:val="22"/>
          <w:lang w:val="fr-FR" w:eastAsia="fr-FR"/>
        </w:rPr>
        <w:tab/>
      </w:r>
      <w:r w:rsidRPr="003E0E70">
        <w:rPr>
          <w:rStyle w:val="Hyperlink"/>
          <w:lang w:val="en-GB"/>
        </w:rPr>
        <w:t>Portrayal Catalogue</w:t>
      </w:r>
      <w:r>
        <w:rPr>
          <w:webHidden/>
        </w:rPr>
        <w:tab/>
        <w:t>2</w:t>
      </w:r>
    </w:p>
    <w:p w14:paraId="4A8015E4"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9-5</w:t>
      </w:r>
      <w:r w:rsidRPr="009A4AC0">
        <w:rPr>
          <w:rFonts w:ascii="Calibri" w:eastAsia="Times New Roman" w:hAnsi="Calibri"/>
          <w:sz w:val="22"/>
          <w:szCs w:val="22"/>
          <w:lang w:val="fr-FR" w:eastAsia="fr-FR"/>
        </w:rPr>
        <w:tab/>
      </w:r>
      <w:r w:rsidRPr="003E0E70">
        <w:rPr>
          <w:rStyle w:val="Hyperlink"/>
          <w:lang w:val="en-GB"/>
        </w:rPr>
        <w:t>General portrayal model</w:t>
      </w:r>
      <w:r>
        <w:rPr>
          <w:webHidden/>
        </w:rPr>
        <w:tab/>
        <w:t>2</w:t>
      </w:r>
    </w:p>
    <w:p w14:paraId="2ED495B5"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9-5.1</w:t>
      </w:r>
      <w:r w:rsidRPr="009A4AC0">
        <w:rPr>
          <w:rFonts w:ascii="Calibri" w:eastAsia="Times New Roman" w:hAnsi="Calibri"/>
          <w:noProof/>
          <w:sz w:val="22"/>
          <w:szCs w:val="22"/>
          <w:lang w:val="fr-FR" w:eastAsia="fr-FR"/>
        </w:rPr>
        <w:tab/>
      </w:r>
      <w:r w:rsidRPr="003E0E70">
        <w:rPr>
          <w:rStyle w:val="Hyperlink"/>
          <w:noProof/>
        </w:rPr>
        <w:t>The portrayal process</w:t>
      </w:r>
      <w:r>
        <w:rPr>
          <w:noProof/>
          <w:webHidden/>
        </w:rPr>
        <w:tab/>
        <w:t>3</w:t>
      </w:r>
    </w:p>
    <w:p w14:paraId="2C801E57"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9-6</w:t>
      </w:r>
      <w:r w:rsidRPr="009A4AC0">
        <w:rPr>
          <w:rFonts w:ascii="Calibri" w:eastAsia="Times New Roman" w:hAnsi="Calibri"/>
          <w:sz w:val="22"/>
          <w:szCs w:val="22"/>
          <w:lang w:val="fr-FR" w:eastAsia="fr-FR"/>
        </w:rPr>
        <w:tab/>
      </w:r>
      <w:r w:rsidRPr="003E0E70">
        <w:rPr>
          <w:rStyle w:val="Hyperlink"/>
          <w:lang w:val="en-GB"/>
        </w:rPr>
        <w:t>Package overview</w:t>
      </w:r>
      <w:r>
        <w:rPr>
          <w:webHidden/>
        </w:rPr>
        <w:tab/>
        <w:t>3</w:t>
      </w:r>
    </w:p>
    <w:p w14:paraId="4A18C46D"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9-7</w:t>
      </w:r>
      <w:r w:rsidRPr="009A4AC0">
        <w:rPr>
          <w:rFonts w:ascii="Calibri" w:eastAsia="Times New Roman" w:hAnsi="Calibri"/>
          <w:sz w:val="22"/>
          <w:szCs w:val="22"/>
          <w:lang w:val="fr-FR" w:eastAsia="fr-FR"/>
        </w:rPr>
        <w:tab/>
      </w:r>
      <w:r w:rsidRPr="003E0E70">
        <w:rPr>
          <w:rStyle w:val="Hyperlink"/>
          <w:lang w:val="en-GB"/>
        </w:rPr>
        <w:t>Data input schema</w:t>
      </w:r>
      <w:r>
        <w:rPr>
          <w:webHidden/>
        </w:rPr>
        <w:tab/>
        <w:t>4</w:t>
      </w:r>
    </w:p>
    <w:p w14:paraId="333454C0"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9-7.1</w:t>
      </w:r>
      <w:r w:rsidRPr="009A4AC0">
        <w:rPr>
          <w:rFonts w:ascii="Calibri" w:eastAsia="Times New Roman" w:hAnsi="Calibri"/>
          <w:noProof/>
          <w:sz w:val="22"/>
          <w:szCs w:val="22"/>
          <w:lang w:val="fr-FR" w:eastAsia="fr-FR"/>
        </w:rPr>
        <w:tab/>
      </w:r>
      <w:r w:rsidRPr="003E0E70">
        <w:rPr>
          <w:rStyle w:val="Hyperlink"/>
          <w:noProof/>
        </w:rPr>
        <w:t>Introduction</w:t>
      </w:r>
      <w:r>
        <w:rPr>
          <w:noProof/>
          <w:webHidden/>
        </w:rPr>
        <w:tab/>
        <w:t>4</w:t>
      </w:r>
    </w:p>
    <w:p w14:paraId="79A42AB4"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9-7.2</w:t>
      </w:r>
      <w:r w:rsidRPr="009A4AC0">
        <w:rPr>
          <w:rFonts w:ascii="Calibri" w:eastAsia="Times New Roman" w:hAnsi="Calibri"/>
          <w:noProof/>
          <w:sz w:val="22"/>
          <w:szCs w:val="22"/>
          <w:lang w:val="fr-FR" w:eastAsia="fr-FR"/>
        </w:rPr>
        <w:tab/>
      </w:r>
      <w:r w:rsidRPr="003E0E70">
        <w:rPr>
          <w:rStyle w:val="Hyperlink"/>
          <w:noProof/>
        </w:rPr>
        <w:t>Enumerations</w:t>
      </w:r>
      <w:r>
        <w:rPr>
          <w:noProof/>
          <w:webHidden/>
        </w:rPr>
        <w:tab/>
        <w:t>5</w:t>
      </w:r>
    </w:p>
    <w:p w14:paraId="2A073D3E"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9-7.3</w:t>
      </w:r>
      <w:r w:rsidRPr="009A4AC0">
        <w:rPr>
          <w:rFonts w:ascii="Calibri" w:eastAsia="Times New Roman" w:hAnsi="Calibri"/>
          <w:noProof/>
          <w:sz w:val="22"/>
          <w:szCs w:val="22"/>
          <w:lang w:val="fr-FR" w:eastAsia="fr-FR"/>
        </w:rPr>
        <w:tab/>
      </w:r>
      <w:r w:rsidRPr="003E0E70">
        <w:rPr>
          <w:rStyle w:val="Hyperlink"/>
          <w:noProof/>
        </w:rPr>
        <w:t>Coordinates</w:t>
      </w:r>
      <w:r>
        <w:rPr>
          <w:noProof/>
          <w:webHidden/>
        </w:rPr>
        <w:tab/>
        <w:t>6</w:t>
      </w:r>
    </w:p>
    <w:p w14:paraId="72C5451E"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9-7.4</w:t>
      </w:r>
      <w:r w:rsidRPr="009A4AC0">
        <w:rPr>
          <w:rFonts w:ascii="Calibri" w:eastAsia="Times New Roman" w:hAnsi="Calibri"/>
          <w:noProof/>
          <w:sz w:val="22"/>
          <w:szCs w:val="22"/>
          <w:lang w:val="fr-FR" w:eastAsia="fr-FR"/>
        </w:rPr>
        <w:tab/>
      </w:r>
      <w:r w:rsidRPr="003E0E70">
        <w:rPr>
          <w:rStyle w:val="Hyperlink"/>
          <w:noProof/>
        </w:rPr>
        <w:t>Associations</w:t>
      </w:r>
      <w:r>
        <w:rPr>
          <w:noProof/>
          <w:webHidden/>
        </w:rPr>
        <w:tab/>
        <w:t>7</w:t>
      </w:r>
    </w:p>
    <w:p w14:paraId="14F988B0"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9-7.5</w:t>
      </w:r>
      <w:r w:rsidRPr="009A4AC0">
        <w:rPr>
          <w:rFonts w:ascii="Calibri" w:eastAsia="Times New Roman" w:hAnsi="Calibri"/>
          <w:noProof/>
          <w:sz w:val="22"/>
          <w:szCs w:val="22"/>
          <w:lang w:val="fr-FR" w:eastAsia="fr-FR"/>
        </w:rPr>
        <w:tab/>
      </w:r>
      <w:r w:rsidRPr="003E0E70">
        <w:rPr>
          <w:rStyle w:val="Hyperlink"/>
          <w:noProof/>
        </w:rPr>
        <w:t>Spatial relations</w:t>
      </w:r>
      <w:r>
        <w:rPr>
          <w:noProof/>
          <w:webHidden/>
        </w:rPr>
        <w:tab/>
        <w:t>8</w:t>
      </w:r>
    </w:p>
    <w:p w14:paraId="43FD73EC"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9-7.6</w:t>
      </w:r>
      <w:r w:rsidRPr="009A4AC0">
        <w:rPr>
          <w:rFonts w:ascii="Calibri" w:eastAsia="Times New Roman" w:hAnsi="Calibri"/>
          <w:noProof/>
          <w:sz w:val="22"/>
          <w:szCs w:val="22"/>
          <w:lang w:val="fr-FR" w:eastAsia="fr-FR"/>
        </w:rPr>
        <w:tab/>
      </w:r>
      <w:r w:rsidRPr="003E0E70">
        <w:rPr>
          <w:rStyle w:val="Hyperlink"/>
          <w:noProof/>
        </w:rPr>
        <w:t>Objects</w:t>
      </w:r>
      <w:r>
        <w:rPr>
          <w:noProof/>
          <w:webHidden/>
        </w:rPr>
        <w:tab/>
        <w:t>9</w:t>
      </w:r>
    </w:p>
    <w:p w14:paraId="6D54F01C"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9-7.7</w:t>
      </w:r>
      <w:r w:rsidRPr="009A4AC0">
        <w:rPr>
          <w:rFonts w:ascii="Calibri" w:eastAsia="Times New Roman" w:hAnsi="Calibri"/>
          <w:noProof/>
          <w:sz w:val="22"/>
          <w:szCs w:val="22"/>
          <w:lang w:val="fr-FR" w:eastAsia="fr-FR"/>
        </w:rPr>
        <w:tab/>
      </w:r>
      <w:r w:rsidRPr="003E0E70">
        <w:rPr>
          <w:rStyle w:val="Hyperlink"/>
          <w:noProof/>
        </w:rPr>
        <w:t>Spatial objects</w:t>
      </w:r>
      <w:r>
        <w:rPr>
          <w:noProof/>
          <w:webHidden/>
        </w:rPr>
        <w:tab/>
        <w:t>10</w:t>
      </w:r>
    </w:p>
    <w:p w14:paraId="6E8C5808"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9-7.7.1</w:t>
      </w:r>
      <w:r w:rsidRPr="009A4AC0">
        <w:rPr>
          <w:rFonts w:ascii="Calibri" w:eastAsia="Times New Roman" w:hAnsi="Calibri"/>
          <w:noProof/>
          <w:sz w:val="22"/>
          <w:szCs w:val="22"/>
          <w:lang w:val="fr-FR" w:eastAsia="fr-FR"/>
        </w:rPr>
        <w:tab/>
      </w:r>
      <w:r w:rsidRPr="003E0E70">
        <w:rPr>
          <w:rStyle w:val="Hyperlink"/>
          <w:noProof/>
        </w:rPr>
        <w:t>Preface</w:t>
      </w:r>
      <w:r>
        <w:rPr>
          <w:noProof/>
          <w:webHidden/>
        </w:rPr>
        <w:tab/>
        <w:t>10</w:t>
      </w:r>
    </w:p>
    <w:p w14:paraId="191A207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9-7.7.2</w:t>
      </w:r>
      <w:r w:rsidRPr="009A4AC0">
        <w:rPr>
          <w:rFonts w:ascii="Calibri" w:eastAsia="Times New Roman" w:hAnsi="Calibri"/>
          <w:noProof/>
          <w:sz w:val="22"/>
          <w:szCs w:val="22"/>
          <w:lang w:val="fr-FR" w:eastAsia="fr-FR"/>
        </w:rPr>
        <w:tab/>
      </w:r>
      <w:r w:rsidRPr="003E0E70">
        <w:rPr>
          <w:rStyle w:val="Hyperlink"/>
          <w:noProof/>
        </w:rPr>
        <w:t>Point</w:t>
      </w:r>
      <w:r>
        <w:rPr>
          <w:noProof/>
          <w:webHidden/>
        </w:rPr>
        <w:tab/>
        <w:t>11</w:t>
      </w:r>
    </w:p>
    <w:p w14:paraId="1A5C754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9-7.7.3</w:t>
      </w:r>
      <w:r w:rsidRPr="009A4AC0">
        <w:rPr>
          <w:rFonts w:ascii="Calibri" w:eastAsia="Times New Roman" w:hAnsi="Calibri"/>
          <w:noProof/>
          <w:sz w:val="22"/>
          <w:szCs w:val="22"/>
          <w:lang w:val="fr-FR" w:eastAsia="fr-FR"/>
        </w:rPr>
        <w:tab/>
      </w:r>
      <w:r w:rsidRPr="003E0E70">
        <w:rPr>
          <w:rStyle w:val="Hyperlink"/>
          <w:noProof/>
        </w:rPr>
        <w:t>MultiPoint</w:t>
      </w:r>
      <w:r>
        <w:rPr>
          <w:noProof/>
          <w:webHidden/>
        </w:rPr>
        <w:tab/>
        <w:t>11</w:t>
      </w:r>
    </w:p>
    <w:p w14:paraId="680C3541"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9-7.7.4</w:t>
      </w:r>
      <w:r w:rsidRPr="009A4AC0">
        <w:rPr>
          <w:rFonts w:ascii="Calibri" w:eastAsia="Times New Roman" w:hAnsi="Calibri"/>
          <w:noProof/>
          <w:sz w:val="22"/>
          <w:szCs w:val="22"/>
          <w:lang w:val="fr-FR" w:eastAsia="fr-FR"/>
        </w:rPr>
        <w:tab/>
      </w:r>
      <w:r w:rsidRPr="003E0E70">
        <w:rPr>
          <w:rStyle w:val="Hyperlink"/>
          <w:noProof/>
        </w:rPr>
        <w:t>Curve</w:t>
      </w:r>
      <w:r>
        <w:rPr>
          <w:noProof/>
          <w:webHidden/>
        </w:rPr>
        <w:tab/>
        <w:t>11</w:t>
      </w:r>
    </w:p>
    <w:p w14:paraId="3763E03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9-7.7.5</w:t>
      </w:r>
      <w:r w:rsidRPr="009A4AC0">
        <w:rPr>
          <w:rFonts w:ascii="Calibri" w:eastAsia="Times New Roman" w:hAnsi="Calibri"/>
          <w:noProof/>
          <w:sz w:val="22"/>
          <w:szCs w:val="22"/>
          <w:lang w:val="fr-FR" w:eastAsia="fr-FR"/>
        </w:rPr>
        <w:tab/>
      </w:r>
      <w:r w:rsidRPr="003E0E70">
        <w:rPr>
          <w:rStyle w:val="Hyperlink"/>
          <w:noProof/>
        </w:rPr>
        <w:t>CompositeCurve</w:t>
      </w:r>
      <w:r>
        <w:rPr>
          <w:noProof/>
          <w:webHidden/>
        </w:rPr>
        <w:tab/>
        <w:t>13</w:t>
      </w:r>
    </w:p>
    <w:p w14:paraId="0D9E9E5E"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9-7.7.6</w:t>
      </w:r>
      <w:r w:rsidRPr="009A4AC0">
        <w:rPr>
          <w:rFonts w:ascii="Calibri" w:eastAsia="Times New Roman" w:hAnsi="Calibri"/>
          <w:noProof/>
          <w:sz w:val="22"/>
          <w:szCs w:val="22"/>
          <w:lang w:val="fr-FR" w:eastAsia="fr-FR"/>
        </w:rPr>
        <w:tab/>
      </w:r>
      <w:r w:rsidRPr="003E0E70">
        <w:rPr>
          <w:rStyle w:val="Hyperlink"/>
          <w:noProof/>
        </w:rPr>
        <w:t>Surface</w:t>
      </w:r>
      <w:r>
        <w:rPr>
          <w:noProof/>
          <w:webHidden/>
        </w:rPr>
        <w:tab/>
        <w:t>13</w:t>
      </w:r>
    </w:p>
    <w:p w14:paraId="192E2895"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9-8</w:t>
      </w:r>
      <w:r w:rsidRPr="009A4AC0">
        <w:rPr>
          <w:rFonts w:ascii="Calibri" w:eastAsia="Times New Roman" w:hAnsi="Calibri"/>
          <w:sz w:val="22"/>
          <w:szCs w:val="22"/>
          <w:lang w:val="fr-FR" w:eastAsia="fr-FR"/>
        </w:rPr>
        <w:tab/>
      </w:r>
      <w:r w:rsidRPr="003E0E70">
        <w:rPr>
          <w:rStyle w:val="Hyperlink"/>
          <w:lang w:val="en-GB"/>
        </w:rPr>
        <w:t>Information objects</w:t>
      </w:r>
      <w:r>
        <w:rPr>
          <w:webHidden/>
        </w:rPr>
        <w:tab/>
        <w:t>14</w:t>
      </w:r>
    </w:p>
    <w:p w14:paraId="1AD7AAF5"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9-9</w:t>
      </w:r>
      <w:r w:rsidRPr="009A4AC0">
        <w:rPr>
          <w:rFonts w:ascii="Calibri" w:eastAsia="Times New Roman" w:hAnsi="Calibri"/>
          <w:sz w:val="22"/>
          <w:szCs w:val="22"/>
          <w:lang w:val="fr-FR" w:eastAsia="fr-FR"/>
        </w:rPr>
        <w:tab/>
      </w:r>
      <w:r w:rsidRPr="003E0E70">
        <w:rPr>
          <w:rStyle w:val="Hyperlink"/>
          <w:lang w:val="en-GB"/>
        </w:rPr>
        <w:t>Feature objects</w:t>
      </w:r>
      <w:r>
        <w:rPr>
          <w:webHidden/>
        </w:rPr>
        <w:tab/>
        <w:t>14</w:t>
      </w:r>
    </w:p>
    <w:p w14:paraId="5EC62FC6"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9-10</w:t>
      </w:r>
      <w:r w:rsidRPr="009A4AC0">
        <w:rPr>
          <w:rFonts w:ascii="Calibri" w:eastAsia="Times New Roman" w:hAnsi="Calibri"/>
          <w:sz w:val="22"/>
          <w:szCs w:val="22"/>
          <w:lang w:val="fr-FR" w:eastAsia="fr-FR"/>
        </w:rPr>
        <w:tab/>
      </w:r>
      <w:r w:rsidRPr="003E0E70">
        <w:rPr>
          <w:rStyle w:val="Hyperlink"/>
          <w:lang w:val="en-GB"/>
        </w:rPr>
        <w:t>Portrayal processing</w:t>
      </w:r>
      <w:r>
        <w:rPr>
          <w:webHidden/>
        </w:rPr>
        <w:tab/>
        <w:t>14</w:t>
      </w:r>
    </w:p>
    <w:p w14:paraId="7423B6AA"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rPr>
        <w:t>9-11</w:t>
      </w:r>
      <w:r w:rsidRPr="009A4AC0">
        <w:rPr>
          <w:rFonts w:ascii="Calibri" w:eastAsia="Times New Roman" w:hAnsi="Calibri"/>
          <w:sz w:val="22"/>
          <w:szCs w:val="22"/>
          <w:lang w:val="fr-FR" w:eastAsia="fr-FR"/>
        </w:rPr>
        <w:tab/>
      </w:r>
      <w:r w:rsidRPr="003E0E70">
        <w:rPr>
          <w:rStyle w:val="Hyperlink"/>
        </w:rPr>
        <w:t>Drawing Instructions</w:t>
      </w:r>
      <w:r>
        <w:rPr>
          <w:webHidden/>
        </w:rPr>
        <w:tab/>
        <w:t>16</w:t>
      </w:r>
    </w:p>
    <w:p w14:paraId="19237BA4"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9-11.1</w:t>
      </w:r>
      <w:r w:rsidRPr="009A4AC0">
        <w:rPr>
          <w:rFonts w:ascii="Calibri" w:eastAsia="Times New Roman" w:hAnsi="Calibri"/>
          <w:noProof/>
          <w:sz w:val="22"/>
          <w:szCs w:val="22"/>
          <w:lang w:val="fr-FR" w:eastAsia="fr-FR"/>
        </w:rPr>
        <w:tab/>
      </w:r>
      <w:r w:rsidRPr="003E0E70">
        <w:rPr>
          <w:rStyle w:val="Hyperlink"/>
          <w:noProof/>
        </w:rPr>
        <w:t>The concepts of drawing instructions</w:t>
      </w:r>
      <w:r>
        <w:rPr>
          <w:noProof/>
          <w:webHidden/>
        </w:rPr>
        <w:tab/>
        <w:t>16</w:t>
      </w:r>
    </w:p>
    <w:p w14:paraId="014AFB01"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9-11.1.1</w:t>
      </w:r>
      <w:r w:rsidRPr="009A4AC0">
        <w:rPr>
          <w:rFonts w:ascii="Calibri" w:eastAsia="Times New Roman" w:hAnsi="Calibri"/>
          <w:noProof/>
          <w:sz w:val="22"/>
          <w:szCs w:val="22"/>
          <w:lang w:val="fr-FR" w:eastAsia="fr-FR"/>
        </w:rPr>
        <w:tab/>
      </w:r>
      <w:r w:rsidRPr="003E0E70">
        <w:rPr>
          <w:rStyle w:val="Hyperlink"/>
          <w:noProof/>
        </w:rPr>
        <w:t>General concept</w:t>
      </w:r>
      <w:r>
        <w:rPr>
          <w:noProof/>
          <w:webHidden/>
        </w:rPr>
        <w:tab/>
        <w:t>16</w:t>
      </w:r>
    </w:p>
    <w:p w14:paraId="348C003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9-11.1.2</w:t>
      </w:r>
      <w:r w:rsidRPr="009A4AC0">
        <w:rPr>
          <w:rFonts w:ascii="Calibri" w:eastAsia="Times New Roman" w:hAnsi="Calibri"/>
          <w:noProof/>
          <w:sz w:val="22"/>
          <w:szCs w:val="22"/>
          <w:lang w:val="fr-FR" w:eastAsia="fr-FR"/>
        </w:rPr>
        <w:tab/>
      </w:r>
      <w:r w:rsidRPr="003E0E70">
        <w:rPr>
          <w:rStyle w:val="Hyperlink"/>
          <w:noProof/>
        </w:rPr>
        <w:t>Portrayal Coordinate Reference Systems (CRS)</w:t>
      </w:r>
      <w:r>
        <w:rPr>
          <w:noProof/>
          <w:webHidden/>
        </w:rPr>
        <w:tab/>
        <w:t>16</w:t>
      </w:r>
    </w:p>
    <w:p w14:paraId="79F160A6"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9-11.1.3</w:t>
      </w:r>
      <w:r w:rsidRPr="009A4AC0">
        <w:rPr>
          <w:rFonts w:ascii="Calibri" w:eastAsia="Times New Roman" w:hAnsi="Calibri"/>
          <w:noProof/>
          <w:sz w:val="22"/>
          <w:szCs w:val="22"/>
          <w:lang w:val="fr-FR" w:eastAsia="fr-FR"/>
        </w:rPr>
        <w:tab/>
      </w:r>
      <w:r w:rsidRPr="003E0E70">
        <w:rPr>
          <w:rStyle w:val="Hyperlink"/>
          <w:noProof/>
        </w:rPr>
        <w:t>Viewing Groups, Viewing Group Layers and Display Mode</w:t>
      </w:r>
      <w:r>
        <w:rPr>
          <w:noProof/>
          <w:webHidden/>
        </w:rPr>
        <w:tab/>
        <w:t>17</w:t>
      </w:r>
    </w:p>
    <w:p w14:paraId="3C15B2C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lang w:val="en-GB"/>
        </w:rPr>
        <w:t>9-11.1.4</w:t>
      </w:r>
      <w:r w:rsidRPr="009A4AC0">
        <w:rPr>
          <w:rFonts w:ascii="Calibri" w:eastAsia="Times New Roman" w:hAnsi="Calibri"/>
          <w:noProof/>
          <w:sz w:val="22"/>
          <w:szCs w:val="22"/>
          <w:lang w:val="fr-FR" w:eastAsia="fr-FR"/>
        </w:rPr>
        <w:tab/>
      </w:r>
      <w:r w:rsidRPr="003E0E70">
        <w:rPr>
          <w:rStyle w:val="Hyperlink"/>
          <w:noProof/>
          <w:lang w:val="en-GB"/>
        </w:rPr>
        <w:t>Transparency</w:t>
      </w:r>
      <w:r>
        <w:rPr>
          <w:noProof/>
          <w:webHidden/>
        </w:rPr>
        <w:tab/>
        <w:t>17</w:t>
      </w:r>
    </w:p>
    <w:p w14:paraId="277794AB"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9-11.1.5</w:t>
      </w:r>
      <w:r w:rsidRPr="009A4AC0">
        <w:rPr>
          <w:rFonts w:ascii="Calibri" w:eastAsia="Times New Roman" w:hAnsi="Calibri"/>
          <w:noProof/>
          <w:sz w:val="22"/>
          <w:szCs w:val="22"/>
          <w:lang w:val="fr-FR" w:eastAsia="fr-FR"/>
        </w:rPr>
        <w:tab/>
      </w:r>
      <w:r w:rsidRPr="003E0E70">
        <w:rPr>
          <w:rStyle w:val="Hyperlink"/>
          <w:noProof/>
        </w:rPr>
        <w:t>Display Planes</w:t>
      </w:r>
      <w:r>
        <w:rPr>
          <w:noProof/>
          <w:webHidden/>
        </w:rPr>
        <w:tab/>
        <w:t>17</w:t>
      </w:r>
    </w:p>
    <w:p w14:paraId="318F35F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9-11.1.6</w:t>
      </w:r>
      <w:r w:rsidRPr="009A4AC0">
        <w:rPr>
          <w:rFonts w:ascii="Calibri" w:eastAsia="Times New Roman" w:hAnsi="Calibri"/>
          <w:noProof/>
          <w:sz w:val="22"/>
          <w:szCs w:val="22"/>
          <w:lang w:val="fr-FR" w:eastAsia="fr-FR"/>
        </w:rPr>
        <w:tab/>
      </w:r>
      <w:r w:rsidRPr="003E0E70">
        <w:rPr>
          <w:rStyle w:val="Hyperlink"/>
          <w:noProof/>
        </w:rPr>
        <w:t>Display Priorities</w:t>
      </w:r>
      <w:r>
        <w:rPr>
          <w:noProof/>
          <w:webHidden/>
        </w:rPr>
        <w:tab/>
        <w:t>17</w:t>
      </w:r>
    </w:p>
    <w:p w14:paraId="5E1545E0"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9-11.1.7</w:t>
      </w:r>
      <w:r w:rsidRPr="009A4AC0">
        <w:rPr>
          <w:rFonts w:ascii="Calibri" w:eastAsia="Times New Roman" w:hAnsi="Calibri"/>
          <w:noProof/>
          <w:sz w:val="22"/>
          <w:szCs w:val="22"/>
          <w:lang w:val="fr-FR" w:eastAsia="fr-FR"/>
        </w:rPr>
        <w:tab/>
      </w:r>
      <w:r w:rsidRPr="003E0E70">
        <w:rPr>
          <w:rStyle w:val="Hyperlink"/>
          <w:noProof/>
        </w:rPr>
        <w:t>Null Instruction</w:t>
      </w:r>
      <w:r>
        <w:rPr>
          <w:noProof/>
          <w:webHidden/>
        </w:rPr>
        <w:tab/>
        <w:t>17</w:t>
      </w:r>
    </w:p>
    <w:p w14:paraId="71268EB8"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9-11.1.8</w:t>
      </w:r>
      <w:r w:rsidRPr="009A4AC0">
        <w:rPr>
          <w:rFonts w:ascii="Calibri" w:eastAsia="Times New Roman" w:hAnsi="Calibri"/>
          <w:noProof/>
          <w:sz w:val="22"/>
          <w:szCs w:val="22"/>
          <w:lang w:val="fr-FR" w:eastAsia="fr-FR"/>
        </w:rPr>
        <w:tab/>
      </w:r>
      <w:r w:rsidRPr="003E0E70">
        <w:rPr>
          <w:rStyle w:val="Hyperlink"/>
          <w:noProof/>
        </w:rPr>
        <w:t>Point Instruction</w:t>
      </w:r>
      <w:r>
        <w:rPr>
          <w:noProof/>
          <w:webHidden/>
        </w:rPr>
        <w:tab/>
        <w:t>17</w:t>
      </w:r>
    </w:p>
    <w:p w14:paraId="6F3E1BB5"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9-11.1.9</w:t>
      </w:r>
      <w:r w:rsidRPr="009A4AC0">
        <w:rPr>
          <w:rFonts w:ascii="Calibri" w:eastAsia="Times New Roman" w:hAnsi="Calibri"/>
          <w:noProof/>
          <w:sz w:val="22"/>
          <w:szCs w:val="22"/>
          <w:lang w:val="fr-FR" w:eastAsia="fr-FR"/>
        </w:rPr>
        <w:tab/>
      </w:r>
      <w:r w:rsidRPr="003E0E70">
        <w:rPr>
          <w:rStyle w:val="Hyperlink"/>
          <w:noProof/>
        </w:rPr>
        <w:t>Line Instruction</w:t>
      </w:r>
      <w:r>
        <w:rPr>
          <w:noProof/>
          <w:webHidden/>
        </w:rPr>
        <w:tab/>
        <w:t>18</w:t>
      </w:r>
    </w:p>
    <w:p w14:paraId="3CB9DA20"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9-11.1.10</w:t>
      </w:r>
      <w:r w:rsidRPr="009A4AC0">
        <w:rPr>
          <w:rFonts w:ascii="Calibri" w:eastAsia="Times New Roman" w:hAnsi="Calibri"/>
          <w:noProof/>
          <w:sz w:val="22"/>
          <w:szCs w:val="22"/>
          <w:lang w:val="fr-FR" w:eastAsia="fr-FR"/>
        </w:rPr>
        <w:tab/>
      </w:r>
      <w:r w:rsidRPr="003E0E70">
        <w:rPr>
          <w:rStyle w:val="Hyperlink"/>
          <w:noProof/>
        </w:rPr>
        <w:t>Area Instruction</w:t>
      </w:r>
      <w:r>
        <w:rPr>
          <w:noProof/>
          <w:webHidden/>
        </w:rPr>
        <w:tab/>
        <w:t>18</w:t>
      </w:r>
    </w:p>
    <w:p w14:paraId="40F1E2B4"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9-11.1.11</w:t>
      </w:r>
      <w:r w:rsidRPr="009A4AC0">
        <w:rPr>
          <w:rFonts w:ascii="Calibri" w:eastAsia="Times New Roman" w:hAnsi="Calibri"/>
          <w:noProof/>
          <w:sz w:val="22"/>
          <w:szCs w:val="22"/>
          <w:lang w:val="fr-FR" w:eastAsia="fr-FR"/>
        </w:rPr>
        <w:tab/>
      </w:r>
      <w:r w:rsidRPr="003E0E70">
        <w:rPr>
          <w:rStyle w:val="Hyperlink"/>
          <w:noProof/>
        </w:rPr>
        <w:t>Text Instruction</w:t>
      </w:r>
      <w:r>
        <w:rPr>
          <w:noProof/>
          <w:webHidden/>
        </w:rPr>
        <w:tab/>
        <w:t>18</w:t>
      </w:r>
    </w:p>
    <w:p w14:paraId="1A92EE8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9-11.1.12</w:t>
      </w:r>
      <w:r w:rsidRPr="009A4AC0">
        <w:rPr>
          <w:rFonts w:ascii="Calibri" w:eastAsia="Times New Roman" w:hAnsi="Calibri"/>
          <w:noProof/>
          <w:sz w:val="22"/>
          <w:szCs w:val="22"/>
          <w:lang w:val="fr-FR" w:eastAsia="fr-FR"/>
        </w:rPr>
        <w:tab/>
      </w:r>
      <w:r w:rsidRPr="003E0E70">
        <w:rPr>
          <w:rStyle w:val="Hyperlink"/>
          <w:noProof/>
        </w:rPr>
        <w:t>Coverage Instruction</w:t>
      </w:r>
      <w:r>
        <w:rPr>
          <w:noProof/>
          <w:webHidden/>
        </w:rPr>
        <w:tab/>
        <w:t>18</w:t>
      </w:r>
    </w:p>
    <w:p w14:paraId="11D49FE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9-11.1.13</w:t>
      </w:r>
      <w:r w:rsidRPr="009A4AC0">
        <w:rPr>
          <w:rFonts w:ascii="Calibri" w:eastAsia="Times New Roman" w:hAnsi="Calibri"/>
          <w:noProof/>
          <w:sz w:val="22"/>
          <w:szCs w:val="22"/>
          <w:lang w:val="fr-FR" w:eastAsia="fr-FR"/>
        </w:rPr>
        <w:tab/>
      </w:r>
      <w:r w:rsidRPr="003E0E70">
        <w:rPr>
          <w:rStyle w:val="Hyperlink"/>
          <w:noProof/>
        </w:rPr>
        <w:t>Augmented Geometry</w:t>
      </w:r>
      <w:r>
        <w:rPr>
          <w:noProof/>
          <w:webHidden/>
        </w:rPr>
        <w:tab/>
        <w:t>19</w:t>
      </w:r>
    </w:p>
    <w:p w14:paraId="25076757"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9-11.2</w:t>
      </w:r>
      <w:r w:rsidRPr="009A4AC0">
        <w:rPr>
          <w:rFonts w:ascii="Calibri" w:eastAsia="Times New Roman" w:hAnsi="Calibri"/>
          <w:noProof/>
          <w:sz w:val="22"/>
          <w:szCs w:val="22"/>
          <w:lang w:val="fr-FR" w:eastAsia="fr-FR"/>
        </w:rPr>
        <w:tab/>
      </w:r>
      <w:r w:rsidRPr="003E0E70">
        <w:rPr>
          <w:rStyle w:val="Hyperlink"/>
          <w:noProof/>
        </w:rPr>
        <w:t>Model of the Drawing Instruction Package</w:t>
      </w:r>
      <w:r>
        <w:rPr>
          <w:noProof/>
          <w:webHidden/>
        </w:rPr>
        <w:tab/>
        <w:t>20</w:t>
      </w:r>
    </w:p>
    <w:p w14:paraId="28144934"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w:t>
      </w:r>
      <w:r w:rsidRPr="009A4AC0">
        <w:rPr>
          <w:rFonts w:ascii="Calibri" w:eastAsia="Times New Roman" w:hAnsi="Calibri"/>
          <w:noProof/>
          <w:sz w:val="22"/>
          <w:szCs w:val="22"/>
          <w:lang w:val="fr-FR" w:eastAsia="fr-FR"/>
        </w:rPr>
        <w:tab/>
      </w:r>
      <w:r w:rsidRPr="003E0E70">
        <w:rPr>
          <w:rStyle w:val="Hyperlink"/>
          <w:noProof/>
        </w:rPr>
        <w:t>DisplayList</w:t>
      </w:r>
      <w:r>
        <w:rPr>
          <w:noProof/>
          <w:webHidden/>
        </w:rPr>
        <w:tab/>
        <w:t>20</w:t>
      </w:r>
    </w:p>
    <w:p w14:paraId="2D490624"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9-11.2.2</w:t>
      </w:r>
      <w:r w:rsidRPr="009A4AC0">
        <w:rPr>
          <w:rFonts w:ascii="Calibri" w:eastAsia="Times New Roman" w:hAnsi="Calibri"/>
          <w:noProof/>
          <w:sz w:val="22"/>
          <w:szCs w:val="22"/>
          <w:lang w:val="fr-FR" w:eastAsia="fr-FR"/>
        </w:rPr>
        <w:tab/>
      </w:r>
      <w:r w:rsidRPr="003E0E70">
        <w:rPr>
          <w:rStyle w:val="Hyperlink"/>
          <w:noProof/>
        </w:rPr>
        <w:t>DrawingInstruction</w:t>
      </w:r>
      <w:r>
        <w:rPr>
          <w:noProof/>
          <w:webHidden/>
        </w:rPr>
        <w:tab/>
        <w:t>20</w:t>
      </w:r>
    </w:p>
    <w:p w14:paraId="657D5A0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9-11.2.3</w:t>
      </w:r>
      <w:r w:rsidRPr="009A4AC0">
        <w:rPr>
          <w:rFonts w:ascii="Calibri" w:eastAsia="Times New Roman" w:hAnsi="Calibri"/>
          <w:noProof/>
          <w:sz w:val="22"/>
          <w:szCs w:val="22"/>
          <w:lang w:val="fr-FR" w:eastAsia="fr-FR"/>
        </w:rPr>
        <w:tab/>
      </w:r>
      <w:r w:rsidRPr="003E0E70">
        <w:rPr>
          <w:rStyle w:val="Hyperlink"/>
          <w:noProof/>
        </w:rPr>
        <w:t>FeatureReference</w:t>
      </w:r>
      <w:r>
        <w:rPr>
          <w:noProof/>
          <w:webHidden/>
        </w:rPr>
        <w:tab/>
        <w:t>21</w:t>
      </w:r>
    </w:p>
    <w:p w14:paraId="14F3E5A3"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9-11.2.4</w:t>
      </w:r>
      <w:r w:rsidRPr="009A4AC0">
        <w:rPr>
          <w:rFonts w:ascii="Calibri" w:eastAsia="Times New Roman" w:hAnsi="Calibri"/>
          <w:noProof/>
          <w:sz w:val="22"/>
          <w:szCs w:val="22"/>
          <w:lang w:val="fr-FR" w:eastAsia="fr-FR"/>
        </w:rPr>
        <w:tab/>
      </w:r>
      <w:r w:rsidRPr="003E0E70">
        <w:rPr>
          <w:rStyle w:val="Hyperlink"/>
          <w:noProof/>
        </w:rPr>
        <w:t>SpatialReference</w:t>
      </w:r>
      <w:r>
        <w:rPr>
          <w:noProof/>
          <w:webHidden/>
        </w:rPr>
        <w:tab/>
        <w:t>21</w:t>
      </w:r>
    </w:p>
    <w:p w14:paraId="6BBD53F0"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9-11.2.5</w:t>
      </w:r>
      <w:r w:rsidRPr="009A4AC0">
        <w:rPr>
          <w:rFonts w:ascii="Calibri" w:eastAsia="Times New Roman" w:hAnsi="Calibri"/>
          <w:noProof/>
          <w:sz w:val="22"/>
          <w:szCs w:val="22"/>
          <w:lang w:val="fr-FR" w:eastAsia="fr-FR"/>
        </w:rPr>
        <w:tab/>
      </w:r>
      <w:r w:rsidRPr="003E0E70">
        <w:rPr>
          <w:rStyle w:val="Hyperlink"/>
          <w:noProof/>
        </w:rPr>
        <w:t>NullInstruction</w:t>
      </w:r>
      <w:r>
        <w:rPr>
          <w:noProof/>
          <w:webHidden/>
        </w:rPr>
        <w:tab/>
        <w:t>21</w:t>
      </w:r>
    </w:p>
    <w:p w14:paraId="594A0117"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9-11.2.6</w:t>
      </w:r>
      <w:r w:rsidRPr="009A4AC0">
        <w:rPr>
          <w:rFonts w:ascii="Calibri" w:eastAsia="Times New Roman" w:hAnsi="Calibri"/>
          <w:noProof/>
          <w:sz w:val="22"/>
          <w:szCs w:val="22"/>
          <w:lang w:val="fr-FR" w:eastAsia="fr-FR"/>
        </w:rPr>
        <w:tab/>
      </w:r>
      <w:r w:rsidRPr="003E0E70">
        <w:rPr>
          <w:rStyle w:val="Hyperlink"/>
          <w:noProof/>
        </w:rPr>
        <w:t>PointInstruction</w:t>
      </w:r>
      <w:r>
        <w:rPr>
          <w:noProof/>
          <w:webHidden/>
        </w:rPr>
        <w:tab/>
        <w:t>21</w:t>
      </w:r>
    </w:p>
    <w:p w14:paraId="0718C69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9-11.2.7</w:t>
      </w:r>
      <w:r w:rsidRPr="009A4AC0">
        <w:rPr>
          <w:rFonts w:ascii="Calibri" w:eastAsia="Times New Roman" w:hAnsi="Calibri"/>
          <w:noProof/>
          <w:sz w:val="22"/>
          <w:szCs w:val="22"/>
          <w:lang w:val="fr-FR" w:eastAsia="fr-FR"/>
        </w:rPr>
        <w:tab/>
      </w:r>
      <w:r w:rsidRPr="003E0E70">
        <w:rPr>
          <w:rStyle w:val="Hyperlink"/>
          <w:noProof/>
        </w:rPr>
        <w:t>LineInstruction</w:t>
      </w:r>
      <w:r>
        <w:rPr>
          <w:noProof/>
          <w:webHidden/>
        </w:rPr>
        <w:tab/>
        <w:t>21</w:t>
      </w:r>
    </w:p>
    <w:p w14:paraId="5C868224"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9-11.2.8</w:t>
      </w:r>
      <w:r w:rsidRPr="009A4AC0">
        <w:rPr>
          <w:rFonts w:ascii="Calibri" w:eastAsia="Times New Roman" w:hAnsi="Calibri"/>
          <w:noProof/>
          <w:sz w:val="22"/>
          <w:szCs w:val="22"/>
          <w:lang w:val="fr-FR" w:eastAsia="fr-FR"/>
        </w:rPr>
        <w:tab/>
      </w:r>
      <w:r w:rsidRPr="003E0E70">
        <w:rPr>
          <w:rStyle w:val="Hyperlink"/>
          <w:noProof/>
        </w:rPr>
        <w:t>AreaInstruction</w:t>
      </w:r>
      <w:r>
        <w:rPr>
          <w:noProof/>
          <w:webHidden/>
        </w:rPr>
        <w:tab/>
        <w:t>22</w:t>
      </w:r>
    </w:p>
    <w:p w14:paraId="2F3B7446"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9-11.2.9</w:t>
      </w:r>
      <w:r w:rsidRPr="009A4AC0">
        <w:rPr>
          <w:rFonts w:ascii="Calibri" w:eastAsia="Times New Roman" w:hAnsi="Calibri"/>
          <w:noProof/>
          <w:sz w:val="22"/>
          <w:szCs w:val="22"/>
          <w:lang w:val="fr-FR" w:eastAsia="fr-FR"/>
        </w:rPr>
        <w:tab/>
      </w:r>
      <w:r w:rsidRPr="003E0E70">
        <w:rPr>
          <w:rStyle w:val="Hyperlink"/>
          <w:noProof/>
        </w:rPr>
        <w:t>TextInstruction</w:t>
      </w:r>
      <w:r>
        <w:rPr>
          <w:noProof/>
          <w:webHidden/>
        </w:rPr>
        <w:tab/>
        <w:t>22</w:t>
      </w:r>
    </w:p>
    <w:p w14:paraId="16E86910"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9-11.2.10</w:t>
      </w:r>
      <w:r w:rsidRPr="009A4AC0">
        <w:rPr>
          <w:rFonts w:ascii="Calibri" w:eastAsia="Times New Roman" w:hAnsi="Calibri"/>
          <w:noProof/>
          <w:sz w:val="22"/>
          <w:szCs w:val="22"/>
          <w:lang w:val="fr-FR" w:eastAsia="fr-FR"/>
        </w:rPr>
        <w:tab/>
      </w:r>
      <w:r w:rsidRPr="003E0E70">
        <w:rPr>
          <w:rStyle w:val="Hyperlink"/>
          <w:noProof/>
        </w:rPr>
        <w:t>CoverageInstruction</w:t>
      </w:r>
      <w:r>
        <w:rPr>
          <w:noProof/>
          <w:webHidden/>
        </w:rPr>
        <w:tab/>
        <w:t>22</w:t>
      </w:r>
    </w:p>
    <w:p w14:paraId="6D13572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9-11.2.11</w:t>
      </w:r>
      <w:r w:rsidRPr="009A4AC0">
        <w:rPr>
          <w:rFonts w:ascii="Calibri" w:eastAsia="Times New Roman" w:hAnsi="Calibri"/>
          <w:noProof/>
          <w:sz w:val="22"/>
          <w:szCs w:val="22"/>
          <w:lang w:val="fr-FR" w:eastAsia="fr-FR"/>
        </w:rPr>
        <w:tab/>
      </w:r>
      <w:r w:rsidRPr="003E0E70">
        <w:rPr>
          <w:rStyle w:val="Hyperlink"/>
          <w:noProof/>
        </w:rPr>
        <w:t>AugmentedGeometry</w:t>
      </w:r>
      <w:r>
        <w:rPr>
          <w:noProof/>
          <w:webHidden/>
        </w:rPr>
        <w:tab/>
        <w:t>22</w:t>
      </w:r>
    </w:p>
    <w:p w14:paraId="1A03C39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9-11.2.12</w:t>
      </w:r>
      <w:r w:rsidRPr="009A4AC0">
        <w:rPr>
          <w:rFonts w:ascii="Calibri" w:eastAsia="Times New Roman" w:hAnsi="Calibri"/>
          <w:noProof/>
          <w:sz w:val="22"/>
          <w:szCs w:val="22"/>
          <w:lang w:val="fr-FR" w:eastAsia="fr-FR"/>
        </w:rPr>
        <w:tab/>
      </w:r>
      <w:r w:rsidRPr="003E0E70">
        <w:rPr>
          <w:rStyle w:val="Hyperlink"/>
          <w:noProof/>
        </w:rPr>
        <w:t>AugmentedPoint</w:t>
      </w:r>
      <w:r>
        <w:rPr>
          <w:noProof/>
          <w:webHidden/>
        </w:rPr>
        <w:tab/>
        <w:t>22</w:t>
      </w:r>
    </w:p>
    <w:p w14:paraId="1D746AD4"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9-11.2.13</w:t>
      </w:r>
      <w:r w:rsidRPr="009A4AC0">
        <w:rPr>
          <w:rFonts w:ascii="Calibri" w:eastAsia="Times New Roman" w:hAnsi="Calibri"/>
          <w:noProof/>
          <w:sz w:val="22"/>
          <w:szCs w:val="22"/>
          <w:lang w:val="fr-FR" w:eastAsia="fr-FR"/>
        </w:rPr>
        <w:tab/>
      </w:r>
      <w:r w:rsidRPr="003E0E70">
        <w:rPr>
          <w:rStyle w:val="Hyperlink"/>
          <w:noProof/>
        </w:rPr>
        <w:t>AugmentedLineOrArea</w:t>
      </w:r>
      <w:r>
        <w:rPr>
          <w:noProof/>
          <w:webHidden/>
        </w:rPr>
        <w:tab/>
        <w:t>22</w:t>
      </w:r>
    </w:p>
    <w:p w14:paraId="1633061C"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9-11.2.14</w:t>
      </w:r>
      <w:r w:rsidRPr="009A4AC0">
        <w:rPr>
          <w:rFonts w:ascii="Calibri" w:eastAsia="Times New Roman" w:hAnsi="Calibri"/>
          <w:noProof/>
          <w:sz w:val="22"/>
          <w:szCs w:val="22"/>
          <w:lang w:val="fr-FR" w:eastAsia="fr-FR"/>
        </w:rPr>
        <w:tab/>
      </w:r>
      <w:r w:rsidRPr="003E0E70">
        <w:rPr>
          <w:rStyle w:val="Hyperlink"/>
          <w:noProof/>
        </w:rPr>
        <w:t>AugmentedRay</w:t>
      </w:r>
      <w:r>
        <w:rPr>
          <w:noProof/>
          <w:webHidden/>
        </w:rPr>
        <w:tab/>
        <w:t>23</w:t>
      </w:r>
    </w:p>
    <w:p w14:paraId="3E7E1166"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9-11.2.15</w:t>
      </w:r>
      <w:r w:rsidRPr="009A4AC0">
        <w:rPr>
          <w:rFonts w:ascii="Calibri" w:eastAsia="Times New Roman" w:hAnsi="Calibri"/>
          <w:noProof/>
          <w:sz w:val="22"/>
          <w:szCs w:val="22"/>
          <w:lang w:val="fr-FR" w:eastAsia="fr-FR"/>
        </w:rPr>
        <w:tab/>
      </w:r>
      <w:r w:rsidRPr="003E0E70">
        <w:rPr>
          <w:rStyle w:val="Hyperlink"/>
          <w:noProof/>
        </w:rPr>
        <w:t>AugmentedPath</w:t>
      </w:r>
      <w:r>
        <w:rPr>
          <w:noProof/>
          <w:webHidden/>
        </w:rPr>
        <w:tab/>
        <w:t>23</w:t>
      </w:r>
    </w:p>
    <w:p w14:paraId="056E5CDC"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9-11.2.16</w:t>
      </w:r>
      <w:r w:rsidRPr="009A4AC0">
        <w:rPr>
          <w:rFonts w:ascii="Calibri" w:eastAsia="Times New Roman" w:hAnsi="Calibri"/>
          <w:noProof/>
          <w:sz w:val="22"/>
          <w:szCs w:val="22"/>
          <w:lang w:val="fr-FR" w:eastAsia="fr-FR"/>
        </w:rPr>
        <w:tab/>
      </w:r>
      <w:r w:rsidRPr="003E0E70">
        <w:rPr>
          <w:rStyle w:val="Hyperlink"/>
          <w:noProof/>
        </w:rPr>
        <w:t>AugmentedArea</w:t>
      </w:r>
      <w:r>
        <w:rPr>
          <w:noProof/>
          <w:webHidden/>
        </w:rPr>
        <w:tab/>
        <w:t>23</w:t>
      </w:r>
    </w:p>
    <w:p w14:paraId="75ED1F7D"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9-12</w:t>
      </w:r>
      <w:r w:rsidRPr="009A4AC0">
        <w:rPr>
          <w:rFonts w:ascii="Calibri" w:eastAsia="Times New Roman" w:hAnsi="Calibri"/>
          <w:sz w:val="22"/>
          <w:szCs w:val="22"/>
          <w:lang w:val="fr-FR" w:eastAsia="fr-FR"/>
        </w:rPr>
        <w:tab/>
      </w:r>
      <w:r w:rsidRPr="003E0E70">
        <w:rPr>
          <w:rStyle w:val="Hyperlink"/>
          <w:lang w:val="en-GB"/>
        </w:rPr>
        <w:t>Symbol Definitions</w:t>
      </w:r>
      <w:r>
        <w:rPr>
          <w:webHidden/>
        </w:rPr>
        <w:tab/>
        <w:t>23</w:t>
      </w:r>
    </w:p>
    <w:p w14:paraId="24DDE7C3"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9-12.1</w:t>
      </w:r>
      <w:r w:rsidRPr="009A4AC0">
        <w:rPr>
          <w:rFonts w:ascii="Calibri" w:eastAsia="Times New Roman" w:hAnsi="Calibri"/>
          <w:noProof/>
          <w:sz w:val="22"/>
          <w:szCs w:val="22"/>
          <w:lang w:val="fr-FR" w:eastAsia="fr-FR"/>
        </w:rPr>
        <w:tab/>
      </w:r>
      <w:r w:rsidRPr="003E0E70">
        <w:rPr>
          <w:rStyle w:val="Hyperlink"/>
          <w:noProof/>
        </w:rPr>
        <w:t>Overview</w:t>
      </w:r>
      <w:r>
        <w:rPr>
          <w:noProof/>
          <w:webHidden/>
        </w:rPr>
        <w:tab/>
        <w:t>23</w:t>
      </w:r>
    </w:p>
    <w:p w14:paraId="7010E64C"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lastRenderedPageBreak/>
        <w:t>9-12.2</w:t>
      </w:r>
      <w:r w:rsidRPr="009A4AC0">
        <w:rPr>
          <w:rFonts w:ascii="Calibri" w:eastAsia="Times New Roman" w:hAnsi="Calibri"/>
          <w:noProof/>
          <w:sz w:val="22"/>
          <w:szCs w:val="22"/>
          <w:lang w:val="fr-FR" w:eastAsia="fr-FR"/>
        </w:rPr>
        <w:tab/>
      </w:r>
      <w:r w:rsidRPr="003E0E70">
        <w:rPr>
          <w:rStyle w:val="Hyperlink"/>
          <w:noProof/>
        </w:rPr>
        <w:t>The GraphicBase package</w:t>
      </w:r>
      <w:r>
        <w:rPr>
          <w:noProof/>
          <w:webHidden/>
        </w:rPr>
        <w:tab/>
        <w:t>24</w:t>
      </w:r>
    </w:p>
    <w:p w14:paraId="535FF63B"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9-12.2.1</w:t>
      </w:r>
      <w:r w:rsidRPr="009A4AC0">
        <w:rPr>
          <w:rFonts w:ascii="Calibri" w:eastAsia="Times New Roman" w:hAnsi="Calibri"/>
          <w:noProof/>
          <w:sz w:val="22"/>
          <w:szCs w:val="22"/>
          <w:lang w:val="fr-FR" w:eastAsia="fr-FR"/>
        </w:rPr>
        <w:tab/>
      </w:r>
      <w:r w:rsidRPr="003E0E70">
        <w:rPr>
          <w:rStyle w:val="Hyperlink"/>
          <w:noProof/>
        </w:rPr>
        <w:t>Overview</w:t>
      </w:r>
      <w:r>
        <w:rPr>
          <w:noProof/>
          <w:webHidden/>
        </w:rPr>
        <w:tab/>
        <w:t>24</w:t>
      </w:r>
    </w:p>
    <w:p w14:paraId="237622C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9-12.2.2</w:t>
      </w:r>
      <w:r w:rsidRPr="009A4AC0">
        <w:rPr>
          <w:rFonts w:ascii="Calibri" w:eastAsia="Times New Roman" w:hAnsi="Calibri"/>
          <w:noProof/>
          <w:sz w:val="22"/>
          <w:szCs w:val="22"/>
          <w:lang w:val="fr-FR" w:eastAsia="fr-FR"/>
        </w:rPr>
        <w:tab/>
      </w:r>
      <w:r w:rsidRPr="003E0E70">
        <w:rPr>
          <w:rStyle w:val="Hyperlink"/>
          <w:noProof/>
        </w:rPr>
        <w:t>Model</w:t>
      </w:r>
      <w:r>
        <w:rPr>
          <w:noProof/>
          <w:webHidden/>
        </w:rPr>
        <w:tab/>
        <w:t>24</w:t>
      </w:r>
    </w:p>
    <w:p w14:paraId="0620207B"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9-12.3</w:t>
      </w:r>
      <w:r w:rsidRPr="009A4AC0">
        <w:rPr>
          <w:rFonts w:ascii="Calibri" w:eastAsia="Times New Roman" w:hAnsi="Calibri"/>
          <w:noProof/>
          <w:sz w:val="22"/>
          <w:szCs w:val="22"/>
          <w:lang w:val="fr-FR" w:eastAsia="fr-FR"/>
        </w:rPr>
        <w:tab/>
      </w:r>
      <w:r w:rsidRPr="003E0E70">
        <w:rPr>
          <w:rStyle w:val="Hyperlink"/>
          <w:noProof/>
        </w:rPr>
        <w:t>The Symbol package</w:t>
      </w:r>
      <w:r>
        <w:rPr>
          <w:noProof/>
          <w:webHidden/>
        </w:rPr>
        <w:tab/>
        <w:t>28</w:t>
      </w:r>
    </w:p>
    <w:p w14:paraId="198AC46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9-12.3.1</w:t>
      </w:r>
      <w:r w:rsidRPr="009A4AC0">
        <w:rPr>
          <w:rFonts w:ascii="Calibri" w:eastAsia="Times New Roman" w:hAnsi="Calibri"/>
          <w:noProof/>
          <w:sz w:val="22"/>
          <w:szCs w:val="22"/>
          <w:lang w:val="fr-FR" w:eastAsia="fr-FR"/>
        </w:rPr>
        <w:tab/>
      </w:r>
      <w:r w:rsidRPr="003E0E70">
        <w:rPr>
          <w:rStyle w:val="Hyperlink"/>
          <w:noProof/>
        </w:rPr>
        <w:t>Model</w:t>
      </w:r>
      <w:r>
        <w:rPr>
          <w:noProof/>
          <w:webHidden/>
        </w:rPr>
        <w:tab/>
        <w:t>28</w:t>
      </w:r>
    </w:p>
    <w:p w14:paraId="7B9DACAF"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9-12.4</w:t>
      </w:r>
      <w:r w:rsidRPr="009A4AC0">
        <w:rPr>
          <w:rFonts w:ascii="Calibri" w:eastAsia="Times New Roman" w:hAnsi="Calibri"/>
          <w:noProof/>
          <w:sz w:val="22"/>
          <w:szCs w:val="22"/>
          <w:lang w:val="fr-FR" w:eastAsia="fr-FR"/>
        </w:rPr>
        <w:tab/>
      </w:r>
      <w:r w:rsidRPr="003E0E70">
        <w:rPr>
          <w:rStyle w:val="Hyperlink"/>
          <w:noProof/>
        </w:rPr>
        <w:t>The LineStyles package</w:t>
      </w:r>
      <w:r>
        <w:rPr>
          <w:noProof/>
          <w:webHidden/>
        </w:rPr>
        <w:tab/>
        <w:t>30</w:t>
      </w:r>
    </w:p>
    <w:p w14:paraId="6AF6ACC8"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9-12.4.1</w:t>
      </w:r>
      <w:r w:rsidRPr="009A4AC0">
        <w:rPr>
          <w:rFonts w:ascii="Calibri" w:eastAsia="Times New Roman" w:hAnsi="Calibri"/>
          <w:noProof/>
          <w:sz w:val="22"/>
          <w:szCs w:val="22"/>
          <w:lang w:val="fr-FR" w:eastAsia="fr-FR"/>
        </w:rPr>
        <w:tab/>
      </w:r>
      <w:r w:rsidRPr="003E0E70">
        <w:rPr>
          <w:rStyle w:val="Hyperlink"/>
          <w:noProof/>
        </w:rPr>
        <w:t>Model</w:t>
      </w:r>
      <w:r>
        <w:rPr>
          <w:noProof/>
          <w:webHidden/>
        </w:rPr>
        <w:tab/>
        <w:t>30</w:t>
      </w:r>
    </w:p>
    <w:p w14:paraId="144F7490"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9-12.5</w:t>
      </w:r>
      <w:r w:rsidRPr="009A4AC0">
        <w:rPr>
          <w:rFonts w:ascii="Calibri" w:eastAsia="Times New Roman" w:hAnsi="Calibri"/>
          <w:noProof/>
          <w:sz w:val="22"/>
          <w:szCs w:val="22"/>
          <w:lang w:val="fr-FR" w:eastAsia="fr-FR"/>
        </w:rPr>
        <w:tab/>
      </w:r>
      <w:r w:rsidRPr="003E0E70">
        <w:rPr>
          <w:rStyle w:val="Hyperlink"/>
          <w:noProof/>
        </w:rPr>
        <w:t>The AreaFills package</w:t>
      </w:r>
      <w:r>
        <w:rPr>
          <w:noProof/>
          <w:webHidden/>
        </w:rPr>
        <w:tab/>
        <w:t>33</w:t>
      </w:r>
    </w:p>
    <w:p w14:paraId="47376E30"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9-12.5.1</w:t>
      </w:r>
      <w:r w:rsidRPr="009A4AC0">
        <w:rPr>
          <w:rFonts w:ascii="Calibri" w:eastAsia="Times New Roman" w:hAnsi="Calibri"/>
          <w:noProof/>
          <w:sz w:val="22"/>
          <w:szCs w:val="22"/>
          <w:lang w:val="fr-FR" w:eastAsia="fr-FR"/>
        </w:rPr>
        <w:tab/>
      </w:r>
      <w:r w:rsidRPr="003E0E70">
        <w:rPr>
          <w:rStyle w:val="Hyperlink"/>
          <w:noProof/>
        </w:rPr>
        <w:t>Model</w:t>
      </w:r>
      <w:r>
        <w:rPr>
          <w:noProof/>
          <w:webHidden/>
        </w:rPr>
        <w:tab/>
        <w:t>33</w:t>
      </w:r>
    </w:p>
    <w:p w14:paraId="348AF1EB"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9-12.6</w:t>
      </w:r>
      <w:r w:rsidRPr="009A4AC0">
        <w:rPr>
          <w:rFonts w:ascii="Calibri" w:eastAsia="Times New Roman" w:hAnsi="Calibri"/>
          <w:noProof/>
          <w:sz w:val="22"/>
          <w:szCs w:val="22"/>
          <w:lang w:val="fr-FR" w:eastAsia="fr-FR"/>
        </w:rPr>
        <w:tab/>
      </w:r>
      <w:r w:rsidRPr="003E0E70">
        <w:rPr>
          <w:rStyle w:val="Hyperlink"/>
          <w:noProof/>
        </w:rPr>
        <w:t>The Text package</w:t>
      </w:r>
      <w:r>
        <w:rPr>
          <w:noProof/>
          <w:webHidden/>
        </w:rPr>
        <w:tab/>
        <w:t>36</w:t>
      </w:r>
    </w:p>
    <w:p w14:paraId="516F8CFA"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9-12.6.1</w:t>
      </w:r>
      <w:r w:rsidRPr="009A4AC0">
        <w:rPr>
          <w:rFonts w:ascii="Calibri" w:eastAsia="Times New Roman" w:hAnsi="Calibri"/>
          <w:noProof/>
          <w:sz w:val="22"/>
          <w:szCs w:val="22"/>
          <w:lang w:val="fr-FR" w:eastAsia="fr-FR"/>
        </w:rPr>
        <w:tab/>
      </w:r>
      <w:r w:rsidRPr="003E0E70">
        <w:rPr>
          <w:rStyle w:val="Hyperlink"/>
          <w:noProof/>
        </w:rPr>
        <w:t>Overview</w:t>
      </w:r>
      <w:r>
        <w:rPr>
          <w:noProof/>
          <w:webHidden/>
        </w:rPr>
        <w:tab/>
        <w:t>36</w:t>
      </w:r>
    </w:p>
    <w:p w14:paraId="3F802D0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9-12.6.2</w:t>
      </w:r>
      <w:r w:rsidRPr="009A4AC0">
        <w:rPr>
          <w:rFonts w:ascii="Calibri" w:eastAsia="Times New Roman" w:hAnsi="Calibri"/>
          <w:noProof/>
          <w:sz w:val="22"/>
          <w:szCs w:val="22"/>
          <w:lang w:val="fr-FR" w:eastAsia="fr-FR"/>
        </w:rPr>
        <w:tab/>
      </w:r>
      <w:r w:rsidRPr="003E0E70">
        <w:rPr>
          <w:rStyle w:val="Hyperlink"/>
          <w:noProof/>
        </w:rPr>
        <w:t>Fonts</w:t>
      </w:r>
      <w:r>
        <w:rPr>
          <w:noProof/>
          <w:webHidden/>
        </w:rPr>
        <w:tab/>
        <w:t>36</w:t>
      </w:r>
    </w:p>
    <w:p w14:paraId="334C806C"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9-12.6.3</w:t>
      </w:r>
      <w:r w:rsidRPr="009A4AC0">
        <w:rPr>
          <w:rFonts w:ascii="Calibri" w:eastAsia="Times New Roman" w:hAnsi="Calibri"/>
          <w:noProof/>
          <w:sz w:val="22"/>
          <w:szCs w:val="22"/>
          <w:lang w:val="fr-FR" w:eastAsia="fr-FR"/>
        </w:rPr>
        <w:tab/>
      </w:r>
      <w:r w:rsidRPr="003E0E70">
        <w:rPr>
          <w:rStyle w:val="Hyperlink"/>
          <w:noProof/>
        </w:rPr>
        <w:t>Model</w:t>
      </w:r>
      <w:r>
        <w:rPr>
          <w:noProof/>
          <w:webHidden/>
        </w:rPr>
        <w:tab/>
        <w:t>36</w:t>
      </w:r>
    </w:p>
    <w:p w14:paraId="18E77405"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9-12.7</w:t>
      </w:r>
      <w:r w:rsidRPr="009A4AC0">
        <w:rPr>
          <w:rFonts w:ascii="Calibri" w:eastAsia="Times New Roman" w:hAnsi="Calibri"/>
          <w:noProof/>
          <w:sz w:val="22"/>
          <w:szCs w:val="22"/>
          <w:lang w:val="fr-FR" w:eastAsia="fr-FR"/>
        </w:rPr>
        <w:tab/>
      </w:r>
      <w:r w:rsidRPr="003E0E70">
        <w:rPr>
          <w:rStyle w:val="Hyperlink"/>
          <w:noProof/>
        </w:rPr>
        <w:t>The Coverage package</w:t>
      </w:r>
      <w:r>
        <w:rPr>
          <w:noProof/>
          <w:webHidden/>
        </w:rPr>
        <w:tab/>
        <w:t>39</w:t>
      </w:r>
    </w:p>
    <w:p w14:paraId="025AB3EB"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9-12.7.1</w:t>
      </w:r>
      <w:r w:rsidRPr="009A4AC0">
        <w:rPr>
          <w:rFonts w:ascii="Calibri" w:eastAsia="Times New Roman" w:hAnsi="Calibri"/>
          <w:noProof/>
          <w:sz w:val="22"/>
          <w:szCs w:val="22"/>
          <w:lang w:val="fr-FR" w:eastAsia="fr-FR"/>
        </w:rPr>
        <w:tab/>
      </w:r>
      <w:r w:rsidRPr="003E0E70">
        <w:rPr>
          <w:rStyle w:val="Hyperlink"/>
          <w:noProof/>
        </w:rPr>
        <w:t>Overview</w:t>
      </w:r>
      <w:r>
        <w:rPr>
          <w:noProof/>
          <w:webHidden/>
        </w:rPr>
        <w:tab/>
        <w:t>39</w:t>
      </w:r>
    </w:p>
    <w:p w14:paraId="6CB4F883"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9-12.7.2</w:t>
      </w:r>
      <w:r w:rsidRPr="009A4AC0">
        <w:rPr>
          <w:rFonts w:ascii="Calibri" w:eastAsia="Times New Roman" w:hAnsi="Calibri"/>
          <w:noProof/>
          <w:sz w:val="22"/>
          <w:szCs w:val="22"/>
          <w:lang w:val="fr-FR" w:eastAsia="fr-FR"/>
        </w:rPr>
        <w:tab/>
      </w:r>
      <w:r w:rsidRPr="003E0E70">
        <w:rPr>
          <w:rStyle w:val="Hyperlink"/>
          <w:noProof/>
        </w:rPr>
        <w:t>Ranges</w:t>
      </w:r>
      <w:r>
        <w:rPr>
          <w:noProof/>
          <w:webHidden/>
        </w:rPr>
        <w:tab/>
        <w:t>39</w:t>
      </w:r>
    </w:p>
    <w:p w14:paraId="75AEB7FE"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9-12.7.3</w:t>
      </w:r>
      <w:r w:rsidRPr="009A4AC0">
        <w:rPr>
          <w:rFonts w:ascii="Calibri" w:eastAsia="Times New Roman" w:hAnsi="Calibri"/>
          <w:noProof/>
          <w:sz w:val="22"/>
          <w:szCs w:val="22"/>
          <w:lang w:val="fr-FR" w:eastAsia="fr-FR"/>
        </w:rPr>
        <w:tab/>
      </w:r>
      <w:r w:rsidRPr="003E0E70">
        <w:rPr>
          <w:rStyle w:val="Hyperlink"/>
          <w:noProof/>
        </w:rPr>
        <w:t>Lookup Table</w:t>
      </w:r>
      <w:r>
        <w:rPr>
          <w:noProof/>
          <w:webHidden/>
        </w:rPr>
        <w:tab/>
        <w:t>39</w:t>
      </w:r>
    </w:p>
    <w:p w14:paraId="4AD58C86"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9-12.7.4</w:t>
      </w:r>
      <w:r w:rsidRPr="009A4AC0">
        <w:rPr>
          <w:rFonts w:ascii="Calibri" w:eastAsia="Times New Roman" w:hAnsi="Calibri"/>
          <w:noProof/>
          <w:sz w:val="22"/>
          <w:szCs w:val="22"/>
          <w:lang w:val="fr-FR" w:eastAsia="fr-FR"/>
        </w:rPr>
        <w:tab/>
      </w:r>
      <w:r w:rsidRPr="003E0E70">
        <w:rPr>
          <w:rStyle w:val="Hyperlink"/>
          <w:noProof/>
        </w:rPr>
        <w:t>Model</w:t>
      </w:r>
      <w:r>
        <w:rPr>
          <w:noProof/>
          <w:webHidden/>
        </w:rPr>
        <w:tab/>
        <w:t>40</w:t>
      </w:r>
    </w:p>
    <w:p w14:paraId="7D7CD741"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en-GB"/>
        </w:rPr>
        <w:t>9-13</w:t>
      </w:r>
      <w:r w:rsidRPr="009A4AC0">
        <w:rPr>
          <w:rFonts w:ascii="Calibri" w:eastAsia="Times New Roman" w:hAnsi="Calibri"/>
          <w:sz w:val="22"/>
          <w:szCs w:val="22"/>
          <w:lang w:val="fr-FR" w:eastAsia="fr-FR"/>
        </w:rPr>
        <w:tab/>
      </w:r>
      <w:r w:rsidRPr="003E0E70">
        <w:rPr>
          <w:rStyle w:val="Hyperlink"/>
          <w:lang w:val="en-GB"/>
        </w:rPr>
        <w:t>The portrayal library</w:t>
      </w:r>
      <w:r>
        <w:rPr>
          <w:webHidden/>
        </w:rPr>
        <w:tab/>
        <w:t>42</w:t>
      </w:r>
    </w:p>
    <w:p w14:paraId="395ACC01"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9-13.1</w:t>
      </w:r>
      <w:r w:rsidRPr="009A4AC0">
        <w:rPr>
          <w:rFonts w:ascii="Calibri" w:eastAsia="Times New Roman" w:hAnsi="Calibri"/>
          <w:noProof/>
          <w:sz w:val="22"/>
          <w:szCs w:val="22"/>
          <w:lang w:val="fr-FR" w:eastAsia="fr-FR"/>
        </w:rPr>
        <w:tab/>
      </w:r>
      <w:r w:rsidRPr="003E0E70">
        <w:rPr>
          <w:rStyle w:val="Hyperlink"/>
          <w:noProof/>
        </w:rPr>
        <w:t>Overview</w:t>
      </w:r>
      <w:r>
        <w:rPr>
          <w:noProof/>
          <w:webHidden/>
        </w:rPr>
        <w:tab/>
        <w:t>42</w:t>
      </w:r>
    </w:p>
    <w:p w14:paraId="6B5111B6"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9-13.2</w:t>
      </w:r>
      <w:r w:rsidRPr="009A4AC0">
        <w:rPr>
          <w:rFonts w:ascii="Calibri" w:eastAsia="Times New Roman" w:hAnsi="Calibri"/>
          <w:noProof/>
          <w:sz w:val="22"/>
          <w:szCs w:val="22"/>
          <w:lang w:val="fr-FR" w:eastAsia="fr-FR"/>
        </w:rPr>
        <w:tab/>
      </w:r>
      <w:r w:rsidRPr="003E0E70">
        <w:rPr>
          <w:rStyle w:val="Hyperlink"/>
          <w:noProof/>
        </w:rPr>
        <w:t>Structure</w:t>
      </w:r>
      <w:r>
        <w:rPr>
          <w:noProof/>
          <w:webHidden/>
        </w:rPr>
        <w:tab/>
        <w:t>42</w:t>
      </w:r>
    </w:p>
    <w:p w14:paraId="20215AAC"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9-13.3</w:t>
      </w:r>
      <w:r w:rsidRPr="009A4AC0">
        <w:rPr>
          <w:rFonts w:ascii="Calibri" w:eastAsia="Times New Roman" w:hAnsi="Calibri"/>
          <w:noProof/>
          <w:sz w:val="22"/>
          <w:szCs w:val="22"/>
          <w:lang w:val="fr-FR" w:eastAsia="fr-FR"/>
        </w:rPr>
        <w:tab/>
      </w:r>
      <w:r w:rsidRPr="003E0E70">
        <w:rPr>
          <w:rStyle w:val="Hyperlink"/>
          <w:noProof/>
        </w:rPr>
        <w:t>Model of the Catalogue</w:t>
      </w:r>
      <w:r>
        <w:rPr>
          <w:noProof/>
          <w:webHidden/>
        </w:rPr>
        <w:tab/>
        <w:t>43</w:t>
      </w:r>
    </w:p>
    <w:p w14:paraId="3AA02D2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w:t>
      </w:r>
      <w:r w:rsidRPr="009A4AC0">
        <w:rPr>
          <w:rFonts w:ascii="Calibri" w:eastAsia="Times New Roman" w:hAnsi="Calibri"/>
          <w:noProof/>
          <w:sz w:val="22"/>
          <w:szCs w:val="22"/>
          <w:lang w:val="fr-FR" w:eastAsia="fr-FR"/>
        </w:rPr>
        <w:tab/>
      </w:r>
      <w:r w:rsidRPr="003E0E70">
        <w:rPr>
          <w:rStyle w:val="Hyperlink"/>
          <w:noProof/>
        </w:rPr>
        <w:t>PortrayalCatalog</w:t>
      </w:r>
      <w:r>
        <w:rPr>
          <w:noProof/>
          <w:webHidden/>
        </w:rPr>
        <w:tab/>
        <w:t>43</w:t>
      </w:r>
    </w:p>
    <w:p w14:paraId="2DF14BF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w:t>
      </w:r>
      <w:r w:rsidRPr="009A4AC0">
        <w:rPr>
          <w:rFonts w:ascii="Calibri" w:eastAsia="Times New Roman" w:hAnsi="Calibri"/>
          <w:noProof/>
          <w:sz w:val="22"/>
          <w:szCs w:val="22"/>
          <w:lang w:val="fr-FR" w:eastAsia="fr-FR"/>
        </w:rPr>
        <w:tab/>
      </w:r>
      <w:r w:rsidRPr="003E0E70">
        <w:rPr>
          <w:rStyle w:val="Hyperlink"/>
          <w:noProof/>
        </w:rPr>
        <w:t>CatalogItem</w:t>
      </w:r>
      <w:r>
        <w:rPr>
          <w:noProof/>
          <w:webHidden/>
        </w:rPr>
        <w:tab/>
        <w:t>44</w:t>
      </w:r>
    </w:p>
    <w:p w14:paraId="1CFC4D46"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9-13.3.3</w:t>
      </w:r>
      <w:r w:rsidRPr="009A4AC0">
        <w:rPr>
          <w:rFonts w:ascii="Calibri" w:eastAsia="Times New Roman" w:hAnsi="Calibri"/>
          <w:noProof/>
          <w:sz w:val="22"/>
          <w:szCs w:val="22"/>
          <w:lang w:val="fr-FR" w:eastAsia="fr-FR"/>
        </w:rPr>
        <w:tab/>
      </w:r>
      <w:r w:rsidRPr="003E0E70">
        <w:rPr>
          <w:rStyle w:val="Hyperlink"/>
          <w:noProof/>
        </w:rPr>
        <w:t>ExternalFile</w:t>
      </w:r>
      <w:r>
        <w:rPr>
          <w:noProof/>
          <w:webHidden/>
        </w:rPr>
        <w:tab/>
        <w:t>44</w:t>
      </w:r>
    </w:p>
    <w:p w14:paraId="162D4AA7"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9-13.3.4</w:t>
      </w:r>
      <w:r w:rsidRPr="009A4AC0">
        <w:rPr>
          <w:rFonts w:ascii="Calibri" w:eastAsia="Times New Roman" w:hAnsi="Calibri"/>
          <w:noProof/>
          <w:sz w:val="22"/>
          <w:szCs w:val="22"/>
          <w:lang w:val="fr-FR" w:eastAsia="fr-FR"/>
        </w:rPr>
        <w:tab/>
      </w:r>
      <w:r w:rsidRPr="003E0E70">
        <w:rPr>
          <w:rStyle w:val="Hyperlink"/>
          <w:noProof/>
        </w:rPr>
        <w:t>Description</w:t>
      </w:r>
      <w:r>
        <w:rPr>
          <w:noProof/>
          <w:webHidden/>
        </w:rPr>
        <w:tab/>
        <w:t>44</w:t>
      </w:r>
    </w:p>
    <w:p w14:paraId="6295A270"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9-13.3.5</w:t>
      </w:r>
      <w:r w:rsidRPr="009A4AC0">
        <w:rPr>
          <w:rFonts w:ascii="Calibri" w:eastAsia="Times New Roman" w:hAnsi="Calibri"/>
          <w:noProof/>
          <w:sz w:val="22"/>
          <w:szCs w:val="22"/>
          <w:lang w:val="fr-FR" w:eastAsia="fr-FR"/>
        </w:rPr>
        <w:tab/>
      </w:r>
      <w:r w:rsidRPr="003E0E70">
        <w:rPr>
          <w:rStyle w:val="Hyperlink"/>
          <w:noProof/>
        </w:rPr>
        <w:t>Pixmaps</w:t>
      </w:r>
      <w:r>
        <w:rPr>
          <w:noProof/>
          <w:webHidden/>
        </w:rPr>
        <w:tab/>
        <w:t>44</w:t>
      </w:r>
    </w:p>
    <w:p w14:paraId="21857E41"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9-13.3.6</w:t>
      </w:r>
      <w:r w:rsidRPr="009A4AC0">
        <w:rPr>
          <w:rFonts w:ascii="Calibri" w:eastAsia="Times New Roman" w:hAnsi="Calibri"/>
          <w:noProof/>
          <w:sz w:val="22"/>
          <w:szCs w:val="22"/>
          <w:lang w:val="fr-FR" w:eastAsia="fr-FR"/>
        </w:rPr>
        <w:tab/>
      </w:r>
      <w:r w:rsidRPr="003E0E70">
        <w:rPr>
          <w:rStyle w:val="Hyperlink"/>
          <w:noProof/>
        </w:rPr>
        <w:t>ColorProfiles</w:t>
      </w:r>
      <w:r>
        <w:rPr>
          <w:noProof/>
          <w:webHidden/>
        </w:rPr>
        <w:tab/>
        <w:t>45</w:t>
      </w:r>
    </w:p>
    <w:p w14:paraId="194935BE"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9-13.3.7</w:t>
      </w:r>
      <w:r w:rsidRPr="009A4AC0">
        <w:rPr>
          <w:rFonts w:ascii="Calibri" w:eastAsia="Times New Roman" w:hAnsi="Calibri"/>
          <w:noProof/>
          <w:sz w:val="22"/>
          <w:szCs w:val="22"/>
          <w:lang w:val="fr-FR" w:eastAsia="fr-FR"/>
        </w:rPr>
        <w:tab/>
      </w:r>
      <w:r w:rsidRPr="003E0E70">
        <w:rPr>
          <w:rStyle w:val="Hyperlink"/>
          <w:noProof/>
        </w:rPr>
        <w:t>Symbols</w:t>
      </w:r>
      <w:r>
        <w:rPr>
          <w:noProof/>
          <w:webHidden/>
        </w:rPr>
        <w:tab/>
        <w:t>45</w:t>
      </w:r>
    </w:p>
    <w:p w14:paraId="289F815B"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9-13.3.8</w:t>
      </w:r>
      <w:r w:rsidRPr="009A4AC0">
        <w:rPr>
          <w:rFonts w:ascii="Calibri" w:eastAsia="Times New Roman" w:hAnsi="Calibri"/>
          <w:noProof/>
          <w:sz w:val="22"/>
          <w:szCs w:val="22"/>
          <w:lang w:val="fr-FR" w:eastAsia="fr-FR"/>
        </w:rPr>
        <w:tab/>
      </w:r>
      <w:r w:rsidRPr="003E0E70">
        <w:rPr>
          <w:rStyle w:val="Hyperlink"/>
          <w:noProof/>
        </w:rPr>
        <w:t>StyleSheets</w:t>
      </w:r>
      <w:r>
        <w:rPr>
          <w:noProof/>
          <w:webHidden/>
        </w:rPr>
        <w:tab/>
        <w:t>45</w:t>
      </w:r>
    </w:p>
    <w:p w14:paraId="0A3256E7"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9-13.3.9</w:t>
      </w:r>
      <w:r w:rsidRPr="009A4AC0">
        <w:rPr>
          <w:rFonts w:ascii="Calibri" w:eastAsia="Times New Roman" w:hAnsi="Calibri"/>
          <w:noProof/>
          <w:sz w:val="22"/>
          <w:szCs w:val="22"/>
          <w:lang w:val="fr-FR" w:eastAsia="fr-FR"/>
        </w:rPr>
        <w:tab/>
      </w:r>
      <w:r w:rsidRPr="003E0E70">
        <w:rPr>
          <w:rStyle w:val="Hyperlink"/>
          <w:noProof/>
        </w:rPr>
        <w:t>LineStyles</w:t>
      </w:r>
      <w:r>
        <w:rPr>
          <w:noProof/>
          <w:webHidden/>
        </w:rPr>
        <w:tab/>
        <w:t>45</w:t>
      </w:r>
    </w:p>
    <w:p w14:paraId="483CA366"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9-13.3.10</w:t>
      </w:r>
      <w:r w:rsidRPr="009A4AC0">
        <w:rPr>
          <w:rFonts w:ascii="Calibri" w:eastAsia="Times New Roman" w:hAnsi="Calibri"/>
          <w:noProof/>
          <w:sz w:val="22"/>
          <w:szCs w:val="22"/>
          <w:lang w:val="fr-FR" w:eastAsia="fr-FR"/>
        </w:rPr>
        <w:tab/>
      </w:r>
      <w:r w:rsidRPr="003E0E70">
        <w:rPr>
          <w:rStyle w:val="Hyperlink"/>
          <w:noProof/>
        </w:rPr>
        <w:t>AreaFills</w:t>
      </w:r>
      <w:r>
        <w:rPr>
          <w:noProof/>
          <w:webHidden/>
        </w:rPr>
        <w:tab/>
        <w:t>45</w:t>
      </w:r>
    </w:p>
    <w:p w14:paraId="595564D5"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9-13.3.11</w:t>
      </w:r>
      <w:r w:rsidRPr="009A4AC0">
        <w:rPr>
          <w:rFonts w:ascii="Calibri" w:eastAsia="Times New Roman" w:hAnsi="Calibri"/>
          <w:noProof/>
          <w:sz w:val="22"/>
          <w:szCs w:val="22"/>
          <w:lang w:val="fr-FR" w:eastAsia="fr-FR"/>
        </w:rPr>
        <w:tab/>
      </w:r>
      <w:r w:rsidRPr="003E0E70">
        <w:rPr>
          <w:rStyle w:val="Hyperlink"/>
          <w:noProof/>
        </w:rPr>
        <w:t>Fonts</w:t>
      </w:r>
      <w:r>
        <w:rPr>
          <w:noProof/>
          <w:webHidden/>
        </w:rPr>
        <w:tab/>
        <w:t>45</w:t>
      </w:r>
    </w:p>
    <w:p w14:paraId="3C0A24FB"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9-13.3.12</w:t>
      </w:r>
      <w:r w:rsidRPr="009A4AC0">
        <w:rPr>
          <w:rFonts w:ascii="Calibri" w:eastAsia="Times New Roman" w:hAnsi="Calibri"/>
          <w:noProof/>
          <w:sz w:val="22"/>
          <w:szCs w:val="22"/>
          <w:lang w:val="fr-FR" w:eastAsia="fr-FR"/>
        </w:rPr>
        <w:tab/>
      </w:r>
      <w:r w:rsidRPr="003E0E70">
        <w:rPr>
          <w:rStyle w:val="Hyperlink"/>
          <w:noProof/>
        </w:rPr>
        <w:t>ViewingGroups</w:t>
      </w:r>
      <w:r>
        <w:rPr>
          <w:noProof/>
          <w:webHidden/>
        </w:rPr>
        <w:tab/>
        <w:t>45</w:t>
      </w:r>
    </w:p>
    <w:p w14:paraId="6C3996B6"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9-13.3.13</w:t>
      </w:r>
      <w:r w:rsidRPr="009A4AC0">
        <w:rPr>
          <w:rFonts w:ascii="Calibri" w:eastAsia="Times New Roman" w:hAnsi="Calibri"/>
          <w:noProof/>
          <w:sz w:val="22"/>
          <w:szCs w:val="22"/>
          <w:lang w:val="fr-FR" w:eastAsia="fr-FR"/>
        </w:rPr>
        <w:tab/>
      </w:r>
      <w:r w:rsidRPr="003E0E70">
        <w:rPr>
          <w:rStyle w:val="Hyperlink"/>
          <w:noProof/>
        </w:rPr>
        <w:t>ViewingGroup</w:t>
      </w:r>
      <w:r>
        <w:rPr>
          <w:noProof/>
          <w:webHidden/>
        </w:rPr>
        <w:tab/>
        <w:t>45</w:t>
      </w:r>
    </w:p>
    <w:p w14:paraId="7857A2AC"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9-13.3.14</w:t>
      </w:r>
      <w:r w:rsidRPr="009A4AC0">
        <w:rPr>
          <w:rFonts w:ascii="Calibri" w:eastAsia="Times New Roman" w:hAnsi="Calibri"/>
          <w:noProof/>
          <w:sz w:val="22"/>
          <w:szCs w:val="22"/>
          <w:lang w:val="fr-FR" w:eastAsia="fr-FR"/>
        </w:rPr>
        <w:tab/>
      </w:r>
      <w:r w:rsidRPr="003E0E70">
        <w:rPr>
          <w:rStyle w:val="Hyperlink"/>
          <w:noProof/>
        </w:rPr>
        <w:t>FoundationMode</w:t>
      </w:r>
      <w:r>
        <w:rPr>
          <w:noProof/>
          <w:webHidden/>
        </w:rPr>
        <w:tab/>
        <w:t>46</w:t>
      </w:r>
    </w:p>
    <w:p w14:paraId="5508A9AD"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9-13.3.15</w:t>
      </w:r>
      <w:r w:rsidRPr="009A4AC0">
        <w:rPr>
          <w:rFonts w:ascii="Calibri" w:eastAsia="Times New Roman" w:hAnsi="Calibri"/>
          <w:noProof/>
          <w:sz w:val="22"/>
          <w:szCs w:val="22"/>
          <w:lang w:val="fr-FR" w:eastAsia="fr-FR"/>
        </w:rPr>
        <w:tab/>
      </w:r>
      <w:r w:rsidRPr="003E0E70">
        <w:rPr>
          <w:rStyle w:val="Hyperlink"/>
          <w:noProof/>
        </w:rPr>
        <w:t>ViewingGroupLayers</w:t>
      </w:r>
      <w:r>
        <w:rPr>
          <w:noProof/>
          <w:webHidden/>
        </w:rPr>
        <w:tab/>
        <w:t>46</w:t>
      </w:r>
    </w:p>
    <w:p w14:paraId="4862422A"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9-13.3.16</w:t>
      </w:r>
      <w:r w:rsidRPr="009A4AC0">
        <w:rPr>
          <w:rFonts w:ascii="Calibri" w:eastAsia="Times New Roman" w:hAnsi="Calibri"/>
          <w:noProof/>
          <w:sz w:val="22"/>
          <w:szCs w:val="22"/>
          <w:lang w:val="fr-FR" w:eastAsia="fr-FR"/>
        </w:rPr>
        <w:tab/>
      </w:r>
      <w:r w:rsidRPr="003E0E70">
        <w:rPr>
          <w:rStyle w:val="Hyperlink"/>
          <w:noProof/>
        </w:rPr>
        <w:t>ViewingGroupLayer</w:t>
      </w:r>
      <w:r>
        <w:rPr>
          <w:noProof/>
          <w:webHidden/>
        </w:rPr>
        <w:tab/>
        <w:t>46</w:t>
      </w:r>
    </w:p>
    <w:p w14:paraId="7C9129C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9-13.3.17</w:t>
      </w:r>
      <w:r w:rsidRPr="009A4AC0">
        <w:rPr>
          <w:rFonts w:ascii="Calibri" w:eastAsia="Times New Roman" w:hAnsi="Calibri"/>
          <w:noProof/>
          <w:sz w:val="22"/>
          <w:szCs w:val="22"/>
          <w:lang w:val="fr-FR" w:eastAsia="fr-FR"/>
        </w:rPr>
        <w:tab/>
      </w:r>
      <w:r w:rsidRPr="003E0E70">
        <w:rPr>
          <w:rStyle w:val="Hyperlink"/>
          <w:noProof/>
        </w:rPr>
        <w:t>DisplayModes</w:t>
      </w:r>
      <w:r>
        <w:rPr>
          <w:noProof/>
          <w:webHidden/>
        </w:rPr>
        <w:tab/>
        <w:t>46</w:t>
      </w:r>
    </w:p>
    <w:p w14:paraId="67FDE14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9-13.3.18</w:t>
      </w:r>
      <w:r w:rsidRPr="009A4AC0">
        <w:rPr>
          <w:rFonts w:ascii="Calibri" w:eastAsia="Times New Roman" w:hAnsi="Calibri"/>
          <w:noProof/>
          <w:sz w:val="22"/>
          <w:szCs w:val="22"/>
          <w:lang w:val="fr-FR" w:eastAsia="fr-FR"/>
        </w:rPr>
        <w:tab/>
      </w:r>
      <w:r w:rsidRPr="003E0E70">
        <w:rPr>
          <w:rStyle w:val="Hyperlink"/>
          <w:noProof/>
        </w:rPr>
        <w:t>DisplayMode</w:t>
      </w:r>
      <w:r>
        <w:rPr>
          <w:noProof/>
          <w:webHidden/>
        </w:rPr>
        <w:tab/>
        <w:t>46</w:t>
      </w:r>
    </w:p>
    <w:p w14:paraId="11B792F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9-13.3.19</w:t>
      </w:r>
      <w:r w:rsidRPr="009A4AC0">
        <w:rPr>
          <w:rFonts w:ascii="Calibri" w:eastAsia="Times New Roman" w:hAnsi="Calibri"/>
          <w:noProof/>
          <w:sz w:val="22"/>
          <w:szCs w:val="22"/>
          <w:lang w:val="fr-FR" w:eastAsia="fr-FR"/>
        </w:rPr>
        <w:tab/>
      </w:r>
      <w:r w:rsidRPr="003E0E70">
        <w:rPr>
          <w:rStyle w:val="Hyperlink"/>
          <w:noProof/>
        </w:rPr>
        <w:t>DisplayPlanes</w:t>
      </w:r>
      <w:r>
        <w:rPr>
          <w:noProof/>
          <w:webHidden/>
        </w:rPr>
        <w:tab/>
        <w:t>46</w:t>
      </w:r>
    </w:p>
    <w:p w14:paraId="4A8D0BF4"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9-13.3.20</w:t>
      </w:r>
      <w:r w:rsidRPr="009A4AC0">
        <w:rPr>
          <w:rFonts w:ascii="Calibri" w:eastAsia="Times New Roman" w:hAnsi="Calibri"/>
          <w:noProof/>
          <w:sz w:val="22"/>
          <w:szCs w:val="22"/>
          <w:lang w:val="fr-FR" w:eastAsia="fr-FR"/>
        </w:rPr>
        <w:tab/>
      </w:r>
      <w:r w:rsidRPr="003E0E70">
        <w:rPr>
          <w:rStyle w:val="Hyperlink"/>
          <w:noProof/>
        </w:rPr>
        <w:t>DisplayPlane</w:t>
      </w:r>
      <w:r>
        <w:rPr>
          <w:noProof/>
          <w:webHidden/>
        </w:rPr>
        <w:tab/>
        <w:t>46</w:t>
      </w:r>
    </w:p>
    <w:p w14:paraId="201078C4"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9-13.3.21</w:t>
      </w:r>
      <w:r w:rsidRPr="009A4AC0">
        <w:rPr>
          <w:rFonts w:ascii="Calibri" w:eastAsia="Times New Roman" w:hAnsi="Calibri"/>
          <w:noProof/>
          <w:sz w:val="22"/>
          <w:szCs w:val="22"/>
          <w:lang w:val="fr-FR" w:eastAsia="fr-FR"/>
        </w:rPr>
        <w:tab/>
      </w:r>
      <w:r w:rsidRPr="003E0E70">
        <w:rPr>
          <w:rStyle w:val="Hyperlink"/>
          <w:noProof/>
        </w:rPr>
        <w:t>Context</w:t>
      </w:r>
      <w:r>
        <w:rPr>
          <w:noProof/>
          <w:webHidden/>
        </w:rPr>
        <w:tab/>
        <w:t>47</w:t>
      </w:r>
    </w:p>
    <w:p w14:paraId="32F5CAF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9-13.3.22</w:t>
      </w:r>
      <w:r w:rsidRPr="009A4AC0">
        <w:rPr>
          <w:rFonts w:ascii="Calibri" w:eastAsia="Times New Roman" w:hAnsi="Calibri"/>
          <w:noProof/>
          <w:sz w:val="22"/>
          <w:szCs w:val="22"/>
          <w:lang w:val="fr-FR" w:eastAsia="fr-FR"/>
        </w:rPr>
        <w:tab/>
      </w:r>
      <w:r w:rsidRPr="003E0E70">
        <w:rPr>
          <w:rStyle w:val="Hyperlink"/>
          <w:noProof/>
        </w:rPr>
        <w:t>ContextParameter</w:t>
      </w:r>
      <w:r>
        <w:rPr>
          <w:noProof/>
          <w:webHidden/>
        </w:rPr>
        <w:tab/>
        <w:t>47</w:t>
      </w:r>
    </w:p>
    <w:p w14:paraId="1A788F25"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9-13.3.23</w:t>
      </w:r>
      <w:r w:rsidRPr="009A4AC0">
        <w:rPr>
          <w:rFonts w:ascii="Calibri" w:eastAsia="Times New Roman" w:hAnsi="Calibri"/>
          <w:noProof/>
          <w:sz w:val="22"/>
          <w:szCs w:val="22"/>
          <w:lang w:val="fr-FR" w:eastAsia="fr-FR"/>
        </w:rPr>
        <w:tab/>
      </w:r>
      <w:r w:rsidRPr="003E0E70">
        <w:rPr>
          <w:rStyle w:val="Hyperlink"/>
          <w:noProof/>
        </w:rPr>
        <w:t>Rules</w:t>
      </w:r>
      <w:r>
        <w:rPr>
          <w:noProof/>
          <w:webHidden/>
        </w:rPr>
        <w:tab/>
        <w:t>47</w:t>
      </w:r>
    </w:p>
    <w:p w14:paraId="1E184C5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9-13.3.24</w:t>
      </w:r>
      <w:r w:rsidRPr="009A4AC0">
        <w:rPr>
          <w:rFonts w:ascii="Calibri" w:eastAsia="Times New Roman" w:hAnsi="Calibri"/>
          <w:noProof/>
          <w:sz w:val="22"/>
          <w:szCs w:val="22"/>
          <w:lang w:val="fr-FR" w:eastAsia="fr-FR"/>
        </w:rPr>
        <w:tab/>
      </w:r>
      <w:r w:rsidRPr="003E0E70">
        <w:rPr>
          <w:rStyle w:val="Hyperlink"/>
          <w:noProof/>
        </w:rPr>
        <w:t>RuleFile</w:t>
      </w:r>
      <w:r>
        <w:rPr>
          <w:noProof/>
          <w:webHidden/>
        </w:rPr>
        <w:tab/>
        <w:t>47</w:t>
      </w:r>
    </w:p>
    <w:p w14:paraId="25368865"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9-13.3.25</w:t>
      </w:r>
      <w:r w:rsidRPr="009A4AC0">
        <w:rPr>
          <w:rFonts w:ascii="Calibri" w:eastAsia="Times New Roman" w:hAnsi="Calibri"/>
          <w:noProof/>
          <w:sz w:val="22"/>
          <w:szCs w:val="22"/>
          <w:lang w:val="fr-FR" w:eastAsia="fr-FR"/>
        </w:rPr>
        <w:tab/>
      </w:r>
      <w:r w:rsidRPr="003E0E70">
        <w:rPr>
          <w:rStyle w:val="Hyperlink"/>
          <w:noProof/>
        </w:rPr>
        <w:t>ParameterType</w:t>
      </w:r>
      <w:r>
        <w:rPr>
          <w:noProof/>
          <w:webHidden/>
        </w:rPr>
        <w:tab/>
        <w:t>47</w:t>
      </w:r>
    </w:p>
    <w:p w14:paraId="381B40CA"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9-13.3.26</w:t>
      </w:r>
      <w:r w:rsidRPr="009A4AC0">
        <w:rPr>
          <w:rFonts w:ascii="Calibri" w:eastAsia="Times New Roman" w:hAnsi="Calibri"/>
          <w:noProof/>
          <w:sz w:val="22"/>
          <w:szCs w:val="22"/>
          <w:lang w:val="fr-FR" w:eastAsia="fr-FR"/>
        </w:rPr>
        <w:tab/>
      </w:r>
      <w:r w:rsidRPr="003E0E70">
        <w:rPr>
          <w:rStyle w:val="Hyperlink"/>
          <w:noProof/>
        </w:rPr>
        <w:t>FileFormat</w:t>
      </w:r>
      <w:r>
        <w:rPr>
          <w:noProof/>
          <w:webHidden/>
        </w:rPr>
        <w:tab/>
        <w:t>47</w:t>
      </w:r>
    </w:p>
    <w:p w14:paraId="089164C5"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9-13.3.27</w:t>
      </w:r>
      <w:r w:rsidRPr="009A4AC0">
        <w:rPr>
          <w:rFonts w:ascii="Calibri" w:eastAsia="Times New Roman" w:hAnsi="Calibri"/>
          <w:noProof/>
          <w:sz w:val="22"/>
          <w:szCs w:val="22"/>
          <w:lang w:val="fr-FR" w:eastAsia="fr-FR"/>
        </w:rPr>
        <w:tab/>
      </w:r>
      <w:r w:rsidRPr="003E0E70">
        <w:rPr>
          <w:rStyle w:val="Hyperlink"/>
          <w:noProof/>
        </w:rPr>
        <w:t>FileType</w:t>
      </w:r>
      <w:r>
        <w:rPr>
          <w:noProof/>
          <w:webHidden/>
        </w:rPr>
        <w:tab/>
        <w:t>48</w:t>
      </w:r>
    </w:p>
    <w:p w14:paraId="4CD395C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9-13.3.28</w:t>
      </w:r>
      <w:r w:rsidRPr="009A4AC0">
        <w:rPr>
          <w:rFonts w:ascii="Calibri" w:eastAsia="Times New Roman" w:hAnsi="Calibri"/>
          <w:noProof/>
          <w:sz w:val="22"/>
          <w:szCs w:val="22"/>
          <w:lang w:val="fr-FR" w:eastAsia="fr-FR"/>
        </w:rPr>
        <w:tab/>
      </w:r>
      <w:r w:rsidRPr="003E0E70">
        <w:rPr>
          <w:rStyle w:val="Hyperlink"/>
          <w:noProof/>
        </w:rPr>
        <w:t>RuleType</w:t>
      </w:r>
      <w:r>
        <w:rPr>
          <w:noProof/>
          <w:webHidden/>
        </w:rPr>
        <w:tab/>
        <w:t>48</w:t>
      </w:r>
    </w:p>
    <w:p w14:paraId="6C270189"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9-13.4</w:t>
      </w:r>
      <w:r w:rsidRPr="009A4AC0">
        <w:rPr>
          <w:rFonts w:ascii="Calibri" w:eastAsia="Times New Roman" w:hAnsi="Calibri"/>
          <w:noProof/>
          <w:sz w:val="22"/>
          <w:szCs w:val="22"/>
          <w:lang w:val="fr-FR" w:eastAsia="fr-FR"/>
        </w:rPr>
        <w:tab/>
      </w:r>
      <w:r w:rsidRPr="003E0E70">
        <w:rPr>
          <w:rStyle w:val="Hyperlink"/>
          <w:noProof/>
        </w:rPr>
        <w:t>Schema for pixmap files</w:t>
      </w:r>
      <w:r>
        <w:rPr>
          <w:noProof/>
          <w:webHidden/>
        </w:rPr>
        <w:tab/>
        <w:t>48</w:t>
      </w:r>
    </w:p>
    <w:p w14:paraId="2F72CEB8"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rPr>
        <w:t>Appendix 9-A XML Schemas (normative)</w:t>
      </w:r>
      <w:r>
        <w:rPr>
          <w:webHidden/>
        </w:rPr>
        <w:tab/>
        <w:t>53</w:t>
      </w:r>
    </w:p>
    <w:p w14:paraId="62713CB0"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9-A-1</w:t>
      </w:r>
      <w:r w:rsidRPr="009A4AC0">
        <w:rPr>
          <w:rFonts w:ascii="Calibri" w:eastAsia="Times New Roman" w:hAnsi="Calibri"/>
          <w:noProof/>
          <w:sz w:val="22"/>
          <w:szCs w:val="22"/>
          <w:lang w:val="fr-FR" w:eastAsia="fr-FR"/>
        </w:rPr>
        <w:tab/>
      </w:r>
      <w:r w:rsidRPr="003E0E70">
        <w:rPr>
          <w:rStyle w:val="Hyperlink"/>
          <w:noProof/>
        </w:rPr>
        <w:t>Input Schema</w:t>
      </w:r>
      <w:r>
        <w:rPr>
          <w:noProof/>
          <w:webHidden/>
        </w:rPr>
        <w:tab/>
        <w:t>53</w:t>
      </w:r>
    </w:p>
    <w:p w14:paraId="2D320F98"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9-A-2</w:t>
      </w:r>
      <w:r w:rsidRPr="009A4AC0">
        <w:rPr>
          <w:rFonts w:ascii="Calibri" w:eastAsia="Times New Roman" w:hAnsi="Calibri"/>
          <w:noProof/>
          <w:sz w:val="22"/>
          <w:szCs w:val="22"/>
          <w:lang w:val="fr-FR" w:eastAsia="fr-FR"/>
        </w:rPr>
        <w:tab/>
      </w:r>
      <w:r w:rsidRPr="003E0E70">
        <w:rPr>
          <w:rStyle w:val="Hyperlink"/>
          <w:noProof/>
        </w:rPr>
        <w:t>Symbol Definition Schema</w:t>
      </w:r>
      <w:r>
        <w:rPr>
          <w:noProof/>
          <w:webHidden/>
        </w:rPr>
        <w:tab/>
        <w:t>57</w:t>
      </w:r>
    </w:p>
    <w:p w14:paraId="748D0405"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9-A-2-1</w:t>
      </w:r>
      <w:r w:rsidRPr="009A4AC0">
        <w:rPr>
          <w:rFonts w:ascii="Calibri" w:eastAsia="Times New Roman" w:hAnsi="Calibri"/>
          <w:noProof/>
          <w:sz w:val="22"/>
          <w:szCs w:val="22"/>
          <w:lang w:val="fr-FR" w:eastAsia="fr-FR"/>
        </w:rPr>
        <w:tab/>
      </w:r>
      <w:r w:rsidRPr="003E0E70">
        <w:rPr>
          <w:rStyle w:val="Hyperlink"/>
          <w:noProof/>
        </w:rPr>
        <w:t>S-100 Conceptual Schema Language Schema</w:t>
      </w:r>
      <w:r>
        <w:rPr>
          <w:noProof/>
          <w:webHidden/>
        </w:rPr>
        <w:tab/>
        <w:t>68</w:t>
      </w:r>
    </w:p>
    <w:p w14:paraId="60E030CC"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9-A-3</w:t>
      </w:r>
      <w:r w:rsidRPr="009A4AC0">
        <w:rPr>
          <w:rFonts w:ascii="Calibri" w:eastAsia="Times New Roman" w:hAnsi="Calibri"/>
          <w:noProof/>
          <w:sz w:val="22"/>
          <w:szCs w:val="22"/>
          <w:lang w:val="fr-FR" w:eastAsia="fr-FR"/>
        </w:rPr>
        <w:tab/>
      </w:r>
      <w:r w:rsidRPr="003E0E70">
        <w:rPr>
          <w:rStyle w:val="Hyperlink"/>
          <w:noProof/>
        </w:rPr>
        <w:t>Presentation Schema</w:t>
      </w:r>
      <w:r>
        <w:rPr>
          <w:noProof/>
          <w:webHidden/>
        </w:rPr>
        <w:tab/>
        <w:t>69</w:t>
      </w:r>
    </w:p>
    <w:p w14:paraId="13BCDB0D"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9-A-4</w:t>
      </w:r>
      <w:r w:rsidRPr="009A4AC0">
        <w:rPr>
          <w:rFonts w:ascii="Calibri" w:eastAsia="Times New Roman" w:hAnsi="Calibri"/>
          <w:noProof/>
          <w:sz w:val="22"/>
          <w:szCs w:val="22"/>
          <w:lang w:val="fr-FR" w:eastAsia="fr-FR"/>
        </w:rPr>
        <w:tab/>
      </w:r>
      <w:r w:rsidRPr="003E0E70">
        <w:rPr>
          <w:rStyle w:val="Hyperlink"/>
          <w:noProof/>
        </w:rPr>
        <w:t>Example Result Display List</w:t>
      </w:r>
      <w:r>
        <w:rPr>
          <w:noProof/>
          <w:webHidden/>
        </w:rPr>
        <w:tab/>
        <w:t>72</w:t>
      </w:r>
    </w:p>
    <w:p w14:paraId="4F2C4C80"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9-A-5</w:t>
      </w:r>
      <w:r w:rsidRPr="009A4AC0">
        <w:rPr>
          <w:rFonts w:ascii="Calibri" w:eastAsia="Times New Roman" w:hAnsi="Calibri"/>
          <w:noProof/>
          <w:sz w:val="22"/>
          <w:szCs w:val="22"/>
          <w:lang w:val="fr-FR" w:eastAsia="fr-FR"/>
        </w:rPr>
        <w:tab/>
      </w:r>
      <w:r w:rsidRPr="003E0E70">
        <w:rPr>
          <w:rStyle w:val="Hyperlink"/>
          <w:noProof/>
          <w:lang w:val="fr-FR"/>
        </w:rPr>
        <w:t>Portrayal Catalogue Schema</w:t>
      </w:r>
      <w:r>
        <w:rPr>
          <w:noProof/>
          <w:webHidden/>
        </w:rPr>
        <w:tab/>
        <w:t>78</w:t>
      </w:r>
    </w:p>
    <w:p w14:paraId="717FAEFA"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9-A-6</w:t>
      </w:r>
      <w:r w:rsidRPr="009A4AC0">
        <w:rPr>
          <w:rFonts w:ascii="Calibri" w:eastAsia="Times New Roman" w:hAnsi="Calibri"/>
          <w:noProof/>
          <w:sz w:val="22"/>
          <w:szCs w:val="22"/>
          <w:lang w:val="fr-FR" w:eastAsia="fr-FR"/>
        </w:rPr>
        <w:tab/>
      </w:r>
      <w:r w:rsidRPr="003E0E70">
        <w:rPr>
          <w:rStyle w:val="Hyperlink"/>
          <w:noProof/>
        </w:rPr>
        <w:t>S-100 Color Profile</w:t>
      </w:r>
      <w:r>
        <w:rPr>
          <w:noProof/>
          <w:webHidden/>
        </w:rPr>
        <w:tab/>
        <w:t>83</w:t>
      </w:r>
    </w:p>
    <w:p w14:paraId="4A689CEA"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9-A-7</w:t>
      </w:r>
      <w:r w:rsidRPr="009A4AC0">
        <w:rPr>
          <w:rFonts w:ascii="Calibri" w:eastAsia="Times New Roman" w:hAnsi="Calibri"/>
          <w:noProof/>
          <w:sz w:val="22"/>
          <w:szCs w:val="22"/>
          <w:lang w:val="fr-FR" w:eastAsia="fr-FR"/>
        </w:rPr>
        <w:tab/>
      </w:r>
      <w:r w:rsidRPr="003E0E70">
        <w:rPr>
          <w:rStyle w:val="Hyperlink"/>
          <w:noProof/>
        </w:rPr>
        <w:t>Sample Colour Profile</w:t>
      </w:r>
      <w:r>
        <w:rPr>
          <w:noProof/>
          <w:webHidden/>
        </w:rPr>
        <w:tab/>
        <w:t>85</w:t>
      </w:r>
    </w:p>
    <w:p w14:paraId="2A588CA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9-A-7-1</w:t>
      </w:r>
      <w:r w:rsidRPr="009A4AC0">
        <w:rPr>
          <w:rFonts w:ascii="Calibri" w:eastAsia="Times New Roman" w:hAnsi="Calibri"/>
          <w:noProof/>
          <w:sz w:val="22"/>
          <w:szCs w:val="22"/>
          <w:lang w:val="fr-FR" w:eastAsia="fr-FR"/>
        </w:rPr>
        <w:tab/>
      </w:r>
      <w:r w:rsidRPr="003E0E70">
        <w:rPr>
          <w:rStyle w:val="Hyperlink"/>
          <w:noProof/>
        </w:rPr>
        <w:t>S-100 Line Style</w:t>
      </w:r>
      <w:r>
        <w:rPr>
          <w:noProof/>
          <w:webHidden/>
        </w:rPr>
        <w:tab/>
        <w:t>87</w:t>
      </w:r>
    </w:p>
    <w:p w14:paraId="2218E618"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rPr>
        <w:t>Appendix 9-B XML Schemas (informative)</w:t>
      </w:r>
      <w:r>
        <w:rPr>
          <w:webHidden/>
        </w:rPr>
        <w:tab/>
        <w:t>93</w:t>
      </w:r>
    </w:p>
    <w:p w14:paraId="303FF120"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9-B-1</w:t>
      </w:r>
      <w:r w:rsidRPr="009A4AC0">
        <w:rPr>
          <w:rFonts w:ascii="Calibri" w:eastAsia="Times New Roman" w:hAnsi="Calibri"/>
          <w:noProof/>
          <w:sz w:val="22"/>
          <w:szCs w:val="22"/>
          <w:lang w:val="fr-FR" w:eastAsia="fr-FR"/>
        </w:rPr>
        <w:tab/>
      </w:r>
      <w:r w:rsidRPr="003E0E70">
        <w:rPr>
          <w:rStyle w:val="Hyperlink"/>
          <w:noProof/>
        </w:rPr>
        <w:t>Preface</w:t>
      </w:r>
      <w:r>
        <w:rPr>
          <w:noProof/>
          <w:webHidden/>
        </w:rPr>
        <w:tab/>
        <w:t>93</w:t>
      </w:r>
    </w:p>
    <w:p w14:paraId="20121A44"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9-B-2</w:t>
      </w:r>
      <w:r w:rsidRPr="009A4AC0">
        <w:rPr>
          <w:rFonts w:ascii="Calibri" w:eastAsia="Times New Roman" w:hAnsi="Calibri"/>
          <w:noProof/>
          <w:sz w:val="22"/>
          <w:szCs w:val="22"/>
          <w:lang w:val="fr-FR" w:eastAsia="fr-FR"/>
        </w:rPr>
        <w:tab/>
      </w:r>
      <w:r w:rsidRPr="003E0E70">
        <w:rPr>
          <w:rStyle w:val="Hyperlink"/>
          <w:noProof/>
        </w:rPr>
        <w:t>Importing the base schema</w:t>
      </w:r>
      <w:r>
        <w:rPr>
          <w:noProof/>
          <w:webHidden/>
        </w:rPr>
        <w:tab/>
        <w:t>93</w:t>
      </w:r>
    </w:p>
    <w:p w14:paraId="71865AAC"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9-B-3</w:t>
      </w:r>
      <w:r w:rsidRPr="009A4AC0">
        <w:rPr>
          <w:rFonts w:ascii="Calibri" w:eastAsia="Times New Roman" w:hAnsi="Calibri"/>
          <w:noProof/>
          <w:sz w:val="22"/>
          <w:szCs w:val="22"/>
          <w:lang w:val="fr-FR" w:eastAsia="fr-FR"/>
        </w:rPr>
        <w:tab/>
      </w:r>
      <w:r w:rsidRPr="003E0E70">
        <w:rPr>
          <w:rStyle w:val="Hyperlink"/>
          <w:noProof/>
        </w:rPr>
        <w:t>Spatial Objects</w:t>
      </w:r>
      <w:r>
        <w:rPr>
          <w:noProof/>
          <w:webHidden/>
        </w:rPr>
        <w:tab/>
        <w:t>93</w:t>
      </w:r>
    </w:p>
    <w:p w14:paraId="4A516C9F"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9-B-4</w:t>
      </w:r>
      <w:r w:rsidRPr="009A4AC0">
        <w:rPr>
          <w:rFonts w:ascii="Calibri" w:eastAsia="Times New Roman" w:hAnsi="Calibri"/>
          <w:noProof/>
          <w:sz w:val="22"/>
          <w:szCs w:val="22"/>
          <w:lang w:val="fr-FR" w:eastAsia="fr-FR"/>
        </w:rPr>
        <w:tab/>
      </w:r>
      <w:r w:rsidRPr="003E0E70">
        <w:rPr>
          <w:rStyle w:val="Hyperlink"/>
          <w:noProof/>
        </w:rPr>
        <w:t>Information types and feature types</w:t>
      </w:r>
      <w:r>
        <w:rPr>
          <w:noProof/>
          <w:webHidden/>
        </w:rPr>
        <w:tab/>
        <w:t>93</w:t>
      </w:r>
    </w:p>
    <w:p w14:paraId="30C0FE95"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9-B-5</w:t>
      </w:r>
      <w:r w:rsidRPr="009A4AC0">
        <w:rPr>
          <w:rFonts w:ascii="Calibri" w:eastAsia="Times New Roman" w:hAnsi="Calibri"/>
          <w:noProof/>
          <w:sz w:val="22"/>
          <w:szCs w:val="22"/>
          <w:lang w:val="fr-FR" w:eastAsia="fr-FR"/>
        </w:rPr>
        <w:tab/>
      </w:r>
      <w:r w:rsidRPr="003E0E70">
        <w:rPr>
          <w:rStyle w:val="Hyperlink"/>
          <w:noProof/>
        </w:rPr>
        <w:t>Associations</w:t>
      </w:r>
      <w:r>
        <w:rPr>
          <w:noProof/>
          <w:webHidden/>
        </w:rPr>
        <w:tab/>
        <w:t>95</w:t>
      </w:r>
    </w:p>
    <w:p w14:paraId="76F36667"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9-B-6</w:t>
      </w:r>
      <w:r w:rsidRPr="009A4AC0">
        <w:rPr>
          <w:rFonts w:ascii="Calibri" w:eastAsia="Times New Roman" w:hAnsi="Calibri"/>
          <w:noProof/>
          <w:sz w:val="22"/>
          <w:szCs w:val="22"/>
          <w:lang w:val="fr-FR" w:eastAsia="fr-FR"/>
        </w:rPr>
        <w:tab/>
      </w:r>
      <w:r w:rsidRPr="003E0E70">
        <w:rPr>
          <w:rStyle w:val="Hyperlink"/>
          <w:noProof/>
        </w:rPr>
        <w:t>Complex attributes</w:t>
      </w:r>
      <w:r>
        <w:rPr>
          <w:noProof/>
          <w:webHidden/>
        </w:rPr>
        <w:tab/>
        <w:t>95</w:t>
      </w:r>
    </w:p>
    <w:p w14:paraId="72AC7A2C"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9-B-7</w:t>
      </w:r>
      <w:r w:rsidRPr="009A4AC0">
        <w:rPr>
          <w:rFonts w:ascii="Calibri" w:eastAsia="Times New Roman" w:hAnsi="Calibri"/>
          <w:noProof/>
          <w:sz w:val="22"/>
          <w:szCs w:val="22"/>
          <w:lang w:val="fr-FR" w:eastAsia="fr-FR"/>
        </w:rPr>
        <w:tab/>
      </w:r>
      <w:r w:rsidRPr="003E0E70">
        <w:rPr>
          <w:rStyle w:val="Hyperlink"/>
          <w:noProof/>
        </w:rPr>
        <w:t>Sample S-101 Product Input Schema</w:t>
      </w:r>
      <w:r>
        <w:rPr>
          <w:noProof/>
          <w:webHidden/>
        </w:rPr>
        <w:tab/>
        <w:t>96</w:t>
      </w:r>
    </w:p>
    <w:p w14:paraId="5DD7D475"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9-B-8</w:t>
      </w:r>
      <w:r w:rsidRPr="009A4AC0">
        <w:rPr>
          <w:rFonts w:ascii="Calibri" w:eastAsia="Times New Roman" w:hAnsi="Calibri"/>
          <w:noProof/>
          <w:sz w:val="22"/>
          <w:szCs w:val="22"/>
          <w:lang w:val="fr-FR" w:eastAsia="fr-FR"/>
        </w:rPr>
        <w:tab/>
      </w:r>
      <w:r w:rsidRPr="003E0E70">
        <w:rPr>
          <w:rStyle w:val="Hyperlink"/>
          <w:noProof/>
        </w:rPr>
        <w:t>Example Product Input Dataset</w:t>
      </w:r>
      <w:r>
        <w:rPr>
          <w:noProof/>
          <w:webHidden/>
        </w:rPr>
        <w:tab/>
        <w:t>101</w:t>
      </w:r>
    </w:p>
    <w:p w14:paraId="3BFE6AB0" w14:textId="77777777" w:rsidR="00717026" w:rsidRPr="009A4AC0" w:rsidRDefault="00717026" w:rsidP="004E1D86">
      <w:pPr>
        <w:pStyle w:val="TOC1"/>
        <w:rPr>
          <w:rFonts w:ascii="Calibri" w:eastAsia="Times New Roman" w:hAnsi="Calibri"/>
          <w:sz w:val="22"/>
          <w:szCs w:val="22"/>
          <w:lang w:val="fr-FR" w:eastAsia="fr-FR"/>
        </w:rPr>
      </w:pPr>
      <w:r w:rsidRPr="003E0E70">
        <w:rPr>
          <w:rStyle w:val="Hyperlink"/>
          <w:lang w:val="fr-FR"/>
        </w:rPr>
        <w:t>Appendix 9-C SVG Profile (normative)</w:t>
      </w:r>
      <w:r>
        <w:rPr>
          <w:webHidden/>
        </w:rPr>
        <w:tab/>
        <w:t>107</w:t>
      </w:r>
    </w:p>
    <w:p w14:paraId="2A4FC824"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9-C-1</w:t>
      </w:r>
      <w:r w:rsidRPr="009A4AC0">
        <w:rPr>
          <w:rFonts w:ascii="Calibri" w:eastAsia="Times New Roman" w:hAnsi="Calibri"/>
          <w:noProof/>
          <w:sz w:val="22"/>
          <w:szCs w:val="22"/>
          <w:lang w:val="fr-FR" w:eastAsia="fr-FR"/>
        </w:rPr>
        <w:tab/>
      </w:r>
      <w:r w:rsidRPr="003E0E70">
        <w:rPr>
          <w:rStyle w:val="Hyperlink"/>
          <w:noProof/>
        </w:rPr>
        <w:t>Introduction</w:t>
      </w:r>
      <w:r>
        <w:rPr>
          <w:noProof/>
          <w:webHidden/>
        </w:rPr>
        <w:tab/>
        <w:t>107</w:t>
      </w:r>
    </w:p>
    <w:p w14:paraId="51BDDDA0"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9-C-2</w:t>
      </w:r>
      <w:r w:rsidRPr="009A4AC0">
        <w:rPr>
          <w:rFonts w:ascii="Calibri" w:eastAsia="Times New Roman" w:hAnsi="Calibri"/>
          <w:noProof/>
          <w:sz w:val="22"/>
          <w:szCs w:val="22"/>
          <w:lang w:val="fr-FR" w:eastAsia="fr-FR"/>
        </w:rPr>
        <w:tab/>
      </w:r>
      <w:r w:rsidRPr="003E0E70">
        <w:rPr>
          <w:rStyle w:val="Hyperlink"/>
          <w:noProof/>
        </w:rPr>
        <w:t>Top Level SVG</w:t>
      </w:r>
      <w:r>
        <w:rPr>
          <w:noProof/>
          <w:webHidden/>
        </w:rPr>
        <w:tab/>
        <w:t>107</w:t>
      </w:r>
    </w:p>
    <w:p w14:paraId="7BEC2713"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9-C-2-1</w:t>
      </w:r>
      <w:r w:rsidRPr="009A4AC0">
        <w:rPr>
          <w:rFonts w:ascii="Calibri" w:eastAsia="Times New Roman" w:hAnsi="Calibri"/>
          <w:noProof/>
          <w:sz w:val="22"/>
          <w:szCs w:val="22"/>
          <w:lang w:val="fr-FR" w:eastAsia="fr-FR"/>
        </w:rPr>
        <w:tab/>
      </w:r>
      <w:r w:rsidRPr="003E0E70">
        <w:rPr>
          <w:rStyle w:val="Hyperlink"/>
          <w:noProof/>
        </w:rPr>
        <w:t>Coordinate System</w:t>
      </w:r>
      <w:r>
        <w:rPr>
          <w:noProof/>
          <w:webHidden/>
        </w:rPr>
        <w:tab/>
        <w:t>107</w:t>
      </w:r>
    </w:p>
    <w:p w14:paraId="2DA40FF2"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9-C-2-2</w:t>
      </w:r>
      <w:r w:rsidRPr="009A4AC0">
        <w:rPr>
          <w:rFonts w:ascii="Calibri" w:eastAsia="Times New Roman" w:hAnsi="Calibri"/>
          <w:noProof/>
          <w:sz w:val="22"/>
          <w:szCs w:val="22"/>
          <w:lang w:val="fr-FR" w:eastAsia="fr-FR"/>
        </w:rPr>
        <w:tab/>
      </w:r>
      <w:r w:rsidRPr="003E0E70">
        <w:rPr>
          <w:rStyle w:val="Hyperlink"/>
          <w:noProof/>
        </w:rPr>
        <w:t>Title</w:t>
      </w:r>
      <w:r>
        <w:rPr>
          <w:noProof/>
          <w:webHidden/>
        </w:rPr>
        <w:tab/>
        <w:t>107</w:t>
      </w:r>
    </w:p>
    <w:p w14:paraId="0A047D20"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9-C-2-3</w:t>
      </w:r>
      <w:r w:rsidRPr="009A4AC0">
        <w:rPr>
          <w:rFonts w:ascii="Calibri" w:eastAsia="Times New Roman" w:hAnsi="Calibri"/>
          <w:noProof/>
          <w:sz w:val="22"/>
          <w:szCs w:val="22"/>
          <w:lang w:val="fr-FR" w:eastAsia="fr-FR"/>
        </w:rPr>
        <w:tab/>
      </w:r>
      <w:r w:rsidRPr="003E0E70">
        <w:rPr>
          <w:rStyle w:val="Hyperlink"/>
          <w:noProof/>
        </w:rPr>
        <w:t>Description</w:t>
      </w:r>
      <w:r>
        <w:rPr>
          <w:noProof/>
          <w:webHidden/>
        </w:rPr>
        <w:tab/>
        <w:t>107</w:t>
      </w:r>
    </w:p>
    <w:p w14:paraId="6940EFAB"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9-C-2-4</w:t>
      </w:r>
      <w:r w:rsidRPr="009A4AC0">
        <w:rPr>
          <w:rFonts w:ascii="Calibri" w:eastAsia="Times New Roman" w:hAnsi="Calibri"/>
          <w:noProof/>
          <w:sz w:val="22"/>
          <w:szCs w:val="22"/>
          <w:lang w:val="fr-FR" w:eastAsia="fr-FR"/>
        </w:rPr>
        <w:tab/>
      </w:r>
      <w:r w:rsidRPr="003E0E70">
        <w:rPr>
          <w:rStyle w:val="Hyperlink"/>
          <w:noProof/>
        </w:rPr>
        <w:t>Metadata</w:t>
      </w:r>
      <w:r>
        <w:rPr>
          <w:noProof/>
          <w:webHidden/>
        </w:rPr>
        <w:tab/>
        <w:t>107</w:t>
      </w:r>
    </w:p>
    <w:p w14:paraId="7B37520D" w14:textId="77777777" w:rsidR="00717026" w:rsidRPr="009A4AC0" w:rsidRDefault="00717026" w:rsidP="004E1D86">
      <w:pPr>
        <w:pStyle w:val="TOC2"/>
        <w:rPr>
          <w:rFonts w:ascii="Calibri" w:eastAsia="Times New Roman" w:hAnsi="Calibri"/>
          <w:noProof/>
          <w:sz w:val="22"/>
          <w:szCs w:val="22"/>
          <w:lang w:val="fr-FR" w:eastAsia="fr-FR"/>
        </w:rPr>
      </w:pPr>
      <w:r w:rsidRPr="003E0E70">
        <w:rPr>
          <w:rStyle w:val="Hyperlink"/>
          <w:noProof/>
        </w:rPr>
        <w:t>9-C-3</w:t>
      </w:r>
      <w:r w:rsidRPr="009A4AC0">
        <w:rPr>
          <w:rFonts w:ascii="Calibri" w:eastAsia="Times New Roman" w:hAnsi="Calibri"/>
          <w:noProof/>
          <w:sz w:val="22"/>
          <w:szCs w:val="22"/>
          <w:lang w:val="fr-FR" w:eastAsia="fr-FR"/>
        </w:rPr>
        <w:tab/>
      </w:r>
      <w:r w:rsidRPr="003E0E70">
        <w:rPr>
          <w:rStyle w:val="Hyperlink"/>
          <w:noProof/>
        </w:rPr>
        <w:t>Drawing Elements</w:t>
      </w:r>
      <w:r>
        <w:rPr>
          <w:noProof/>
          <w:webHidden/>
        </w:rPr>
        <w:tab/>
        <w:t>108</w:t>
      </w:r>
    </w:p>
    <w:p w14:paraId="1453C23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9-C-3-1</w:t>
      </w:r>
      <w:r w:rsidRPr="009A4AC0">
        <w:rPr>
          <w:rFonts w:ascii="Calibri" w:eastAsia="Times New Roman" w:hAnsi="Calibri"/>
          <w:noProof/>
          <w:sz w:val="22"/>
          <w:szCs w:val="22"/>
          <w:lang w:val="fr-FR" w:eastAsia="fr-FR"/>
        </w:rPr>
        <w:tab/>
      </w:r>
      <w:r w:rsidRPr="003E0E70">
        <w:rPr>
          <w:rStyle w:val="Hyperlink"/>
          <w:noProof/>
        </w:rPr>
        <w:t>Class</w:t>
      </w:r>
      <w:r>
        <w:rPr>
          <w:noProof/>
          <w:webHidden/>
        </w:rPr>
        <w:tab/>
        <w:t>108</w:t>
      </w:r>
    </w:p>
    <w:p w14:paraId="6C4FB8BC"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9-C-3-2</w:t>
      </w:r>
      <w:r w:rsidRPr="009A4AC0">
        <w:rPr>
          <w:rFonts w:ascii="Calibri" w:eastAsia="Times New Roman" w:hAnsi="Calibri"/>
          <w:noProof/>
          <w:sz w:val="22"/>
          <w:szCs w:val="22"/>
          <w:lang w:val="fr-FR" w:eastAsia="fr-FR"/>
        </w:rPr>
        <w:tab/>
      </w:r>
      <w:r w:rsidRPr="003E0E70">
        <w:rPr>
          <w:rStyle w:val="Hyperlink"/>
          <w:noProof/>
        </w:rPr>
        <w:t>Style Properties</w:t>
      </w:r>
      <w:r>
        <w:rPr>
          <w:noProof/>
          <w:webHidden/>
        </w:rPr>
        <w:tab/>
        <w:t>108</w:t>
      </w:r>
    </w:p>
    <w:p w14:paraId="496EF9E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9-C-3-3</w:t>
      </w:r>
      <w:r w:rsidRPr="009A4AC0">
        <w:rPr>
          <w:rFonts w:ascii="Calibri" w:eastAsia="Times New Roman" w:hAnsi="Calibri"/>
          <w:noProof/>
          <w:sz w:val="22"/>
          <w:szCs w:val="22"/>
          <w:lang w:val="fr-FR" w:eastAsia="fr-FR"/>
        </w:rPr>
        <w:tab/>
      </w:r>
      <w:r w:rsidRPr="003E0E70">
        <w:rPr>
          <w:rStyle w:val="Hyperlink"/>
          <w:noProof/>
        </w:rPr>
        <w:t>Path</w:t>
      </w:r>
      <w:r>
        <w:rPr>
          <w:noProof/>
          <w:webHidden/>
        </w:rPr>
        <w:tab/>
        <w:t>109</w:t>
      </w:r>
    </w:p>
    <w:p w14:paraId="4177268F"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9-C-3-4</w:t>
      </w:r>
      <w:r w:rsidRPr="009A4AC0">
        <w:rPr>
          <w:rFonts w:ascii="Calibri" w:eastAsia="Times New Roman" w:hAnsi="Calibri"/>
          <w:noProof/>
          <w:sz w:val="22"/>
          <w:szCs w:val="22"/>
          <w:lang w:val="fr-FR" w:eastAsia="fr-FR"/>
        </w:rPr>
        <w:tab/>
      </w:r>
      <w:r w:rsidRPr="003E0E70">
        <w:rPr>
          <w:rStyle w:val="Hyperlink"/>
          <w:noProof/>
        </w:rPr>
        <w:t>Rectangle</w:t>
      </w:r>
      <w:r>
        <w:rPr>
          <w:noProof/>
          <w:webHidden/>
        </w:rPr>
        <w:tab/>
        <w:t>109</w:t>
      </w:r>
    </w:p>
    <w:p w14:paraId="130F0289" w14:textId="77777777" w:rsidR="00717026" w:rsidRPr="009A4AC0" w:rsidRDefault="00717026">
      <w:pPr>
        <w:pStyle w:val="TOC3"/>
        <w:rPr>
          <w:rFonts w:ascii="Calibri" w:eastAsia="Times New Roman" w:hAnsi="Calibri"/>
          <w:noProof/>
          <w:sz w:val="22"/>
          <w:szCs w:val="22"/>
          <w:lang w:val="fr-FR" w:eastAsia="fr-FR"/>
        </w:rPr>
      </w:pPr>
      <w:r w:rsidRPr="003E0E70">
        <w:rPr>
          <w:rStyle w:val="Hyperlink"/>
          <w:noProof/>
        </w:rPr>
        <w:t>9-C-3-5</w:t>
      </w:r>
      <w:r w:rsidRPr="009A4AC0">
        <w:rPr>
          <w:rFonts w:ascii="Calibri" w:eastAsia="Times New Roman" w:hAnsi="Calibri"/>
          <w:noProof/>
          <w:sz w:val="22"/>
          <w:szCs w:val="22"/>
          <w:lang w:val="fr-FR" w:eastAsia="fr-FR"/>
        </w:rPr>
        <w:tab/>
      </w:r>
      <w:r w:rsidRPr="003E0E70">
        <w:rPr>
          <w:rStyle w:val="Hyperlink"/>
          <w:noProof/>
        </w:rPr>
        <w:t>Circle</w:t>
      </w:r>
      <w:r>
        <w:rPr>
          <w:noProof/>
          <w:webHidden/>
        </w:rPr>
        <w:tab/>
        <w:t>109</w:t>
      </w:r>
    </w:p>
    <w:p w14:paraId="41E0F94B" w14:textId="77777777" w:rsidR="00A93A36" w:rsidRDefault="00EA6FB8" w:rsidP="007F3291">
      <w:pPr>
        <w:rPr>
          <w:lang w:val="en-GB"/>
        </w:rPr>
      </w:pPr>
      <w:r>
        <w:rPr>
          <w:lang w:val="en-GB"/>
        </w:rPr>
        <w:fldChar w:fldCharType="end"/>
      </w:r>
    </w:p>
    <w:p w14:paraId="6EC87C93" w14:textId="77777777" w:rsidR="0066703C" w:rsidRDefault="0066703C" w:rsidP="007F3291">
      <w:pPr>
        <w:rPr>
          <w:lang w:val="en-GB"/>
        </w:rPr>
      </w:pPr>
    </w:p>
    <w:p w14:paraId="1C5FF470" w14:textId="77777777" w:rsidR="0066703C" w:rsidRDefault="0066703C" w:rsidP="007F3291">
      <w:pPr>
        <w:rPr>
          <w:lang w:val="en-GB"/>
        </w:rPr>
      </w:pPr>
    </w:p>
    <w:p w14:paraId="283128DB" w14:textId="77777777" w:rsidR="0066703C" w:rsidRPr="00317139" w:rsidRDefault="0066703C" w:rsidP="0066703C">
      <w:pPr>
        <w:rPr>
          <w:b/>
          <w:color w:val="FF0000"/>
          <w:sz w:val="28"/>
          <w:lang w:eastAsia="en-GB"/>
        </w:rPr>
      </w:pPr>
      <w:r>
        <w:rPr>
          <w:lang w:val="en-GB"/>
        </w:rPr>
        <w:br w:type="page"/>
      </w:r>
    </w:p>
    <w:p w14:paraId="00F92DEF" w14:textId="77777777" w:rsidR="0066703C" w:rsidRPr="00317139" w:rsidRDefault="0066703C" w:rsidP="0066703C">
      <w:pPr>
        <w:rPr>
          <w:b/>
          <w:color w:val="FF0000"/>
          <w:sz w:val="28"/>
          <w:lang w:eastAsia="en-GB"/>
        </w:rPr>
      </w:pPr>
    </w:p>
    <w:p w14:paraId="7263CB2A" w14:textId="77777777" w:rsidR="0066703C" w:rsidRPr="00317139" w:rsidRDefault="0066703C" w:rsidP="0066703C">
      <w:pPr>
        <w:jc w:val="center"/>
        <w:rPr>
          <w:b/>
          <w:color w:val="FF0000"/>
          <w:sz w:val="28"/>
          <w:lang w:eastAsia="en-GB"/>
        </w:rPr>
      </w:pPr>
    </w:p>
    <w:p w14:paraId="797603F0" w14:textId="77777777" w:rsidR="0066703C" w:rsidRPr="00317139" w:rsidRDefault="0066703C" w:rsidP="0066703C">
      <w:pPr>
        <w:jc w:val="center"/>
        <w:rPr>
          <w:b/>
          <w:color w:val="FF0000"/>
          <w:sz w:val="28"/>
          <w:lang w:eastAsia="en-GB"/>
        </w:rPr>
      </w:pPr>
    </w:p>
    <w:p w14:paraId="3F821954" w14:textId="77777777" w:rsidR="0066703C" w:rsidRPr="00317139" w:rsidRDefault="0066703C" w:rsidP="0066703C">
      <w:pPr>
        <w:jc w:val="center"/>
        <w:rPr>
          <w:b/>
          <w:color w:val="FF0000"/>
          <w:sz w:val="28"/>
          <w:lang w:eastAsia="en-GB"/>
        </w:rPr>
      </w:pPr>
    </w:p>
    <w:p w14:paraId="7D129131" w14:textId="77777777" w:rsidR="0066703C" w:rsidRPr="00317139" w:rsidRDefault="0066703C" w:rsidP="0066703C">
      <w:pPr>
        <w:jc w:val="center"/>
        <w:rPr>
          <w:b/>
          <w:color w:val="FF0000"/>
          <w:sz w:val="28"/>
          <w:lang w:eastAsia="en-GB"/>
        </w:rPr>
      </w:pPr>
    </w:p>
    <w:p w14:paraId="4C58F14C" w14:textId="77777777" w:rsidR="0066703C" w:rsidRPr="00317139" w:rsidRDefault="0066703C" w:rsidP="0066703C">
      <w:pPr>
        <w:jc w:val="center"/>
        <w:rPr>
          <w:b/>
          <w:color w:val="FF0000"/>
          <w:sz w:val="28"/>
          <w:lang w:eastAsia="en-GB"/>
        </w:rPr>
      </w:pPr>
    </w:p>
    <w:p w14:paraId="0B2DCB0D" w14:textId="77777777" w:rsidR="0066703C" w:rsidRPr="00317139" w:rsidRDefault="0066703C" w:rsidP="0066703C">
      <w:pPr>
        <w:jc w:val="center"/>
        <w:rPr>
          <w:b/>
          <w:color w:val="FF0000"/>
          <w:sz w:val="28"/>
          <w:lang w:eastAsia="en-GB"/>
        </w:rPr>
      </w:pPr>
    </w:p>
    <w:p w14:paraId="76D36E69" w14:textId="77777777" w:rsidR="0066703C" w:rsidRPr="00317139" w:rsidRDefault="0066703C" w:rsidP="0066703C">
      <w:pPr>
        <w:jc w:val="center"/>
        <w:rPr>
          <w:b/>
          <w:color w:val="FF0000"/>
          <w:sz w:val="28"/>
          <w:lang w:eastAsia="en-GB"/>
        </w:rPr>
      </w:pPr>
    </w:p>
    <w:p w14:paraId="283FB74B" w14:textId="77777777" w:rsidR="0066703C" w:rsidRPr="00317139" w:rsidRDefault="0066703C" w:rsidP="0066703C">
      <w:pPr>
        <w:jc w:val="center"/>
        <w:rPr>
          <w:b/>
          <w:color w:val="FF0000"/>
          <w:sz w:val="28"/>
          <w:lang w:eastAsia="en-GB"/>
        </w:rPr>
      </w:pPr>
    </w:p>
    <w:p w14:paraId="2F67898B" w14:textId="77777777" w:rsidR="0066703C" w:rsidRPr="00317139" w:rsidRDefault="0066703C" w:rsidP="0066703C">
      <w:pPr>
        <w:jc w:val="center"/>
        <w:rPr>
          <w:b/>
          <w:color w:val="FF0000"/>
          <w:sz w:val="28"/>
          <w:lang w:eastAsia="en-GB"/>
        </w:rPr>
      </w:pPr>
    </w:p>
    <w:p w14:paraId="32147669" w14:textId="77777777" w:rsidR="0066703C" w:rsidRPr="00F36442" w:rsidRDefault="0066703C" w:rsidP="0066703C">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F36442">
        <w:rPr>
          <w:rFonts w:ascii="Arial Narrow" w:hAnsi="Arial Narrow"/>
          <w:lang w:eastAsia="en-GB"/>
        </w:rPr>
        <w:t>Page intentionally left blank</w:t>
      </w:r>
    </w:p>
    <w:p w14:paraId="560F569C" w14:textId="77777777" w:rsidR="0066703C" w:rsidRPr="00F36442" w:rsidRDefault="0066703C" w:rsidP="007F3291">
      <w:pPr>
        <w:rPr>
          <w:lang w:val="en-GB"/>
        </w:rPr>
        <w:sectPr w:rsidR="0066703C" w:rsidRPr="00F36442" w:rsidSect="00526E8D">
          <w:headerReference w:type="default" r:id="rId8"/>
          <w:footerReference w:type="even" r:id="rId9"/>
          <w:footerReference w:type="default" r:id="rId10"/>
          <w:headerReference w:type="first" r:id="rId11"/>
          <w:footerReference w:type="first" r:id="rId12"/>
          <w:pgSz w:w="11905" w:h="16837" w:code="9"/>
          <w:pgMar w:top="1440" w:right="1797" w:bottom="1440" w:left="1797" w:header="709" w:footer="709" w:gutter="0"/>
          <w:pgNumType w:start="1"/>
          <w:cols w:space="720"/>
          <w:titlePg/>
          <w:docGrid w:linePitch="360"/>
        </w:sectPr>
      </w:pPr>
    </w:p>
    <w:p w14:paraId="257A8EEB" w14:textId="77777777" w:rsidR="00A73A7B" w:rsidRPr="00F36442" w:rsidRDefault="00A73A7B" w:rsidP="005A0D86">
      <w:pPr>
        <w:pStyle w:val="Heading1"/>
        <w:numPr>
          <w:ilvl w:val="0"/>
          <w:numId w:val="12"/>
        </w:numPr>
        <w:spacing w:after="200"/>
      </w:pPr>
      <w:bookmarkStart w:id="1" w:name="_Toc16161081"/>
      <w:r w:rsidRPr="00F36442">
        <w:t>Scope</w:t>
      </w:r>
      <w:bookmarkEnd w:id="1"/>
    </w:p>
    <w:p w14:paraId="69C98497" w14:textId="77777777" w:rsidR="00A73A7B" w:rsidRPr="00F36442" w:rsidRDefault="00A73A7B" w:rsidP="00E96673">
      <w:pPr>
        <w:spacing w:after="120"/>
      </w:pPr>
      <w:r w:rsidRPr="00F36442">
        <w:t>This part of the standard defines the models, structures and formats for a machine readable Portrayal Catalogue.  The intent is for a Portrayal Catalogue to be delivered separately from product datasets such that it can be imported and interpreted to map Feature objects defined according to the Part 3 General Feature Model (GFM) into Drawing Instructions and symbolization.</w:t>
      </w:r>
    </w:p>
    <w:p w14:paraId="72F09009" w14:textId="77777777" w:rsidR="00A73A7B" w:rsidRPr="00F36442" w:rsidRDefault="00A73A7B" w:rsidP="00E96673">
      <w:pPr>
        <w:spacing w:after="120"/>
      </w:pPr>
      <w:r w:rsidRPr="00F36442">
        <w:t>The actual contents of a Portrayal Catalogue need to be defined as part of a Product Specification using the mechanism and structures defined in this part.  For example a product specification would include an input Schema derived from the abstract schema provided herein, a set of mapping rules, a set of symbols, linestyles, colors etc and make it available for use with product datasets.</w:t>
      </w:r>
    </w:p>
    <w:p w14:paraId="11D29ACA" w14:textId="77777777" w:rsidR="00A73A7B" w:rsidRPr="00F36442" w:rsidRDefault="00A73A7B" w:rsidP="00E96673">
      <w:pPr>
        <w:spacing w:after="120"/>
      </w:pPr>
      <w:r w:rsidRPr="00F36442">
        <w:t xml:space="preserve">This part includes mechanisms for portrayal of 2D vector data according to the GFM as well as Coverage data.  It does not include drawing instructions and symbol structures intended for 3D portrayal.  It does not include the generation of alarms and indications however this might be implemented using a very similar mechanism.  It does not include the generation of pick reports or textual reports however the approach of exposing the content to </w:t>
      </w:r>
      <w:r w:rsidR="00FD7BC1" w:rsidRPr="00F36442">
        <w:t xml:space="preserve">mapping rules </w:t>
      </w:r>
      <w:r w:rsidRPr="00F36442">
        <w:t>could be implemented to generate textual or html formatted output.</w:t>
      </w:r>
    </w:p>
    <w:p w14:paraId="5788F20D" w14:textId="77777777" w:rsidR="00A73A7B" w:rsidRPr="00A73A7B" w:rsidRDefault="00A73A7B" w:rsidP="00E96673">
      <w:pPr>
        <w:spacing w:after="120"/>
      </w:pPr>
    </w:p>
    <w:p w14:paraId="3BBABF2E" w14:textId="77777777" w:rsidR="00A73A7B" w:rsidRPr="00FA7F13" w:rsidRDefault="00A73A7B" w:rsidP="00531C7D">
      <w:pPr>
        <w:pStyle w:val="Heading1"/>
        <w:numPr>
          <w:ilvl w:val="0"/>
          <w:numId w:val="12"/>
        </w:numPr>
        <w:spacing w:after="200"/>
        <w:rPr>
          <w:lang w:val="en-GB"/>
        </w:rPr>
      </w:pPr>
      <w:bookmarkStart w:id="2" w:name="_Toc16161082"/>
      <w:r w:rsidRPr="00FA7F13">
        <w:rPr>
          <w:lang w:val="en-GB"/>
        </w:rPr>
        <w:t>Conformance</w:t>
      </w:r>
      <w:bookmarkEnd w:id="2"/>
    </w:p>
    <w:p w14:paraId="0645151E" w14:textId="77777777" w:rsidR="00A73A7B" w:rsidRPr="00FA7F13" w:rsidRDefault="00A73A7B" w:rsidP="00E96673">
      <w:pPr>
        <w:spacing w:after="120"/>
      </w:pPr>
      <w:r w:rsidRPr="00FA7F13">
        <w:t>This part of the specification conforms to ISO 19117:2012 (E) according to the Annex A Abstract test suite.</w:t>
      </w:r>
    </w:p>
    <w:p w14:paraId="2347C55D" w14:textId="77777777" w:rsidR="00A73A7B" w:rsidRPr="00FA7F13" w:rsidRDefault="00A73A7B" w:rsidP="00E96673">
      <w:pPr>
        <w:spacing w:after="120"/>
      </w:pPr>
    </w:p>
    <w:p w14:paraId="136B53BC" w14:textId="77777777" w:rsidR="00A73A7B" w:rsidRPr="00FA7F13" w:rsidRDefault="00A73A7B" w:rsidP="00531C7D">
      <w:pPr>
        <w:pStyle w:val="Heading1"/>
        <w:numPr>
          <w:ilvl w:val="0"/>
          <w:numId w:val="12"/>
        </w:numPr>
        <w:spacing w:after="200"/>
      </w:pPr>
      <w:bookmarkStart w:id="3" w:name="_Toc16161083"/>
      <w:r w:rsidRPr="00FA7F13">
        <w:t>Normative references</w:t>
      </w:r>
      <w:bookmarkEnd w:id="3"/>
    </w:p>
    <w:p w14:paraId="177809B3" w14:textId="77777777" w:rsidR="00AA3FDE" w:rsidRPr="00FA7F13" w:rsidRDefault="00AA3FDE" w:rsidP="00E96673">
      <w:pPr>
        <w:spacing w:after="120"/>
        <w:rPr>
          <w:lang w:val="en-GB"/>
        </w:rPr>
      </w:pPr>
      <w:r w:rsidRPr="00FA7F13">
        <w:rPr>
          <w:lang w:val="en-GB"/>
        </w:rPr>
        <w:t>The following referenced documents are required for the application of this document. For dated references, only the edition cited applies. For undated references, the latest edition of the referenced document (including amendments) applies.</w:t>
      </w:r>
    </w:p>
    <w:p w14:paraId="7318C68E" w14:textId="77777777" w:rsidR="00C277AD" w:rsidRPr="00FA7F13" w:rsidRDefault="00C277AD" w:rsidP="00E96673">
      <w:pPr>
        <w:spacing w:after="120"/>
      </w:pPr>
      <w:r w:rsidRPr="00FA7F13">
        <w:t>ICC Specification Version 4 – International Color Consortium</w:t>
      </w:r>
    </w:p>
    <w:p w14:paraId="18862E13" w14:textId="77777777" w:rsidR="00A73A7B" w:rsidRPr="00FA7F13" w:rsidRDefault="00A73A7B" w:rsidP="00E96673">
      <w:pPr>
        <w:spacing w:after="120"/>
      </w:pPr>
      <w:r w:rsidRPr="00FA7F13">
        <w:t>ISO 19117: 2012 (E)</w:t>
      </w:r>
      <w:r w:rsidR="003A1773" w:rsidRPr="00FA7F13">
        <w:t>,</w:t>
      </w:r>
      <w:r w:rsidR="0045586B" w:rsidRPr="00FA7F13">
        <w:t xml:space="preserve"> </w:t>
      </w:r>
      <w:r w:rsidR="0045586B" w:rsidRPr="00FA7F13">
        <w:rPr>
          <w:i/>
        </w:rPr>
        <w:t xml:space="preserve">Geographic Information </w:t>
      </w:r>
      <w:r w:rsidR="003A1773" w:rsidRPr="00FA7F13">
        <w:rPr>
          <w:i/>
        </w:rPr>
        <w:t>–</w:t>
      </w:r>
      <w:r w:rsidR="0045586B" w:rsidRPr="00FA7F13">
        <w:rPr>
          <w:i/>
        </w:rPr>
        <w:t xml:space="preserve"> Portrayal</w:t>
      </w:r>
    </w:p>
    <w:p w14:paraId="6EA2455F" w14:textId="77777777" w:rsidR="00A73A7B" w:rsidRDefault="00A73A7B" w:rsidP="00E96673">
      <w:pPr>
        <w:spacing w:after="120"/>
      </w:pPr>
      <w:r>
        <w:t>W3C.REC-XSLT-1.0-</w:t>
      </w:r>
      <w:r>
        <w:rPr>
          <w:rStyle w:val="st"/>
        </w:rPr>
        <w:t>19991116</w:t>
      </w:r>
      <w:r w:rsidR="00906772">
        <w:rPr>
          <w:rStyle w:val="st"/>
        </w:rPr>
        <w:t>,</w:t>
      </w:r>
      <w:r>
        <w:t xml:space="preserve"> </w:t>
      </w:r>
      <w:r w:rsidRPr="003A53F8">
        <w:rPr>
          <w:rStyle w:val="HTMLCite"/>
          <w:iCs w:val="0"/>
        </w:rPr>
        <w:t>XSL Transformations (XSLT) Version 1.0</w:t>
      </w:r>
      <w:r w:rsidRPr="00906772">
        <w:t xml:space="preserve">, </w:t>
      </w:r>
      <w:r w:rsidRPr="00BB19FF">
        <w:rPr>
          <w:i/>
        </w:rPr>
        <w:t>W3C Recommendation</w:t>
      </w:r>
      <w:r>
        <w:t xml:space="preserve"> 16 November 1999, &lt;</w:t>
      </w:r>
      <w:hyperlink r:id="rId13" w:history="1">
        <w:r>
          <w:rPr>
            <w:rStyle w:val="Hyperlink"/>
          </w:rPr>
          <w:t>http://www.w3.org/TR/xslt</w:t>
        </w:r>
      </w:hyperlink>
      <w:r>
        <w:t>&gt;</w:t>
      </w:r>
    </w:p>
    <w:p w14:paraId="624C4FBC" w14:textId="77777777" w:rsidR="00A73A7B" w:rsidRDefault="00A73A7B" w:rsidP="00E96673">
      <w:pPr>
        <w:spacing w:after="120"/>
      </w:pPr>
      <w:bookmarkStart w:id="4" w:name="ref_W3C_REC_SVGTiny12_20081222"/>
      <w:r w:rsidRPr="002449F9">
        <w:rPr>
          <w:bCs/>
        </w:rPr>
        <w:t>W3C.REC-SVGTiny12-20081222</w:t>
      </w:r>
      <w:bookmarkEnd w:id="4"/>
      <w:r w:rsidR="00906772">
        <w:rPr>
          <w:bCs/>
        </w:rPr>
        <w:t>,</w:t>
      </w:r>
      <w:r w:rsidRPr="002449F9">
        <w:rPr>
          <w:bCs/>
        </w:rPr>
        <w:t xml:space="preserve"> </w:t>
      </w:r>
      <w:r w:rsidRPr="003A53F8">
        <w:rPr>
          <w:rStyle w:val="HTMLCite"/>
          <w:bCs/>
          <w:iCs w:val="0"/>
        </w:rPr>
        <w:t>Scalable Vector Graphics (SVG) Tiny 1.2 Specification</w:t>
      </w:r>
      <w:r w:rsidRPr="00BB19FF">
        <w:rPr>
          <w:bCs/>
          <w:iCs/>
        </w:rPr>
        <w:t>,</w:t>
      </w:r>
      <w:r w:rsidRPr="00BB19FF">
        <w:rPr>
          <w:bCs/>
          <w:i/>
        </w:rPr>
        <w:t xml:space="preserve"> W3C Recommendation</w:t>
      </w:r>
      <w:r w:rsidRPr="002449F9">
        <w:rPr>
          <w:bCs/>
        </w:rPr>
        <w:t xml:space="preserve"> 22 December 2008</w:t>
      </w:r>
      <w:r w:rsidRPr="00D758CE">
        <w:rPr>
          <w:b/>
          <w:bCs/>
          <w:i/>
          <w:iCs/>
        </w:rPr>
        <w:t xml:space="preserve">, </w:t>
      </w:r>
      <w:r>
        <w:t>&lt;</w:t>
      </w:r>
      <w:hyperlink r:id="rId14" w:history="1">
        <w:r w:rsidRPr="00D758CE">
          <w:rPr>
            <w:rStyle w:val="Hyperlink"/>
          </w:rPr>
          <w:t>http://www.w3.org/TR/2008/REC-SVGTiny12-20081222</w:t>
        </w:r>
      </w:hyperlink>
      <w:r>
        <w:t>&gt;</w:t>
      </w:r>
    </w:p>
    <w:p w14:paraId="249BD3D0" w14:textId="77777777" w:rsidR="00A73A7B" w:rsidRDefault="00A73A7B" w:rsidP="00E96673">
      <w:pPr>
        <w:spacing w:after="120"/>
      </w:pPr>
      <w:bookmarkStart w:id="5" w:name="ref_W3C_REC_CSS2_20110607"/>
      <w:r w:rsidRPr="002449F9">
        <w:rPr>
          <w:bCs/>
        </w:rPr>
        <w:t>W3C.REC-CSS2-20110607</w:t>
      </w:r>
      <w:bookmarkEnd w:id="5"/>
      <w:r w:rsidR="00906772">
        <w:rPr>
          <w:bCs/>
        </w:rPr>
        <w:t>,</w:t>
      </w:r>
      <w:r>
        <w:t xml:space="preserve"> </w:t>
      </w:r>
      <w:r w:rsidRPr="00BB19FF">
        <w:rPr>
          <w:i/>
          <w:iCs/>
        </w:rPr>
        <w:t>Cascading Style Sheets Level 2 Revision 1 (CSS 2.1) Specification, W3C Recommendation</w:t>
      </w:r>
      <w:r w:rsidRPr="002449F9">
        <w:rPr>
          <w:iCs/>
        </w:rPr>
        <w:t xml:space="preserve"> 07 June 2011,</w:t>
      </w:r>
      <w:r>
        <w:rPr>
          <w:b/>
          <w:iCs/>
        </w:rPr>
        <w:t xml:space="preserve"> </w:t>
      </w:r>
      <w:r>
        <w:t>&lt;</w:t>
      </w:r>
      <w:hyperlink r:id="rId15" w:history="1">
        <w:r w:rsidRPr="007309BC">
          <w:rPr>
            <w:rStyle w:val="Hyperlink"/>
          </w:rPr>
          <w:t>http://www.w3.org/TR/2011/REC-CSS2-20110607</w:t>
        </w:r>
      </w:hyperlink>
      <w:r>
        <w:t>&gt;</w:t>
      </w:r>
    </w:p>
    <w:p w14:paraId="0919975A" w14:textId="77777777" w:rsidR="00A73A7B" w:rsidRPr="007309BC" w:rsidRDefault="00A73A7B" w:rsidP="00E96673">
      <w:pPr>
        <w:spacing w:after="120"/>
        <w:jc w:val="left"/>
      </w:pPr>
      <w:r>
        <w:t>TrueType-1.66-1995</w:t>
      </w:r>
      <w:r w:rsidR="00906772">
        <w:t>,</w:t>
      </w:r>
      <w:r>
        <w:t xml:space="preserve"> </w:t>
      </w:r>
      <w:r w:rsidRPr="00BB19FF">
        <w:rPr>
          <w:i/>
        </w:rPr>
        <w:t>True Type Font Revision 1.66</w:t>
      </w:r>
      <w:r>
        <w:t xml:space="preserve"> 1995, &lt;</w:t>
      </w:r>
      <w:hyperlink r:id="rId16" w:history="1">
        <w:r w:rsidRPr="00F7346C">
          <w:rPr>
            <w:rStyle w:val="Hyperlink"/>
          </w:rPr>
          <w:t>http://www.microsoft.com/typography/SpecificationsOverview.mspx</w:t>
        </w:r>
      </w:hyperlink>
      <w:r>
        <w:t>&gt;</w:t>
      </w:r>
    </w:p>
    <w:p w14:paraId="35D0016E" w14:textId="77777777" w:rsidR="00A73A7B" w:rsidRPr="00A73A7B" w:rsidRDefault="00A73A7B" w:rsidP="00E96673">
      <w:pPr>
        <w:spacing w:after="120"/>
        <w:rPr>
          <w:lang w:val="en-GB"/>
        </w:rPr>
      </w:pPr>
    </w:p>
    <w:p w14:paraId="07D3B979" w14:textId="77777777" w:rsidR="00A73A7B" w:rsidRPr="00FA7F13" w:rsidRDefault="00E96673" w:rsidP="00531C7D">
      <w:pPr>
        <w:pStyle w:val="Heading1"/>
        <w:numPr>
          <w:ilvl w:val="0"/>
          <w:numId w:val="12"/>
        </w:numPr>
        <w:spacing w:after="200"/>
        <w:rPr>
          <w:lang w:val="en-GB"/>
        </w:rPr>
      </w:pPr>
      <w:r>
        <w:rPr>
          <w:lang w:val="en-GB"/>
        </w:rPr>
        <w:br w:type="page"/>
      </w:r>
      <w:bookmarkStart w:id="6" w:name="_Toc16161084"/>
      <w:r w:rsidR="00A73A7B" w:rsidRPr="00FA7F13">
        <w:rPr>
          <w:lang w:val="en-GB"/>
        </w:rPr>
        <w:t>Portrayal Catalogue</w:t>
      </w:r>
      <w:bookmarkEnd w:id="6"/>
    </w:p>
    <w:p w14:paraId="607F08A2" w14:textId="77777777" w:rsidR="006516B9" w:rsidRPr="00FA7F13" w:rsidRDefault="006516B9" w:rsidP="00E96673">
      <w:pPr>
        <w:spacing w:after="120"/>
      </w:pPr>
      <w:r w:rsidRPr="00FA7F13">
        <w:t xml:space="preserve">This part of the standard describes a Portrayal Catalogue and its contents. The concept in this standard is that feature data is modelled with a focus on content and portrayal of a feature is accomplished using rules or functions that map the content to the appropriate symbols and display characteristics.  This concept allows the same content to be displayed in different ways and allows the display mapping rules to be maintained without having to modify all the content data.  </w:t>
      </w:r>
    </w:p>
    <w:p w14:paraId="047B191B" w14:textId="77777777" w:rsidR="006516B9" w:rsidRPr="00FA7F13" w:rsidRDefault="006516B9" w:rsidP="00E96673">
      <w:pPr>
        <w:spacing w:after="120"/>
      </w:pPr>
      <w:r w:rsidRPr="00FA7F13">
        <w:t>The Portrayal Catalogue contains portrayal functions that map the features to symbology it also contains symbol definitions, colour definitions, portrayal parameters and portrayal management concepts such as viewing groups.  The goal in S-100 is to provide a mechanism where, for a given product, the portrayal catalogue can be delivered as data in a machine readable form such that a compliant implementation can display the product feature data using the given Portrayal Catalogue.</w:t>
      </w:r>
    </w:p>
    <w:p w14:paraId="017EC3A8" w14:textId="77777777" w:rsidR="006516B9" w:rsidRPr="00FA7F13" w:rsidRDefault="006516B9" w:rsidP="00E96673">
      <w:pPr>
        <w:spacing w:after="120"/>
      </w:pPr>
    </w:p>
    <w:p w14:paraId="7724A2E6" w14:textId="77777777" w:rsidR="00A73A7B" w:rsidRPr="00FA7F13" w:rsidRDefault="00A73A7B" w:rsidP="00531C7D">
      <w:pPr>
        <w:pStyle w:val="Heading1"/>
        <w:numPr>
          <w:ilvl w:val="0"/>
          <w:numId w:val="12"/>
        </w:numPr>
        <w:spacing w:after="200"/>
        <w:rPr>
          <w:lang w:val="en-GB"/>
        </w:rPr>
      </w:pPr>
      <w:bookmarkStart w:id="7" w:name="_Toc16161085"/>
      <w:r w:rsidRPr="00FA7F13">
        <w:rPr>
          <w:lang w:val="en-GB"/>
        </w:rPr>
        <w:t>General portrayal model</w:t>
      </w:r>
      <w:bookmarkEnd w:id="7"/>
    </w:p>
    <w:p w14:paraId="538A4B77" w14:textId="77777777" w:rsidR="006516B9" w:rsidRPr="00FA7F13" w:rsidRDefault="006516B9" w:rsidP="00E96673">
      <w:pPr>
        <w:spacing w:after="120"/>
      </w:pPr>
      <w:r w:rsidRPr="00FA7F13">
        <w:t xml:space="preserve">The general portrayal model is </w:t>
      </w:r>
      <w:r w:rsidRPr="00FA7F13">
        <w:rPr>
          <w:noProof/>
        </w:rPr>
        <w:t xml:space="preserve">illustrated </w:t>
      </w:r>
      <w:r w:rsidRPr="00FA7F13">
        <w:t>in figure 9.1.</w:t>
      </w:r>
    </w:p>
    <w:p w14:paraId="7B7DE79F" w14:textId="77777777" w:rsidR="006516B9" w:rsidRDefault="006516B9" w:rsidP="006516B9">
      <w:pPr>
        <w:keepNext/>
        <w:ind w:firstLine="142"/>
      </w:pPr>
      <w:r>
        <w:rPr>
          <w:noProof/>
          <w:lang w:eastAsia="en-GB"/>
        </w:rPr>
      </w:r>
      <w:r w:rsidRPr="00DC2FF3">
        <w:rPr>
          <w:noProof/>
          <w:lang w:val="en-CA" w:eastAsia="en-CA"/>
        </w:rPr>
        <w:pict w14:anchorId="2AC85E9E">
          <v:group id="Canvas 23" o:spid="_x0000_s1502" editas="canvas" style="width:456.45pt;height:211.5pt;mso-position-horizontal-relative:char;mso-position-vertical-relative:line" coordsize="57969,26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03" type="#_x0000_t75" style="position:absolute;width:57969;height:26860;visibility:visible" o:preferrelative="f" strokecolor="#4f81bd" strokeweight="2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6" o:spid="_x0000_s1504" type="#_x0000_t13" style="position:absolute;left:8249;top:7810;width:2514;height:2857;visibility:visible"/>
            <v:shape id="AutoShape 47" o:spid="_x0000_s1505" type="#_x0000_t13" style="position:absolute;left:32309;top:7810;width:2762;height:2857;visibility:visible"/>
            <v:shape id="AutoShape 48" o:spid="_x0000_s1506" type="#_x0000_t13" style="position:absolute;left:44596;top:7810;width:2572;height:2857;visibility:visible"/>
            <v:shape id="AutoShape 49" o:spid="_x0000_s1507" type="#_x0000_t13" style="position:absolute;left:19926;top:7810;width:2572;height:2857;visibility:visibl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0" o:spid="_x0000_s1508" type="#_x0000_t68" style="position:absolute;left:13830;top:15144;width:2369;height:3048;visibility:visible"/>
            <v:shape id="AutoShape 51" o:spid="_x0000_s1509" type="#_x0000_t68" style="position:absolute;left:38398;top:15144;width:2369;height:3048;visibility:visible"/>
            <v:shapetype id="_x0000_t202" coordsize="21600,21600" o:spt="202" path="m,l,21600r21600,l21600,xe">
              <v:stroke joinstyle="miter"/>
              <v:path gradientshapeok="t" o:connecttype="rect"/>
            </v:shapetype>
            <v:shape id="Text Box 52" o:spid="_x0000_s1510" type="#_x0000_t202" style="position:absolute;left:11068;top:3428;width:8382;height:10192;visibility:visible">
              <v:textbox style="mso-next-textbox:#Text Box 52">
                <w:txbxContent>
                  <w:p w14:paraId="46F21324" w14:textId="77777777" w:rsidR="00BE21F9" w:rsidRDefault="00BE21F9" w:rsidP="006516B9">
                    <w:pPr>
                      <w:jc w:val="center"/>
                    </w:pPr>
                  </w:p>
                  <w:p w14:paraId="4FD51F53" w14:textId="77777777" w:rsidR="00BE21F9" w:rsidRDefault="00BE21F9" w:rsidP="006516B9">
                    <w:pPr>
                      <w:jc w:val="center"/>
                    </w:pPr>
                    <w:r>
                      <w:t>Portrayal Engine</w:t>
                    </w:r>
                  </w:p>
                </w:txbxContent>
              </v:textbox>
            </v:shape>
            <v:shape id="Text Box 53" o:spid="_x0000_s1511" type="#_x0000_t202" style="position:absolute;left:35547;top:2952;width:8573;height:11049;visibility:visible">
              <v:textbox style="mso-next-textbox:#Text Box 53">
                <w:txbxContent>
                  <w:p w14:paraId="5A4E6B02" w14:textId="77777777" w:rsidR="00BE21F9" w:rsidRDefault="00BE21F9" w:rsidP="006516B9">
                    <w:pPr>
                      <w:jc w:val="center"/>
                    </w:pPr>
                  </w:p>
                  <w:p w14:paraId="0D6BFF5A" w14:textId="77777777" w:rsidR="00BE21F9" w:rsidRDefault="00BE21F9" w:rsidP="006516B9">
                    <w:pPr>
                      <w:jc w:val="center"/>
                    </w:pPr>
                    <w:r>
                      <w:t>Rendering Engine</w:t>
                    </w:r>
                  </w:p>
                </w:txbxContent>
              </v:textbox>
            </v:shape>
            <v:shape id="Text Box 54" o:spid="_x0000_s1512" type="#_x0000_t202" style="position:absolute;left:972;top:6571;width:6953;height:5049;visibility:visible">
              <v:textbox style="mso-next-textbox:#Text Box 54">
                <w:txbxContent>
                  <w:p w14:paraId="5B1BA3CC" w14:textId="77777777" w:rsidR="00BE21F9" w:rsidRDefault="00BE21F9" w:rsidP="006516B9">
                    <w:r>
                      <w:t>Feature Data</w:t>
                    </w:r>
                  </w:p>
                </w:txbxContent>
              </v:textbox>
            </v:shape>
            <v:shape id="Text Box 55" o:spid="_x0000_s1513" type="#_x0000_t202" style="position:absolute;left:11525;top:19430;width:7620;height:5239;visibility:visible">
              <v:textbox style="mso-next-textbox:#Text Box 55">
                <w:txbxContent>
                  <w:p w14:paraId="783C7473" w14:textId="77777777" w:rsidR="00BE21F9" w:rsidRDefault="00BE21F9" w:rsidP="006516B9">
                    <w:r>
                      <w:t>Portrayal functions</w:t>
                    </w:r>
                  </w:p>
                </w:txbxContent>
              </v:textbox>
            </v:shape>
            <v:shape id="Text Box 56" o:spid="_x0000_s1514" type="#_x0000_t202" style="position:absolute;left:22974;top:6381;width:8763;height:5239;visibility:visible">
              <v:textbox style="mso-next-textbox:#Text Box 56">
                <w:txbxContent>
                  <w:p w14:paraId="06F1132C" w14:textId="77777777" w:rsidR="00BE21F9" w:rsidRDefault="00BE21F9" w:rsidP="006516B9">
                    <w:r>
                      <w:t>Drawing Instructions</w:t>
                    </w:r>
                  </w:p>
                </w:txbxContent>
              </v:textbox>
            </v:shape>
            <v:shape id="Text Box 57" o:spid="_x0000_s1515" type="#_x0000_t202" style="position:absolute;left:47739;top:6571;width:8763;height:5239;visibility:visible">
              <v:textbox style="mso-next-textbox:#Text Box 57">
                <w:txbxContent>
                  <w:p w14:paraId="6B663575" w14:textId="77777777" w:rsidR="00BE21F9" w:rsidRDefault="00BE21F9" w:rsidP="006516B9">
                    <w:r>
                      <w:t>Portrayal Output</w:t>
                    </w:r>
                  </w:p>
                </w:txbxContent>
              </v:textbox>
            </v:shape>
            <v:shape id="Text Box 58" o:spid="_x0000_s1516" type="#_x0000_t202" style="position:absolute;left:35719;top:19430;width:8877;height:5239;visibility:visible">
              <v:textbox style="mso-next-textbox:#Text Box 58">
                <w:txbxContent>
                  <w:p w14:paraId="4DD078F5" w14:textId="77777777" w:rsidR="00BE21F9" w:rsidRPr="0099088F" w:rsidRDefault="00BE21F9" w:rsidP="006516B9">
                    <w:r w:rsidRPr="0099088F">
                      <w:t>Symbol Definitions</w:t>
                    </w:r>
                  </w:p>
                </w:txbxContent>
              </v:textbox>
            </v:shape>
            <w10:anchorlock/>
          </v:group>
        </w:pict>
      </w:r>
    </w:p>
    <w:p w14:paraId="282BC556" w14:textId="77777777" w:rsidR="006516B9" w:rsidRPr="00FA7F13" w:rsidRDefault="006516B9" w:rsidP="00E96673">
      <w:pPr>
        <w:pStyle w:val="Figuretitle"/>
        <w:spacing w:before="120" w:after="120"/>
        <w:rPr>
          <w:lang w:val="en-GB"/>
        </w:rPr>
      </w:pPr>
      <w:r w:rsidRPr="00FA7F13">
        <w:rPr>
          <w:lang w:val="en-GB"/>
        </w:rPr>
        <w:t>Figure 9-1 — General portrayal model</w:t>
      </w:r>
    </w:p>
    <w:p w14:paraId="323E3069" w14:textId="77777777" w:rsidR="006516B9" w:rsidRPr="00FA7F13" w:rsidRDefault="006516B9" w:rsidP="00E96673">
      <w:pPr>
        <w:spacing w:after="120"/>
      </w:pPr>
      <w:r w:rsidRPr="00FA7F13">
        <w:t xml:space="preserve">This part of S-100 defines a feature-centred function-based portrayal mechanism. Instances of features are portrayed based on portrayal functions, which make use of geometry and attribute information. The relationship between the feature instances, attributes, and the underlying spatial geometry is specified in a product specification based on the General Feature Model of S-100. </w:t>
      </w:r>
    </w:p>
    <w:p w14:paraId="16D40084" w14:textId="77777777" w:rsidR="006516B9" w:rsidRPr="00FA7F13" w:rsidRDefault="006516B9" w:rsidP="00E96673">
      <w:pPr>
        <w:spacing w:after="120"/>
      </w:pPr>
      <w:r w:rsidRPr="00FA7F13">
        <w:t>Portrayal information is needed to portray a dataset containing geographic data. The portrayal information is defined as drawing instructions created by specific portrayal functions. The portrayal mechanism makes it possible to portray the same dataset in different ways without altering the dataset itself.</w:t>
      </w:r>
    </w:p>
    <w:p w14:paraId="5E248FA8" w14:textId="77777777" w:rsidR="006516B9" w:rsidRPr="00FA7F13" w:rsidRDefault="006516B9" w:rsidP="00E96673">
      <w:pPr>
        <w:spacing w:after="120"/>
      </w:pPr>
      <w:r w:rsidRPr="00FA7F13">
        <w:t>The drawing instructions are intermediate data used by the rendering engine to produce the portayal output. During the rendering process, the rendering engine uses the symbol definitions to create the output according to the output device.</w:t>
      </w:r>
    </w:p>
    <w:p w14:paraId="3BA819B7" w14:textId="77777777" w:rsidR="006516B9" w:rsidRPr="00FA7F13" w:rsidRDefault="006516B9" w:rsidP="00E96673">
      <w:pPr>
        <w:spacing w:after="120"/>
      </w:pPr>
      <w:r w:rsidRPr="00FA7F13">
        <w:t>The symbol definitions contain the details of all graphical elements used for the portrayal. The model of the symbol definitions is described in this document.</w:t>
      </w:r>
    </w:p>
    <w:p w14:paraId="3AEF5AB8" w14:textId="77777777" w:rsidR="006516B9" w:rsidRPr="008A6F24" w:rsidRDefault="008A6F24" w:rsidP="00E96673">
      <w:pPr>
        <w:spacing w:after="120"/>
        <w:rPr>
          <w:sz w:val="2"/>
          <w:szCs w:val="2"/>
        </w:rPr>
      </w:pPr>
      <w:r>
        <w:br w:type="page"/>
      </w:r>
    </w:p>
    <w:p w14:paraId="0B782B80" w14:textId="77777777" w:rsidR="00A73A7B" w:rsidRPr="00FA7F13" w:rsidRDefault="00A73A7B" w:rsidP="005A0D86">
      <w:pPr>
        <w:pStyle w:val="Heading2"/>
        <w:numPr>
          <w:ilvl w:val="1"/>
          <w:numId w:val="12"/>
        </w:numPr>
        <w:spacing w:after="200"/>
      </w:pPr>
      <w:bookmarkStart w:id="8" w:name="_Toc16161086"/>
      <w:r w:rsidRPr="00FA7F13">
        <w:t>The portrayal process</w:t>
      </w:r>
      <w:bookmarkEnd w:id="8"/>
    </w:p>
    <w:p w14:paraId="1C297B22" w14:textId="77777777" w:rsidR="0025508E" w:rsidRDefault="0025508E" w:rsidP="008A6F24">
      <w:pPr>
        <w:pStyle w:val="BodyText"/>
        <w:spacing w:before="0" w:after="0" w:line="240" w:lineRule="auto"/>
        <w:rPr>
          <w:b/>
          <w:sz w:val="24"/>
          <w:szCs w:val="24"/>
        </w:rPr>
      </w:pPr>
    </w:p>
    <w:p w14:paraId="7E659293" w14:textId="77777777" w:rsidR="0025508E" w:rsidRDefault="0025508E" w:rsidP="0025508E">
      <w:pPr>
        <w:pStyle w:val="BodyText"/>
        <w:rPr>
          <w:b/>
          <w:sz w:val="24"/>
          <w:szCs w:val="24"/>
        </w:rPr>
      </w:pPr>
      <w:r>
        <w:rPr>
          <w:b/>
          <w:noProof/>
          <w:sz w:val="24"/>
          <w:szCs w:val="24"/>
          <w:lang w:val="en-GB" w:eastAsia="en-GB"/>
        </w:rPr>
      </w:r>
      <w:r w:rsidRPr="00BC4065">
        <w:rPr>
          <w:b/>
          <w:sz w:val="24"/>
          <w:szCs w:val="24"/>
        </w:rPr>
        <w:pict w14:anchorId="09173A9B">
          <v:group id="Canvas 1" o:spid="_x0000_s1517" editas="canvas" style="width:435pt;height:228.95pt;mso-position-horizontal-relative:char;mso-position-vertical-relative:line" coordsize="55245,29077">
            <v:shape id="_x0000_s1518" type="#_x0000_t75" style="position:absolute;width:55245;height:29077;visibility:visible" o:preferrelative="f" strokecolor="#4f81bd" strokeweight="2pt">
              <v:fill o:detectmouseclick="t"/>
              <v:path o:connecttype="none"/>
            </v:shape>
            <v:shape id="Text Box 7" o:spid="_x0000_s1519" type="#_x0000_t202" style="position:absolute;left:857;top:6750;width:10725;height:13494;visibility:visible" fillcolor="#c6d9f1" strokeweight=".5pt">
              <v:textbox style="mso-next-textbox:#Text Box 7">
                <w:txbxContent>
                  <w:p w14:paraId="5EEEEDFF" w14:textId="77777777" w:rsidR="00BE21F9" w:rsidRDefault="00BE21F9" w:rsidP="0025508E">
                    <w:r>
                      <w:br/>
                    </w:r>
                    <w:r>
                      <w:br/>
                    </w:r>
                    <w:r>
                      <w:br/>
                    </w:r>
                    <w:r>
                      <w:br/>
                    </w:r>
                    <w:r>
                      <w:br/>
                      <w:t>System Database</w:t>
                    </w:r>
                  </w:p>
                </w:txbxContent>
              </v:textbox>
            </v:shape>
            <v:rect id="Rectangle 62" o:spid="_x0000_s1520" style="position:absolute;left:13049;top:6750;width:40824;height:8287;visibility:visible" fillcolor="#c6d9f1"/>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521" type="#_x0000_t114" style="position:absolute;left:1809;top:8191;width:9144;height:5614;visibility:visible;v-text-anchor:middle" fillcolor="#4f81bd" strokecolor="#243f60" strokeweight="2pt">
              <v:textbox style="mso-next-textbox:#Flowchart: Document 2">
                <w:txbxContent>
                  <w:p w14:paraId="536ED58D" w14:textId="77777777" w:rsidR="00BE21F9" w:rsidRDefault="00BE21F9" w:rsidP="0025508E">
                    <w:pPr>
                      <w:jc w:val="center"/>
                    </w:pPr>
                    <w:r>
                      <w:t>Feature Data</w:t>
                    </w:r>
                  </w:p>
                </w:txbxContent>
              </v:textbox>
            </v:shape>
            <v:shapetype id="_x0000_t117" coordsize="21600,21600" o:spt="117" path="m4353,l17214,r4386,10800l17214,21600r-12861,l,10800xe">
              <v:stroke joinstyle="miter"/>
              <v:path gradientshapeok="t" o:connecttype="rect" textboxrect="4353,0,17214,21600"/>
            </v:shapetype>
            <v:shape id="Flowchart: Preparation 3" o:spid="_x0000_s1522" type="#_x0000_t117" style="position:absolute;left:13715;top:8763;width:12955;height:4697;visibility:visible;v-text-anchor:middle" fillcolor="#4f81bd" strokecolor="#243f60" strokeweight="2pt">
              <v:textbox style="mso-next-textbox:#Flowchart: Preparation 3">
                <w:txbxContent>
                  <w:p w14:paraId="42C739C9" w14:textId="77777777" w:rsidR="00BE21F9" w:rsidRDefault="00BE21F9" w:rsidP="0025508E">
                    <w:pPr>
                      <w:jc w:val="center"/>
                    </w:pPr>
                    <w:r>
                      <w:t>Portrayal View</w:t>
                    </w:r>
                  </w:p>
                </w:txbxContent>
              </v:textbox>
            </v:shape>
            <v:shapetype id="_x0000_t109" coordsize="21600,21600" o:spt="109" path="m,l,21600r21600,l21600,xe">
              <v:stroke joinstyle="miter"/>
              <v:path gradientshapeok="t" o:connecttype="rect"/>
            </v:shapetype>
            <v:shape id="Flowchart: Process 4" o:spid="_x0000_s1523" type="#_x0000_t109" style="position:absolute;left:29622;top:8191;width:9621;height:5269;visibility:visible;v-text-anchor:middle" fillcolor="#4f81bd" strokecolor="#243f60" strokeweight="2pt">
              <v:textbox style="mso-next-textbox:#Flowchart: Process 4">
                <w:txbxContent>
                  <w:p w14:paraId="64B6071E" w14:textId="77777777" w:rsidR="00BE21F9" w:rsidRDefault="00BE21F9" w:rsidP="0025508E">
                    <w:pPr>
                      <w:jc w:val="center"/>
                    </w:pPr>
                    <w:r>
                      <w:t>XSLT Processor</w:t>
                    </w:r>
                  </w:p>
                </w:txbxContent>
              </v:textbox>
            </v:shape>
            <v:shape id="Flowchart: Document 6" o:spid="_x0000_s1524" type="#_x0000_t114" style="position:absolute;left:43138;top:8191;width:9144;height:5614;visibility:visible;v-text-anchor:middle" fillcolor="#4f81bd" strokecolor="#243f60" strokeweight="2pt">
              <v:textbox style="mso-next-textbox:#Flowchart: Document 6">
                <w:txbxContent>
                  <w:p w14:paraId="36EC69AC" w14:textId="77777777" w:rsidR="00BE21F9" w:rsidRDefault="00BE21F9" w:rsidP="0025508E">
                    <w:pPr>
                      <w:pStyle w:val="NormalWeb"/>
                      <w:spacing w:after="200" w:line="276" w:lineRule="auto"/>
                      <w:jc w:val="center"/>
                    </w:pPr>
                    <w:r>
                      <w:rPr>
                        <w:rFonts w:eastAsia="Times New Roman"/>
                        <w:sz w:val="22"/>
                        <w:szCs w:val="22"/>
                      </w:rPr>
                      <w:t>Drawing Instructions</w:t>
                    </w:r>
                  </w:p>
                </w:txbxContent>
              </v:textbox>
            </v:shape>
            <v:shape id="Text Box 7" o:spid="_x0000_s1525" type="#_x0000_t202" style="position:absolute;left:13715;top:15557;width:10475;height:6391;visibility:visible" stroked="f" strokeweight=".5pt">
              <v:textbox style="mso-next-textbox:#Text Box 7">
                <w:txbxContent>
                  <w:p w14:paraId="3283A428" w14:textId="77777777" w:rsidR="00BE21F9" w:rsidRPr="00BA4423" w:rsidRDefault="00BE21F9" w:rsidP="0025508E">
                    <w:pPr>
                      <w:pStyle w:val="NormalWeb"/>
                      <w:spacing w:after="200" w:line="276" w:lineRule="auto"/>
                      <w:rPr>
                        <w:b/>
                      </w:rPr>
                    </w:pPr>
                    <w:r>
                      <w:rPr>
                        <w:rFonts w:eastAsia="Times New Roman"/>
                        <w:b/>
                        <w:sz w:val="22"/>
                        <w:szCs w:val="22"/>
                      </w:rPr>
                      <w:t xml:space="preserve">Portrayal Input </w:t>
                    </w:r>
                    <w:r w:rsidRPr="00BA4423">
                      <w:rPr>
                        <w:rFonts w:eastAsia="Times New Roman"/>
                        <w:b/>
                        <w:sz w:val="22"/>
                        <w:szCs w:val="22"/>
                      </w:rPr>
                      <w:t>XML Schema</w:t>
                    </w:r>
                  </w:p>
                </w:txbxContent>
              </v:textbox>
            </v:shape>
            <v:shape id="Text Box 7" o:spid="_x0000_s1526" type="#_x0000_t202" style="position:absolute;left:29623;top:24313;width:9144;height:4763;visibility:visible" stroked="f" strokeweight=".5pt">
              <v:textbox style="mso-next-textbox:#Text Box 7">
                <w:txbxContent>
                  <w:p w14:paraId="6EE6F30C" w14:textId="77777777" w:rsidR="00BE21F9" w:rsidRPr="00BA4423" w:rsidRDefault="00BE21F9" w:rsidP="0025508E">
                    <w:pPr>
                      <w:pStyle w:val="NormalWeb"/>
                      <w:spacing w:after="200" w:line="276" w:lineRule="auto"/>
                      <w:rPr>
                        <w:b/>
                      </w:rPr>
                    </w:pPr>
                    <w:r w:rsidRPr="00BA4423">
                      <w:rPr>
                        <w:rFonts w:eastAsia="Times New Roman"/>
                        <w:b/>
                        <w:sz w:val="22"/>
                        <w:szCs w:val="22"/>
                      </w:rPr>
                      <w:t xml:space="preserve">XSLT templates </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0" o:spid="_x0000_s1527" type="#_x0000_t115" style="position:absolute;left:29623;top:17240;width:9620;height:6388;visibility:visible;v-text-anchor:middle" fillcolor="#4f81bd" strokecolor="#243f60" strokeweight="2pt">
              <v:textbox style="mso-next-textbox:#Flowchart: Multidocument 10">
                <w:txbxContent>
                  <w:p w14:paraId="032A5134" w14:textId="77777777" w:rsidR="00BE21F9" w:rsidRDefault="00BE21F9" w:rsidP="0025508E">
                    <w:pPr>
                      <w:jc w:val="center"/>
                    </w:pPr>
                    <w:r>
                      <w:t>Portrayal</w:t>
                    </w:r>
                    <w:r>
                      <w:br/>
                      <w:t>Functions</w:t>
                    </w:r>
                  </w:p>
                </w:txbxContent>
              </v:textbox>
            </v:shape>
            <v:shape id="Text Box 7" o:spid="_x0000_s1528" type="#_x0000_t202" style="position:absolute;left:42662;top:15557;width:10297;height:6391;visibility:visible" stroked="f" strokeweight=".5pt">
              <v:textbox style="mso-next-textbox:#Text Box 7">
                <w:txbxContent>
                  <w:p w14:paraId="230580D2" w14:textId="77777777" w:rsidR="00BE21F9" w:rsidRPr="00BA4423" w:rsidRDefault="00BE21F9" w:rsidP="0025508E">
                    <w:pPr>
                      <w:pStyle w:val="NormalWeb"/>
                      <w:spacing w:after="200" w:line="276" w:lineRule="auto"/>
                      <w:rPr>
                        <w:b/>
                      </w:rPr>
                    </w:pPr>
                    <w:r w:rsidRPr="00BA4423">
                      <w:rPr>
                        <w:rFonts w:eastAsia="Times New Roman"/>
                        <w:b/>
                        <w:sz w:val="22"/>
                        <w:szCs w:val="22"/>
                      </w:rPr>
                      <w:t>Drawing Instructions  XML Schema</w:t>
                    </w:r>
                  </w:p>
                </w:txbxContent>
              </v:textbox>
            </v:shape>
            <v:shape id="Right Arrow 12" o:spid="_x0000_s1529" type="#_x0000_t13" style="position:absolute;left:9429;top:9810;width:3620;height:2332;visibility:visible;v-text-anchor:middle" adj="14642" fillcolor="#4f81bd" strokecolor="#243f60" strokeweight="2pt"/>
            <v:shape id="Right Arrow 13" o:spid="_x0000_s1530" type="#_x0000_t13" style="position:absolute;left:25326;top:9810;width:3620;height:2332;visibility:visible;v-text-anchor:middle" adj="14642" fillcolor="#4f81bd" strokecolor="#243f60" strokeweight="2pt">
              <v:textbox style="mso-next-textbox:#Right Arrow 13">
                <w:txbxContent>
                  <w:p w14:paraId="18716801" w14:textId="77777777" w:rsidR="00BE21F9" w:rsidRDefault="00BE21F9" w:rsidP="0025508E"/>
                </w:txbxContent>
              </v:textbox>
            </v:shape>
            <v:shape id="Right Arrow 14" o:spid="_x0000_s1531" type="#_x0000_t13" style="position:absolute;left:38766;top:9810;width:3620;height:2332;visibility:visible;v-text-anchor:middle" adj="14642" fillcolor="#4f81bd" strokecolor="#243f60" strokeweight="2pt">
              <v:textbox style="mso-next-textbox:#Right Arrow 14">
                <w:txbxContent>
                  <w:p w14:paraId="5D90CC4B" w14:textId="77777777" w:rsidR="00BE21F9" w:rsidRDefault="00BE21F9" w:rsidP="0025508E"/>
                </w:txbxContent>
              </v:textbox>
            </v:shape>
            <v:shape id="Up Arrow 15" o:spid="_x0000_s1532" type="#_x0000_t68" style="position:absolute;left:33909;top:13936;width:857;height:4524;visibility:visible;v-text-anchor:middle" adj="2047" fillcolor="#4f81bd" strokecolor="#243f60" strokeweight="2pt"/>
            <v:shapetype id="_x0000_t121" coordsize="21600,21600" o:spt="121" path="m4321,l21600,r,21600l,21600,,4338xe">
              <v:stroke joinstyle="miter"/>
              <v:path gradientshapeok="t" o:connecttype="rect" textboxrect="0,4321,21600,21600"/>
            </v:shapetype>
            <v:shape id="Flowchart: Card 16" o:spid="_x0000_s1533" type="#_x0000_t121" style="position:absolute;left:30765;top:1143;width:7144;height:3429;visibility:visible;v-text-anchor:middle" fillcolor="#4f81bd" strokecolor="#243f60" strokeweight="2pt">
              <v:textbox style="mso-next-textbox:#Flowchart: Card 16">
                <w:txbxContent>
                  <w:p w14:paraId="18AEB759" w14:textId="77777777" w:rsidR="00BE21F9" w:rsidRDefault="00BE21F9" w:rsidP="0025508E">
                    <w:pPr>
                      <w:jc w:val="center"/>
                    </w:pPr>
                    <w:r>
                      <w:t>Context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534" type="#_x0000_t67" style="position:absolute;left:34099;top:4286;width:572;height:3334;visibility:visible;v-text-anchor:middle" adj="19749" fillcolor="#4f81bd" strokecolor="#243f60" strokeweight="2pt"/>
            <v:shape id="Text Box 7" o:spid="_x0000_s1535" type="#_x0000_t202" style="position:absolute;left:37909;top:559;width:9144;height:4667;visibility:visible" stroked="f" strokeweight=".5pt">
              <v:textbox style="mso-next-textbox:#Text Box 7">
                <w:txbxContent>
                  <w:p w14:paraId="37CFAFEA" w14:textId="77777777" w:rsidR="00BE21F9" w:rsidRPr="00BA4423" w:rsidRDefault="00BE21F9" w:rsidP="0025508E">
                    <w:pPr>
                      <w:pStyle w:val="NormalWeb"/>
                      <w:spacing w:after="200" w:line="276" w:lineRule="auto"/>
                      <w:rPr>
                        <w:b/>
                      </w:rPr>
                    </w:pPr>
                    <w:r w:rsidRPr="00BA4423">
                      <w:rPr>
                        <w:rFonts w:eastAsia="Times New Roman"/>
                        <w:b/>
                        <w:sz w:val="22"/>
                        <w:szCs w:val="22"/>
                      </w:rPr>
                      <w:t xml:space="preserve">User parameters </w:t>
                    </w:r>
                  </w:p>
                </w:txbxContent>
              </v:textbox>
            </v:shape>
            <v:shape id="Text Box 79" o:spid="_x0000_s1536" type="#_x0000_t202" style="position:absolute;left:13049;top:6191;width:16561;height:3048;visibility:visible" filled="f" stroked="f">
              <v:textbox style="mso-next-textbox:#Text Box 79">
                <w:txbxContent>
                  <w:p w14:paraId="509A6ABD" w14:textId="77777777" w:rsidR="00BE21F9" w:rsidRDefault="00BE21F9" w:rsidP="0025508E">
                    <w:r>
                      <w:t>System Portrayal Engine</w:t>
                    </w:r>
                  </w:p>
                </w:txbxContent>
              </v:textbox>
            </v:shape>
            <w10:anchorlock/>
          </v:group>
        </w:pict>
      </w:r>
    </w:p>
    <w:p w14:paraId="19B51FB2" w14:textId="77777777" w:rsidR="0025508E" w:rsidRPr="00FA7F13" w:rsidRDefault="0025508E" w:rsidP="00E96673">
      <w:pPr>
        <w:pStyle w:val="Figuretitle"/>
        <w:spacing w:before="120" w:after="120"/>
        <w:rPr>
          <w:lang w:val="en-GB"/>
        </w:rPr>
      </w:pPr>
      <w:r w:rsidRPr="00FA7F13">
        <w:rPr>
          <w:lang w:val="en-GB"/>
        </w:rPr>
        <w:t>Figure 9-2 — Portrayal process</w:t>
      </w:r>
    </w:p>
    <w:p w14:paraId="548DA0BE" w14:textId="77777777" w:rsidR="0025508E" w:rsidRPr="00FA7F13" w:rsidRDefault="0025508E" w:rsidP="00E96673">
      <w:pPr>
        <w:spacing w:after="120"/>
      </w:pPr>
      <w:r w:rsidRPr="00FA7F13">
        <w:t>The system has Feature data within its internal database that needs to be portrayed. The System Portrayal Engine transforms the Feature data into drawing instructions. Drawing instructions include such things as references to symbol definitions, priority and filtering information. The drawing instructions are further processed by the rendering engine to produce the final display.</w:t>
      </w:r>
    </w:p>
    <w:p w14:paraId="585C71E3" w14:textId="77777777" w:rsidR="0025508E" w:rsidRPr="00FA7F13" w:rsidRDefault="0025508E" w:rsidP="00E96673">
      <w:pPr>
        <w:spacing w:after="120"/>
      </w:pPr>
      <w:r w:rsidRPr="00FA7F13">
        <w:t>In this process, feature data needs to be exposed to the XSLT processor as XML content. The XSLT processor applies the best matching template or portrayal function to each feature. The portrayal function uses the defined logic to transform the input feature content along with related context information into drawing instructions which are output as XML.</w:t>
      </w:r>
    </w:p>
    <w:p w14:paraId="6D89FBA3" w14:textId="77777777" w:rsidR="0025508E" w:rsidRPr="00FA7F13" w:rsidRDefault="0025508E" w:rsidP="00E96673">
      <w:pPr>
        <w:spacing w:after="120"/>
      </w:pPr>
      <w:r w:rsidRPr="00FA7F13">
        <w:t>The functionality of the System Portrayal Engine is defined in terms of XSLT.  XSLT is a declarative language. An XSLT processor transforms XML input into XML output.  Contextual and user parameters can be fed into the XSLT processor for use by the portrayal functions.  Portrayal functions in XSLT can range from simple lookup or best match templates to complex conditional logic.  XSLT is defined to work on an XML node tree however there are implementations that interface the XSLT processor directly with internal structures or relational database tables.  Although there are newer versions of XSLT, XSLT 1.0 (http://www.w3.org/TR/xslt) has been chosen for this portrayal specification as the most commonly supported.</w:t>
      </w:r>
    </w:p>
    <w:p w14:paraId="618784D0" w14:textId="77777777" w:rsidR="0025508E" w:rsidRPr="00FA7F13" w:rsidRDefault="0025508E" w:rsidP="00E96673">
      <w:pPr>
        <w:spacing w:after="120"/>
      </w:pPr>
      <w:r w:rsidRPr="00FA7F13">
        <w:t>This portrayal specification defines how machine readable portrayal transformation functions are implemented as XSLT templates disseminated in XSL files.  Since XSLT is defined to operate on XML and produce XML the XML input and output schemas are defined as part of this specification. A conformant System Portrayal Engine must operate consistently with XSLT in order to process the machine readable XSL files and produce equivalent output.</w:t>
      </w:r>
    </w:p>
    <w:p w14:paraId="26FF0F48" w14:textId="77777777" w:rsidR="0025508E" w:rsidRPr="00FA7F13" w:rsidRDefault="0025508E" w:rsidP="00E96673">
      <w:pPr>
        <w:spacing w:after="120"/>
      </w:pPr>
    </w:p>
    <w:p w14:paraId="21FA1054" w14:textId="77777777" w:rsidR="00A73A7B" w:rsidRPr="00FA7F13" w:rsidRDefault="00A73A7B" w:rsidP="00531C7D">
      <w:pPr>
        <w:pStyle w:val="Heading1"/>
        <w:numPr>
          <w:ilvl w:val="0"/>
          <w:numId w:val="12"/>
        </w:numPr>
        <w:spacing w:after="200"/>
        <w:rPr>
          <w:lang w:val="en-GB"/>
        </w:rPr>
      </w:pPr>
      <w:bookmarkStart w:id="9" w:name="_Toc16161087"/>
      <w:r w:rsidRPr="00FA7F13">
        <w:rPr>
          <w:lang w:val="en-GB"/>
        </w:rPr>
        <w:t>Package overview</w:t>
      </w:r>
      <w:bookmarkEnd w:id="9"/>
    </w:p>
    <w:p w14:paraId="115131D2" w14:textId="77777777" w:rsidR="0025508E" w:rsidRPr="00FA7F13" w:rsidRDefault="0025508E" w:rsidP="00E96673">
      <w:pPr>
        <w:spacing w:after="120"/>
        <w:rPr>
          <w:lang w:eastAsia="en-CA"/>
        </w:rPr>
      </w:pPr>
      <w:r w:rsidRPr="00FA7F13">
        <w:rPr>
          <w:lang w:eastAsia="en-CA"/>
        </w:rPr>
        <w:t>The following diagram shows the packages for implementing this standard.</w:t>
      </w:r>
    </w:p>
    <w:p w14:paraId="72F10DD1" w14:textId="77777777" w:rsidR="0025508E" w:rsidRPr="00FA7F13" w:rsidRDefault="0025508E" w:rsidP="00E96673">
      <w:pPr>
        <w:spacing w:after="120"/>
      </w:pPr>
      <w:r w:rsidRPr="00FA7F13">
        <w:t>The InputSchema describes how the data is presented to the portrayal engine (XSLT processor).  The Presentation package includes two subpackages one describing the portrayal catalogue structure the other describing the drawing instructions. Drawing instructions are the output of the portrayal engine (XSLT processor)</w:t>
      </w:r>
    </w:p>
    <w:p w14:paraId="24AC0489" w14:textId="77777777" w:rsidR="0025508E" w:rsidRPr="00FA7F13" w:rsidRDefault="0025508E" w:rsidP="00E96673">
      <w:pPr>
        <w:spacing w:after="120"/>
      </w:pPr>
      <w:r w:rsidRPr="00FA7F13">
        <w:t xml:space="preserve">The SymbolDefinitions package describes the graphic primitives used for portrayal. </w:t>
      </w:r>
    </w:p>
    <w:p w14:paraId="7636CE1D" w14:textId="77777777" w:rsidR="0025508E" w:rsidRDefault="0025508E" w:rsidP="00E96673">
      <w:pPr>
        <w:spacing w:after="120"/>
        <w:rPr>
          <w:lang w:eastAsia="en-CA"/>
        </w:rPr>
      </w:pPr>
      <w:r>
        <w:rPr>
          <w:lang w:eastAsia="en-CA"/>
        </w:rPr>
        <w:t>The portrayal engine is using standard XSLT. There is no package describing this part of the portrayal.</w:t>
      </w:r>
    </w:p>
    <w:p w14:paraId="2F8E2047" w14:textId="77777777" w:rsidR="0025508E" w:rsidRDefault="00672036" w:rsidP="0025508E">
      <w:pPr>
        <w:pStyle w:val="BodyText"/>
        <w:jc w:val="center"/>
        <w:rPr>
          <w:noProof/>
          <w:lang w:eastAsia="en-GB"/>
        </w:rPr>
      </w:pPr>
      <w:r>
        <w:rPr>
          <w:noProof/>
          <w:lang w:eastAsia="en-GB"/>
        </w:rPr>
        <w:pict w14:anchorId="5B2FF6B7">
          <v:shape id="_x0000_i1027" type="#_x0000_t75" style="width:284.25pt;height:396pt">
            <v:imagedata r:id="rId17" o:title="Fig 9-3 Packages"/>
          </v:shape>
        </w:pict>
      </w:r>
    </w:p>
    <w:p w14:paraId="7A791370" w14:textId="77777777" w:rsidR="0025508E" w:rsidRPr="00CF7710" w:rsidRDefault="0025508E" w:rsidP="00E96673">
      <w:pPr>
        <w:pStyle w:val="Figuretitle"/>
        <w:spacing w:before="120" w:after="120"/>
        <w:rPr>
          <w:lang w:val="en-GB"/>
        </w:rPr>
      </w:pPr>
      <w:r w:rsidRPr="00CF7710">
        <w:rPr>
          <w:lang w:val="en-GB"/>
        </w:rPr>
        <w:t>Figure </w:t>
      </w:r>
      <w:r>
        <w:rPr>
          <w:lang w:val="en-GB"/>
        </w:rPr>
        <w:t>9</w:t>
      </w:r>
      <w:r w:rsidRPr="00CF7710">
        <w:rPr>
          <w:lang w:val="en-GB"/>
        </w:rPr>
        <w:t>-</w:t>
      </w:r>
      <w:r>
        <w:rPr>
          <w:lang w:val="en-GB"/>
        </w:rPr>
        <w:t>3</w:t>
      </w:r>
      <w:r w:rsidRPr="00CF7710">
        <w:rPr>
          <w:lang w:val="en-GB"/>
        </w:rPr>
        <w:t xml:space="preserve"> — </w:t>
      </w:r>
      <w:r>
        <w:rPr>
          <w:lang w:val="en-GB"/>
        </w:rPr>
        <w:t>Packages</w:t>
      </w:r>
    </w:p>
    <w:p w14:paraId="11EBB31D" w14:textId="77777777" w:rsidR="00CD6F30" w:rsidRPr="0025508E" w:rsidRDefault="00CD6F30" w:rsidP="0025508E">
      <w:pPr>
        <w:rPr>
          <w:lang w:val="en-GB"/>
        </w:rPr>
      </w:pPr>
    </w:p>
    <w:p w14:paraId="1A432A17" w14:textId="77777777" w:rsidR="00A73A7B" w:rsidRDefault="00A73A7B" w:rsidP="00531C7D">
      <w:pPr>
        <w:pStyle w:val="Heading1"/>
        <w:numPr>
          <w:ilvl w:val="0"/>
          <w:numId w:val="12"/>
        </w:numPr>
        <w:spacing w:after="200"/>
        <w:rPr>
          <w:lang w:val="en-GB"/>
        </w:rPr>
      </w:pPr>
      <w:bookmarkStart w:id="10" w:name="_Toc16161088"/>
      <w:r>
        <w:rPr>
          <w:lang w:val="en-GB"/>
        </w:rPr>
        <w:t>Data input schema</w:t>
      </w:r>
      <w:bookmarkEnd w:id="10"/>
    </w:p>
    <w:p w14:paraId="1DB283EF" w14:textId="77777777" w:rsidR="00A73A7B" w:rsidRDefault="00A73A7B" w:rsidP="00531C7D">
      <w:pPr>
        <w:pStyle w:val="Heading2"/>
        <w:numPr>
          <w:ilvl w:val="1"/>
          <w:numId w:val="12"/>
        </w:numPr>
        <w:spacing w:after="200"/>
      </w:pPr>
      <w:bookmarkStart w:id="11" w:name="_Toc16161089"/>
      <w:r>
        <w:t>Introduction</w:t>
      </w:r>
      <w:bookmarkEnd w:id="11"/>
    </w:p>
    <w:p w14:paraId="647C178D" w14:textId="77777777" w:rsidR="0025508E" w:rsidRDefault="0025508E" w:rsidP="00E96673">
      <w:pPr>
        <w:spacing w:after="120"/>
      </w:pPr>
      <w:r>
        <w:t>The data input schema describes how the data is presented to the XSLT processor. The data can be transformed to an XML document or a presentation of such a document</w:t>
      </w:r>
      <w:r w:rsidR="00F77870">
        <w:t>,</w:t>
      </w:r>
      <w:r>
        <w:t xml:space="preserve"> </w:t>
      </w:r>
      <w:r w:rsidR="00F77870">
        <w:t>for example</w:t>
      </w:r>
      <w:r>
        <w:t xml:space="preserve"> a DOM-tree. It is also possible to model the data to look like XML and use a special software interface to present such data to the XSLT processor.</w:t>
      </w:r>
    </w:p>
    <w:p w14:paraId="07A0711D" w14:textId="77777777" w:rsidR="0025508E" w:rsidRDefault="0025508E" w:rsidP="00E96673">
      <w:pPr>
        <w:spacing w:after="120"/>
      </w:pPr>
      <w:r>
        <w:t>Whatever method is used this schema describes how the data must be organized. In this standard only the base types are described. The actual feature types of a data product must be specified in a schema that will be part of the product specification. The data types of such a schema will correspond to the portrayal rules of the same product specification. All feature types in a product must be based on the types specified in this schema.</w:t>
      </w:r>
    </w:p>
    <w:p w14:paraId="312026CD" w14:textId="77777777" w:rsidR="0025508E" w:rsidRDefault="0025508E" w:rsidP="00E96673">
      <w:pPr>
        <w:spacing w:after="120"/>
      </w:pPr>
      <w:r>
        <w:t>The schema contains also data types for spatial objects and for associations. Whenever such types are not sufficient for a specific data product, appropriate types can be derived from the types in this standard. This may be the case for spatial objects that needs to have associations to quality information types.</w:t>
      </w:r>
    </w:p>
    <w:p w14:paraId="397D41F7" w14:textId="77777777" w:rsidR="0025508E" w:rsidRPr="00E96673" w:rsidRDefault="00E96673" w:rsidP="00E96673">
      <w:pPr>
        <w:tabs>
          <w:tab w:val="left" w:pos="993"/>
        </w:tabs>
        <w:spacing w:after="120"/>
      </w:pPr>
      <w:r>
        <w:t>NOTE</w:t>
      </w:r>
      <w:r>
        <w:tab/>
      </w:r>
      <w:r w:rsidRPr="00145F05">
        <w:rPr>
          <w:rFonts w:cs="Arial"/>
        </w:rPr>
        <w:t>It is assumed for the examples in this section that types of this schema are in the namespace s100</w:t>
      </w:r>
      <w:r>
        <w:t>.</w:t>
      </w:r>
    </w:p>
    <w:p w14:paraId="1558831D" w14:textId="77777777" w:rsidR="0025508E" w:rsidRPr="0025508E" w:rsidRDefault="0025508E" w:rsidP="00E96673">
      <w:pPr>
        <w:spacing w:after="120"/>
      </w:pPr>
    </w:p>
    <w:p w14:paraId="7FAAB5F7" w14:textId="77777777" w:rsidR="0025508E" w:rsidRPr="00145F05" w:rsidRDefault="00A73A7B" w:rsidP="00531C7D">
      <w:pPr>
        <w:pStyle w:val="Heading2"/>
        <w:numPr>
          <w:ilvl w:val="1"/>
          <w:numId w:val="12"/>
        </w:numPr>
        <w:spacing w:after="200"/>
      </w:pPr>
      <w:bookmarkStart w:id="12" w:name="_Toc16161090"/>
      <w:r>
        <w:t>Enumerations</w:t>
      </w:r>
      <w:bookmarkEnd w:id="12"/>
    </w:p>
    <w:p w14:paraId="5313BB0B" w14:textId="77777777" w:rsidR="0025508E" w:rsidRDefault="0025508E" w:rsidP="004870C2">
      <w:pPr>
        <w:spacing w:after="120"/>
      </w:pPr>
      <w:r>
        <w:t>For the use in this schema the following enumeration types are defined:</w:t>
      </w:r>
    </w:p>
    <w:p w14:paraId="36FB67A5" w14:textId="77777777" w:rsidR="0025508E" w:rsidRDefault="00672036" w:rsidP="0025508E">
      <w:pPr>
        <w:keepNext/>
        <w:rPr>
          <w:noProof/>
          <w:lang w:eastAsia="en-GB"/>
        </w:rPr>
      </w:pPr>
      <w:r>
        <w:rPr>
          <w:noProof/>
          <w:lang w:eastAsia="en-GB"/>
        </w:rPr>
        <w:pict w14:anchorId="5A18C357">
          <v:shape id="_x0000_i1028" type="#_x0000_t75" style="width:432.75pt;height:136.5pt">
            <v:imagedata r:id="rId18" o:title="Fig 9-4 Input Schema Enumerations"/>
          </v:shape>
        </w:pict>
      </w:r>
    </w:p>
    <w:p w14:paraId="65C3E5D4" w14:textId="77777777" w:rsidR="0025508E" w:rsidRPr="00CF7710" w:rsidRDefault="0025508E"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4</w:t>
      </w:r>
      <w:r w:rsidRPr="00CF7710">
        <w:rPr>
          <w:lang w:val="en-GB"/>
        </w:rPr>
        <w:t xml:space="preserve"> — </w:t>
      </w:r>
      <w:r>
        <w:rPr>
          <w:lang w:val="en-GB"/>
        </w:rPr>
        <w:t>Input Schema Enumerations</w:t>
      </w:r>
    </w:p>
    <w:p w14:paraId="2754DB65" w14:textId="77777777" w:rsidR="0025508E" w:rsidRDefault="0025508E" w:rsidP="004870C2">
      <w:pPr>
        <w:spacing w:after="120"/>
        <w:rPr>
          <w:rFonts w:cs="Arial"/>
          <w:b/>
        </w:rPr>
      </w:pPr>
      <w:r w:rsidRPr="00F77CAA">
        <w:rPr>
          <w:rFonts w:cs="Arial"/>
          <w:b/>
        </w:rPr>
        <w:t>GeometricPrimitive</w:t>
      </w:r>
    </w:p>
    <w:p w14:paraId="7D718250" w14:textId="77777777" w:rsidR="0025508E" w:rsidRPr="000B159D" w:rsidRDefault="0025508E" w:rsidP="004870C2">
      <w:pPr>
        <w:spacing w:after="120"/>
      </w:pPr>
      <w:r>
        <w:t xml:space="preserve">This enumeration describes the type of geometric primitive that is used by a feature object. If the feature object uses different geometric primitives the value </w:t>
      </w:r>
      <w:r w:rsidRPr="00220FEF">
        <w:rPr>
          <w:rFonts w:ascii="Courier New" w:hAnsi="Courier New" w:cs="Courier New"/>
        </w:rPr>
        <w:t>Complex</w:t>
      </w:r>
      <w:r>
        <w:t xml:space="preserve"> has to be used.</w:t>
      </w:r>
    </w:p>
    <w:p w14:paraId="06A121FD" w14:textId="77777777" w:rsidR="0025508E" w:rsidRPr="004870C2" w:rsidRDefault="0025508E" w:rsidP="004870C2">
      <w:pPr>
        <w:spacing w:after="120" w:line="276" w:lineRule="auto"/>
        <w:jc w:val="left"/>
        <w:rPr>
          <w:rFonts w:ascii="Times New Roman" w:hAnsi="Times New Roman"/>
          <w:color w:val="000096"/>
        </w:rPr>
      </w:pPr>
      <w:r w:rsidRPr="004870C2">
        <w:rPr>
          <w:rFonts w:ascii="Times New Roman" w:hAnsi="Times New Roman"/>
          <w:color w:val="000096"/>
        </w:rPr>
        <w:t>&lt;xs:simpleType</w:t>
      </w:r>
      <w:r w:rsidRPr="004870C2">
        <w:rPr>
          <w:rFonts w:ascii="Times New Roman" w:hAnsi="Times New Roman"/>
          <w:color w:val="F5844C"/>
        </w:rPr>
        <w:t xml:space="preserve"> name</w:t>
      </w:r>
      <w:r w:rsidRPr="004870C2">
        <w:rPr>
          <w:rFonts w:ascii="Times New Roman" w:hAnsi="Times New Roman"/>
          <w:color w:val="FF8040"/>
        </w:rPr>
        <w:t>=</w:t>
      </w:r>
      <w:r w:rsidRPr="004870C2">
        <w:rPr>
          <w:rFonts w:ascii="Times New Roman" w:hAnsi="Times New Roman"/>
          <w:color w:val="993300"/>
        </w:rPr>
        <w:t>"GeometricPrimitive"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&lt;xs:restriction</w:t>
      </w:r>
      <w:r w:rsidRPr="004870C2">
        <w:rPr>
          <w:rFonts w:ascii="Times New Roman" w:hAnsi="Times New Roman"/>
          <w:color w:val="F5844C"/>
        </w:rPr>
        <w:t xml:space="preserve"> base</w:t>
      </w:r>
      <w:r w:rsidRPr="004870C2">
        <w:rPr>
          <w:rFonts w:ascii="Times New Roman" w:hAnsi="Times New Roman"/>
          <w:color w:val="FF8040"/>
        </w:rPr>
        <w:t>=</w:t>
      </w:r>
      <w:r w:rsidRPr="004870C2">
        <w:rPr>
          <w:rFonts w:ascii="Times New Roman" w:hAnsi="Times New Roman"/>
          <w:color w:val="993300"/>
        </w:rPr>
        <w:t>"xs:string"</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"None"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"Point"</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"MultiPoint"</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"Curve"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"Surface"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"Coverage"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"Complex"</w:t>
      </w:r>
      <w:r w:rsidRPr="004870C2">
        <w:rPr>
          <w:rFonts w:ascii="Times New Roman" w:hAnsi="Times New Roman"/>
          <w:color w:val="000096"/>
        </w:rPr>
        <w:t>/&gt;</w:t>
      </w:r>
      <w:r w:rsidRPr="004870C2">
        <w:rPr>
          <w:rFonts w:ascii="Times New Roman" w:hAnsi="Times New Roman"/>
          <w:color w:val="000000"/>
        </w:rPr>
        <w:t xml:space="preserve"> </w:t>
      </w:r>
      <w:r w:rsidRPr="004870C2">
        <w:rPr>
          <w:rFonts w:ascii="Times New Roman" w:hAnsi="Times New Roman"/>
          <w:color w:val="000000"/>
        </w:rPr>
        <w:br/>
        <w:t xml:space="preserve">    </w:t>
      </w:r>
      <w:r w:rsidRPr="004870C2">
        <w:rPr>
          <w:rFonts w:ascii="Times New Roman" w:hAnsi="Times New Roman"/>
          <w:color w:val="000096"/>
        </w:rPr>
        <w:t>&lt;/xs:restriction&gt;</w:t>
      </w:r>
      <w:r w:rsidRPr="004870C2">
        <w:rPr>
          <w:rFonts w:ascii="Times New Roman" w:hAnsi="Times New Roman"/>
          <w:color w:val="000000"/>
        </w:rPr>
        <w:br/>
      </w:r>
      <w:r w:rsidRPr="004870C2">
        <w:rPr>
          <w:rFonts w:ascii="Times New Roman" w:hAnsi="Times New Roman"/>
          <w:color w:val="000096"/>
        </w:rPr>
        <w:t>&lt;/xs:simpleType&gt;</w:t>
      </w:r>
    </w:p>
    <w:p w14:paraId="6EA1A22D" w14:textId="77777777" w:rsidR="0025508E" w:rsidRDefault="0025508E" w:rsidP="004870C2">
      <w:pPr>
        <w:spacing w:after="120"/>
        <w:rPr>
          <w:rFonts w:cs="Arial"/>
          <w:b/>
        </w:rPr>
      </w:pPr>
      <w:r w:rsidRPr="00F77CAA">
        <w:rPr>
          <w:rFonts w:cs="Arial"/>
          <w:b/>
        </w:rPr>
        <w:t>Orientation</w:t>
      </w:r>
    </w:p>
    <w:p w14:paraId="49D78C30" w14:textId="77777777" w:rsidR="0025508E" w:rsidRDefault="0025508E" w:rsidP="004870C2">
      <w:pPr>
        <w:spacing w:after="120"/>
      </w:pPr>
      <w:r>
        <w:t xml:space="preserve">The enumeration </w:t>
      </w:r>
      <w:r w:rsidRPr="00044C50">
        <w:rPr>
          <w:rFonts w:ascii="Courier New" w:hAnsi="Courier New" w:cs="Courier New"/>
        </w:rPr>
        <w:t>Orientation</w:t>
      </w:r>
      <w:r>
        <w:t xml:space="preserve"> is used to specify the orientation of a referenced geometry that is used by a feature object or by a complex curve.</w:t>
      </w:r>
    </w:p>
    <w:p w14:paraId="6D29E061" w14:textId="77777777" w:rsidR="004870C2" w:rsidRPr="004870C2"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"Orientation"</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"Forward"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"Reverse"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&lt;/xs:restriction&gt;</w:t>
      </w:r>
      <w:r w:rsidRPr="001655A0">
        <w:rPr>
          <w:rFonts w:ascii="Times New Roman" w:hAnsi="Times New Roman"/>
          <w:color w:val="000000"/>
        </w:rPr>
        <w:br/>
      </w:r>
      <w:r w:rsidR="004870C2" w:rsidRPr="004870C2">
        <w:rPr>
          <w:rFonts w:ascii="Times New Roman" w:hAnsi="Times New Roman"/>
          <w:color w:val="000096"/>
        </w:rPr>
        <w:t>&lt;/xs:simpleType&gt;</w:t>
      </w:r>
    </w:p>
    <w:p w14:paraId="7A91EC5C" w14:textId="77777777" w:rsidR="0025508E" w:rsidRDefault="0025508E" w:rsidP="004870C2">
      <w:pPr>
        <w:spacing w:after="120" w:line="276" w:lineRule="auto"/>
        <w:jc w:val="left"/>
        <w:rPr>
          <w:rFonts w:cs="Arial"/>
          <w:b/>
        </w:rPr>
      </w:pPr>
      <w:r w:rsidRPr="00F77CAA">
        <w:rPr>
          <w:rFonts w:cs="Arial"/>
          <w:b/>
        </w:rPr>
        <w:t>BoundaryType</w:t>
      </w:r>
    </w:p>
    <w:p w14:paraId="4B2580D4" w14:textId="77777777" w:rsidR="0025508E" w:rsidRDefault="0025508E" w:rsidP="004870C2">
      <w:pPr>
        <w:spacing w:after="120"/>
      </w:pPr>
      <w:r>
        <w:t>This enumeration describes the type of a topologic boundary.</w:t>
      </w:r>
    </w:p>
    <w:p w14:paraId="78CC2525" w14:textId="77777777" w:rsidR="0025508E" w:rsidRPr="00B20DF5" w:rsidRDefault="0025508E" w:rsidP="004870C2">
      <w:pPr>
        <w:spacing w:after="120" w:line="276" w:lineRule="auto"/>
        <w:jc w:val="left"/>
        <w:rPr>
          <w:lang w:val="en-US"/>
        </w:rPr>
      </w:pPr>
      <w:r w:rsidRPr="0072025F">
        <w:rPr>
          <w:rFonts w:ascii="Times New Roman" w:hAnsi="Times New Roman"/>
          <w:color w:val="000096"/>
          <w:lang w:val="en-US"/>
        </w:rPr>
        <w:t>&lt;xs:simpleType</w:t>
      </w:r>
      <w:r w:rsidRPr="0072025F">
        <w:rPr>
          <w:rFonts w:ascii="Times New Roman" w:hAnsi="Times New Roman"/>
          <w:color w:val="F5844C"/>
          <w:lang w:val="en-US"/>
        </w:rPr>
        <w:t xml:space="preserve"> name</w:t>
      </w:r>
      <w:r w:rsidRPr="0072025F">
        <w:rPr>
          <w:rFonts w:ascii="Times New Roman" w:hAnsi="Times New Roman"/>
          <w:color w:val="FF8040"/>
          <w:lang w:val="en-US"/>
        </w:rPr>
        <w:t>=</w:t>
      </w:r>
      <w:r w:rsidRPr="0072025F">
        <w:rPr>
          <w:rFonts w:ascii="Times New Roman" w:hAnsi="Times New Roman"/>
          <w:color w:val="993300"/>
          <w:lang w:val="en-US"/>
        </w:rPr>
        <w:t>"BoundaryType"</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&lt;xs:restriction</w:t>
      </w:r>
      <w:r w:rsidRPr="0072025F">
        <w:rPr>
          <w:rFonts w:ascii="Times New Roman" w:hAnsi="Times New Roman"/>
          <w:color w:val="F5844C"/>
          <w:lang w:val="en-US"/>
        </w:rPr>
        <w:t xml:space="preserve"> base</w:t>
      </w:r>
      <w:r w:rsidRPr="0072025F">
        <w:rPr>
          <w:rFonts w:ascii="Times New Roman" w:hAnsi="Times New Roman"/>
          <w:color w:val="FF8040"/>
          <w:lang w:val="en-US"/>
        </w:rPr>
        <w:t>=</w:t>
      </w:r>
      <w:r w:rsidRPr="0072025F">
        <w:rPr>
          <w:rFonts w:ascii="Times New Roman" w:hAnsi="Times New Roman"/>
          <w:color w:val="993300"/>
          <w:lang w:val="en-US"/>
        </w:rPr>
        <w:t>"xs:string"</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&lt;xs:enumeration</w:t>
      </w:r>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"Begin"</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&lt;xs:enumeration</w:t>
      </w:r>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"End"</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&lt;/xs:restriction&gt;</w:t>
      </w:r>
      <w:r w:rsidRPr="0072025F">
        <w:rPr>
          <w:rFonts w:ascii="Times New Roman" w:hAnsi="Times New Roman"/>
          <w:color w:val="000000"/>
          <w:lang w:val="en-US"/>
        </w:rPr>
        <w:br/>
      </w:r>
      <w:r w:rsidRPr="0072025F">
        <w:rPr>
          <w:rFonts w:ascii="Times New Roman" w:hAnsi="Times New Roman"/>
          <w:color w:val="000096"/>
          <w:lang w:val="en-US"/>
        </w:rPr>
        <w:t>&lt;/xs:simpleType&gt;</w:t>
      </w:r>
    </w:p>
    <w:p w14:paraId="4AB9FE5E" w14:textId="77777777" w:rsidR="0025508E" w:rsidRDefault="0025508E" w:rsidP="004870C2">
      <w:pPr>
        <w:spacing w:after="120"/>
        <w:rPr>
          <w:rFonts w:cs="Arial"/>
          <w:b/>
        </w:rPr>
      </w:pPr>
      <w:r w:rsidRPr="00F77CAA">
        <w:rPr>
          <w:rFonts w:cs="Arial"/>
          <w:b/>
        </w:rPr>
        <w:t>InterpolationType</w:t>
      </w:r>
    </w:p>
    <w:p w14:paraId="5C6034CA" w14:textId="77777777" w:rsidR="0025508E" w:rsidRDefault="0025508E" w:rsidP="004870C2">
      <w:pPr>
        <w:spacing w:after="120"/>
      </w:pPr>
      <w:r>
        <w:t>This enumeration describes the mathematical interpolation method between two control points in a line segment. Note that the methods depend on the underlying coordinate reference system and not all of them are valid for all types of CRS. The product specification should specify the details of the use of interpolation.</w:t>
      </w:r>
    </w:p>
    <w:p w14:paraId="71D5FEA6" w14:textId="77777777" w:rsidR="0025508E" w:rsidRPr="001655A0"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"None"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"Linear"</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"Loxodromic"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"CircularArc3Points"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"Geodesic"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"CircularArcCenterPointWithRadius"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"Elliptical"</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"Conic"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&lt;/xs:restriction&gt;</w:t>
      </w:r>
      <w:r w:rsidRPr="001655A0">
        <w:rPr>
          <w:rFonts w:ascii="Times New Roman" w:hAnsi="Times New Roman"/>
          <w:color w:val="000000"/>
        </w:rPr>
        <w:br/>
      </w:r>
      <w:r w:rsidRPr="001655A0">
        <w:rPr>
          <w:rFonts w:ascii="Times New Roman" w:hAnsi="Times New Roman"/>
          <w:color w:val="000096"/>
        </w:rPr>
        <w:t>&lt;/xs:simpleType&gt;</w:t>
      </w:r>
    </w:p>
    <w:p w14:paraId="39971B45" w14:textId="77777777" w:rsidR="0025508E" w:rsidRPr="001655A0" w:rsidRDefault="0025508E" w:rsidP="004870C2">
      <w:pPr>
        <w:spacing w:after="120"/>
      </w:pPr>
    </w:p>
    <w:p w14:paraId="74FDEE5F" w14:textId="77777777" w:rsidR="00296E54" w:rsidRPr="00145F05" w:rsidRDefault="00A73A7B" w:rsidP="00531C7D">
      <w:pPr>
        <w:pStyle w:val="Heading2"/>
        <w:numPr>
          <w:ilvl w:val="1"/>
          <w:numId w:val="12"/>
        </w:numPr>
        <w:spacing w:after="200"/>
      </w:pPr>
      <w:bookmarkStart w:id="13" w:name="_Toc16161091"/>
      <w:r>
        <w:t>Coordinates</w:t>
      </w:r>
      <w:bookmarkEnd w:id="13"/>
    </w:p>
    <w:p w14:paraId="4CAE9737" w14:textId="77777777" w:rsidR="00296E54" w:rsidRDefault="00296E54" w:rsidP="004870C2">
      <w:pPr>
        <w:spacing w:after="120"/>
      </w:pPr>
      <w:r>
        <w:t xml:space="preserve">In case that coordinates have to be presented to the XSLT processor the following types have to be used. </w:t>
      </w:r>
    </w:p>
    <w:p w14:paraId="60EBF79D" w14:textId="77777777" w:rsidR="00296E54" w:rsidRDefault="00672036" w:rsidP="00296E54">
      <w:pPr>
        <w:keepNext/>
        <w:jc w:val="center"/>
        <w:rPr>
          <w:noProof/>
          <w:lang w:eastAsia="en-GB"/>
        </w:rPr>
      </w:pPr>
      <w:r>
        <w:rPr>
          <w:noProof/>
          <w:lang w:eastAsia="en-GB"/>
        </w:rPr>
        <w:pict w14:anchorId="030AB9ED">
          <v:shape id="_x0000_i1029" type="#_x0000_t75" style="width:225.75pt;height:177.75pt">
            <v:imagedata r:id="rId19" o:title="Fig 9-5 Input Schema Coordinates"/>
          </v:shape>
        </w:pict>
      </w:r>
    </w:p>
    <w:p w14:paraId="57872BAF" w14:textId="77777777" w:rsidR="00296E54" w:rsidRPr="00E43BAE" w:rsidRDefault="00296E54"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5</w:t>
      </w:r>
      <w:r w:rsidRPr="00CF7710">
        <w:rPr>
          <w:lang w:val="en-GB"/>
        </w:rPr>
        <w:t xml:space="preserve"> — </w:t>
      </w:r>
      <w:r>
        <w:rPr>
          <w:lang w:val="en-GB"/>
        </w:rPr>
        <w:t>Input Schema Coordinates</w:t>
      </w:r>
    </w:p>
    <w:p w14:paraId="77A3B6C2" w14:textId="77777777" w:rsidR="00296E54" w:rsidRPr="00C97681" w:rsidRDefault="00296E54" w:rsidP="004870C2">
      <w:pPr>
        <w:spacing w:after="120"/>
        <w:rPr>
          <w:rFonts w:cs="Arial"/>
        </w:rPr>
      </w:pPr>
      <w:r w:rsidRPr="00C97681">
        <w:rPr>
          <w:rFonts w:cs="Arial"/>
        </w:rPr>
        <w:t>The types Coordinate2D and Coordinate3D are for a simple coordinate tuple. They are defined as:</w:t>
      </w:r>
    </w:p>
    <w:p w14:paraId="5EA716AD" w14:textId="77777777" w:rsidR="004870C2" w:rsidRPr="001655A0" w:rsidRDefault="00296E54" w:rsidP="004870C2">
      <w:pPr>
        <w:spacing w:after="120"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"x"</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"y"</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r w:rsidRPr="001655A0">
        <w:rPr>
          <w:rFonts w:ascii="Times New Roman" w:hAnsi="Times New Roman"/>
          <w:color w:val="000000"/>
        </w:rPr>
        <w:br/>
      </w: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"Coordinate3D"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"z"</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004870C2" w:rsidRPr="001655A0">
        <w:rPr>
          <w:rFonts w:ascii="Times New Roman" w:hAnsi="Times New Roman"/>
          <w:color w:val="000096"/>
        </w:rPr>
        <w:t>&lt;/xs:</w:t>
      </w:r>
      <w:r w:rsidR="004870C2">
        <w:rPr>
          <w:rFonts w:ascii="Times New Roman" w:hAnsi="Times New Roman"/>
          <w:color w:val="000096"/>
        </w:rPr>
        <w:t>complex</w:t>
      </w:r>
      <w:r w:rsidR="004870C2" w:rsidRPr="001655A0">
        <w:rPr>
          <w:rFonts w:ascii="Times New Roman" w:hAnsi="Times New Roman"/>
          <w:color w:val="000096"/>
        </w:rPr>
        <w:t>Type&gt;</w:t>
      </w:r>
    </w:p>
    <w:p w14:paraId="4B1DE1C2" w14:textId="77777777" w:rsidR="00296E54" w:rsidRPr="004870C2" w:rsidRDefault="00296E54" w:rsidP="004870C2">
      <w:pPr>
        <w:spacing w:after="120" w:line="276" w:lineRule="auto"/>
        <w:jc w:val="left"/>
        <w:rPr>
          <w:rFonts w:cs="Arial"/>
        </w:rPr>
      </w:pPr>
      <w:r w:rsidRPr="004870C2">
        <w:rPr>
          <w:rFonts w:cs="Arial"/>
        </w:rPr>
        <w:t>Note that the type Coordinate3D is an extension of the type Coordinate2D.</w:t>
      </w:r>
    </w:p>
    <w:p w14:paraId="546AB36E" w14:textId="77777777" w:rsidR="004870C2" w:rsidRDefault="00296E54" w:rsidP="004870C2">
      <w:pPr>
        <w:spacing w:after="120"/>
        <w:rPr>
          <w:b/>
          <w:lang w:val="en-US"/>
        </w:rPr>
      </w:pPr>
      <w:r w:rsidRPr="00B15B2E">
        <w:rPr>
          <w:b/>
          <w:lang w:val="en-US"/>
        </w:rPr>
        <w:t>Example:</w:t>
      </w:r>
    </w:p>
    <w:p w14:paraId="1C7268A4" w14:textId="77777777" w:rsidR="00296E54" w:rsidRDefault="00296E54" w:rsidP="004870C2">
      <w:pPr>
        <w:spacing w:after="120" w:line="276" w:lineRule="auto"/>
        <w:rPr>
          <w:lang w:val="en-US"/>
        </w:rPr>
      </w:pPr>
      <w:r w:rsidRPr="009504C7">
        <w:rPr>
          <w:rFonts w:ascii="Times New Roman" w:hAnsi="Times New Roman"/>
          <w:color w:val="000096"/>
          <w:lang w:val="en-US"/>
        </w:rPr>
        <w:t>&lt;s100:Coordinate2D&gt;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6C2521B5" w14:textId="77777777" w:rsidR="00296E54" w:rsidRDefault="00296E54" w:rsidP="004870C2">
      <w:pPr>
        <w:spacing w:after="120"/>
        <w:rPr>
          <w:lang w:val="en-US"/>
        </w:rPr>
      </w:pPr>
      <w:r>
        <w:rPr>
          <w:lang w:val="en-US"/>
        </w:rPr>
        <w:t>And</w:t>
      </w:r>
    </w:p>
    <w:p w14:paraId="678B1D8E" w14:textId="77777777" w:rsidR="00AF714E" w:rsidRDefault="00296E54" w:rsidP="004870C2">
      <w:pPr>
        <w:spacing w:after="120" w:line="276" w:lineRule="auto"/>
        <w:rPr>
          <w:rFonts w:ascii="Times New Roman" w:hAnsi="Times New Roman"/>
          <w:color w:val="000096"/>
          <w:lang w:val="en-US"/>
        </w:rPr>
      </w:pPr>
      <w:r w:rsidRPr="009504C7">
        <w:rPr>
          <w:rFonts w:ascii="Times New Roman" w:hAnsi="Times New Roman"/>
          <w:color w:val="000096"/>
          <w:lang w:val="en-US"/>
        </w:rPr>
        <w:t>&lt;s100:Coordinate2D&gt;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 xml:space="preserve">   &lt;s100:</w:t>
      </w:r>
      <w:r>
        <w:rPr>
          <w:rFonts w:ascii="Times New Roman" w:hAnsi="Times New Roman"/>
          <w:color w:val="000096"/>
          <w:lang w:val="en-US"/>
        </w:rPr>
        <w:t>z</w:t>
      </w:r>
      <w:r w:rsidRPr="009504C7">
        <w:rPr>
          <w:rFonts w:ascii="Times New Roman" w:hAnsi="Times New Roman"/>
          <w:color w:val="000096"/>
          <w:lang w:val="en-US"/>
        </w:rPr>
        <w:t>&gt;</w:t>
      </w:r>
      <w:r>
        <w:rPr>
          <w:rFonts w:ascii="Times New Roman" w:hAnsi="Times New Roman"/>
          <w:color w:val="000000"/>
          <w:lang w:val="en-US"/>
        </w:rPr>
        <w:t>12.5</w:t>
      </w:r>
      <w:r w:rsidRPr="009504C7">
        <w:rPr>
          <w:rFonts w:ascii="Times New Roman" w:hAnsi="Times New Roman"/>
          <w:color w:val="000096"/>
          <w:lang w:val="en-US"/>
        </w:rPr>
        <w:t>&lt;/s100:</w:t>
      </w:r>
      <w:r>
        <w:rPr>
          <w:rFonts w:ascii="Times New Roman" w:hAnsi="Times New Roman"/>
          <w:color w:val="000096"/>
          <w:lang w:val="en-US"/>
        </w:rPr>
        <w:t>z</w:t>
      </w:r>
      <w:r w:rsidRPr="009504C7">
        <w:rPr>
          <w:rFonts w:ascii="Times New Roman" w:hAnsi="Times New Roman"/>
          <w:color w:val="000096"/>
          <w:lang w:val="en-US"/>
        </w:rPr>
        <w:t>&gt;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5EF9B3B7" w14:textId="77777777" w:rsidR="00296E54" w:rsidRPr="00C97681" w:rsidRDefault="00296E54" w:rsidP="00AF714E">
      <w:pPr>
        <w:spacing w:after="120"/>
        <w:rPr>
          <w:rFonts w:cs="Arial"/>
        </w:rPr>
      </w:pPr>
      <w:r w:rsidRPr="00C97681">
        <w:rPr>
          <w:rFonts w:cs="Arial"/>
        </w:rPr>
        <w:t>A group Coordinate is defined where coordinate tuple</w:t>
      </w:r>
      <w:r w:rsidR="003E088F">
        <w:rPr>
          <w:rFonts w:cs="Arial"/>
        </w:rPr>
        <w:t>s</w:t>
      </w:r>
      <w:r w:rsidRPr="00C97681">
        <w:rPr>
          <w:rFonts w:cs="Arial"/>
        </w:rPr>
        <w:t xml:space="preserve"> can be used</w:t>
      </w:r>
      <w:r w:rsidR="003E088F">
        <w:rPr>
          <w:rFonts w:cs="Arial"/>
        </w:rPr>
        <w:t>. The use of 2D or 3D tuples is</w:t>
      </w:r>
      <w:r w:rsidRPr="00C97681">
        <w:rPr>
          <w:rFonts w:cs="Arial"/>
        </w:rPr>
        <w:t xml:space="preserve"> mutually exclusive.</w:t>
      </w:r>
    </w:p>
    <w:p w14:paraId="2C70593C" w14:textId="77777777" w:rsidR="00296E54" w:rsidRPr="009504C7" w:rsidRDefault="00296E54" w:rsidP="00AF714E">
      <w:pPr>
        <w:spacing w:after="120" w:line="276" w:lineRule="auto"/>
        <w:jc w:val="left"/>
        <w:rPr>
          <w:lang w:val="en-US"/>
        </w:rPr>
      </w:pPr>
      <w:r w:rsidRPr="009504C7">
        <w:rPr>
          <w:rFonts w:ascii="Times New Roman" w:hAnsi="Times New Roman"/>
          <w:color w:val="000096"/>
          <w:lang w:val="en-US"/>
        </w:rPr>
        <w:t>&lt;xs:group</w:t>
      </w:r>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&lt;xs:choice&gt;</w:t>
      </w:r>
      <w:r w:rsidRPr="009504C7">
        <w:rPr>
          <w:rFonts w:ascii="Times New Roman" w:hAnsi="Times New Roman"/>
          <w:color w:val="000000"/>
          <w:lang w:val="en-US"/>
        </w:rPr>
        <w:br/>
        <w:t xml:space="preserve">        </w:t>
      </w:r>
      <w:r w:rsidRPr="009504C7">
        <w:rPr>
          <w:rFonts w:ascii="Times New Roman" w:hAnsi="Times New Roman"/>
          <w:color w:val="000096"/>
          <w:lang w:val="en-US"/>
        </w:rPr>
        <w:t>&lt;xs:element</w:t>
      </w:r>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&lt;xs:element</w:t>
      </w:r>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&lt;/xs:choice&gt;</w:t>
      </w:r>
      <w:r w:rsidRPr="009504C7">
        <w:rPr>
          <w:rFonts w:ascii="Times New Roman" w:hAnsi="Times New Roman"/>
          <w:color w:val="000000"/>
          <w:lang w:val="en-US"/>
        </w:rPr>
        <w:br/>
      </w:r>
      <w:r w:rsidRPr="009504C7">
        <w:rPr>
          <w:rFonts w:ascii="Times New Roman" w:hAnsi="Times New Roman"/>
          <w:color w:val="000096"/>
          <w:lang w:val="en-US"/>
        </w:rPr>
        <w:t>&lt;/xs:group&gt;</w:t>
      </w:r>
    </w:p>
    <w:p w14:paraId="6D1C1FE5" w14:textId="77777777" w:rsidR="00296E54" w:rsidRPr="00296E54" w:rsidRDefault="00296E54" w:rsidP="00AF714E">
      <w:pPr>
        <w:spacing w:after="120"/>
        <w:rPr>
          <w:lang w:val="en-US"/>
        </w:rPr>
      </w:pPr>
    </w:p>
    <w:p w14:paraId="6B0090DF" w14:textId="77777777" w:rsidR="00A73A7B" w:rsidRPr="00A30A8B" w:rsidRDefault="00A73A7B" w:rsidP="00531C7D">
      <w:pPr>
        <w:pStyle w:val="Heading2"/>
        <w:numPr>
          <w:ilvl w:val="1"/>
          <w:numId w:val="12"/>
        </w:numPr>
        <w:spacing w:after="200"/>
      </w:pPr>
      <w:bookmarkStart w:id="14" w:name="_Toc16161092"/>
      <w:r w:rsidRPr="00A30A8B">
        <w:t>Associations</w:t>
      </w:r>
      <w:bookmarkEnd w:id="14"/>
    </w:p>
    <w:p w14:paraId="0FC29E72" w14:textId="77777777" w:rsidR="00296E54" w:rsidRDefault="00296E54" w:rsidP="00A30A8B">
      <w:pPr>
        <w:spacing w:after="120"/>
      </w:pPr>
      <w:r>
        <w:t>According to the general feature model there are two types of associations:</w:t>
      </w:r>
    </w:p>
    <w:p w14:paraId="38453064" w14:textId="77777777" w:rsidR="00296E54" w:rsidRDefault="00672036" w:rsidP="00296E54">
      <w:pPr>
        <w:keepNext/>
        <w:jc w:val="center"/>
        <w:rPr>
          <w:noProof/>
          <w:lang w:eastAsia="en-GB"/>
        </w:rPr>
      </w:pPr>
      <w:r>
        <w:rPr>
          <w:noProof/>
          <w:lang w:eastAsia="en-GB"/>
        </w:rPr>
        <w:pict w14:anchorId="4D8B59FE">
          <v:shape id="_x0000_i1030" type="#_x0000_t75" style="width:319.5pt;height:97.5pt">
            <v:imagedata r:id="rId20" o:title="Fig 9-6 Input Schema Associations"/>
          </v:shape>
        </w:pict>
      </w:r>
    </w:p>
    <w:p w14:paraId="515E2FEA" w14:textId="77777777" w:rsidR="00296E54" w:rsidRPr="00E43BAE"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6</w:t>
      </w:r>
      <w:r w:rsidRPr="00CF7710">
        <w:rPr>
          <w:lang w:val="en-GB"/>
        </w:rPr>
        <w:t xml:space="preserve"> — </w:t>
      </w:r>
      <w:r>
        <w:rPr>
          <w:lang w:val="en-GB"/>
        </w:rPr>
        <w:t>Input Schema Associations</w:t>
      </w:r>
    </w:p>
    <w:p w14:paraId="2560F7B4" w14:textId="77777777" w:rsidR="00296E54" w:rsidRDefault="00296E54" w:rsidP="00A30A8B">
      <w:pPr>
        <w:spacing w:after="120"/>
      </w:pPr>
      <w:r>
        <w:t>For each association a separate type is defined in the schema:</w:t>
      </w:r>
    </w:p>
    <w:p w14:paraId="140B8A1D"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96"/>
          <w:lang w:val="en-US"/>
        </w:rPr>
        <w:t>&lt;xs:complexType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"InformationAssociation"</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"informationRef"</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r>
        <w:rPr>
          <w:rFonts w:ascii="Times New Roman" w:hAnsi="Times New Roman"/>
          <w:color w:val="993300"/>
          <w:lang w:val="en-US"/>
        </w:rPr>
        <w:t>IDString</w:t>
      </w:r>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"xs:string"</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&lt;/xs:complexType&gt;</w:t>
      </w:r>
    </w:p>
    <w:p w14:paraId="19BE2639"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00"/>
          <w:lang w:val="en-US"/>
        </w:rPr>
        <w:br/>
      </w:r>
      <w:r w:rsidRPr="007121DE">
        <w:rPr>
          <w:rFonts w:ascii="Times New Roman" w:hAnsi="Times New Roman"/>
          <w:color w:val="000096"/>
          <w:lang w:val="en-US"/>
        </w:rPr>
        <w:t>&lt;xs:complexType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"FeatureAssociation"</w:t>
      </w:r>
      <w:r w:rsidRPr="007121DE">
        <w:rPr>
          <w:rFonts w:ascii="Times New Roman" w:hAnsi="Times New Roman"/>
          <w:color w:val="000096"/>
          <w:lang w:val="en-US"/>
        </w:rPr>
        <w:t>&gt;</w:t>
      </w:r>
      <w:r w:rsidRPr="007121DE">
        <w:rPr>
          <w:rFonts w:ascii="Times New Roman" w:hAnsi="Times New Roman"/>
          <w:color w:val="000000"/>
          <w:lang w:val="en-US"/>
        </w:rPr>
        <w:br/>
      </w:r>
      <w:r>
        <w:rPr>
          <w:rFonts w:ascii="Times New Roman" w:hAnsi="Times New Roman"/>
          <w:color w:val="000000"/>
          <w:lang w:val="en-US"/>
        </w:rPr>
        <w:t xml:space="preserve"> </w:t>
      </w:r>
      <w:r w:rsidRPr="007121DE">
        <w:rPr>
          <w:rFonts w:ascii="Times New Roman" w:hAnsi="Times New Roman"/>
          <w:color w:val="000000"/>
          <w:lang w:val="en-US"/>
        </w:rP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"featureRef"</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r w:rsidRPr="003E2072">
        <w:rPr>
          <w:rFonts w:ascii="Times New Roman" w:hAnsi="Times New Roman"/>
          <w:color w:val="993300"/>
          <w:lang w:val="en-US"/>
        </w:rPr>
        <w:t xml:space="preserve"> </w:t>
      </w:r>
      <w:r>
        <w:rPr>
          <w:rFonts w:ascii="Times New Roman" w:hAnsi="Times New Roman"/>
          <w:color w:val="993300"/>
          <w:lang w:val="en-US"/>
        </w:rPr>
        <w:t>IDString</w:t>
      </w:r>
      <w:r w:rsidRPr="007121DE">
        <w:rPr>
          <w:rFonts w:ascii="Times New Roman" w:hAnsi="Times New Roman"/>
          <w:color w:val="993300"/>
          <w:lang w:val="en-US"/>
        </w:rPr>
        <w:t xml:space="preserve"> "</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"xs:string"</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&lt;/xs:complexType&gt;</w:t>
      </w:r>
    </w:p>
    <w:p w14:paraId="2ECD0837" w14:textId="77777777" w:rsidR="00296E54" w:rsidRDefault="00296E54" w:rsidP="00E97892">
      <w:pPr>
        <w:spacing w:after="120" w:line="276" w:lineRule="auto"/>
        <w:rPr>
          <w:lang w:val="en-US"/>
        </w:rPr>
      </w:pPr>
      <w:r w:rsidRPr="007121DE">
        <w:rPr>
          <w:rFonts w:ascii="Times New Roman" w:hAnsi="Times New Roman"/>
          <w:color w:val="000000"/>
          <w:lang w:val="en-US"/>
        </w:rPr>
        <w:br/>
      </w:r>
      <w:r>
        <w:rPr>
          <w:lang w:val="en-US"/>
        </w:rPr>
        <w:t xml:space="preserve">The </w:t>
      </w:r>
      <w:r w:rsidRPr="000E4D30">
        <w:rPr>
          <w:rFonts w:cs="Arial"/>
          <w:lang w:val="en-US"/>
        </w:rPr>
        <w:t>attributes informationRef and featureRef correspond to the attribute id of the referenced information respective feature object. See the section on objects for more details.</w:t>
      </w:r>
    </w:p>
    <w:p w14:paraId="0AC0DF9B" w14:textId="77777777" w:rsidR="00296E54" w:rsidRPr="007121DE" w:rsidRDefault="00296E54" w:rsidP="00A30A8B">
      <w:pPr>
        <w:spacing w:after="120"/>
        <w:rPr>
          <w:lang w:val="en-US"/>
        </w:rPr>
      </w:pPr>
      <w:r>
        <w:rPr>
          <w:lang w:val="en-US"/>
        </w:rPr>
        <w:t xml:space="preserve">If a </w:t>
      </w:r>
      <w:r w:rsidR="003E088F">
        <w:rPr>
          <w:lang w:val="en-US"/>
        </w:rPr>
        <w:t xml:space="preserve">Product Specification </w:t>
      </w:r>
      <w:r>
        <w:rPr>
          <w:lang w:val="en-US"/>
        </w:rPr>
        <w:t xml:space="preserve">requires attributes for an association a specific type must be sub-classed in the schema of the </w:t>
      </w:r>
      <w:r w:rsidR="003E088F">
        <w:rPr>
          <w:lang w:val="en-US"/>
        </w:rPr>
        <w:t>Product Specification</w:t>
      </w:r>
      <w:r>
        <w:rPr>
          <w:lang w:val="en-US"/>
        </w:rPr>
        <w:t xml:space="preserve">. </w:t>
      </w:r>
    </w:p>
    <w:p w14:paraId="244EE493" w14:textId="77777777" w:rsidR="00296E54" w:rsidRPr="00296E54" w:rsidRDefault="00296E54" w:rsidP="00A30A8B">
      <w:pPr>
        <w:spacing w:after="120"/>
        <w:rPr>
          <w:lang w:val="en-US"/>
        </w:rPr>
      </w:pPr>
    </w:p>
    <w:p w14:paraId="01A395C7" w14:textId="77777777" w:rsidR="00A73A7B" w:rsidRDefault="00A73A7B" w:rsidP="00531C7D">
      <w:pPr>
        <w:pStyle w:val="Heading2"/>
        <w:numPr>
          <w:ilvl w:val="1"/>
          <w:numId w:val="12"/>
        </w:numPr>
        <w:spacing w:after="200"/>
      </w:pPr>
      <w:bookmarkStart w:id="15" w:name="_Toc16161093"/>
      <w:r>
        <w:t>Spatial relations</w:t>
      </w:r>
      <w:bookmarkEnd w:id="15"/>
    </w:p>
    <w:p w14:paraId="7BB59382" w14:textId="77777777" w:rsidR="00296E54" w:rsidRDefault="00296E54" w:rsidP="00A30A8B">
      <w:pPr>
        <w:spacing w:after="120"/>
      </w:pPr>
      <w:r>
        <w:t>In the general feature model different relations are modelled between feature types and spatial types but also between spatial types. For such relations the following types are defined by this schema.</w:t>
      </w:r>
    </w:p>
    <w:p w14:paraId="7FE8E679" w14:textId="77777777" w:rsidR="00296E54" w:rsidRDefault="00672036" w:rsidP="00296E54">
      <w:pPr>
        <w:keepNext/>
        <w:rPr>
          <w:noProof/>
          <w:lang w:eastAsia="en-GB"/>
        </w:rPr>
      </w:pPr>
      <w:r>
        <w:rPr>
          <w:noProof/>
          <w:lang w:eastAsia="en-GB"/>
        </w:rPr>
        <w:pict w14:anchorId="76083525">
          <v:shape id="_x0000_i1031" type="#_x0000_t75" style="width:413.25pt;height:306.75pt">
            <v:imagedata r:id="rId21" o:title="Fig 9-7 Input Schema Spatial Relations"/>
          </v:shape>
        </w:pict>
      </w:r>
    </w:p>
    <w:p w14:paraId="24DEAC44" w14:textId="77777777" w:rsidR="00296E54" w:rsidRPr="00272BDF"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7</w:t>
      </w:r>
      <w:r w:rsidRPr="00CF7710">
        <w:rPr>
          <w:lang w:val="en-GB"/>
        </w:rPr>
        <w:t xml:space="preserve"> — </w:t>
      </w:r>
      <w:r>
        <w:rPr>
          <w:lang w:val="en-GB"/>
        </w:rPr>
        <w:t>Input Schema Spatial Relations</w:t>
      </w:r>
    </w:p>
    <w:p w14:paraId="0D836D5F" w14:textId="77777777" w:rsidR="00296E54" w:rsidRPr="000E4D30" w:rsidRDefault="00296E54" w:rsidP="00A30A8B">
      <w:pPr>
        <w:spacing w:after="120"/>
        <w:rPr>
          <w:rFonts w:cs="Arial"/>
        </w:rPr>
      </w:pPr>
      <w:r w:rsidRPr="000E4D30">
        <w:rPr>
          <w:rFonts w:cs="Arial"/>
        </w:rPr>
        <w:t xml:space="preserve">The type SpatialRelation is the base type for all relations to spatial objects. It defines only one attribute ref that corresponds to the attribute id of the spatial object. </w:t>
      </w:r>
    </w:p>
    <w:p w14:paraId="06077FA0" w14:textId="77777777" w:rsidR="00296E54" w:rsidRDefault="00296E54" w:rsidP="00A30A8B">
      <w:pPr>
        <w:spacing w:line="276" w:lineRule="auto"/>
        <w:jc w:val="left"/>
        <w:rPr>
          <w:lang w:val="en-US"/>
        </w:rPr>
      </w:pPr>
      <w:r w:rsidRPr="004C086A">
        <w:rPr>
          <w:rFonts w:ascii="Times New Roman" w:hAnsi="Times New Roman"/>
          <w:color w:val="000096"/>
          <w:lang w:val="en-US"/>
        </w:rPr>
        <w:t>&lt;xs:complexType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"SpatialRelation"</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&lt;xs:attribute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"ref"</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r w:rsidRPr="00705248">
        <w:rPr>
          <w:rFonts w:ascii="Times New Roman" w:hAnsi="Times New Roman"/>
          <w:color w:val="993300"/>
          <w:lang w:val="en-US"/>
        </w:rPr>
        <w:t xml:space="preserve"> </w:t>
      </w:r>
      <w:r>
        <w:rPr>
          <w:rFonts w:ascii="Times New Roman" w:hAnsi="Times New Roman"/>
          <w:color w:val="993300"/>
          <w:lang w:val="en-US"/>
        </w:rPr>
        <w:t>IDString</w:t>
      </w:r>
      <w:r w:rsidRPr="004C086A">
        <w:rPr>
          <w:rFonts w:ascii="Times New Roman" w:hAnsi="Times New Roman"/>
          <w:color w:val="993300"/>
          <w:lang w:val="en-US"/>
        </w:rPr>
        <w:t xml:space="preserve"> "</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&lt;xs:attribute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r>
        <w:rPr>
          <w:rFonts w:ascii="Times New Roman" w:hAnsi="Times New Roman"/>
          <w:color w:val="993300"/>
          <w:lang w:val="en-US"/>
        </w:rPr>
        <w:t>scaleMinimum</w:t>
      </w:r>
      <w:r w:rsidRPr="004C086A">
        <w:rPr>
          <w:rFonts w:ascii="Times New Roman" w:hAnsi="Times New Roman"/>
          <w:color w:val="993300"/>
          <w:lang w:val="en-US"/>
        </w:rPr>
        <w:t>"</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"xs:</w:t>
      </w:r>
      <w:r>
        <w:rPr>
          <w:rFonts w:ascii="Times New Roman" w:hAnsi="Times New Roman"/>
          <w:color w:val="993300"/>
          <w:lang w:val="en-US"/>
        </w:rPr>
        <w:t>positiveInteger</w:t>
      </w:r>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&lt;xs:attribute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r w:rsidRPr="00D45A71">
        <w:rPr>
          <w:rFonts w:ascii="Times New Roman" w:hAnsi="Times New Roman"/>
          <w:color w:val="993300"/>
          <w:lang w:val="en-US"/>
        </w:rPr>
        <w:t xml:space="preserve"> </w:t>
      </w:r>
      <w:r>
        <w:rPr>
          <w:rFonts w:ascii="Times New Roman" w:hAnsi="Times New Roman"/>
          <w:color w:val="993300"/>
          <w:lang w:val="en-US"/>
        </w:rPr>
        <w:t>scaleMaximum</w:t>
      </w:r>
      <w:r w:rsidRPr="004C086A">
        <w:rPr>
          <w:rFonts w:ascii="Times New Roman" w:hAnsi="Times New Roman"/>
          <w:color w:val="993300"/>
          <w:lang w:val="en-US"/>
        </w:rPr>
        <w:t xml:space="preserve"> "</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"xs:</w:t>
      </w:r>
      <w:r>
        <w:rPr>
          <w:rFonts w:ascii="Times New Roman" w:hAnsi="Times New Roman"/>
          <w:color w:val="993300"/>
          <w:lang w:val="en-US"/>
        </w:rPr>
        <w:t>positiveInteger</w:t>
      </w:r>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r>
      <w:r w:rsidRPr="004C086A">
        <w:rPr>
          <w:rFonts w:ascii="Times New Roman" w:hAnsi="Times New Roman"/>
          <w:color w:val="000096"/>
          <w:lang w:val="en-US"/>
        </w:rPr>
        <w:t>&lt;/xs:complexType&gt;</w:t>
      </w:r>
      <w:r w:rsidRPr="004C086A">
        <w:rPr>
          <w:rFonts w:ascii="Times New Roman" w:hAnsi="Times New Roman"/>
          <w:color w:val="000000"/>
          <w:lang w:val="en-US"/>
        </w:rPr>
        <w:br/>
      </w:r>
    </w:p>
    <w:p w14:paraId="68B7D3BF" w14:textId="77777777" w:rsidR="00296E54" w:rsidRPr="000E4D30" w:rsidRDefault="00296E54" w:rsidP="00A30A8B">
      <w:pPr>
        <w:spacing w:after="120"/>
        <w:rPr>
          <w:rFonts w:cs="Arial"/>
          <w:lang w:val="en-US"/>
        </w:rPr>
      </w:pPr>
      <w:r w:rsidRPr="000E4D30">
        <w:rPr>
          <w:rFonts w:cs="Arial"/>
          <w:lang w:val="en-US"/>
        </w:rPr>
        <w:t>The other relation types are derived from this type and add information according to the specific use of that relation. The type MaskedRelation adds an attribute mask that specifies if a referenced spatial object should not be used for portrayal.</w:t>
      </w:r>
    </w:p>
    <w:p w14:paraId="6F43302F" w14:textId="77777777" w:rsidR="00296E54" w:rsidRDefault="00296E54" w:rsidP="00A30A8B">
      <w:pPr>
        <w:spacing w:line="276" w:lineRule="auto"/>
        <w:jc w:val="left"/>
        <w:rPr>
          <w:lang w:val="en-US"/>
        </w:rPr>
      </w:pPr>
      <w:r w:rsidRPr="00804AC8">
        <w:rPr>
          <w:rFonts w:ascii="Times New Roman" w:hAnsi="Times New Roman"/>
          <w:color w:val="000096"/>
          <w:lang w:val="en-US"/>
        </w:rPr>
        <w:t>&lt;xs:complexType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"MaskedRelation"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w:t>
      </w:r>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"SpatialRelation"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&lt;xs:attribute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"mask"</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"xs:boolean"</w:t>
      </w:r>
      <w:r w:rsidRPr="00804AC8">
        <w:rPr>
          <w:rFonts w:ascii="Times New Roman" w:hAnsi="Times New Roman"/>
          <w:color w:val="F5844C"/>
          <w:lang w:val="en-US"/>
        </w:rPr>
        <w:t xml:space="preserve"> default</w:t>
      </w:r>
      <w:r w:rsidRPr="00804AC8">
        <w:rPr>
          <w:rFonts w:ascii="Times New Roman" w:hAnsi="Times New Roman"/>
          <w:color w:val="FF8040"/>
          <w:lang w:val="en-US"/>
        </w:rPr>
        <w:t>=</w:t>
      </w:r>
      <w:r w:rsidRPr="00804AC8">
        <w:rPr>
          <w:rFonts w:ascii="Times New Roman" w:hAnsi="Times New Roman"/>
          <w:color w:val="993300"/>
          <w:lang w:val="en-US"/>
        </w:rPr>
        <w:t>"false"</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r>
      <w:r w:rsidRPr="00804AC8">
        <w:rPr>
          <w:rFonts w:ascii="Times New Roman" w:hAnsi="Times New Roman"/>
          <w:color w:val="000096"/>
          <w:lang w:val="en-US"/>
        </w:rPr>
        <w:t>&lt;/xs:complexType&gt;</w:t>
      </w:r>
      <w:r w:rsidRPr="00804AC8">
        <w:rPr>
          <w:rFonts w:ascii="Times New Roman" w:hAnsi="Times New Roman"/>
          <w:color w:val="000000"/>
          <w:lang w:val="en-US"/>
        </w:rPr>
        <w:br/>
      </w:r>
    </w:p>
    <w:p w14:paraId="7F9C6731" w14:textId="77777777" w:rsidR="00296E54" w:rsidRDefault="00296E54" w:rsidP="00A30A8B">
      <w:pPr>
        <w:spacing w:after="120"/>
        <w:rPr>
          <w:lang w:val="en-US"/>
        </w:rPr>
      </w:pPr>
      <w:r>
        <w:rPr>
          <w:lang w:val="en-US"/>
        </w:rPr>
        <w:t>Note that the attribute mask is not mandatory but has a default value for the case of its absence.</w:t>
      </w:r>
    </w:p>
    <w:p w14:paraId="2E2FC733" w14:textId="77777777" w:rsidR="00296E54" w:rsidRPr="000E4D30" w:rsidRDefault="00296E54" w:rsidP="00A30A8B">
      <w:pPr>
        <w:spacing w:after="120"/>
        <w:rPr>
          <w:rFonts w:cs="Arial"/>
          <w:lang w:val="en-US"/>
        </w:rPr>
      </w:pPr>
      <w:r w:rsidRPr="000E4D30">
        <w:rPr>
          <w:rFonts w:cs="Arial"/>
          <w:lang w:val="en-US"/>
        </w:rPr>
        <w:t>The type BoundaryRelation adds a boundary type to the relation and is used when the relation describes a topological relation</w:t>
      </w:r>
      <w:r w:rsidR="00F77870">
        <w:rPr>
          <w:rFonts w:cs="Arial"/>
          <w:lang w:val="en-US"/>
        </w:rPr>
        <w:t>,</w:t>
      </w:r>
      <w:r w:rsidRPr="000E4D30">
        <w:rPr>
          <w:rFonts w:cs="Arial"/>
          <w:lang w:val="en-US"/>
        </w:rPr>
        <w:t xml:space="preserve"> </w:t>
      </w:r>
      <w:r w:rsidR="00F77870">
        <w:rPr>
          <w:rFonts w:cs="Arial"/>
          <w:lang w:val="en-US"/>
        </w:rPr>
        <w:t>for example</w:t>
      </w:r>
      <w:r w:rsidRPr="000E4D30">
        <w:rPr>
          <w:rFonts w:cs="Arial"/>
          <w:lang w:val="en-US"/>
        </w:rPr>
        <w:t xml:space="preserve"> the relation to a bounding node of a curve.</w:t>
      </w:r>
    </w:p>
    <w:p w14:paraId="79F9C7DD" w14:textId="77777777" w:rsidR="00296E54" w:rsidRDefault="00296E54" w:rsidP="00A30A8B">
      <w:pPr>
        <w:spacing w:line="276" w:lineRule="auto"/>
        <w:jc w:val="left"/>
        <w:rPr>
          <w:rFonts w:ascii="Times New Roman" w:hAnsi="Times New Roman"/>
          <w:color w:val="000096"/>
          <w:lang w:val="en-US"/>
        </w:rPr>
      </w:pPr>
      <w:r w:rsidRPr="00804AC8">
        <w:rPr>
          <w:rFonts w:ascii="Times New Roman" w:hAnsi="Times New Roman"/>
          <w:color w:val="000096"/>
          <w:lang w:val="en-US"/>
        </w:rPr>
        <w:t>&lt;xs:complexType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"BoundaryRelation"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w:t>
      </w:r>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"SpatialRelation"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&lt;xs:attribute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"boundaryType"</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"BoundaryType"</w:t>
      </w:r>
      <w:r w:rsidRPr="00804AC8">
        <w:rPr>
          <w:rFonts w:ascii="Times New Roman" w:hAnsi="Times New Roman"/>
          <w:color w:val="F5844C"/>
          <w:lang w:val="en-US"/>
        </w:rPr>
        <w:t xml:space="preserve"> use</w:t>
      </w:r>
      <w:r w:rsidRPr="00804AC8">
        <w:rPr>
          <w:rFonts w:ascii="Times New Roman" w:hAnsi="Times New Roman"/>
          <w:color w:val="FF8040"/>
          <w:lang w:val="en-US"/>
        </w:rPr>
        <w:t>=</w:t>
      </w:r>
      <w:r w:rsidRPr="00804AC8">
        <w:rPr>
          <w:rFonts w:ascii="Times New Roman" w:hAnsi="Times New Roman"/>
          <w:color w:val="993300"/>
          <w:lang w:val="en-US"/>
        </w:rPr>
        <w:t>"required"</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r>
      <w:r w:rsidRPr="00804AC8">
        <w:rPr>
          <w:rFonts w:ascii="Times New Roman" w:hAnsi="Times New Roman"/>
          <w:color w:val="000096"/>
          <w:lang w:val="en-US"/>
        </w:rPr>
        <w:t>&lt;/xs:complexType&gt;</w:t>
      </w:r>
    </w:p>
    <w:p w14:paraId="7E756F67" w14:textId="77777777" w:rsidR="00296E54" w:rsidRDefault="00296E54" w:rsidP="00296E54">
      <w:pPr>
        <w:rPr>
          <w:lang w:val="en-US"/>
        </w:rPr>
      </w:pPr>
    </w:p>
    <w:p w14:paraId="7A3FC803" w14:textId="77777777" w:rsidR="00296E54" w:rsidRPr="000E4D30" w:rsidRDefault="00296E54" w:rsidP="00A30A8B">
      <w:pPr>
        <w:spacing w:after="120"/>
        <w:rPr>
          <w:rFonts w:cs="Arial"/>
          <w:lang w:val="en-US"/>
        </w:rPr>
      </w:pPr>
      <w:r w:rsidRPr="000E4D30">
        <w:rPr>
          <w:rFonts w:cs="Arial"/>
          <w:lang w:val="en-US"/>
        </w:rPr>
        <w:t>The type CurveRelation is used whenever a curve is referenced by a spatial relation since it is necessary to specify if the curve is used in the same direction as it is defined or in the reverse order. The type is derived from MaskedRelation since each curve can be a subject of masking.</w:t>
      </w:r>
    </w:p>
    <w:p w14:paraId="7BE91632" w14:textId="77777777" w:rsidR="003E088F" w:rsidRDefault="00296E54" w:rsidP="003E088F">
      <w:pPr>
        <w:jc w:val="left"/>
        <w:rPr>
          <w:lang w:val="en-US"/>
        </w:rPr>
      </w:pPr>
      <w:r w:rsidRPr="0036132B">
        <w:rPr>
          <w:rFonts w:ascii="Times New Roman" w:hAnsi="Times New Roman"/>
          <w:color w:val="000096"/>
          <w:lang w:val="en-US"/>
        </w:rPr>
        <w:t>&lt;xs:complexType</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&lt;xs:complexContent&gt;</w:t>
      </w:r>
      <w:r w:rsidRPr="0036132B">
        <w:rPr>
          <w:rFonts w:ascii="Times New Roman" w:hAnsi="Times New Roman"/>
          <w:color w:val="000000"/>
          <w:lang w:val="en-US"/>
        </w:rPr>
        <w:br/>
        <w:t xml:space="preserve">        </w:t>
      </w:r>
      <w:r w:rsidRPr="0036132B">
        <w:rPr>
          <w:rFonts w:ascii="Times New Roman" w:hAnsi="Times New Roman"/>
          <w:color w:val="000096"/>
          <w:lang w:val="en-US"/>
        </w:rPr>
        <w:t>&lt;xs:extension</w:t>
      </w:r>
      <w:r w:rsidRPr="0036132B">
        <w:rPr>
          <w:rFonts w:ascii="Times New Roman" w:hAnsi="Times New Roman"/>
          <w:color w:val="F5844C"/>
          <w:lang w:val="en-US"/>
        </w:rPr>
        <w:t xml:space="preserve"> base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&lt;xs:attribute</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use</w:t>
      </w:r>
      <w:r w:rsidRPr="0036132B">
        <w:rPr>
          <w:rFonts w:ascii="Times New Roman" w:hAnsi="Times New Roman"/>
          <w:color w:val="FF8040"/>
          <w:lang w:val="en-US"/>
        </w:rPr>
        <w:t>=</w:t>
      </w:r>
      <w:r w:rsidRPr="0036132B">
        <w:rPr>
          <w:rFonts w:ascii="Times New Roman" w:hAnsi="Times New Roman"/>
          <w:color w:val="993300"/>
          <w:lang w:val="en-US"/>
        </w:rPr>
        <w:t>"required"</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&lt;/xs:extension&gt;</w:t>
      </w:r>
      <w:r w:rsidRPr="0036132B">
        <w:rPr>
          <w:rFonts w:ascii="Times New Roman" w:hAnsi="Times New Roman"/>
          <w:color w:val="000000"/>
          <w:lang w:val="en-US"/>
        </w:rPr>
        <w:br/>
        <w:t xml:space="preserve">    </w:t>
      </w:r>
      <w:r w:rsidRPr="0036132B">
        <w:rPr>
          <w:rFonts w:ascii="Times New Roman" w:hAnsi="Times New Roman"/>
          <w:color w:val="000096"/>
          <w:lang w:val="en-US"/>
        </w:rPr>
        <w:t>&lt;/xs:complexContent&gt;</w:t>
      </w:r>
      <w:r w:rsidRPr="0036132B">
        <w:rPr>
          <w:rFonts w:ascii="Times New Roman" w:hAnsi="Times New Roman"/>
          <w:color w:val="000000"/>
          <w:lang w:val="en-US"/>
        </w:rPr>
        <w:br/>
      </w:r>
      <w:r w:rsidRPr="0036132B">
        <w:rPr>
          <w:rFonts w:ascii="Times New Roman" w:hAnsi="Times New Roman"/>
          <w:color w:val="000096"/>
          <w:lang w:val="en-US"/>
        </w:rPr>
        <w:t>&lt;/xs:complexType&gt;</w:t>
      </w:r>
      <w:r w:rsidRPr="0036132B">
        <w:rPr>
          <w:rFonts w:ascii="Times New Roman" w:hAnsi="Times New Roman"/>
          <w:color w:val="000000"/>
          <w:lang w:val="en-US"/>
        </w:rPr>
        <w:br/>
      </w:r>
    </w:p>
    <w:p w14:paraId="380566CA" w14:textId="77777777" w:rsidR="00296E54" w:rsidRDefault="00296E54" w:rsidP="003E088F">
      <w:pPr>
        <w:spacing w:after="120" w:line="276" w:lineRule="auto"/>
      </w:pPr>
      <w:r w:rsidRPr="0036132B">
        <w:t>Two groups are defined for Spatial relations. One group defines the possible relations to curves</w:t>
      </w:r>
      <w:r w:rsidR="003E088F">
        <w:t>;</w:t>
      </w:r>
      <w:r w:rsidRPr="0036132B">
        <w:t xml:space="preserve"> the other defines all possible spatial relations.</w:t>
      </w:r>
    </w:p>
    <w:p w14:paraId="42451924" w14:textId="77777777" w:rsidR="00296E54" w:rsidRDefault="00296E54" w:rsidP="00A30A8B">
      <w:pPr>
        <w:spacing w:line="276" w:lineRule="auto"/>
        <w:jc w:val="left"/>
        <w:rPr>
          <w:rFonts w:ascii="Times New Roman" w:hAnsi="Times New Roman"/>
          <w:color w:val="000096"/>
          <w:lang w:val="en-US"/>
        </w:rPr>
      </w:pPr>
      <w:r w:rsidRPr="0036132B">
        <w:rPr>
          <w:rFonts w:ascii="Times New Roman" w:hAnsi="Times New Roman"/>
          <w:color w:val="000096"/>
          <w:lang w:val="en-US"/>
        </w:rPr>
        <w:t>&lt;xs:group</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"CurveRelations"</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"CurveRelation"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"CompositeCurve"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"CurveRelation"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r>
      <w:r w:rsidRPr="0036132B">
        <w:rPr>
          <w:rFonts w:ascii="Times New Roman" w:hAnsi="Times New Roman"/>
          <w:color w:val="000096"/>
          <w:lang w:val="en-US"/>
        </w:rPr>
        <w:t>&lt;/xs:group&gt;</w:t>
      </w:r>
      <w:r w:rsidRPr="0036132B">
        <w:rPr>
          <w:rFonts w:ascii="Times New Roman" w:hAnsi="Times New Roman"/>
          <w:color w:val="000000"/>
          <w:lang w:val="en-US"/>
        </w:rPr>
        <w:br/>
      </w:r>
      <w:r w:rsidRPr="0036132B">
        <w:rPr>
          <w:rFonts w:ascii="Times New Roman" w:hAnsi="Times New Roman"/>
          <w:color w:val="000000"/>
          <w:lang w:val="en-US"/>
        </w:rPr>
        <w:br/>
      </w:r>
      <w:r w:rsidRPr="0036132B">
        <w:rPr>
          <w:rFonts w:ascii="Times New Roman" w:hAnsi="Times New Roman"/>
          <w:color w:val="000096"/>
          <w:lang w:val="en-US"/>
        </w:rPr>
        <w:t>&lt;xs:group</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"SpatialRelations"</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"Point"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"PointSet"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"Surface"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&lt;xs:group</w:t>
      </w:r>
      <w:r w:rsidRPr="0036132B">
        <w:rPr>
          <w:rFonts w:ascii="Times New Roman" w:hAnsi="Times New Roman"/>
          <w:color w:val="F5844C"/>
          <w:lang w:val="en-US"/>
        </w:rPr>
        <w:t xml:space="preserve"> ref</w:t>
      </w:r>
      <w:r w:rsidRPr="0036132B">
        <w:rPr>
          <w:rFonts w:ascii="Times New Roman" w:hAnsi="Times New Roman"/>
          <w:color w:val="FF8040"/>
          <w:lang w:val="en-US"/>
        </w:rPr>
        <w:t>=</w:t>
      </w:r>
      <w:r w:rsidRPr="0036132B">
        <w:rPr>
          <w:rFonts w:ascii="Times New Roman" w:hAnsi="Times New Roman"/>
          <w:color w:val="993300"/>
          <w:lang w:val="en-US"/>
        </w:rPr>
        <w:t>"CurveRelations"</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r>
      <w:r w:rsidRPr="0036132B">
        <w:rPr>
          <w:rFonts w:ascii="Times New Roman" w:hAnsi="Times New Roman"/>
          <w:color w:val="000096"/>
          <w:lang w:val="en-US"/>
        </w:rPr>
        <w:t>&lt;/xs:group&gt;</w:t>
      </w:r>
    </w:p>
    <w:p w14:paraId="6FE25809" w14:textId="77777777" w:rsidR="00296E54" w:rsidRDefault="00296E54" w:rsidP="00296E54">
      <w:pPr>
        <w:rPr>
          <w:rFonts w:ascii="Times New Roman" w:hAnsi="Times New Roman"/>
          <w:color w:val="000096"/>
          <w:lang w:val="en-US"/>
        </w:rPr>
      </w:pPr>
    </w:p>
    <w:p w14:paraId="595848EE" w14:textId="77777777" w:rsidR="00296E54" w:rsidRDefault="00296E54" w:rsidP="00A30A8B">
      <w:pPr>
        <w:spacing w:after="120"/>
        <w:rPr>
          <w:lang w:val="en-US"/>
        </w:rPr>
      </w:pPr>
      <w:r>
        <w:rPr>
          <w:lang w:val="en-US"/>
        </w:rPr>
        <w:t xml:space="preserve">How these groups are used is demonstrated in </w:t>
      </w:r>
      <w:r w:rsidRPr="003C2A95">
        <w:rPr>
          <w:lang w:val="en-US"/>
        </w:rPr>
        <w:t>Annex B – How to write a schema for a specific data product</w:t>
      </w:r>
      <w:r>
        <w:rPr>
          <w:lang w:val="en-US"/>
        </w:rPr>
        <w:t>.</w:t>
      </w:r>
    </w:p>
    <w:p w14:paraId="2AF2AF73" w14:textId="77777777" w:rsidR="005C0B62" w:rsidRPr="0036132B" w:rsidRDefault="005C0B62" w:rsidP="00A30A8B">
      <w:pPr>
        <w:spacing w:after="120"/>
        <w:rPr>
          <w:lang w:val="en-US"/>
        </w:rPr>
      </w:pPr>
    </w:p>
    <w:p w14:paraId="3B419237" w14:textId="77777777" w:rsidR="005C0B62" w:rsidRDefault="005C0B62" w:rsidP="00531C7D">
      <w:pPr>
        <w:pStyle w:val="Heading2"/>
        <w:numPr>
          <w:ilvl w:val="1"/>
          <w:numId w:val="12"/>
        </w:numPr>
        <w:spacing w:after="200"/>
      </w:pPr>
      <w:bookmarkStart w:id="16" w:name="_Toc16161094"/>
      <w:r>
        <w:t>Objects</w:t>
      </w:r>
      <w:bookmarkEnd w:id="16"/>
    </w:p>
    <w:p w14:paraId="5D930DBD" w14:textId="77777777" w:rsidR="001560FD" w:rsidRPr="000E4D30" w:rsidRDefault="001560FD" w:rsidP="00A30A8B">
      <w:pPr>
        <w:spacing w:after="120"/>
        <w:rPr>
          <w:rFonts w:cs="Arial"/>
        </w:rPr>
      </w:pPr>
      <w:r w:rsidRPr="000E4D30">
        <w:rPr>
          <w:rFonts w:cs="Arial"/>
        </w:rPr>
        <w:t>All objects in a data set are based on the type Object which carries the common properties of all objects. The only commonality on objects</w:t>
      </w:r>
      <w:r w:rsidR="003728A3">
        <w:rPr>
          <w:rFonts w:cs="Arial"/>
        </w:rPr>
        <w:t xml:space="preserve"> is the identifier. Each object</w:t>
      </w:r>
      <w:r w:rsidRPr="000E4D30">
        <w:rPr>
          <w:rFonts w:cs="Arial"/>
        </w:rPr>
        <w:t xml:space="preserve"> needs to be identifiable within a data set. This is done by the attribute id. </w:t>
      </w:r>
    </w:p>
    <w:p w14:paraId="6D82E99E" w14:textId="77777777" w:rsidR="001560FD" w:rsidRDefault="001560FD" w:rsidP="00A30A8B">
      <w:pPr>
        <w:spacing w:after="120"/>
      </w:pPr>
      <w:r>
        <w:t>In the product specific schemas constraints can be made on this identifiers, in particular by the use of the &lt;xs:key&gt; and &lt;xs:keyref&gt; elements.</w:t>
      </w:r>
    </w:p>
    <w:p w14:paraId="52494A0F" w14:textId="77777777" w:rsidR="001560FD" w:rsidRPr="000E4D30" w:rsidRDefault="001560FD" w:rsidP="00A30A8B">
      <w:pPr>
        <w:spacing w:line="276" w:lineRule="auto"/>
        <w:jc w:val="left"/>
        <w:rPr>
          <w:rFonts w:cs="Arial"/>
          <w:lang w:val="en-US"/>
        </w:rPr>
      </w:pPr>
      <w:r w:rsidRPr="00AD17FD">
        <w:rPr>
          <w:rFonts w:ascii="Times New Roman" w:hAnsi="Times New Roman"/>
          <w:color w:val="000096"/>
          <w:lang w:val="en-US"/>
        </w:rPr>
        <w:t>&lt;xs:complexType</w:t>
      </w:r>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"Object"</w:t>
      </w:r>
      <w:r w:rsidRPr="00AD17FD">
        <w:rPr>
          <w:rFonts w:ascii="Times New Roman" w:hAnsi="Times New Roman"/>
          <w:color w:val="F5844C"/>
          <w:lang w:val="en-US"/>
        </w:rPr>
        <w:t xml:space="preserve"> abstract</w:t>
      </w:r>
      <w:r w:rsidRPr="00AD17FD">
        <w:rPr>
          <w:rFonts w:ascii="Times New Roman" w:hAnsi="Times New Roman"/>
          <w:color w:val="FF8040"/>
          <w:lang w:val="en-US"/>
        </w:rPr>
        <w:t>=</w:t>
      </w:r>
      <w:r w:rsidRPr="00AD17FD">
        <w:rPr>
          <w:rFonts w:ascii="Times New Roman" w:hAnsi="Times New Roman"/>
          <w:color w:val="993300"/>
          <w:lang w:val="en-US"/>
        </w:rPr>
        <w:t>"true"</w:t>
      </w:r>
      <w:r w:rsidRPr="00AD17FD">
        <w:rPr>
          <w:rFonts w:ascii="Times New Roman" w:hAnsi="Times New Roman"/>
          <w:color w:val="000096"/>
          <w:lang w:val="en-US"/>
        </w:rPr>
        <w:t>&gt;</w:t>
      </w:r>
      <w:r w:rsidRPr="00AD17FD">
        <w:rPr>
          <w:rFonts w:ascii="Times New Roman" w:hAnsi="Times New Roman"/>
          <w:color w:val="000000"/>
          <w:lang w:val="en-US"/>
        </w:rPr>
        <w:br/>
        <w:t xml:space="preserve">    </w:t>
      </w:r>
      <w:r w:rsidRPr="00AD17FD">
        <w:rPr>
          <w:rFonts w:ascii="Times New Roman" w:hAnsi="Times New Roman"/>
          <w:color w:val="000096"/>
          <w:lang w:val="en-US"/>
        </w:rPr>
        <w:t>&lt;xs:attribute</w:t>
      </w:r>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"id"</w:t>
      </w:r>
      <w:r w:rsidRPr="00AD17FD">
        <w:rPr>
          <w:rFonts w:ascii="Times New Roman" w:hAnsi="Times New Roman"/>
          <w:color w:val="F5844C"/>
          <w:lang w:val="en-US"/>
        </w:rPr>
        <w:t xml:space="preserve"> type</w:t>
      </w:r>
      <w:r w:rsidRPr="00AD17FD">
        <w:rPr>
          <w:rFonts w:ascii="Times New Roman" w:hAnsi="Times New Roman"/>
          <w:color w:val="FF8040"/>
          <w:lang w:val="en-US"/>
        </w:rPr>
        <w:t>=</w:t>
      </w:r>
      <w:r>
        <w:rPr>
          <w:rFonts w:ascii="Times New Roman" w:hAnsi="Times New Roman"/>
          <w:color w:val="993300"/>
          <w:lang w:val="en-US"/>
        </w:rPr>
        <w:t>"IDString</w:t>
      </w:r>
      <w:r w:rsidRPr="00AD17FD">
        <w:rPr>
          <w:rFonts w:ascii="Times New Roman" w:hAnsi="Times New Roman"/>
          <w:color w:val="993300"/>
          <w:lang w:val="en-US"/>
        </w:rPr>
        <w:t>"</w:t>
      </w:r>
      <w:r w:rsidRPr="00AD17FD">
        <w:rPr>
          <w:rFonts w:ascii="Times New Roman" w:hAnsi="Times New Roman"/>
          <w:color w:val="F5844C"/>
          <w:lang w:val="en-US"/>
        </w:rPr>
        <w:t xml:space="preserve"> use</w:t>
      </w:r>
      <w:r w:rsidRPr="00AD17FD">
        <w:rPr>
          <w:rFonts w:ascii="Times New Roman" w:hAnsi="Times New Roman"/>
          <w:color w:val="FF8040"/>
          <w:lang w:val="en-US"/>
        </w:rPr>
        <w:t>=</w:t>
      </w:r>
      <w:r w:rsidRPr="00AD17FD">
        <w:rPr>
          <w:rFonts w:ascii="Times New Roman" w:hAnsi="Times New Roman"/>
          <w:color w:val="993300"/>
          <w:lang w:val="en-US"/>
        </w:rPr>
        <w:t>"required"</w:t>
      </w:r>
      <w:r w:rsidRPr="00AD17FD">
        <w:rPr>
          <w:rFonts w:ascii="Times New Roman" w:hAnsi="Times New Roman"/>
          <w:color w:val="000096"/>
          <w:lang w:val="en-US"/>
        </w:rPr>
        <w:t>/&gt;</w:t>
      </w:r>
      <w:r w:rsidRPr="00AD17FD">
        <w:rPr>
          <w:rFonts w:ascii="Times New Roman" w:hAnsi="Times New Roman"/>
          <w:color w:val="000000"/>
          <w:lang w:val="en-US"/>
        </w:rPr>
        <w:br/>
      </w:r>
      <w:r w:rsidRPr="00AD17FD">
        <w:rPr>
          <w:rFonts w:ascii="Times New Roman" w:hAnsi="Times New Roman"/>
          <w:color w:val="000096"/>
          <w:lang w:val="en-US"/>
        </w:rPr>
        <w:t>&lt;/xs:complexType&gt;</w:t>
      </w:r>
      <w:r w:rsidRPr="00AD17FD">
        <w:rPr>
          <w:rFonts w:ascii="Times New Roman" w:hAnsi="Times New Roman"/>
          <w:color w:val="000000"/>
          <w:lang w:val="en-US"/>
        </w:rPr>
        <w:br/>
      </w:r>
    </w:p>
    <w:p w14:paraId="60AAFE6F" w14:textId="77777777" w:rsidR="001560FD" w:rsidRPr="000E4D30" w:rsidRDefault="001560FD" w:rsidP="00A30A8B">
      <w:pPr>
        <w:spacing w:after="120"/>
        <w:rPr>
          <w:rFonts w:cs="Arial"/>
        </w:rPr>
      </w:pPr>
      <w:r w:rsidRPr="000E4D30">
        <w:rPr>
          <w:rFonts w:cs="Arial"/>
          <w:lang w:val="en-US"/>
        </w:rPr>
        <w:t xml:space="preserve">Note that the type of the identifier is </w:t>
      </w:r>
      <w:r w:rsidRPr="000E4D30">
        <w:rPr>
          <w:rFonts w:cs="Arial"/>
          <w:color w:val="993300"/>
          <w:lang w:val="en-US"/>
        </w:rPr>
        <w:t>IDString</w:t>
      </w:r>
      <w:r w:rsidRPr="000E4D30">
        <w:rPr>
          <w:rFonts w:cs="Arial"/>
          <w:lang w:val="en-US"/>
        </w:rPr>
        <w:t xml:space="preserve"> to be as general as possible with respect to different methods used for identification.</w:t>
      </w:r>
      <w:r w:rsidRPr="000E4D30">
        <w:rPr>
          <w:rFonts w:cs="Arial"/>
        </w:rPr>
        <w:t xml:space="preserve">  The characters allowed in this string are 0-9a-zA-Z.</w:t>
      </w:r>
    </w:p>
    <w:p w14:paraId="1AEFD220" w14:textId="77777777" w:rsidR="001560FD" w:rsidRDefault="001560FD" w:rsidP="00E97892">
      <w:pPr>
        <w:keepNext/>
        <w:keepLines/>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&lt;xs:simpleType</w:t>
      </w:r>
      <w:r>
        <w:rPr>
          <w:rFonts w:cs="Arial"/>
          <w:color w:val="FF8040"/>
          <w:highlight w:val="white"/>
          <w:lang w:val="en-CA"/>
        </w:rPr>
        <w:t xml:space="preserve"> </w:t>
      </w:r>
      <w:r w:rsidRPr="00705248">
        <w:rPr>
          <w:rFonts w:ascii="Times New Roman" w:hAnsi="Times New Roman"/>
          <w:color w:val="F5844C"/>
          <w:lang w:val="en-US"/>
        </w:rPr>
        <w:t>name</w:t>
      </w:r>
      <w:r w:rsidRPr="00705248">
        <w:rPr>
          <w:rFonts w:ascii="Times New Roman" w:hAnsi="Times New Roman"/>
          <w:color w:val="000096"/>
          <w:lang w:val="en-US"/>
        </w:rPr>
        <w:t>="</w:t>
      </w:r>
      <w:r w:rsidRPr="00705248">
        <w:rPr>
          <w:rFonts w:ascii="Times New Roman" w:hAnsi="Times New Roman"/>
          <w:color w:val="993300"/>
          <w:lang w:val="en-US"/>
        </w:rPr>
        <w:t>IDString</w:t>
      </w:r>
      <w:r w:rsidRPr="00705248">
        <w:rPr>
          <w:rFonts w:ascii="Times New Roman" w:hAnsi="Times New Roman"/>
          <w:color w:val="000096"/>
          <w:lang w:val="en-US"/>
        </w:rPr>
        <w:t>"&gt;</w:t>
      </w:r>
    </w:p>
    <w:p w14:paraId="7D5CDB61" w14:textId="77777777" w:rsidR="001560FD" w:rsidRDefault="001560FD" w:rsidP="00A30A8B">
      <w:pPr>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&lt;xs:restriction</w:t>
      </w:r>
      <w:r>
        <w:rPr>
          <w:rFonts w:cs="Arial"/>
          <w:color w:val="FF8040"/>
          <w:highlight w:val="white"/>
          <w:lang w:val="en-CA"/>
        </w:rPr>
        <w:t xml:space="preserve"> </w:t>
      </w:r>
      <w:r w:rsidRPr="00705248">
        <w:rPr>
          <w:rFonts w:ascii="Times New Roman" w:hAnsi="Times New Roman"/>
          <w:color w:val="F5844C"/>
          <w:lang w:val="en-US"/>
        </w:rPr>
        <w:t>base</w:t>
      </w:r>
      <w:r w:rsidRPr="00705248">
        <w:rPr>
          <w:rFonts w:ascii="Times New Roman" w:hAnsi="Times New Roman"/>
          <w:color w:val="000096"/>
          <w:lang w:val="en-US"/>
        </w:rPr>
        <w:t>="</w:t>
      </w:r>
      <w:r w:rsidRPr="00705248">
        <w:rPr>
          <w:rFonts w:ascii="Times New Roman" w:hAnsi="Times New Roman"/>
          <w:color w:val="993300"/>
          <w:lang w:val="en-US"/>
        </w:rPr>
        <w:t>xs:string</w:t>
      </w:r>
      <w:r w:rsidRPr="00705248">
        <w:rPr>
          <w:rFonts w:ascii="Times New Roman" w:hAnsi="Times New Roman"/>
          <w:color w:val="000096"/>
          <w:lang w:val="en-US"/>
        </w:rPr>
        <w:t>"&gt;</w:t>
      </w:r>
    </w:p>
    <w:p w14:paraId="6E591C8F"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&lt;xs:minLength</w:t>
      </w:r>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1</w:t>
      </w:r>
      <w:r w:rsidRPr="00705248">
        <w:rPr>
          <w:rFonts w:ascii="Times New Roman" w:hAnsi="Times New Roman"/>
          <w:color w:val="000096"/>
          <w:lang w:val="en-US"/>
        </w:rPr>
        <w:t>"/&gt;</w:t>
      </w:r>
    </w:p>
    <w:p w14:paraId="6BA991C2"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&lt;xs:pattern</w:t>
      </w:r>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[0-9a-zA-Z_]*</w:t>
      </w:r>
      <w:r w:rsidRPr="00705248">
        <w:rPr>
          <w:rFonts w:ascii="Times New Roman" w:hAnsi="Times New Roman"/>
          <w:color w:val="000096"/>
          <w:lang w:val="en-US"/>
        </w:rPr>
        <w:t>"/&gt;</w:t>
      </w:r>
    </w:p>
    <w:p w14:paraId="6349AA66"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Pr>
          <w:rFonts w:cs="Arial"/>
          <w:color w:val="800000"/>
          <w:highlight w:val="white"/>
          <w:lang w:val="en-CA"/>
        </w:rPr>
        <w:tab/>
      </w:r>
      <w:r w:rsidRPr="00705248">
        <w:rPr>
          <w:rFonts w:ascii="Times New Roman" w:hAnsi="Times New Roman"/>
          <w:color w:val="000096"/>
          <w:lang w:val="en-US"/>
        </w:rPr>
        <w:t>&lt;/xs:restriction&gt;</w:t>
      </w:r>
    </w:p>
    <w:p w14:paraId="1C1AECB0"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sidRPr="00705248">
        <w:rPr>
          <w:rFonts w:ascii="Times New Roman" w:hAnsi="Times New Roman"/>
          <w:color w:val="000096"/>
          <w:lang w:val="en-US"/>
        </w:rPr>
        <w:t>&lt;/xs:simpleType&gt;</w:t>
      </w:r>
    </w:p>
    <w:p w14:paraId="4FF6E96A" w14:textId="77777777" w:rsidR="001560FD" w:rsidRDefault="001560FD" w:rsidP="001560FD"/>
    <w:p w14:paraId="4E655A4E" w14:textId="77777777" w:rsidR="001560FD" w:rsidRDefault="001560FD" w:rsidP="00A30A8B">
      <w:pPr>
        <w:spacing w:after="120"/>
      </w:pPr>
      <w:r>
        <w:t>The model of all objects is given in following diagram.</w:t>
      </w:r>
    </w:p>
    <w:p w14:paraId="2146312A" w14:textId="77777777" w:rsidR="001560FD" w:rsidRDefault="00672036" w:rsidP="001560FD">
      <w:pPr>
        <w:keepNext/>
        <w:rPr>
          <w:noProof/>
          <w:lang w:eastAsia="en-GB"/>
        </w:rPr>
      </w:pPr>
      <w:r>
        <w:rPr>
          <w:noProof/>
          <w:lang w:eastAsia="en-GB"/>
        </w:rPr>
        <w:pict w14:anchorId="33EBD569">
          <v:shape id="_x0000_i1032" type="#_x0000_t75" style="width:433.5pt;height:360.75pt">
            <v:imagedata r:id="rId22" o:title="Fig 9-8 Input Schema Objects"/>
          </v:shape>
        </w:pict>
      </w:r>
    </w:p>
    <w:p w14:paraId="1CD8CF08" w14:textId="77777777" w:rsidR="001560FD" w:rsidRPr="00272BDF" w:rsidRDefault="001560FD" w:rsidP="00BB19FF">
      <w:pPr>
        <w:pStyle w:val="Figuretitle"/>
        <w:spacing w:before="120" w:after="120" w:line="240" w:lineRule="auto"/>
        <w:rPr>
          <w:lang w:val="en-GB"/>
        </w:rPr>
      </w:pPr>
      <w:r w:rsidRPr="00CF7710">
        <w:rPr>
          <w:lang w:val="en-GB"/>
        </w:rPr>
        <w:t>Figure </w:t>
      </w:r>
      <w:r>
        <w:rPr>
          <w:lang w:val="en-GB"/>
        </w:rPr>
        <w:t>9</w:t>
      </w:r>
      <w:r w:rsidRPr="00CF7710">
        <w:rPr>
          <w:lang w:val="en-GB"/>
        </w:rPr>
        <w:t>-</w:t>
      </w:r>
      <w:r>
        <w:rPr>
          <w:lang w:val="en-GB"/>
        </w:rPr>
        <w:t>8</w:t>
      </w:r>
      <w:r w:rsidRPr="00CF7710">
        <w:rPr>
          <w:lang w:val="en-GB"/>
        </w:rPr>
        <w:t xml:space="preserve"> — </w:t>
      </w:r>
      <w:r>
        <w:rPr>
          <w:lang w:val="en-GB"/>
        </w:rPr>
        <w:t>Input Schema Objects</w:t>
      </w:r>
    </w:p>
    <w:p w14:paraId="448B3747" w14:textId="77777777" w:rsidR="001560FD" w:rsidRPr="001560FD" w:rsidRDefault="001560FD" w:rsidP="001560FD"/>
    <w:p w14:paraId="2BD482AD" w14:textId="77777777" w:rsidR="00A73A7B" w:rsidRDefault="00A73A7B" w:rsidP="00531C7D">
      <w:pPr>
        <w:pStyle w:val="Heading2"/>
        <w:numPr>
          <w:ilvl w:val="1"/>
          <w:numId w:val="12"/>
        </w:numPr>
        <w:spacing w:after="200"/>
      </w:pPr>
      <w:bookmarkStart w:id="17" w:name="_Toc16161095"/>
      <w:r>
        <w:t>Spatial objects</w:t>
      </w:r>
      <w:bookmarkEnd w:id="17"/>
    </w:p>
    <w:p w14:paraId="12A5DF32" w14:textId="77777777" w:rsidR="00A73A7B" w:rsidRDefault="00A73A7B" w:rsidP="005A0D86">
      <w:pPr>
        <w:pStyle w:val="Heading3"/>
        <w:numPr>
          <w:ilvl w:val="2"/>
          <w:numId w:val="12"/>
        </w:numPr>
      </w:pPr>
      <w:bookmarkStart w:id="18" w:name="_Toc16161096"/>
      <w:r>
        <w:t>Preface</w:t>
      </w:r>
      <w:bookmarkEnd w:id="18"/>
    </w:p>
    <w:p w14:paraId="00704B6C" w14:textId="77777777" w:rsidR="001560FD" w:rsidRDefault="001560FD" w:rsidP="00F61722">
      <w:r>
        <w:t>Spatial objects in a data set carry the geometric location of a feature object. The following types are supported by this standard:</w:t>
      </w:r>
    </w:p>
    <w:p w14:paraId="6F0A21EF" w14:textId="77777777" w:rsidR="001560FD" w:rsidRDefault="001560FD" w:rsidP="00F61722">
      <w:pPr>
        <w:pStyle w:val="ListParagraph"/>
        <w:numPr>
          <w:ilvl w:val="0"/>
          <w:numId w:val="2"/>
        </w:numPr>
        <w:suppressAutoHyphens w:val="0"/>
        <w:spacing w:line="276" w:lineRule="auto"/>
        <w:ind w:left="714" w:hanging="357"/>
        <w:jc w:val="left"/>
      </w:pPr>
      <w:r>
        <w:t>Point</w:t>
      </w:r>
    </w:p>
    <w:p w14:paraId="72C4B466" w14:textId="77777777" w:rsidR="001560FD" w:rsidRDefault="001560FD" w:rsidP="00F61722">
      <w:pPr>
        <w:pStyle w:val="ListParagraph"/>
        <w:numPr>
          <w:ilvl w:val="0"/>
          <w:numId w:val="2"/>
        </w:numPr>
        <w:suppressAutoHyphens w:val="0"/>
        <w:spacing w:line="276" w:lineRule="auto"/>
        <w:ind w:left="714" w:hanging="357"/>
        <w:jc w:val="left"/>
      </w:pPr>
      <w:r>
        <w:t>MultiPoint</w:t>
      </w:r>
    </w:p>
    <w:p w14:paraId="7F49AC0E" w14:textId="77777777" w:rsidR="001560FD" w:rsidRDefault="001560FD" w:rsidP="00F61722">
      <w:pPr>
        <w:pStyle w:val="ListParagraph"/>
        <w:numPr>
          <w:ilvl w:val="0"/>
          <w:numId w:val="2"/>
        </w:numPr>
        <w:suppressAutoHyphens w:val="0"/>
        <w:spacing w:line="276" w:lineRule="auto"/>
        <w:ind w:left="714" w:hanging="357"/>
        <w:jc w:val="left"/>
      </w:pPr>
      <w:r>
        <w:t>Curve</w:t>
      </w:r>
    </w:p>
    <w:p w14:paraId="485A90CB" w14:textId="77777777" w:rsidR="001560FD" w:rsidRDefault="001560FD" w:rsidP="00F61722">
      <w:pPr>
        <w:pStyle w:val="ListParagraph"/>
        <w:numPr>
          <w:ilvl w:val="0"/>
          <w:numId w:val="2"/>
        </w:numPr>
        <w:suppressAutoHyphens w:val="0"/>
        <w:spacing w:line="276" w:lineRule="auto"/>
        <w:ind w:left="714" w:hanging="357"/>
        <w:jc w:val="left"/>
      </w:pPr>
      <w:r>
        <w:t>Composite curve</w:t>
      </w:r>
    </w:p>
    <w:p w14:paraId="55719163" w14:textId="77777777" w:rsidR="001560FD" w:rsidRDefault="001560FD" w:rsidP="00F61722">
      <w:pPr>
        <w:pStyle w:val="ListParagraph"/>
        <w:numPr>
          <w:ilvl w:val="0"/>
          <w:numId w:val="2"/>
        </w:numPr>
        <w:suppressAutoHyphens w:val="0"/>
        <w:spacing w:after="120" w:line="276" w:lineRule="auto"/>
        <w:ind w:left="714" w:hanging="357"/>
        <w:jc w:val="left"/>
      </w:pPr>
      <w:r>
        <w:t>Surface</w:t>
      </w:r>
    </w:p>
    <w:p w14:paraId="00E37469" w14:textId="77777777" w:rsidR="001560FD" w:rsidRDefault="001560FD" w:rsidP="00F61722">
      <w:pPr>
        <w:spacing w:after="120"/>
      </w:pPr>
      <w:r>
        <w:t>All types described here are abstract and have to be sub-classed in the product schema. Additional properties can then be added in the derived types. Such properties may be association to quality information types or other associations. Attributes are not permitted for spatial objects by the GFM.  All types are derived from the type Object</w:t>
      </w:r>
      <w:r w:rsidR="00F77870">
        <w:t>,</w:t>
      </w:r>
      <w:r>
        <w:t xml:space="preserve"> </w:t>
      </w:r>
      <w:r w:rsidR="00F77870">
        <w:t>meaning</w:t>
      </w:r>
      <w:r>
        <w:t xml:space="preserve"> they have an identifier.</w:t>
      </w:r>
    </w:p>
    <w:p w14:paraId="30F593C5" w14:textId="77777777" w:rsidR="00A73A7B" w:rsidRDefault="00A73A7B" w:rsidP="00531C7D">
      <w:pPr>
        <w:pStyle w:val="Heading3"/>
        <w:numPr>
          <w:ilvl w:val="2"/>
          <w:numId w:val="12"/>
        </w:numPr>
      </w:pPr>
      <w:bookmarkStart w:id="19" w:name="_Toc16161097"/>
      <w:r>
        <w:t>Point</w:t>
      </w:r>
      <w:bookmarkEnd w:id="19"/>
    </w:p>
    <w:p w14:paraId="5832CC2D" w14:textId="77777777" w:rsidR="001560FD" w:rsidRDefault="001560FD" w:rsidP="00F61722">
      <w:pPr>
        <w:spacing w:after="120"/>
      </w:pPr>
      <w:r>
        <w:t>A point carries a single coordinate tuple, 2D or 3D. The definition looks like.</w:t>
      </w:r>
    </w:p>
    <w:p w14:paraId="2FCFB6FF" w14:textId="77777777" w:rsidR="001560FD" w:rsidRPr="001655A0" w:rsidRDefault="001560FD" w:rsidP="00F61722">
      <w:pPr>
        <w:spacing w:line="276" w:lineRule="auto"/>
        <w:jc w:val="left"/>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 xml:space="preserve">"Point" </w:t>
      </w:r>
      <w:r w:rsidRPr="001655A0">
        <w:rPr>
          <w:rFonts w:ascii="Times New Roman" w:hAnsi="Times New Roman"/>
          <w:color w:val="F5844C"/>
        </w:rPr>
        <w:t>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"Coordinate"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4EAC324C" w14:textId="77777777" w:rsidR="001560FD" w:rsidRDefault="001560FD" w:rsidP="00F61722">
      <w:pPr>
        <w:spacing w:after="120"/>
        <w:rPr>
          <w:rFonts w:cs="Arial"/>
          <w:lang w:val="en-US"/>
        </w:rPr>
      </w:pPr>
      <w:r w:rsidRPr="00346B5D">
        <w:rPr>
          <w:rFonts w:cs="Arial"/>
          <w:lang w:val="en-US"/>
        </w:rPr>
        <w:t>Note that the group Coordinate is used within the definition to allow both Coordinate2D and Coordinate3D elements</w:t>
      </w:r>
    </w:p>
    <w:p w14:paraId="3F126966" w14:textId="77777777" w:rsidR="00A73A7B" w:rsidRDefault="00A73A7B" w:rsidP="00531C7D">
      <w:pPr>
        <w:pStyle w:val="Heading3"/>
        <w:numPr>
          <w:ilvl w:val="2"/>
          <w:numId w:val="12"/>
        </w:numPr>
      </w:pPr>
      <w:bookmarkStart w:id="20" w:name="_Toc16161098"/>
      <w:r>
        <w:t>MultiPoint</w:t>
      </w:r>
      <w:bookmarkEnd w:id="20"/>
    </w:p>
    <w:p w14:paraId="40623516" w14:textId="77777777" w:rsidR="001560FD" w:rsidRDefault="001560FD" w:rsidP="00F61722">
      <w:pPr>
        <w:spacing w:after="120"/>
      </w:pPr>
      <w:r>
        <w:t xml:space="preserve">Similar to Point this type defines point geometry for a feature object. The difference is that a set of tuples can be defined. Therefore maxOccurs is set to unbounded. </w:t>
      </w:r>
    </w:p>
    <w:p w14:paraId="129B6E54" w14:textId="77777777" w:rsidR="001560FD" w:rsidRDefault="001560FD" w:rsidP="00F61722">
      <w:pPr>
        <w:spacing w:line="276" w:lineRule="auto"/>
        <w:jc w:val="left"/>
      </w:pPr>
      <w:r w:rsidRPr="00F61722">
        <w:rPr>
          <w:rFonts w:ascii="Times New Roman" w:hAnsi="Times New Roman"/>
          <w:color w:val="000096"/>
        </w:rPr>
        <w:t>&lt;xs:complexType</w:t>
      </w:r>
      <w:r w:rsidRPr="00F61722">
        <w:rPr>
          <w:rFonts w:ascii="Times New Roman" w:hAnsi="Times New Roman"/>
          <w:color w:val="F5844C"/>
        </w:rPr>
        <w:t xml:space="preserve"> name</w:t>
      </w:r>
      <w:r w:rsidRPr="00F61722">
        <w:rPr>
          <w:rFonts w:ascii="Times New Roman" w:hAnsi="Times New Roman"/>
          <w:color w:val="FF8040"/>
        </w:rPr>
        <w:t>=</w:t>
      </w:r>
      <w:r w:rsidRPr="00F61722">
        <w:rPr>
          <w:rFonts w:ascii="Times New Roman" w:hAnsi="Times New Roman"/>
          <w:color w:val="993300"/>
        </w:rPr>
        <w:t>"MultiPoint"</w:t>
      </w:r>
      <w:r w:rsidRPr="00F61722">
        <w:rPr>
          <w:rFonts w:ascii="Times New Roman" w:hAnsi="Times New Roman"/>
          <w:color w:val="F5844C"/>
        </w:rPr>
        <w:t xml:space="preserve"> abstract</w:t>
      </w:r>
      <w:r w:rsidRPr="00F61722">
        <w:rPr>
          <w:rFonts w:ascii="Times New Roman" w:hAnsi="Times New Roman"/>
          <w:color w:val="FF8040"/>
        </w:rPr>
        <w:t>=</w:t>
      </w:r>
      <w:r w:rsidRPr="00F61722">
        <w:rPr>
          <w:rFonts w:ascii="Times New Roman" w:hAnsi="Times New Roman"/>
          <w:color w:val="993300"/>
        </w:rPr>
        <w:t>"true"</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t xml:space="preserve">        </w:t>
      </w:r>
      <w:r w:rsidRPr="00F61722">
        <w:rPr>
          <w:rFonts w:ascii="Times New Roman" w:hAnsi="Times New Roman"/>
          <w:color w:val="000096"/>
        </w:rPr>
        <w:t>&lt;xs:extension</w:t>
      </w:r>
      <w:r w:rsidRPr="00F61722">
        <w:rPr>
          <w:rFonts w:ascii="Times New Roman" w:hAnsi="Times New Roman"/>
          <w:color w:val="F5844C"/>
        </w:rPr>
        <w:t xml:space="preserve"> base</w:t>
      </w:r>
      <w:r w:rsidRPr="00F61722">
        <w:rPr>
          <w:rFonts w:ascii="Times New Roman" w:hAnsi="Times New Roman"/>
          <w:color w:val="FF8040"/>
        </w:rPr>
        <w:t>=</w:t>
      </w:r>
      <w:r w:rsidRPr="00F61722">
        <w:rPr>
          <w:rFonts w:ascii="Times New Roman" w:hAnsi="Times New Roman"/>
          <w:color w:val="993300"/>
        </w:rPr>
        <w:t>"Object"</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&lt;xs:group</w:t>
      </w:r>
      <w:r w:rsidRPr="00F61722">
        <w:rPr>
          <w:rFonts w:ascii="Times New Roman" w:hAnsi="Times New Roman"/>
          <w:color w:val="F5844C"/>
        </w:rPr>
        <w:t xml:space="preserve"> ref</w:t>
      </w:r>
      <w:r w:rsidRPr="00F61722">
        <w:rPr>
          <w:rFonts w:ascii="Times New Roman" w:hAnsi="Times New Roman"/>
          <w:color w:val="FF8040"/>
        </w:rPr>
        <w:t>=</w:t>
      </w:r>
      <w:r w:rsidRPr="00F61722">
        <w:rPr>
          <w:rFonts w:ascii="Times New Roman" w:hAnsi="Times New Roman"/>
          <w:color w:val="993300"/>
        </w:rPr>
        <w:t>"Coordinate"</w:t>
      </w:r>
      <w:r w:rsidRPr="00F61722">
        <w:rPr>
          <w:rFonts w:ascii="Times New Roman" w:hAnsi="Times New Roman"/>
          <w:color w:val="F5844C"/>
        </w:rPr>
        <w:t xml:space="preserve"> minOccurs</w:t>
      </w:r>
      <w:r w:rsidRPr="00F61722">
        <w:rPr>
          <w:rFonts w:ascii="Times New Roman" w:hAnsi="Times New Roman"/>
          <w:color w:val="FF8040"/>
        </w:rPr>
        <w:t>=</w:t>
      </w:r>
      <w:r w:rsidRPr="00F61722">
        <w:rPr>
          <w:rFonts w:ascii="Times New Roman" w:hAnsi="Times New Roman"/>
          <w:color w:val="993300"/>
        </w:rPr>
        <w:t>"1"</w:t>
      </w:r>
      <w:r w:rsidRPr="00F61722">
        <w:rPr>
          <w:rFonts w:ascii="Times New Roman" w:hAnsi="Times New Roman"/>
          <w:color w:val="F5844C"/>
        </w:rPr>
        <w:t xml:space="preserve"> maxOccurs</w:t>
      </w:r>
      <w:r w:rsidRPr="00F61722">
        <w:rPr>
          <w:rFonts w:ascii="Times New Roman" w:hAnsi="Times New Roman"/>
          <w:color w:val="FF8040"/>
        </w:rPr>
        <w:t>=</w:t>
      </w:r>
      <w:r w:rsidRPr="00F61722">
        <w:rPr>
          <w:rFonts w:ascii="Times New Roman" w:hAnsi="Times New Roman"/>
          <w:color w:val="993300"/>
        </w:rPr>
        <w:t>"unbounded"</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&lt;/xs:extension&gt;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r>
      <w:r w:rsidRPr="00F61722">
        <w:rPr>
          <w:rFonts w:ascii="Times New Roman" w:hAnsi="Times New Roman"/>
          <w:color w:val="000096"/>
        </w:rPr>
        <w:t>&lt;/xs:complexType&gt;</w:t>
      </w:r>
    </w:p>
    <w:p w14:paraId="6FE43E1E" w14:textId="77777777" w:rsidR="001560FD" w:rsidRPr="001560FD" w:rsidRDefault="001560FD" w:rsidP="001560FD"/>
    <w:p w14:paraId="222FE82E" w14:textId="77777777" w:rsidR="00A73A7B" w:rsidRDefault="00A73A7B" w:rsidP="00531C7D">
      <w:pPr>
        <w:pStyle w:val="Heading3"/>
        <w:numPr>
          <w:ilvl w:val="2"/>
          <w:numId w:val="12"/>
        </w:numPr>
      </w:pPr>
      <w:bookmarkStart w:id="21" w:name="_Toc16161099"/>
      <w:r>
        <w:t>Curve</w:t>
      </w:r>
      <w:bookmarkEnd w:id="21"/>
    </w:p>
    <w:p w14:paraId="22EAFA1D" w14:textId="77777777" w:rsidR="001560FD" w:rsidRDefault="001560FD" w:rsidP="00F61722">
      <w:pPr>
        <w:spacing w:after="120"/>
      </w:pPr>
      <w:r>
        <w:t>Curves describe the line geometry of a feature object. They are made of segments where each segment has a sequence of control points and an interpolation method. The latter defines the geometry between the control points according to the used coordinate reference system. There are two special types of segments:</w:t>
      </w:r>
    </w:p>
    <w:p w14:paraId="2B89F65D" w14:textId="77777777" w:rsidR="001560FD" w:rsidRDefault="001560FD" w:rsidP="00F61722">
      <w:pPr>
        <w:pStyle w:val="ListParagraph"/>
        <w:numPr>
          <w:ilvl w:val="0"/>
          <w:numId w:val="3"/>
        </w:numPr>
        <w:suppressAutoHyphens w:val="0"/>
        <w:spacing w:after="120" w:line="276" w:lineRule="auto"/>
        <w:ind w:left="714" w:hanging="357"/>
      </w:pPr>
      <w:r>
        <w:t>ArcByCenterPoint</w:t>
      </w:r>
      <w:r>
        <w:br/>
        <w:t>A circular arc defined by a center point and a radius. The beginning of the arc is defined by the start angle and the length of the arc is defined by the angular length. This length is a signed quantity defining the direction of the arc: positive means clockwise.</w:t>
      </w:r>
    </w:p>
    <w:p w14:paraId="66BD20BB" w14:textId="77777777" w:rsidR="001560FD" w:rsidRDefault="001560FD" w:rsidP="00F61722">
      <w:pPr>
        <w:pStyle w:val="ListParagraph"/>
        <w:numPr>
          <w:ilvl w:val="0"/>
          <w:numId w:val="3"/>
        </w:numPr>
        <w:suppressAutoHyphens w:val="0"/>
        <w:spacing w:after="120" w:line="276" w:lineRule="auto"/>
        <w:ind w:left="714" w:hanging="357"/>
        <w:jc w:val="left"/>
      </w:pPr>
      <w:r>
        <w:t>CircleByCenterPoint</w:t>
      </w:r>
      <w:r>
        <w:br/>
        <w:t>A circle defined by a center point and a radius.</w:t>
      </w:r>
    </w:p>
    <w:p w14:paraId="009D82B3" w14:textId="77777777" w:rsidR="001560FD" w:rsidRPr="002D2CD7" w:rsidRDefault="001560FD" w:rsidP="001560FD">
      <w:pPr>
        <w:rPr>
          <w:rFonts w:cs="Arial"/>
        </w:rPr>
      </w:pPr>
      <w:r w:rsidRPr="002D2CD7">
        <w:rPr>
          <w:rFonts w:cs="Arial"/>
        </w:rPr>
        <w:t>The abstract type SegmentBase defines a sequence of control points and the attribute for the interpolation type:</w:t>
      </w:r>
    </w:p>
    <w:p w14:paraId="35ABBB8F" w14:textId="77777777" w:rsidR="001560FD" w:rsidRDefault="001560FD" w:rsidP="001560FD"/>
    <w:p w14:paraId="18472F13" w14:textId="77777777" w:rsidR="001560FD" w:rsidRPr="001655A0" w:rsidRDefault="001560FD" w:rsidP="00F61722">
      <w:pPr>
        <w:spacing w:line="276" w:lineRule="auto"/>
        <w:ind w:right="-1191"/>
        <w:jc w:val="left"/>
        <w:rPr>
          <w:rFonts w:ascii="Times New Roman" w:hAnsi="Times New Roman"/>
          <w:color w:val="000000"/>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"SegmentBase"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"ControlPoint"</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7DE5ADD6" w14:textId="77777777" w:rsidR="001560FD" w:rsidRPr="00F40B93" w:rsidRDefault="001560FD" w:rsidP="00F61722">
      <w:pPr>
        <w:spacing w:after="120"/>
        <w:rPr>
          <w:rFonts w:cs="Arial"/>
          <w:color w:val="000000"/>
          <w:lang w:val="en-US"/>
        </w:rPr>
      </w:pPr>
      <w:r w:rsidRPr="00F40B93">
        <w:rPr>
          <w:rFonts w:cs="Arial"/>
          <w:color w:val="000000"/>
          <w:lang w:val="en-US"/>
        </w:rPr>
        <w:t>From this type the type Segment is derived by restrict the number of control points two at least 2:</w:t>
      </w:r>
    </w:p>
    <w:p w14:paraId="6F4AE4F3" w14:textId="77777777" w:rsidR="001560FD" w:rsidRDefault="001560FD" w:rsidP="00F61722">
      <w:pPr>
        <w:spacing w:line="276" w:lineRule="auto"/>
        <w:ind w:right="-1089"/>
        <w:jc w:val="left"/>
        <w:rPr>
          <w:rFonts w:ascii="Times New Roman" w:hAnsi="Times New Roman"/>
          <w:color w:val="000000"/>
          <w:lang w:val="en-US"/>
        </w:rPr>
      </w:pPr>
      <w:r w:rsidRPr="00725688">
        <w:rPr>
          <w:rFonts w:ascii="Times New Roman" w:hAnsi="Times New Roman"/>
          <w:color w:val="000096"/>
          <w:lang w:val="en-US"/>
        </w:rPr>
        <w:t>&lt;xs:complexType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t xml:space="preserve">        </w:t>
      </w:r>
      <w:r w:rsidRPr="00725688">
        <w:rPr>
          <w:rFonts w:ascii="Times New Roman" w:hAnsi="Times New Roman"/>
          <w:color w:val="000096"/>
          <w:lang w:val="en-US"/>
        </w:rPr>
        <w:t>&lt;xs:restriction</w:t>
      </w:r>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"SegmentBase"</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&lt;xs:sequence&gt;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"ControlPoint"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"Coordinate2D"</w:t>
      </w:r>
      <w:r w:rsidRPr="00725688">
        <w:rPr>
          <w:rFonts w:ascii="Times New Roman" w:hAnsi="Times New Roman"/>
          <w:color w:val="F5844C"/>
          <w:lang w:val="en-US"/>
        </w:rPr>
        <w:t xml:space="preserve"> minOccurs</w:t>
      </w:r>
      <w:r w:rsidRPr="00725688">
        <w:rPr>
          <w:rFonts w:ascii="Times New Roman" w:hAnsi="Times New Roman"/>
          <w:color w:val="FF8040"/>
          <w:lang w:val="en-US"/>
        </w:rPr>
        <w:t>=</w:t>
      </w:r>
      <w:r w:rsidRPr="00725688">
        <w:rPr>
          <w:rFonts w:ascii="Times New Roman" w:hAnsi="Times New Roman"/>
          <w:color w:val="993300"/>
          <w:lang w:val="en-US"/>
        </w:rPr>
        <w:t>"2"</w:t>
      </w:r>
      <w:r w:rsidRPr="00725688">
        <w:rPr>
          <w:rFonts w:ascii="Times New Roman" w:hAnsi="Times New Roman"/>
          <w:color w:val="F5844C"/>
          <w:lang w:val="en-US"/>
        </w:rPr>
        <w:t xml:space="preserve"> maxOccurs</w:t>
      </w:r>
      <w:r w:rsidRPr="00725688">
        <w:rPr>
          <w:rFonts w:ascii="Times New Roman" w:hAnsi="Times New Roman"/>
          <w:color w:val="FF8040"/>
          <w:lang w:val="en-US"/>
        </w:rPr>
        <w:t>=</w:t>
      </w:r>
      <w:r w:rsidRPr="00725688">
        <w:rPr>
          <w:rFonts w:ascii="Times New Roman" w:hAnsi="Times New Roman"/>
          <w:color w:val="993300"/>
          <w:lang w:val="en-US"/>
        </w:rPr>
        <w:t>"unbounded"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&lt;/xs:sequence&gt;</w:t>
      </w:r>
      <w:r w:rsidRPr="00725688">
        <w:rPr>
          <w:rFonts w:ascii="Times New Roman" w:hAnsi="Times New Roman"/>
          <w:color w:val="000000"/>
          <w:lang w:val="en-US"/>
        </w:rPr>
        <w:br/>
        <w:t xml:space="preserve">        </w:t>
      </w:r>
      <w:r w:rsidRPr="00725688">
        <w:rPr>
          <w:rFonts w:ascii="Times New Roman" w:hAnsi="Times New Roman"/>
          <w:color w:val="000096"/>
          <w:lang w:val="en-US"/>
        </w:rPr>
        <w:t>&lt;/xs:restriction&gt;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r>
      <w:r w:rsidRPr="00725688">
        <w:rPr>
          <w:rFonts w:ascii="Times New Roman" w:hAnsi="Times New Roman"/>
          <w:color w:val="000096"/>
          <w:lang w:val="en-US"/>
        </w:rPr>
        <w:t>&lt;/xs:complexType&gt;</w:t>
      </w:r>
      <w:r w:rsidRPr="00725688">
        <w:rPr>
          <w:rFonts w:ascii="Times New Roman" w:hAnsi="Times New Roman"/>
          <w:color w:val="000000"/>
          <w:lang w:val="en-US"/>
        </w:rPr>
        <w:br/>
      </w:r>
    </w:p>
    <w:p w14:paraId="273E2202" w14:textId="77777777" w:rsidR="001560FD" w:rsidRPr="00F40B93" w:rsidRDefault="001560FD" w:rsidP="00F61722">
      <w:pPr>
        <w:spacing w:after="120"/>
        <w:rPr>
          <w:rFonts w:cs="Arial"/>
          <w:color w:val="000000"/>
          <w:lang w:val="en-US"/>
        </w:rPr>
      </w:pPr>
      <w:r w:rsidRPr="00F40B93">
        <w:rPr>
          <w:rFonts w:cs="Arial"/>
          <w:color w:val="000000"/>
          <w:lang w:val="en-US"/>
        </w:rPr>
        <w:t>For the “by center point” segments the abstract base type is also derived from SegmentBase restricting the number of control points to exact 1 and fixes the value of the attribute interpolation.</w:t>
      </w:r>
    </w:p>
    <w:p w14:paraId="15AB7794" w14:textId="77777777" w:rsidR="001560FD"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&lt;xs:complexType</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"ArcByCenterPointBase"</w:t>
      </w:r>
      <w:r w:rsidRPr="00CF4179">
        <w:rPr>
          <w:rFonts w:ascii="Times New Roman" w:hAnsi="Times New Roman"/>
          <w:color w:val="F5844C"/>
          <w:lang w:val="en-US"/>
        </w:rPr>
        <w:t xml:space="preserve"> abstract</w:t>
      </w:r>
      <w:r w:rsidRPr="00CF4179">
        <w:rPr>
          <w:rFonts w:ascii="Times New Roman" w:hAnsi="Times New Roman"/>
          <w:color w:val="FF8040"/>
          <w:lang w:val="en-US"/>
        </w:rPr>
        <w:t>=</w:t>
      </w:r>
      <w:r w:rsidRPr="00CF4179">
        <w:rPr>
          <w:rFonts w:ascii="Times New Roman" w:hAnsi="Times New Roman"/>
          <w:color w:val="993300"/>
          <w:lang w:val="en-US"/>
        </w:rPr>
        <w:t>"true"</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&lt;xs:complexContent&gt;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w:t>
      </w:r>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"SegmentBase"</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&lt;xs:sequence&gt;</w:t>
      </w:r>
      <w:r w:rsidRPr="00CF4179">
        <w:rPr>
          <w:rFonts w:ascii="Times New Roman" w:hAnsi="Times New Roman"/>
          <w:color w:val="000000"/>
          <w:lang w:val="en-US"/>
        </w:rPr>
        <w:br/>
        <w:t xml:space="preserve">                </w:t>
      </w:r>
      <w:r w:rsidRPr="00CF4179">
        <w:rPr>
          <w:rFonts w:ascii="Times New Roman" w:hAnsi="Times New Roman"/>
          <w:color w:val="000096"/>
          <w:lang w:val="en-US"/>
        </w:rPr>
        <w:t>&lt;xs:element</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"ControlPoint"</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"Coordinate2D"</w:t>
      </w:r>
      <w:r w:rsidRPr="00CF4179">
        <w:rPr>
          <w:rFonts w:ascii="Times New Roman" w:hAnsi="Times New Roman"/>
          <w:color w:val="F5844C"/>
          <w:lang w:val="en-US"/>
        </w:rPr>
        <w:t xml:space="preserve"> minOccurs</w:t>
      </w:r>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F5844C"/>
          <w:lang w:val="en-US"/>
        </w:rPr>
        <w:t xml:space="preserve"> maxOccurs</w:t>
      </w:r>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&lt;/xs:sequence&gt;</w:t>
      </w:r>
      <w:r w:rsidRPr="00CF4179">
        <w:rPr>
          <w:rFonts w:ascii="Times New Roman" w:hAnsi="Times New Roman"/>
          <w:color w:val="000000"/>
          <w:lang w:val="en-US"/>
        </w:rPr>
        <w:br/>
        <w:t xml:space="preserve">            </w:t>
      </w:r>
      <w:r w:rsidRPr="00CF4179">
        <w:rPr>
          <w:rFonts w:ascii="Times New Roman" w:hAnsi="Times New Roman"/>
          <w:color w:val="000096"/>
          <w:lang w:val="en-US"/>
        </w:rPr>
        <w:t>&lt;xs:attribute</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"interpolation"</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"InterpolationType"</w:t>
      </w:r>
      <w:r w:rsidRPr="00CF4179">
        <w:rPr>
          <w:rFonts w:ascii="Times New Roman" w:hAnsi="Times New Roman"/>
          <w:color w:val="F5844C"/>
          <w:lang w:val="en-US"/>
        </w:rPr>
        <w:t xml:space="preserve"> use</w:t>
      </w:r>
      <w:r w:rsidRPr="00CF4179">
        <w:rPr>
          <w:rFonts w:ascii="Times New Roman" w:hAnsi="Times New Roman"/>
          <w:color w:val="FF8040"/>
          <w:lang w:val="en-US"/>
        </w:rPr>
        <w:t>=</w:t>
      </w:r>
      <w:r w:rsidRPr="00CF4179">
        <w:rPr>
          <w:rFonts w:ascii="Times New Roman" w:hAnsi="Times New Roman"/>
          <w:color w:val="993300"/>
          <w:lang w:val="en-US"/>
        </w:rPr>
        <w:t>"required"</w:t>
      </w:r>
      <w:r w:rsidRPr="00CF4179">
        <w:rPr>
          <w:rFonts w:ascii="Times New Roman" w:hAnsi="Times New Roman"/>
          <w:color w:val="F5844C"/>
          <w:lang w:val="en-US"/>
        </w:rPr>
        <w:t xml:space="preserve"> </w:t>
      </w:r>
      <w:r w:rsidRPr="00CF4179">
        <w:rPr>
          <w:rFonts w:ascii="Times New Roman" w:hAnsi="Times New Roman"/>
          <w:color w:val="F5844C"/>
          <w:lang w:val="en-US"/>
        </w:rPr>
        <w:br/>
        <w:t xml:space="preserve">                                 fixed</w:t>
      </w:r>
      <w:r w:rsidRPr="00CF4179">
        <w:rPr>
          <w:rFonts w:ascii="Times New Roman" w:hAnsi="Times New Roman"/>
          <w:color w:val="FF8040"/>
          <w:lang w:val="en-US"/>
        </w:rPr>
        <w:t>=</w:t>
      </w:r>
      <w:r w:rsidRPr="00CF4179">
        <w:rPr>
          <w:rFonts w:ascii="Times New Roman" w:hAnsi="Times New Roman"/>
          <w:color w:val="993300"/>
          <w:lang w:val="en-US"/>
        </w:rPr>
        <w:t>"CircularArcCenterPointWithRadius"</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&lt;/xs:restriction&gt;</w:t>
      </w:r>
      <w:r w:rsidRPr="00CF4179">
        <w:rPr>
          <w:rFonts w:ascii="Times New Roman" w:hAnsi="Times New Roman"/>
          <w:color w:val="000000"/>
          <w:lang w:val="en-US"/>
        </w:rPr>
        <w:br/>
        <w:t xml:space="preserve">    </w:t>
      </w:r>
      <w:r w:rsidRPr="00CF4179">
        <w:rPr>
          <w:rFonts w:ascii="Times New Roman" w:hAnsi="Times New Roman"/>
          <w:color w:val="000096"/>
          <w:lang w:val="en-US"/>
        </w:rPr>
        <w:t>&lt;/xs:complexContent&gt;</w:t>
      </w:r>
      <w:r w:rsidRPr="00CF4179">
        <w:rPr>
          <w:rFonts w:ascii="Times New Roman" w:hAnsi="Times New Roman"/>
          <w:color w:val="000000"/>
          <w:lang w:val="en-US"/>
        </w:rPr>
        <w:br/>
      </w:r>
      <w:r w:rsidRPr="00CF4179">
        <w:rPr>
          <w:rFonts w:ascii="Times New Roman" w:hAnsi="Times New Roman"/>
          <w:color w:val="000096"/>
          <w:lang w:val="en-US"/>
        </w:rPr>
        <w:t>&lt;/xs:complexType&gt;</w:t>
      </w:r>
      <w:r w:rsidRPr="00CF4179">
        <w:rPr>
          <w:rFonts w:ascii="Times New Roman" w:hAnsi="Times New Roman"/>
          <w:color w:val="000000"/>
          <w:lang w:val="en-US"/>
        </w:rPr>
        <w:br/>
      </w:r>
    </w:p>
    <w:p w14:paraId="6E171BDD" w14:textId="77777777" w:rsidR="001560FD" w:rsidRPr="00F40B93" w:rsidRDefault="001560FD" w:rsidP="00F61722">
      <w:pPr>
        <w:spacing w:after="120"/>
        <w:rPr>
          <w:rFonts w:cs="Arial"/>
          <w:color w:val="000000"/>
          <w:lang w:val="en-US"/>
        </w:rPr>
      </w:pPr>
      <w:r w:rsidRPr="00F40B93">
        <w:rPr>
          <w:rFonts w:cs="Arial"/>
          <w:color w:val="000000"/>
          <w:lang w:val="en-US"/>
        </w:rPr>
        <w:t>The ArcByCenterPoint is then an extension of this type adding attributes for radius, start angle and angular length.</w:t>
      </w:r>
    </w:p>
    <w:p w14:paraId="0794E8D8"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&lt;xs:complexType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"ArcByCenterPoint"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w:t>
      </w:r>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"ArcByCenterPointBase"</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"startAngle"</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"angularDistance"</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r>
      <w:r w:rsidRPr="00725688">
        <w:rPr>
          <w:rFonts w:ascii="Times New Roman" w:hAnsi="Times New Roman"/>
          <w:color w:val="000096"/>
          <w:lang w:val="en-US"/>
        </w:rPr>
        <w:t>&lt;/xs:complexType&gt;</w:t>
      </w:r>
      <w:r w:rsidRPr="00725688">
        <w:rPr>
          <w:rFonts w:ascii="Times New Roman" w:hAnsi="Times New Roman"/>
          <w:color w:val="000000"/>
          <w:lang w:val="en-US"/>
        </w:rPr>
        <w:br/>
      </w:r>
    </w:p>
    <w:p w14:paraId="76B56E2C" w14:textId="77777777" w:rsidR="001560FD" w:rsidRPr="0007738D" w:rsidRDefault="001560FD" w:rsidP="00F61722">
      <w:pPr>
        <w:spacing w:after="120" w:line="276" w:lineRule="auto"/>
        <w:jc w:val="left"/>
        <w:rPr>
          <w:rFonts w:ascii="Times New Roman" w:hAnsi="Times New Roman"/>
          <w:color w:val="000000"/>
          <w:lang w:val="en-US"/>
        </w:rPr>
      </w:pPr>
      <w:r w:rsidRPr="00F40B93">
        <w:rPr>
          <w:rFonts w:cs="Arial"/>
          <w:color w:val="000000"/>
          <w:lang w:val="en-US"/>
        </w:rPr>
        <w:t>The Cir</w:t>
      </w:r>
      <w:r>
        <w:rPr>
          <w:rFonts w:cs="Arial"/>
          <w:color w:val="000000"/>
          <w:lang w:val="en-US"/>
        </w:rPr>
        <w:t>c</w:t>
      </w:r>
      <w:r w:rsidRPr="00F40B93">
        <w:rPr>
          <w:rFonts w:cs="Arial"/>
          <w:color w:val="000000"/>
          <w:lang w:val="en-US"/>
        </w:rPr>
        <w:t>leByCenterPoint type is very similar. The attribute start angle is not defined since it is meaningless. The direction is here defined by the attribute direction which has values ‘+’ or ‘-‘.</w:t>
      </w:r>
    </w:p>
    <w:p w14:paraId="295087AB" w14:textId="77777777" w:rsidR="001560FD" w:rsidRPr="00CF4179"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&lt;xs:simpleType</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"Direction"</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w:t>
      </w:r>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"xs:string"</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&lt;xs:enumeration</w:t>
      </w:r>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&lt;xs:enumeration</w:t>
      </w:r>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&lt;/xs:restriction&gt;</w:t>
      </w:r>
      <w:r w:rsidRPr="00CF4179">
        <w:rPr>
          <w:rFonts w:ascii="Times New Roman" w:hAnsi="Times New Roman"/>
          <w:color w:val="000000"/>
          <w:lang w:val="en-US"/>
        </w:rPr>
        <w:br/>
      </w:r>
      <w:r w:rsidRPr="00CF4179">
        <w:rPr>
          <w:rFonts w:ascii="Times New Roman" w:hAnsi="Times New Roman"/>
          <w:color w:val="000096"/>
          <w:lang w:val="en-US"/>
        </w:rPr>
        <w:t>&lt;/xs:simpleType&gt;</w:t>
      </w:r>
      <w:r w:rsidRPr="00CF4179">
        <w:rPr>
          <w:rFonts w:ascii="Times New Roman" w:hAnsi="Times New Roman"/>
          <w:color w:val="000000"/>
          <w:lang w:val="en-US"/>
        </w:rPr>
        <w:br/>
      </w:r>
    </w:p>
    <w:p w14:paraId="1171845D"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&lt;xs:complexType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"CircleByCenterPoint"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w:t>
      </w:r>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"ArcByCenterPointBase"</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w:t>
      </w:r>
      <w:r>
        <w:rPr>
          <w:rFonts w:ascii="Times New Roman" w:hAnsi="Times New Roman"/>
          <w:color w:val="F5844C"/>
          <w:lang w:val="en-US"/>
        </w:rPr>
        <w:t>default</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w:t>
      </w:r>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r>
      <w:r w:rsidRPr="00725688">
        <w:rPr>
          <w:rFonts w:ascii="Times New Roman" w:hAnsi="Times New Roman"/>
          <w:color w:val="000096"/>
          <w:lang w:val="en-US"/>
        </w:rPr>
        <w:t>&lt;/xs:complexType&gt;</w:t>
      </w:r>
      <w:r w:rsidRPr="00725688">
        <w:rPr>
          <w:rFonts w:ascii="Times New Roman" w:hAnsi="Times New Roman"/>
          <w:color w:val="000000"/>
          <w:lang w:val="en-US"/>
        </w:rPr>
        <w:br/>
      </w:r>
    </w:p>
    <w:p w14:paraId="4AEFA413" w14:textId="77777777" w:rsidR="001560FD" w:rsidRPr="00F40B93" w:rsidRDefault="001560FD" w:rsidP="00F61722">
      <w:pPr>
        <w:spacing w:after="120"/>
        <w:rPr>
          <w:rFonts w:cs="Arial"/>
          <w:color w:val="000000"/>
          <w:lang w:val="en-US"/>
        </w:rPr>
      </w:pPr>
      <w:r w:rsidRPr="00F40B93">
        <w:rPr>
          <w:rFonts w:cs="Arial"/>
          <w:color w:val="000000"/>
          <w:lang w:val="en-US"/>
        </w:rPr>
        <w:t>A group is defined that allows the use of the different type of segments.</w:t>
      </w:r>
    </w:p>
    <w:p w14:paraId="667640E5" w14:textId="77777777" w:rsidR="001560FD" w:rsidRPr="00CF4179" w:rsidRDefault="001560FD" w:rsidP="00F61722">
      <w:pPr>
        <w:spacing w:line="276" w:lineRule="auto"/>
        <w:jc w:val="left"/>
        <w:rPr>
          <w:rFonts w:ascii="Times New Roman" w:hAnsi="Times New Roman"/>
          <w:color w:val="F5844C"/>
          <w:sz w:val="16"/>
          <w:szCs w:val="16"/>
          <w:lang w:val="en-US"/>
        </w:rPr>
      </w:pPr>
      <w:r w:rsidRPr="00725688">
        <w:rPr>
          <w:rFonts w:ascii="Times New Roman" w:hAnsi="Times New Roman"/>
          <w:color w:val="000000"/>
          <w:lang w:val="en-US"/>
        </w:rPr>
        <w:t xml:space="preserve">    </w:t>
      </w:r>
      <w:r w:rsidRPr="00725688">
        <w:rPr>
          <w:rFonts w:ascii="Times New Roman" w:hAnsi="Times New Roman"/>
          <w:color w:val="000096"/>
          <w:lang w:val="en-US"/>
        </w:rPr>
        <w:t>&lt;xs:group</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"Segments"</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&lt;xs:choice&gt;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"ArcByCenterPoint"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"ArcByCenterPoint"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"CircleByCenterPoint"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"CircleByCenterPoint"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&lt;/xs:choice&gt;</w:t>
      </w:r>
      <w:r w:rsidRPr="00725688">
        <w:rPr>
          <w:rFonts w:ascii="Times New Roman" w:hAnsi="Times New Roman"/>
          <w:color w:val="000000"/>
          <w:lang w:val="en-US"/>
        </w:rPr>
        <w:br/>
        <w:t xml:space="preserve">    </w:t>
      </w:r>
      <w:r w:rsidRPr="00725688">
        <w:rPr>
          <w:rFonts w:ascii="Times New Roman" w:hAnsi="Times New Roman"/>
          <w:color w:val="000096"/>
          <w:lang w:val="en-US"/>
        </w:rPr>
        <w:t>&lt;/xs:group&gt;</w:t>
      </w:r>
      <w:r w:rsidRPr="00725688">
        <w:rPr>
          <w:rFonts w:ascii="Times New Roman" w:hAnsi="Times New Roman"/>
          <w:color w:val="000000"/>
          <w:lang w:val="en-US"/>
        </w:rPr>
        <w:br/>
      </w:r>
    </w:p>
    <w:p w14:paraId="61A482C8" w14:textId="77777777" w:rsidR="001560FD" w:rsidRPr="00366079" w:rsidRDefault="001560FD" w:rsidP="00F61722">
      <w:pPr>
        <w:spacing w:after="120"/>
        <w:rPr>
          <w:rFonts w:cs="Arial"/>
          <w:lang w:val="en-US"/>
        </w:rPr>
      </w:pPr>
      <w:r w:rsidRPr="00366079">
        <w:rPr>
          <w:rFonts w:cs="Arial"/>
          <w:lang w:val="en-US"/>
        </w:rPr>
        <w:t>The type Curve finally combines a sequence of segments with the topological boundary. The topological boundary of a curve is the beginning and end node implemented by a Point object.</w:t>
      </w:r>
    </w:p>
    <w:p w14:paraId="7F3A1A94" w14:textId="77777777" w:rsidR="001560FD" w:rsidRDefault="001560FD" w:rsidP="00F61722">
      <w:pPr>
        <w:spacing w:line="276" w:lineRule="auto"/>
        <w:jc w:val="left"/>
        <w:rPr>
          <w:rFonts w:ascii="Times New Roman" w:hAnsi="Times New Roman"/>
          <w:color w:val="000096"/>
          <w:lang w:val="en-US"/>
        </w:rPr>
      </w:pPr>
      <w:r w:rsidRPr="00AD0A81">
        <w:rPr>
          <w:rFonts w:ascii="Times New Roman" w:hAnsi="Times New Roman"/>
          <w:color w:val="000096"/>
          <w:lang w:val="en-US"/>
        </w:rPr>
        <w:t>&lt;xs:complexType</w:t>
      </w:r>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"Curve"</w:t>
      </w:r>
      <w:r w:rsidRPr="008F1727">
        <w:rPr>
          <w:rFonts w:ascii="Times New Roman" w:hAnsi="Times New Roman"/>
          <w:color w:val="F5844C"/>
          <w:lang w:val="en-US"/>
        </w:rPr>
        <w:t xml:space="preserve"> </w:t>
      </w:r>
      <w:r>
        <w:rPr>
          <w:rFonts w:ascii="Times New Roman" w:hAnsi="Times New Roman"/>
          <w:color w:val="F5844C"/>
          <w:lang w:val="en-US"/>
        </w:rPr>
        <w:t>abstract</w:t>
      </w:r>
      <w:r w:rsidRPr="00DA5B41">
        <w:rPr>
          <w:rFonts w:ascii="Times New Roman" w:hAnsi="Times New Roman"/>
          <w:color w:val="FF8040"/>
          <w:lang w:val="en-US"/>
        </w:rPr>
        <w:t>=</w:t>
      </w:r>
      <w:r w:rsidRPr="00DA5B41">
        <w:rPr>
          <w:rFonts w:ascii="Times New Roman" w:hAnsi="Times New Roman"/>
          <w:color w:val="993300"/>
          <w:lang w:val="en-US"/>
        </w:rPr>
        <w:t>"</w:t>
      </w:r>
      <w:r>
        <w:rPr>
          <w:rFonts w:ascii="Times New Roman" w:hAnsi="Times New Roman"/>
          <w:color w:val="993300"/>
          <w:lang w:val="en-US"/>
        </w:rPr>
        <w:t>true</w:t>
      </w:r>
      <w:r w:rsidRPr="00DA5B41">
        <w:rPr>
          <w:rFonts w:ascii="Times New Roman" w:hAnsi="Times New Roman"/>
          <w:color w:val="993300"/>
          <w:lang w:val="en-US"/>
        </w:rPr>
        <w:t>"</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&lt;xs:complexContent&gt;</w:t>
      </w:r>
      <w:r w:rsidRPr="00AD0A81">
        <w:rPr>
          <w:rFonts w:ascii="Times New Roman" w:hAnsi="Times New Roman"/>
          <w:color w:val="000000"/>
          <w:lang w:val="en-US"/>
        </w:rPr>
        <w:br/>
        <w:t xml:space="preserve">        </w:t>
      </w:r>
      <w:r w:rsidRPr="00AD0A81">
        <w:rPr>
          <w:rFonts w:ascii="Times New Roman" w:hAnsi="Times New Roman"/>
          <w:color w:val="000096"/>
          <w:lang w:val="en-US"/>
        </w:rPr>
        <w:t>&lt;xs:extension</w:t>
      </w:r>
      <w:r w:rsidRPr="00AD0A81">
        <w:rPr>
          <w:rFonts w:ascii="Times New Roman" w:hAnsi="Times New Roman"/>
          <w:color w:val="F5844C"/>
          <w:lang w:val="en-US"/>
        </w:rPr>
        <w:t xml:space="preserve"> base</w:t>
      </w:r>
      <w:r w:rsidRPr="00AD0A81">
        <w:rPr>
          <w:rFonts w:ascii="Times New Roman" w:hAnsi="Times New Roman"/>
          <w:color w:val="FF8040"/>
          <w:lang w:val="en-US"/>
        </w:rPr>
        <w:t>=</w:t>
      </w:r>
      <w:r w:rsidRPr="00AD0A81">
        <w:rPr>
          <w:rFonts w:ascii="Times New Roman" w:hAnsi="Times New Roman"/>
          <w:color w:val="993300"/>
          <w:lang w:val="en-US"/>
        </w:rPr>
        <w:t>"Object"</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&lt;xs:sequence&gt;</w:t>
      </w:r>
      <w:r w:rsidRPr="00AD0A81">
        <w:rPr>
          <w:rFonts w:ascii="Times New Roman" w:hAnsi="Times New Roman"/>
          <w:color w:val="000000"/>
          <w:lang w:val="en-US"/>
        </w:rPr>
        <w:br/>
        <w:t xml:space="preserve">                </w:t>
      </w:r>
      <w:r w:rsidRPr="00AD0A81">
        <w:rPr>
          <w:rFonts w:ascii="Times New Roman" w:hAnsi="Times New Roman"/>
          <w:color w:val="000096"/>
          <w:lang w:val="en-US"/>
        </w:rPr>
        <w:t>&lt;xs:element</w:t>
      </w:r>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"Boundary"</w:t>
      </w:r>
      <w:r w:rsidRPr="00AD0A81">
        <w:rPr>
          <w:rFonts w:ascii="Times New Roman" w:hAnsi="Times New Roman"/>
          <w:color w:val="F5844C"/>
          <w:lang w:val="en-US"/>
        </w:rPr>
        <w:t xml:space="preserve"> type</w:t>
      </w:r>
      <w:r w:rsidRPr="00AD0A81">
        <w:rPr>
          <w:rFonts w:ascii="Times New Roman" w:hAnsi="Times New Roman"/>
          <w:color w:val="FF8040"/>
          <w:lang w:val="en-US"/>
        </w:rPr>
        <w:t>=</w:t>
      </w:r>
      <w:r w:rsidRPr="00AD0A81">
        <w:rPr>
          <w:rFonts w:ascii="Times New Roman" w:hAnsi="Times New Roman"/>
          <w:color w:val="993300"/>
          <w:lang w:val="en-US"/>
        </w:rPr>
        <w:t>"BoundaryRelation"</w:t>
      </w:r>
      <w:r w:rsidRPr="00AD0A81">
        <w:rPr>
          <w:rFonts w:ascii="Times New Roman" w:hAnsi="Times New Roman"/>
          <w:color w:val="F5844C"/>
          <w:lang w:val="en-US"/>
        </w:rPr>
        <w:t xml:space="preserve"> minOccurs</w:t>
      </w:r>
      <w:r w:rsidRPr="00AD0A81">
        <w:rPr>
          <w:rFonts w:ascii="Times New Roman" w:hAnsi="Times New Roman"/>
          <w:color w:val="FF8040"/>
          <w:lang w:val="en-US"/>
        </w:rPr>
        <w:t>=</w:t>
      </w:r>
      <w:r w:rsidRPr="00AD0A81">
        <w:rPr>
          <w:rFonts w:ascii="Times New Roman" w:hAnsi="Times New Roman"/>
          <w:color w:val="993300"/>
          <w:lang w:val="en-US"/>
        </w:rPr>
        <w:t>"0"</w:t>
      </w:r>
      <w:r w:rsidRPr="00AD0A81">
        <w:rPr>
          <w:rFonts w:ascii="Times New Roman" w:hAnsi="Times New Roman"/>
          <w:color w:val="F5844C"/>
          <w:lang w:val="en-US"/>
        </w:rPr>
        <w:t xml:space="preserve"> maxOccurs</w:t>
      </w:r>
      <w:r w:rsidRPr="00AD0A81">
        <w:rPr>
          <w:rFonts w:ascii="Times New Roman" w:hAnsi="Times New Roman"/>
          <w:color w:val="FF8040"/>
          <w:lang w:val="en-US"/>
        </w:rPr>
        <w:t>=</w:t>
      </w:r>
      <w:r w:rsidRPr="00AD0A81">
        <w:rPr>
          <w:rFonts w:ascii="Times New Roman" w:hAnsi="Times New Roman"/>
          <w:color w:val="993300"/>
          <w:lang w:val="en-US"/>
        </w:rPr>
        <w:t>"2"</w:t>
      </w:r>
      <w:r w:rsidRPr="00AD0A81">
        <w:rPr>
          <w:rFonts w:ascii="Times New Roman" w:hAnsi="Times New Roman"/>
          <w:color w:val="000096"/>
          <w:lang w:val="en-US"/>
        </w:rPr>
        <w:t>/&gt;</w:t>
      </w:r>
      <w:r w:rsidRPr="00AD0A81">
        <w:rPr>
          <w:rFonts w:ascii="Times New Roman" w:hAnsi="Times New Roman"/>
          <w:color w:val="000000"/>
          <w:lang w:val="en-US"/>
        </w:rPr>
        <w:br/>
      </w:r>
      <w:r>
        <w:rPr>
          <w:rFonts w:ascii="Times New Roman" w:hAnsi="Times New Roman"/>
          <w:color w:val="000096"/>
          <w:lang w:val="en-US"/>
        </w:rPr>
        <w:t xml:space="preserve">                </w:t>
      </w:r>
      <w:r w:rsidRPr="00DF0EA6">
        <w:rPr>
          <w:rFonts w:ascii="Times New Roman" w:hAnsi="Times New Roman"/>
          <w:color w:val="000096"/>
          <w:lang w:val="en-US"/>
        </w:rPr>
        <w:t>&lt;xs:group</w:t>
      </w:r>
      <w:r w:rsidRPr="00DF0EA6">
        <w:rPr>
          <w:rFonts w:ascii="Times New Roman" w:hAnsi="Times New Roman"/>
          <w:color w:val="F5844C"/>
          <w:lang w:val="en-US"/>
        </w:rPr>
        <w:t xml:space="preserve"> ref</w:t>
      </w:r>
      <w:r w:rsidRPr="00DF0EA6">
        <w:rPr>
          <w:rFonts w:ascii="Times New Roman" w:hAnsi="Times New Roman"/>
          <w:color w:val="FF8040"/>
          <w:lang w:val="en-US"/>
        </w:rPr>
        <w:t>=</w:t>
      </w:r>
      <w:r w:rsidRPr="00DF0EA6">
        <w:rPr>
          <w:rFonts w:ascii="Times New Roman" w:hAnsi="Times New Roman"/>
          <w:color w:val="993300"/>
          <w:lang w:val="en-US"/>
        </w:rPr>
        <w:t>"Segments"</w:t>
      </w:r>
      <w:r w:rsidRPr="00DF0EA6">
        <w:rPr>
          <w:rFonts w:ascii="Times New Roman" w:hAnsi="Times New Roman"/>
          <w:color w:val="F5844C"/>
          <w:lang w:val="en-US"/>
        </w:rPr>
        <w:t xml:space="preserve"> minOccurs</w:t>
      </w:r>
      <w:r w:rsidRPr="00DF0EA6">
        <w:rPr>
          <w:rFonts w:ascii="Times New Roman" w:hAnsi="Times New Roman"/>
          <w:color w:val="FF8040"/>
          <w:lang w:val="en-US"/>
        </w:rPr>
        <w:t>=</w:t>
      </w:r>
      <w:r w:rsidRPr="00DF0EA6">
        <w:rPr>
          <w:rFonts w:ascii="Times New Roman" w:hAnsi="Times New Roman"/>
          <w:color w:val="993300"/>
          <w:lang w:val="en-US"/>
        </w:rPr>
        <w:t>"1"</w:t>
      </w:r>
      <w:r w:rsidRPr="00DF0EA6">
        <w:rPr>
          <w:rFonts w:ascii="Times New Roman" w:hAnsi="Times New Roman"/>
          <w:color w:val="F5844C"/>
          <w:lang w:val="en-US"/>
        </w:rPr>
        <w:t xml:space="preserve"> maxOccurs</w:t>
      </w:r>
      <w:r w:rsidRPr="00DF0EA6">
        <w:rPr>
          <w:rFonts w:ascii="Times New Roman" w:hAnsi="Times New Roman"/>
          <w:color w:val="FF8040"/>
          <w:lang w:val="en-US"/>
        </w:rPr>
        <w:t>=</w:t>
      </w:r>
      <w:r w:rsidRPr="00DF0EA6">
        <w:rPr>
          <w:rFonts w:ascii="Times New Roman" w:hAnsi="Times New Roman"/>
          <w:color w:val="993300"/>
          <w:lang w:val="en-US"/>
        </w:rPr>
        <w:t>"unbounded"</w:t>
      </w:r>
      <w:r w:rsidRPr="00DF0EA6">
        <w:rPr>
          <w:rFonts w:ascii="Times New Roman" w:hAnsi="Times New Roman"/>
          <w:color w:val="000096"/>
          <w:lang w:val="en-US"/>
        </w:rPr>
        <w:t>/&gt;</w:t>
      </w:r>
      <w:r>
        <w:rPr>
          <w:rFonts w:ascii="Times New Roman" w:hAnsi="Times New Roman"/>
          <w:color w:val="000096"/>
          <w:lang w:val="en-US"/>
        </w:rPr>
        <w:br/>
      </w:r>
      <w:r w:rsidRPr="00AD0A81">
        <w:rPr>
          <w:rFonts w:ascii="Times New Roman" w:hAnsi="Times New Roman"/>
          <w:color w:val="000000"/>
          <w:lang w:val="en-US"/>
        </w:rPr>
        <w:t xml:space="preserve">            </w:t>
      </w:r>
      <w:r w:rsidRPr="00AD0A81">
        <w:rPr>
          <w:rFonts w:ascii="Times New Roman" w:hAnsi="Times New Roman"/>
          <w:color w:val="000096"/>
          <w:lang w:val="en-US"/>
        </w:rPr>
        <w:t>&lt;/xs:sequence&gt;</w:t>
      </w:r>
      <w:r w:rsidRPr="00AD0A81">
        <w:rPr>
          <w:rFonts w:ascii="Times New Roman" w:hAnsi="Times New Roman"/>
          <w:color w:val="000000"/>
          <w:lang w:val="en-US"/>
        </w:rPr>
        <w:br/>
        <w:t xml:space="preserve">        </w:t>
      </w:r>
      <w:r w:rsidRPr="00AD0A81">
        <w:rPr>
          <w:rFonts w:ascii="Times New Roman" w:hAnsi="Times New Roman"/>
          <w:color w:val="000096"/>
          <w:lang w:val="en-US"/>
        </w:rPr>
        <w:t>&lt;/xs:extension&gt;</w:t>
      </w:r>
      <w:r w:rsidRPr="00AD0A81">
        <w:rPr>
          <w:rFonts w:ascii="Times New Roman" w:hAnsi="Times New Roman"/>
          <w:color w:val="000000"/>
          <w:lang w:val="en-US"/>
        </w:rPr>
        <w:br/>
        <w:t xml:space="preserve">    </w:t>
      </w:r>
      <w:r w:rsidRPr="00AD0A81">
        <w:rPr>
          <w:rFonts w:ascii="Times New Roman" w:hAnsi="Times New Roman"/>
          <w:color w:val="000096"/>
          <w:lang w:val="en-US"/>
        </w:rPr>
        <w:t>&lt;/xs:complexContent&gt;</w:t>
      </w:r>
      <w:r w:rsidRPr="00AD0A81">
        <w:rPr>
          <w:rFonts w:ascii="Times New Roman" w:hAnsi="Times New Roman"/>
          <w:color w:val="000000"/>
          <w:lang w:val="en-US"/>
        </w:rPr>
        <w:br/>
      </w:r>
      <w:r w:rsidRPr="00AD0A81">
        <w:rPr>
          <w:rFonts w:ascii="Times New Roman" w:hAnsi="Times New Roman"/>
          <w:color w:val="000096"/>
          <w:lang w:val="en-US"/>
        </w:rPr>
        <w:t>&lt;/xs:complexType&gt;</w:t>
      </w:r>
    </w:p>
    <w:p w14:paraId="731A9D7E" w14:textId="77777777" w:rsidR="001560FD" w:rsidRPr="001560FD" w:rsidRDefault="001560FD" w:rsidP="001560FD">
      <w:pPr>
        <w:rPr>
          <w:lang w:val="en-US"/>
        </w:rPr>
      </w:pPr>
    </w:p>
    <w:p w14:paraId="5F18E32E" w14:textId="77777777" w:rsidR="00A73A7B" w:rsidRDefault="00A73A7B" w:rsidP="00531C7D">
      <w:pPr>
        <w:pStyle w:val="Heading3"/>
        <w:numPr>
          <w:ilvl w:val="2"/>
          <w:numId w:val="12"/>
        </w:numPr>
      </w:pPr>
      <w:bookmarkStart w:id="22" w:name="_Toc16161100"/>
      <w:r>
        <w:t>CompositeCurve</w:t>
      </w:r>
      <w:bookmarkEnd w:id="22"/>
    </w:p>
    <w:p w14:paraId="58D05804" w14:textId="77777777" w:rsidR="001560FD" w:rsidRDefault="001560FD" w:rsidP="00F61722">
      <w:pPr>
        <w:spacing w:after="120"/>
      </w:pPr>
      <w:r>
        <w:t>A composite curve describes the line geometry of a feature object just like a ‘simple’ curve. But instead using coordinates to define the geometry it is using a sequence of other curves, including other composite curves. With other words it is a sequence of relations to other curves.</w:t>
      </w:r>
    </w:p>
    <w:p w14:paraId="4BCD7867" w14:textId="77777777" w:rsidR="001560FD" w:rsidRPr="001655A0" w:rsidRDefault="001560FD"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"CompositeCurve"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"CurveRelations"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2490F74A" w14:textId="77777777" w:rsidR="001560FD" w:rsidRPr="001655A0" w:rsidRDefault="001560FD" w:rsidP="001560FD"/>
    <w:p w14:paraId="686B8CA0" w14:textId="77777777" w:rsidR="00A73A7B" w:rsidRDefault="00A73A7B" w:rsidP="00531C7D">
      <w:pPr>
        <w:pStyle w:val="Heading3"/>
        <w:numPr>
          <w:ilvl w:val="2"/>
          <w:numId w:val="12"/>
        </w:numPr>
      </w:pPr>
      <w:bookmarkStart w:id="23" w:name="_Toc16161101"/>
      <w:r w:rsidRPr="000407D0">
        <w:t>Surface</w:t>
      </w:r>
      <w:bookmarkEnd w:id="23"/>
    </w:p>
    <w:p w14:paraId="00FEBF8E" w14:textId="77777777" w:rsidR="001560FD" w:rsidRDefault="001560FD" w:rsidP="00F61722">
      <w:pPr>
        <w:spacing w:after="120"/>
      </w:pPr>
      <w:r>
        <w:t xml:space="preserve">Surfaces describe the area geometry of a feature object. The surface itself is defined by its boundary. The boundary consists of an outer ring and optionally a number of inner rings. The inner rings describe holes in the area. Each ring is a closed polygon made from one or many curves. That means that a ring is very similar to a composite curve but unlike the composite curve it is not derived from </w:t>
      </w:r>
      <w:r w:rsidRPr="00677869">
        <w:rPr>
          <w:rFonts w:ascii="Courier New" w:hAnsi="Courier New" w:cs="Courier New"/>
        </w:rPr>
        <w:t>Object</w:t>
      </w:r>
      <w:r>
        <w:t xml:space="preserve"> because it does not need to be identifiable. The definition of a ring simply looks like:</w:t>
      </w:r>
    </w:p>
    <w:p w14:paraId="48074D81" w14:textId="77777777" w:rsidR="001560FD" w:rsidRDefault="001560FD" w:rsidP="00F61722">
      <w:pPr>
        <w:spacing w:line="276" w:lineRule="auto"/>
        <w:jc w:val="left"/>
        <w:rPr>
          <w:lang w:val="en-US"/>
        </w:rPr>
      </w:pPr>
      <w:r w:rsidRPr="00677869">
        <w:rPr>
          <w:rFonts w:ascii="Times New Roman" w:hAnsi="Times New Roman"/>
          <w:color w:val="000096"/>
          <w:lang w:val="en-US"/>
        </w:rPr>
        <w:t>&lt;xs:complexType</w:t>
      </w:r>
      <w:r w:rsidRPr="00677869">
        <w:rPr>
          <w:rFonts w:ascii="Times New Roman" w:hAnsi="Times New Roman"/>
          <w:color w:val="F5844C"/>
          <w:lang w:val="en-US"/>
        </w:rPr>
        <w:t xml:space="preserve"> name</w:t>
      </w:r>
      <w:r w:rsidRPr="00677869">
        <w:rPr>
          <w:rFonts w:ascii="Times New Roman" w:hAnsi="Times New Roman"/>
          <w:color w:val="FF8040"/>
          <w:lang w:val="en-US"/>
        </w:rPr>
        <w:t>=</w:t>
      </w:r>
      <w:r w:rsidRPr="00677869">
        <w:rPr>
          <w:rFonts w:ascii="Times New Roman" w:hAnsi="Times New Roman"/>
          <w:color w:val="993300"/>
          <w:lang w:val="en-US"/>
        </w:rPr>
        <w:t>"Ring"</w:t>
      </w:r>
      <w:r w:rsidRPr="00677869">
        <w:rPr>
          <w:rFonts w:ascii="Times New Roman" w:hAnsi="Times New Roman"/>
          <w:color w:val="000096"/>
          <w:lang w:val="en-US"/>
        </w:rPr>
        <w:t>&gt;</w:t>
      </w:r>
      <w:r w:rsidRPr="00677869">
        <w:rPr>
          <w:rFonts w:ascii="Times New Roman" w:hAnsi="Times New Roman"/>
          <w:color w:val="000000"/>
          <w:lang w:val="en-US"/>
        </w:rPr>
        <w:br/>
        <w:t xml:space="preserve">    </w:t>
      </w:r>
      <w:r w:rsidRPr="00677869">
        <w:rPr>
          <w:rFonts w:ascii="Times New Roman" w:hAnsi="Times New Roman"/>
          <w:color w:val="000096"/>
          <w:lang w:val="en-US"/>
        </w:rPr>
        <w:t>&lt;xs:group</w:t>
      </w:r>
      <w:r w:rsidRPr="00677869">
        <w:rPr>
          <w:rFonts w:ascii="Times New Roman" w:hAnsi="Times New Roman"/>
          <w:color w:val="F5844C"/>
          <w:lang w:val="en-US"/>
        </w:rPr>
        <w:t xml:space="preserve"> ref</w:t>
      </w:r>
      <w:r w:rsidRPr="00677869">
        <w:rPr>
          <w:rFonts w:ascii="Times New Roman" w:hAnsi="Times New Roman"/>
          <w:color w:val="FF8040"/>
          <w:lang w:val="en-US"/>
        </w:rPr>
        <w:t>=</w:t>
      </w:r>
      <w:r w:rsidRPr="00677869">
        <w:rPr>
          <w:rFonts w:ascii="Times New Roman" w:hAnsi="Times New Roman"/>
          <w:color w:val="993300"/>
          <w:lang w:val="en-US"/>
        </w:rPr>
        <w:t>"CurveRelations"</w:t>
      </w:r>
      <w:r w:rsidRPr="00677869">
        <w:rPr>
          <w:rFonts w:ascii="Times New Roman" w:hAnsi="Times New Roman"/>
          <w:color w:val="F5844C"/>
          <w:lang w:val="en-US"/>
        </w:rPr>
        <w:t xml:space="preserve"> minOccurs</w:t>
      </w:r>
      <w:r w:rsidRPr="00677869">
        <w:rPr>
          <w:rFonts w:ascii="Times New Roman" w:hAnsi="Times New Roman"/>
          <w:color w:val="FF8040"/>
          <w:lang w:val="en-US"/>
        </w:rPr>
        <w:t>=</w:t>
      </w:r>
      <w:r w:rsidRPr="00677869">
        <w:rPr>
          <w:rFonts w:ascii="Times New Roman" w:hAnsi="Times New Roman"/>
          <w:color w:val="993300"/>
          <w:lang w:val="en-US"/>
        </w:rPr>
        <w:t>"1"</w:t>
      </w:r>
      <w:r w:rsidRPr="00677869">
        <w:rPr>
          <w:rFonts w:ascii="Times New Roman" w:hAnsi="Times New Roman"/>
          <w:color w:val="F5844C"/>
          <w:lang w:val="en-US"/>
        </w:rPr>
        <w:t xml:space="preserve"> maxOccurs</w:t>
      </w:r>
      <w:r w:rsidRPr="00677869">
        <w:rPr>
          <w:rFonts w:ascii="Times New Roman" w:hAnsi="Times New Roman"/>
          <w:color w:val="FF8040"/>
          <w:lang w:val="en-US"/>
        </w:rPr>
        <w:t>=</w:t>
      </w:r>
      <w:r w:rsidRPr="00677869">
        <w:rPr>
          <w:rFonts w:ascii="Times New Roman" w:hAnsi="Times New Roman"/>
          <w:color w:val="993300"/>
          <w:lang w:val="en-US"/>
        </w:rPr>
        <w:t>"unbounded"</w:t>
      </w:r>
      <w:r w:rsidRPr="00677869">
        <w:rPr>
          <w:rFonts w:ascii="Times New Roman" w:hAnsi="Times New Roman"/>
          <w:color w:val="000096"/>
          <w:lang w:val="en-US"/>
        </w:rPr>
        <w:t>/&gt;</w:t>
      </w:r>
      <w:r w:rsidRPr="00677869">
        <w:rPr>
          <w:rFonts w:ascii="Times New Roman" w:hAnsi="Times New Roman"/>
          <w:color w:val="000000"/>
          <w:lang w:val="en-US"/>
        </w:rPr>
        <w:br/>
      </w:r>
      <w:r w:rsidRPr="00677869">
        <w:rPr>
          <w:rFonts w:ascii="Times New Roman" w:hAnsi="Times New Roman"/>
          <w:color w:val="000096"/>
          <w:lang w:val="en-US"/>
        </w:rPr>
        <w:t>&lt;/xs:complexType&gt;</w:t>
      </w:r>
      <w:r w:rsidRPr="00677869">
        <w:rPr>
          <w:rFonts w:ascii="Times New Roman" w:hAnsi="Times New Roman"/>
          <w:color w:val="000000"/>
          <w:lang w:val="en-US"/>
        </w:rPr>
        <w:br/>
      </w:r>
    </w:p>
    <w:p w14:paraId="5B351A11" w14:textId="77777777" w:rsidR="001560FD" w:rsidRDefault="001560FD" w:rsidP="00F61722">
      <w:pPr>
        <w:spacing w:after="120"/>
        <w:rPr>
          <w:lang w:val="en-US"/>
        </w:rPr>
      </w:pPr>
      <w:r>
        <w:rPr>
          <w:lang w:val="en-US"/>
        </w:rPr>
        <w:t>And the definition of a surface finally is:</w:t>
      </w:r>
    </w:p>
    <w:p w14:paraId="1F35D911" w14:textId="77777777" w:rsidR="001560FD" w:rsidRDefault="001560FD" w:rsidP="00F61722">
      <w:pPr>
        <w:spacing w:line="276" w:lineRule="auto"/>
        <w:jc w:val="left"/>
        <w:rPr>
          <w:rFonts w:ascii="Times New Roman" w:hAnsi="Times New Roman"/>
          <w:color w:val="000096"/>
          <w:lang w:val="en-US"/>
        </w:rPr>
      </w:pPr>
      <w:r w:rsidRPr="004338D3">
        <w:rPr>
          <w:rFonts w:ascii="Times New Roman" w:hAnsi="Times New Roman"/>
          <w:color w:val="000096"/>
          <w:lang w:val="en-US"/>
        </w:rPr>
        <w:t>&lt;xs:complexType</w:t>
      </w:r>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"Surface"</w:t>
      </w:r>
      <w:r w:rsidRPr="008F1727">
        <w:rPr>
          <w:rFonts w:ascii="Times New Roman" w:hAnsi="Times New Roman"/>
          <w:color w:val="F5844C"/>
          <w:lang w:val="en-US"/>
        </w:rPr>
        <w:t xml:space="preserve"> </w:t>
      </w:r>
      <w:r>
        <w:rPr>
          <w:rFonts w:ascii="Times New Roman" w:hAnsi="Times New Roman"/>
          <w:color w:val="F5844C"/>
          <w:lang w:val="en-US"/>
        </w:rPr>
        <w:t>abstract</w:t>
      </w:r>
      <w:r w:rsidRPr="00DA5B41">
        <w:rPr>
          <w:rFonts w:ascii="Times New Roman" w:hAnsi="Times New Roman"/>
          <w:color w:val="FF8040"/>
          <w:lang w:val="en-US"/>
        </w:rPr>
        <w:t>=</w:t>
      </w:r>
      <w:r w:rsidRPr="00DA5B41">
        <w:rPr>
          <w:rFonts w:ascii="Times New Roman" w:hAnsi="Times New Roman"/>
          <w:color w:val="993300"/>
          <w:lang w:val="en-US"/>
        </w:rPr>
        <w:t>"</w:t>
      </w:r>
      <w:r>
        <w:rPr>
          <w:rFonts w:ascii="Times New Roman" w:hAnsi="Times New Roman"/>
          <w:color w:val="993300"/>
          <w:lang w:val="en-US"/>
        </w:rPr>
        <w:t>true</w:t>
      </w:r>
      <w:r w:rsidRPr="00DA5B41">
        <w:rPr>
          <w:rFonts w:ascii="Times New Roman" w:hAnsi="Times New Roman"/>
          <w:color w:val="993300"/>
          <w:lang w:val="en-US"/>
        </w:rPr>
        <w:t>"</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&lt;xs:complexContent&gt;</w:t>
      </w:r>
      <w:r w:rsidRPr="004338D3">
        <w:rPr>
          <w:rFonts w:ascii="Times New Roman" w:hAnsi="Times New Roman"/>
          <w:color w:val="000000"/>
          <w:lang w:val="en-US"/>
        </w:rPr>
        <w:br/>
        <w:t xml:space="preserve">        </w:t>
      </w:r>
      <w:r w:rsidRPr="004338D3">
        <w:rPr>
          <w:rFonts w:ascii="Times New Roman" w:hAnsi="Times New Roman"/>
          <w:color w:val="000096"/>
          <w:lang w:val="en-US"/>
        </w:rPr>
        <w:t>&lt;xs:extension</w:t>
      </w:r>
      <w:r w:rsidRPr="004338D3">
        <w:rPr>
          <w:rFonts w:ascii="Times New Roman" w:hAnsi="Times New Roman"/>
          <w:color w:val="F5844C"/>
          <w:lang w:val="en-US"/>
        </w:rPr>
        <w:t xml:space="preserve"> base</w:t>
      </w:r>
      <w:r w:rsidRPr="004338D3">
        <w:rPr>
          <w:rFonts w:ascii="Times New Roman" w:hAnsi="Times New Roman"/>
          <w:color w:val="FF8040"/>
          <w:lang w:val="en-US"/>
        </w:rPr>
        <w:t>=</w:t>
      </w:r>
      <w:r w:rsidRPr="004338D3">
        <w:rPr>
          <w:rFonts w:ascii="Times New Roman" w:hAnsi="Times New Roman"/>
          <w:color w:val="993300"/>
          <w:lang w:val="en-US"/>
        </w:rPr>
        <w:t>"Object"</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&lt;xs:sequence&gt;</w:t>
      </w:r>
      <w:r w:rsidRPr="004338D3">
        <w:rPr>
          <w:rFonts w:ascii="Times New Roman" w:hAnsi="Times New Roman"/>
          <w:color w:val="000000"/>
          <w:lang w:val="en-US"/>
        </w:rPr>
        <w:br/>
        <w:t xml:space="preserve">                </w:t>
      </w:r>
      <w:r w:rsidRPr="004338D3">
        <w:rPr>
          <w:rFonts w:ascii="Times New Roman" w:hAnsi="Times New Roman"/>
          <w:color w:val="000096"/>
          <w:lang w:val="en-US"/>
        </w:rPr>
        <w:t>&lt;xs:element</w:t>
      </w:r>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"OuterRing"</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&lt;xs:element</w:t>
      </w:r>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"InnerRing"</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F5844C"/>
          <w:lang w:val="en-US"/>
        </w:rPr>
        <w:t xml:space="preserve"> minOccurs</w:t>
      </w:r>
      <w:r w:rsidRPr="004338D3">
        <w:rPr>
          <w:rFonts w:ascii="Times New Roman" w:hAnsi="Times New Roman"/>
          <w:color w:val="FF8040"/>
          <w:lang w:val="en-US"/>
        </w:rPr>
        <w:t>=</w:t>
      </w:r>
      <w:r w:rsidRPr="004338D3">
        <w:rPr>
          <w:rFonts w:ascii="Times New Roman" w:hAnsi="Times New Roman"/>
          <w:color w:val="993300"/>
          <w:lang w:val="en-US"/>
        </w:rPr>
        <w:t>"0"</w:t>
      </w:r>
      <w:r w:rsidRPr="004338D3">
        <w:rPr>
          <w:rFonts w:ascii="Times New Roman" w:hAnsi="Times New Roman"/>
          <w:color w:val="F5844C"/>
          <w:lang w:val="en-US"/>
        </w:rPr>
        <w:t xml:space="preserve"> maxOccurs</w:t>
      </w:r>
      <w:r w:rsidRPr="004338D3">
        <w:rPr>
          <w:rFonts w:ascii="Times New Roman" w:hAnsi="Times New Roman"/>
          <w:color w:val="FF8040"/>
          <w:lang w:val="en-US"/>
        </w:rPr>
        <w:t>=</w:t>
      </w:r>
      <w:r w:rsidRPr="004338D3">
        <w:rPr>
          <w:rFonts w:ascii="Times New Roman" w:hAnsi="Times New Roman"/>
          <w:color w:val="993300"/>
          <w:lang w:val="en-US"/>
        </w:rPr>
        <w:t>"unbounded"</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&lt;/xs:sequence&gt;</w:t>
      </w:r>
      <w:r w:rsidRPr="004338D3">
        <w:rPr>
          <w:rFonts w:ascii="Times New Roman" w:hAnsi="Times New Roman"/>
          <w:color w:val="000000"/>
          <w:lang w:val="en-US"/>
        </w:rPr>
        <w:br/>
        <w:t xml:space="preserve">        </w:t>
      </w:r>
      <w:r w:rsidRPr="004338D3">
        <w:rPr>
          <w:rFonts w:ascii="Times New Roman" w:hAnsi="Times New Roman"/>
          <w:color w:val="000096"/>
          <w:lang w:val="en-US"/>
        </w:rPr>
        <w:t>&lt;/xs:extension&gt;</w:t>
      </w:r>
      <w:r w:rsidRPr="004338D3">
        <w:rPr>
          <w:rFonts w:ascii="Times New Roman" w:hAnsi="Times New Roman"/>
          <w:color w:val="000000"/>
          <w:lang w:val="en-US"/>
        </w:rPr>
        <w:br/>
        <w:t xml:space="preserve">    </w:t>
      </w:r>
      <w:r w:rsidRPr="004338D3">
        <w:rPr>
          <w:rFonts w:ascii="Times New Roman" w:hAnsi="Times New Roman"/>
          <w:color w:val="000096"/>
          <w:lang w:val="en-US"/>
        </w:rPr>
        <w:t>&lt;/xs:complexContent&gt;</w:t>
      </w:r>
      <w:r w:rsidRPr="004338D3">
        <w:rPr>
          <w:rFonts w:ascii="Times New Roman" w:hAnsi="Times New Roman"/>
          <w:color w:val="000000"/>
          <w:lang w:val="en-US"/>
        </w:rPr>
        <w:br/>
      </w:r>
      <w:r w:rsidRPr="004338D3">
        <w:rPr>
          <w:rFonts w:ascii="Times New Roman" w:hAnsi="Times New Roman"/>
          <w:color w:val="000096"/>
          <w:lang w:val="en-US"/>
        </w:rPr>
        <w:t>&lt;/xs:complexType&gt;</w:t>
      </w:r>
    </w:p>
    <w:p w14:paraId="6FD52150" w14:textId="77777777" w:rsidR="00F61722" w:rsidRPr="00F61722" w:rsidRDefault="00F61722" w:rsidP="00F61722">
      <w:pPr>
        <w:spacing w:after="120"/>
      </w:pPr>
    </w:p>
    <w:p w14:paraId="5E6BE67B" w14:textId="77777777" w:rsidR="00A73A7B" w:rsidRDefault="00A73A7B" w:rsidP="00531C7D">
      <w:pPr>
        <w:pStyle w:val="Heading1"/>
        <w:numPr>
          <w:ilvl w:val="0"/>
          <w:numId w:val="12"/>
        </w:numPr>
        <w:spacing w:after="200"/>
        <w:rPr>
          <w:lang w:val="en-GB"/>
        </w:rPr>
      </w:pPr>
      <w:bookmarkStart w:id="24" w:name="_Toc16161102"/>
      <w:r>
        <w:rPr>
          <w:lang w:val="en-GB"/>
        </w:rPr>
        <w:t>Information objects</w:t>
      </w:r>
      <w:bookmarkEnd w:id="24"/>
    </w:p>
    <w:p w14:paraId="6C75F697" w14:textId="77777777" w:rsidR="006F207A" w:rsidRDefault="006F207A" w:rsidP="00F61722">
      <w:pPr>
        <w:spacing w:after="120"/>
      </w:pPr>
      <w:r>
        <w:t xml:space="preserve">Information object are identifiable and sharable pieces of information within a data set. In the model an abstract type </w:t>
      </w:r>
      <w:r w:rsidRPr="00E215D1">
        <w:rPr>
          <w:rFonts w:ascii="Courier New" w:hAnsi="Courier New" w:cs="Courier New"/>
        </w:rPr>
        <w:t>Information</w:t>
      </w:r>
      <w:r>
        <w:t xml:space="preserve"> is derived from the type </w:t>
      </w:r>
      <w:r w:rsidRPr="002D0745">
        <w:rPr>
          <w:rFonts w:ascii="Courier New" w:hAnsi="Courier New" w:cs="Courier New"/>
        </w:rPr>
        <w:t>Object</w:t>
      </w:r>
      <w:r>
        <w:t>. Although no additional properties are added</w:t>
      </w:r>
      <w:r w:rsidR="00250BDE">
        <w:t>,</w:t>
      </w:r>
      <w:r>
        <w:t xml:space="preserve"> this type is useful for semantic reasons. Information types in a product specification can be derived from the type </w:t>
      </w:r>
      <w:r w:rsidRPr="00E215D1">
        <w:rPr>
          <w:rFonts w:ascii="Courier New" w:hAnsi="Courier New" w:cs="Courier New"/>
        </w:rPr>
        <w:t>Information</w:t>
      </w:r>
      <w:r>
        <w:t xml:space="preserve"> to indicate that they are information types.</w:t>
      </w:r>
    </w:p>
    <w:p w14:paraId="0481ED01" w14:textId="77777777" w:rsidR="006F207A" w:rsidRPr="001655A0" w:rsidRDefault="006F207A"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"Information"</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076DF371" w14:textId="77777777" w:rsidR="006F207A" w:rsidRPr="001655A0" w:rsidRDefault="006F207A" w:rsidP="006F207A">
      <w:pPr>
        <w:rPr>
          <w:rFonts w:ascii="Times New Roman" w:hAnsi="Times New Roman"/>
          <w:color w:val="000096"/>
        </w:rPr>
      </w:pPr>
    </w:p>
    <w:p w14:paraId="2020F2BF" w14:textId="77777777" w:rsidR="006F207A" w:rsidRDefault="006F207A" w:rsidP="00F61722">
      <w:pPr>
        <w:spacing w:after="120"/>
        <w:rPr>
          <w:lang w:val="en-US"/>
        </w:rPr>
      </w:pPr>
      <w:r w:rsidRPr="001655A0">
        <w:t xml:space="preserve">Note that the type is abstract. </w:t>
      </w:r>
      <w:r>
        <w:rPr>
          <w:lang w:val="en-US"/>
        </w:rPr>
        <w:t>Any realization of an information type in a data product has to be derived from this type.</w:t>
      </w:r>
    </w:p>
    <w:p w14:paraId="2B0D41CF" w14:textId="77777777" w:rsidR="00F61722" w:rsidRPr="00F61722" w:rsidRDefault="00F61722" w:rsidP="00F61722">
      <w:pPr>
        <w:spacing w:after="120"/>
        <w:rPr>
          <w:lang w:val="en-US"/>
        </w:rPr>
      </w:pPr>
    </w:p>
    <w:p w14:paraId="36A2736C" w14:textId="77777777" w:rsidR="00A73A7B" w:rsidRDefault="00D413F4" w:rsidP="00531C7D">
      <w:pPr>
        <w:pStyle w:val="Heading1"/>
        <w:numPr>
          <w:ilvl w:val="0"/>
          <w:numId w:val="13"/>
        </w:numPr>
        <w:spacing w:after="200"/>
        <w:rPr>
          <w:lang w:val="en-GB"/>
        </w:rPr>
      </w:pPr>
      <w:r>
        <w:rPr>
          <w:lang w:val="en-GB"/>
        </w:rPr>
        <w:t xml:space="preserve"> </w:t>
      </w:r>
      <w:bookmarkStart w:id="25" w:name="_Toc16161103"/>
      <w:r w:rsidR="00A73A7B">
        <w:rPr>
          <w:lang w:val="en-GB"/>
        </w:rPr>
        <w:t>Feature objects</w:t>
      </w:r>
      <w:bookmarkEnd w:id="25"/>
    </w:p>
    <w:p w14:paraId="1132CC2E" w14:textId="77777777" w:rsidR="006F207A" w:rsidRDefault="006F207A" w:rsidP="00C32809">
      <w:pPr>
        <w:spacing w:after="120"/>
      </w:pPr>
      <w:r>
        <w:t>Feature objects are abstractions of real world phenomena. This schema defines the abstract base type for any feature type. The type Feature is derived from Object and adds a sequence of spatial relations and a geometric primitive attribute to the properties from the base class. All feature types in a product specification will be derived from this type. They can carry additional elements for feature attributes, feature associations or information associations.</w:t>
      </w:r>
    </w:p>
    <w:p w14:paraId="64CFC14C" w14:textId="77777777" w:rsidR="006F207A" w:rsidRPr="001655A0" w:rsidRDefault="006F207A" w:rsidP="006F207A">
      <w:pPr>
        <w:spacing w:after="200"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"Feature"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"SpatialRelations"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"0"</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"primitive"</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"GeometricPrimitive"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1137707B" w14:textId="77777777" w:rsidR="00EA494C" w:rsidRDefault="006F207A" w:rsidP="00C32809">
      <w:pPr>
        <w:spacing w:after="120"/>
        <w:rPr>
          <w:lang w:val="en-US"/>
        </w:rPr>
      </w:pPr>
      <w:r>
        <w:rPr>
          <w:lang w:val="en-US"/>
        </w:rPr>
        <w:t>All feature types in a product has to be derived from this abstract ty</w:t>
      </w:r>
      <w:r w:rsidR="002B5157">
        <w:rPr>
          <w:lang w:val="en-US"/>
        </w:rPr>
        <w:t xml:space="preserve">pe. How to do this is described </w:t>
      </w:r>
      <w:r w:rsidR="00EA494C">
        <w:rPr>
          <w:lang w:val="en-US"/>
        </w:rPr>
        <w:t>in an annex of this standard.</w:t>
      </w:r>
    </w:p>
    <w:p w14:paraId="16E2D96E" w14:textId="77777777" w:rsidR="006F207A" w:rsidRPr="00C0091E" w:rsidRDefault="006F207A" w:rsidP="00C32809">
      <w:pPr>
        <w:spacing w:after="120"/>
      </w:pPr>
      <w:r>
        <w:t>For schema definition see A.1 Input Schema</w:t>
      </w:r>
    </w:p>
    <w:p w14:paraId="17BC1406" w14:textId="77777777" w:rsidR="006F207A" w:rsidRPr="006F207A" w:rsidRDefault="006F207A" w:rsidP="00C32809">
      <w:pPr>
        <w:spacing w:after="120"/>
      </w:pPr>
    </w:p>
    <w:p w14:paraId="2558F376" w14:textId="77777777" w:rsidR="00A73A7B" w:rsidRDefault="00A73A7B" w:rsidP="00531C7D">
      <w:pPr>
        <w:pStyle w:val="Heading1"/>
        <w:numPr>
          <w:ilvl w:val="0"/>
          <w:numId w:val="13"/>
        </w:numPr>
        <w:spacing w:after="200"/>
        <w:rPr>
          <w:lang w:val="en-GB"/>
        </w:rPr>
      </w:pPr>
      <w:bookmarkStart w:id="26" w:name="_Toc16161104"/>
      <w:r>
        <w:rPr>
          <w:lang w:val="en-GB"/>
        </w:rPr>
        <w:t>Portrayal processing</w:t>
      </w:r>
      <w:bookmarkEnd w:id="26"/>
    </w:p>
    <w:p w14:paraId="6080C211" w14:textId="77777777" w:rsidR="00EA494C" w:rsidRDefault="006F207A" w:rsidP="00C32809">
      <w:pPr>
        <w:spacing w:after="120"/>
      </w:pPr>
      <w:r>
        <w:t xml:space="preserve">This specification is referencing XSLT 1.0 which is a W3C recommendation, </w:t>
      </w:r>
      <w:hyperlink r:id="rId23" w:history="1">
        <w:r w:rsidRPr="00A75D8A">
          <w:rPr>
            <w:rStyle w:val="Hyperlink"/>
          </w:rPr>
          <w:t>http://www.w3.org/TR/xslt</w:t>
        </w:r>
      </w:hyperlink>
    </w:p>
    <w:p w14:paraId="46A1FBF7" w14:textId="77777777" w:rsidR="006F207A" w:rsidRDefault="006F207A" w:rsidP="00C32809">
      <w:pPr>
        <w:spacing w:after="120"/>
      </w:pPr>
      <w:r>
        <w:t xml:space="preserve">XSLT uses XPath 1.0 to address components of a document. </w:t>
      </w:r>
      <w:hyperlink r:id="rId24" w:history="1">
        <w:r w:rsidRPr="00A75D8A">
          <w:rPr>
            <w:rStyle w:val="Hyperlink"/>
          </w:rPr>
          <w:t>http://www.w3.org/TR/xpath/</w:t>
        </w:r>
      </w:hyperlink>
    </w:p>
    <w:p w14:paraId="4F4BFAE3" w14:textId="77777777" w:rsidR="006F207A" w:rsidRDefault="006F207A" w:rsidP="00C32809">
      <w:pPr>
        <w:spacing w:after="120"/>
      </w:pPr>
      <w:r>
        <w:t>XSLT (XSL Transformations) is a language expressed as a well formed XML document.  The intended purpose of using XSLT in portrayal is to transform the data into drawing instructions. Since XSLT is expressed in XML it is useful for interchange as a machine readable transformation language.   XSLT is widely used across many domains but is perhaps most commonly used to transform XML documents into HTML for web page displays. There are many tutorials, books and reference material available for XSLT.  There are also several web sites where questions can be posted and examples can be found.</w:t>
      </w:r>
    </w:p>
    <w:p w14:paraId="30E4AD3C" w14:textId="77777777" w:rsidR="006F207A" w:rsidRDefault="006F207A" w:rsidP="00C32809">
      <w:pPr>
        <w:spacing w:after="120"/>
      </w:pPr>
      <w:r>
        <w:t xml:space="preserve">XSLT uses templates to process nodes in the input XML tree and generate nodes as output XML, other SGML formats or even plain text. There are two types of templates a matching template and a named template.  </w:t>
      </w:r>
    </w:p>
    <w:p w14:paraId="4FD6974F" w14:textId="77777777" w:rsidR="006F207A" w:rsidRDefault="006F207A" w:rsidP="00C32809">
      <w:pPr>
        <w:spacing w:after="120"/>
      </w:pPr>
      <w:r>
        <w:t>Matching templates use a matching expression using XPATH to specify what elements in the input document should be processed by that template. XPATH (XML Path Language) is an expression language used to address or find components in an XML document.  The path capability makes it especially useful when dealing with a hierarchy of content such as nested complex attributes.  Only one matching template can match an element from the input document.  Matching templates have a built in priority calculation and conflict resolution method that is used to determine which one to use in the case where multiple templates match the same element. Priority numbers can be explicitly assigned as an attribute of a matching template in order to override the default conflict resolution behaviour.</w:t>
      </w:r>
    </w:p>
    <w:p w14:paraId="76779A99" w14:textId="77777777" w:rsidR="006F207A" w:rsidRDefault="006F207A" w:rsidP="00C32809">
      <w:pPr>
        <w:spacing w:after="120"/>
      </w:pPr>
      <w:r>
        <w:t>Named templates are called by another template along with the data to be processed.   Named templates can also have parameters.  These are useful for formatting or other operations that are commonly used in a transformation.  A named template can even call itself (recursion), which can be useful for operations such as string token parsing.</w:t>
      </w:r>
    </w:p>
    <w:p w14:paraId="6572C4CF" w14:textId="77777777" w:rsidR="006F207A" w:rsidRDefault="006F207A" w:rsidP="00C32809">
      <w:pPr>
        <w:spacing w:after="120"/>
      </w:pPr>
      <w:r>
        <w:t>A template can loop over a set of nodes that match an XPath expression using an “xsl:apply-templates “ or  “xsl:for-each” instruction element.  The nodes can also be sorted before being processed.   Conditional processing is available by using a simple “xsl:if” instruction or an “xsl:choose” instruction. The choose instruction allows a set of expressions to be tested such that only the first one matching is processed and if no match is found an optional otherwise statement is used to handle a default.  This is useful for testing enumerated data such that a different output is generated depending upon the enumeration value.</w:t>
      </w:r>
    </w:p>
    <w:p w14:paraId="7EF52252" w14:textId="77777777" w:rsidR="006F207A" w:rsidRDefault="006F207A" w:rsidP="00C32809">
      <w:pPr>
        <w:spacing w:after="120"/>
      </w:pPr>
      <w:r>
        <w:t>X</w:t>
      </w:r>
      <w:r w:rsidR="00250BDE">
        <w:t>SL</w:t>
      </w:r>
      <w:r>
        <w:t>T also includes the ability to have parameters passed at the top level and accessed within any of the templates. These parameters can be useful to provide contextual information to the transformation.  There are also variables in XSLT but they can only be assigned data as part of their definition, unlike other languages where variables can be reassigned.   Variables are useful to collect data or decision results that can be passed as parameters to another template or used in conditional statements.</w:t>
      </w:r>
    </w:p>
    <w:p w14:paraId="1D329DED" w14:textId="77777777" w:rsidR="006F207A" w:rsidRDefault="006F207A" w:rsidP="00C32809">
      <w:pPr>
        <w:spacing w:after="120"/>
      </w:pPr>
      <w:r>
        <w:t xml:space="preserve">XSLT can include or import other XSLT documents. This capability can be useful for management of templates and reuse of templates by multiple top level XLST documents. </w:t>
      </w:r>
    </w:p>
    <w:p w14:paraId="39E14392" w14:textId="77777777" w:rsidR="006F207A" w:rsidRDefault="006F207A" w:rsidP="00C32809">
      <w:pPr>
        <w:spacing w:after="120"/>
        <w:rPr>
          <w:b/>
        </w:rPr>
      </w:pPr>
      <w:r w:rsidRPr="00EB1922">
        <w:rPr>
          <w:b/>
        </w:rPr>
        <w:t>Examples</w:t>
      </w:r>
    </w:p>
    <w:p w14:paraId="11EA13E7" w14:textId="77777777" w:rsidR="006F207A" w:rsidRDefault="006F207A" w:rsidP="00C32809">
      <w:pPr>
        <w:spacing w:after="120"/>
      </w:pPr>
      <w:r>
        <w:t>Given the example XML below</w:t>
      </w:r>
    </w:p>
    <w:p w14:paraId="5C0A52EB" w14:textId="77777777" w:rsidR="006F207A" w:rsidRPr="00C32809" w:rsidRDefault="006F207A" w:rsidP="00C32809">
      <w:pPr>
        <w:spacing w:line="276" w:lineRule="auto"/>
        <w:jc w:val="left"/>
        <w:rPr>
          <w:rFonts w:ascii="Times New Roman" w:hAnsi="Times New Roman"/>
        </w:rPr>
      </w:pPr>
      <w:r w:rsidRPr="00C32809">
        <w:rPr>
          <w:rFonts w:ascii="Times New Roman" w:hAnsi="Times New Roman"/>
          <w:lang w:val="en-US"/>
        </w:rPr>
        <w:t xml:space="preserve">         </w:t>
      </w:r>
      <w:r w:rsidRPr="00C32809">
        <w:rPr>
          <w:rFonts w:ascii="Times New Roman" w:hAnsi="Times New Roman"/>
          <w:color w:val="000096"/>
          <w:lang w:val="en-US"/>
        </w:rPr>
        <w:t>&lt;BeaconCardinal</w:t>
      </w:r>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"2"</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&lt;s100:Point</w:t>
      </w:r>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&lt;categoryOfCardinalMark&gt;</w:t>
      </w:r>
      <w:r w:rsidRPr="00C32809">
        <w:rPr>
          <w:rFonts w:ascii="Times New Roman" w:hAnsi="Times New Roman"/>
          <w:lang w:val="en-US"/>
        </w:rPr>
        <w:t>3</w:t>
      </w:r>
      <w:r w:rsidRPr="00C32809">
        <w:rPr>
          <w:rFonts w:ascii="Times New Roman" w:hAnsi="Times New Roman"/>
          <w:color w:val="000096"/>
          <w:lang w:val="en-US"/>
        </w:rPr>
        <w:t>&lt;/categoryOfCardinalMark&gt;</w:t>
      </w:r>
      <w:r w:rsidRPr="00C32809">
        <w:rPr>
          <w:rFonts w:ascii="Times New Roman" w:hAnsi="Times New Roman"/>
          <w:lang w:val="en-US"/>
        </w:rPr>
        <w:br/>
        <w:t xml:space="preserve">        </w:t>
      </w:r>
      <w:r w:rsidRPr="00C32809">
        <w:rPr>
          <w:rFonts w:ascii="Times New Roman" w:hAnsi="Times New Roman"/>
          <w:color w:val="000096"/>
          <w:lang w:val="en-US"/>
        </w:rPr>
        <w:t>&lt;/BeaconCardinal&gt;</w:t>
      </w:r>
      <w:r w:rsidRPr="00C32809">
        <w:rPr>
          <w:rFonts w:ascii="Times New Roman" w:hAnsi="Times New Roman"/>
          <w:lang w:val="en-US"/>
        </w:rPr>
        <w:br/>
        <w:t xml:space="preserve">         </w:t>
      </w:r>
      <w:r w:rsidRPr="00C32809">
        <w:rPr>
          <w:rFonts w:ascii="Times New Roman" w:hAnsi="Times New Roman"/>
          <w:color w:val="000096"/>
          <w:lang w:val="en-US"/>
        </w:rPr>
        <w:t>&lt;BeaconCardinal</w:t>
      </w:r>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&lt;s100:Point</w:t>
      </w:r>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&lt;categoryOfCardinalMark&gt;</w:t>
      </w:r>
      <w:r w:rsidRPr="00C32809">
        <w:rPr>
          <w:rFonts w:ascii="Times New Roman" w:hAnsi="Times New Roman"/>
          <w:lang w:val="en-US"/>
        </w:rPr>
        <w:t>2</w:t>
      </w:r>
      <w:r w:rsidRPr="00C32809">
        <w:rPr>
          <w:rFonts w:ascii="Times New Roman" w:hAnsi="Times New Roman"/>
          <w:color w:val="000096"/>
          <w:lang w:val="en-US"/>
        </w:rPr>
        <w:t>&lt;/categoryOfCardinalMark&gt;</w:t>
      </w:r>
      <w:r w:rsidRPr="00C32809">
        <w:rPr>
          <w:rFonts w:ascii="Times New Roman" w:hAnsi="Times New Roman"/>
          <w:lang w:val="en-US"/>
        </w:rPr>
        <w:br/>
        <w:t xml:space="preserve">        </w:t>
      </w:r>
      <w:r w:rsidRPr="00C32809">
        <w:rPr>
          <w:rFonts w:ascii="Times New Roman" w:hAnsi="Times New Roman"/>
          <w:color w:val="000096"/>
          <w:lang w:val="en-US"/>
        </w:rPr>
        <w:t>&lt;/BeaconCardinal&gt;</w:t>
      </w:r>
      <w:r w:rsidRPr="00C32809">
        <w:rPr>
          <w:rFonts w:ascii="Times New Roman" w:hAnsi="Times New Roman"/>
          <w:lang w:val="en-US"/>
        </w:rPr>
        <w:br/>
      </w:r>
    </w:p>
    <w:p w14:paraId="131BDE96" w14:textId="77777777" w:rsidR="006F207A" w:rsidRDefault="006F207A" w:rsidP="00C32809">
      <w:pPr>
        <w:spacing w:after="120"/>
      </w:pPr>
      <w:r>
        <w:t>A simple matching XSLT template used as a portrayal function</w:t>
      </w:r>
    </w:p>
    <w:p w14:paraId="2F36D279"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6535255A" w14:textId="77777777" w:rsidR="006F207A" w:rsidRPr="00C32809" w:rsidRDefault="006F207A" w:rsidP="00C32809">
      <w:pPr>
        <w:spacing w:line="276" w:lineRule="auto"/>
        <w:ind w:right="-489" w:firstLine="720"/>
        <w:rPr>
          <w:rFonts w:ascii="Times New Roman" w:hAnsi="Times New Roman"/>
          <w:color w:val="00B050"/>
        </w:rPr>
      </w:pPr>
      <w:r w:rsidRPr="00C32809">
        <w:rPr>
          <w:rFonts w:ascii="Times New Roman" w:hAnsi="Times New Roman"/>
          <w:color w:val="00B050"/>
        </w:rPr>
        <w:t>&lt;!—This is a comment. This template matches a BeaconCardinal node and the body of the template can examine data and output results --&gt;</w:t>
      </w:r>
    </w:p>
    <w:p w14:paraId="42E6CCC8" w14:textId="77777777" w:rsidR="006F207A" w:rsidRPr="00C32809" w:rsidRDefault="006F207A" w:rsidP="006F207A">
      <w:pPr>
        <w:ind w:firstLine="720"/>
        <w:rPr>
          <w:rFonts w:ascii="Times New Roman" w:hAnsi="Times New Roman"/>
          <w:color w:val="00B050"/>
        </w:rPr>
      </w:pPr>
    </w:p>
    <w:p w14:paraId="2B4ADB64" w14:textId="77777777" w:rsidR="006F207A" w:rsidRPr="00C32809" w:rsidRDefault="006F207A" w:rsidP="00C32809">
      <w:pPr>
        <w:spacing w:line="276" w:lineRule="auto"/>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71CF50C9" w14:textId="77777777" w:rsidR="006F207A" w:rsidRDefault="006F207A" w:rsidP="006F207A">
      <w:pPr>
        <w:rPr>
          <w:rFonts w:cs="Arial"/>
          <w:color w:val="0000FF"/>
        </w:rPr>
      </w:pPr>
    </w:p>
    <w:p w14:paraId="395B1778" w14:textId="77777777" w:rsidR="006F207A" w:rsidRPr="00346385" w:rsidRDefault="006F207A" w:rsidP="00C32809">
      <w:pPr>
        <w:spacing w:after="120"/>
        <w:rPr>
          <w:rFonts w:cs="Arial"/>
        </w:rPr>
      </w:pPr>
      <w:r w:rsidRPr="00346385">
        <w:rPr>
          <w:rFonts w:cs="Arial"/>
        </w:rPr>
        <w:t>The above template will be used to process all of the BeaconCardinal objects.</w:t>
      </w:r>
    </w:p>
    <w:p w14:paraId="76A03886" w14:textId="77777777" w:rsidR="006F207A" w:rsidRPr="00346385" w:rsidRDefault="006F207A" w:rsidP="00C32809">
      <w:pPr>
        <w:spacing w:after="120"/>
        <w:rPr>
          <w:rFonts w:cs="Arial"/>
        </w:rPr>
      </w:pPr>
      <w:r w:rsidRPr="00346385">
        <w:rPr>
          <w:rFonts w:cs="Arial"/>
        </w:rPr>
        <w:t>The choose instruction can be used to do conditional processing within the template.</w:t>
      </w:r>
    </w:p>
    <w:p w14:paraId="7BA55607"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10E2335F" w14:textId="77777777" w:rsidR="006F207A" w:rsidRPr="00C32809" w:rsidRDefault="006F207A" w:rsidP="006F207A">
      <w:pPr>
        <w:autoSpaceDE w:val="0"/>
        <w:autoSpaceDN w:val="0"/>
        <w:adjustRightInd w:val="0"/>
        <w:rPr>
          <w:rFonts w:ascii="Times New Roman" w:hAnsi="Times New Roman"/>
          <w:color w:val="000000"/>
          <w:highlight w:val="white"/>
        </w:rPr>
      </w:pPr>
      <w:r w:rsidRPr="00C32809">
        <w:rPr>
          <w:rFonts w:ascii="Times New Roman" w:hAnsi="Times New Roman"/>
          <w:color w:val="000000"/>
          <w:highlight w:val="white"/>
        </w:rPr>
        <w:tab/>
      </w:r>
    </w:p>
    <w:p w14:paraId="50D97B7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p>
    <w:p w14:paraId="426311D3"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'2'</w:t>
      </w:r>
      <w:r w:rsidRPr="00C32809">
        <w:rPr>
          <w:rFonts w:ascii="Times New Roman" w:hAnsi="Times New Roman"/>
          <w:color w:val="0000FF"/>
          <w:highlight w:val="white"/>
        </w:rPr>
        <w:t>"&gt;</w:t>
      </w:r>
    </w:p>
    <w:p w14:paraId="6DAF93F5"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=2 here </w:t>
      </w:r>
      <w:r w:rsidRPr="00C32809">
        <w:rPr>
          <w:rFonts w:ascii="Times New Roman" w:hAnsi="Times New Roman"/>
          <w:color w:val="0000FF"/>
          <w:highlight w:val="white"/>
        </w:rPr>
        <w:t>--&gt;</w:t>
      </w:r>
    </w:p>
    <w:p w14:paraId="03CC02B6"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4490B863"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'3'</w:t>
      </w:r>
      <w:r w:rsidRPr="00C32809">
        <w:rPr>
          <w:rFonts w:ascii="Times New Roman" w:hAnsi="Times New Roman"/>
          <w:color w:val="0000FF"/>
          <w:highlight w:val="white"/>
        </w:rPr>
        <w:t>"&gt;</w:t>
      </w:r>
    </w:p>
    <w:p w14:paraId="7EFE979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=3 here </w:t>
      </w:r>
      <w:r w:rsidRPr="00C32809">
        <w:rPr>
          <w:rFonts w:ascii="Times New Roman" w:hAnsi="Times New Roman"/>
          <w:color w:val="0000FF"/>
          <w:highlight w:val="white"/>
        </w:rPr>
        <w:t>--&gt;</w:t>
      </w:r>
    </w:p>
    <w:p w14:paraId="080B4039"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32AB8A9F"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79F1CD46"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default symbol here </w:t>
      </w:r>
      <w:r w:rsidRPr="00C32809">
        <w:rPr>
          <w:rFonts w:ascii="Times New Roman" w:hAnsi="Times New Roman"/>
          <w:color w:val="0000FF"/>
          <w:highlight w:val="white"/>
        </w:rPr>
        <w:t>--&gt;</w:t>
      </w:r>
    </w:p>
    <w:p w14:paraId="4C5CFCA0"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26546C41"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r w:rsidRPr="00C32809">
        <w:rPr>
          <w:rFonts w:ascii="Times New Roman" w:hAnsi="Times New Roman"/>
          <w:color w:val="000000"/>
          <w:highlight w:val="white"/>
        </w:rPr>
        <w:tab/>
      </w:r>
    </w:p>
    <w:p w14:paraId="0FC9C332" w14:textId="77777777" w:rsidR="006F207A" w:rsidRPr="00C32809" w:rsidRDefault="006F207A" w:rsidP="006F207A">
      <w:pPr>
        <w:autoSpaceDE w:val="0"/>
        <w:autoSpaceDN w:val="0"/>
        <w:adjustRightInd w:val="0"/>
        <w:rPr>
          <w:rFonts w:ascii="Times New Roman" w:hAnsi="Times New Roman"/>
          <w:color w:val="000000"/>
          <w:highlight w:val="white"/>
        </w:rPr>
      </w:pPr>
    </w:p>
    <w:p w14:paraId="4A5216E0" w14:textId="77777777" w:rsidR="006F207A" w:rsidRPr="00C32809" w:rsidRDefault="006F207A" w:rsidP="006F207A">
      <w:pPr>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4A4474AE" w14:textId="77777777" w:rsidR="00346385" w:rsidRDefault="00346385" w:rsidP="006F207A">
      <w:pPr>
        <w:rPr>
          <w:rFonts w:cs="Arial"/>
          <w:color w:val="0000FF"/>
        </w:rPr>
      </w:pPr>
    </w:p>
    <w:p w14:paraId="3F3D00DE" w14:textId="77777777" w:rsidR="006F207A" w:rsidRDefault="006F207A" w:rsidP="00C32809">
      <w:pPr>
        <w:spacing w:after="120"/>
      </w:pPr>
      <w:r>
        <w:t>A more advanced XPath expression can be used to refine the match.</w:t>
      </w:r>
    </w:p>
    <w:p w14:paraId="22570D55" w14:textId="77777777" w:rsidR="006F207A" w:rsidRPr="00C32809" w:rsidRDefault="006F207A" w:rsidP="00C32809">
      <w:pPr>
        <w:autoSpaceDE w:val="0"/>
        <w:autoSpaceDN w:val="0"/>
        <w:adjustRightInd w:val="0"/>
        <w:spacing w:line="276" w:lineRule="auto"/>
        <w:rPr>
          <w:rFonts w:ascii="Times New Roman" w:hAnsi="Times New Roman"/>
          <w:color w:val="00B050"/>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w:t>
      </w:r>
      <w:r w:rsidRPr="00C32809">
        <w:rPr>
          <w:rFonts w:ascii="Times New Roman" w:hAnsi="Times New Roman"/>
          <w:color w:val="000000"/>
        </w:rPr>
        <w:t>l</w:t>
      </w:r>
      <w:r w:rsidRPr="00C32809">
        <w:rPr>
          <w:rFonts w:ascii="Times New Roman" w:hAnsi="Times New Roman"/>
          <w:color w:val="00B050"/>
        </w:rPr>
        <w:t>[categoryOfCardinalMark=2]</w:t>
      </w:r>
      <w:r w:rsidRPr="00C32809">
        <w:rPr>
          <w:rFonts w:ascii="Times New Roman" w:hAnsi="Times New Roman"/>
          <w:color w:val="0000FF"/>
          <w:highlight w:val="white"/>
        </w:rPr>
        <w:t xml:space="preserve"> "&gt;</w:t>
      </w:r>
    </w:p>
    <w:p w14:paraId="00A730B4" w14:textId="77777777" w:rsidR="006F207A" w:rsidRPr="00C32809" w:rsidRDefault="006F207A" w:rsidP="00C32809">
      <w:pPr>
        <w:spacing w:line="276" w:lineRule="auto"/>
        <w:ind w:left="720" w:right="-1089"/>
        <w:rPr>
          <w:rFonts w:ascii="Times New Roman" w:hAnsi="Times New Roman"/>
          <w:color w:val="00B050"/>
        </w:rPr>
      </w:pPr>
      <w:r w:rsidRPr="00C32809">
        <w:rPr>
          <w:rFonts w:ascii="Times New Roman" w:hAnsi="Times New Roman"/>
          <w:color w:val="00B050"/>
        </w:rPr>
        <w:t>&lt;!—This is a comment.  Output symbol for BeaconCardinal categoryOfCardinalMark =2 here --&gt;</w:t>
      </w:r>
    </w:p>
    <w:p w14:paraId="29040D0F" w14:textId="77777777" w:rsidR="006F207A" w:rsidRPr="00C32809" w:rsidRDefault="006F207A" w:rsidP="006F207A">
      <w:pPr>
        <w:ind w:left="720"/>
        <w:rPr>
          <w:rFonts w:ascii="Times New Roman" w:hAnsi="Times New Roman"/>
          <w:color w:val="00B050"/>
        </w:rPr>
      </w:pPr>
    </w:p>
    <w:p w14:paraId="1B75BD9D" w14:textId="77777777" w:rsidR="006F207A" w:rsidRPr="00C32809" w:rsidRDefault="006F207A" w:rsidP="006F207A">
      <w:pPr>
        <w:rPr>
          <w:rFonts w:ascii="Times New Roman" w:hAnsi="Times New Roman"/>
          <w:b/>
          <w:sz w:val="24"/>
          <w:szCs w:val="24"/>
          <w:lang w:val="en-GB"/>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0EF7E1C1" w14:textId="77777777" w:rsidR="006F207A" w:rsidRPr="006F207A" w:rsidRDefault="006F207A" w:rsidP="00C32809">
      <w:pPr>
        <w:spacing w:after="120"/>
        <w:rPr>
          <w:lang w:val="en-GB"/>
        </w:rPr>
      </w:pPr>
    </w:p>
    <w:p w14:paraId="569C5D4D" w14:textId="77777777" w:rsidR="00A73A7B" w:rsidRDefault="00A73A7B" w:rsidP="00531C7D">
      <w:pPr>
        <w:pStyle w:val="Heading1"/>
        <w:numPr>
          <w:ilvl w:val="0"/>
          <w:numId w:val="13"/>
        </w:numPr>
        <w:spacing w:after="200"/>
      </w:pPr>
      <w:bookmarkStart w:id="27" w:name="_Toc16161105"/>
      <w:r>
        <w:t>Drawing Instructions</w:t>
      </w:r>
      <w:bookmarkEnd w:id="27"/>
    </w:p>
    <w:p w14:paraId="47B42D4C" w14:textId="77777777" w:rsidR="00A73A7B" w:rsidRDefault="00A73A7B" w:rsidP="00531C7D">
      <w:pPr>
        <w:pStyle w:val="Heading2"/>
        <w:numPr>
          <w:ilvl w:val="1"/>
          <w:numId w:val="13"/>
        </w:numPr>
        <w:spacing w:after="200"/>
      </w:pPr>
      <w:bookmarkStart w:id="28" w:name="_Toc16161106"/>
      <w:r>
        <w:t>The concepts of drawing instructions</w:t>
      </w:r>
      <w:bookmarkEnd w:id="28"/>
    </w:p>
    <w:p w14:paraId="663AA85B" w14:textId="77777777" w:rsidR="00101F42" w:rsidRDefault="00101F42" w:rsidP="00531C7D">
      <w:pPr>
        <w:pStyle w:val="Heading3"/>
        <w:numPr>
          <w:ilvl w:val="2"/>
          <w:numId w:val="27"/>
        </w:numPr>
      </w:pPr>
      <w:bookmarkStart w:id="29" w:name="_Toc467655435"/>
      <w:bookmarkStart w:id="30" w:name="_Toc474405595"/>
      <w:bookmarkStart w:id="31" w:name="_Toc16161107"/>
      <w:r>
        <w:t>General concept</w:t>
      </w:r>
      <w:bookmarkEnd w:id="31"/>
    </w:p>
    <w:bookmarkEnd w:id="29"/>
    <w:bookmarkEnd w:id="30"/>
    <w:p w14:paraId="73598C8A" w14:textId="77777777" w:rsidR="004E3568" w:rsidRDefault="004E3568" w:rsidP="00C32809">
      <w:pPr>
        <w:spacing w:after="120"/>
        <w:rPr>
          <w:lang w:val="en-US"/>
        </w:rPr>
      </w:pPr>
      <w:r w:rsidRPr="00356867">
        <w:rPr>
          <w:lang w:val="en-US"/>
        </w:rPr>
        <w:t xml:space="preserve">The output of the portrayal engine is a set of drawing instructions, which link the feature type to a symbol </w:t>
      </w:r>
      <w:ins w:id="32" w:author="David M. Grant" w:date="2019-08-08T11:02:00Z">
        <w:r w:rsidR="004E1D86">
          <w:rPr>
            <w:lang w:val="en-US"/>
          </w:rPr>
          <w:t xml:space="preserve">and/or alert </w:t>
        </w:r>
      </w:ins>
      <w:r w:rsidRPr="00356867">
        <w:rPr>
          <w:lang w:val="en-US"/>
        </w:rPr>
        <w:t>reference. The geometry is either taken from the feature type or can be generated by the portrayal functions. The latter is supported by the</w:t>
      </w:r>
      <w:r>
        <w:rPr>
          <w:lang w:val="en-US"/>
        </w:rPr>
        <w:t xml:space="preserve"> concept of augmented geometry.</w:t>
      </w:r>
    </w:p>
    <w:p w14:paraId="4D717009" w14:textId="77777777" w:rsidR="00101F42" w:rsidRDefault="00101F42" w:rsidP="00531C7D">
      <w:pPr>
        <w:pStyle w:val="Heading3"/>
        <w:numPr>
          <w:ilvl w:val="2"/>
          <w:numId w:val="27"/>
        </w:numPr>
      </w:pPr>
      <w:bookmarkStart w:id="33" w:name="_Toc467655436"/>
      <w:bookmarkStart w:id="34" w:name="_Toc474405596"/>
      <w:bookmarkStart w:id="35" w:name="_Toc16161108"/>
      <w:r>
        <w:t>Portrayal Coordinate Reference Systems (CRS)</w:t>
      </w:r>
      <w:bookmarkEnd w:id="35"/>
    </w:p>
    <w:bookmarkEnd w:id="33"/>
    <w:bookmarkEnd w:id="34"/>
    <w:p w14:paraId="13E3E44F" w14:textId="77777777" w:rsidR="004E3568" w:rsidRDefault="004E3568" w:rsidP="00C32809">
      <w:pPr>
        <w:spacing w:after="120"/>
      </w:pPr>
      <w:r>
        <w:t xml:space="preserve">In this context coordinate reference systems refer to the portrayal geometry only. </w:t>
      </w:r>
    </w:p>
    <w:p w14:paraId="28BA78C7" w14:textId="77777777" w:rsidR="004E3568" w:rsidRDefault="004E3568" w:rsidP="00C32809">
      <w:r>
        <w:t>There are different CRS related to the portrayal:</w:t>
      </w:r>
    </w:p>
    <w:p w14:paraId="14B8281D" w14:textId="77777777" w:rsidR="004E3568" w:rsidRDefault="004E3568" w:rsidP="00C32809">
      <w:pPr>
        <w:pStyle w:val="ListParagraph"/>
        <w:numPr>
          <w:ilvl w:val="0"/>
          <w:numId w:val="4"/>
        </w:numPr>
        <w:suppressAutoHyphens w:val="0"/>
        <w:spacing w:line="276" w:lineRule="auto"/>
        <w:jc w:val="left"/>
      </w:pPr>
      <w:r>
        <w:t>Geographic CRS</w:t>
      </w:r>
    </w:p>
    <w:p w14:paraId="77E78E63" w14:textId="77777777" w:rsidR="004E3568" w:rsidRDefault="004E3568" w:rsidP="00C32809">
      <w:pPr>
        <w:pStyle w:val="ListParagraph"/>
        <w:numPr>
          <w:ilvl w:val="0"/>
          <w:numId w:val="4"/>
        </w:numPr>
        <w:suppressAutoHyphens w:val="0"/>
        <w:spacing w:line="276" w:lineRule="auto"/>
        <w:jc w:val="left"/>
      </w:pPr>
      <w:r>
        <w:t>Portrayal CRS</w:t>
      </w:r>
    </w:p>
    <w:p w14:paraId="094E7277" w14:textId="77777777" w:rsidR="004E3568" w:rsidRDefault="004E3568" w:rsidP="00C32809">
      <w:pPr>
        <w:pStyle w:val="ListParagraph"/>
        <w:numPr>
          <w:ilvl w:val="0"/>
          <w:numId w:val="4"/>
        </w:numPr>
        <w:suppressAutoHyphens w:val="0"/>
        <w:spacing w:line="276" w:lineRule="auto"/>
        <w:jc w:val="left"/>
      </w:pPr>
      <w:r>
        <w:t>Local CRS</w:t>
      </w:r>
    </w:p>
    <w:p w14:paraId="2189F482" w14:textId="77777777" w:rsidR="004E3568" w:rsidRDefault="004E3568" w:rsidP="00C32809">
      <w:pPr>
        <w:pStyle w:val="ListParagraph"/>
        <w:numPr>
          <w:ilvl w:val="0"/>
          <w:numId w:val="4"/>
        </w:numPr>
        <w:suppressAutoHyphens w:val="0"/>
        <w:spacing w:line="276" w:lineRule="auto"/>
        <w:jc w:val="left"/>
      </w:pPr>
      <w:r>
        <w:t>Line CRS</w:t>
      </w:r>
    </w:p>
    <w:p w14:paraId="4475D852" w14:textId="77777777" w:rsidR="004E3568" w:rsidRDefault="004E3568" w:rsidP="00C32809">
      <w:pPr>
        <w:pStyle w:val="ListParagraph"/>
        <w:numPr>
          <w:ilvl w:val="0"/>
          <w:numId w:val="4"/>
        </w:numPr>
        <w:suppressAutoHyphens w:val="0"/>
        <w:spacing w:line="276" w:lineRule="auto"/>
        <w:jc w:val="left"/>
      </w:pPr>
      <w:r>
        <w:t>Area CRS</w:t>
      </w:r>
    </w:p>
    <w:p w14:paraId="77F8AB5C" w14:textId="77777777" w:rsidR="004E3568" w:rsidRDefault="004E3568" w:rsidP="00C32809">
      <w:pPr>
        <w:pStyle w:val="ListParagraph"/>
        <w:numPr>
          <w:ilvl w:val="0"/>
          <w:numId w:val="4"/>
        </w:numPr>
        <w:suppressAutoHyphens w:val="0"/>
        <w:spacing w:line="276" w:lineRule="auto"/>
        <w:jc w:val="left"/>
      </w:pPr>
      <w:r>
        <w:t>Tile CRS</w:t>
      </w:r>
    </w:p>
    <w:p w14:paraId="19D2E601" w14:textId="77777777" w:rsidR="004E3568" w:rsidRDefault="004E3568" w:rsidP="00C32809">
      <w:pPr>
        <w:pStyle w:val="ListParagraph"/>
        <w:numPr>
          <w:ilvl w:val="0"/>
          <w:numId w:val="4"/>
        </w:numPr>
        <w:suppressAutoHyphens w:val="0"/>
        <w:spacing w:after="120" w:line="276" w:lineRule="auto"/>
        <w:ind w:left="714" w:hanging="357"/>
        <w:jc w:val="left"/>
      </w:pPr>
      <w:r>
        <w:t>Hatch CRS</w:t>
      </w:r>
    </w:p>
    <w:p w14:paraId="4ACE7853" w14:textId="77777777" w:rsidR="004E3568" w:rsidRDefault="004E3568" w:rsidP="00C32809">
      <w:pPr>
        <w:spacing w:after="120"/>
      </w:pPr>
      <w:r>
        <w:t>Geographic CRS are used in the geographic dataset that are portrayed. They will be mapped by means of projections and affine transformation to the Portrayal CRS. Nevertheless rotations of symbols may be still defined relative to the North-Axis of the Geographic CRS.</w:t>
      </w:r>
    </w:p>
    <w:p w14:paraId="6DEAD853" w14:textId="77777777" w:rsidR="004E3568" w:rsidRDefault="004E3568" w:rsidP="00C32809">
      <w:pPr>
        <w:spacing w:after="120"/>
      </w:pPr>
      <w:r>
        <w:t>The Portrayal CRS defines the coordinates at the output device</w:t>
      </w:r>
      <w:r w:rsidR="00F77870">
        <w:t>,</w:t>
      </w:r>
      <w:r>
        <w:t xml:space="preserve"> </w:t>
      </w:r>
      <w:r w:rsidR="00F77870">
        <w:t>for example</w:t>
      </w:r>
      <w:r>
        <w:t xml:space="preserve"> a screen or pixmap.</w:t>
      </w:r>
    </w:p>
    <w:p w14:paraId="6579CFA0" w14:textId="77777777" w:rsidR="004E3568" w:rsidRDefault="004E3568" w:rsidP="00C32809">
      <w:pPr>
        <w:spacing w:after="120"/>
        <w:rPr>
          <w:lang w:val="en-US"/>
        </w:rPr>
      </w:pPr>
      <w:r w:rsidRPr="00356867">
        <w:rPr>
          <w:lang w:val="en-US"/>
        </w:rPr>
        <w:t xml:space="preserve">Line symbols have two kinds of coordinate reference systems. The line coordinate reference system is a </w:t>
      </w:r>
      <w:r>
        <w:rPr>
          <w:lang w:val="en-US"/>
        </w:rPr>
        <w:t>non-Cartesian 2</w:t>
      </w:r>
      <w:r w:rsidRPr="00356867">
        <w:rPr>
          <w:lang w:val="en-US"/>
        </w:rPr>
        <w:t>-axis coordinate system</w:t>
      </w:r>
      <w:r>
        <w:rPr>
          <w:lang w:val="en-US"/>
        </w:rPr>
        <w:t>. The x-axis is following the line geometry and the y-axis is</w:t>
      </w:r>
      <w:r w:rsidRPr="00356867">
        <w:rPr>
          <w:lang w:val="en-US"/>
        </w:rPr>
        <w:t xml:space="preserve"> perpendicular to the geometry of the curve</w:t>
      </w:r>
      <w:r>
        <w:rPr>
          <w:lang w:val="en-US"/>
        </w:rPr>
        <w:t>.</w:t>
      </w:r>
      <w:r w:rsidRPr="00356867">
        <w:rPr>
          <w:lang w:val="en-US"/>
        </w:rPr>
        <w:t xml:space="preserve"> </w:t>
      </w:r>
      <w:r>
        <w:rPr>
          <w:lang w:val="en-US"/>
        </w:rPr>
        <w:t>This CRS</w:t>
      </w:r>
      <w:r w:rsidRPr="00356867">
        <w:rPr>
          <w:lang w:val="en-US"/>
        </w:rPr>
        <w:t xml:space="preserve"> allows for the specification of line widths</w:t>
      </w:r>
      <w:r>
        <w:rPr>
          <w:lang w:val="en-US"/>
        </w:rPr>
        <w:t>,</w:t>
      </w:r>
      <w:r w:rsidRPr="00356867">
        <w:rPr>
          <w:lang w:val="en-US"/>
        </w:rPr>
        <w:t>offsets</w:t>
      </w:r>
      <w:r>
        <w:rPr>
          <w:lang w:val="en-US"/>
        </w:rPr>
        <w:t xml:space="preserve"> and symbols following the geometry</w:t>
      </w:r>
      <w:r w:rsidRPr="00356867">
        <w:rPr>
          <w:lang w:val="en-US"/>
        </w:rPr>
        <w:t xml:space="preserve">. The second kind of coordinate reference system is a local </w:t>
      </w:r>
      <w:r>
        <w:rPr>
          <w:lang w:val="en-US"/>
        </w:rPr>
        <w:t>Cartesian</w:t>
      </w:r>
      <w:r w:rsidRPr="00356867">
        <w:rPr>
          <w:lang w:val="en-US"/>
        </w:rPr>
        <w:t xml:space="preserve"> coordinate reference system which is defined for every location along a curve. This coordinate reference system has an x-axis that is tangential to the curve and a y-axis perpendicular to the x-axis. </w:t>
      </w:r>
    </w:p>
    <w:p w14:paraId="0D1F277D" w14:textId="77777777" w:rsidR="004E3568" w:rsidRPr="00FA7F13" w:rsidRDefault="004E3568" w:rsidP="00C32809">
      <w:pPr>
        <w:spacing w:after="120"/>
        <w:rPr>
          <w:lang w:val="en-US"/>
        </w:rPr>
      </w:pPr>
      <w:r w:rsidRPr="00FA7F13">
        <w:rPr>
          <w:lang w:val="en-US"/>
        </w:rPr>
        <w:t xml:space="preserve">An area symbol defines coordinate reference systems for its boundary and for its interior. The boundary coordinate reference systems are those defined for line symbols. The interior of the area symbol has its own coordinate reference system. </w:t>
      </w:r>
    </w:p>
    <w:p w14:paraId="7F3A8B45" w14:textId="77777777" w:rsidR="004E3568" w:rsidRPr="00FA7F13" w:rsidRDefault="004E3568" w:rsidP="00C32809">
      <w:pPr>
        <w:spacing w:after="120"/>
        <w:rPr>
          <w:lang w:val="en-US"/>
        </w:rPr>
      </w:pPr>
      <w:r w:rsidRPr="00FA7F13">
        <w:rPr>
          <w:lang w:val="en-US"/>
        </w:rPr>
        <w:t>For tiled pattern and hatch patterns own CRS are defined.</w:t>
      </w:r>
    </w:p>
    <w:p w14:paraId="03FDE45C" w14:textId="77777777" w:rsidR="00101F42" w:rsidRPr="00FA7F13" w:rsidRDefault="00101F42" w:rsidP="00531C7D">
      <w:pPr>
        <w:pStyle w:val="Heading3"/>
        <w:numPr>
          <w:ilvl w:val="2"/>
          <w:numId w:val="27"/>
        </w:numPr>
      </w:pPr>
      <w:bookmarkStart w:id="36" w:name="_Toc467655437"/>
      <w:bookmarkStart w:id="37" w:name="_Toc474405597"/>
      <w:bookmarkStart w:id="38" w:name="_Toc16161109"/>
      <w:r w:rsidRPr="00FA7F13">
        <w:t>Viewing Groups, Viewing Group Layers and Display Mode</w:t>
      </w:r>
      <w:bookmarkEnd w:id="38"/>
    </w:p>
    <w:bookmarkEnd w:id="36"/>
    <w:bookmarkEnd w:id="37"/>
    <w:p w14:paraId="3E2E4E80" w14:textId="77777777" w:rsidR="004E3568" w:rsidRPr="00FA7F13" w:rsidRDefault="004E3568" w:rsidP="00C32809">
      <w:pPr>
        <w:spacing w:after="120"/>
      </w:pPr>
      <w:r w:rsidRPr="00FA7F13">
        <w:t>The viewing group is a concept to control the content of the display. It works as an on/off switch for any drawing instruction assigned to the corresponding viewing group. The concept can be seen as a filter on the list of drawing instructions.</w:t>
      </w:r>
    </w:p>
    <w:p w14:paraId="11865D5E" w14:textId="77777777" w:rsidR="004E3568" w:rsidRDefault="004E3568" w:rsidP="00C32809">
      <w:pPr>
        <w:spacing w:after="120"/>
      </w:pPr>
      <w:r w:rsidRPr="00FA7F13">
        <w:t>Viewing groups can be aggregated into Viewing Group Layers and Viewing Group Layer can be aggregated into Display Modes. Both aggregations are part of the portrayal catalogue.</w:t>
      </w:r>
    </w:p>
    <w:p w14:paraId="6AB8A2F5" w14:textId="77777777" w:rsidR="00DD0B6B" w:rsidRPr="00C26D0D" w:rsidRDefault="00B1783B" w:rsidP="00DD0B6B">
      <w:pPr>
        <w:pStyle w:val="Heading3"/>
        <w:numPr>
          <w:ilvl w:val="2"/>
          <w:numId w:val="27"/>
        </w:numPr>
        <w:rPr>
          <w:lang w:val="en-GB"/>
        </w:rPr>
      </w:pPr>
      <w:bookmarkStart w:id="39" w:name="_Toc16161110"/>
      <w:r w:rsidRPr="00C26D0D">
        <w:rPr>
          <w:lang w:val="en-GB"/>
        </w:rPr>
        <w:t>Transparency</w:t>
      </w:r>
      <w:bookmarkEnd w:id="39"/>
    </w:p>
    <w:p w14:paraId="4850799B" w14:textId="77777777" w:rsidR="00DD0B6B" w:rsidRPr="00C26D0D" w:rsidRDefault="00B1783B" w:rsidP="00B1783B">
      <w:pPr>
        <w:spacing w:after="120"/>
        <w:rPr>
          <w:lang w:val="en-GB"/>
        </w:rPr>
      </w:pPr>
      <w:r w:rsidRPr="00C26D0D">
        <w:rPr>
          <w:lang w:val="en-GB"/>
        </w:rPr>
        <w:t>Additive effects of applying transparencies shall be accomplished by multiplying the component alpha values. For example, a color token which has transparency of 10% which is drawn with a transparency of 20% shall result in (1 – 10%) * (1 – 20%) = 72% alpha = 28% transparency.</w:t>
      </w:r>
    </w:p>
    <w:p w14:paraId="5255F8AA" w14:textId="77777777" w:rsidR="00101F42" w:rsidRPr="00FA7F13" w:rsidRDefault="00101F42" w:rsidP="00531C7D">
      <w:pPr>
        <w:pStyle w:val="Heading3"/>
        <w:numPr>
          <w:ilvl w:val="2"/>
          <w:numId w:val="27"/>
        </w:numPr>
      </w:pPr>
      <w:bookmarkStart w:id="40" w:name="_Toc467655438"/>
      <w:bookmarkStart w:id="41" w:name="_Toc474405598"/>
      <w:bookmarkStart w:id="42" w:name="_Toc16161111"/>
      <w:r w:rsidRPr="00FA7F13">
        <w:t>Display Planes</w:t>
      </w:r>
      <w:bookmarkEnd w:id="42"/>
    </w:p>
    <w:bookmarkEnd w:id="40"/>
    <w:bookmarkEnd w:id="41"/>
    <w:p w14:paraId="473164EE" w14:textId="77777777" w:rsidR="004E3568" w:rsidRPr="00FA7F13" w:rsidRDefault="004E3568" w:rsidP="00C32809">
      <w:pPr>
        <w:spacing w:after="120"/>
      </w:pPr>
      <w:r w:rsidRPr="00FA7F13">
        <w:t>Display planes are a concept to split the output of the portrayal functions into separate lists. An example of this is the separation of chart information drawn under a radar image and chart information drawn over a radar image.</w:t>
      </w:r>
    </w:p>
    <w:p w14:paraId="4CF9C9C3" w14:textId="77777777" w:rsidR="00101F42" w:rsidRPr="00FA7F13" w:rsidRDefault="00101F42" w:rsidP="00531C7D">
      <w:pPr>
        <w:pStyle w:val="Heading3"/>
        <w:numPr>
          <w:ilvl w:val="2"/>
          <w:numId w:val="27"/>
        </w:numPr>
      </w:pPr>
      <w:bookmarkStart w:id="43" w:name="_Toc467655439"/>
      <w:bookmarkStart w:id="44" w:name="_Toc474405599"/>
      <w:bookmarkStart w:id="45" w:name="_Toc16161112"/>
      <w:r w:rsidRPr="00FA7F13">
        <w:t>Display Priorities</w:t>
      </w:r>
      <w:bookmarkEnd w:id="45"/>
    </w:p>
    <w:bookmarkEnd w:id="43"/>
    <w:bookmarkEnd w:id="44"/>
    <w:p w14:paraId="25BE2CBC" w14:textId="77777777" w:rsidR="004E3568" w:rsidRPr="00FA7F13" w:rsidRDefault="004E3568" w:rsidP="00C32809">
      <w:pPr>
        <w:spacing w:after="120"/>
      </w:pPr>
      <w:r w:rsidRPr="00FA7F13">
        <w:t>Display priorities control the order in which the output of the portrayal functions is processed by the rendering engine. Priorities with smaller numerical values will be processed first.</w:t>
      </w:r>
      <w:r w:rsidR="00CB5B59" w:rsidRPr="00FA7F13">
        <w:t xml:space="preserve">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0BC6FB8C" w14:textId="77777777" w:rsidR="00101F42" w:rsidRPr="00FA7F13" w:rsidRDefault="00101F42" w:rsidP="00531C7D">
      <w:pPr>
        <w:pStyle w:val="Heading3"/>
        <w:numPr>
          <w:ilvl w:val="2"/>
          <w:numId w:val="27"/>
        </w:numPr>
      </w:pPr>
      <w:bookmarkStart w:id="46" w:name="_Toc467655440"/>
      <w:bookmarkStart w:id="47" w:name="_Toc474405600"/>
      <w:bookmarkStart w:id="48" w:name="_Toc16161113"/>
      <w:r w:rsidRPr="00FA7F13">
        <w:t>Null Instruction</w:t>
      </w:r>
      <w:bookmarkEnd w:id="48"/>
    </w:p>
    <w:bookmarkEnd w:id="46"/>
    <w:bookmarkEnd w:id="47"/>
    <w:p w14:paraId="6BACD5C4" w14:textId="77777777" w:rsidR="004E3568" w:rsidRPr="00FA7F13" w:rsidRDefault="004E3568" w:rsidP="00845264">
      <w:pPr>
        <w:spacing w:after="120"/>
      </w:pPr>
      <w:r w:rsidRPr="00FA7F13">
        <w:t xml:space="preserve">This is an instruction to indicate that a feature is intentionally not portrayed. </w:t>
      </w:r>
    </w:p>
    <w:p w14:paraId="6091AAF9" w14:textId="77777777" w:rsidR="00101F42" w:rsidRPr="00FA7F13" w:rsidRDefault="00101F42" w:rsidP="00531C7D">
      <w:pPr>
        <w:pStyle w:val="Heading3"/>
        <w:numPr>
          <w:ilvl w:val="2"/>
          <w:numId w:val="27"/>
        </w:numPr>
      </w:pPr>
      <w:bookmarkStart w:id="49" w:name="_Toc467655441"/>
      <w:bookmarkStart w:id="50" w:name="_Toc474405601"/>
      <w:bookmarkStart w:id="51" w:name="_Toc16161114"/>
      <w:r w:rsidRPr="00FA7F13">
        <w:t>Point Instruction</w:t>
      </w:r>
      <w:bookmarkEnd w:id="51"/>
    </w:p>
    <w:bookmarkEnd w:id="49"/>
    <w:bookmarkEnd w:id="50"/>
    <w:p w14:paraId="4F590C84" w14:textId="77777777" w:rsidR="00ED27F0" w:rsidRPr="00FA7F13" w:rsidRDefault="00ED27F0" w:rsidP="00845264">
      <w:pPr>
        <w:pStyle w:val="Heading4"/>
        <w:spacing w:before="120" w:after="120"/>
      </w:pPr>
      <w:r w:rsidRPr="00FA7F13">
        <w:t>Overview</w:t>
      </w:r>
    </w:p>
    <w:p w14:paraId="2641F9AC" w14:textId="77777777" w:rsidR="00A41CEB" w:rsidRPr="00FA7F13" w:rsidRDefault="00A41CEB" w:rsidP="00845264">
      <w:pPr>
        <w:spacing w:after="120"/>
      </w:pPr>
      <w:r w:rsidRPr="00FA7F13">
        <w:t>The Point Instruction defines the drawing of a symbol. The symbol can be parameterized. This includes rotation, scaling and offset. The details are described in the documentation of the Symbol package.</w:t>
      </w:r>
    </w:p>
    <w:p w14:paraId="4C140D88" w14:textId="77777777" w:rsidR="00ED27F0" w:rsidRPr="00FA7F13" w:rsidRDefault="00ED27F0" w:rsidP="00845264">
      <w:pPr>
        <w:pStyle w:val="Heading4"/>
        <w:spacing w:before="120" w:after="120"/>
      </w:pPr>
      <w:r w:rsidRPr="00FA7F13">
        <w:t>Point Geometry</w:t>
      </w:r>
    </w:p>
    <w:p w14:paraId="3857F046" w14:textId="77777777" w:rsidR="00A41CEB" w:rsidRPr="00FA7F13" w:rsidRDefault="00A41CEB" w:rsidP="00845264">
      <w:pPr>
        <w:spacing w:after="120"/>
      </w:pPr>
      <w:r w:rsidRPr="00FA7F13">
        <w:t>When the Point Instruction references point geometry the symbol is drawn using its position.</w:t>
      </w:r>
    </w:p>
    <w:p w14:paraId="20A98D6A" w14:textId="77777777" w:rsidR="00ED27F0" w:rsidRPr="00FA7F13" w:rsidRDefault="00ED27F0" w:rsidP="00845264">
      <w:pPr>
        <w:pStyle w:val="Heading4"/>
        <w:spacing w:before="120" w:after="120"/>
      </w:pPr>
      <w:r w:rsidRPr="00FA7F13">
        <w:t>MultiPoint Geometry</w:t>
      </w:r>
    </w:p>
    <w:p w14:paraId="23A2E923" w14:textId="77777777" w:rsidR="00A41CEB" w:rsidRPr="00FA7F13" w:rsidRDefault="00A41CEB" w:rsidP="00845264">
      <w:pPr>
        <w:spacing w:after="120"/>
      </w:pPr>
      <w:r w:rsidRPr="00FA7F13">
        <w:t>The symbol is repeated using each position of the Multi Point.</w:t>
      </w:r>
    </w:p>
    <w:p w14:paraId="3BD69E16" w14:textId="77777777" w:rsidR="00ED27F0" w:rsidRPr="00FA7F13" w:rsidRDefault="00ED27F0" w:rsidP="00845264">
      <w:pPr>
        <w:pStyle w:val="Heading4"/>
        <w:spacing w:before="120" w:after="120"/>
      </w:pPr>
      <w:r w:rsidRPr="00FA7F13">
        <w:t>Curve Geometry</w:t>
      </w:r>
    </w:p>
    <w:p w14:paraId="337B7893" w14:textId="77777777" w:rsidR="00A41CEB" w:rsidRPr="00FA7F13" w:rsidRDefault="00A41CEB" w:rsidP="00845264">
      <w:pPr>
        <w:spacing w:after="120"/>
      </w:pPr>
      <w:r w:rsidRPr="00FA7F13">
        <w:t>The symbol is drawn on each referenced curved from either the spatialReference or if this is not used on each curve directly referenced by the feature type. The placement of the symbol is controlled by the linePlacement element of the symbol. The details are described in the documentation of the Symbol package.</w:t>
      </w:r>
    </w:p>
    <w:p w14:paraId="22CD7D4A" w14:textId="77777777" w:rsidR="00A73A7B" w:rsidRPr="00FA7F13" w:rsidRDefault="00ED27F0" w:rsidP="00845264">
      <w:pPr>
        <w:pStyle w:val="Heading4"/>
        <w:spacing w:before="120" w:after="120"/>
      </w:pPr>
      <w:r w:rsidRPr="00FA7F13">
        <w:t>Surface Geometry</w:t>
      </w:r>
    </w:p>
    <w:p w14:paraId="404C4A36" w14:textId="77777777" w:rsidR="00A41CEB" w:rsidRPr="00FA7F13" w:rsidRDefault="00A41CEB" w:rsidP="00845264">
      <w:pPr>
        <w:spacing w:after="120"/>
      </w:pPr>
      <w:r w:rsidRPr="00FA7F13">
        <w:t>The symbol is drawn at a representative position within the surface. How this position is obtained is controlled by the areaPlacement member of the symbol. The details are described in the documentation of the Symbol package.</w:t>
      </w:r>
    </w:p>
    <w:p w14:paraId="49C7DAA6" w14:textId="77777777" w:rsidR="00101F42" w:rsidRPr="00FA7F13" w:rsidRDefault="00101F42" w:rsidP="00531C7D">
      <w:pPr>
        <w:pStyle w:val="Heading3"/>
        <w:numPr>
          <w:ilvl w:val="2"/>
          <w:numId w:val="27"/>
        </w:numPr>
      </w:pPr>
      <w:bookmarkStart w:id="52" w:name="_Toc467655442"/>
      <w:bookmarkStart w:id="53" w:name="_Toc474405602"/>
      <w:bookmarkStart w:id="54" w:name="_Toc16161115"/>
      <w:r w:rsidRPr="00FA7F13">
        <w:t>Line Instruction</w:t>
      </w:r>
      <w:bookmarkEnd w:id="54"/>
    </w:p>
    <w:bookmarkEnd w:id="52"/>
    <w:bookmarkEnd w:id="53"/>
    <w:p w14:paraId="131BF4C3" w14:textId="77777777" w:rsidR="00A73A7B" w:rsidRPr="00FA7F13" w:rsidRDefault="00A73A7B" w:rsidP="00845264">
      <w:pPr>
        <w:pStyle w:val="Heading4"/>
        <w:spacing w:before="120" w:after="120"/>
      </w:pPr>
      <w:r w:rsidRPr="00FA7F13">
        <w:t>Overview</w:t>
      </w:r>
    </w:p>
    <w:p w14:paraId="3289AA3E" w14:textId="77777777" w:rsidR="007A2059" w:rsidRPr="00FA7F13" w:rsidRDefault="007A2059" w:rsidP="00845264">
      <w:pPr>
        <w:spacing w:after="120"/>
      </w:pPr>
      <w:r w:rsidRPr="00FA7F13">
        <w:t>The Line Instruction defines the drawing of a line style. Line styles include Simple and Complex Line Styles. The line style can be parameterized. The details are described in the documentation of the LineStyles package. The geometry is defined by the referenced spatial types. Only curve or surface geometry is supported. For the latter the boundary of the surface defines the geometry. The geometry defines the direction of drawing for the line style.</w:t>
      </w:r>
    </w:p>
    <w:p w14:paraId="6654D859" w14:textId="77777777" w:rsidR="00A73A7B" w:rsidRPr="00FA7F13" w:rsidRDefault="00A73A7B" w:rsidP="00845264">
      <w:pPr>
        <w:pStyle w:val="Heading4"/>
        <w:spacing w:before="120" w:after="120"/>
      </w:pPr>
      <w:r w:rsidRPr="00FA7F13">
        <w:t>Suppression</w:t>
      </w:r>
    </w:p>
    <w:p w14:paraId="5FFCC7A4" w14:textId="77777777" w:rsidR="007A2059" w:rsidRPr="00FA7F13" w:rsidRDefault="007A2059" w:rsidP="00845264">
      <w:pPr>
        <w:spacing w:after="120"/>
      </w:pPr>
      <w:r w:rsidRPr="00FA7F13">
        <w:t xml:space="preserve">When features shares curve geometry multiple line instructions may reference the same curve. </w:t>
      </w:r>
    </w:p>
    <w:p w14:paraId="7F83BB56" w14:textId="77777777" w:rsidR="007A2059" w:rsidRPr="00FA7F13" w:rsidRDefault="007A2059" w:rsidP="00845264">
      <w:pPr>
        <w:spacing w:after="120"/>
      </w:pPr>
      <w:r w:rsidRPr="00FA7F13">
        <w:t>If suppression is set to true (the default) another line instruction with a higher display priority will suppress the drawing of this line instruction. If suppression is set to false this instruction cannot be suppressed.</w:t>
      </w:r>
    </w:p>
    <w:p w14:paraId="7BB6CD7F" w14:textId="77777777" w:rsidR="00F62363" w:rsidRPr="00FA7F13" w:rsidRDefault="00F62363" w:rsidP="00531C7D">
      <w:pPr>
        <w:pStyle w:val="Heading3"/>
        <w:numPr>
          <w:ilvl w:val="2"/>
          <w:numId w:val="27"/>
        </w:numPr>
      </w:pPr>
      <w:bookmarkStart w:id="55" w:name="_Toc467655443"/>
      <w:bookmarkStart w:id="56" w:name="_Toc474405603"/>
      <w:bookmarkStart w:id="57" w:name="_Toc16161116"/>
      <w:r w:rsidRPr="00FA7F13">
        <w:t>Area Instruction</w:t>
      </w:r>
      <w:bookmarkEnd w:id="57"/>
    </w:p>
    <w:bookmarkEnd w:id="55"/>
    <w:bookmarkEnd w:id="56"/>
    <w:p w14:paraId="2EF679B3" w14:textId="77777777" w:rsidR="00A73A7B" w:rsidRPr="00FA7F13" w:rsidRDefault="00A73A7B" w:rsidP="00845264">
      <w:pPr>
        <w:pStyle w:val="Heading4"/>
        <w:spacing w:before="120" w:after="120"/>
      </w:pPr>
      <w:r w:rsidRPr="00FA7F13">
        <w:t>Overview</w:t>
      </w:r>
    </w:p>
    <w:p w14:paraId="40A7858B" w14:textId="77777777" w:rsidR="007A2059" w:rsidRPr="00FA7F13" w:rsidRDefault="007A2059" w:rsidP="00845264">
      <w:pPr>
        <w:spacing w:after="120"/>
      </w:pPr>
      <w:r w:rsidRPr="00FA7F13">
        <w:t>The Area Instruction defines the drawing of an area fill. Area Fills include Color Fills and different Pattern Fills. The area fill can be parameterized. The details are described in the documentation of the AreaFills package. Only surface geometry is supported.</w:t>
      </w:r>
    </w:p>
    <w:p w14:paraId="75BB0434" w14:textId="77777777" w:rsidR="00F62363" w:rsidRPr="00FA7F13" w:rsidRDefault="00F62363" w:rsidP="00531C7D">
      <w:pPr>
        <w:pStyle w:val="Heading3"/>
        <w:numPr>
          <w:ilvl w:val="2"/>
          <w:numId w:val="27"/>
        </w:numPr>
      </w:pPr>
      <w:bookmarkStart w:id="58" w:name="_Toc467655444"/>
      <w:bookmarkStart w:id="59" w:name="_Toc474405604"/>
      <w:bookmarkStart w:id="60" w:name="_Toc16161117"/>
      <w:r w:rsidRPr="00FA7F13">
        <w:t>Text Instruction</w:t>
      </w:r>
      <w:bookmarkEnd w:id="60"/>
    </w:p>
    <w:bookmarkEnd w:id="58"/>
    <w:bookmarkEnd w:id="59"/>
    <w:p w14:paraId="229D2F83" w14:textId="77777777" w:rsidR="00A73A7B" w:rsidRPr="00FA7F13" w:rsidRDefault="00A73A7B" w:rsidP="00845264">
      <w:pPr>
        <w:pStyle w:val="Heading4"/>
        <w:spacing w:before="120" w:after="120"/>
      </w:pPr>
      <w:r w:rsidRPr="00FA7F13">
        <w:t>Overview</w:t>
      </w:r>
    </w:p>
    <w:p w14:paraId="0334685F" w14:textId="77777777" w:rsidR="007A2059" w:rsidRPr="00FA7F13" w:rsidRDefault="007A2059" w:rsidP="00845264">
      <w:pPr>
        <w:spacing w:after="120"/>
      </w:pPr>
      <w:r w:rsidRPr="00FA7F13">
        <w:t>The Text Instruction defines the drawing of text. The text can be parameterized. This includes fonts, colour and size. The details are described in the documentation of the Text package.</w:t>
      </w:r>
    </w:p>
    <w:p w14:paraId="0C94A555" w14:textId="77777777" w:rsidR="00A73A7B" w:rsidRPr="00FA7F13" w:rsidRDefault="00A73A7B" w:rsidP="00845264">
      <w:pPr>
        <w:pStyle w:val="Heading4"/>
        <w:spacing w:before="120" w:after="120"/>
      </w:pPr>
      <w:r w:rsidRPr="00FA7F13">
        <w:t>Point Geometry</w:t>
      </w:r>
    </w:p>
    <w:p w14:paraId="3D9776C9" w14:textId="77777777" w:rsidR="007A2059" w:rsidRPr="00FA7F13" w:rsidRDefault="007A2059" w:rsidP="00845264">
      <w:pPr>
        <w:spacing w:after="120"/>
      </w:pPr>
      <w:r w:rsidRPr="00FA7F13">
        <w:t>When the Text Instruction references a point geometry the text is drawn using its position. Only TextPoint elements are supported.</w:t>
      </w:r>
    </w:p>
    <w:p w14:paraId="76B4E3BC" w14:textId="77777777" w:rsidR="00A73A7B" w:rsidRPr="00FA7F13" w:rsidRDefault="00A73A7B" w:rsidP="00845264">
      <w:pPr>
        <w:pStyle w:val="Heading4"/>
        <w:spacing w:before="120" w:after="120"/>
      </w:pPr>
      <w:r w:rsidRPr="00FA7F13">
        <w:t>MultiPoint Geometry</w:t>
      </w:r>
    </w:p>
    <w:p w14:paraId="14919557" w14:textId="77777777" w:rsidR="007A2059" w:rsidRPr="00FA7F13" w:rsidRDefault="007A2059" w:rsidP="00845264">
      <w:pPr>
        <w:spacing w:after="120"/>
      </w:pPr>
      <w:r w:rsidRPr="00FA7F13">
        <w:t>The text is repeated using each position of the Multi Point. Only TextPoint elements are supported.</w:t>
      </w:r>
    </w:p>
    <w:p w14:paraId="301AEFC4" w14:textId="77777777" w:rsidR="00A73A7B" w:rsidRPr="00FA7F13" w:rsidRDefault="00A73A7B" w:rsidP="00845264">
      <w:pPr>
        <w:pStyle w:val="Heading4"/>
        <w:spacing w:before="120" w:after="120"/>
      </w:pPr>
      <w:r w:rsidRPr="00FA7F13">
        <w:t>Curve Geometry</w:t>
      </w:r>
    </w:p>
    <w:p w14:paraId="146CFEC8" w14:textId="77777777" w:rsidR="007A2059" w:rsidRPr="00FA7F13" w:rsidRDefault="007A2059" w:rsidP="00845264">
      <w:pPr>
        <w:spacing w:after="120"/>
      </w:pPr>
      <w:r w:rsidRPr="00FA7F13">
        <w:t>The text is drawn on each referenced curved from either the spatialReference or if this is not used on each curve directly referenced by the feature type. Both TextPoint and TextLine elements are supported. The first is to draw text at a position on the referenced curve relative to the local CRS at that position. The latter is to draw text that follows the shape of the referenced curve. More details can be found in the documentation of the text package.</w:t>
      </w:r>
    </w:p>
    <w:p w14:paraId="34770A8F" w14:textId="77777777" w:rsidR="00A73A7B" w:rsidRPr="00FA7F13" w:rsidRDefault="00A73A7B" w:rsidP="00845264">
      <w:pPr>
        <w:pStyle w:val="Heading4"/>
        <w:spacing w:before="120" w:after="120"/>
      </w:pPr>
      <w:r w:rsidRPr="00FA7F13">
        <w:t>Surface Geometry</w:t>
      </w:r>
    </w:p>
    <w:p w14:paraId="55DCE9DD" w14:textId="77777777" w:rsidR="007A2059" w:rsidRPr="00FA7F13" w:rsidRDefault="007A2059" w:rsidP="00845264">
      <w:pPr>
        <w:spacing w:after="120"/>
      </w:pPr>
      <w:r w:rsidRPr="00FA7F13">
        <w:t>The text is drawn at a representative position within the surface. Only TextPoint elements are supported. How this position is obtained is controlled by the areaPlacement member of the TextPoint. The details are described in the documentation of the Text package.</w:t>
      </w:r>
    </w:p>
    <w:p w14:paraId="17049BEE" w14:textId="77777777" w:rsidR="00F62363" w:rsidRPr="00FA7F13" w:rsidRDefault="00F62363" w:rsidP="00531C7D">
      <w:pPr>
        <w:pStyle w:val="Heading3"/>
        <w:numPr>
          <w:ilvl w:val="2"/>
          <w:numId w:val="27"/>
        </w:numPr>
      </w:pPr>
      <w:bookmarkStart w:id="61" w:name="_Toc467655445"/>
      <w:bookmarkStart w:id="62" w:name="_Toc474405605"/>
      <w:bookmarkStart w:id="63" w:name="_Toc16161118"/>
      <w:r w:rsidRPr="00FA7F13">
        <w:t>Coverage Instruction</w:t>
      </w:r>
      <w:bookmarkEnd w:id="63"/>
    </w:p>
    <w:bookmarkEnd w:id="61"/>
    <w:bookmarkEnd w:id="62"/>
    <w:p w14:paraId="26DEA85E" w14:textId="77777777" w:rsidR="000B4990" w:rsidRPr="00FA7F13" w:rsidRDefault="000B4990" w:rsidP="00845264">
      <w:pPr>
        <w:spacing w:after="120"/>
      </w:pPr>
      <w:r w:rsidRPr="00FA7F13">
        <w:t>An instruction to portray data coverages like gridded bathymetry, satellite images,  etc.</w:t>
      </w:r>
    </w:p>
    <w:p w14:paraId="46EDECC0" w14:textId="77777777" w:rsidR="000B4990" w:rsidRPr="00FA7F13" w:rsidRDefault="000B4990" w:rsidP="00845264">
      <w:pPr>
        <w:pStyle w:val="Quote"/>
        <w:spacing w:after="120"/>
        <w:rPr>
          <w:color w:val="auto"/>
          <w:sz w:val="18"/>
        </w:rPr>
      </w:pPr>
      <w:r w:rsidRPr="00FA7F13">
        <w:rPr>
          <w:color w:val="auto"/>
        </w:rPr>
        <w:t xml:space="preserve">“A coverage is a feature that has multiple values for each attribute type, where each direct position within the geometric representation of the feature has a single value for each attribute type.” </w:t>
      </w:r>
      <w:r w:rsidRPr="00FA7F13">
        <w:rPr>
          <w:color w:val="auto"/>
          <w:sz w:val="18"/>
        </w:rPr>
        <w:t>[ISO 19123:2005, Introduction]</w:t>
      </w:r>
    </w:p>
    <w:p w14:paraId="30A049FB" w14:textId="77777777" w:rsidR="000B4990" w:rsidRPr="00FA7F13" w:rsidRDefault="000B4990" w:rsidP="00845264">
      <w:pPr>
        <w:spacing w:after="120"/>
      </w:pPr>
      <w:r w:rsidRPr="00FA7F13">
        <w:t xml:space="preserve">In this document coverage attributes used for portrayal are expected to have numeric values. </w:t>
      </w:r>
    </w:p>
    <w:p w14:paraId="1042FFEC" w14:textId="77777777" w:rsidR="000B4990" w:rsidRPr="00FA7F13" w:rsidRDefault="000B4990" w:rsidP="00845264">
      <w:pPr>
        <w:spacing w:after="120"/>
      </w:pPr>
      <w:r w:rsidRPr="00FA7F13">
        <w:t xml:space="preserve">The assignment of Portrayal for a Coverage starts with a Coverage Feature.  Like other Feature types a rule is used to match the Feature to Drawing instructions. </w:t>
      </w:r>
    </w:p>
    <w:p w14:paraId="7560BD20" w14:textId="77777777" w:rsidR="000B4990" w:rsidRPr="00FA7F13" w:rsidRDefault="000B4990" w:rsidP="00845264">
      <w:pPr>
        <w:spacing w:after="120"/>
      </w:pPr>
      <w:r w:rsidRPr="00FA7F13">
        <w:t xml:space="preserve">A first match lookup table is used to assign portrayal based on a specified coverage attribute. There are three options for coverage portrayal, filling with colour, annotating with numeric text or annotating with symbols. </w:t>
      </w:r>
    </w:p>
    <w:p w14:paraId="1B445DE7" w14:textId="77777777" w:rsidR="00A73A7B" w:rsidRPr="00FA7F13" w:rsidRDefault="00A73A7B" w:rsidP="00845264">
      <w:pPr>
        <w:pStyle w:val="Heading4"/>
        <w:spacing w:before="120" w:after="120"/>
      </w:pPr>
      <w:r w:rsidRPr="00FA7F13">
        <w:t>Colour assignment</w:t>
      </w:r>
    </w:p>
    <w:p w14:paraId="28D32256" w14:textId="77777777" w:rsidR="000B4990" w:rsidRPr="00FA7F13" w:rsidRDefault="000B4990" w:rsidP="00845264">
      <w:pPr>
        <w:spacing w:after="120"/>
      </w:pPr>
      <w:r w:rsidRPr="00FA7F13">
        <w:t>Colours are applied to a coverage by using a lookup table that matches a selected attribute value and specifies a colour.  For a continuous coverage such as grid cells, pixels or tiles then each element is processed and colour filled with the appropriate colour.  For a discrete coverage with distinct points colour is applied as a Pen Down or dott operation using the assigned pen width.</w:t>
      </w:r>
    </w:p>
    <w:p w14:paraId="46D918A8" w14:textId="77777777" w:rsidR="000B4990" w:rsidRPr="00FA7F13" w:rsidRDefault="000B4990" w:rsidP="00845264">
      <w:pPr>
        <w:spacing w:after="120"/>
      </w:pPr>
      <w:r w:rsidRPr="00FA7F13">
        <w:t>A lookup table entry can match a range of values and assign a single colour to that range or specify a start and end colour that is used to create a gradient or ramp effect as a linear interpolation of the value range across the colour range.</w:t>
      </w:r>
    </w:p>
    <w:p w14:paraId="1193AF97" w14:textId="77777777" w:rsidR="00A73A7B" w:rsidRPr="00FA7F13" w:rsidRDefault="00A73A7B" w:rsidP="00845264">
      <w:pPr>
        <w:pStyle w:val="Heading4"/>
        <w:spacing w:before="120" w:after="120"/>
      </w:pPr>
      <w:r w:rsidRPr="00FA7F13">
        <w:t>Numeric and Symbol Annotations</w:t>
      </w:r>
    </w:p>
    <w:p w14:paraId="69C3DD10" w14:textId="77777777" w:rsidR="000B4990" w:rsidRPr="00FA7F13" w:rsidRDefault="000B4990" w:rsidP="00845264">
      <w:pPr>
        <w:spacing w:after="120"/>
      </w:pPr>
      <w:r w:rsidRPr="00FA7F13">
        <w:t>For a continuous coverage the centre of each cell (</w:t>
      </w:r>
      <w:r w:rsidR="00F77870" w:rsidRPr="00FA7F13">
        <w:t>for example</w:t>
      </w:r>
      <w:r w:rsidRPr="00FA7F13">
        <w:t xml:space="preserve"> rectangle, tile, triangle) is used as the anchor point of the text or symbol.  </w:t>
      </w:r>
    </w:p>
    <w:p w14:paraId="1A04AB45" w14:textId="77777777" w:rsidR="000B4990" w:rsidRPr="00FA7F13" w:rsidRDefault="000B4990" w:rsidP="00845264">
      <w:pPr>
        <w:spacing w:after="120"/>
      </w:pPr>
      <w:r w:rsidRPr="00FA7F13">
        <w:t>For numeric annotations, overplot removal or collision avoidance is expected. A buffer can be used to provide some space between the annotations.   A buffer of 0 means that direct overplot is used when digits interact.  An enumeration called ‘champion’ is used to specify which annotation to keep (largest or smallest value) when an interaction occurs.   For numeric annotations the text shall be placed such that the optical/geometric centre of the text represents the location.</w:t>
      </w:r>
    </w:p>
    <w:p w14:paraId="402B4497" w14:textId="77777777" w:rsidR="008B647B" w:rsidRPr="00FA7F13" w:rsidRDefault="000B4990" w:rsidP="00845264">
      <w:pPr>
        <w:spacing w:after="120"/>
      </w:pPr>
      <w:r w:rsidRPr="00FA7F13">
        <w:t>For symbol annotations separate attributes from the coverage can be used to apply a scaling and rotation to the symbol.  This can be useful for example when portraying a coverage that carries wave height and direction.</w:t>
      </w:r>
    </w:p>
    <w:p w14:paraId="56F33C7B" w14:textId="77777777" w:rsidR="00F62363" w:rsidRPr="00FA7F13" w:rsidRDefault="00F62363" w:rsidP="00531C7D">
      <w:pPr>
        <w:pStyle w:val="Heading3"/>
        <w:numPr>
          <w:ilvl w:val="2"/>
          <w:numId w:val="27"/>
        </w:numPr>
      </w:pPr>
      <w:bookmarkStart w:id="64" w:name="_Toc467655446"/>
      <w:bookmarkStart w:id="65" w:name="_Toc474405606"/>
      <w:bookmarkStart w:id="66" w:name="_Toc16161119"/>
      <w:r w:rsidRPr="00FA7F13">
        <w:t>Augmented Geometry</w:t>
      </w:r>
      <w:bookmarkEnd w:id="66"/>
    </w:p>
    <w:bookmarkEnd w:id="64"/>
    <w:bookmarkEnd w:id="65"/>
    <w:p w14:paraId="4C641C8A" w14:textId="77777777" w:rsidR="00A73A7B" w:rsidRPr="00FA7F13" w:rsidRDefault="00A73A7B" w:rsidP="00845264">
      <w:pPr>
        <w:pStyle w:val="Heading4"/>
        <w:spacing w:before="120" w:after="120"/>
      </w:pPr>
      <w:r w:rsidRPr="00FA7F13">
        <w:t>Overview</w:t>
      </w:r>
    </w:p>
    <w:p w14:paraId="37A7BC84" w14:textId="77777777" w:rsidR="000B4990" w:rsidRPr="00FA7F13" w:rsidRDefault="000B4990" w:rsidP="00845264">
      <w:pPr>
        <w:spacing w:after="120"/>
      </w:pPr>
      <w:r w:rsidRPr="00FA7F13">
        <w:t>In case the required geometry for a drawing instruction is not explicitly given in a geographic dataset the portrayal function will generate this “augmented” geometry. A set of classes for such augmented geometries are part of the model. All positions used in this classes refer to a given coordinate reference system. Three types of CRS are supported:</w:t>
      </w:r>
    </w:p>
    <w:p w14:paraId="38F7DA63" w14:textId="77777777" w:rsidR="000B4990" w:rsidRPr="00FA7F13" w:rsidRDefault="000B4990" w:rsidP="00845264">
      <w:pPr>
        <w:pStyle w:val="ListParagraph"/>
        <w:numPr>
          <w:ilvl w:val="0"/>
          <w:numId w:val="5"/>
        </w:numPr>
        <w:suppressAutoHyphens w:val="0"/>
        <w:spacing w:after="120"/>
        <w:ind w:left="641" w:hanging="357"/>
        <w:jc w:val="left"/>
      </w:pPr>
      <w:r w:rsidRPr="00FA7F13">
        <w:t>Geographic CRS</w:t>
      </w:r>
      <w:r w:rsidRPr="00FA7F13">
        <w:br/>
        <w:t>The coordinates are geographic coordinates.</w:t>
      </w:r>
    </w:p>
    <w:p w14:paraId="1781D7EB" w14:textId="77777777" w:rsidR="000B4990" w:rsidRPr="00FA7F13" w:rsidRDefault="000B4990" w:rsidP="00845264">
      <w:pPr>
        <w:pStyle w:val="ListParagraph"/>
        <w:numPr>
          <w:ilvl w:val="0"/>
          <w:numId w:val="5"/>
        </w:numPr>
        <w:suppressAutoHyphens w:val="0"/>
        <w:spacing w:after="120"/>
        <w:ind w:left="641" w:hanging="357"/>
        <w:jc w:val="left"/>
      </w:pPr>
      <w:r w:rsidRPr="00FA7F13">
        <w:t>Portrayal CRS</w:t>
      </w:r>
      <w:r w:rsidRPr="00FA7F13">
        <w:br/>
        <w:t>The coordinate are referenced to the output device of the portrayal.</w:t>
      </w:r>
    </w:p>
    <w:p w14:paraId="6B44FE94" w14:textId="77777777" w:rsidR="00845264" w:rsidRPr="00FA7F13" w:rsidRDefault="000B4990" w:rsidP="00845264">
      <w:pPr>
        <w:pStyle w:val="ListParagraph"/>
        <w:numPr>
          <w:ilvl w:val="0"/>
          <w:numId w:val="5"/>
        </w:numPr>
        <w:suppressAutoHyphens w:val="0"/>
        <w:ind w:left="641" w:hanging="357"/>
      </w:pPr>
      <w:r w:rsidRPr="00FA7F13">
        <w:t>Local CRS</w:t>
      </w:r>
    </w:p>
    <w:p w14:paraId="50E7540C" w14:textId="77777777" w:rsidR="000B4990" w:rsidRPr="00FA7F13" w:rsidRDefault="000B4990" w:rsidP="00845264">
      <w:pPr>
        <w:pStyle w:val="ListParagraph"/>
        <w:suppressAutoHyphens w:val="0"/>
        <w:spacing w:after="120"/>
        <w:ind w:left="641"/>
      </w:pPr>
      <w:r w:rsidRPr="00FA7F13">
        <w:t>The coordinates referring to a coordinate system with axes parallel to the Portrayal CRS but the origin shifted to the position of the referenced feature. Only point feature are supported for that type of CRS.</w:t>
      </w:r>
    </w:p>
    <w:p w14:paraId="559039EF" w14:textId="77777777" w:rsidR="000B4990" w:rsidRPr="00FA7F13" w:rsidRDefault="000B4990" w:rsidP="00845264">
      <w:pPr>
        <w:spacing w:after="120"/>
      </w:pPr>
      <w:r w:rsidRPr="00FA7F13">
        <w:t>Note: The generated geometry only exists temporary for the purpose of portrayal and is not part of the dataset.</w:t>
      </w:r>
    </w:p>
    <w:p w14:paraId="190B5D0B" w14:textId="77777777" w:rsidR="000B4990" w:rsidRPr="00FA7F13" w:rsidRDefault="000B4990" w:rsidP="00845264">
      <w:pPr>
        <w:spacing w:after="120"/>
      </w:pPr>
      <w:r w:rsidRPr="00FA7F13">
        <w:t xml:space="preserve">All types of augmented geometries can be used for the portrayal of text. </w:t>
      </w:r>
    </w:p>
    <w:p w14:paraId="63FD32F4" w14:textId="77777777" w:rsidR="000B4990" w:rsidRPr="00FA7F13" w:rsidRDefault="000B4990" w:rsidP="000B4990">
      <w:pPr>
        <w:jc w:val="center"/>
      </w:pPr>
    </w:p>
    <w:p w14:paraId="0398B12E" w14:textId="77777777" w:rsidR="000B4990" w:rsidRDefault="00C25606" w:rsidP="000B4990">
      <w:pPr>
        <w:jc w:val="center"/>
      </w:pPr>
      <w:r w:rsidRPr="008350A2">
        <w:rPr>
          <w:noProof/>
          <w:lang w:val="fr-MC" w:eastAsia="fr-MC"/>
        </w:rPr>
        <w:pict w14:anchorId="7966F87B">
          <v:shape id="Picture 1" o:spid="_x0000_i1033" type="#_x0000_t75" style="width:216.75pt;height:153pt;visibility:visible">
            <v:imagedata r:id="rId25" o:title=""/>
          </v:shape>
        </w:pict>
      </w:r>
    </w:p>
    <w:p w14:paraId="13D1F2D4" w14:textId="77777777" w:rsidR="000B4990" w:rsidRPr="00FA7F13" w:rsidRDefault="000B4990" w:rsidP="00845264">
      <w:pPr>
        <w:pStyle w:val="Figuretitle"/>
        <w:spacing w:before="120" w:after="120"/>
        <w:rPr>
          <w:lang w:val="en-GB"/>
        </w:rPr>
      </w:pPr>
      <w:r w:rsidRPr="00FA7F13">
        <w:t xml:space="preserve">              </w:t>
      </w:r>
      <w:r w:rsidRPr="00FA7F13">
        <w:rPr>
          <w:lang w:val="en-GB"/>
        </w:rPr>
        <w:t>Figure 9-9 — Point Feature with Augmented geometries</w:t>
      </w:r>
    </w:p>
    <w:p w14:paraId="785D5C92" w14:textId="77777777" w:rsidR="000B4990" w:rsidRPr="00FA7F13" w:rsidRDefault="000B4990" w:rsidP="00845264">
      <w:pPr>
        <w:spacing w:after="120"/>
      </w:pPr>
      <w:r w:rsidRPr="00FA7F13">
        <w:t>More details can be found in the documentation of the drawing instruction model.</w:t>
      </w:r>
    </w:p>
    <w:p w14:paraId="30B537AA" w14:textId="77777777" w:rsidR="00A73A7B" w:rsidRPr="00FA7F13" w:rsidRDefault="00A73A7B" w:rsidP="00BB19FF">
      <w:pPr>
        <w:pStyle w:val="Heading2"/>
        <w:pageBreakBefore/>
        <w:numPr>
          <w:ilvl w:val="1"/>
          <w:numId w:val="13"/>
        </w:numPr>
        <w:spacing w:after="200"/>
      </w:pPr>
      <w:bookmarkStart w:id="67" w:name="_Toc8985848"/>
      <w:bookmarkStart w:id="68" w:name="_Toc16161120"/>
      <w:bookmarkEnd w:id="67"/>
      <w:r w:rsidRPr="00FA7F13">
        <w:t>Model of the Drawing Instruction Package</w:t>
      </w:r>
      <w:bookmarkEnd w:id="68"/>
    </w:p>
    <w:p w14:paraId="33253A84" w14:textId="77777777" w:rsidR="00BA2DBB" w:rsidRPr="00FA7F13" w:rsidRDefault="00BA2DBB" w:rsidP="00845264">
      <w:pPr>
        <w:spacing w:after="120"/>
      </w:pPr>
      <w:r w:rsidRPr="00FA7F13">
        <w:t>This package contains classes which describe the output of the portrayal functions. Display instructions link the feature types and their geometry to elements from the Symbol Elements package. The next diagram shows the model.</w:t>
      </w:r>
    </w:p>
    <w:p w14:paraId="3642B7EA" w14:textId="77777777" w:rsidR="00BA2DBB" w:rsidRPr="005E12B0" w:rsidRDefault="002F19BA" w:rsidP="00BA2DBB">
      <w:pPr>
        <w:keepNext/>
      </w:pPr>
      <w:commentRangeStart w:id="69"/>
      <w:r>
        <w:rPr>
          <w:noProof/>
          <w:lang w:eastAsia="en-GB"/>
        </w:rPr>
        <w:pict w14:anchorId="7E5770A1">
          <v:shape id="_x0000_i1034" type="#_x0000_t75" style="width:432.75pt;height:441pt">
            <v:imagedata r:id="rId26" o:title="V4"/>
          </v:shape>
        </w:pict>
      </w:r>
      <w:commentRangeEnd w:id="69"/>
      <w:r w:rsidR="004E1D86">
        <w:rPr>
          <w:rStyle w:val="CommentReference"/>
        </w:rPr>
        <w:commentReference w:id="69"/>
      </w:r>
    </w:p>
    <w:p w14:paraId="38965D4E" w14:textId="77777777" w:rsidR="00BA2DBB" w:rsidRPr="00272BDF" w:rsidRDefault="00BA2DBB" w:rsidP="00845264">
      <w:pPr>
        <w:pStyle w:val="Figuretitle"/>
        <w:spacing w:before="120" w:after="120"/>
        <w:rPr>
          <w:lang w:val="en-GB"/>
        </w:rPr>
      </w:pPr>
      <w:r w:rsidRPr="00CF7710">
        <w:rPr>
          <w:lang w:val="en-GB"/>
        </w:rPr>
        <w:t>Figure </w:t>
      </w:r>
      <w:r>
        <w:rPr>
          <w:lang w:val="en-GB"/>
        </w:rPr>
        <w:t>9</w:t>
      </w:r>
      <w:r w:rsidRPr="00CF7710">
        <w:rPr>
          <w:lang w:val="en-GB"/>
        </w:rPr>
        <w:t>-</w:t>
      </w:r>
      <w:r>
        <w:rPr>
          <w:lang w:val="en-GB"/>
        </w:rPr>
        <w:t>10</w:t>
      </w:r>
      <w:r w:rsidRPr="00CF7710">
        <w:rPr>
          <w:lang w:val="en-GB"/>
        </w:rPr>
        <w:t xml:space="preserve"> — </w:t>
      </w:r>
      <w:r>
        <w:rPr>
          <w:lang w:val="en-GB"/>
        </w:rPr>
        <w:t>Drawing Instructions</w:t>
      </w:r>
    </w:p>
    <w:p w14:paraId="7B86563E" w14:textId="77777777" w:rsidR="00A73A7B" w:rsidRPr="00FA7F13" w:rsidRDefault="00A73A7B" w:rsidP="00531C7D">
      <w:pPr>
        <w:pStyle w:val="Heading3"/>
        <w:numPr>
          <w:ilvl w:val="2"/>
          <w:numId w:val="13"/>
        </w:numPr>
      </w:pPr>
      <w:bookmarkStart w:id="70" w:name="_Toc16161121"/>
      <w:r w:rsidRPr="00FA7F13">
        <w:t>DisplayList</w:t>
      </w:r>
      <w:bookmarkEnd w:id="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3226A58C"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BA791B7"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68E09CD"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21ABBBC"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6A11954" w14:textId="77777777" w:rsidR="00BA2DBB" w:rsidRPr="00FA7F13" w:rsidRDefault="00BA2DBB" w:rsidP="00E24DF9">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D5572EC"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73D171AD" w14:textId="77777777" w:rsidTr="00E24DF9">
        <w:tc>
          <w:tcPr>
            <w:tcW w:w="1242" w:type="dxa"/>
            <w:tcBorders>
              <w:top w:val="single" w:sz="4" w:space="0" w:color="auto"/>
              <w:left w:val="single" w:sz="4" w:space="0" w:color="auto"/>
              <w:bottom w:val="single" w:sz="4" w:space="0" w:color="auto"/>
              <w:right w:val="single" w:sz="4" w:space="0" w:color="auto"/>
            </w:tcBorders>
          </w:tcPr>
          <w:p w14:paraId="0FA9AF39"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BB3DC7E" w14:textId="77777777" w:rsidR="00BA2DBB" w:rsidRPr="00FA7F13" w:rsidRDefault="00BA2DBB" w:rsidP="00E24DF9">
            <w:pPr>
              <w:spacing w:before="60" w:after="60"/>
              <w:jc w:val="left"/>
              <w:rPr>
                <w:sz w:val="16"/>
                <w:szCs w:val="16"/>
              </w:rPr>
            </w:pPr>
            <w:r w:rsidRPr="00FA7F13">
              <w:rPr>
                <w:sz w:val="16"/>
                <w:szCs w:val="16"/>
              </w:rPr>
              <w:t>DisplayList</w:t>
            </w:r>
          </w:p>
        </w:tc>
        <w:tc>
          <w:tcPr>
            <w:tcW w:w="3827" w:type="dxa"/>
            <w:tcBorders>
              <w:top w:val="single" w:sz="4" w:space="0" w:color="auto"/>
              <w:left w:val="single" w:sz="4" w:space="0" w:color="auto"/>
              <w:bottom w:val="single" w:sz="4" w:space="0" w:color="auto"/>
              <w:right w:val="single" w:sz="4" w:space="0" w:color="auto"/>
            </w:tcBorders>
          </w:tcPr>
          <w:p w14:paraId="3E1ED638" w14:textId="77777777" w:rsidR="00BA2DBB" w:rsidRPr="00FA7F13" w:rsidRDefault="00BA2DBB" w:rsidP="00E24DF9">
            <w:pPr>
              <w:spacing w:before="60" w:after="60"/>
              <w:jc w:val="left"/>
              <w:rPr>
                <w:sz w:val="16"/>
                <w:szCs w:val="16"/>
              </w:rPr>
            </w:pPr>
            <w:r w:rsidRPr="00FA7F13">
              <w:rPr>
                <w:sz w:val="16"/>
                <w:szCs w:val="16"/>
              </w:rPr>
              <w:t>A ordered set of Drawing Instructions</w:t>
            </w:r>
          </w:p>
        </w:tc>
        <w:tc>
          <w:tcPr>
            <w:tcW w:w="709" w:type="dxa"/>
            <w:tcBorders>
              <w:top w:val="single" w:sz="4" w:space="0" w:color="auto"/>
              <w:left w:val="single" w:sz="4" w:space="0" w:color="auto"/>
              <w:bottom w:val="single" w:sz="4" w:space="0" w:color="auto"/>
              <w:right w:val="single" w:sz="4" w:space="0" w:color="auto"/>
            </w:tcBorders>
          </w:tcPr>
          <w:p w14:paraId="400CF357" w14:textId="77777777" w:rsidR="00BA2DBB" w:rsidRPr="00FA7F13" w:rsidRDefault="00BA2DBB" w:rsidP="00E24DF9">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BE03802"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5AC3C893" w14:textId="77777777" w:rsidTr="00E24DF9">
        <w:tc>
          <w:tcPr>
            <w:tcW w:w="1242" w:type="dxa"/>
            <w:tcBorders>
              <w:top w:val="single" w:sz="4" w:space="0" w:color="auto"/>
              <w:left w:val="single" w:sz="4" w:space="0" w:color="auto"/>
              <w:bottom w:val="single" w:sz="4" w:space="0" w:color="auto"/>
              <w:right w:val="single" w:sz="4" w:space="0" w:color="auto"/>
            </w:tcBorders>
          </w:tcPr>
          <w:p w14:paraId="4502E897"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BA1D4AE" w14:textId="77777777" w:rsidR="00BA2DBB" w:rsidRPr="00FA7F13" w:rsidRDefault="00BA2DBB" w:rsidP="00E24DF9">
            <w:pPr>
              <w:spacing w:before="60" w:after="60"/>
              <w:jc w:val="left"/>
              <w:rPr>
                <w:sz w:val="16"/>
                <w:szCs w:val="16"/>
              </w:rPr>
            </w:pPr>
            <w:r w:rsidRPr="00FA7F13">
              <w:rPr>
                <w:sz w:val="16"/>
                <w:szCs w:val="16"/>
              </w:rPr>
              <w:t>instruction</w:t>
            </w:r>
          </w:p>
        </w:tc>
        <w:tc>
          <w:tcPr>
            <w:tcW w:w="3827" w:type="dxa"/>
            <w:tcBorders>
              <w:top w:val="single" w:sz="4" w:space="0" w:color="auto"/>
              <w:left w:val="single" w:sz="4" w:space="0" w:color="auto"/>
              <w:bottom w:val="single" w:sz="4" w:space="0" w:color="auto"/>
              <w:right w:val="single" w:sz="4" w:space="0" w:color="auto"/>
            </w:tcBorders>
          </w:tcPr>
          <w:p w14:paraId="2A68D94D" w14:textId="77777777" w:rsidR="00BA2DBB" w:rsidRPr="00FA7F13" w:rsidRDefault="00BA2DBB" w:rsidP="00E24DF9">
            <w:pPr>
              <w:spacing w:before="60" w:after="60"/>
              <w:jc w:val="left"/>
              <w:rPr>
                <w:sz w:val="16"/>
                <w:szCs w:val="16"/>
              </w:rPr>
            </w:pPr>
            <w:r w:rsidRPr="00FA7F13">
              <w:rPr>
                <w:sz w:val="16"/>
                <w:szCs w:val="16"/>
              </w:rPr>
              <w:t>An instruction of this list</w:t>
            </w:r>
          </w:p>
        </w:tc>
        <w:tc>
          <w:tcPr>
            <w:tcW w:w="709" w:type="dxa"/>
            <w:tcBorders>
              <w:top w:val="single" w:sz="4" w:space="0" w:color="auto"/>
              <w:left w:val="single" w:sz="4" w:space="0" w:color="auto"/>
              <w:bottom w:val="single" w:sz="4" w:space="0" w:color="auto"/>
              <w:right w:val="single" w:sz="4" w:space="0" w:color="auto"/>
            </w:tcBorders>
          </w:tcPr>
          <w:p w14:paraId="13651A65" w14:textId="77777777" w:rsidR="00BA2DBB" w:rsidRPr="00FA7F13" w:rsidRDefault="00BA2DBB" w:rsidP="00E24DF9">
            <w:pPr>
              <w:spacing w:before="60" w:after="60"/>
              <w:jc w:val="center"/>
              <w:rPr>
                <w:sz w:val="16"/>
                <w:szCs w:val="16"/>
              </w:rPr>
            </w:pPr>
            <w:r w:rsidRPr="00FA7F13">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28B249BE" w14:textId="77777777" w:rsidR="00BA2DBB" w:rsidRPr="00FA7F13" w:rsidRDefault="00BA2DBB" w:rsidP="00E24DF9">
            <w:pPr>
              <w:spacing w:before="60" w:after="60"/>
              <w:jc w:val="left"/>
              <w:rPr>
                <w:sz w:val="16"/>
                <w:szCs w:val="16"/>
              </w:rPr>
            </w:pPr>
            <w:r w:rsidRPr="00FA7F13">
              <w:rPr>
                <w:sz w:val="16"/>
                <w:szCs w:val="16"/>
              </w:rPr>
              <w:t>DrawingInstruction</w:t>
            </w:r>
          </w:p>
        </w:tc>
      </w:tr>
    </w:tbl>
    <w:p w14:paraId="23F2A557" w14:textId="77777777" w:rsidR="00BA2DBB" w:rsidRPr="00FA7F13" w:rsidRDefault="00BA2DBB" w:rsidP="00BA2DBB"/>
    <w:p w14:paraId="2EBDD0B3" w14:textId="77777777" w:rsidR="00A73A7B" w:rsidRPr="00FA7F13" w:rsidRDefault="00A73A7B" w:rsidP="00531C7D">
      <w:pPr>
        <w:pStyle w:val="Heading3"/>
        <w:numPr>
          <w:ilvl w:val="2"/>
          <w:numId w:val="13"/>
        </w:numPr>
      </w:pPr>
      <w:bookmarkStart w:id="71" w:name="_Toc16161122"/>
      <w:r w:rsidRPr="00FA7F13">
        <w:t>DrawingInstruction</w:t>
      </w:r>
      <w:bookmarkEnd w:id="71"/>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FA7F13" w14:paraId="2625DFA8" w14:textId="77777777" w:rsidTr="00E24DF9">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42FC318D"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005D5D9" w14:textId="77777777" w:rsidR="00BA2DBB" w:rsidRPr="00FA7F13" w:rsidRDefault="00BA2DBB" w:rsidP="00E24DF9">
            <w:pPr>
              <w:spacing w:before="60" w:after="60"/>
              <w:jc w:val="left"/>
              <w:rPr>
                <w:b/>
                <w:sz w:val="16"/>
                <w:szCs w:val="16"/>
              </w:rPr>
            </w:pPr>
            <w:r w:rsidRPr="00FA7F13">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5AE9C7B0"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59E8D51"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3EA04939"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2518288" w14:textId="77777777" w:rsidTr="00E24DF9">
        <w:tc>
          <w:tcPr>
            <w:tcW w:w="1242" w:type="dxa"/>
            <w:tcBorders>
              <w:top w:val="single" w:sz="4" w:space="0" w:color="auto"/>
              <w:left w:val="single" w:sz="4" w:space="0" w:color="auto"/>
              <w:bottom w:val="single" w:sz="4" w:space="0" w:color="auto"/>
              <w:right w:val="single" w:sz="4" w:space="0" w:color="auto"/>
            </w:tcBorders>
          </w:tcPr>
          <w:p w14:paraId="1602029B"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62AAE3A" w14:textId="77777777" w:rsidR="00BA2DBB" w:rsidRPr="00FA7F13" w:rsidRDefault="00BA2DBB" w:rsidP="00E24DF9">
            <w:pPr>
              <w:spacing w:before="60" w:after="60"/>
              <w:jc w:val="left"/>
              <w:rPr>
                <w:sz w:val="16"/>
                <w:szCs w:val="16"/>
              </w:rPr>
            </w:pPr>
            <w:r w:rsidRPr="00FA7F13">
              <w:rPr>
                <w:sz w:val="16"/>
                <w:szCs w:val="16"/>
              </w:rPr>
              <w:t>DrawingInstruction</w:t>
            </w:r>
          </w:p>
        </w:tc>
        <w:tc>
          <w:tcPr>
            <w:tcW w:w="3861" w:type="dxa"/>
            <w:tcBorders>
              <w:top w:val="single" w:sz="4" w:space="0" w:color="auto"/>
              <w:left w:val="single" w:sz="4" w:space="0" w:color="auto"/>
              <w:bottom w:val="single" w:sz="4" w:space="0" w:color="auto"/>
              <w:right w:val="single" w:sz="4" w:space="0" w:color="auto"/>
            </w:tcBorders>
          </w:tcPr>
          <w:p w14:paraId="0E6AD093" w14:textId="77777777" w:rsidR="00BA2DBB" w:rsidRPr="00FA7F13" w:rsidRDefault="00BA2DBB" w:rsidP="00E24DF9">
            <w:pPr>
              <w:spacing w:before="60" w:after="60"/>
              <w:jc w:val="left"/>
              <w:rPr>
                <w:sz w:val="16"/>
                <w:szCs w:val="16"/>
              </w:rPr>
            </w:pPr>
            <w:r w:rsidRPr="00FA7F13">
              <w:rPr>
                <w:sz w:val="16"/>
                <w:szCs w:val="16"/>
              </w:rPr>
              <w:t>Abstract base class for all</w:t>
            </w:r>
            <w:r w:rsidR="00E24DF9" w:rsidRPr="00FA7F13">
              <w:rPr>
                <w:sz w:val="16"/>
                <w:szCs w:val="16"/>
              </w:rPr>
              <w:t xml:space="preserve"> drawing instructions</w:t>
            </w:r>
          </w:p>
        </w:tc>
        <w:tc>
          <w:tcPr>
            <w:tcW w:w="709" w:type="dxa"/>
            <w:tcBorders>
              <w:top w:val="single" w:sz="4" w:space="0" w:color="auto"/>
              <w:left w:val="single" w:sz="4" w:space="0" w:color="auto"/>
              <w:bottom w:val="single" w:sz="4" w:space="0" w:color="auto"/>
              <w:right w:val="single" w:sz="4" w:space="0" w:color="auto"/>
            </w:tcBorders>
          </w:tcPr>
          <w:p w14:paraId="32D0414A"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7A657BF6"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71AA7A9A" w14:textId="77777777" w:rsidTr="00E24DF9">
        <w:tc>
          <w:tcPr>
            <w:tcW w:w="1242" w:type="dxa"/>
            <w:tcBorders>
              <w:top w:val="single" w:sz="4" w:space="0" w:color="auto"/>
              <w:left w:val="single" w:sz="4" w:space="0" w:color="auto"/>
              <w:bottom w:val="single" w:sz="4" w:space="0" w:color="auto"/>
              <w:right w:val="single" w:sz="4" w:space="0" w:color="auto"/>
            </w:tcBorders>
          </w:tcPr>
          <w:p w14:paraId="2C09601E"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EB92806" w14:textId="77777777" w:rsidR="00BA2DBB" w:rsidRPr="00FA7F13" w:rsidRDefault="00BA2DBB" w:rsidP="00E24DF9">
            <w:pPr>
              <w:spacing w:before="60" w:after="60"/>
              <w:jc w:val="left"/>
              <w:rPr>
                <w:sz w:val="16"/>
                <w:szCs w:val="16"/>
              </w:rPr>
            </w:pPr>
            <w:r w:rsidRPr="00FA7F13">
              <w:rPr>
                <w:sz w:val="16"/>
                <w:szCs w:val="16"/>
              </w:rPr>
              <w:t>viewingGroup</w:t>
            </w:r>
          </w:p>
        </w:tc>
        <w:tc>
          <w:tcPr>
            <w:tcW w:w="3861" w:type="dxa"/>
            <w:tcBorders>
              <w:top w:val="single" w:sz="4" w:space="0" w:color="auto"/>
              <w:left w:val="single" w:sz="4" w:space="0" w:color="auto"/>
              <w:bottom w:val="single" w:sz="4" w:space="0" w:color="auto"/>
              <w:right w:val="single" w:sz="4" w:space="0" w:color="auto"/>
            </w:tcBorders>
          </w:tcPr>
          <w:p w14:paraId="2041792D" w14:textId="77777777" w:rsidR="00BA2DBB" w:rsidRPr="00FA7F13" w:rsidRDefault="00BA2DBB" w:rsidP="00E24DF9">
            <w:pPr>
              <w:spacing w:before="60" w:after="60"/>
              <w:jc w:val="left"/>
              <w:rPr>
                <w:sz w:val="16"/>
                <w:szCs w:val="16"/>
              </w:rPr>
            </w:pPr>
            <w:r w:rsidRPr="00FA7F13">
              <w:rPr>
                <w:sz w:val="16"/>
                <w:szCs w:val="16"/>
              </w:rPr>
              <w:t xml:space="preserve">The viewing group </w:t>
            </w:r>
            <w:r w:rsidR="00E24DF9" w:rsidRPr="00FA7F13">
              <w:rPr>
                <w:sz w:val="16"/>
                <w:szCs w:val="16"/>
              </w:rPr>
              <w:t>the instruction is assigned to</w:t>
            </w:r>
          </w:p>
        </w:tc>
        <w:tc>
          <w:tcPr>
            <w:tcW w:w="709" w:type="dxa"/>
            <w:tcBorders>
              <w:top w:val="single" w:sz="4" w:space="0" w:color="auto"/>
              <w:left w:val="single" w:sz="4" w:space="0" w:color="auto"/>
              <w:bottom w:val="single" w:sz="4" w:space="0" w:color="auto"/>
              <w:right w:val="single" w:sz="4" w:space="0" w:color="auto"/>
            </w:tcBorders>
          </w:tcPr>
          <w:p w14:paraId="0AD264BB"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446F01F2"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41E10870" w14:textId="77777777" w:rsidTr="00E24DF9">
        <w:tc>
          <w:tcPr>
            <w:tcW w:w="1242" w:type="dxa"/>
            <w:tcBorders>
              <w:top w:val="single" w:sz="4" w:space="0" w:color="auto"/>
              <w:left w:val="single" w:sz="4" w:space="0" w:color="auto"/>
              <w:bottom w:val="single" w:sz="4" w:space="0" w:color="auto"/>
              <w:right w:val="single" w:sz="4" w:space="0" w:color="auto"/>
            </w:tcBorders>
          </w:tcPr>
          <w:p w14:paraId="342E500B"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FC197A0" w14:textId="77777777" w:rsidR="00BA2DBB" w:rsidRPr="00FA7F13" w:rsidRDefault="00BA2DBB" w:rsidP="00E24DF9">
            <w:pPr>
              <w:spacing w:before="60" w:after="60"/>
              <w:jc w:val="left"/>
              <w:rPr>
                <w:sz w:val="16"/>
                <w:szCs w:val="16"/>
              </w:rPr>
            </w:pPr>
            <w:r w:rsidRPr="00FA7F13">
              <w:rPr>
                <w:sz w:val="16"/>
                <w:szCs w:val="16"/>
              </w:rPr>
              <w:t>displayPlane</w:t>
            </w:r>
          </w:p>
        </w:tc>
        <w:tc>
          <w:tcPr>
            <w:tcW w:w="3861" w:type="dxa"/>
            <w:tcBorders>
              <w:top w:val="single" w:sz="4" w:space="0" w:color="auto"/>
              <w:left w:val="single" w:sz="4" w:space="0" w:color="auto"/>
              <w:bottom w:val="single" w:sz="4" w:space="0" w:color="auto"/>
              <w:right w:val="single" w:sz="4" w:space="0" w:color="auto"/>
            </w:tcBorders>
          </w:tcPr>
          <w:p w14:paraId="70E2C8F6" w14:textId="77777777" w:rsidR="00BA2DBB" w:rsidRPr="00FA7F13" w:rsidRDefault="00BA2DBB" w:rsidP="00E24DF9">
            <w:pPr>
              <w:spacing w:before="60" w:after="60"/>
              <w:jc w:val="left"/>
              <w:rPr>
                <w:sz w:val="16"/>
                <w:szCs w:val="16"/>
              </w:rPr>
            </w:pPr>
            <w:r w:rsidRPr="00FA7F13">
              <w:rPr>
                <w:sz w:val="16"/>
                <w:szCs w:val="16"/>
              </w:rPr>
              <w:t>The display plane the instruction is assigned to</w:t>
            </w:r>
          </w:p>
        </w:tc>
        <w:tc>
          <w:tcPr>
            <w:tcW w:w="709" w:type="dxa"/>
            <w:tcBorders>
              <w:top w:val="single" w:sz="4" w:space="0" w:color="auto"/>
              <w:left w:val="single" w:sz="4" w:space="0" w:color="auto"/>
              <w:bottom w:val="single" w:sz="4" w:space="0" w:color="auto"/>
              <w:right w:val="single" w:sz="4" w:space="0" w:color="auto"/>
            </w:tcBorders>
          </w:tcPr>
          <w:p w14:paraId="47447EAD"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29BC8FAF"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38450CC5" w14:textId="77777777" w:rsidTr="00E24DF9">
        <w:tc>
          <w:tcPr>
            <w:tcW w:w="1242" w:type="dxa"/>
            <w:tcBorders>
              <w:top w:val="single" w:sz="4" w:space="0" w:color="auto"/>
              <w:left w:val="single" w:sz="4" w:space="0" w:color="auto"/>
              <w:bottom w:val="single" w:sz="4" w:space="0" w:color="auto"/>
              <w:right w:val="single" w:sz="4" w:space="0" w:color="auto"/>
            </w:tcBorders>
          </w:tcPr>
          <w:p w14:paraId="710D7EAF"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DC20326" w14:textId="77777777" w:rsidR="00BA2DBB" w:rsidRPr="00FA7F13" w:rsidRDefault="00BA2DBB" w:rsidP="00E24DF9">
            <w:pPr>
              <w:spacing w:before="60" w:after="60"/>
              <w:jc w:val="left"/>
              <w:rPr>
                <w:sz w:val="16"/>
                <w:szCs w:val="16"/>
              </w:rPr>
            </w:pPr>
            <w:r w:rsidRPr="00FA7F13">
              <w:rPr>
                <w:sz w:val="16"/>
                <w:szCs w:val="16"/>
              </w:rPr>
              <w:t>drawingPriority</w:t>
            </w:r>
          </w:p>
        </w:tc>
        <w:tc>
          <w:tcPr>
            <w:tcW w:w="3861" w:type="dxa"/>
            <w:tcBorders>
              <w:top w:val="single" w:sz="4" w:space="0" w:color="auto"/>
              <w:left w:val="single" w:sz="4" w:space="0" w:color="auto"/>
              <w:bottom w:val="single" w:sz="4" w:space="0" w:color="auto"/>
              <w:right w:val="single" w:sz="4" w:space="0" w:color="auto"/>
            </w:tcBorders>
          </w:tcPr>
          <w:p w14:paraId="06FFA126" w14:textId="77777777" w:rsidR="00BA2DBB" w:rsidRPr="00FA7F13" w:rsidRDefault="00BA2DBB" w:rsidP="00E24DF9">
            <w:pPr>
              <w:spacing w:before="60" w:after="60"/>
              <w:jc w:val="left"/>
              <w:rPr>
                <w:sz w:val="16"/>
                <w:szCs w:val="16"/>
              </w:rPr>
            </w:pPr>
            <w:r w:rsidRPr="00FA7F13">
              <w:rPr>
                <w:sz w:val="16"/>
                <w:szCs w:val="16"/>
              </w:rPr>
              <w:t xml:space="preserve">The priority that defines the order </w:t>
            </w:r>
            <w:r w:rsidR="00E24DF9" w:rsidRPr="00FA7F13">
              <w:rPr>
                <w:sz w:val="16"/>
                <w:szCs w:val="16"/>
              </w:rPr>
              <w:t>of drawing</w:t>
            </w:r>
          </w:p>
        </w:tc>
        <w:tc>
          <w:tcPr>
            <w:tcW w:w="709" w:type="dxa"/>
            <w:tcBorders>
              <w:top w:val="single" w:sz="4" w:space="0" w:color="auto"/>
              <w:left w:val="single" w:sz="4" w:space="0" w:color="auto"/>
              <w:bottom w:val="single" w:sz="4" w:space="0" w:color="auto"/>
              <w:right w:val="single" w:sz="4" w:space="0" w:color="auto"/>
            </w:tcBorders>
          </w:tcPr>
          <w:p w14:paraId="17D5E834"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439CB9E"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4A2DBDBC" w14:textId="77777777" w:rsidTr="00E24DF9">
        <w:tc>
          <w:tcPr>
            <w:tcW w:w="1242" w:type="dxa"/>
            <w:tcBorders>
              <w:top w:val="single" w:sz="4" w:space="0" w:color="auto"/>
              <w:left w:val="single" w:sz="4" w:space="0" w:color="auto"/>
              <w:bottom w:val="single" w:sz="4" w:space="0" w:color="auto"/>
              <w:right w:val="single" w:sz="4" w:space="0" w:color="auto"/>
            </w:tcBorders>
          </w:tcPr>
          <w:p w14:paraId="4C07A706"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C9F79A1" w14:textId="77777777" w:rsidR="00BA2DBB" w:rsidRPr="00FA7F13" w:rsidRDefault="00BA2DBB" w:rsidP="00E24DF9">
            <w:pPr>
              <w:spacing w:before="60" w:after="60"/>
              <w:jc w:val="left"/>
              <w:rPr>
                <w:sz w:val="16"/>
                <w:szCs w:val="16"/>
              </w:rPr>
            </w:pPr>
            <w:r w:rsidRPr="00FA7F13">
              <w:rPr>
                <w:sz w:val="16"/>
                <w:szCs w:val="16"/>
              </w:rPr>
              <w:t>scaleMinimum</w:t>
            </w:r>
          </w:p>
        </w:tc>
        <w:tc>
          <w:tcPr>
            <w:tcW w:w="3861" w:type="dxa"/>
            <w:tcBorders>
              <w:top w:val="single" w:sz="4" w:space="0" w:color="auto"/>
              <w:left w:val="single" w:sz="4" w:space="0" w:color="auto"/>
              <w:bottom w:val="single" w:sz="4" w:space="0" w:color="auto"/>
              <w:right w:val="single" w:sz="4" w:space="0" w:color="auto"/>
            </w:tcBorders>
          </w:tcPr>
          <w:p w14:paraId="6D09F744" w14:textId="77777777" w:rsidR="00BA2DBB" w:rsidRPr="00FA7F13" w:rsidRDefault="00BA2DBB" w:rsidP="00E24DF9">
            <w:pPr>
              <w:spacing w:before="60" w:after="60"/>
              <w:jc w:val="left"/>
              <w:rPr>
                <w:sz w:val="16"/>
                <w:szCs w:val="16"/>
              </w:rPr>
            </w:pPr>
            <w:r w:rsidRPr="00FA7F13">
              <w:rPr>
                <w:sz w:val="16"/>
                <w:szCs w:val="16"/>
              </w:rPr>
              <w:t xml:space="preserve">Scale denominator to define the minimum scale for which the instruction will be shown. If not </w:t>
            </w:r>
            <w:r w:rsidR="00E24DF9" w:rsidRPr="00FA7F13">
              <w:rPr>
                <w:sz w:val="16"/>
                <w:szCs w:val="16"/>
              </w:rPr>
              <w:t>given there is no minimum scale</w:t>
            </w:r>
          </w:p>
        </w:tc>
        <w:tc>
          <w:tcPr>
            <w:tcW w:w="709" w:type="dxa"/>
            <w:tcBorders>
              <w:top w:val="single" w:sz="4" w:space="0" w:color="auto"/>
              <w:left w:val="single" w:sz="4" w:space="0" w:color="auto"/>
              <w:bottom w:val="single" w:sz="4" w:space="0" w:color="auto"/>
              <w:right w:val="single" w:sz="4" w:space="0" w:color="auto"/>
            </w:tcBorders>
          </w:tcPr>
          <w:p w14:paraId="325FED7B"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2526523D"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26B0BB16" w14:textId="77777777" w:rsidTr="00E24DF9">
        <w:tc>
          <w:tcPr>
            <w:tcW w:w="1242" w:type="dxa"/>
            <w:tcBorders>
              <w:top w:val="single" w:sz="4" w:space="0" w:color="auto"/>
              <w:left w:val="single" w:sz="4" w:space="0" w:color="auto"/>
              <w:bottom w:val="single" w:sz="4" w:space="0" w:color="auto"/>
              <w:right w:val="single" w:sz="4" w:space="0" w:color="auto"/>
            </w:tcBorders>
          </w:tcPr>
          <w:p w14:paraId="57D4AB63"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4BFE9DB" w14:textId="77777777" w:rsidR="00BA2DBB" w:rsidRPr="00FA7F13" w:rsidRDefault="00BA2DBB" w:rsidP="00E24DF9">
            <w:pPr>
              <w:spacing w:before="60" w:after="60"/>
              <w:jc w:val="left"/>
              <w:rPr>
                <w:sz w:val="16"/>
                <w:szCs w:val="16"/>
              </w:rPr>
            </w:pPr>
            <w:r w:rsidRPr="00FA7F13">
              <w:rPr>
                <w:sz w:val="16"/>
                <w:szCs w:val="16"/>
              </w:rPr>
              <w:t>scaleMaximum</w:t>
            </w:r>
          </w:p>
        </w:tc>
        <w:tc>
          <w:tcPr>
            <w:tcW w:w="3861" w:type="dxa"/>
            <w:tcBorders>
              <w:top w:val="single" w:sz="4" w:space="0" w:color="auto"/>
              <w:left w:val="single" w:sz="4" w:space="0" w:color="auto"/>
              <w:bottom w:val="single" w:sz="4" w:space="0" w:color="auto"/>
              <w:right w:val="single" w:sz="4" w:space="0" w:color="auto"/>
            </w:tcBorders>
          </w:tcPr>
          <w:p w14:paraId="217B37D3" w14:textId="77777777" w:rsidR="00BA2DBB" w:rsidRPr="00FA7F13" w:rsidRDefault="00BA2DBB" w:rsidP="00E24DF9">
            <w:pPr>
              <w:spacing w:before="60" w:after="60"/>
              <w:jc w:val="left"/>
              <w:rPr>
                <w:sz w:val="16"/>
                <w:szCs w:val="16"/>
              </w:rPr>
            </w:pPr>
            <w:r w:rsidRPr="00FA7F13">
              <w:rPr>
                <w:sz w:val="16"/>
                <w:szCs w:val="16"/>
              </w:rPr>
              <w:t xml:space="preserve">Scale denominator to define the maximum scale for which the instruction will be shown. If not </w:t>
            </w:r>
            <w:r w:rsidR="00E24DF9" w:rsidRPr="00FA7F13">
              <w:rPr>
                <w:sz w:val="16"/>
                <w:szCs w:val="16"/>
              </w:rPr>
              <w:t>given there is no maximum scale</w:t>
            </w:r>
          </w:p>
        </w:tc>
        <w:tc>
          <w:tcPr>
            <w:tcW w:w="709" w:type="dxa"/>
            <w:tcBorders>
              <w:top w:val="single" w:sz="4" w:space="0" w:color="auto"/>
              <w:left w:val="single" w:sz="4" w:space="0" w:color="auto"/>
              <w:bottom w:val="single" w:sz="4" w:space="0" w:color="auto"/>
              <w:right w:val="single" w:sz="4" w:space="0" w:color="auto"/>
            </w:tcBorders>
          </w:tcPr>
          <w:p w14:paraId="0F195526"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59E44ED2"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124E0CA9" w14:textId="77777777" w:rsidTr="00E24DF9">
        <w:tc>
          <w:tcPr>
            <w:tcW w:w="1242" w:type="dxa"/>
            <w:tcBorders>
              <w:top w:val="single" w:sz="4" w:space="0" w:color="auto"/>
              <w:left w:val="single" w:sz="4" w:space="0" w:color="auto"/>
              <w:bottom w:val="single" w:sz="4" w:space="0" w:color="auto"/>
              <w:right w:val="single" w:sz="4" w:space="0" w:color="auto"/>
            </w:tcBorders>
          </w:tcPr>
          <w:p w14:paraId="65060AF0"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3DE921F" w14:textId="77777777" w:rsidR="00BA2DBB" w:rsidRPr="00FA7F13" w:rsidRDefault="00BA2DBB" w:rsidP="00E24DF9">
            <w:pPr>
              <w:spacing w:before="60" w:after="60"/>
              <w:jc w:val="left"/>
              <w:rPr>
                <w:sz w:val="16"/>
                <w:szCs w:val="16"/>
              </w:rPr>
            </w:pPr>
            <w:r w:rsidRPr="00FA7F13">
              <w:rPr>
                <w:sz w:val="16"/>
                <w:szCs w:val="16"/>
              </w:rPr>
              <w:t>featureReference</w:t>
            </w:r>
          </w:p>
        </w:tc>
        <w:tc>
          <w:tcPr>
            <w:tcW w:w="3861" w:type="dxa"/>
            <w:tcBorders>
              <w:top w:val="single" w:sz="4" w:space="0" w:color="auto"/>
              <w:left w:val="single" w:sz="4" w:space="0" w:color="auto"/>
              <w:bottom w:val="single" w:sz="4" w:space="0" w:color="auto"/>
              <w:right w:val="single" w:sz="4" w:space="0" w:color="auto"/>
            </w:tcBorders>
          </w:tcPr>
          <w:p w14:paraId="7C988F8B" w14:textId="77777777" w:rsidR="00BA2DBB" w:rsidRPr="00FA7F13" w:rsidRDefault="00BA2DBB" w:rsidP="00E24DF9">
            <w:pPr>
              <w:spacing w:before="60" w:after="60"/>
              <w:jc w:val="left"/>
              <w:rPr>
                <w:sz w:val="16"/>
                <w:szCs w:val="16"/>
              </w:rPr>
            </w:pPr>
            <w:r w:rsidRPr="00FA7F13">
              <w:rPr>
                <w:sz w:val="16"/>
                <w:szCs w:val="16"/>
              </w:rPr>
              <w:t>The reference to the feature type that will</w:t>
            </w:r>
            <w:r w:rsidR="00E24DF9" w:rsidRPr="00FA7F13">
              <w:rPr>
                <w:sz w:val="16"/>
                <w:szCs w:val="16"/>
              </w:rPr>
              <w:t xml:space="preserve"> be depicted by the instruction</w:t>
            </w:r>
          </w:p>
        </w:tc>
        <w:tc>
          <w:tcPr>
            <w:tcW w:w="709" w:type="dxa"/>
            <w:tcBorders>
              <w:top w:val="single" w:sz="4" w:space="0" w:color="auto"/>
              <w:left w:val="single" w:sz="4" w:space="0" w:color="auto"/>
              <w:bottom w:val="single" w:sz="4" w:space="0" w:color="auto"/>
              <w:right w:val="single" w:sz="4" w:space="0" w:color="auto"/>
            </w:tcBorders>
          </w:tcPr>
          <w:p w14:paraId="03C7B100"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1EDDF6E3" w14:textId="77777777" w:rsidR="00BA2DBB" w:rsidRPr="00FA7F13" w:rsidRDefault="00BA2DBB" w:rsidP="00E24DF9">
            <w:pPr>
              <w:spacing w:before="60" w:after="60"/>
              <w:jc w:val="left"/>
              <w:rPr>
                <w:sz w:val="16"/>
                <w:szCs w:val="16"/>
              </w:rPr>
            </w:pPr>
            <w:r w:rsidRPr="00FA7F13">
              <w:rPr>
                <w:sz w:val="16"/>
                <w:szCs w:val="16"/>
              </w:rPr>
              <w:t>FeatureReference</w:t>
            </w:r>
          </w:p>
          <w:p w14:paraId="44552A8C" w14:textId="77777777" w:rsidR="00BA2DBB" w:rsidRPr="00FA7F13" w:rsidRDefault="00BA2DBB" w:rsidP="00E24DF9">
            <w:pPr>
              <w:spacing w:before="60" w:after="60"/>
              <w:jc w:val="left"/>
              <w:rPr>
                <w:sz w:val="16"/>
                <w:szCs w:val="16"/>
              </w:rPr>
            </w:pPr>
          </w:p>
        </w:tc>
      </w:tr>
      <w:tr w:rsidR="00BA2DBB" w:rsidRPr="00FA7F13" w14:paraId="2DA4C365" w14:textId="77777777" w:rsidTr="00E24DF9">
        <w:tc>
          <w:tcPr>
            <w:tcW w:w="1242" w:type="dxa"/>
            <w:tcBorders>
              <w:top w:val="single" w:sz="4" w:space="0" w:color="auto"/>
              <w:left w:val="single" w:sz="4" w:space="0" w:color="auto"/>
              <w:bottom w:val="single" w:sz="4" w:space="0" w:color="auto"/>
              <w:right w:val="single" w:sz="4" w:space="0" w:color="auto"/>
            </w:tcBorders>
          </w:tcPr>
          <w:p w14:paraId="57487407"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1981912" w14:textId="77777777" w:rsidR="00BA2DBB" w:rsidRPr="00FA7F13" w:rsidRDefault="00BA2DBB" w:rsidP="00E24DF9">
            <w:pPr>
              <w:spacing w:before="60" w:after="60"/>
              <w:jc w:val="left"/>
              <w:rPr>
                <w:sz w:val="16"/>
                <w:szCs w:val="16"/>
              </w:rPr>
            </w:pPr>
            <w:r w:rsidRPr="00FA7F13">
              <w:rPr>
                <w:sz w:val="16"/>
                <w:szCs w:val="16"/>
              </w:rPr>
              <w:t>spatialReference</w:t>
            </w:r>
          </w:p>
        </w:tc>
        <w:tc>
          <w:tcPr>
            <w:tcW w:w="3861" w:type="dxa"/>
            <w:tcBorders>
              <w:top w:val="single" w:sz="4" w:space="0" w:color="auto"/>
              <w:left w:val="single" w:sz="4" w:space="0" w:color="auto"/>
              <w:bottom w:val="single" w:sz="4" w:space="0" w:color="auto"/>
              <w:right w:val="single" w:sz="4" w:space="0" w:color="auto"/>
            </w:tcBorders>
          </w:tcPr>
          <w:p w14:paraId="130689EE" w14:textId="77777777" w:rsidR="00BA2DBB" w:rsidRPr="00FA7F13" w:rsidRDefault="00BA2DBB" w:rsidP="00E24DF9">
            <w:pPr>
              <w:spacing w:before="60" w:after="60"/>
              <w:jc w:val="left"/>
              <w:rPr>
                <w:sz w:val="16"/>
                <w:szCs w:val="16"/>
              </w:rPr>
            </w:pPr>
            <w:r w:rsidRPr="00FA7F13">
              <w:rPr>
                <w:sz w:val="16"/>
                <w:szCs w:val="16"/>
              </w:rPr>
              <w:t>The reference(s) to the spatial type components of the feature that defines the geometry used for the depiction. Not used when the entire geometry of</w:t>
            </w:r>
            <w:r w:rsidR="00E24DF9" w:rsidRPr="00FA7F13">
              <w:rPr>
                <w:sz w:val="16"/>
                <w:szCs w:val="16"/>
              </w:rPr>
              <w:t xml:space="preserve"> the feature should be depicted</w:t>
            </w:r>
          </w:p>
        </w:tc>
        <w:tc>
          <w:tcPr>
            <w:tcW w:w="709" w:type="dxa"/>
            <w:tcBorders>
              <w:top w:val="single" w:sz="4" w:space="0" w:color="auto"/>
              <w:left w:val="single" w:sz="4" w:space="0" w:color="auto"/>
              <w:bottom w:val="single" w:sz="4" w:space="0" w:color="auto"/>
              <w:right w:val="single" w:sz="4" w:space="0" w:color="auto"/>
            </w:tcBorders>
          </w:tcPr>
          <w:p w14:paraId="7CE62063" w14:textId="77777777" w:rsidR="00BA2DBB" w:rsidRPr="00FA7F13" w:rsidRDefault="00BA2DBB" w:rsidP="00E24DF9">
            <w:pPr>
              <w:spacing w:before="60" w:after="60"/>
              <w:jc w:val="center"/>
              <w:rPr>
                <w:sz w:val="16"/>
                <w:szCs w:val="16"/>
              </w:rPr>
            </w:pPr>
            <w:r w:rsidRPr="00FA7F13">
              <w:rPr>
                <w:sz w:val="16"/>
                <w:szCs w:val="16"/>
              </w:rPr>
              <w:t>0..*</w:t>
            </w:r>
          </w:p>
        </w:tc>
        <w:tc>
          <w:tcPr>
            <w:tcW w:w="1809" w:type="dxa"/>
            <w:tcBorders>
              <w:top w:val="single" w:sz="4" w:space="0" w:color="auto"/>
              <w:left w:val="single" w:sz="4" w:space="0" w:color="auto"/>
              <w:bottom w:val="single" w:sz="4" w:space="0" w:color="auto"/>
              <w:right w:val="single" w:sz="4" w:space="0" w:color="auto"/>
            </w:tcBorders>
          </w:tcPr>
          <w:p w14:paraId="23756742" w14:textId="77777777" w:rsidR="00BA2DBB" w:rsidRPr="00FA7F13" w:rsidRDefault="00BA2DBB" w:rsidP="00E24DF9">
            <w:pPr>
              <w:spacing w:before="60" w:after="60"/>
              <w:jc w:val="left"/>
              <w:rPr>
                <w:sz w:val="16"/>
                <w:szCs w:val="16"/>
              </w:rPr>
            </w:pPr>
            <w:r w:rsidRPr="00FA7F13">
              <w:rPr>
                <w:sz w:val="16"/>
                <w:szCs w:val="16"/>
              </w:rPr>
              <w:t>SpatialReference</w:t>
            </w:r>
          </w:p>
          <w:p w14:paraId="6A071B07" w14:textId="77777777" w:rsidR="00BA2DBB" w:rsidRPr="00FA7F13" w:rsidRDefault="00BA2DBB" w:rsidP="00E24DF9">
            <w:pPr>
              <w:spacing w:before="60" w:after="60"/>
              <w:jc w:val="left"/>
              <w:rPr>
                <w:sz w:val="16"/>
                <w:szCs w:val="16"/>
              </w:rPr>
            </w:pPr>
          </w:p>
        </w:tc>
      </w:tr>
      <w:tr w:rsidR="004E1D86" w:rsidRPr="00FA7F13" w14:paraId="305ABBB3" w14:textId="77777777" w:rsidTr="00E24DF9">
        <w:trPr>
          <w:ins w:id="72" w:author="David M. Grant" w:date="2019-08-08T11:03:00Z"/>
        </w:trPr>
        <w:tc>
          <w:tcPr>
            <w:tcW w:w="1242" w:type="dxa"/>
            <w:tcBorders>
              <w:top w:val="single" w:sz="4" w:space="0" w:color="auto"/>
              <w:left w:val="single" w:sz="4" w:space="0" w:color="auto"/>
              <w:bottom w:val="single" w:sz="4" w:space="0" w:color="auto"/>
              <w:right w:val="single" w:sz="4" w:space="0" w:color="auto"/>
            </w:tcBorders>
          </w:tcPr>
          <w:p w14:paraId="24E8CA17" w14:textId="77777777" w:rsidR="004E1D86" w:rsidRPr="00FA7F13" w:rsidRDefault="004E1D86" w:rsidP="00E24DF9">
            <w:pPr>
              <w:spacing w:before="60" w:after="60"/>
              <w:jc w:val="left"/>
              <w:rPr>
                <w:ins w:id="73" w:author="David M. Grant" w:date="2019-08-08T11:03:00Z"/>
                <w:sz w:val="16"/>
                <w:szCs w:val="16"/>
              </w:rPr>
            </w:pPr>
            <w:ins w:id="74" w:author="David M. Grant" w:date="2019-08-08T11:03:00Z">
              <w:r>
                <w:rPr>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119DAA60" w14:textId="77777777" w:rsidR="004E1D86" w:rsidRPr="00FA7F13" w:rsidRDefault="004E1D86" w:rsidP="00E24DF9">
            <w:pPr>
              <w:spacing w:before="60" w:after="60"/>
              <w:jc w:val="left"/>
              <w:rPr>
                <w:ins w:id="75" w:author="David M. Grant" w:date="2019-08-08T11:03:00Z"/>
                <w:sz w:val="16"/>
                <w:szCs w:val="16"/>
              </w:rPr>
            </w:pPr>
            <w:ins w:id="76" w:author="David M. Grant" w:date="2019-08-08T11:03:00Z">
              <w:r>
                <w:rPr>
                  <w:sz w:val="16"/>
                  <w:szCs w:val="16"/>
                </w:rPr>
                <w:t>alertReference</w:t>
              </w:r>
            </w:ins>
          </w:p>
        </w:tc>
        <w:tc>
          <w:tcPr>
            <w:tcW w:w="3861" w:type="dxa"/>
            <w:tcBorders>
              <w:top w:val="single" w:sz="4" w:space="0" w:color="auto"/>
              <w:left w:val="single" w:sz="4" w:space="0" w:color="auto"/>
              <w:bottom w:val="single" w:sz="4" w:space="0" w:color="auto"/>
              <w:right w:val="single" w:sz="4" w:space="0" w:color="auto"/>
            </w:tcBorders>
          </w:tcPr>
          <w:p w14:paraId="689DEC6E" w14:textId="77777777" w:rsidR="004E1D86" w:rsidRPr="00FA7F13" w:rsidRDefault="004E1D86" w:rsidP="004E1D86">
            <w:pPr>
              <w:spacing w:before="60" w:after="60"/>
              <w:jc w:val="left"/>
              <w:rPr>
                <w:ins w:id="77" w:author="David M. Grant" w:date="2019-08-08T11:03:00Z"/>
                <w:sz w:val="16"/>
                <w:szCs w:val="16"/>
              </w:rPr>
            </w:pPr>
            <w:ins w:id="78" w:author="David M. Grant" w:date="2019-08-08T11:04:00Z">
              <w:r>
                <w:rPr>
                  <w:sz w:val="16"/>
                  <w:szCs w:val="16"/>
                </w:rPr>
                <w:t>The reference to the alert in the alert catalogue that is triggered by the geometry of the instruction.</w:t>
              </w:r>
            </w:ins>
          </w:p>
        </w:tc>
        <w:tc>
          <w:tcPr>
            <w:tcW w:w="709" w:type="dxa"/>
            <w:tcBorders>
              <w:top w:val="single" w:sz="4" w:space="0" w:color="auto"/>
              <w:left w:val="single" w:sz="4" w:space="0" w:color="auto"/>
              <w:bottom w:val="single" w:sz="4" w:space="0" w:color="auto"/>
              <w:right w:val="single" w:sz="4" w:space="0" w:color="auto"/>
            </w:tcBorders>
          </w:tcPr>
          <w:p w14:paraId="0D8423B6" w14:textId="77777777" w:rsidR="004E1D86" w:rsidRPr="00FA7F13" w:rsidRDefault="004E1D86" w:rsidP="00E24DF9">
            <w:pPr>
              <w:spacing w:before="60" w:after="60"/>
              <w:jc w:val="center"/>
              <w:rPr>
                <w:ins w:id="79" w:author="David M. Grant" w:date="2019-08-08T11:03:00Z"/>
                <w:sz w:val="16"/>
                <w:szCs w:val="16"/>
              </w:rPr>
            </w:pPr>
            <w:ins w:id="80" w:author="David M. Grant" w:date="2019-08-08T11:03:00Z">
              <w:r>
                <w:rPr>
                  <w:sz w:val="16"/>
                  <w:szCs w:val="16"/>
                </w:rPr>
                <w:t>0..1</w:t>
              </w:r>
            </w:ins>
          </w:p>
        </w:tc>
        <w:tc>
          <w:tcPr>
            <w:tcW w:w="1809" w:type="dxa"/>
            <w:tcBorders>
              <w:top w:val="single" w:sz="4" w:space="0" w:color="auto"/>
              <w:left w:val="single" w:sz="4" w:space="0" w:color="auto"/>
              <w:bottom w:val="single" w:sz="4" w:space="0" w:color="auto"/>
              <w:right w:val="single" w:sz="4" w:space="0" w:color="auto"/>
            </w:tcBorders>
          </w:tcPr>
          <w:p w14:paraId="215AB83D" w14:textId="77777777" w:rsidR="004E1D86" w:rsidRPr="00FA7F13" w:rsidRDefault="004E1D86" w:rsidP="00E24DF9">
            <w:pPr>
              <w:spacing w:before="60" w:after="60"/>
              <w:jc w:val="left"/>
              <w:rPr>
                <w:ins w:id="81" w:author="David M. Grant" w:date="2019-08-08T11:03:00Z"/>
                <w:sz w:val="16"/>
                <w:szCs w:val="16"/>
              </w:rPr>
            </w:pPr>
            <w:ins w:id="82" w:author="David M. Grant" w:date="2019-08-08T11:04:00Z">
              <w:r>
                <w:rPr>
                  <w:sz w:val="16"/>
                  <w:szCs w:val="16"/>
                </w:rPr>
                <w:t>AlertReference</w:t>
              </w:r>
            </w:ins>
          </w:p>
        </w:tc>
      </w:tr>
    </w:tbl>
    <w:p w14:paraId="23DF9D11" w14:textId="77777777" w:rsidR="00BA2DBB" w:rsidRPr="00FA7F13" w:rsidRDefault="00BA2DBB" w:rsidP="00BA2DBB"/>
    <w:p w14:paraId="54996340" w14:textId="77777777" w:rsidR="00A73A7B" w:rsidRPr="00FA7F13" w:rsidRDefault="00A73A7B" w:rsidP="00531C7D">
      <w:pPr>
        <w:pStyle w:val="Heading3"/>
        <w:numPr>
          <w:ilvl w:val="2"/>
          <w:numId w:val="13"/>
        </w:numPr>
      </w:pPr>
      <w:bookmarkStart w:id="83" w:name="_Toc16161123"/>
      <w:r w:rsidRPr="00FA7F13">
        <w:t>FeatureReference</w:t>
      </w:r>
      <w:bookmarkEnd w:id="83"/>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43"/>
        <w:gridCol w:w="1809"/>
      </w:tblGrid>
      <w:tr w:rsidR="00BA2DBB" w:rsidRPr="00FA7F13" w14:paraId="7A5C4762"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1B81726F"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00FBA2E"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66656D9" w14:textId="77777777" w:rsidR="00BA2DBB" w:rsidRPr="00FA7F13" w:rsidRDefault="00BA2DBB" w:rsidP="00E24DF9">
            <w:pPr>
              <w:spacing w:before="60" w:after="60"/>
              <w:jc w:val="left"/>
              <w:rPr>
                <w:b/>
                <w:sz w:val="16"/>
                <w:szCs w:val="16"/>
              </w:rPr>
            </w:pPr>
            <w:r w:rsidRPr="00FA7F13">
              <w:rPr>
                <w:b/>
                <w:sz w:val="16"/>
                <w:szCs w:val="16"/>
              </w:rPr>
              <w:t>Description</w:t>
            </w:r>
          </w:p>
        </w:tc>
        <w:tc>
          <w:tcPr>
            <w:tcW w:w="743" w:type="dxa"/>
            <w:tcBorders>
              <w:top w:val="single" w:sz="4" w:space="0" w:color="auto"/>
              <w:left w:val="single" w:sz="4" w:space="0" w:color="auto"/>
              <w:bottom w:val="single" w:sz="4" w:space="0" w:color="auto"/>
              <w:right w:val="single" w:sz="4" w:space="0" w:color="auto"/>
            </w:tcBorders>
          </w:tcPr>
          <w:p w14:paraId="1F1E7809"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EEFA365"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1D7650D4" w14:textId="77777777" w:rsidTr="00E24DF9">
        <w:tc>
          <w:tcPr>
            <w:tcW w:w="1242" w:type="dxa"/>
            <w:tcBorders>
              <w:top w:val="single" w:sz="4" w:space="0" w:color="auto"/>
              <w:left w:val="single" w:sz="4" w:space="0" w:color="auto"/>
              <w:bottom w:val="single" w:sz="4" w:space="0" w:color="auto"/>
              <w:right w:val="single" w:sz="4" w:space="0" w:color="auto"/>
            </w:tcBorders>
          </w:tcPr>
          <w:p w14:paraId="412B77CF"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BA007C2" w14:textId="77777777" w:rsidR="00BA2DBB" w:rsidRPr="00FA7F13" w:rsidRDefault="00BA2DBB" w:rsidP="00E24DF9">
            <w:pPr>
              <w:spacing w:before="60" w:after="60"/>
              <w:jc w:val="left"/>
              <w:rPr>
                <w:sz w:val="16"/>
                <w:szCs w:val="16"/>
              </w:rPr>
            </w:pPr>
            <w:r w:rsidRPr="00FA7F13">
              <w:rPr>
                <w:sz w:val="16"/>
                <w:szCs w:val="16"/>
              </w:rPr>
              <w:t>FeatureReference</w:t>
            </w:r>
          </w:p>
        </w:tc>
        <w:tc>
          <w:tcPr>
            <w:tcW w:w="3827" w:type="dxa"/>
            <w:tcBorders>
              <w:top w:val="single" w:sz="4" w:space="0" w:color="auto"/>
              <w:left w:val="single" w:sz="4" w:space="0" w:color="auto"/>
              <w:bottom w:val="single" w:sz="4" w:space="0" w:color="auto"/>
              <w:right w:val="single" w:sz="4" w:space="0" w:color="auto"/>
            </w:tcBorders>
          </w:tcPr>
          <w:p w14:paraId="055662DD" w14:textId="77777777" w:rsidR="00BA2DBB" w:rsidRPr="00FA7F13" w:rsidRDefault="00BA2DBB" w:rsidP="00E24DF9">
            <w:pPr>
              <w:spacing w:before="60" w:after="60"/>
              <w:jc w:val="left"/>
              <w:rPr>
                <w:sz w:val="16"/>
                <w:szCs w:val="16"/>
              </w:rPr>
            </w:pPr>
            <w:r w:rsidRPr="00FA7F13">
              <w:rPr>
                <w:sz w:val="16"/>
                <w:szCs w:val="16"/>
              </w:rPr>
              <w:t>A reference to a feature type</w:t>
            </w:r>
          </w:p>
        </w:tc>
        <w:tc>
          <w:tcPr>
            <w:tcW w:w="743" w:type="dxa"/>
            <w:tcBorders>
              <w:top w:val="single" w:sz="4" w:space="0" w:color="auto"/>
              <w:left w:val="single" w:sz="4" w:space="0" w:color="auto"/>
              <w:bottom w:val="single" w:sz="4" w:space="0" w:color="auto"/>
              <w:right w:val="single" w:sz="4" w:space="0" w:color="auto"/>
            </w:tcBorders>
          </w:tcPr>
          <w:p w14:paraId="5E1B7367"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5E271C52"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0904A171" w14:textId="77777777" w:rsidTr="00E24DF9">
        <w:tc>
          <w:tcPr>
            <w:tcW w:w="1242" w:type="dxa"/>
            <w:tcBorders>
              <w:top w:val="single" w:sz="4" w:space="0" w:color="auto"/>
              <w:left w:val="single" w:sz="4" w:space="0" w:color="auto"/>
              <w:bottom w:val="single" w:sz="4" w:space="0" w:color="auto"/>
              <w:right w:val="single" w:sz="4" w:space="0" w:color="auto"/>
            </w:tcBorders>
          </w:tcPr>
          <w:p w14:paraId="5F07A317"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3088D89"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3A2A94FD" w14:textId="77777777" w:rsidR="00BA2DBB" w:rsidRPr="00FA7F13" w:rsidRDefault="00BA2DBB" w:rsidP="00E24DF9">
            <w:pPr>
              <w:spacing w:before="60" w:after="60"/>
              <w:jc w:val="left"/>
              <w:rPr>
                <w:sz w:val="16"/>
                <w:szCs w:val="16"/>
              </w:rPr>
            </w:pPr>
            <w:r w:rsidRPr="00FA7F13">
              <w:rPr>
                <w:sz w:val="16"/>
                <w:szCs w:val="16"/>
              </w:rPr>
              <w:t>The identifier of the feature type</w:t>
            </w:r>
          </w:p>
        </w:tc>
        <w:tc>
          <w:tcPr>
            <w:tcW w:w="743" w:type="dxa"/>
            <w:tcBorders>
              <w:top w:val="single" w:sz="4" w:space="0" w:color="auto"/>
              <w:left w:val="single" w:sz="4" w:space="0" w:color="auto"/>
              <w:bottom w:val="single" w:sz="4" w:space="0" w:color="auto"/>
              <w:right w:val="single" w:sz="4" w:space="0" w:color="auto"/>
            </w:tcBorders>
          </w:tcPr>
          <w:p w14:paraId="0EA28E0C"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D301790" w14:textId="77777777" w:rsidR="00BA2DBB" w:rsidRPr="00FA7F13" w:rsidRDefault="00BA2DBB" w:rsidP="00E24DF9">
            <w:pPr>
              <w:spacing w:before="60" w:after="60"/>
              <w:jc w:val="left"/>
              <w:rPr>
                <w:sz w:val="16"/>
                <w:szCs w:val="16"/>
              </w:rPr>
            </w:pPr>
            <w:r w:rsidRPr="00FA7F13">
              <w:rPr>
                <w:sz w:val="16"/>
                <w:szCs w:val="16"/>
              </w:rPr>
              <w:t>string</w:t>
            </w:r>
          </w:p>
        </w:tc>
      </w:tr>
    </w:tbl>
    <w:p w14:paraId="11B23363" w14:textId="77777777" w:rsidR="00BA2DBB" w:rsidRPr="00FA7F13" w:rsidRDefault="00BA2DBB" w:rsidP="00BA2DBB"/>
    <w:p w14:paraId="7C6A0D71" w14:textId="77777777" w:rsidR="00A73A7B" w:rsidRPr="00FA7F13" w:rsidRDefault="00A73A7B" w:rsidP="00531C7D">
      <w:pPr>
        <w:pStyle w:val="Heading3"/>
        <w:numPr>
          <w:ilvl w:val="2"/>
          <w:numId w:val="13"/>
        </w:numPr>
      </w:pPr>
      <w:bookmarkStart w:id="84" w:name="_Toc16161124"/>
      <w:r w:rsidRPr="00FA7F13">
        <w:t>SpatialReference</w:t>
      </w:r>
      <w:bookmarkEnd w:id="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6845FBB5"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0B9295E6"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18D571F"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6540D6F"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1945EFA"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40C55D8"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00423407" w14:textId="77777777" w:rsidTr="00E24DF9">
        <w:tc>
          <w:tcPr>
            <w:tcW w:w="1242" w:type="dxa"/>
            <w:tcBorders>
              <w:top w:val="single" w:sz="4" w:space="0" w:color="auto"/>
              <w:left w:val="single" w:sz="4" w:space="0" w:color="auto"/>
              <w:bottom w:val="single" w:sz="4" w:space="0" w:color="auto"/>
              <w:right w:val="single" w:sz="4" w:space="0" w:color="auto"/>
            </w:tcBorders>
          </w:tcPr>
          <w:p w14:paraId="5FD65074"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BD95C17" w14:textId="77777777" w:rsidR="00BA2DBB" w:rsidRPr="00FA7F13" w:rsidRDefault="00BA2DBB" w:rsidP="00E24DF9">
            <w:pPr>
              <w:spacing w:before="60" w:after="60"/>
              <w:jc w:val="left"/>
              <w:rPr>
                <w:sz w:val="16"/>
                <w:szCs w:val="16"/>
              </w:rPr>
            </w:pPr>
            <w:r w:rsidRPr="00FA7F13">
              <w:rPr>
                <w:sz w:val="16"/>
                <w:szCs w:val="16"/>
              </w:rPr>
              <w:t>SpatialReference</w:t>
            </w:r>
          </w:p>
        </w:tc>
        <w:tc>
          <w:tcPr>
            <w:tcW w:w="3827" w:type="dxa"/>
            <w:tcBorders>
              <w:top w:val="single" w:sz="4" w:space="0" w:color="auto"/>
              <w:left w:val="single" w:sz="4" w:space="0" w:color="auto"/>
              <w:bottom w:val="single" w:sz="4" w:space="0" w:color="auto"/>
              <w:right w:val="single" w:sz="4" w:space="0" w:color="auto"/>
            </w:tcBorders>
          </w:tcPr>
          <w:p w14:paraId="1CAEB20E" w14:textId="77777777" w:rsidR="00BA2DBB" w:rsidRPr="00FA7F13" w:rsidRDefault="00E24DF9" w:rsidP="00E24DF9">
            <w:pPr>
              <w:spacing w:before="60" w:after="60"/>
              <w:jc w:val="left"/>
              <w:rPr>
                <w:sz w:val="16"/>
                <w:szCs w:val="16"/>
              </w:rPr>
            </w:pPr>
            <w:r w:rsidRPr="00FA7F13">
              <w:rPr>
                <w:sz w:val="16"/>
                <w:szCs w:val="16"/>
              </w:rPr>
              <w:t>A reference to a spatial type</w:t>
            </w:r>
          </w:p>
        </w:tc>
        <w:tc>
          <w:tcPr>
            <w:tcW w:w="709" w:type="dxa"/>
            <w:tcBorders>
              <w:top w:val="single" w:sz="4" w:space="0" w:color="auto"/>
              <w:left w:val="single" w:sz="4" w:space="0" w:color="auto"/>
              <w:bottom w:val="single" w:sz="4" w:space="0" w:color="auto"/>
              <w:right w:val="single" w:sz="4" w:space="0" w:color="auto"/>
            </w:tcBorders>
          </w:tcPr>
          <w:p w14:paraId="74F17270"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DC02B18"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64FDAE5D" w14:textId="77777777" w:rsidTr="00E24DF9">
        <w:tc>
          <w:tcPr>
            <w:tcW w:w="1242" w:type="dxa"/>
            <w:tcBorders>
              <w:top w:val="single" w:sz="4" w:space="0" w:color="auto"/>
              <w:left w:val="single" w:sz="4" w:space="0" w:color="auto"/>
              <w:bottom w:val="single" w:sz="4" w:space="0" w:color="auto"/>
              <w:right w:val="single" w:sz="4" w:space="0" w:color="auto"/>
            </w:tcBorders>
          </w:tcPr>
          <w:p w14:paraId="06D2B136"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BE50EBA"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7D72E0EE" w14:textId="77777777" w:rsidR="00BA2DBB" w:rsidRPr="00FA7F13" w:rsidRDefault="00BA2DBB" w:rsidP="00E24DF9">
            <w:pPr>
              <w:spacing w:before="60" w:after="60"/>
              <w:jc w:val="left"/>
              <w:rPr>
                <w:sz w:val="16"/>
                <w:szCs w:val="16"/>
              </w:rPr>
            </w:pPr>
            <w:r w:rsidRPr="00FA7F13">
              <w:rPr>
                <w:sz w:val="16"/>
                <w:szCs w:val="16"/>
              </w:rPr>
              <w:t>The identi</w:t>
            </w:r>
            <w:r w:rsidR="00E24DF9" w:rsidRPr="00FA7F13">
              <w:rPr>
                <w:sz w:val="16"/>
                <w:szCs w:val="16"/>
              </w:rPr>
              <w:t>fier of the spatial type</w:t>
            </w:r>
          </w:p>
        </w:tc>
        <w:tc>
          <w:tcPr>
            <w:tcW w:w="709" w:type="dxa"/>
            <w:tcBorders>
              <w:top w:val="single" w:sz="4" w:space="0" w:color="auto"/>
              <w:left w:val="single" w:sz="4" w:space="0" w:color="auto"/>
              <w:bottom w:val="single" w:sz="4" w:space="0" w:color="auto"/>
              <w:right w:val="single" w:sz="4" w:space="0" w:color="auto"/>
            </w:tcBorders>
          </w:tcPr>
          <w:p w14:paraId="3B2C068B"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303D48B"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5CE18A75" w14:textId="77777777" w:rsidTr="00E24DF9">
        <w:tc>
          <w:tcPr>
            <w:tcW w:w="1242" w:type="dxa"/>
            <w:tcBorders>
              <w:top w:val="single" w:sz="4" w:space="0" w:color="auto"/>
              <w:left w:val="single" w:sz="4" w:space="0" w:color="auto"/>
              <w:bottom w:val="single" w:sz="4" w:space="0" w:color="auto"/>
              <w:right w:val="single" w:sz="4" w:space="0" w:color="auto"/>
            </w:tcBorders>
          </w:tcPr>
          <w:p w14:paraId="731705C4"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5452431" w14:textId="77777777" w:rsidR="00BA2DBB" w:rsidRPr="00FA7F13" w:rsidRDefault="00BA2DBB" w:rsidP="00E24DF9">
            <w:pPr>
              <w:spacing w:before="60" w:after="60"/>
              <w:jc w:val="left"/>
              <w:rPr>
                <w:sz w:val="16"/>
                <w:szCs w:val="16"/>
              </w:rPr>
            </w:pPr>
            <w:r w:rsidRPr="00FA7F13">
              <w:rPr>
                <w:sz w:val="16"/>
                <w:szCs w:val="16"/>
              </w:rPr>
              <w:t>forward</w:t>
            </w:r>
          </w:p>
        </w:tc>
        <w:tc>
          <w:tcPr>
            <w:tcW w:w="3827" w:type="dxa"/>
            <w:tcBorders>
              <w:top w:val="single" w:sz="4" w:space="0" w:color="auto"/>
              <w:left w:val="single" w:sz="4" w:space="0" w:color="auto"/>
              <w:bottom w:val="single" w:sz="4" w:space="0" w:color="auto"/>
              <w:right w:val="single" w:sz="4" w:space="0" w:color="auto"/>
            </w:tcBorders>
          </w:tcPr>
          <w:p w14:paraId="588A4C88" w14:textId="77777777" w:rsidR="00BA2DBB" w:rsidRPr="00FA7F13" w:rsidRDefault="00BA2DBB" w:rsidP="00E24DF9">
            <w:pPr>
              <w:spacing w:before="60" w:after="60"/>
              <w:jc w:val="left"/>
              <w:rPr>
                <w:sz w:val="16"/>
                <w:szCs w:val="16"/>
              </w:rPr>
            </w:pPr>
            <w:r w:rsidRPr="00FA7F13">
              <w:rPr>
                <w:sz w:val="16"/>
                <w:szCs w:val="16"/>
              </w:rPr>
              <w:t>If true the spatial object is used in the direction in which it is stored in th</w:t>
            </w:r>
            <w:r w:rsidR="00E24DF9" w:rsidRPr="00FA7F13">
              <w:rPr>
                <w:sz w:val="16"/>
                <w:szCs w:val="16"/>
              </w:rPr>
              <w:t>e data. Only applies to curves</w:t>
            </w:r>
          </w:p>
        </w:tc>
        <w:tc>
          <w:tcPr>
            <w:tcW w:w="709" w:type="dxa"/>
            <w:tcBorders>
              <w:top w:val="single" w:sz="4" w:space="0" w:color="auto"/>
              <w:left w:val="single" w:sz="4" w:space="0" w:color="auto"/>
              <w:bottom w:val="single" w:sz="4" w:space="0" w:color="auto"/>
              <w:right w:val="single" w:sz="4" w:space="0" w:color="auto"/>
            </w:tcBorders>
          </w:tcPr>
          <w:p w14:paraId="4CA6EA5A"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A795C95" w14:textId="77777777" w:rsidR="00BA2DBB" w:rsidRPr="00FA7F13" w:rsidRDefault="00BA2DBB" w:rsidP="00E24DF9">
            <w:pPr>
              <w:spacing w:before="60" w:after="60"/>
              <w:jc w:val="left"/>
              <w:rPr>
                <w:sz w:val="16"/>
                <w:szCs w:val="16"/>
              </w:rPr>
            </w:pPr>
            <w:r w:rsidRPr="00FA7F13">
              <w:rPr>
                <w:sz w:val="16"/>
                <w:szCs w:val="16"/>
              </w:rPr>
              <w:t>boolean</w:t>
            </w:r>
          </w:p>
        </w:tc>
      </w:tr>
    </w:tbl>
    <w:p w14:paraId="53898B89" w14:textId="77777777" w:rsidR="00BA2DBB" w:rsidRPr="00FA7F13" w:rsidRDefault="00BA2DBB" w:rsidP="00BA2DBB"/>
    <w:p w14:paraId="5EBAE939" w14:textId="77777777" w:rsidR="004E1D86" w:rsidRDefault="004E1D86" w:rsidP="00531C7D">
      <w:pPr>
        <w:pStyle w:val="Heading3"/>
        <w:numPr>
          <w:ilvl w:val="2"/>
          <w:numId w:val="13"/>
        </w:numPr>
        <w:rPr>
          <w:ins w:id="85" w:author="David M. Grant" w:date="2019-08-08T11:07:00Z"/>
        </w:rPr>
      </w:pPr>
      <w:bookmarkStart w:id="86" w:name="_Toc16161125"/>
      <w:ins w:id="87" w:author="David M. Grant" w:date="2019-08-08T11:07:00Z">
        <w:r>
          <w:t>AlertReference</w:t>
        </w:r>
        <w:bookmarkEnd w:id="86"/>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4E1D86" w:rsidRPr="00FA7F13" w14:paraId="0DF0093F" w14:textId="77777777" w:rsidTr="003A3183">
        <w:trPr>
          <w:trHeight w:val="311"/>
          <w:ins w:id="88" w:author="David M. Grant" w:date="2019-08-08T11:07:00Z"/>
        </w:trPr>
        <w:tc>
          <w:tcPr>
            <w:tcW w:w="1242" w:type="dxa"/>
            <w:tcBorders>
              <w:top w:val="single" w:sz="4" w:space="0" w:color="auto"/>
              <w:left w:val="single" w:sz="4" w:space="0" w:color="auto"/>
              <w:bottom w:val="single" w:sz="4" w:space="0" w:color="auto"/>
              <w:right w:val="single" w:sz="4" w:space="0" w:color="auto"/>
            </w:tcBorders>
          </w:tcPr>
          <w:p w14:paraId="43922379" w14:textId="77777777" w:rsidR="004E1D86" w:rsidRPr="00FA7F13" w:rsidRDefault="004E1D86" w:rsidP="003A3183">
            <w:pPr>
              <w:spacing w:before="60" w:after="60"/>
              <w:jc w:val="left"/>
              <w:rPr>
                <w:ins w:id="89" w:author="David M. Grant" w:date="2019-08-08T11:07:00Z"/>
                <w:b/>
                <w:sz w:val="16"/>
                <w:szCs w:val="16"/>
              </w:rPr>
            </w:pPr>
            <w:ins w:id="90" w:author="David M. Grant" w:date="2019-08-08T11:07:00Z">
              <w:r w:rsidRPr="00FA7F13">
                <w:rPr>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5867A4C9" w14:textId="77777777" w:rsidR="004E1D86" w:rsidRPr="00FA7F13" w:rsidRDefault="004E1D86" w:rsidP="003A3183">
            <w:pPr>
              <w:spacing w:before="60" w:after="60"/>
              <w:jc w:val="left"/>
              <w:rPr>
                <w:ins w:id="91" w:author="David M. Grant" w:date="2019-08-08T11:07:00Z"/>
                <w:b/>
                <w:sz w:val="16"/>
                <w:szCs w:val="16"/>
              </w:rPr>
            </w:pPr>
            <w:ins w:id="92" w:author="David M. Grant" w:date="2019-08-08T11:07:00Z">
              <w:r w:rsidRPr="00FA7F13">
                <w:rPr>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1B2985F8" w14:textId="77777777" w:rsidR="004E1D86" w:rsidRPr="00FA7F13" w:rsidRDefault="004E1D86" w:rsidP="003A3183">
            <w:pPr>
              <w:spacing w:before="60" w:after="60"/>
              <w:jc w:val="left"/>
              <w:rPr>
                <w:ins w:id="93" w:author="David M. Grant" w:date="2019-08-08T11:07:00Z"/>
                <w:b/>
                <w:sz w:val="16"/>
                <w:szCs w:val="16"/>
              </w:rPr>
            </w:pPr>
            <w:ins w:id="94" w:author="David M. Grant" w:date="2019-08-08T11:07:00Z">
              <w:r w:rsidRPr="00FA7F13">
                <w:rPr>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2305317E" w14:textId="77777777" w:rsidR="004E1D86" w:rsidRPr="00FA7F13" w:rsidRDefault="004E1D86" w:rsidP="003A3183">
            <w:pPr>
              <w:spacing w:before="60" w:after="60"/>
              <w:jc w:val="center"/>
              <w:rPr>
                <w:ins w:id="95" w:author="David M. Grant" w:date="2019-08-08T11:07:00Z"/>
                <w:b/>
                <w:sz w:val="16"/>
                <w:szCs w:val="16"/>
              </w:rPr>
            </w:pPr>
            <w:ins w:id="96" w:author="David M. Grant" w:date="2019-08-08T11:07:00Z">
              <w:r w:rsidRPr="00FA7F13">
                <w:rPr>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194883AB" w14:textId="77777777" w:rsidR="004E1D86" w:rsidRPr="00FA7F13" w:rsidRDefault="004E1D86" w:rsidP="003A3183">
            <w:pPr>
              <w:spacing w:before="60" w:after="60"/>
              <w:jc w:val="left"/>
              <w:rPr>
                <w:ins w:id="97" w:author="David M. Grant" w:date="2019-08-08T11:07:00Z"/>
                <w:b/>
                <w:sz w:val="16"/>
                <w:szCs w:val="16"/>
              </w:rPr>
            </w:pPr>
            <w:ins w:id="98" w:author="David M. Grant" w:date="2019-08-08T11:07:00Z">
              <w:r w:rsidRPr="00FA7F13">
                <w:rPr>
                  <w:b/>
                  <w:sz w:val="16"/>
                  <w:szCs w:val="16"/>
                </w:rPr>
                <w:t>Type</w:t>
              </w:r>
            </w:ins>
          </w:p>
        </w:tc>
      </w:tr>
      <w:tr w:rsidR="004E1D86" w:rsidRPr="00FA7F13" w14:paraId="6881405C" w14:textId="77777777" w:rsidTr="003A3183">
        <w:trPr>
          <w:ins w:id="99" w:author="David M. Grant" w:date="2019-08-08T11:07:00Z"/>
        </w:trPr>
        <w:tc>
          <w:tcPr>
            <w:tcW w:w="1242" w:type="dxa"/>
            <w:tcBorders>
              <w:top w:val="single" w:sz="4" w:space="0" w:color="auto"/>
              <w:left w:val="single" w:sz="4" w:space="0" w:color="auto"/>
              <w:bottom w:val="single" w:sz="4" w:space="0" w:color="auto"/>
              <w:right w:val="single" w:sz="4" w:space="0" w:color="auto"/>
            </w:tcBorders>
          </w:tcPr>
          <w:p w14:paraId="4C9F6C5C" w14:textId="77777777" w:rsidR="004E1D86" w:rsidRPr="00FA7F13" w:rsidRDefault="004E1D86" w:rsidP="003A3183">
            <w:pPr>
              <w:spacing w:before="60" w:after="60"/>
              <w:jc w:val="left"/>
              <w:rPr>
                <w:ins w:id="100" w:author="David M. Grant" w:date="2019-08-08T11:07:00Z"/>
                <w:sz w:val="16"/>
                <w:szCs w:val="16"/>
              </w:rPr>
            </w:pPr>
            <w:ins w:id="101" w:author="David M. Grant" w:date="2019-08-08T11:07:00Z">
              <w:r w:rsidRPr="00FA7F13">
                <w:rPr>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1B0CE149" w14:textId="77777777" w:rsidR="004E1D86" w:rsidRPr="00FA7F13" w:rsidRDefault="004E1D86" w:rsidP="003A3183">
            <w:pPr>
              <w:spacing w:before="60" w:after="60"/>
              <w:jc w:val="left"/>
              <w:rPr>
                <w:ins w:id="102" w:author="David M. Grant" w:date="2019-08-08T11:07:00Z"/>
                <w:sz w:val="16"/>
                <w:szCs w:val="16"/>
              </w:rPr>
            </w:pPr>
            <w:ins w:id="103" w:author="David M. Grant" w:date="2019-08-08T11:07:00Z">
              <w:r>
                <w:rPr>
                  <w:sz w:val="16"/>
                  <w:szCs w:val="16"/>
                </w:rPr>
                <w:t>Alert</w:t>
              </w:r>
              <w:r w:rsidRPr="00FA7F13">
                <w:rPr>
                  <w:sz w:val="16"/>
                  <w:szCs w:val="16"/>
                </w:rPr>
                <w:t>Reference</w:t>
              </w:r>
            </w:ins>
          </w:p>
        </w:tc>
        <w:tc>
          <w:tcPr>
            <w:tcW w:w="3827" w:type="dxa"/>
            <w:tcBorders>
              <w:top w:val="single" w:sz="4" w:space="0" w:color="auto"/>
              <w:left w:val="single" w:sz="4" w:space="0" w:color="auto"/>
              <w:bottom w:val="single" w:sz="4" w:space="0" w:color="auto"/>
              <w:right w:val="single" w:sz="4" w:space="0" w:color="auto"/>
            </w:tcBorders>
          </w:tcPr>
          <w:p w14:paraId="582B7B85" w14:textId="77777777" w:rsidR="004E1D86" w:rsidRPr="00FA7F13" w:rsidRDefault="004E1D86" w:rsidP="003A3183">
            <w:pPr>
              <w:spacing w:before="60" w:after="60"/>
              <w:jc w:val="left"/>
              <w:rPr>
                <w:ins w:id="104" w:author="David M. Grant" w:date="2019-08-08T11:07:00Z"/>
                <w:sz w:val="16"/>
                <w:szCs w:val="16"/>
              </w:rPr>
            </w:pPr>
            <w:ins w:id="105" w:author="David M. Grant" w:date="2019-08-08T11:07:00Z">
              <w:r w:rsidRPr="00FA7F13">
                <w:rPr>
                  <w:sz w:val="16"/>
                  <w:szCs w:val="16"/>
                </w:rPr>
                <w:t>A reference to a</w:t>
              </w:r>
              <w:r>
                <w:rPr>
                  <w:sz w:val="16"/>
                  <w:szCs w:val="16"/>
                </w:rPr>
                <w:t>n alert in the alert catalogue</w:t>
              </w:r>
            </w:ins>
          </w:p>
        </w:tc>
        <w:tc>
          <w:tcPr>
            <w:tcW w:w="709" w:type="dxa"/>
            <w:tcBorders>
              <w:top w:val="single" w:sz="4" w:space="0" w:color="auto"/>
              <w:left w:val="single" w:sz="4" w:space="0" w:color="auto"/>
              <w:bottom w:val="single" w:sz="4" w:space="0" w:color="auto"/>
              <w:right w:val="single" w:sz="4" w:space="0" w:color="auto"/>
            </w:tcBorders>
          </w:tcPr>
          <w:p w14:paraId="172E7A88" w14:textId="77777777" w:rsidR="004E1D86" w:rsidRPr="00FA7F13" w:rsidRDefault="004E1D86" w:rsidP="003A3183">
            <w:pPr>
              <w:spacing w:before="60" w:after="60"/>
              <w:jc w:val="center"/>
              <w:rPr>
                <w:ins w:id="106" w:author="David M. Grant" w:date="2019-08-08T11:07:00Z"/>
                <w:sz w:val="16"/>
                <w:szCs w:val="16"/>
              </w:rPr>
            </w:pPr>
            <w:ins w:id="107" w:author="David M. Grant" w:date="2019-08-08T11:07:00Z">
              <w:r w:rsidRPr="00FA7F13">
                <w:rPr>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6D1F6562" w14:textId="77777777" w:rsidR="004E1D86" w:rsidRPr="00FA7F13" w:rsidRDefault="004E1D86" w:rsidP="003A3183">
            <w:pPr>
              <w:spacing w:before="60" w:after="60"/>
              <w:jc w:val="left"/>
              <w:rPr>
                <w:ins w:id="108" w:author="David M. Grant" w:date="2019-08-08T11:07:00Z"/>
                <w:sz w:val="16"/>
                <w:szCs w:val="16"/>
              </w:rPr>
            </w:pPr>
            <w:ins w:id="109" w:author="David M. Grant" w:date="2019-08-08T11:07:00Z">
              <w:r w:rsidRPr="00FA7F13">
                <w:rPr>
                  <w:sz w:val="16"/>
                  <w:szCs w:val="16"/>
                </w:rPr>
                <w:t>-</w:t>
              </w:r>
            </w:ins>
          </w:p>
        </w:tc>
      </w:tr>
      <w:tr w:rsidR="004E1D86" w:rsidRPr="00FA7F13" w14:paraId="54D65F4B" w14:textId="77777777" w:rsidTr="003A3183">
        <w:trPr>
          <w:ins w:id="110" w:author="David M. Grant" w:date="2019-08-08T11:07:00Z"/>
        </w:trPr>
        <w:tc>
          <w:tcPr>
            <w:tcW w:w="1242" w:type="dxa"/>
            <w:tcBorders>
              <w:top w:val="single" w:sz="4" w:space="0" w:color="auto"/>
              <w:left w:val="single" w:sz="4" w:space="0" w:color="auto"/>
              <w:bottom w:val="single" w:sz="4" w:space="0" w:color="auto"/>
              <w:right w:val="single" w:sz="4" w:space="0" w:color="auto"/>
            </w:tcBorders>
          </w:tcPr>
          <w:p w14:paraId="418EE8A8" w14:textId="77777777" w:rsidR="004E1D86" w:rsidRPr="00FA7F13" w:rsidRDefault="004E1D86" w:rsidP="003A3183">
            <w:pPr>
              <w:spacing w:before="60" w:after="60"/>
              <w:jc w:val="left"/>
              <w:rPr>
                <w:ins w:id="111" w:author="David M. Grant" w:date="2019-08-08T11:07:00Z"/>
                <w:sz w:val="16"/>
                <w:szCs w:val="16"/>
              </w:rPr>
            </w:pPr>
            <w:ins w:id="112" w:author="David M. Grant" w:date="2019-08-08T11:07:00Z">
              <w:r w:rsidRPr="00FA7F13">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228049B4" w14:textId="77777777" w:rsidR="004E1D86" w:rsidRPr="00FA7F13" w:rsidRDefault="004E1D86" w:rsidP="003A3183">
            <w:pPr>
              <w:spacing w:before="60" w:after="60"/>
              <w:jc w:val="left"/>
              <w:rPr>
                <w:ins w:id="113" w:author="David M. Grant" w:date="2019-08-08T11:07:00Z"/>
                <w:sz w:val="16"/>
                <w:szCs w:val="16"/>
              </w:rPr>
            </w:pPr>
            <w:ins w:id="114" w:author="David M. Grant" w:date="2019-08-08T11:07:00Z">
              <w:r w:rsidRPr="00FA7F13">
                <w:rPr>
                  <w:sz w:val="16"/>
                  <w:szCs w:val="16"/>
                </w:rPr>
                <w:t>reference</w:t>
              </w:r>
            </w:ins>
          </w:p>
        </w:tc>
        <w:tc>
          <w:tcPr>
            <w:tcW w:w="3827" w:type="dxa"/>
            <w:tcBorders>
              <w:top w:val="single" w:sz="4" w:space="0" w:color="auto"/>
              <w:left w:val="single" w:sz="4" w:space="0" w:color="auto"/>
              <w:bottom w:val="single" w:sz="4" w:space="0" w:color="auto"/>
              <w:right w:val="single" w:sz="4" w:space="0" w:color="auto"/>
            </w:tcBorders>
          </w:tcPr>
          <w:p w14:paraId="2E983B9C" w14:textId="77777777" w:rsidR="004E1D86" w:rsidRPr="00FA7F13" w:rsidRDefault="004E1D86" w:rsidP="003A3183">
            <w:pPr>
              <w:spacing w:before="60" w:after="60"/>
              <w:jc w:val="left"/>
              <w:rPr>
                <w:ins w:id="115" w:author="David M. Grant" w:date="2019-08-08T11:07:00Z"/>
                <w:sz w:val="16"/>
                <w:szCs w:val="16"/>
              </w:rPr>
            </w:pPr>
            <w:ins w:id="116" w:author="David M. Grant" w:date="2019-08-08T11:07:00Z">
              <w:r w:rsidRPr="00FA7F13">
                <w:rPr>
                  <w:sz w:val="16"/>
                  <w:szCs w:val="16"/>
                </w:rPr>
                <w:t>The identifier of the</w:t>
              </w:r>
              <w:r>
                <w:rPr>
                  <w:sz w:val="16"/>
                  <w:szCs w:val="16"/>
                </w:rPr>
                <w:t xml:space="preserve"> alert catalogue entry</w:t>
              </w:r>
            </w:ins>
          </w:p>
        </w:tc>
        <w:tc>
          <w:tcPr>
            <w:tcW w:w="709" w:type="dxa"/>
            <w:tcBorders>
              <w:top w:val="single" w:sz="4" w:space="0" w:color="auto"/>
              <w:left w:val="single" w:sz="4" w:space="0" w:color="auto"/>
              <w:bottom w:val="single" w:sz="4" w:space="0" w:color="auto"/>
              <w:right w:val="single" w:sz="4" w:space="0" w:color="auto"/>
            </w:tcBorders>
          </w:tcPr>
          <w:p w14:paraId="21339283" w14:textId="77777777" w:rsidR="004E1D86" w:rsidRPr="00FA7F13" w:rsidRDefault="004E1D86" w:rsidP="003A3183">
            <w:pPr>
              <w:spacing w:before="60" w:after="60"/>
              <w:jc w:val="center"/>
              <w:rPr>
                <w:ins w:id="117" w:author="David M. Grant" w:date="2019-08-08T11:07:00Z"/>
                <w:sz w:val="16"/>
                <w:szCs w:val="16"/>
              </w:rPr>
            </w:pPr>
            <w:ins w:id="118" w:author="David M. Grant" w:date="2019-08-08T11:07:00Z">
              <w:r w:rsidRPr="00FA7F13">
                <w:rPr>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52885FF7" w14:textId="77777777" w:rsidR="004E1D86" w:rsidRPr="00FA7F13" w:rsidRDefault="004E1D86" w:rsidP="003A3183">
            <w:pPr>
              <w:spacing w:before="60" w:after="60"/>
              <w:jc w:val="left"/>
              <w:rPr>
                <w:ins w:id="119" w:author="David M. Grant" w:date="2019-08-08T11:07:00Z"/>
                <w:sz w:val="16"/>
                <w:szCs w:val="16"/>
              </w:rPr>
            </w:pPr>
            <w:ins w:id="120" w:author="David M. Grant" w:date="2019-08-08T11:07:00Z">
              <w:r w:rsidRPr="00FA7F13">
                <w:rPr>
                  <w:sz w:val="16"/>
                  <w:szCs w:val="16"/>
                </w:rPr>
                <w:t>string</w:t>
              </w:r>
            </w:ins>
          </w:p>
        </w:tc>
      </w:tr>
      <w:tr w:rsidR="004E1D86" w:rsidRPr="00FA7F13" w14:paraId="7AB253E0" w14:textId="77777777" w:rsidTr="003A3183">
        <w:trPr>
          <w:ins w:id="121" w:author="David M. Grant" w:date="2019-08-08T11:07:00Z"/>
        </w:trPr>
        <w:tc>
          <w:tcPr>
            <w:tcW w:w="1242" w:type="dxa"/>
            <w:tcBorders>
              <w:top w:val="single" w:sz="4" w:space="0" w:color="auto"/>
              <w:left w:val="single" w:sz="4" w:space="0" w:color="auto"/>
              <w:bottom w:val="single" w:sz="4" w:space="0" w:color="auto"/>
              <w:right w:val="single" w:sz="4" w:space="0" w:color="auto"/>
            </w:tcBorders>
          </w:tcPr>
          <w:p w14:paraId="3F12B4E9" w14:textId="77777777" w:rsidR="004E1D86" w:rsidRPr="00FA7F13" w:rsidRDefault="004E1D86" w:rsidP="003A3183">
            <w:pPr>
              <w:spacing w:before="60" w:after="60"/>
              <w:jc w:val="left"/>
              <w:rPr>
                <w:ins w:id="122" w:author="David M. Grant" w:date="2019-08-08T11:07:00Z"/>
                <w:sz w:val="16"/>
                <w:szCs w:val="16"/>
              </w:rPr>
            </w:pPr>
            <w:ins w:id="123" w:author="David M. Grant" w:date="2019-08-08T11:07:00Z">
              <w:r w:rsidRPr="00FA7F13">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4BB3215D" w14:textId="77777777" w:rsidR="004E1D86" w:rsidRPr="00FA7F13" w:rsidRDefault="004E1D86" w:rsidP="003A3183">
            <w:pPr>
              <w:spacing w:before="60" w:after="60"/>
              <w:jc w:val="left"/>
              <w:rPr>
                <w:ins w:id="124" w:author="David M. Grant" w:date="2019-08-08T11:07:00Z"/>
                <w:sz w:val="16"/>
                <w:szCs w:val="16"/>
              </w:rPr>
            </w:pPr>
            <w:ins w:id="125" w:author="David M. Grant" w:date="2019-08-08T11:08:00Z">
              <w:r>
                <w:rPr>
                  <w:sz w:val="16"/>
                  <w:szCs w:val="16"/>
                </w:rPr>
                <w:t>plan</w:t>
              </w:r>
            </w:ins>
          </w:p>
        </w:tc>
        <w:tc>
          <w:tcPr>
            <w:tcW w:w="3827" w:type="dxa"/>
            <w:tcBorders>
              <w:top w:val="single" w:sz="4" w:space="0" w:color="auto"/>
              <w:left w:val="single" w:sz="4" w:space="0" w:color="auto"/>
              <w:bottom w:val="single" w:sz="4" w:space="0" w:color="auto"/>
              <w:right w:val="single" w:sz="4" w:space="0" w:color="auto"/>
            </w:tcBorders>
          </w:tcPr>
          <w:p w14:paraId="3213DB01" w14:textId="77777777" w:rsidR="004E1D86" w:rsidRPr="00FA7F13" w:rsidRDefault="004E1D86" w:rsidP="003A3183">
            <w:pPr>
              <w:spacing w:before="60" w:after="60"/>
              <w:jc w:val="left"/>
              <w:rPr>
                <w:ins w:id="126" w:author="David M. Grant" w:date="2019-08-08T11:07:00Z"/>
                <w:sz w:val="16"/>
                <w:szCs w:val="16"/>
              </w:rPr>
            </w:pPr>
            <w:ins w:id="127" w:author="David M. Grant" w:date="2019-08-08T11:09:00Z">
              <w:r>
                <w:rPr>
                  <w:sz w:val="16"/>
                  <w:szCs w:val="16"/>
                </w:rPr>
                <w:t>The viewing group the alert highlight is assigned to when active in route planning</w:t>
              </w:r>
            </w:ins>
          </w:p>
        </w:tc>
        <w:tc>
          <w:tcPr>
            <w:tcW w:w="709" w:type="dxa"/>
            <w:tcBorders>
              <w:top w:val="single" w:sz="4" w:space="0" w:color="auto"/>
              <w:left w:val="single" w:sz="4" w:space="0" w:color="auto"/>
              <w:bottom w:val="single" w:sz="4" w:space="0" w:color="auto"/>
              <w:right w:val="single" w:sz="4" w:space="0" w:color="auto"/>
            </w:tcBorders>
          </w:tcPr>
          <w:p w14:paraId="3EC5969F" w14:textId="77777777" w:rsidR="004E1D86" w:rsidRPr="00FA7F13" w:rsidRDefault="004E1D86" w:rsidP="003A3183">
            <w:pPr>
              <w:spacing w:before="60" w:after="60"/>
              <w:jc w:val="center"/>
              <w:rPr>
                <w:ins w:id="128" w:author="David M. Grant" w:date="2019-08-08T11:07:00Z"/>
                <w:sz w:val="16"/>
                <w:szCs w:val="16"/>
              </w:rPr>
            </w:pPr>
            <w:ins w:id="129" w:author="David M. Grant" w:date="2019-08-08T11:08:00Z">
              <w:r>
                <w:rPr>
                  <w:sz w:val="16"/>
                  <w:szCs w:val="16"/>
                </w:rPr>
                <w:t>0..</w:t>
              </w:r>
            </w:ins>
            <w:ins w:id="130" w:author="David M. Grant" w:date="2019-08-08T11:07:00Z">
              <w:r w:rsidRPr="00FA7F13">
                <w:rPr>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3D3022C2" w14:textId="77777777" w:rsidR="004E1D86" w:rsidRPr="00FA7F13" w:rsidRDefault="004E1D86" w:rsidP="003A3183">
            <w:pPr>
              <w:spacing w:before="60" w:after="60"/>
              <w:jc w:val="left"/>
              <w:rPr>
                <w:ins w:id="131" w:author="David M. Grant" w:date="2019-08-08T11:07:00Z"/>
                <w:sz w:val="16"/>
                <w:szCs w:val="16"/>
              </w:rPr>
            </w:pPr>
            <w:ins w:id="132" w:author="David M. Grant" w:date="2019-08-08T11:08:00Z">
              <w:r>
                <w:rPr>
                  <w:sz w:val="16"/>
                  <w:szCs w:val="16"/>
                </w:rPr>
                <w:t>string</w:t>
              </w:r>
            </w:ins>
          </w:p>
        </w:tc>
      </w:tr>
      <w:tr w:rsidR="004E1D86" w:rsidRPr="00FA7F13" w14:paraId="20BF697C" w14:textId="77777777" w:rsidTr="003A3183">
        <w:trPr>
          <w:ins w:id="133" w:author="David M. Grant" w:date="2019-08-08T11:09:00Z"/>
        </w:trPr>
        <w:tc>
          <w:tcPr>
            <w:tcW w:w="1242" w:type="dxa"/>
            <w:tcBorders>
              <w:top w:val="single" w:sz="4" w:space="0" w:color="auto"/>
              <w:left w:val="single" w:sz="4" w:space="0" w:color="auto"/>
              <w:bottom w:val="single" w:sz="4" w:space="0" w:color="auto"/>
              <w:right w:val="single" w:sz="4" w:space="0" w:color="auto"/>
            </w:tcBorders>
          </w:tcPr>
          <w:p w14:paraId="2648ABB1" w14:textId="77777777" w:rsidR="004E1D86" w:rsidRPr="00FA7F13" w:rsidRDefault="004E1D86" w:rsidP="003A3183">
            <w:pPr>
              <w:spacing w:before="60" w:after="60"/>
              <w:jc w:val="left"/>
              <w:rPr>
                <w:ins w:id="134" w:author="David M. Grant" w:date="2019-08-08T11:09:00Z"/>
                <w:sz w:val="16"/>
                <w:szCs w:val="16"/>
              </w:rPr>
            </w:pPr>
            <w:ins w:id="135" w:author="David M. Grant" w:date="2019-08-08T11:09:00Z">
              <w:r>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4CEF6DC2" w14:textId="77777777" w:rsidR="004E1D86" w:rsidRDefault="004E1D86" w:rsidP="003A3183">
            <w:pPr>
              <w:spacing w:before="60" w:after="60"/>
              <w:jc w:val="left"/>
              <w:rPr>
                <w:ins w:id="136" w:author="David M. Grant" w:date="2019-08-08T11:09:00Z"/>
                <w:sz w:val="16"/>
                <w:szCs w:val="16"/>
              </w:rPr>
            </w:pPr>
            <w:ins w:id="137" w:author="David M. Grant" w:date="2019-08-08T11:09:00Z">
              <w:r>
                <w:rPr>
                  <w:sz w:val="16"/>
                  <w:szCs w:val="16"/>
                </w:rPr>
                <w:t>monitor</w:t>
              </w:r>
            </w:ins>
          </w:p>
        </w:tc>
        <w:tc>
          <w:tcPr>
            <w:tcW w:w="3827" w:type="dxa"/>
            <w:tcBorders>
              <w:top w:val="single" w:sz="4" w:space="0" w:color="auto"/>
              <w:left w:val="single" w:sz="4" w:space="0" w:color="auto"/>
              <w:bottom w:val="single" w:sz="4" w:space="0" w:color="auto"/>
              <w:right w:val="single" w:sz="4" w:space="0" w:color="auto"/>
            </w:tcBorders>
          </w:tcPr>
          <w:p w14:paraId="185277C2" w14:textId="77777777" w:rsidR="004E1D86" w:rsidRPr="00FA7F13" w:rsidRDefault="004E1D86" w:rsidP="003A3183">
            <w:pPr>
              <w:spacing w:before="60" w:after="60"/>
              <w:jc w:val="left"/>
              <w:rPr>
                <w:ins w:id="138" w:author="David M. Grant" w:date="2019-08-08T11:09:00Z"/>
                <w:sz w:val="16"/>
                <w:szCs w:val="16"/>
              </w:rPr>
            </w:pPr>
            <w:ins w:id="139" w:author="David M. Grant" w:date="2019-08-08T11:09:00Z">
              <w:r>
                <w:rPr>
                  <w:sz w:val="16"/>
                  <w:szCs w:val="16"/>
                </w:rPr>
                <w:t>The viewing group the alert highlight is assigned to when active in route monitoring</w:t>
              </w:r>
            </w:ins>
          </w:p>
        </w:tc>
        <w:tc>
          <w:tcPr>
            <w:tcW w:w="709" w:type="dxa"/>
            <w:tcBorders>
              <w:top w:val="single" w:sz="4" w:space="0" w:color="auto"/>
              <w:left w:val="single" w:sz="4" w:space="0" w:color="auto"/>
              <w:bottom w:val="single" w:sz="4" w:space="0" w:color="auto"/>
              <w:right w:val="single" w:sz="4" w:space="0" w:color="auto"/>
            </w:tcBorders>
          </w:tcPr>
          <w:p w14:paraId="2EC8FD82" w14:textId="77777777" w:rsidR="004E1D86" w:rsidRDefault="004E1D86" w:rsidP="003A3183">
            <w:pPr>
              <w:spacing w:before="60" w:after="60"/>
              <w:jc w:val="center"/>
              <w:rPr>
                <w:ins w:id="140" w:author="David M. Grant" w:date="2019-08-08T11:09:00Z"/>
                <w:sz w:val="16"/>
                <w:szCs w:val="16"/>
              </w:rPr>
            </w:pPr>
            <w:ins w:id="141" w:author="David M. Grant" w:date="2019-08-08T11:09:00Z">
              <w:r>
                <w:rPr>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6FB22842" w14:textId="77777777" w:rsidR="004E1D86" w:rsidRDefault="004E1D86" w:rsidP="003A3183">
            <w:pPr>
              <w:spacing w:before="60" w:after="60"/>
              <w:jc w:val="left"/>
              <w:rPr>
                <w:ins w:id="142" w:author="David M. Grant" w:date="2019-08-08T11:09:00Z"/>
                <w:sz w:val="16"/>
                <w:szCs w:val="16"/>
              </w:rPr>
            </w:pPr>
            <w:ins w:id="143" w:author="David M. Grant" w:date="2019-08-08T11:09:00Z">
              <w:r>
                <w:rPr>
                  <w:sz w:val="16"/>
                  <w:szCs w:val="16"/>
                </w:rPr>
                <w:t>string</w:t>
              </w:r>
            </w:ins>
          </w:p>
        </w:tc>
      </w:tr>
    </w:tbl>
    <w:p w14:paraId="6A3E771C" w14:textId="77777777" w:rsidR="00434025" w:rsidRPr="00E87CAC" w:rsidRDefault="00434025" w:rsidP="00434025">
      <w:pPr>
        <w:rPr>
          <w:ins w:id="144" w:author="David M. Grant" w:date="2019-08-15T14:12:00Z"/>
        </w:rPr>
      </w:pPr>
      <w:bookmarkStart w:id="145" w:name="_Toc16161126"/>
    </w:p>
    <w:p w14:paraId="796C6ECB" w14:textId="77777777" w:rsidR="00A73A7B" w:rsidRPr="00FA7F13" w:rsidRDefault="00A73A7B" w:rsidP="00531C7D">
      <w:pPr>
        <w:pStyle w:val="Heading3"/>
        <w:numPr>
          <w:ilvl w:val="2"/>
          <w:numId w:val="13"/>
        </w:numPr>
      </w:pPr>
      <w:r w:rsidRPr="00FA7F13">
        <w:t>NullInstruction</w:t>
      </w:r>
      <w:bookmarkEnd w:id="1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1C52D0ED"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4FE36B17"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290293F"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F8B3233"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A119FFA"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132FE4F"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4D8C5C61" w14:textId="77777777" w:rsidTr="00E24DF9">
        <w:tc>
          <w:tcPr>
            <w:tcW w:w="1242" w:type="dxa"/>
            <w:tcBorders>
              <w:top w:val="single" w:sz="4" w:space="0" w:color="auto"/>
              <w:left w:val="single" w:sz="4" w:space="0" w:color="auto"/>
              <w:bottom w:val="single" w:sz="4" w:space="0" w:color="auto"/>
              <w:right w:val="single" w:sz="4" w:space="0" w:color="auto"/>
            </w:tcBorders>
          </w:tcPr>
          <w:p w14:paraId="3025DEBB"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DE679D" w14:textId="77777777" w:rsidR="00BA2DBB" w:rsidRPr="00FA7F13" w:rsidRDefault="00BA2DBB" w:rsidP="00E24DF9">
            <w:pPr>
              <w:spacing w:before="60" w:after="60"/>
              <w:jc w:val="left"/>
              <w:rPr>
                <w:sz w:val="16"/>
                <w:szCs w:val="16"/>
              </w:rPr>
            </w:pPr>
            <w:r w:rsidRPr="00FA7F13">
              <w:rPr>
                <w:sz w:val="16"/>
                <w:szCs w:val="16"/>
              </w:rPr>
              <w:t>NullInstruction</w:t>
            </w:r>
          </w:p>
        </w:tc>
        <w:tc>
          <w:tcPr>
            <w:tcW w:w="3827" w:type="dxa"/>
            <w:tcBorders>
              <w:top w:val="single" w:sz="4" w:space="0" w:color="auto"/>
              <w:left w:val="single" w:sz="4" w:space="0" w:color="auto"/>
              <w:bottom w:val="single" w:sz="4" w:space="0" w:color="auto"/>
              <w:right w:val="single" w:sz="4" w:space="0" w:color="auto"/>
            </w:tcBorders>
          </w:tcPr>
          <w:p w14:paraId="6A39D2A7" w14:textId="77777777" w:rsidR="00BA2DBB" w:rsidRPr="00FA7F13" w:rsidRDefault="00BA2DBB" w:rsidP="00E24DF9">
            <w:pPr>
              <w:spacing w:before="60" w:after="60"/>
              <w:jc w:val="left"/>
              <w:rPr>
                <w:sz w:val="16"/>
                <w:szCs w:val="16"/>
              </w:rPr>
            </w:pPr>
            <w:r w:rsidRPr="00FA7F13">
              <w:rPr>
                <w:sz w:val="16"/>
                <w:szCs w:val="16"/>
              </w:rPr>
              <w:t>An instruction that indicates that no portrayal is requ</w:t>
            </w:r>
            <w:r w:rsidR="00E24DF9" w:rsidRPr="00FA7F13">
              <w:rPr>
                <w:sz w:val="16"/>
                <w:szCs w:val="16"/>
              </w:rPr>
              <w:t>ired for the referenced feature</w:t>
            </w:r>
          </w:p>
        </w:tc>
        <w:tc>
          <w:tcPr>
            <w:tcW w:w="709" w:type="dxa"/>
            <w:tcBorders>
              <w:top w:val="single" w:sz="4" w:space="0" w:color="auto"/>
              <w:left w:val="single" w:sz="4" w:space="0" w:color="auto"/>
              <w:bottom w:val="single" w:sz="4" w:space="0" w:color="auto"/>
              <w:right w:val="single" w:sz="4" w:space="0" w:color="auto"/>
            </w:tcBorders>
          </w:tcPr>
          <w:p w14:paraId="4753464E"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0BCFEEB" w14:textId="77777777" w:rsidR="00BA2DBB" w:rsidRPr="00FA7F13" w:rsidRDefault="00BA2DBB" w:rsidP="00E24DF9">
            <w:pPr>
              <w:spacing w:before="60" w:after="60"/>
              <w:jc w:val="left"/>
              <w:rPr>
                <w:sz w:val="16"/>
                <w:szCs w:val="16"/>
              </w:rPr>
            </w:pPr>
            <w:r w:rsidRPr="00FA7F13">
              <w:rPr>
                <w:sz w:val="16"/>
                <w:szCs w:val="16"/>
              </w:rPr>
              <w:t>-</w:t>
            </w:r>
          </w:p>
        </w:tc>
      </w:tr>
    </w:tbl>
    <w:p w14:paraId="1CC0DB5E" w14:textId="77777777" w:rsidR="00BA2DBB" w:rsidRPr="00FA7F13" w:rsidRDefault="00BA2DBB" w:rsidP="00BA2DBB"/>
    <w:p w14:paraId="2DAC6EBB" w14:textId="77777777" w:rsidR="00A73A7B" w:rsidRPr="00FA7F13" w:rsidRDefault="00A73A7B" w:rsidP="00531C7D">
      <w:pPr>
        <w:pStyle w:val="Heading3"/>
        <w:numPr>
          <w:ilvl w:val="2"/>
          <w:numId w:val="13"/>
        </w:numPr>
      </w:pPr>
      <w:bookmarkStart w:id="146" w:name="_Toc16161127"/>
      <w:r w:rsidRPr="00FA7F13">
        <w:t>PointInstruction</w:t>
      </w:r>
      <w:bookmarkEnd w:id="1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09B31D70"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4B20BDA5"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218483F"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898628B"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909372D"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1969A89"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E813E00" w14:textId="77777777" w:rsidTr="00E24DF9">
        <w:tc>
          <w:tcPr>
            <w:tcW w:w="1242" w:type="dxa"/>
            <w:tcBorders>
              <w:top w:val="single" w:sz="4" w:space="0" w:color="auto"/>
              <w:left w:val="single" w:sz="4" w:space="0" w:color="auto"/>
              <w:bottom w:val="single" w:sz="4" w:space="0" w:color="auto"/>
              <w:right w:val="single" w:sz="4" w:space="0" w:color="auto"/>
            </w:tcBorders>
          </w:tcPr>
          <w:p w14:paraId="377D16D9"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4E25AE9" w14:textId="77777777" w:rsidR="00BA2DBB" w:rsidRPr="00FA7F13" w:rsidRDefault="00BA2DBB" w:rsidP="00E24DF9">
            <w:pPr>
              <w:spacing w:before="60" w:after="60"/>
              <w:jc w:val="left"/>
              <w:rPr>
                <w:sz w:val="16"/>
                <w:szCs w:val="16"/>
              </w:rPr>
            </w:pPr>
            <w:r w:rsidRPr="00FA7F13">
              <w:rPr>
                <w:sz w:val="16"/>
                <w:szCs w:val="16"/>
              </w:rPr>
              <w:t>PointInstruction</w:t>
            </w:r>
          </w:p>
        </w:tc>
        <w:tc>
          <w:tcPr>
            <w:tcW w:w="3827" w:type="dxa"/>
            <w:tcBorders>
              <w:top w:val="single" w:sz="4" w:space="0" w:color="auto"/>
              <w:left w:val="single" w:sz="4" w:space="0" w:color="auto"/>
              <w:bottom w:val="single" w:sz="4" w:space="0" w:color="auto"/>
              <w:right w:val="single" w:sz="4" w:space="0" w:color="auto"/>
            </w:tcBorders>
          </w:tcPr>
          <w:p w14:paraId="0AC67729" w14:textId="77777777" w:rsidR="00BA2DBB" w:rsidRPr="00FA7F13" w:rsidRDefault="00BA2DBB" w:rsidP="00E24DF9">
            <w:pPr>
              <w:spacing w:before="60" w:after="60"/>
              <w:jc w:val="left"/>
              <w:rPr>
                <w:sz w:val="16"/>
                <w:szCs w:val="16"/>
              </w:rPr>
            </w:pPr>
            <w:r w:rsidRPr="00FA7F13">
              <w:rPr>
                <w:sz w:val="16"/>
                <w:szCs w:val="16"/>
              </w:rPr>
              <w:t>A drawi</w:t>
            </w:r>
            <w:r w:rsidR="00E24DF9" w:rsidRPr="00FA7F13">
              <w:rPr>
                <w:sz w:val="16"/>
                <w:szCs w:val="16"/>
              </w:rPr>
              <w:t>ng instruction for point symbol</w:t>
            </w:r>
          </w:p>
        </w:tc>
        <w:tc>
          <w:tcPr>
            <w:tcW w:w="709" w:type="dxa"/>
            <w:tcBorders>
              <w:top w:val="single" w:sz="4" w:space="0" w:color="auto"/>
              <w:left w:val="single" w:sz="4" w:space="0" w:color="auto"/>
              <w:bottom w:val="single" w:sz="4" w:space="0" w:color="auto"/>
              <w:right w:val="single" w:sz="4" w:space="0" w:color="auto"/>
            </w:tcBorders>
          </w:tcPr>
          <w:p w14:paraId="7AD6238D"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41ED941"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1409F81C" w14:textId="77777777" w:rsidTr="00E24DF9">
        <w:tc>
          <w:tcPr>
            <w:tcW w:w="1242" w:type="dxa"/>
            <w:tcBorders>
              <w:top w:val="single" w:sz="4" w:space="0" w:color="auto"/>
              <w:left w:val="single" w:sz="4" w:space="0" w:color="auto"/>
              <w:bottom w:val="single" w:sz="4" w:space="0" w:color="auto"/>
              <w:right w:val="single" w:sz="4" w:space="0" w:color="auto"/>
            </w:tcBorders>
          </w:tcPr>
          <w:p w14:paraId="2F343FFF"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287E3BF" w14:textId="77777777" w:rsidR="00BA2DBB" w:rsidRPr="00FA7F13" w:rsidRDefault="00BA2DBB" w:rsidP="00E24DF9">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3238BC27" w14:textId="77777777" w:rsidR="00BA2DBB" w:rsidRPr="00FA7F13" w:rsidRDefault="00E24DF9" w:rsidP="00E24DF9">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4596ECA0"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A009968" w14:textId="77777777" w:rsidR="00BA2DBB" w:rsidRPr="00FA7F13" w:rsidRDefault="00BA2DBB" w:rsidP="00E24DF9">
            <w:pPr>
              <w:spacing w:before="60" w:after="60"/>
              <w:jc w:val="left"/>
              <w:rPr>
                <w:sz w:val="16"/>
                <w:szCs w:val="16"/>
              </w:rPr>
            </w:pPr>
            <w:r w:rsidRPr="00FA7F13">
              <w:rPr>
                <w:sz w:val="16"/>
                <w:szCs w:val="16"/>
              </w:rPr>
              <w:t>Symbol::Symbol</w:t>
            </w:r>
          </w:p>
        </w:tc>
      </w:tr>
    </w:tbl>
    <w:p w14:paraId="5D800F08" w14:textId="77777777" w:rsidR="00BA2DBB" w:rsidRPr="00FA7F13" w:rsidRDefault="00BA2DBB" w:rsidP="00BA2DBB"/>
    <w:p w14:paraId="14CD7CFA" w14:textId="77777777" w:rsidR="00A73A7B" w:rsidRPr="00FA7F13" w:rsidRDefault="00A73A7B" w:rsidP="00531C7D">
      <w:pPr>
        <w:pStyle w:val="Heading3"/>
        <w:numPr>
          <w:ilvl w:val="2"/>
          <w:numId w:val="13"/>
        </w:numPr>
      </w:pPr>
      <w:bookmarkStart w:id="147" w:name="_Toc16161128"/>
      <w:r w:rsidRPr="00FA7F13">
        <w:t>LineInstruction</w:t>
      </w:r>
      <w:bookmarkEnd w:id="1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260"/>
        <w:gridCol w:w="709"/>
        <w:gridCol w:w="2410"/>
      </w:tblGrid>
      <w:tr w:rsidR="00BA2DBB" w:rsidRPr="00FA7F13" w14:paraId="62315612"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2A4038D8"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CD18EE1" w14:textId="77777777" w:rsidR="00BA2DBB" w:rsidRPr="00FA7F13" w:rsidRDefault="00BA2DBB" w:rsidP="00E24DF9">
            <w:pPr>
              <w:spacing w:before="60" w:after="60"/>
              <w:jc w:val="left"/>
              <w:rPr>
                <w:b/>
                <w:sz w:val="16"/>
                <w:szCs w:val="16"/>
              </w:rPr>
            </w:pPr>
            <w:r w:rsidRPr="00FA7F13">
              <w:rPr>
                <w:b/>
                <w:sz w:val="16"/>
                <w:szCs w:val="16"/>
              </w:rPr>
              <w:t>Name</w:t>
            </w:r>
          </w:p>
        </w:tc>
        <w:tc>
          <w:tcPr>
            <w:tcW w:w="3260" w:type="dxa"/>
            <w:tcBorders>
              <w:top w:val="single" w:sz="4" w:space="0" w:color="auto"/>
              <w:left w:val="single" w:sz="4" w:space="0" w:color="auto"/>
              <w:bottom w:val="single" w:sz="4" w:space="0" w:color="auto"/>
              <w:right w:val="single" w:sz="4" w:space="0" w:color="auto"/>
            </w:tcBorders>
          </w:tcPr>
          <w:p w14:paraId="0E635AD5"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4A0520E" w14:textId="77777777" w:rsidR="00BA2DBB" w:rsidRPr="00FA7F13" w:rsidRDefault="00BA2DBB" w:rsidP="00020E58">
            <w:pPr>
              <w:spacing w:before="60" w:after="60"/>
              <w:jc w:val="center"/>
              <w:rPr>
                <w:b/>
                <w:sz w:val="16"/>
                <w:szCs w:val="16"/>
              </w:rPr>
            </w:pPr>
            <w:r w:rsidRPr="00FA7F13">
              <w:rPr>
                <w:b/>
                <w:sz w:val="16"/>
                <w:szCs w:val="16"/>
              </w:rPr>
              <w:t>Mult.</w:t>
            </w:r>
          </w:p>
        </w:tc>
        <w:tc>
          <w:tcPr>
            <w:tcW w:w="2410" w:type="dxa"/>
            <w:tcBorders>
              <w:top w:val="single" w:sz="4" w:space="0" w:color="auto"/>
              <w:left w:val="single" w:sz="4" w:space="0" w:color="auto"/>
              <w:bottom w:val="single" w:sz="4" w:space="0" w:color="auto"/>
              <w:right w:val="single" w:sz="4" w:space="0" w:color="auto"/>
            </w:tcBorders>
          </w:tcPr>
          <w:p w14:paraId="6578B129"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E9496B4" w14:textId="77777777" w:rsidTr="00E24DF9">
        <w:tc>
          <w:tcPr>
            <w:tcW w:w="1242" w:type="dxa"/>
            <w:tcBorders>
              <w:top w:val="single" w:sz="4" w:space="0" w:color="auto"/>
              <w:left w:val="single" w:sz="4" w:space="0" w:color="auto"/>
              <w:bottom w:val="single" w:sz="4" w:space="0" w:color="auto"/>
              <w:right w:val="single" w:sz="4" w:space="0" w:color="auto"/>
            </w:tcBorders>
          </w:tcPr>
          <w:p w14:paraId="19BFEB20"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2ABE464" w14:textId="77777777" w:rsidR="00BA2DBB" w:rsidRPr="00FA7F13" w:rsidRDefault="00BA2DBB" w:rsidP="00E24DF9">
            <w:pPr>
              <w:spacing w:before="60" w:after="60"/>
              <w:jc w:val="left"/>
              <w:rPr>
                <w:sz w:val="16"/>
                <w:szCs w:val="16"/>
              </w:rPr>
            </w:pPr>
            <w:r w:rsidRPr="00FA7F13">
              <w:rPr>
                <w:sz w:val="16"/>
                <w:szCs w:val="16"/>
              </w:rPr>
              <w:t>LineInstruction</w:t>
            </w:r>
          </w:p>
        </w:tc>
        <w:tc>
          <w:tcPr>
            <w:tcW w:w="3260" w:type="dxa"/>
            <w:tcBorders>
              <w:top w:val="single" w:sz="4" w:space="0" w:color="auto"/>
              <w:left w:val="single" w:sz="4" w:space="0" w:color="auto"/>
              <w:bottom w:val="single" w:sz="4" w:space="0" w:color="auto"/>
              <w:right w:val="single" w:sz="4" w:space="0" w:color="auto"/>
            </w:tcBorders>
          </w:tcPr>
          <w:p w14:paraId="4765D241" w14:textId="77777777" w:rsidR="00BA2DBB" w:rsidRPr="00FA7F13" w:rsidRDefault="00BA2DBB" w:rsidP="00E24DF9">
            <w:pPr>
              <w:spacing w:before="60" w:after="60"/>
              <w:jc w:val="left"/>
              <w:rPr>
                <w:sz w:val="16"/>
                <w:szCs w:val="16"/>
              </w:rPr>
            </w:pPr>
            <w:r w:rsidRPr="00FA7F13">
              <w:rPr>
                <w:sz w:val="16"/>
                <w:szCs w:val="16"/>
              </w:rPr>
              <w:t>A drawin</w:t>
            </w:r>
            <w:r w:rsidR="00E24DF9" w:rsidRPr="00FA7F13">
              <w:rPr>
                <w:sz w:val="16"/>
                <w:szCs w:val="16"/>
              </w:rPr>
              <w:t>g instruction for line geometry</w:t>
            </w:r>
          </w:p>
        </w:tc>
        <w:tc>
          <w:tcPr>
            <w:tcW w:w="709" w:type="dxa"/>
            <w:tcBorders>
              <w:top w:val="single" w:sz="4" w:space="0" w:color="auto"/>
              <w:left w:val="single" w:sz="4" w:space="0" w:color="auto"/>
              <w:bottom w:val="single" w:sz="4" w:space="0" w:color="auto"/>
              <w:right w:val="single" w:sz="4" w:space="0" w:color="auto"/>
            </w:tcBorders>
          </w:tcPr>
          <w:p w14:paraId="283FE041" w14:textId="77777777" w:rsidR="00BA2DBB" w:rsidRPr="00FA7F13" w:rsidRDefault="00BA2DBB" w:rsidP="00020E58">
            <w:pPr>
              <w:spacing w:before="60" w:after="60"/>
              <w:jc w:val="center"/>
              <w:rPr>
                <w:sz w:val="16"/>
                <w:szCs w:val="16"/>
              </w:rPr>
            </w:pPr>
            <w:r w:rsidRPr="00FA7F13">
              <w:rPr>
                <w:sz w:val="16"/>
                <w:szCs w:val="16"/>
              </w:rPr>
              <w:t>-</w:t>
            </w:r>
          </w:p>
        </w:tc>
        <w:tc>
          <w:tcPr>
            <w:tcW w:w="2410" w:type="dxa"/>
            <w:tcBorders>
              <w:top w:val="single" w:sz="4" w:space="0" w:color="auto"/>
              <w:left w:val="single" w:sz="4" w:space="0" w:color="auto"/>
              <w:bottom w:val="single" w:sz="4" w:space="0" w:color="auto"/>
              <w:right w:val="single" w:sz="4" w:space="0" w:color="auto"/>
            </w:tcBorders>
          </w:tcPr>
          <w:p w14:paraId="358AF2E2" w14:textId="77777777" w:rsidR="00BA2DBB" w:rsidRPr="00FA7F13" w:rsidRDefault="00BA2DBB" w:rsidP="00E24DF9">
            <w:pPr>
              <w:spacing w:before="60" w:after="60"/>
              <w:jc w:val="left"/>
              <w:rPr>
                <w:sz w:val="16"/>
                <w:szCs w:val="16"/>
              </w:rPr>
            </w:pPr>
            <w:r w:rsidRPr="00FA7F13">
              <w:rPr>
                <w:sz w:val="16"/>
                <w:szCs w:val="16"/>
              </w:rPr>
              <w:t>-</w:t>
            </w:r>
          </w:p>
        </w:tc>
      </w:tr>
      <w:tr w:rsidR="004F77A3" w:rsidRPr="00FA7F13" w14:paraId="0BF7119E" w14:textId="77777777" w:rsidTr="00E24DF9">
        <w:tc>
          <w:tcPr>
            <w:tcW w:w="1242" w:type="dxa"/>
            <w:tcBorders>
              <w:top w:val="single" w:sz="4" w:space="0" w:color="auto"/>
              <w:left w:val="single" w:sz="4" w:space="0" w:color="auto"/>
              <w:bottom w:val="single" w:sz="4" w:space="0" w:color="auto"/>
              <w:right w:val="single" w:sz="4" w:space="0" w:color="auto"/>
            </w:tcBorders>
          </w:tcPr>
          <w:p w14:paraId="15663FA0" w14:textId="77777777" w:rsidR="004F77A3" w:rsidRPr="00FA7F13" w:rsidRDefault="004F77A3" w:rsidP="00E24DF9">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A39480" w14:textId="77777777" w:rsidR="004F77A3" w:rsidRPr="00FA7F13" w:rsidRDefault="004F77A3" w:rsidP="00E24DF9">
            <w:pPr>
              <w:spacing w:before="60" w:after="60"/>
              <w:jc w:val="left"/>
              <w:rPr>
                <w:sz w:val="16"/>
                <w:szCs w:val="16"/>
              </w:rPr>
            </w:pPr>
            <w:r>
              <w:rPr>
                <w:sz w:val="16"/>
                <w:szCs w:val="16"/>
              </w:rPr>
              <w:t>suppression</w:t>
            </w:r>
          </w:p>
        </w:tc>
        <w:tc>
          <w:tcPr>
            <w:tcW w:w="3260" w:type="dxa"/>
            <w:tcBorders>
              <w:top w:val="single" w:sz="4" w:space="0" w:color="auto"/>
              <w:left w:val="single" w:sz="4" w:space="0" w:color="auto"/>
              <w:bottom w:val="single" w:sz="4" w:space="0" w:color="auto"/>
              <w:right w:val="single" w:sz="4" w:space="0" w:color="auto"/>
            </w:tcBorders>
          </w:tcPr>
          <w:p w14:paraId="3484AEE5" w14:textId="77777777" w:rsidR="004F77A3" w:rsidRPr="004F77A3" w:rsidRDefault="004F77A3" w:rsidP="00E24DF9">
            <w:pPr>
              <w:spacing w:before="60" w:after="60"/>
              <w:jc w:val="left"/>
              <w:rPr>
                <w:sz w:val="16"/>
                <w:szCs w:val="16"/>
              </w:rPr>
            </w:pPr>
            <w:r w:rsidRPr="004F77A3">
              <w:rPr>
                <w:sz w:val="16"/>
                <w:szCs w:val="16"/>
              </w:rPr>
              <w:t>Whether another line instruction of higher priority can suppress the drawing of this line instruction</w:t>
            </w:r>
          </w:p>
        </w:tc>
        <w:tc>
          <w:tcPr>
            <w:tcW w:w="709" w:type="dxa"/>
            <w:tcBorders>
              <w:top w:val="single" w:sz="4" w:space="0" w:color="auto"/>
              <w:left w:val="single" w:sz="4" w:space="0" w:color="auto"/>
              <w:bottom w:val="single" w:sz="4" w:space="0" w:color="auto"/>
              <w:right w:val="single" w:sz="4" w:space="0" w:color="auto"/>
            </w:tcBorders>
          </w:tcPr>
          <w:p w14:paraId="61364A1A" w14:textId="77777777" w:rsidR="004F77A3" w:rsidRPr="00FA7F13" w:rsidRDefault="004F77A3" w:rsidP="00020E58">
            <w:pPr>
              <w:spacing w:before="60" w:after="60"/>
              <w:jc w:val="center"/>
              <w:rPr>
                <w:sz w:val="16"/>
                <w:szCs w:val="16"/>
              </w:rPr>
            </w:pPr>
            <w:r>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7AC5A926" w14:textId="77777777" w:rsidR="004F77A3" w:rsidRPr="00FA7F13" w:rsidRDefault="004F77A3" w:rsidP="00E24DF9">
            <w:pPr>
              <w:spacing w:before="60" w:after="60"/>
              <w:jc w:val="left"/>
              <w:rPr>
                <w:sz w:val="16"/>
                <w:szCs w:val="16"/>
              </w:rPr>
            </w:pPr>
            <w:r>
              <w:rPr>
                <w:sz w:val="16"/>
                <w:szCs w:val="16"/>
              </w:rPr>
              <w:t xml:space="preserve">boolean = </w:t>
            </w:r>
            <w:r w:rsidRPr="004E1D86">
              <w:rPr>
                <w:i/>
                <w:sz w:val="16"/>
                <w:szCs w:val="16"/>
              </w:rPr>
              <w:t>True</w:t>
            </w:r>
          </w:p>
        </w:tc>
      </w:tr>
      <w:tr w:rsidR="00BA2DBB" w:rsidRPr="00FA7F13" w14:paraId="50401F3A" w14:textId="77777777" w:rsidTr="00E24DF9">
        <w:tc>
          <w:tcPr>
            <w:tcW w:w="1242" w:type="dxa"/>
            <w:tcBorders>
              <w:top w:val="single" w:sz="4" w:space="0" w:color="auto"/>
              <w:left w:val="single" w:sz="4" w:space="0" w:color="auto"/>
              <w:bottom w:val="single" w:sz="4" w:space="0" w:color="auto"/>
              <w:right w:val="single" w:sz="4" w:space="0" w:color="auto"/>
            </w:tcBorders>
          </w:tcPr>
          <w:p w14:paraId="206B82C9"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7852F30" w14:textId="77777777" w:rsidR="00BA2DBB" w:rsidRPr="00FA7F13" w:rsidRDefault="00BA2DBB" w:rsidP="00E24DF9">
            <w:pPr>
              <w:spacing w:before="60" w:after="60"/>
              <w:jc w:val="left"/>
              <w:rPr>
                <w:sz w:val="16"/>
                <w:szCs w:val="16"/>
              </w:rPr>
            </w:pPr>
            <w:r w:rsidRPr="00FA7F13">
              <w:rPr>
                <w:sz w:val="16"/>
                <w:szCs w:val="16"/>
              </w:rPr>
              <w:t>lineStyle</w:t>
            </w:r>
          </w:p>
        </w:tc>
        <w:tc>
          <w:tcPr>
            <w:tcW w:w="3260" w:type="dxa"/>
            <w:tcBorders>
              <w:top w:val="single" w:sz="4" w:space="0" w:color="auto"/>
              <w:left w:val="single" w:sz="4" w:space="0" w:color="auto"/>
              <w:bottom w:val="single" w:sz="4" w:space="0" w:color="auto"/>
              <w:right w:val="single" w:sz="4" w:space="0" w:color="auto"/>
            </w:tcBorders>
          </w:tcPr>
          <w:p w14:paraId="2B7019EF" w14:textId="77777777" w:rsidR="00BA2DBB" w:rsidRPr="00FA7F13" w:rsidRDefault="00BA2DBB" w:rsidP="00E24DF9">
            <w:pPr>
              <w:spacing w:before="60" w:after="60"/>
              <w:jc w:val="left"/>
              <w:rPr>
                <w:sz w:val="16"/>
                <w:szCs w:val="16"/>
              </w:rPr>
            </w:pPr>
            <w:r w:rsidRPr="00FA7F13">
              <w:rPr>
                <w:sz w:val="16"/>
                <w:szCs w:val="16"/>
              </w:rPr>
              <w:t>The li</w:t>
            </w:r>
            <w:r w:rsidR="00E24DF9" w:rsidRPr="00FA7F13">
              <w:rPr>
                <w:sz w:val="16"/>
                <w:szCs w:val="16"/>
              </w:rPr>
              <w:t>ne style used for the depiction</w:t>
            </w:r>
          </w:p>
        </w:tc>
        <w:tc>
          <w:tcPr>
            <w:tcW w:w="709" w:type="dxa"/>
            <w:tcBorders>
              <w:top w:val="single" w:sz="4" w:space="0" w:color="auto"/>
              <w:left w:val="single" w:sz="4" w:space="0" w:color="auto"/>
              <w:bottom w:val="single" w:sz="4" w:space="0" w:color="auto"/>
              <w:right w:val="single" w:sz="4" w:space="0" w:color="auto"/>
            </w:tcBorders>
          </w:tcPr>
          <w:p w14:paraId="069FA2F8" w14:textId="77777777" w:rsidR="00BA2DBB" w:rsidRPr="00FA7F13" w:rsidRDefault="00BA2DBB" w:rsidP="00020E58">
            <w:pPr>
              <w:spacing w:before="60" w:after="60"/>
              <w:jc w:val="center"/>
              <w:rPr>
                <w:sz w:val="16"/>
                <w:szCs w:val="16"/>
              </w:rPr>
            </w:pPr>
            <w:r w:rsidRPr="00FA7F13">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353BBFF6" w14:textId="77777777" w:rsidR="00BA2DBB" w:rsidRPr="00FA7F13" w:rsidRDefault="00BA2DBB" w:rsidP="00E24DF9">
            <w:pPr>
              <w:spacing w:before="60" w:after="60"/>
              <w:jc w:val="left"/>
              <w:rPr>
                <w:sz w:val="16"/>
                <w:szCs w:val="16"/>
              </w:rPr>
            </w:pPr>
            <w:r w:rsidRPr="00FA7F13">
              <w:rPr>
                <w:sz w:val="16"/>
                <w:szCs w:val="16"/>
              </w:rPr>
              <w:t>LineStyles::AbstractLineStyle</w:t>
            </w:r>
          </w:p>
        </w:tc>
      </w:tr>
    </w:tbl>
    <w:p w14:paraId="46FACC43" w14:textId="77777777" w:rsidR="00BA2DBB" w:rsidRPr="00FA7F13" w:rsidRDefault="00BA2DBB" w:rsidP="00BA2DBB"/>
    <w:p w14:paraId="1E7AF82A" w14:textId="77777777" w:rsidR="00A73A7B" w:rsidRPr="00FA7F13" w:rsidRDefault="00A73A7B" w:rsidP="005304A1">
      <w:pPr>
        <w:pStyle w:val="Heading3"/>
        <w:keepLines/>
        <w:numPr>
          <w:ilvl w:val="2"/>
          <w:numId w:val="13"/>
        </w:numPr>
      </w:pPr>
      <w:bookmarkStart w:id="148" w:name="_Toc16161129"/>
      <w:r w:rsidRPr="00FA7F13">
        <w:t>AreaInstruction</w:t>
      </w:r>
      <w:bookmarkEnd w:id="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402"/>
        <w:gridCol w:w="709"/>
        <w:gridCol w:w="2268"/>
      </w:tblGrid>
      <w:tr w:rsidR="00BA2DBB" w:rsidRPr="00FA7F13" w14:paraId="6AD37C5B"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E8F2438"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46D64B2"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402" w:type="dxa"/>
            <w:tcBorders>
              <w:top w:val="single" w:sz="4" w:space="0" w:color="auto"/>
              <w:left w:val="single" w:sz="4" w:space="0" w:color="auto"/>
              <w:bottom w:val="single" w:sz="4" w:space="0" w:color="auto"/>
              <w:right w:val="single" w:sz="4" w:space="0" w:color="auto"/>
            </w:tcBorders>
          </w:tcPr>
          <w:p w14:paraId="73BCA6F3"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75DB183"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2268" w:type="dxa"/>
            <w:tcBorders>
              <w:top w:val="single" w:sz="4" w:space="0" w:color="auto"/>
              <w:left w:val="single" w:sz="4" w:space="0" w:color="auto"/>
              <w:bottom w:val="single" w:sz="4" w:space="0" w:color="auto"/>
              <w:right w:val="single" w:sz="4" w:space="0" w:color="auto"/>
            </w:tcBorders>
          </w:tcPr>
          <w:p w14:paraId="506FC488"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0E675344" w14:textId="77777777" w:rsidTr="00E24DF9">
        <w:tc>
          <w:tcPr>
            <w:tcW w:w="1242" w:type="dxa"/>
            <w:tcBorders>
              <w:top w:val="single" w:sz="4" w:space="0" w:color="auto"/>
              <w:left w:val="single" w:sz="4" w:space="0" w:color="auto"/>
              <w:bottom w:val="single" w:sz="4" w:space="0" w:color="auto"/>
              <w:right w:val="single" w:sz="4" w:space="0" w:color="auto"/>
            </w:tcBorders>
          </w:tcPr>
          <w:p w14:paraId="4E569EED"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C1BCB47" w14:textId="77777777" w:rsidR="00BA2DBB" w:rsidRPr="00FA7F13" w:rsidRDefault="00BA2DBB" w:rsidP="005304A1">
            <w:pPr>
              <w:keepNext/>
              <w:keepLines/>
              <w:spacing w:before="60" w:after="60"/>
              <w:jc w:val="left"/>
              <w:rPr>
                <w:sz w:val="16"/>
                <w:szCs w:val="16"/>
              </w:rPr>
            </w:pPr>
            <w:r w:rsidRPr="00FA7F13">
              <w:rPr>
                <w:sz w:val="16"/>
                <w:szCs w:val="16"/>
              </w:rPr>
              <w:t>AreaInstruction</w:t>
            </w:r>
          </w:p>
        </w:tc>
        <w:tc>
          <w:tcPr>
            <w:tcW w:w="3402" w:type="dxa"/>
            <w:tcBorders>
              <w:top w:val="single" w:sz="4" w:space="0" w:color="auto"/>
              <w:left w:val="single" w:sz="4" w:space="0" w:color="auto"/>
              <w:bottom w:val="single" w:sz="4" w:space="0" w:color="auto"/>
              <w:right w:val="single" w:sz="4" w:space="0" w:color="auto"/>
            </w:tcBorders>
          </w:tcPr>
          <w:p w14:paraId="01525331" w14:textId="77777777" w:rsidR="00BA2DBB" w:rsidRPr="00FA7F13" w:rsidRDefault="00BA2DBB" w:rsidP="005304A1">
            <w:pPr>
              <w:keepNext/>
              <w:keepLines/>
              <w:spacing w:before="60" w:after="60"/>
              <w:jc w:val="left"/>
              <w:rPr>
                <w:sz w:val="16"/>
                <w:szCs w:val="16"/>
              </w:rPr>
            </w:pPr>
            <w:r w:rsidRPr="00FA7F13">
              <w:rPr>
                <w:sz w:val="16"/>
                <w:szCs w:val="16"/>
              </w:rPr>
              <w:t>A drawin</w:t>
            </w:r>
            <w:r w:rsidR="00E24DF9" w:rsidRPr="00FA7F13">
              <w:rPr>
                <w:sz w:val="16"/>
                <w:szCs w:val="16"/>
              </w:rPr>
              <w:t>g instruction for area geometry</w:t>
            </w:r>
          </w:p>
        </w:tc>
        <w:tc>
          <w:tcPr>
            <w:tcW w:w="709" w:type="dxa"/>
            <w:tcBorders>
              <w:top w:val="single" w:sz="4" w:space="0" w:color="auto"/>
              <w:left w:val="single" w:sz="4" w:space="0" w:color="auto"/>
              <w:bottom w:val="single" w:sz="4" w:space="0" w:color="auto"/>
              <w:right w:val="single" w:sz="4" w:space="0" w:color="auto"/>
            </w:tcBorders>
          </w:tcPr>
          <w:p w14:paraId="4E4E1D99"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2268" w:type="dxa"/>
            <w:tcBorders>
              <w:top w:val="single" w:sz="4" w:space="0" w:color="auto"/>
              <w:left w:val="single" w:sz="4" w:space="0" w:color="auto"/>
              <w:bottom w:val="single" w:sz="4" w:space="0" w:color="auto"/>
              <w:right w:val="single" w:sz="4" w:space="0" w:color="auto"/>
            </w:tcBorders>
          </w:tcPr>
          <w:p w14:paraId="25D24329" w14:textId="77777777" w:rsidR="00BA2DBB" w:rsidRPr="00FA7F13" w:rsidRDefault="00BA2DBB" w:rsidP="005304A1">
            <w:pPr>
              <w:keepNext/>
              <w:keepLines/>
              <w:spacing w:before="60" w:after="60"/>
              <w:jc w:val="left"/>
              <w:rPr>
                <w:sz w:val="16"/>
                <w:szCs w:val="16"/>
              </w:rPr>
            </w:pPr>
            <w:r w:rsidRPr="00FA7F13">
              <w:rPr>
                <w:sz w:val="16"/>
                <w:szCs w:val="16"/>
              </w:rPr>
              <w:t>-</w:t>
            </w:r>
          </w:p>
        </w:tc>
      </w:tr>
      <w:tr w:rsidR="00BA2DBB" w:rsidRPr="00FA7F13" w14:paraId="06926283" w14:textId="77777777" w:rsidTr="00E24DF9">
        <w:tc>
          <w:tcPr>
            <w:tcW w:w="1242" w:type="dxa"/>
            <w:tcBorders>
              <w:top w:val="single" w:sz="4" w:space="0" w:color="auto"/>
              <w:left w:val="single" w:sz="4" w:space="0" w:color="auto"/>
              <w:bottom w:val="single" w:sz="4" w:space="0" w:color="auto"/>
              <w:right w:val="single" w:sz="4" w:space="0" w:color="auto"/>
            </w:tcBorders>
          </w:tcPr>
          <w:p w14:paraId="2CF2033D"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B730317" w14:textId="77777777" w:rsidR="00BA2DBB" w:rsidRPr="00FA7F13" w:rsidRDefault="00BA2DBB" w:rsidP="00E24DF9">
            <w:pPr>
              <w:spacing w:before="60" w:after="60"/>
              <w:jc w:val="left"/>
              <w:rPr>
                <w:sz w:val="16"/>
                <w:szCs w:val="16"/>
              </w:rPr>
            </w:pPr>
            <w:r w:rsidRPr="00FA7F13">
              <w:rPr>
                <w:sz w:val="16"/>
                <w:szCs w:val="16"/>
              </w:rPr>
              <w:t>areaFill</w:t>
            </w:r>
          </w:p>
        </w:tc>
        <w:tc>
          <w:tcPr>
            <w:tcW w:w="3402" w:type="dxa"/>
            <w:tcBorders>
              <w:top w:val="single" w:sz="4" w:space="0" w:color="auto"/>
              <w:left w:val="single" w:sz="4" w:space="0" w:color="auto"/>
              <w:bottom w:val="single" w:sz="4" w:space="0" w:color="auto"/>
              <w:right w:val="single" w:sz="4" w:space="0" w:color="auto"/>
            </w:tcBorders>
          </w:tcPr>
          <w:p w14:paraId="664A7194" w14:textId="77777777" w:rsidR="00BA2DBB" w:rsidRPr="00FA7F13" w:rsidRDefault="00BA2DBB" w:rsidP="00E24DF9">
            <w:pPr>
              <w:spacing w:before="60" w:after="60"/>
              <w:jc w:val="left"/>
              <w:rPr>
                <w:sz w:val="16"/>
                <w:szCs w:val="16"/>
              </w:rPr>
            </w:pPr>
            <w:r w:rsidRPr="00FA7F13">
              <w:rPr>
                <w:sz w:val="16"/>
                <w:szCs w:val="16"/>
              </w:rPr>
              <w:t>The a</w:t>
            </w:r>
            <w:r w:rsidR="00E24DF9" w:rsidRPr="00FA7F13">
              <w:rPr>
                <w:sz w:val="16"/>
                <w:szCs w:val="16"/>
              </w:rPr>
              <w:t>rea fill used for the depiction</w:t>
            </w:r>
          </w:p>
        </w:tc>
        <w:tc>
          <w:tcPr>
            <w:tcW w:w="709" w:type="dxa"/>
            <w:tcBorders>
              <w:top w:val="single" w:sz="4" w:space="0" w:color="auto"/>
              <w:left w:val="single" w:sz="4" w:space="0" w:color="auto"/>
              <w:bottom w:val="single" w:sz="4" w:space="0" w:color="auto"/>
              <w:right w:val="single" w:sz="4" w:space="0" w:color="auto"/>
            </w:tcBorders>
          </w:tcPr>
          <w:p w14:paraId="50F42E01" w14:textId="77777777" w:rsidR="00BA2DBB" w:rsidRPr="00FA7F13" w:rsidRDefault="00BA2DBB" w:rsidP="00020E58">
            <w:pPr>
              <w:spacing w:before="60" w:after="60"/>
              <w:jc w:val="center"/>
              <w:rPr>
                <w:sz w:val="16"/>
                <w:szCs w:val="16"/>
              </w:rPr>
            </w:pPr>
            <w:r w:rsidRPr="00FA7F13">
              <w:rPr>
                <w:sz w:val="16"/>
                <w:szCs w:val="16"/>
              </w:rPr>
              <w:t>1</w:t>
            </w:r>
          </w:p>
        </w:tc>
        <w:tc>
          <w:tcPr>
            <w:tcW w:w="2268" w:type="dxa"/>
            <w:tcBorders>
              <w:top w:val="single" w:sz="4" w:space="0" w:color="auto"/>
              <w:left w:val="single" w:sz="4" w:space="0" w:color="auto"/>
              <w:bottom w:val="single" w:sz="4" w:space="0" w:color="auto"/>
              <w:right w:val="single" w:sz="4" w:space="0" w:color="auto"/>
            </w:tcBorders>
          </w:tcPr>
          <w:p w14:paraId="4295C424" w14:textId="77777777" w:rsidR="00BA2DBB" w:rsidRPr="00FA7F13" w:rsidRDefault="00BA2DBB" w:rsidP="00E24DF9">
            <w:pPr>
              <w:spacing w:before="60" w:after="60"/>
              <w:jc w:val="left"/>
              <w:rPr>
                <w:sz w:val="16"/>
                <w:szCs w:val="16"/>
              </w:rPr>
            </w:pPr>
            <w:r w:rsidRPr="00FA7F13">
              <w:rPr>
                <w:sz w:val="16"/>
                <w:szCs w:val="16"/>
              </w:rPr>
              <w:t>AreaFills::AbstractAreaFill</w:t>
            </w:r>
          </w:p>
        </w:tc>
      </w:tr>
    </w:tbl>
    <w:p w14:paraId="38D9EF5E" w14:textId="77777777" w:rsidR="00BA2DBB" w:rsidRPr="00FA7F13" w:rsidRDefault="00BA2DBB" w:rsidP="00BA2DBB"/>
    <w:p w14:paraId="1BC0B055" w14:textId="77777777" w:rsidR="00A73A7B" w:rsidRPr="00FA7F13" w:rsidRDefault="00A73A7B" w:rsidP="00531C7D">
      <w:pPr>
        <w:pStyle w:val="Heading3"/>
        <w:numPr>
          <w:ilvl w:val="2"/>
          <w:numId w:val="13"/>
        </w:numPr>
      </w:pPr>
      <w:bookmarkStart w:id="149" w:name="_Toc16161130"/>
      <w:r w:rsidRPr="00FA7F13">
        <w:t>TextInstruction</w:t>
      </w:r>
      <w:bookmarkEnd w:id="1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3255BC92"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4A3975C9"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9686FBF"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693B00D"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AD5CF5E"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7813185"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A302D4E" w14:textId="77777777" w:rsidTr="00E24DF9">
        <w:tc>
          <w:tcPr>
            <w:tcW w:w="1242" w:type="dxa"/>
            <w:tcBorders>
              <w:top w:val="single" w:sz="4" w:space="0" w:color="auto"/>
              <w:left w:val="single" w:sz="4" w:space="0" w:color="auto"/>
              <w:bottom w:val="single" w:sz="4" w:space="0" w:color="auto"/>
              <w:right w:val="single" w:sz="4" w:space="0" w:color="auto"/>
            </w:tcBorders>
          </w:tcPr>
          <w:p w14:paraId="1E2FED4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FADA3A4" w14:textId="77777777" w:rsidR="00BA2DBB" w:rsidRPr="00FA7F13" w:rsidRDefault="00BA2DBB" w:rsidP="00E24DF9">
            <w:pPr>
              <w:spacing w:before="60" w:after="60"/>
              <w:jc w:val="left"/>
              <w:rPr>
                <w:sz w:val="16"/>
                <w:szCs w:val="16"/>
              </w:rPr>
            </w:pPr>
            <w:r w:rsidRPr="00FA7F13">
              <w:rPr>
                <w:sz w:val="16"/>
                <w:szCs w:val="16"/>
              </w:rPr>
              <w:t>TextInstruction</w:t>
            </w:r>
          </w:p>
        </w:tc>
        <w:tc>
          <w:tcPr>
            <w:tcW w:w="3827" w:type="dxa"/>
            <w:tcBorders>
              <w:top w:val="single" w:sz="4" w:space="0" w:color="auto"/>
              <w:left w:val="single" w:sz="4" w:space="0" w:color="auto"/>
              <w:bottom w:val="single" w:sz="4" w:space="0" w:color="auto"/>
              <w:right w:val="single" w:sz="4" w:space="0" w:color="auto"/>
            </w:tcBorders>
          </w:tcPr>
          <w:p w14:paraId="336B99EE" w14:textId="77777777" w:rsidR="00BA2DBB" w:rsidRPr="00FA7F13" w:rsidRDefault="00BA2DBB" w:rsidP="00E24DF9">
            <w:pPr>
              <w:spacing w:before="60" w:after="60"/>
              <w:jc w:val="left"/>
              <w:rPr>
                <w:sz w:val="16"/>
                <w:szCs w:val="16"/>
              </w:rPr>
            </w:pPr>
            <w:r w:rsidRPr="00FA7F13">
              <w:rPr>
                <w:sz w:val="16"/>
                <w:szCs w:val="16"/>
              </w:rPr>
              <w:t>A drawing</w:t>
            </w:r>
            <w:r w:rsidR="00E24DF9" w:rsidRPr="00FA7F13">
              <w:rPr>
                <w:sz w:val="16"/>
                <w:szCs w:val="16"/>
              </w:rPr>
              <w:t xml:space="preserve"> instruction for depicting text</w:t>
            </w:r>
          </w:p>
        </w:tc>
        <w:tc>
          <w:tcPr>
            <w:tcW w:w="709" w:type="dxa"/>
            <w:tcBorders>
              <w:top w:val="single" w:sz="4" w:space="0" w:color="auto"/>
              <w:left w:val="single" w:sz="4" w:space="0" w:color="auto"/>
              <w:bottom w:val="single" w:sz="4" w:space="0" w:color="auto"/>
              <w:right w:val="single" w:sz="4" w:space="0" w:color="auto"/>
            </w:tcBorders>
          </w:tcPr>
          <w:p w14:paraId="41FD00A6"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20EBB32"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4AF2525D" w14:textId="77777777" w:rsidTr="00E24DF9">
        <w:tc>
          <w:tcPr>
            <w:tcW w:w="1242" w:type="dxa"/>
            <w:tcBorders>
              <w:top w:val="single" w:sz="4" w:space="0" w:color="auto"/>
              <w:left w:val="single" w:sz="4" w:space="0" w:color="auto"/>
              <w:bottom w:val="single" w:sz="4" w:space="0" w:color="auto"/>
              <w:right w:val="single" w:sz="4" w:space="0" w:color="auto"/>
            </w:tcBorders>
          </w:tcPr>
          <w:p w14:paraId="1546CF66"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88F2929" w14:textId="77777777" w:rsidR="00BA2DBB" w:rsidRPr="00FA7F13" w:rsidRDefault="00BA2DBB" w:rsidP="00E24DF9">
            <w:pPr>
              <w:spacing w:before="60" w:after="60"/>
              <w:jc w:val="left"/>
              <w:rPr>
                <w:sz w:val="16"/>
                <w:szCs w:val="16"/>
              </w:rPr>
            </w:pPr>
            <w:r w:rsidRPr="00FA7F13">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072AF113" w14:textId="77777777" w:rsidR="00BA2DBB" w:rsidRPr="00FA7F13" w:rsidRDefault="00E24DF9" w:rsidP="00E24DF9">
            <w:pPr>
              <w:spacing w:before="60" w:after="60"/>
              <w:jc w:val="left"/>
              <w:rPr>
                <w:sz w:val="16"/>
                <w:szCs w:val="16"/>
              </w:rPr>
            </w:pPr>
            <w:r w:rsidRPr="00FA7F13">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156F1DF4"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DCC805" w14:textId="77777777" w:rsidR="00BA2DBB" w:rsidRPr="00FA7F13" w:rsidRDefault="00BA2DBB" w:rsidP="00E24DF9">
            <w:pPr>
              <w:spacing w:before="60" w:after="60"/>
              <w:jc w:val="left"/>
              <w:rPr>
                <w:sz w:val="16"/>
                <w:szCs w:val="16"/>
              </w:rPr>
            </w:pPr>
            <w:r w:rsidRPr="00FA7F13">
              <w:rPr>
                <w:sz w:val="16"/>
                <w:szCs w:val="16"/>
              </w:rPr>
              <w:t>Text::Text</w:t>
            </w:r>
          </w:p>
        </w:tc>
      </w:tr>
    </w:tbl>
    <w:p w14:paraId="4D4E9EDD" w14:textId="77777777" w:rsidR="00BA2DBB" w:rsidRPr="00FA7F13" w:rsidRDefault="00BA2DBB" w:rsidP="00BA2DBB"/>
    <w:p w14:paraId="5C315F66" w14:textId="77777777" w:rsidR="00A73A7B" w:rsidRPr="00FA7F13" w:rsidRDefault="00A73A7B" w:rsidP="00531C7D">
      <w:pPr>
        <w:pStyle w:val="Heading3"/>
        <w:numPr>
          <w:ilvl w:val="2"/>
          <w:numId w:val="13"/>
        </w:numPr>
      </w:pPr>
      <w:bookmarkStart w:id="150" w:name="_Toc16161131"/>
      <w:r w:rsidRPr="00FA7F13">
        <w:t>CoverageInstruction</w:t>
      </w:r>
      <w:bookmarkEnd w:id="1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544"/>
        <w:gridCol w:w="709"/>
        <w:gridCol w:w="2126"/>
      </w:tblGrid>
      <w:tr w:rsidR="00BA2DBB" w:rsidRPr="00FA7F13" w14:paraId="62B8A7E6"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D25A119"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7A21C24" w14:textId="77777777" w:rsidR="00BA2DBB" w:rsidRPr="00FA7F13" w:rsidRDefault="00BA2DBB" w:rsidP="00E24DF9">
            <w:pPr>
              <w:spacing w:before="60" w:after="60"/>
              <w:jc w:val="left"/>
              <w:rPr>
                <w:b/>
                <w:sz w:val="16"/>
                <w:szCs w:val="16"/>
              </w:rPr>
            </w:pPr>
            <w:r w:rsidRPr="00FA7F13">
              <w:rPr>
                <w:b/>
                <w:sz w:val="16"/>
                <w:szCs w:val="16"/>
              </w:rPr>
              <w:t>Name</w:t>
            </w:r>
          </w:p>
        </w:tc>
        <w:tc>
          <w:tcPr>
            <w:tcW w:w="3544" w:type="dxa"/>
            <w:tcBorders>
              <w:top w:val="single" w:sz="4" w:space="0" w:color="auto"/>
              <w:left w:val="single" w:sz="4" w:space="0" w:color="auto"/>
              <w:bottom w:val="single" w:sz="4" w:space="0" w:color="auto"/>
              <w:right w:val="single" w:sz="4" w:space="0" w:color="auto"/>
            </w:tcBorders>
          </w:tcPr>
          <w:p w14:paraId="011E65D4"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63513D7" w14:textId="77777777" w:rsidR="00BA2DBB" w:rsidRPr="00FA7F13" w:rsidRDefault="00BA2DBB" w:rsidP="00020E58">
            <w:pPr>
              <w:spacing w:before="60" w:after="60"/>
              <w:jc w:val="center"/>
              <w:rPr>
                <w:b/>
                <w:sz w:val="16"/>
                <w:szCs w:val="16"/>
              </w:rPr>
            </w:pPr>
            <w:r w:rsidRPr="00FA7F13">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3D46DDD2"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18910B98" w14:textId="77777777" w:rsidTr="00E24DF9">
        <w:tc>
          <w:tcPr>
            <w:tcW w:w="1242" w:type="dxa"/>
            <w:tcBorders>
              <w:top w:val="single" w:sz="4" w:space="0" w:color="auto"/>
              <w:left w:val="single" w:sz="4" w:space="0" w:color="auto"/>
              <w:bottom w:val="single" w:sz="4" w:space="0" w:color="auto"/>
              <w:right w:val="single" w:sz="4" w:space="0" w:color="auto"/>
            </w:tcBorders>
          </w:tcPr>
          <w:p w14:paraId="610DFEA4"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0EEBC7B" w14:textId="77777777" w:rsidR="00BA2DBB" w:rsidRPr="00FA7F13" w:rsidRDefault="00BA2DBB" w:rsidP="00E24DF9">
            <w:pPr>
              <w:spacing w:before="60" w:after="60"/>
              <w:jc w:val="left"/>
              <w:rPr>
                <w:sz w:val="16"/>
                <w:szCs w:val="16"/>
              </w:rPr>
            </w:pPr>
            <w:r w:rsidRPr="00FA7F13">
              <w:rPr>
                <w:sz w:val="16"/>
                <w:szCs w:val="16"/>
              </w:rPr>
              <w:t>CoverageInstruction</w:t>
            </w:r>
          </w:p>
        </w:tc>
        <w:tc>
          <w:tcPr>
            <w:tcW w:w="3544" w:type="dxa"/>
            <w:tcBorders>
              <w:top w:val="single" w:sz="4" w:space="0" w:color="auto"/>
              <w:left w:val="single" w:sz="4" w:space="0" w:color="auto"/>
              <w:bottom w:val="single" w:sz="4" w:space="0" w:color="auto"/>
              <w:right w:val="single" w:sz="4" w:space="0" w:color="auto"/>
            </w:tcBorders>
          </w:tcPr>
          <w:p w14:paraId="11C1B1E6" w14:textId="77777777" w:rsidR="00BA2DBB" w:rsidRPr="00FA7F13" w:rsidRDefault="00BA2DBB" w:rsidP="00E24DF9">
            <w:pPr>
              <w:spacing w:before="60" w:after="60"/>
              <w:jc w:val="left"/>
              <w:rPr>
                <w:sz w:val="16"/>
                <w:szCs w:val="16"/>
              </w:rPr>
            </w:pPr>
            <w:r w:rsidRPr="00FA7F13">
              <w:rPr>
                <w:sz w:val="16"/>
                <w:szCs w:val="16"/>
              </w:rPr>
              <w:t xml:space="preserve">A drawing instruction </w:t>
            </w:r>
            <w:r w:rsidR="00020E58" w:rsidRPr="00FA7F13">
              <w:rPr>
                <w:sz w:val="16"/>
                <w:szCs w:val="16"/>
              </w:rPr>
              <w:t>for depicting coverages of data</w:t>
            </w:r>
          </w:p>
        </w:tc>
        <w:tc>
          <w:tcPr>
            <w:tcW w:w="709" w:type="dxa"/>
            <w:tcBorders>
              <w:top w:val="single" w:sz="4" w:space="0" w:color="auto"/>
              <w:left w:val="single" w:sz="4" w:space="0" w:color="auto"/>
              <w:bottom w:val="single" w:sz="4" w:space="0" w:color="auto"/>
              <w:right w:val="single" w:sz="4" w:space="0" w:color="auto"/>
            </w:tcBorders>
          </w:tcPr>
          <w:p w14:paraId="4ED277BB" w14:textId="77777777" w:rsidR="00BA2DBB" w:rsidRPr="00FA7F13" w:rsidRDefault="00BA2DBB" w:rsidP="00020E58">
            <w:pPr>
              <w:spacing w:before="60" w:after="60"/>
              <w:jc w:val="center"/>
              <w:rPr>
                <w:sz w:val="16"/>
                <w:szCs w:val="16"/>
              </w:rPr>
            </w:pPr>
            <w:r w:rsidRPr="00FA7F13">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7B481D18"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2F69AD2C" w14:textId="77777777" w:rsidTr="00E24DF9">
        <w:tc>
          <w:tcPr>
            <w:tcW w:w="1242" w:type="dxa"/>
            <w:tcBorders>
              <w:top w:val="single" w:sz="4" w:space="0" w:color="auto"/>
              <w:left w:val="single" w:sz="4" w:space="0" w:color="auto"/>
              <w:bottom w:val="single" w:sz="4" w:space="0" w:color="auto"/>
              <w:right w:val="single" w:sz="4" w:space="0" w:color="auto"/>
            </w:tcBorders>
          </w:tcPr>
          <w:p w14:paraId="0F769306"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2F3079F" w14:textId="77777777" w:rsidR="00BA2DBB" w:rsidRPr="00FA7F13" w:rsidRDefault="00BA2DBB" w:rsidP="00E24DF9">
            <w:pPr>
              <w:spacing w:before="60" w:after="60"/>
              <w:jc w:val="left"/>
              <w:rPr>
                <w:sz w:val="16"/>
                <w:szCs w:val="16"/>
              </w:rPr>
            </w:pPr>
            <w:r w:rsidRPr="00FA7F13">
              <w:rPr>
                <w:sz w:val="16"/>
                <w:szCs w:val="16"/>
              </w:rPr>
              <w:t>coverageFill</w:t>
            </w:r>
          </w:p>
        </w:tc>
        <w:tc>
          <w:tcPr>
            <w:tcW w:w="3544" w:type="dxa"/>
            <w:tcBorders>
              <w:top w:val="single" w:sz="4" w:space="0" w:color="auto"/>
              <w:left w:val="single" w:sz="4" w:space="0" w:color="auto"/>
              <w:bottom w:val="single" w:sz="4" w:space="0" w:color="auto"/>
              <w:right w:val="single" w:sz="4" w:space="0" w:color="auto"/>
            </w:tcBorders>
          </w:tcPr>
          <w:p w14:paraId="507852AD" w14:textId="77777777" w:rsidR="00BA2DBB" w:rsidRPr="00FA7F13" w:rsidRDefault="00BA2DBB" w:rsidP="00E24DF9">
            <w:pPr>
              <w:spacing w:before="60" w:after="60"/>
              <w:jc w:val="left"/>
              <w:rPr>
                <w:sz w:val="16"/>
                <w:szCs w:val="16"/>
              </w:rPr>
            </w:pPr>
            <w:r w:rsidRPr="00FA7F13">
              <w:rPr>
                <w:sz w:val="16"/>
                <w:szCs w:val="16"/>
              </w:rPr>
              <w:t>The c</w:t>
            </w:r>
            <w:r w:rsidR="00020E58" w:rsidRPr="00FA7F13">
              <w:rPr>
                <w:sz w:val="16"/>
                <w:szCs w:val="16"/>
              </w:rPr>
              <w:t>overage fill used for depiction</w:t>
            </w:r>
          </w:p>
        </w:tc>
        <w:tc>
          <w:tcPr>
            <w:tcW w:w="709" w:type="dxa"/>
            <w:tcBorders>
              <w:top w:val="single" w:sz="4" w:space="0" w:color="auto"/>
              <w:left w:val="single" w:sz="4" w:space="0" w:color="auto"/>
              <w:bottom w:val="single" w:sz="4" w:space="0" w:color="auto"/>
              <w:right w:val="single" w:sz="4" w:space="0" w:color="auto"/>
            </w:tcBorders>
          </w:tcPr>
          <w:p w14:paraId="3308909D" w14:textId="77777777" w:rsidR="00BA2DBB" w:rsidRPr="00FA7F13" w:rsidRDefault="00BA2DBB" w:rsidP="00020E58">
            <w:pPr>
              <w:spacing w:before="60" w:after="60"/>
              <w:jc w:val="center"/>
              <w:rPr>
                <w:sz w:val="16"/>
                <w:szCs w:val="16"/>
              </w:rPr>
            </w:pPr>
            <w:r w:rsidRPr="00FA7F13">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6AA0A1BD" w14:textId="77777777" w:rsidR="00BA2DBB" w:rsidRPr="00FA7F13" w:rsidRDefault="00BA2DBB" w:rsidP="00E24DF9">
            <w:pPr>
              <w:spacing w:before="60" w:after="60"/>
              <w:jc w:val="left"/>
              <w:rPr>
                <w:sz w:val="16"/>
                <w:szCs w:val="16"/>
              </w:rPr>
            </w:pPr>
            <w:r w:rsidRPr="00FA7F13">
              <w:rPr>
                <w:sz w:val="16"/>
                <w:szCs w:val="16"/>
              </w:rPr>
              <w:t>Coverages::CoverageFill</w:t>
            </w:r>
          </w:p>
        </w:tc>
      </w:tr>
    </w:tbl>
    <w:p w14:paraId="04253ED7" w14:textId="77777777" w:rsidR="00BA2DBB" w:rsidRPr="00FA7F13" w:rsidRDefault="00BA2DBB" w:rsidP="00BA2DBB"/>
    <w:p w14:paraId="23E86705" w14:textId="77777777" w:rsidR="00A73A7B" w:rsidRPr="00FA7F13" w:rsidRDefault="00A73A7B" w:rsidP="00531C7D">
      <w:pPr>
        <w:pStyle w:val="Heading3"/>
        <w:numPr>
          <w:ilvl w:val="2"/>
          <w:numId w:val="13"/>
        </w:numPr>
      </w:pPr>
      <w:bookmarkStart w:id="151" w:name="_Toc16161132"/>
      <w:r w:rsidRPr="00FA7F13">
        <w:t>AugmentedGeometry</w:t>
      </w:r>
      <w:bookmarkEnd w:id="1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BA2DBB" w:rsidRPr="00FA7F13" w14:paraId="7DD019C1"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25C4E50A"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D936948" w14:textId="77777777" w:rsidR="00BA2DBB" w:rsidRPr="00FA7F13" w:rsidRDefault="00BA2DBB" w:rsidP="00020E58">
            <w:pPr>
              <w:spacing w:before="60" w:after="60"/>
              <w:jc w:val="left"/>
              <w:rPr>
                <w:b/>
                <w:sz w:val="16"/>
                <w:szCs w:val="16"/>
              </w:rPr>
            </w:pPr>
            <w:r w:rsidRPr="00FA7F13">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6B3AAEEB" w14:textId="77777777" w:rsidR="00BA2DBB" w:rsidRPr="00FA7F13" w:rsidRDefault="00BA2DBB" w:rsidP="00020E58">
            <w:pPr>
              <w:spacing w:before="60" w:after="60"/>
              <w:jc w:val="left"/>
              <w:rPr>
                <w:b/>
                <w:sz w:val="16"/>
                <w:szCs w:val="16"/>
              </w:rPr>
            </w:pPr>
            <w:r w:rsidRPr="00FA7F13">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45555D50" w14:textId="77777777" w:rsidR="00BA2DBB" w:rsidRPr="00FA7F13" w:rsidRDefault="00BA2DBB" w:rsidP="00020E58">
            <w:pPr>
              <w:spacing w:before="60" w:after="60"/>
              <w:jc w:val="center"/>
              <w:rPr>
                <w:b/>
                <w:sz w:val="16"/>
                <w:szCs w:val="16"/>
              </w:rPr>
            </w:pPr>
            <w:r w:rsidRPr="00FA7F13">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76E9AE49"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0921A2C7" w14:textId="77777777" w:rsidTr="00020E58">
        <w:tc>
          <w:tcPr>
            <w:tcW w:w="1242" w:type="dxa"/>
            <w:tcBorders>
              <w:top w:val="single" w:sz="4" w:space="0" w:color="auto"/>
              <w:left w:val="single" w:sz="4" w:space="0" w:color="auto"/>
              <w:bottom w:val="single" w:sz="4" w:space="0" w:color="auto"/>
              <w:right w:val="single" w:sz="4" w:space="0" w:color="auto"/>
            </w:tcBorders>
          </w:tcPr>
          <w:p w14:paraId="33790F67"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650B9DC" w14:textId="77777777" w:rsidR="00BA2DBB" w:rsidRPr="00FA7F13" w:rsidRDefault="00BA2DBB" w:rsidP="00020E58">
            <w:pPr>
              <w:spacing w:before="60" w:after="60"/>
              <w:jc w:val="left"/>
              <w:rPr>
                <w:sz w:val="16"/>
                <w:szCs w:val="16"/>
              </w:rPr>
            </w:pPr>
            <w:r w:rsidRPr="00FA7F13">
              <w:rPr>
                <w:sz w:val="16"/>
                <w:szCs w:val="16"/>
              </w:rPr>
              <w:t>AugmentedGeometry</w:t>
            </w:r>
          </w:p>
        </w:tc>
        <w:tc>
          <w:tcPr>
            <w:tcW w:w="3686" w:type="dxa"/>
            <w:tcBorders>
              <w:top w:val="single" w:sz="4" w:space="0" w:color="auto"/>
              <w:left w:val="single" w:sz="4" w:space="0" w:color="auto"/>
              <w:bottom w:val="single" w:sz="4" w:space="0" w:color="auto"/>
              <w:right w:val="single" w:sz="4" w:space="0" w:color="auto"/>
            </w:tcBorders>
          </w:tcPr>
          <w:p w14:paraId="21F705CA" w14:textId="77777777" w:rsidR="00BA2DBB" w:rsidRPr="00FA7F13" w:rsidRDefault="00BA2DBB" w:rsidP="00020E58">
            <w:pPr>
              <w:spacing w:before="60" w:after="60"/>
              <w:jc w:val="left"/>
              <w:rPr>
                <w:sz w:val="16"/>
                <w:szCs w:val="16"/>
              </w:rPr>
            </w:pPr>
            <w:r w:rsidRPr="00FA7F13">
              <w:rPr>
                <w:sz w:val="16"/>
                <w:szCs w:val="16"/>
              </w:rPr>
              <w:t>A base class for drawing instructions that uses geometry not available in the dataset. The geometry is generated by the portrayal funct</w:t>
            </w:r>
            <w:r w:rsidR="00020E58" w:rsidRPr="00FA7F13">
              <w:rPr>
                <w:sz w:val="16"/>
                <w:szCs w:val="16"/>
              </w:rPr>
              <w:t>ions according to a defined CRS</w:t>
            </w:r>
          </w:p>
        </w:tc>
        <w:tc>
          <w:tcPr>
            <w:tcW w:w="708" w:type="dxa"/>
            <w:tcBorders>
              <w:top w:val="single" w:sz="4" w:space="0" w:color="auto"/>
              <w:left w:val="single" w:sz="4" w:space="0" w:color="auto"/>
              <w:bottom w:val="single" w:sz="4" w:space="0" w:color="auto"/>
              <w:right w:val="single" w:sz="4" w:space="0" w:color="auto"/>
            </w:tcBorders>
          </w:tcPr>
          <w:p w14:paraId="1CA5DA32" w14:textId="77777777" w:rsidR="00BA2DBB" w:rsidRPr="00FA7F13" w:rsidRDefault="00BA2DBB" w:rsidP="00020E58">
            <w:pPr>
              <w:spacing w:before="60" w:after="60"/>
              <w:jc w:val="center"/>
              <w:rPr>
                <w:sz w:val="16"/>
                <w:szCs w:val="16"/>
              </w:rPr>
            </w:pPr>
            <w:r w:rsidRPr="00FA7F13">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21B07267"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08F949D6" w14:textId="77777777" w:rsidTr="00020E58">
        <w:tc>
          <w:tcPr>
            <w:tcW w:w="1242" w:type="dxa"/>
            <w:tcBorders>
              <w:top w:val="single" w:sz="4" w:space="0" w:color="auto"/>
              <w:left w:val="single" w:sz="4" w:space="0" w:color="auto"/>
              <w:bottom w:val="single" w:sz="4" w:space="0" w:color="auto"/>
              <w:right w:val="single" w:sz="4" w:space="0" w:color="auto"/>
            </w:tcBorders>
          </w:tcPr>
          <w:p w14:paraId="6A6E5919"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65D05C0" w14:textId="77777777" w:rsidR="00BA2DBB" w:rsidRPr="00FA7F13" w:rsidRDefault="00BA2DBB" w:rsidP="00020E58">
            <w:pPr>
              <w:spacing w:before="60" w:after="60"/>
              <w:jc w:val="left"/>
              <w:rPr>
                <w:sz w:val="16"/>
                <w:szCs w:val="16"/>
              </w:rPr>
            </w:pPr>
            <w:r w:rsidRPr="00FA7F13">
              <w:rPr>
                <w:sz w:val="16"/>
                <w:szCs w:val="16"/>
              </w:rPr>
              <w:t>crs</w:t>
            </w:r>
          </w:p>
        </w:tc>
        <w:tc>
          <w:tcPr>
            <w:tcW w:w="3686" w:type="dxa"/>
            <w:tcBorders>
              <w:top w:val="single" w:sz="4" w:space="0" w:color="auto"/>
              <w:left w:val="single" w:sz="4" w:space="0" w:color="auto"/>
              <w:bottom w:val="single" w:sz="4" w:space="0" w:color="auto"/>
              <w:right w:val="single" w:sz="4" w:space="0" w:color="auto"/>
            </w:tcBorders>
          </w:tcPr>
          <w:p w14:paraId="59B25F48" w14:textId="77777777" w:rsidR="00BA2DBB" w:rsidRPr="00FA7F13" w:rsidRDefault="00BA2DBB" w:rsidP="00020E58">
            <w:pPr>
              <w:spacing w:before="60"/>
              <w:jc w:val="left"/>
              <w:rPr>
                <w:sz w:val="16"/>
                <w:szCs w:val="16"/>
              </w:rPr>
            </w:pPr>
            <w:r w:rsidRPr="00FA7F13">
              <w:rPr>
                <w:sz w:val="16"/>
                <w:szCs w:val="16"/>
              </w:rPr>
              <w:t>The coordinate reference system of the generated geometry. One of</w:t>
            </w:r>
          </w:p>
          <w:p w14:paraId="2AFE2067"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Geographic CRS</w:t>
            </w:r>
          </w:p>
          <w:p w14:paraId="722DE1B0"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Portrayal CRS</w:t>
            </w:r>
          </w:p>
          <w:p w14:paraId="653807B5"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Local CRS</w:t>
            </w:r>
          </w:p>
          <w:p w14:paraId="318CA4D0" w14:textId="77777777" w:rsidR="00BA2DBB" w:rsidRPr="00FA7F13" w:rsidRDefault="00BA2DBB" w:rsidP="00020E58">
            <w:pPr>
              <w:spacing w:after="60"/>
              <w:jc w:val="left"/>
              <w:rPr>
                <w:sz w:val="16"/>
                <w:szCs w:val="16"/>
              </w:rPr>
            </w:pPr>
            <w:r w:rsidRPr="00FA7F13">
              <w:rPr>
                <w:sz w:val="16"/>
                <w:szCs w:val="16"/>
              </w:rPr>
              <w:t>For detailed description see the documentation of the GraphicsBase package</w:t>
            </w:r>
          </w:p>
        </w:tc>
        <w:tc>
          <w:tcPr>
            <w:tcW w:w="708" w:type="dxa"/>
            <w:tcBorders>
              <w:top w:val="single" w:sz="4" w:space="0" w:color="auto"/>
              <w:left w:val="single" w:sz="4" w:space="0" w:color="auto"/>
              <w:bottom w:val="single" w:sz="4" w:space="0" w:color="auto"/>
              <w:right w:val="single" w:sz="4" w:space="0" w:color="auto"/>
            </w:tcBorders>
          </w:tcPr>
          <w:p w14:paraId="7B9B9547" w14:textId="77777777" w:rsidR="00BA2DBB" w:rsidRPr="00FA7F13" w:rsidRDefault="00BA2DBB" w:rsidP="00020E58">
            <w:pPr>
              <w:spacing w:before="60" w:after="60"/>
              <w:jc w:val="center"/>
              <w:rPr>
                <w:sz w:val="16"/>
                <w:szCs w:val="16"/>
              </w:rPr>
            </w:pPr>
            <w:r w:rsidRPr="00FA7F13">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1ABABD35" w14:textId="77777777" w:rsidR="00BA2DBB" w:rsidRPr="00FA7F13" w:rsidRDefault="00BA2DBB" w:rsidP="00020E58">
            <w:pPr>
              <w:spacing w:before="60" w:after="60"/>
              <w:jc w:val="left"/>
              <w:rPr>
                <w:sz w:val="16"/>
                <w:szCs w:val="16"/>
              </w:rPr>
            </w:pPr>
            <w:r w:rsidRPr="00FA7F13">
              <w:rPr>
                <w:sz w:val="16"/>
                <w:szCs w:val="16"/>
              </w:rPr>
              <w:t>GraphicBase::CRSType</w:t>
            </w:r>
          </w:p>
        </w:tc>
      </w:tr>
      <w:tr w:rsidR="00BA2DBB" w:rsidRPr="00FA7F13" w14:paraId="0146675A" w14:textId="77777777" w:rsidTr="00020E58">
        <w:tc>
          <w:tcPr>
            <w:tcW w:w="1242" w:type="dxa"/>
            <w:tcBorders>
              <w:top w:val="single" w:sz="4" w:space="0" w:color="auto"/>
              <w:left w:val="single" w:sz="4" w:space="0" w:color="auto"/>
              <w:bottom w:val="single" w:sz="4" w:space="0" w:color="auto"/>
              <w:right w:val="single" w:sz="4" w:space="0" w:color="auto"/>
            </w:tcBorders>
          </w:tcPr>
          <w:p w14:paraId="5E925754"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F2D2163" w14:textId="77777777" w:rsidR="00BA2DBB" w:rsidRPr="00FA7F13" w:rsidRDefault="00BA2DBB" w:rsidP="00020E58">
            <w:pPr>
              <w:spacing w:before="60" w:after="60"/>
              <w:jc w:val="left"/>
              <w:rPr>
                <w:sz w:val="16"/>
                <w:szCs w:val="16"/>
              </w:rPr>
            </w:pPr>
            <w:r w:rsidRPr="00FA7F13">
              <w:rPr>
                <w:sz w:val="16"/>
                <w:szCs w:val="16"/>
              </w:rPr>
              <w:t>text</w:t>
            </w:r>
          </w:p>
        </w:tc>
        <w:tc>
          <w:tcPr>
            <w:tcW w:w="3686" w:type="dxa"/>
            <w:tcBorders>
              <w:top w:val="single" w:sz="4" w:space="0" w:color="auto"/>
              <w:left w:val="single" w:sz="4" w:space="0" w:color="auto"/>
              <w:bottom w:val="single" w:sz="4" w:space="0" w:color="auto"/>
              <w:right w:val="single" w:sz="4" w:space="0" w:color="auto"/>
            </w:tcBorders>
          </w:tcPr>
          <w:p w14:paraId="71668DB5" w14:textId="77777777" w:rsidR="00BA2DBB" w:rsidRPr="00FA7F13" w:rsidRDefault="00BA2DBB" w:rsidP="00020E58">
            <w:pPr>
              <w:spacing w:before="60" w:after="60"/>
              <w:jc w:val="left"/>
              <w:rPr>
                <w:sz w:val="16"/>
                <w:szCs w:val="16"/>
              </w:rPr>
            </w:pPr>
            <w:r w:rsidRPr="00FA7F13">
              <w:rPr>
                <w:sz w:val="16"/>
                <w:szCs w:val="16"/>
              </w:rPr>
              <w:t>A text to be depicted by the instruction. The rules for text apply depending on the type of g</w:t>
            </w:r>
            <w:r w:rsidR="00020E58" w:rsidRPr="00FA7F13">
              <w:rPr>
                <w:sz w:val="16"/>
                <w:szCs w:val="16"/>
              </w:rPr>
              <w:t>eometry used by the instruction</w:t>
            </w:r>
          </w:p>
        </w:tc>
        <w:tc>
          <w:tcPr>
            <w:tcW w:w="708" w:type="dxa"/>
            <w:tcBorders>
              <w:top w:val="single" w:sz="4" w:space="0" w:color="auto"/>
              <w:left w:val="single" w:sz="4" w:space="0" w:color="auto"/>
              <w:bottom w:val="single" w:sz="4" w:space="0" w:color="auto"/>
              <w:right w:val="single" w:sz="4" w:space="0" w:color="auto"/>
            </w:tcBorders>
          </w:tcPr>
          <w:p w14:paraId="0657422F" w14:textId="77777777" w:rsidR="00BA2DBB" w:rsidRPr="00FA7F13" w:rsidRDefault="00BA2DBB" w:rsidP="00020E58">
            <w:pPr>
              <w:spacing w:before="60" w:after="60"/>
              <w:jc w:val="center"/>
              <w:rPr>
                <w:sz w:val="16"/>
                <w:szCs w:val="16"/>
              </w:rPr>
            </w:pPr>
            <w:r w:rsidRPr="00FA7F13">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5C92A810" w14:textId="77777777" w:rsidR="00BA2DBB" w:rsidRPr="00FA7F13" w:rsidRDefault="00BA2DBB" w:rsidP="00020E58">
            <w:pPr>
              <w:spacing w:before="60" w:after="60"/>
              <w:jc w:val="left"/>
              <w:rPr>
                <w:sz w:val="16"/>
                <w:szCs w:val="16"/>
              </w:rPr>
            </w:pPr>
            <w:r w:rsidRPr="00FA7F13">
              <w:rPr>
                <w:sz w:val="16"/>
                <w:szCs w:val="16"/>
              </w:rPr>
              <w:t>Text::Text</w:t>
            </w:r>
          </w:p>
        </w:tc>
      </w:tr>
    </w:tbl>
    <w:p w14:paraId="04F78CA4" w14:textId="77777777" w:rsidR="00BA2DBB" w:rsidRPr="00FA7F13" w:rsidRDefault="00BA2DBB" w:rsidP="00BA2DBB"/>
    <w:p w14:paraId="27DB11C0" w14:textId="77777777" w:rsidR="00A73A7B" w:rsidRPr="00FA7F13" w:rsidRDefault="00A73A7B" w:rsidP="00531C7D">
      <w:pPr>
        <w:pStyle w:val="Heading3"/>
        <w:numPr>
          <w:ilvl w:val="2"/>
          <w:numId w:val="13"/>
        </w:numPr>
      </w:pPr>
      <w:bookmarkStart w:id="152" w:name="_Toc16161133"/>
      <w:r w:rsidRPr="00FA7F13">
        <w:t>AugmentedPoint</w:t>
      </w:r>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25F6F732"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1A44AB22"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765EA44" w14:textId="77777777" w:rsidR="00BA2DBB" w:rsidRPr="00FA7F13" w:rsidRDefault="00BA2DBB" w:rsidP="00020E58">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BD909A7"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054572F"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EA1884E"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698488FD" w14:textId="77777777" w:rsidTr="00020E58">
        <w:tc>
          <w:tcPr>
            <w:tcW w:w="1242" w:type="dxa"/>
            <w:tcBorders>
              <w:top w:val="single" w:sz="4" w:space="0" w:color="auto"/>
              <w:left w:val="single" w:sz="4" w:space="0" w:color="auto"/>
              <w:bottom w:val="single" w:sz="4" w:space="0" w:color="auto"/>
              <w:right w:val="single" w:sz="4" w:space="0" w:color="auto"/>
            </w:tcBorders>
          </w:tcPr>
          <w:p w14:paraId="0E76115C"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284A1E1" w14:textId="77777777" w:rsidR="00BA2DBB" w:rsidRPr="00FA7F13" w:rsidRDefault="00BA2DBB" w:rsidP="00020E58">
            <w:pPr>
              <w:spacing w:before="60" w:after="60"/>
              <w:jc w:val="left"/>
              <w:rPr>
                <w:sz w:val="16"/>
                <w:szCs w:val="16"/>
              </w:rPr>
            </w:pPr>
            <w:r w:rsidRPr="00FA7F13">
              <w:rPr>
                <w:sz w:val="16"/>
                <w:szCs w:val="16"/>
              </w:rPr>
              <w:t>AugmentedPoint</w:t>
            </w:r>
          </w:p>
        </w:tc>
        <w:tc>
          <w:tcPr>
            <w:tcW w:w="3827" w:type="dxa"/>
            <w:tcBorders>
              <w:top w:val="single" w:sz="4" w:space="0" w:color="auto"/>
              <w:left w:val="single" w:sz="4" w:space="0" w:color="auto"/>
              <w:bottom w:val="single" w:sz="4" w:space="0" w:color="auto"/>
              <w:right w:val="single" w:sz="4" w:space="0" w:color="auto"/>
            </w:tcBorders>
          </w:tcPr>
          <w:p w14:paraId="15431C11" w14:textId="77777777" w:rsidR="00BA2DBB" w:rsidRPr="00FA7F13" w:rsidRDefault="00BA2DBB" w:rsidP="00020E58">
            <w:pPr>
              <w:spacing w:before="60" w:after="60"/>
              <w:jc w:val="left"/>
              <w:rPr>
                <w:sz w:val="16"/>
                <w:szCs w:val="16"/>
              </w:rPr>
            </w:pPr>
            <w:r w:rsidRPr="00FA7F13">
              <w:rPr>
                <w:sz w:val="16"/>
                <w:szCs w:val="16"/>
              </w:rPr>
              <w:t>A drawing instruction for a point symbol where the position i</w:t>
            </w:r>
            <w:r w:rsidR="00020E58" w:rsidRPr="00FA7F13">
              <w:rPr>
                <w:sz w:val="16"/>
                <w:szCs w:val="16"/>
              </w:rPr>
              <w:t>s not given by the feature type</w:t>
            </w:r>
          </w:p>
        </w:tc>
        <w:tc>
          <w:tcPr>
            <w:tcW w:w="709" w:type="dxa"/>
            <w:tcBorders>
              <w:top w:val="single" w:sz="4" w:space="0" w:color="auto"/>
              <w:left w:val="single" w:sz="4" w:space="0" w:color="auto"/>
              <w:bottom w:val="single" w:sz="4" w:space="0" w:color="auto"/>
              <w:right w:val="single" w:sz="4" w:space="0" w:color="auto"/>
            </w:tcBorders>
          </w:tcPr>
          <w:p w14:paraId="4A987E29"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72CB765"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1A6C1885" w14:textId="77777777" w:rsidTr="00020E58">
        <w:tc>
          <w:tcPr>
            <w:tcW w:w="1242" w:type="dxa"/>
            <w:tcBorders>
              <w:top w:val="single" w:sz="4" w:space="0" w:color="auto"/>
              <w:left w:val="single" w:sz="4" w:space="0" w:color="auto"/>
              <w:bottom w:val="single" w:sz="4" w:space="0" w:color="auto"/>
              <w:right w:val="single" w:sz="4" w:space="0" w:color="auto"/>
            </w:tcBorders>
          </w:tcPr>
          <w:p w14:paraId="1C882FF3"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FA42F2E" w14:textId="77777777" w:rsidR="00BA2DBB" w:rsidRPr="00FA7F13" w:rsidRDefault="00BA2DBB" w:rsidP="00020E58">
            <w:pPr>
              <w:spacing w:before="60" w:after="60"/>
              <w:jc w:val="left"/>
              <w:rPr>
                <w:sz w:val="16"/>
                <w:szCs w:val="16"/>
              </w:rPr>
            </w:pPr>
            <w:r w:rsidRPr="00FA7F13">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48B2D080" w14:textId="77777777" w:rsidR="00BA2DBB" w:rsidRPr="00FA7F13" w:rsidRDefault="00020E58" w:rsidP="00020E58">
            <w:pPr>
              <w:spacing w:before="60" w:after="60"/>
              <w:jc w:val="left"/>
              <w:rPr>
                <w:sz w:val="16"/>
                <w:szCs w:val="16"/>
              </w:rPr>
            </w:pPr>
            <w:r w:rsidRPr="00FA7F13">
              <w:rPr>
                <w:sz w:val="16"/>
                <w:szCs w:val="16"/>
              </w:rPr>
              <w:t>The position of the symbol</w:t>
            </w:r>
          </w:p>
        </w:tc>
        <w:tc>
          <w:tcPr>
            <w:tcW w:w="709" w:type="dxa"/>
            <w:tcBorders>
              <w:top w:val="single" w:sz="4" w:space="0" w:color="auto"/>
              <w:left w:val="single" w:sz="4" w:space="0" w:color="auto"/>
              <w:bottom w:val="single" w:sz="4" w:space="0" w:color="auto"/>
              <w:right w:val="single" w:sz="4" w:space="0" w:color="auto"/>
            </w:tcBorders>
          </w:tcPr>
          <w:p w14:paraId="0EF5A1B5"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049631E" w14:textId="77777777" w:rsidR="00BA2DBB" w:rsidRPr="00FA7F13" w:rsidRDefault="00BA2DBB" w:rsidP="00020E58">
            <w:pPr>
              <w:spacing w:before="60" w:after="60"/>
              <w:jc w:val="left"/>
              <w:rPr>
                <w:sz w:val="16"/>
                <w:szCs w:val="16"/>
              </w:rPr>
            </w:pPr>
            <w:r w:rsidRPr="00FA7F13">
              <w:rPr>
                <w:sz w:val="16"/>
                <w:szCs w:val="16"/>
              </w:rPr>
              <w:t>GraphicBase::Point</w:t>
            </w:r>
          </w:p>
        </w:tc>
      </w:tr>
      <w:tr w:rsidR="00BA2DBB" w:rsidRPr="00FA7F13" w14:paraId="4B7094EC" w14:textId="77777777" w:rsidTr="00020E58">
        <w:tc>
          <w:tcPr>
            <w:tcW w:w="1242" w:type="dxa"/>
            <w:tcBorders>
              <w:top w:val="single" w:sz="4" w:space="0" w:color="auto"/>
              <w:left w:val="single" w:sz="4" w:space="0" w:color="auto"/>
              <w:bottom w:val="single" w:sz="4" w:space="0" w:color="auto"/>
              <w:right w:val="single" w:sz="4" w:space="0" w:color="auto"/>
            </w:tcBorders>
          </w:tcPr>
          <w:p w14:paraId="3FF556A6"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209E638" w14:textId="77777777" w:rsidR="00BA2DBB" w:rsidRPr="00FA7F13" w:rsidRDefault="00BA2DBB" w:rsidP="00020E58">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10D1BC14" w14:textId="77777777" w:rsidR="00BA2DBB" w:rsidRPr="00FA7F13" w:rsidRDefault="00020E58" w:rsidP="00020E58">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5928F48D"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33AA249" w14:textId="77777777" w:rsidR="00BA2DBB" w:rsidRPr="00FA7F13" w:rsidRDefault="00BA2DBB" w:rsidP="00020E58">
            <w:pPr>
              <w:spacing w:before="60" w:after="60"/>
              <w:jc w:val="left"/>
              <w:rPr>
                <w:sz w:val="16"/>
                <w:szCs w:val="16"/>
              </w:rPr>
            </w:pPr>
            <w:r w:rsidRPr="00FA7F13">
              <w:rPr>
                <w:sz w:val="16"/>
                <w:szCs w:val="16"/>
              </w:rPr>
              <w:t>Symbol::Symbol</w:t>
            </w:r>
          </w:p>
        </w:tc>
      </w:tr>
    </w:tbl>
    <w:p w14:paraId="390E09BC" w14:textId="77777777" w:rsidR="00BA2DBB" w:rsidRPr="00FA7F13" w:rsidRDefault="00BA2DBB" w:rsidP="00BA2DBB"/>
    <w:p w14:paraId="6A984FA1" w14:textId="77777777" w:rsidR="00A73A7B" w:rsidRPr="00FA7F13" w:rsidRDefault="00A73A7B" w:rsidP="00531C7D">
      <w:pPr>
        <w:pStyle w:val="Heading3"/>
        <w:numPr>
          <w:ilvl w:val="2"/>
          <w:numId w:val="13"/>
        </w:numPr>
      </w:pPr>
      <w:bookmarkStart w:id="153" w:name="_Toc16161134"/>
      <w:r w:rsidRPr="00FA7F13">
        <w:t>AugmentedLineOrArea</w:t>
      </w:r>
      <w:bookmarkEnd w:id="1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685"/>
        <w:gridCol w:w="709"/>
        <w:gridCol w:w="1843"/>
      </w:tblGrid>
      <w:tr w:rsidR="00BA2DBB" w:rsidRPr="00FA7F13" w14:paraId="1B172823"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7033C7A0" w14:textId="77777777" w:rsidR="00BA2DBB" w:rsidRPr="00FA7F13" w:rsidRDefault="00BA2DBB" w:rsidP="00020E58">
            <w:pPr>
              <w:spacing w:before="60" w:after="60"/>
              <w:jc w:val="left"/>
              <w:rPr>
                <w:b/>
                <w:sz w:val="16"/>
                <w:szCs w:val="16"/>
              </w:rPr>
            </w:pPr>
            <w:r w:rsidRPr="00FA7F13">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0D7E33CC" w14:textId="77777777" w:rsidR="00BA2DBB" w:rsidRPr="00FA7F13" w:rsidRDefault="00BA2DBB" w:rsidP="00020E58">
            <w:pPr>
              <w:spacing w:before="60" w:after="60"/>
              <w:jc w:val="left"/>
              <w:rPr>
                <w:b/>
                <w:sz w:val="16"/>
                <w:szCs w:val="16"/>
              </w:rPr>
            </w:pPr>
            <w:r w:rsidRPr="00FA7F13">
              <w:rPr>
                <w:b/>
                <w:sz w:val="16"/>
                <w:szCs w:val="16"/>
              </w:rPr>
              <w:t>Name</w:t>
            </w:r>
          </w:p>
        </w:tc>
        <w:tc>
          <w:tcPr>
            <w:tcW w:w="3685" w:type="dxa"/>
            <w:tcBorders>
              <w:top w:val="single" w:sz="4" w:space="0" w:color="auto"/>
              <w:left w:val="single" w:sz="4" w:space="0" w:color="auto"/>
              <w:bottom w:val="single" w:sz="4" w:space="0" w:color="auto"/>
              <w:right w:val="single" w:sz="4" w:space="0" w:color="auto"/>
            </w:tcBorders>
          </w:tcPr>
          <w:p w14:paraId="3D95D786"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87A1549"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E8F50AF"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4608E754" w14:textId="77777777" w:rsidTr="00020E58">
        <w:tc>
          <w:tcPr>
            <w:tcW w:w="1242" w:type="dxa"/>
            <w:tcBorders>
              <w:top w:val="single" w:sz="4" w:space="0" w:color="auto"/>
              <w:left w:val="single" w:sz="4" w:space="0" w:color="auto"/>
              <w:bottom w:val="single" w:sz="4" w:space="0" w:color="auto"/>
              <w:right w:val="single" w:sz="4" w:space="0" w:color="auto"/>
            </w:tcBorders>
          </w:tcPr>
          <w:p w14:paraId="626B8308" w14:textId="77777777" w:rsidR="00BA2DBB" w:rsidRPr="00FA7F13" w:rsidRDefault="00BA2DBB" w:rsidP="00020E58">
            <w:pPr>
              <w:spacing w:before="60" w:after="60"/>
              <w:jc w:val="left"/>
              <w:rPr>
                <w:sz w:val="16"/>
                <w:szCs w:val="16"/>
              </w:rPr>
            </w:pPr>
            <w:r w:rsidRPr="00FA7F13">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518EAC36" w14:textId="77777777" w:rsidR="00BA2DBB" w:rsidRPr="00FA7F13" w:rsidRDefault="00BA2DBB" w:rsidP="00020E58">
            <w:pPr>
              <w:spacing w:before="60" w:after="60"/>
              <w:jc w:val="left"/>
              <w:rPr>
                <w:sz w:val="16"/>
                <w:szCs w:val="16"/>
              </w:rPr>
            </w:pPr>
            <w:r w:rsidRPr="00FA7F13">
              <w:rPr>
                <w:sz w:val="16"/>
                <w:szCs w:val="16"/>
              </w:rPr>
              <w:t>AugmentedLineOrArea</w:t>
            </w:r>
          </w:p>
        </w:tc>
        <w:tc>
          <w:tcPr>
            <w:tcW w:w="3685" w:type="dxa"/>
            <w:tcBorders>
              <w:top w:val="single" w:sz="4" w:space="0" w:color="auto"/>
              <w:left w:val="single" w:sz="4" w:space="0" w:color="auto"/>
              <w:bottom w:val="single" w:sz="4" w:space="0" w:color="auto"/>
              <w:right w:val="single" w:sz="4" w:space="0" w:color="auto"/>
            </w:tcBorders>
          </w:tcPr>
          <w:p w14:paraId="69717971" w14:textId="77777777" w:rsidR="00BA2DBB" w:rsidRPr="00FA7F13" w:rsidRDefault="00BA2DBB" w:rsidP="00020E58">
            <w:pPr>
              <w:spacing w:before="60" w:after="60"/>
              <w:jc w:val="left"/>
              <w:rPr>
                <w:sz w:val="16"/>
                <w:szCs w:val="16"/>
              </w:rPr>
            </w:pPr>
            <w:r w:rsidRPr="00FA7F13">
              <w:rPr>
                <w:sz w:val="16"/>
                <w:szCs w:val="16"/>
              </w:rPr>
              <w:t>A base clas</w:t>
            </w:r>
            <w:r w:rsidR="00020E58" w:rsidRPr="00FA7F13">
              <w:rPr>
                <w:sz w:val="16"/>
                <w:szCs w:val="16"/>
              </w:rPr>
              <w:t>s for linear augmented geometry</w:t>
            </w:r>
          </w:p>
        </w:tc>
        <w:tc>
          <w:tcPr>
            <w:tcW w:w="709" w:type="dxa"/>
            <w:tcBorders>
              <w:top w:val="single" w:sz="4" w:space="0" w:color="auto"/>
              <w:left w:val="single" w:sz="4" w:space="0" w:color="auto"/>
              <w:bottom w:val="single" w:sz="4" w:space="0" w:color="auto"/>
              <w:right w:val="single" w:sz="4" w:space="0" w:color="auto"/>
            </w:tcBorders>
          </w:tcPr>
          <w:p w14:paraId="414CDE7C"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D000D3E"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45A50ADF" w14:textId="77777777" w:rsidTr="00020E58">
        <w:tc>
          <w:tcPr>
            <w:tcW w:w="1242" w:type="dxa"/>
            <w:tcBorders>
              <w:top w:val="single" w:sz="4" w:space="0" w:color="auto"/>
              <w:left w:val="single" w:sz="4" w:space="0" w:color="auto"/>
              <w:bottom w:val="single" w:sz="4" w:space="0" w:color="auto"/>
              <w:right w:val="single" w:sz="4" w:space="0" w:color="auto"/>
            </w:tcBorders>
          </w:tcPr>
          <w:p w14:paraId="5E9F5941" w14:textId="77777777" w:rsidR="00BA2DBB" w:rsidRPr="00FA7F13" w:rsidRDefault="00BA2DBB" w:rsidP="00020E58">
            <w:pPr>
              <w:spacing w:before="60" w:after="60"/>
              <w:jc w:val="left"/>
              <w:rPr>
                <w:sz w:val="16"/>
                <w:szCs w:val="16"/>
              </w:rPr>
            </w:pPr>
            <w:r w:rsidRPr="00FA7F13">
              <w:rPr>
                <w:sz w:val="16"/>
                <w:szCs w:val="16"/>
              </w:rPr>
              <w:t>Role</w:t>
            </w:r>
          </w:p>
        </w:tc>
        <w:tc>
          <w:tcPr>
            <w:tcW w:w="1985" w:type="dxa"/>
            <w:tcBorders>
              <w:top w:val="single" w:sz="4" w:space="0" w:color="auto"/>
              <w:left w:val="single" w:sz="4" w:space="0" w:color="auto"/>
              <w:bottom w:val="single" w:sz="4" w:space="0" w:color="auto"/>
              <w:right w:val="single" w:sz="4" w:space="0" w:color="auto"/>
            </w:tcBorders>
          </w:tcPr>
          <w:p w14:paraId="2230075B" w14:textId="77777777" w:rsidR="00BA2DBB" w:rsidRPr="00FA7F13" w:rsidRDefault="00BA2DBB" w:rsidP="00020E58">
            <w:pPr>
              <w:spacing w:before="60" w:after="60"/>
              <w:jc w:val="left"/>
              <w:rPr>
                <w:sz w:val="16"/>
                <w:szCs w:val="16"/>
              </w:rPr>
            </w:pPr>
            <w:r w:rsidRPr="00FA7F13">
              <w:rPr>
                <w:sz w:val="16"/>
                <w:szCs w:val="16"/>
              </w:rPr>
              <w:t>lineStyle</w:t>
            </w:r>
          </w:p>
        </w:tc>
        <w:tc>
          <w:tcPr>
            <w:tcW w:w="3685" w:type="dxa"/>
            <w:tcBorders>
              <w:top w:val="single" w:sz="4" w:space="0" w:color="auto"/>
              <w:left w:val="single" w:sz="4" w:space="0" w:color="auto"/>
              <w:bottom w:val="single" w:sz="4" w:space="0" w:color="auto"/>
              <w:right w:val="single" w:sz="4" w:space="0" w:color="auto"/>
            </w:tcBorders>
          </w:tcPr>
          <w:p w14:paraId="2796E163" w14:textId="77777777" w:rsidR="00BA2DBB" w:rsidRPr="00FA7F13" w:rsidRDefault="00020E58" w:rsidP="00020E58">
            <w:pPr>
              <w:spacing w:before="60" w:after="60"/>
              <w:jc w:val="left"/>
              <w:rPr>
                <w:sz w:val="16"/>
                <w:szCs w:val="16"/>
              </w:rPr>
            </w:pPr>
            <w:r w:rsidRPr="00FA7F13">
              <w:rPr>
                <w:sz w:val="16"/>
                <w:szCs w:val="16"/>
              </w:rPr>
              <w:t>The line style to be depicted</w:t>
            </w:r>
          </w:p>
        </w:tc>
        <w:tc>
          <w:tcPr>
            <w:tcW w:w="709" w:type="dxa"/>
            <w:tcBorders>
              <w:top w:val="single" w:sz="4" w:space="0" w:color="auto"/>
              <w:left w:val="single" w:sz="4" w:space="0" w:color="auto"/>
              <w:bottom w:val="single" w:sz="4" w:space="0" w:color="auto"/>
              <w:right w:val="single" w:sz="4" w:space="0" w:color="auto"/>
            </w:tcBorders>
          </w:tcPr>
          <w:p w14:paraId="625156B3"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577F2A8" w14:textId="77777777" w:rsidR="00BA2DBB" w:rsidRPr="00FA7F13" w:rsidRDefault="00BA2DBB" w:rsidP="00020E58">
            <w:pPr>
              <w:spacing w:before="60" w:after="60"/>
              <w:jc w:val="left"/>
              <w:rPr>
                <w:sz w:val="16"/>
                <w:szCs w:val="16"/>
              </w:rPr>
            </w:pPr>
            <w:r w:rsidRPr="00FA7F13">
              <w:rPr>
                <w:sz w:val="16"/>
                <w:szCs w:val="16"/>
              </w:rPr>
              <w:t>LineStyles::LineStyle</w:t>
            </w:r>
          </w:p>
        </w:tc>
      </w:tr>
    </w:tbl>
    <w:p w14:paraId="679EDFCE" w14:textId="77777777" w:rsidR="00BA2DBB" w:rsidRPr="00FA7F13" w:rsidRDefault="00BA2DBB" w:rsidP="00BA2DBB"/>
    <w:p w14:paraId="54FCD706" w14:textId="77777777" w:rsidR="00A73A7B" w:rsidRPr="00FA7F13" w:rsidRDefault="00A73A7B" w:rsidP="005304A1">
      <w:pPr>
        <w:pStyle w:val="Heading3"/>
        <w:keepLines/>
        <w:numPr>
          <w:ilvl w:val="2"/>
          <w:numId w:val="13"/>
        </w:numPr>
      </w:pPr>
      <w:bookmarkStart w:id="154" w:name="_Toc16161135"/>
      <w:r w:rsidRPr="00FA7F13">
        <w:t>AugmentedRay</w:t>
      </w:r>
      <w:bookmarkEnd w:id="1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68E8C0D2"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02D1DE52"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84A9ACC"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12167FD"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99F4AA0"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EFE9D63"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1D66C4F8" w14:textId="77777777" w:rsidTr="00020E58">
        <w:tc>
          <w:tcPr>
            <w:tcW w:w="1242" w:type="dxa"/>
            <w:tcBorders>
              <w:top w:val="single" w:sz="4" w:space="0" w:color="auto"/>
              <w:left w:val="single" w:sz="4" w:space="0" w:color="auto"/>
              <w:bottom w:val="single" w:sz="4" w:space="0" w:color="auto"/>
              <w:right w:val="single" w:sz="4" w:space="0" w:color="auto"/>
            </w:tcBorders>
          </w:tcPr>
          <w:p w14:paraId="443A1AAC"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41DFEEC" w14:textId="77777777" w:rsidR="00BA2DBB" w:rsidRPr="00FA7F13" w:rsidRDefault="00BA2DBB" w:rsidP="005304A1">
            <w:pPr>
              <w:keepNext/>
              <w:keepLines/>
              <w:spacing w:before="60" w:after="60"/>
              <w:jc w:val="left"/>
              <w:rPr>
                <w:sz w:val="16"/>
                <w:szCs w:val="16"/>
              </w:rPr>
            </w:pPr>
            <w:r w:rsidRPr="00FA7F13">
              <w:rPr>
                <w:sz w:val="16"/>
                <w:szCs w:val="16"/>
              </w:rPr>
              <w:t>AugmentedRay</w:t>
            </w:r>
          </w:p>
        </w:tc>
        <w:tc>
          <w:tcPr>
            <w:tcW w:w="3827" w:type="dxa"/>
            <w:tcBorders>
              <w:top w:val="single" w:sz="4" w:space="0" w:color="auto"/>
              <w:left w:val="single" w:sz="4" w:space="0" w:color="auto"/>
              <w:bottom w:val="single" w:sz="4" w:space="0" w:color="auto"/>
              <w:right w:val="single" w:sz="4" w:space="0" w:color="auto"/>
            </w:tcBorders>
          </w:tcPr>
          <w:p w14:paraId="0DC94D53" w14:textId="77777777" w:rsidR="00BA2DBB" w:rsidRPr="00FA7F13" w:rsidRDefault="00BA2DBB" w:rsidP="005304A1">
            <w:pPr>
              <w:keepNext/>
              <w:keepLines/>
              <w:spacing w:before="60" w:after="60"/>
              <w:jc w:val="left"/>
              <w:rPr>
                <w:sz w:val="16"/>
                <w:szCs w:val="16"/>
              </w:rPr>
            </w:pPr>
            <w:r w:rsidRPr="00FA7F13">
              <w:rPr>
                <w:sz w:val="16"/>
                <w:szCs w:val="16"/>
              </w:rPr>
              <w:t>A drawing instruction that defines a line from the position of a point feature to another position. The position is defined by the direction and the length attributes. It can be used for drawing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7EA8155B"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1484AB5" w14:textId="77777777" w:rsidR="00BA2DBB" w:rsidRPr="00FA7F13" w:rsidRDefault="00BA2DBB" w:rsidP="005304A1">
            <w:pPr>
              <w:keepNext/>
              <w:keepLines/>
              <w:spacing w:before="60" w:after="60"/>
              <w:jc w:val="left"/>
              <w:rPr>
                <w:sz w:val="16"/>
                <w:szCs w:val="16"/>
              </w:rPr>
            </w:pPr>
            <w:r w:rsidRPr="00FA7F13">
              <w:rPr>
                <w:sz w:val="16"/>
                <w:szCs w:val="16"/>
              </w:rPr>
              <w:t>-</w:t>
            </w:r>
          </w:p>
        </w:tc>
      </w:tr>
      <w:tr w:rsidR="009D77A7" w:rsidRPr="00FA7F13" w14:paraId="20CA2B51" w14:textId="77777777" w:rsidTr="00020E58">
        <w:tc>
          <w:tcPr>
            <w:tcW w:w="1242" w:type="dxa"/>
            <w:tcBorders>
              <w:top w:val="single" w:sz="4" w:space="0" w:color="auto"/>
              <w:left w:val="single" w:sz="4" w:space="0" w:color="auto"/>
              <w:bottom w:val="single" w:sz="4" w:space="0" w:color="auto"/>
              <w:right w:val="single" w:sz="4" w:space="0" w:color="auto"/>
            </w:tcBorders>
          </w:tcPr>
          <w:p w14:paraId="0A9F0EF3" w14:textId="77777777" w:rsidR="009D77A7" w:rsidRPr="00FA7F13" w:rsidRDefault="009D77A7"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30D443E" w14:textId="77777777" w:rsidR="009D77A7" w:rsidRPr="00FA7F13" w:rsidRDefault="009D77A7" w:rsidP="005304A1">
            <w:pPr>
              <w:keepNext/>
              <w:keepLines/>
              <w:spacing w:before="60" w:after="60"/>
              <w:jc w:val="left"/>
              <w:rPr>
                <w:sz w:val="16"/>
                <w:szCs w:val="16"/>
              </w:rPr>
            </w:pPr>
            <w:r w:rsidRPr="00FA7F13">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7EFFA854" w14:textId="77777777" w:rsidR="009D77A7" w:rsidRPr="00FA7F13" w:rsidRDefault="009D77A7" w:rsidP="005304A1">
            <w:pPr>
              <w:keepNext/>
              <w:keepLines/>
              <w:spacing w:before="60" w:after="60"/>
              <w:jc w:val="left"/>
              <w:rPr>
                <w:sz w:val="16"/>
                <w:szCs w:val="16"/>
              </w:rPr>
            </w:pPr>
            <w:r w:rsidRPr="00FA7F13">
              <w:rPr>
                <w:sz w:val="16"/>
                <w:szCs w:val="16"/>
              </w:rPr>
              <w:t xml:space="preserve">If present, specifies the CRS for </w:t>
            </w:r>
            <w:r w:rsidRPr="00FA7F13">
              <w:rPr>
                <w:i/>
                <w:sz w:val="16"/>
                <w:szCs w:val="16"/>
              </w:rPr>
              <w:t>direction</w:t>
            </w:r>
          </w:p>
        </w:tc>
        <w:tc>
          <w:tcPr>
            <w:tcW w:w="709" w:type="dxa"/>
            <w:tcBorders>
              <w:top w:val="single" w:sz="4" w:space="0" w:color="auto"/>
              <w:left w:val="single" w:sz="4" w:space="0" w:color="auto"/>
              <w:bottom w:val="single" w:sz="4" w:space="0" w:color="auto"/>
              <w:right w:val="single" w:sz="4" w:space="0" w:color="auto"/>
            </w:tcBorders>
          </w:tcPr>
          <w:p w14:paraId="30E9AC5B" w14:textId="77777777" w:rsidR="009D77A7" w:rsidRPr="00FA7F13" w:rsidRDefault="009D77A7" w:rsidP="005304A1">
            <w:pPr>
              <w:keepNext/>
              <w:keepLines/>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0F85F30E" w14:textId="77777777" w:rsidR="009D77A7" w:rsidRPr="00FA7F13" w:rsidRDefault="009D77A7" w:rsidP="005304A1">
            <w:pPr>
              <w:keepNext/>
              <w:keepLines/>
              <w:spacing w:before="60" w:after="60"/>
              <w:jc w:val="left"/>
              <w:rPr>
                <w:sz w:val="16"/>
                <w:szCs w:val="16"/>
              </w:rPr>
            </w:pPr>
            <w:r w:rsidRPr="00FA7F13">
              <w:rPr>
                <w:sz w:val="16"/>
                <w:szCs w:val="16"/>
              </w:rPr>
              <w:t>GraphicsBase::CRSType</w:t>
            </w:r>
          </w:p>
        </w:tc>
      </w:tr>
      <w:tr w:rsidR="00BA2DBB" w:rsidRPr="00FA7F13" w14:paraId="61F5E245" w14:textId="77777777" w:rsidTr="00020E58">
        <w:tc>
          <w:tcPr>
            <w:tcW w:w="1242" w:type="dxa"/>
            <w:tcBorders>
              <w:top w:val="single" w:sz="4" w:space="0" w:color="auto"/>
              <w:left w:val="single" w:sz="4" w:space="0" w:color="auto"/>
              <w:bottom w:val="single" w:sz="4" w:space="0" w:color="auto"/>
              <w:right w:val="single" w:sz="4" w:space="0" w:color="auto"/>
            </w:tcBorders>
          </w:tcPr>
          <w:p w14:paraId="06EC83FE" w14:textId="77777777" w:rsidR="00BA2DBB" w:rsidRPr="00FA7F13" w:rsidRDefault="00BA2DBB"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A905847" w14:textId="77777777" w:rsidR="00BA2DBB" w:rsidRPr="00FA7F13" w:rsidRDefault="00BA2DBB" w:rsidP="005304A1">
            <w:pPr>
              <w:keepNext/>
              <w:keepLines/>
              <w:spacing w:before="60" w:after="60"/>
              <w:jc w:val="left"/>
              <w:rPr>
                <w:sz w:val="16"/>
                <w:szCs w:val="16"/>
              </w:rPr>
            </w:pPr>
            <w:r w:rsidRPr="00FA7F13">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4E976DB0" w14:textId="77777777" w:rsidR="00BA2DBB" w:rsidRPr="00FA7F13" w:rsidRDefault="00BA2DBB" w:rsidP="005304A1">
            <w:pPr>
              <w:keepNext/>
              <w:keepLines/>
              <w:spacing w:before="60" w:after="60"/>
              <w:jc w:val="left"/>
              <w:rPr>
                <w:sz w:val="16"/>
                <w:szCs w:val="16"/>
              </w:rPr>
            </w:pPr>
            <w:r w:rsidRPr="00FA7F13">
              <w:rPr>
                <w:sz w:val="16"/>
                <w:szCs w:val="16"/>
              </w:rPr>
              <w:t>The direction of th</w:t>
            </w:r>
            <w:r w:rsidR="00020E58" w:rsidRPr="00FA7F13">
              <w:rPr>
                <w:sz w:val="16"/>
                <w:szCs w:val="16"/>
              </w:rPr>
              <w:t>e ray relative to the used CRS</w:t>
            </w:r>
          </w:p>
        </w:tc>
        <w:tc>
          <w:tcPr>
            <w:tcW w:w="709" w:type="dxa"/>
            <w:tcBorders>
              <w:top w:val="single" w:sz="4" w:space="0" w:color="auto"/>
              <w:left w:val="single" w:sz="4" w:space="0" w:color="auto"/>
              <w:bottom w:val="single" w:sz="4" w:space="0" w:color="auto"/>
              <w:right w:val="single" w:sz="4" w:space="0" w:color="auto"/>
            </w:tcBorders>
          </w:tcPr>
          <w:p w14:paraId="2257E73C" w14:textId="77777777" w:rsidR="00BA2DBB" w:rsidRPr="00FA7F13" w:rsidRDefault="00BA2DBB" w:rsidP="005304A1">
            <w:pPr>
              <w:keepNext/>
              <w:keepLines/>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14EAAA9" w14:textId="77777777" w:rsidR="00BA2DBB" w:rsidRPr="00FA7F13" w:rsidRDefault="00BA2DBB" w:rsidP="005304A1">
            <w:pPr>
              <w:keepNext/>
              <w:keepLines/>
              <w:spacing w:before="60" w:after="60"/>
              <w:jc w:val="left"/>
              <w:rPr>
                <w:sz w:val="16"/>
                <w:szCs w:val="16"/>
              </w:rPr>
            </w:pPr>
            <w:r w:rsidRPr="00FA7F13">
              <w:rPr>
                <w:sz w:val="16"/>
                <w:szCs w:val="16"/>
              </w:rPr>
              <w:t>double</w:t>
            </w:r>
          </w:p>
        </w:tc>
      </w:tr>
      <w:tr w:rsidR="00BA2DBB" w:rsidRPr="00FA7F13" w14:paraId="6AA4B446" w14:textId="77777777" w:rsidTr="00020E58">
        <w:tc>
          <w:tcPr>
            <w:tcW w:w="1242" w:type="dxa"/>
            <w:tcBorders>
              <w:top w:val="single" w:sz="4" w:space="0" w:color="auto"/>
              <w:left w:val="single" w:sz="4" w:space="0" w:color="auto"/>
              <w:bottom w:val="single" w:sz="4" w:space="0" w:color="auto"/>
              <w:right w:val="single" w:sz="4" w:space="0" w:color="auto"/>
            </w:tcBorders>
          </w:tcPr>
          <w:p w14:paraId="30F658D8"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5BB1FE5" w14:textId="77777777" w:rsidR="00BA2DBB" w:rsidRPr="00FA7F13" w:rsidRDefault="00BA2DBB" w:rsidP="00020E58">
            <w:pPr>
              <w:spacing w:before="60" w:after="60"/>
              <w:jc w:val="left"/>
              <w:rPr>
                <w:sz w:val="16"/>
                <w:szCs w:val="16"/>
              </w:rPr>
            </w:pPr>
            <w:r w:rsidRPr="00FA7F13">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26C394B2" w14:textId="77777777" w:rsidR="00BA2DBB" w:rsidRPr="00FA7F13" w:rsidRDefault="00BA2DBB" w:rsidP="00020E58">
            <w:pPr>
              <w:spacing w:before="60" w:after="60"/>
              <w:jc w:val="left"/>
              <w:rPr>
                <w:sz w:val="16"/>
                <w:szCs w:val="16"/>
              </w:rPr>
            </w:pPr>
            <w:r w:rsidRPr="00FA7F13">
              <w:rPr>
                <w:sz w:val="16"/>
                <w:szCs w:val="16"/>
              </w:rPr>
              <w:t xml:space="preserve">The length of the ray. The </w:t>
            </w:r>
            <w:r w:rsidR="00020E58" w:rsidRPr="00FA7F13">
              <w:rPr>
                <w:sz w:val="16"/>
                <w:szCs w:val="16"/>
              </w:rPr>
              <w:t>units depending on the used CRS</w:t>
            </w:r>
          </w:p>
        </w:tc>
        <w:tc>
          <w:tcPr>
            <w:tcW w:w="709" w:type="dxa"/>
            <w:tcBorders>
              <w:top w:val="single" w:sz="4" w:space="0" w:color="auto"/>
              <w:left w:val="single" w:sz="4" w:space="0" w:color="auto"/>
              <w:bottom w:val="single" w:sz="4" w:space="0" w:color="auto"/>
              <w:right w:val="single" w:sz="4" w:space="0" w:color="auto"/>
            </w:tcBorders>
          </w:tcPr>
          <w:p w14:paraId="382C37EC"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36A289C" w14:textId="77777777" w:rsidR="00BA2DBB" w:rsidRPr="00FA7F13" w:rsidRDefault="00BA2DBB" w:rsidP="00020E58">
            <w:pPr>
              <w:spacing w:before="60" w:after="60"/>
              <w:jc w:val="left"/>
              <w:rPr>
                <w:sz w:val="16"/>
                <w:szCs w:val="16"/>
              </w:rPr>
            </w:pPr>
            <w:r w:rsidRPr="00FA7F13">
              <w:rPr>
                <w:sz w:val="16"/>
                <w:szCs w:val="16"/>
              </w:rPr>
              <w:t>double</w:t>
            </w:r>
          </w:p>
        </w:tc>
      </w:tr>
    </w:tbl>
    <w:p w14:paraId="4BA4C5D5" w14:textId="77777777" w:rsidR="00A73A7B" w:rsidRDefault="00A73A7B" w:rsidP="00531C7D">
      <w:pPr>
        <w:pStyle w:val="Heading3"/>
        <w:numPr>
          <w:ilvl w:val="2"/>
          <w:numId w:val="13"/>
        </w:numPr>
      </w:pPr>
      <w:bookmarkStart w:id="155" w:name="_Toc16161136"/>
      <w:r>
        <w:t>AugmentedPath</w:t>
      </w:r>
      <w:bookmarkEnd w:id="155"/>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4663CF" w14:paraId="785837C2"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0B466582"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6B0D9A3" w14:textId="77777777" w:rsidR="00BA2DBB" w:rsidRPr="00020E58" w:rsidRDefault="00BA2DBB" w:rsidP="00020E58">
            <w:pPr>
              <w:spacing w:before="60" w:after="60"/>
              <w:jc w:val="left"/>
              <w:rPr>
                <w:b/>
                <w:sz w:val="16"/>
                <w:szCs w:val="16"/>
              </w:rPr>
            </w:pPr>
            <w:r w:rsidRPr="00020E5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6999F889"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2E0940F" w14:textId="77777777" w:rsidR="00BA2DBB" w:rsidRPr="00020E58" w:rsidRDefault="00BA2DBB" w:rsidP="00020E58">
            <w:pPr>
              <w:spacing w:before="60" w:after="60"/>
              <w:jc w:val="center"/>
              <w:rPr>
                <w:b/>
                <w:sz w:val="16"/>
                <w:szCs w:val="16"/>
              </w:rPr>
            </w:pPr>
            <w:r w:rsidRPr="00020E5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0C9CD9B2"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4114E5BD" w14:textId="77777777" w:rsidTr="00020E58">
        <w:tc>
          <w:tcPr>
            <w:tcW w:w="1242" w:type="dxa"/>
            <w:tcBorders>
              <w:top w:val="single" w:sz="4" w:space="0" w:color="auto"/>
              <w:left w:val="single" w:sz="4" w:space="0" w:color="auto"/>
              <w:bottom w:val="single" w:sz="4" w:space="0" w:color="auto"/>
              <w:right w:val="single" w:sz="4" w:space="0" w:color="auto"/>
            </w:tcBorders>
          </w:tcPr>
          <w:p w14:paraId="6B601339"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FCE5463" w14:textId="77777777" w:rsidR="00BA2DBB" w:rsidRPr="00020E58" w:rsidRDefault="00BA2DBB" w:rsidP="00020E58">
            <w:pPr>
              <w:spacing w:before="60" w:after="60"/>
              <w:jc w:val="left"/>
              <w:rPr>
                <w:sz w:val="16"/>
                <w:szCs w:val="16"/>
              </w:rPr>
            </w:pPr>
            <w:r w:rsidRPr="00020E58">
              <w:rPr>
                <w:sz w:val="16"/>
                <w:szCs w:val="16"/>
              </w:rPr>
              <w:t>AugmentedPath</w:t>
            </w:r>
          </w:p>
        </w:tc>
        <w:tc>
          <w:tcPr>
            <w:tcW w:w="3861" w:type="dxa"/>
            <w:tcBorders>
              <w:top w:val="single" w:sz="4" w:space="0" w:color="auto"/>
              <w:left w:val="single" w:sz="4" w:space="0" w:color="auto"/>
              <w:bottom w:val="single" w:sz="4" w:space="0" w:color="auto"/>
              <w:right w:val="single" w:sz="4" w:space="0" w:color="auto"/>
            </w:tcBorders>
          </w:tcPr>
          <w:p w14:paraId="09883C59" w14:textId="77777777" w:rsidR="00BA2DBB" w:rsidRPr="00020E58" w:rsidRDefault="00BA2DBB" w:rsidP="00020E58">
            <w:pPr>
              <w:spacing w:before="60" w:after="60"/>
              <w:jc w:val="left"/>
              <w:rPr>
                <w:sz w:val="16"/>
                <w:szCs w:val="16"/>
              </w:rPr>
            </w:pPr>
            <w:r w:rsidRPr="00020E58">
              <w:rPr>
                <w:sz w:val="16"/>
                <w:szCs w:val="16"/>
              </w:rPr>
              <w:t>A drawing instruction for a line. It can be used for dr</w:t>
            </w:r>
            <w:r w:rsidR="00020E58">
              <w:rPr>
                <w:sz w:val="16"/>
                <w:szCs w:val="16"/>
              </w:rPr>
              <w:t>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4A7FE8C4" w14:textId="77777777" w:rsidR="00BA2DBB" w:rsidRPr="00020E58" w:rsidRDefault="00BA2DBB" w:rsidP="00020E58">
            <w:pPr>
              <w:spacing w:before="60" w:after="60"/>
              <w:jc w:val="center"/>
              <w:rPr>
                <w:sz w:val="16"/>
                <w:szCs w:val="16"/>
              </w:rPr>
            </w:pPr>
            <w:r w:rsidRPr="00020E5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28117727"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0CE36881" w14:textId="77777777" w:rsidTr="00020E58">
        <w:tc>
          <w:tcPr>
            <w:tcW w:w="1242" w:type="dxa"/>
            <w:tcBorders>
              <w:top w:val="single" w:sz="4" w:space="0" w:color="auto"/>
              <w:left w:val="single" w:sz="4" w:space="0" w:color="auto"/>
              <w:bottom w:val="single" w:sz="4" w:space="0" w:color="auto"/>
              <w:right w:val="single" w:sz="4" w:space="0" w:color="auto"/>
            </w:tcBorders>
          </w:tcPr>
          <w:p w14:paraId="59BE63F1"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80CFE0C" w14:textId="77777777" w:rsidR="00BA2DBB" w:rsidRPr="00020E58" w:rsidRDefault="00BA2DBB" w:rsidP="00020E58">
            <w:pPr>
              <w:spacing w:before="60" w:after="60"/>
              <w:jc w:val="left"/>
              <w:rPr>
                <w:sz w:val="16"/>
                <w:szCs w:val="16"/>
              </w:rPr>
            </w:pPr>
            <w:r w:rsidRPr="00020E58">
              <w:rPr>
                <w:sz w:val="16"/>
                <w:szCs w:val="16"/>
              </w:rPr>
              <w:t>path</w:t>
            </w:r>
          </w:p>
        </w:tc>
        <w:tc>
          <w:tcPr>
            <w:tcW w:w="3861" w:type="dxa"/>
            <w:tcBorders>
              <w:top w:val="single" w:sz="4" w:space="0" w:color="auto"/>
              <w:left w:val="single" w:sz="4" w:space="0" w:color="auto"/>
              <w:bottom w:val="single" w:sz="4" w:space="0" w:color="auto"/>
              <w:right w:val="single" w:sz="4" w:space="0" w:color="auto"/>
            </w:tcBorders>
          </w:tcPr>
          <w:p w14:paraId="257B08F9" w14:textId="77777777" w:rsidR="00BA2DBB" w:rsidRPr="00020E58" w:rsidRDefault="00BA2DBB" w:rsidP="00020E58">
            <w:pPr>
              <w:spacing w:before="60" w:after="60"/>
              <w:jc w:val="left"/>
              <w:rPr>
                <w:sz w:val="16"/>
                <w:szCs w:val="16"/>
              </w:rPr>
            </w:pPr>
            <w:r w:rsidRPr="00020E58">
              <w:rPr>
                <w:sz w:val="16"/>
                <w:szCs w:val="16"/>
              </w:rPr>
              <w:t xml:space="preserve">The </w:t>
            </w:r>
            <w:r w:rsidR="00020E58">
              <w:rPr>
                <w:sz w:val="16"/>
                <w:szCs w:val="16"/>
              </w:rPr>
              <w:t>path defining the line geometry</w:t>
            </w:r>
          </w:p>
        </w:tc>
        <w:tc>
          <w:tcPr>
            <w:tcW w:w="709" w:type="dxa"/>
            <w:tcBorders>
              <w:top w:val="single" w:sz="4" w:space="0" w:color="auto"/>
              <w:left w:val="single" w:sz="4" w:space="0" w:color="auto"/>
              <w:bottom w:val="single" w:sz="4" w:space="0" w:color="auto"/>
              <w:right w:val="single" w:sz="4" w:space="0" w:color="auto"/>
            </w:tcBorders>
          </w:tcPr>
          <w:p w14:paraId="7C14009C" w14:textId="77777777" w:rsidR="00BA2DBB" w:rsidRPr="00020E58" w:rsidRDefault="00BA2DBB" w:rsidP="00020E58">
            <w:pPr>
              <w:spacing w:before="60" w:after="60"/>
              <w:jc w:val="center"/>
              <w:rPr>
                <w:sz w:val="16"/>
                <w:szCs w:val="16"/>
              </w:rPr>
            </w:pPr>
            <w:r w:rsidRPr="00020E5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26685DCE" w14:textId="77777777" w:rsidR="00BA2DBB" w:rsidRPr="00020E58" w:rsidRDefault="00BA2DBB" w:rsidP="00020E58">
            <w:pPr>
              <w:spacing w:before="60" w:after="60"/>
              <w:jc w:val="left"/>
              <w:rPr>
                <w:sz w:val="16"/>
                <w:szCs w:val="16"/>
              </w:rPr>
            </w:pPr>
            <w:r w:rsidRPr="00020E58">
              <w:rPr>
                <w:sz w:val="16"/>
                <w:szCs w:val="16"/>
              </w:rPr>
              <w:t>GraphicsBase::Path</w:t>
            </w:r>
          </w:p>
        </w:tc>
      </w:tr>
    </w:tbl>
    <w:p w14:paraId="0B2CC6FA" w14:textId="77777777" w:rsidR="00BA2DBB" w:rsidRPr="00BA2DBB" w:rsidRDefault="00BA2DBB" w:rsidP="00BA2DBB"/>
    <w:p w14:paraId="4FDA1B71" w14:textId="77777777" w:rsidR="00A73A7B" w:rsidRDefault="00A73A7B" w:rsidP="00531C7D">
      <w:pPr>
        <w:pStyle w:val="Heading3"/>
        <w:numPr>
          <w:ilvl w:val="2"/>
          <w:numId w:val="13"/>
        </w:numPr>
      </w:pPr>
      <w:bookmarkStart w:id="156" w:name="_Toc16161137"/>
      <w:r w:rsidRPr="000658F6">
        <w:t>AugmentedArea</w:t>
      </w:r>
      <w:bookmarkEnd w:id="156"/>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4663CF" w14:paraId="100CFE70"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7D5BA7D9"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431BF4" w14:textId="77777777" w:rsidR="00BA2DBB" w:rsidRPr="00020E58" w:rsidRDefault="00BA2DBB" w:rsidP="00020E58">
            <w:pPr>
              <w:spacing w:before="60" w:after="60"/>
              <w:jc w:val="left"/>
              <w:rPr>
                <w:b/>
                <w:sz w:val="16"/>
                <w:szCs w:val="16"/>
              </w:rPr>
            </w:pPr>
            <w:r w:rsidRPr="00020E5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9943DAC"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70EEE1C" w14:textId="77777777" w:rsidR="00BA2DBB" w:rsidRPr="00020E58" w:rsidRDefault="00BA2DBB" w:rsidP="00020E58">
            <w:pPr>
              <w:spacing w:before="60" w:after="60"/>
              <w:jc w:val="center"/>
              <w:rPr>
                <w:b/>
                <w:sz w:val="16"/>
                <w:szCs w:val="16"/>
              </w:rPr>
            </w:pPr>
            <w:r w:rsidRPr="00020E5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2D1A754"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0851E884" w14:textId="77777777" w:rsidTr="00020E58">
        <w:tc>
          <w:tcPr>
            <w:tcW w:w="1242" w:type="dxa"/>
            <w:tcBorders>
              <w:top w:val="single" w:sz="4" w:space="0" w:color="auto"/>
              <w:left w:val="single" w:sz="4" w:space="0" w:color="auto"/>
              <w:bottom w:val="single" w:sz="4" w:space="0" w:color="auto"/>
              <w:right w:val="single" w:sz="4" w:space="0" w:color="auto"/>
            </w:tcBorders>
          </w:tcPr>
          <w:p w14:paraId="5D89B5A6"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70A8C88" w14:textId="77777777" w:rsidR="00BA2DBB" w:rsidRPr="00020E58" w:rsidRDefault="00BA2DBB" w:rsidP="00020E58">
            <w:pPr>
              <w:spacing w:before="60" w:after="60"/>
              <w:jc w:val="left"/>
              <w:rPr>
                <w:sz w:val="16"/>
                <w:szCs w:val="16"/>
              </w:rPr>
            </w:pPr>
            <w:r w:rsidRPr="00020E58">
              <w:rPr>
                <w:sz w:val="16"/>
                <w:szCs w:val="16"/>
              </w:rPr>
              <w:t>AugmentedArea</w:t>
            </w:r>
          </w:p>
        </w:tc>
        <w:tc>
          <w:tcPr>
            <w:tcW w:w="3827" w:type="dxa"/>
            <w:tcBorders>
              <w:top w:val="single" w:sz="4" w:space="0" w:color="auto"/>
              <w:left w:val="single" w:sz="4" w:space="0" w:color="auto"/>
              <w:bottom w:val="single" w:sz="4" w:space="0" w:color="auto"/>
              <w:right w:val="single" w:sz="4" w:space="0" w:color="auto"/>
            </w:tcBorders>
          </w:tcPr>
          <w:p w14:paraId="3ABDEE1C" w14:textId="77777777" w:rsidR="00BA2DBB" w:rsidRPr="00020E58" w:rsidRDefault="00BA2DBB" w:rsidP="00020E58">
            <w:pPr>
              <w:spacing w:before="60" w:after="60"/>
              <w:jc w:val="left"/>
              <w:rPr>
                <w:sz w:val="16"/>
                <w:szCs w:val="16"/>
              </w:rPr>
            </w:pPr>
            <w:r w:rsidRPr="00020E58">
              <w:rPr>
                <w:sz w:val="16"/>
                <w:szCs w:val="16"/>
              </w:rPr>
              <w:t>A drawing instruction for an area. It can be used for drawing line styles, area fills, or area text</w:t>
            </w:r>
            <w:r w:rsidR="00020E58">
              <w:rPr>
                <w:sz w:val="16"/>
                <w:szCs w:val="16"/>
              </w:rPr>
              <w:t>s. The used path must be closed</w:t>
            </w:r>
          </w:p>
        </w:tc>
        <w:tc>
          <w:tcPr>
            <w:tcW w:w="709" w:type="dxa"/>
            <w:tcBorders>
              <w:top w:val="single" w:sz="4" w:space="0" w:color="auto"/>
              <w:left w:val="single" w:sz="4" w:space="0" w:color="auto"/>
              <w:bottom w:val="single" w:sz="4" w:space="0" w:color="auto"/>
              <w:right w:val="single" w:sz="4" w:space="0" w:color="auto"/>
            </w:tcBorders>
          </w:tcPr>
          <w:p w14:paraId="2364848F" w14:textId="77777777" w:rsidR="00BA2DBB" w:rsidRPr="00020E58" w:rsidRDefault="00BA2DBB" w:rsidP="00020E58">
            <w:pPr>
              <w:spacing w:before="60" w:after="60"/>
              <w:jc w:val="center"/>
              <w:rPr>
                <w:sz w:val="16"/>
                <w:szCs w:val="16"/>
              </w:rPr>
            </w:pPr>
            <w:r w:rsidRPr="00020E5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23E3A5D"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4A549570" w14:textId="77777777" w:rsidTr="00020E58">
        <w:tc>
          <w:tcPr>
            <w:tcW w:w="1242" w:type="dxa"/>
            <w:tcBorders>
              <w:top w:val="single" w:sz="4" w:space="0" w:color="auto"/>
              <w:left w:val="single" w:sz="4" w:space="0" w:color="auto"/>
              <w:bottom w:val="single" w:sz="4" w:space="0" w:color="auto"/>
              <w:right w:val="single" w:sz="4" w:space="0" w:color="auto"/>
            </w:tcBorders>
          </w:tcPr>
          <w:p w14:paraId="4951C48D"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0EE42B1" w14:textId="77777777" w:rsidR="00BA2DBB" w:rsidRPr="00020E58" w:rsidRDefault="00BA2DBB" w:rsidP="00020E58">
            <w:pPr>
              <w:spacing w:before="60" w:after="60"/>
              <w:jc w:val="left"/>
              <w:rPr>
                <w:sz w:val="16"/>
                <w:szCs w:val="16"/>
              </w:rPr>
            </w:pPr>
            <w:r w:rsidRPr="00020E58">
              <w:rPr>
                <w:sz w:val="16"/>
                <w:szCs w:val="16"/>
              </w:rPr>
              <w:t>areaFill</w:t>
            </w:r>
          </w:p>
        </w:tc>
        <w:tc>
          <w:tcPr>
            <w:tcW w:w="3827" w:type="dxa"/>
            <w:tcBorders>
              <w:top w:val="single" w:sz="4" w:space="0" w:color="auto"/>
              <w:left w:val="single" w:sz="4" w:space="0" w:color="auto"/>
              <w:bottom w:val="single" w:sz="4" w:space="0" w:color="auto"/>
              <w:right w:val="single" w:sz="4" w:space="0" w:color="auto"/>
            </w:tcBorders>
          </w:tcPr>
          <w:p w14:paraId="2F81689A" w14:textId="77777777" w:rsidR="00BA2DBB" w:rsidRPr="00020E58" w:rsidRDefault="00020E58" w:rsidP="00020E58">
            <w:pPr>
              <w:spacing w:before="60" w:after="60"/>
              <w:jc w:val="left"/>
              <w:rPr>
                <w:sz w:val="16"/>
                <w:szCs w:val="16"/>
              </w:rPr>
            </w:pPr>
            <w:r>
              <w:rPr>
                <w:sz w:val="16"/>
                <w:szCs w:val="16"/>
              </w:rPr>
              <w:t>The area fill to be depicted</w:t>
            </w:r>
          </w:p>
        </w:tc>
        <w:tc>
          <w:tcPr>
            <w:tcW w:w="709" w:type="dxa"/>
            <w:tcBorders>
              <w:top w:val="single" w:sz="4" w:space="0" w:color="auto"/>
              <w:left w:val="single" w:sz="4" w:space="0" w:color="auto"/>
              <w:bottom w:val="single" w:sz="4" w:space="0" w:color="auto"/>
              <w:right w:val="single" w:sz="4" w:space="0" w:color="auto"/>
            </w:tcBorders>
          </w:tcPr>
          <w:p w14:paraId="1296AFCB" w14:textId="77777777" w:rsidR="00BA2DBB" w:rsidRPr="00020E58" w:rsidRDefault="00BA2DBB" w:rsidP="00020E58">
            <w:pPr>
              <w:spacing w:before="60" w:after="60"/>
              <w:jc w:val="center"/>
              <w:rPr>
                <w:sz w:val="16"/>
                <w:szCs w:val="16"/>
              </w:rPr>
            </w:pPr>
            <w:r w:rsidRPr="00020E5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9E2BC0A" w14:textId="77777777" w:rsidR="00BA2DBB" w:rsidRPr="00020E58" w:rsidRDefault="00BA2DBB" w:rsidP="00020E58">
            <w:pPr>
              <w:spacing w:before="60" w:after="60"/>
              <w:jc w:val="left"/>
              <w:rPr>
                <w:sz w:val="16"/>
                <w:szCs w:val="16"/>
              </w:rPr>
            </w:pPr>
            <w:r w:rsidRPr="00020E58">
              <w:rPr>
                <w:sz w:val="16"/>
                <w:szCs w:val="16"/>
              </w:rPr>
              <w:t>AreaFills::AreaFill</w:t>
            </w:r>
          </w:p>
        </w:tc>
      </w:tr>
    </w:tbl>
    <w:p w14:paraId="29F5C04E" w14:textId="77777777" w:rsidR="00351334" w:rsidRDefault="00351334" w:rsidP="00BA2DBB"/>
    <w:p w14:paraId="53DF4946" w14:textId="77777777" w:rsidR="00BA2DBB" w:rsidRPr="00BA2DBB" w:rsidRDefault="00351334" w:rsidP="00020E58">
      <w:pPr>
        <w:spacing w:after="120"/>
      </w:pPr>
      <w:r>
        <w:t>For schema definition see A.3 Presentation Schema</w:t>
      </w:r>
    </w:p>
    <w:p w14:paraId="380AF392" w14:textId="77777777" w:rsidR="00A73A7B" w:rsidRPr="00220CBA" w:rsidRDefault="00A73A7B" w:rsidP="00020E58">
      <w:pPr>
        <w:spacing w:after="120"/>
      </w:pPr>
    </w:p>
    <w:p w14:paraId="172F0C85" w14:textId="77777777" w:rsidR="00A73A7B" w:rsidRDefault="00A73A7B" w:rsidP="00531C7D">
      <w:pPr>
        <w:pStyle w:val="Heading1"/>
        <w:numPr>
          <w:ilvl w:val="0"/>
          <w:numId w:val="13"/>
        </w:numPr>
        <w:spacing w:after="200"/>
        <w:rPr>
          <w:lang w:val="en-GB"/>
        </w:rPr>
      </w:pPr>
      <w:bookmarkStart w:id="157" w:name="_Toc16161138"/>
      <w:r>
        <w:rPr>
          <w:lang w:val="en-GB"/>
        </w:rPr>
        <w:t>Symbol Definitions</w:t>
      </w:r>
      <w:bookmarkEnd w:id="157"/>
    </w:p>
    <w:p w14:paraId="0300140D" w14:textId="77777777" w:rsidR="00A73A7B" w:rsidRDefault="00A73A7B" w:rsidP="00531C7D">
      <w:pPr>
        <w:pStyle w:val="Heading2"/>
        <w:numPr>
          <w:ilvl w:val="1"/>
          <w:numId w:val="13"/>
        </w:numPr>
        <w:spacing w:after="200"/>
      </w:pPr>
      <w:bookmarkStart w:id="158" w:name="_Toc16161139"/>
      <w:r>
        <w:t>Overview</w:t>
      </w:r>
      <w:bookmarkEnd w:id="158"/>
    </w:p>
    <w:p w14:paraId="350DE002" w14:textId="77777777" w:rsidR="00351334" w:rsidRDefault="00351334" w:rsidP="00020E58">
      <w:pPr>
        <w:spacing w:after="120"/>
      </w:pPr>
      <w:r>
        <w:t>The SymbolDefinition package describes the graphic primitives used for the portrayal. Parts of the primitives are defined externally by using SVG definitions. Those external parts will be referenced from the types in this model. The package diagram is shown in the following figure.</w:t>
      </w:r>
    </w:p>
    <w:p w14:paraId="705789CA" w14:textId="77777777" w:rsidR="00351334" w:rsidRPr="00696AAC" w:rsidRDefault="00672036" w:rsidP="00351334">
      <w:pPr>
        <w:keepNext/>
      </w:pPr>
      <w:r>
        <w:rPr>
          <w:noProof/>
          <w:lang w:eastAsia="en-GB"/>
        </w:rPr>
        <w:pict w14:anchorId="7B88CAB1">
          <v:shape id="_x0000_i1035" type="#_x0000_t75" style="width:432.75pt;height:351pt">
            <v:imagedata r:id="rId29" o:title="Fig 9-11 Symbol Definition Packages"/>
          </v:shape>
        </w:pict>
      </w:r>
    </w:p>
    <w:p w14:paraId="694DEBCA" w14:textId="77777777" w:rsidR="00351334" w:rsidRPr="00272BDF"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11</w:t>
      </w:r>
      <w:r w:rsidRPr="00CF7710">
        <w:rPr>
          <w:lang w:val="en-GB"/>
        </w:rPr>
        <w:t xml:space="preserve"> — </w:t>
      </w:r>
      <w:r>
        <w:rPr>
          <w:lang w:val="en-GB"/>
        </w:rPr>
        <w:t>Symbol Definition Packages</w:t>
      </w:r>
    </w:p>
    <w:p w14:paraId="6D5B8351" w14:textId="77777777" w:rsidR="00A73A7B" w:rsidRDefault="00A73A7B" w:rsidP="00531C7D">
      <w:pPr>
        <w:pStyle w:val="Heading2"/>
        <w:numPr>
          <w:ilvl w:val="1"/>
          <w:numId w:val="13"/>
        </w:numPr>
        <w:spacing w:after="200"/>
      </w:pPr>
      <w:bookmarkStart w:id="159" w:name="_Toc519504822"/>
      <w:bookmarkStart w:id="160" w:name="_Toc16161140"/>
      <w:bookmarkEnd w:id="159"/>
      <w:r>
        <w:t>The GraphicBase package</w:t>
      </w:r>
      <w:bookmarkEnd w:id="160"/>
    </w:p>
    <w:p w14:paraId="6AC99995" w14:textId="77777777" w:rsidR="00A73A7B" w:rsidRDefault="00A73A7B" w:rsidP="00531C7D">
      <w:pPr>
        <w:pStyle w:val="Heading3"/>
        <w:numPr>
          <w:ilvl w:val="2"/>
          <w:numId w:val="17"/>
        </w:numPr>
      </w:pPr>
      <w:bookmarkStart w:id="161" w:name="_Toc16161141"/>
      <w:r>
        <w:t>Overview</w:t>
      </w:r>
      <w:bookmarkEnd w:id="161"/>
    </w:p>
    <w:p w14:paraId="5315DD58" w14:textId="77777777" w:rsidR="00351334" w:rsidRPr="00386C4A" w:rsidRDefault="00351334" w:rsidP="00020E58">
      <w:pPr>
        <w:spacing w:after="120"/>
      </w:pPr>
      <w:r>
        <w:t>This package contains graphic base types for the use in other packages.</w:t>
      </w:r>
    </w:p>
    <w:p w14:paraId="08D94852" w14:textId="77777777" w:rsidR="00A73A7B" w:rsidRDefault="00A73A7B" w:rsidP="00531C7D">
      <w:pPr>
        <w:pStyle w:val="Heading3"/>
        <w:numPr>
          <w:ilvl w:val="2"/>
          <w:numId w:val="17"/>
        </w:numPr>
      </w:pPr>
      <w:bookmarkStart w:id="162" w:name="_Toc16161142"/>
      <w:r>
        <w:t>Model</w:t>
      </w:r>
      <w:bookmarkEnd w:id="162"/>
    </w:p>
    <w:p w14:paraId="12B832FB" w14:textId="77777777" w:rsidR="00351334" w:rsidRDefault="002F19BA" w:rsidP="00351334">
      <w:pPr>
        <w:keepNext/>
      </w:pPr>
      <w:r>
        <w:rPr>
          <w:noProof/>
          <w:lang w:eastAsia="en-GB"/>
        </w:rPr>
        <w:pict w14:anchorId="49D4F265">
          <v:shape id="_x0000_i1036" type="#_x0000_t75" style="width:432.75pt;height:242.25pt">
            <v:imagedata r:id="rId30" o:title="V4"/>
          </v:shape>
        </w:pict>
      </w:r>
    </w:p>
    <w:p w14:paraId="3F887BB5" w14:textId="77777777" w:rsidR="00351334" w:rsidRPr="00EC471B"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12</w:t>
      </w:r>
      <w:r w:rsidRPr="00CF7710">
        <w:rPr>
          <w:lang w:val="en-GB"/>
        </w:rPr>
        <w:t xml:space="preserve"> — </w:t>
      </w:r>
      <w:r>
        <w:rPr>
          <w:lang w:val="en-GB"/>
        </w:rPr>
        <w:t>Graphics Base</w:t>
      </w:r>
    </w:p>
    <w:p w14:paraId="71FEB541" w14:textId="77777777" w:rsidR="00A73A7B" w:rsidRDefault="00A73A7B" w:rsidP="00531C7D">
      <w:pPr>
        <w:pStyle w:val="Heading4"/>
        <w:numPr>
          <w:ilvl w:val="3"/>
          <w:numId w:val="17"/>
        </w:numPr>
        <w:spacing w:before="120" w:after="120"/>
      </w:pPr>
      <w:r>
        <w:t>Point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34F8B090"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537C6B09"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7230BD0"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68918B5"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485B20C"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80C251D"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5BFD17CE" w14:textId="77777777" w:rsidTr="00F67F8B">
        <w:tc>
          <w:tcPr>
            <w:tcW w:w="1242" w:type="dxa"/>
            <w:tcBorders>
              <w:top w:val="single" w:sz="4" w:space="0" w:color="auto"/>
              <w:left w:val="single" w:sz="4" w:space="0" w:color="auto"/>
              <w:bottom w:val="single" w:sz="4" w:space="0" w:color="auto"/>
              <w:right w:val="single" w:sz="4" w:space="0" w:color="auto"/>
            </w:tcBorders>
          </w:tcPr>
          <w:p w14:paraId="439A54C9"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2B38002" w14:textId="77777777" w:rsidR="00351334" w:rsidRPr="00F67F8B" w:rsidRDefault="00351334" w:rsidP="00F67F8B">
            <w:pPr>
              <w:spacing w:before="60" w:after="60"/>
              <w:jc w:val="left"/>
              <w:rPr>
                <w:sz w:val="16"/>
                <w:szCs w:val="16"/>
              </w:rPr>
            </w:pPr>
            <w:r w:rsidRPr="00F67F8B">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0B42902A" w14:textId="77777777" w:rsidR="00351334" w:rsidRPr="00F67F8B" w:rsidRDefault="00351334" w:rsidP="00F67F8B">
            <w:pPr>
              <w:spacing w:before="60" w:after="60"/>
              <w:jc w:val="left"/>
              <w:rPr>
                <w:sz w:val="16"/>
                <w:szCs w:val="16"/>
              </w:rPr>
            </w:pPr>
            <w:r w:rsidRPr="00F67F8B">
              <w:rPr>
                <w:sz w:val="16"/>
                <w:szCs w:val="16"/>
              </w:rPr>
              <w:t>A zero-dimensional geometric object in a two-dimensional coordinate space. The coordinate will refer t</w:t>
            </w:r>
            <w:r w:rsidR="00F67F8B">
              <w:rPr>
                <w:sz w:val="16"/>
                <w:szCs w:val="16"/>
              </w:rPr>
              <w:t>o a coordinate reference system</w:t>
            </w:r>
          </w:p>
        </w:tc>
        <w:tc>
          <w:tcPr>
            <w:tcW w:w="709" w:type="dxa"/>
            <w:tcBorders>
              <w:top w:val="single" w:sz="4" w:space="0" w:color="auto"/>
              <w:left w:val="single" w:sz="4" w:space="0" w:color="auto"/>
              <w:bottom w:val="single" w:sz="4" w:space="0" w:color="auto"/>
              <w:right w:val="single" w:sz="4" w:space="0" w:color="auto"/>
            </w:tcBorders>
          </w:tcPr>
          <w:p w14:paraId="13A16105"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113B46A"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3CD2EF54" w14:textId="77777777" w:rsidTr="00F67F8B">
        <w:tc>
          <w:tcPr>
            <w:tcW w:w="1242" w:type="dxa"/>
            <w:tcBorders>
              <w:top w:val="single" w:sz="4" w:space="0" w:color="auto"/>
              <w:left w:val="single" w:sz="4" w:space="0" w:color="auto"/>
              <w:bottom w:val="single" w:sz="4" w:space="0" w:color="auto"/>
              <w:right w:val="single" w:sz="4" w:space="0" w:color="auto"/>
            </w:tcBorders>
          </w:tcPr>
          <w:p w14:paraId="178716C0"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4808038"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40C3AE39" w14:textId="77777777" w:rsidR="00351334" w:rsidRPr="00F67F8B" w:rsidRDefault="00351334" w:rsidP="00F67F8B">
            <w:pPr>
              <w:spacing w:before="60" w:after="60"/>
              <w:jc w:val="left"/>
              <w:rPr>
                <w:sz w:val="16"/>
                <w:szCs w:val="16"/>
              </w:rPr>
            </w:pPr>
            <w:r w:rsidRPr="00F67F8B">
              <w:rPr>
                <w:sz w:val="16"/>
                <w:szCs w:val="16"/>
              </w:rPr>
              <w:t>The x-coordinate of the point. In case the CRS is a geographic C</w:t>
            </w:r>
            <w:r w:rsidR="00F67F8B">
              <w:rPr>
                <w:sz w:val="16"/>
                <w:szCs w:val="16"/>
              </w:rPr>
              <w:t>RS this refers to the longitude</w:t>
            </w:r>
          </w:p>
        </w:tc>
        <w:tc>
          <w:tcPr>
            <w:tcW w:w="709" w:type="dxa"/>
            <w:tcBorders>
              <w:top w:val="single" w:sz="4" w:space="0" w:color="auto"/>
              <w:left w:val="single" w:sz="4" w:space="0" w:color="auto"/>
              <w:bottom w:val="single" w:sz="4" w:space="0" w:color="auto"/>
              <w:right w:val="single" w:sz="4" w:space="0" w:color="auto"/>
            </w:tcBorders>
          </w:tcPr>
          <w:p w14:paraId="2DFF9E4B"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2687811"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27A9139C" w14:textId="77777777" w:rsidTr="00F67F8B">
        <w:tc>
          <w:tcPr>
            <w:tcW w:w="1242" w:type="dxa"/>
            <w:tcBorders>
              <w:top w:val="single" w:sz="4" w:space="0" w:color="auto"/>
              <w:left w:val="single" w:sz="4" w:space="0" w:color="auto"/>
              <w:bottom w:val="single" w:sz="4" w:space="0" w:color="auto"/>
              <w:right w:val="single" w:sz="4" w:space="0" w:color="auto"/>
            </w:tcBorders>
          </w:tcPr>
          <w:p w14:paraId="03344A7A"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819DF73"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639DE9F0" w14:textId="77777777" w:rsidR="00351334" w:rsidRPr="00F67F8B" w:rsidRDefault="00351334" w:rsidP="00F67F8B">
            <w:pPr>
              <w:spacing w:before="60" w:after="60"/>
              <w:jc w:val="left"/>
              <w:rPr>
                <w:sz w:val="16"/>
                <w:szCs w:val="16"/>
              </w:rPr>
            </w:pPr>
            <w:r w:rsidRPr="00F67F8B">
              <w:rPr>
                <w:sz w:val="16"/>
                <w:szCs w:val="16"/>
              </w:rPr>
              <w:t xml:space="preserve">The y-coordinate of the point. In case the CRS is a geographic </w:t>
            </w:r>
            <w:r w:rsidR="00F67F8B">
              <w:rPr>
                <w:sz w:val="16"/>
                <w:szCs w:val="16"/>
              </w:rPr>
              <w:t>CRS this refers to the latitude</w:t>
            </w:r>
          </w:p>
        </w:tc>
        <w:tc>
          <w:tcPr>
            <w:tcW w:w="709" w:type="dxa"/>
            <w:tcBorders>
              <w:top w:val="single" w:sz="4" w:space="0" w:color="auto"/>
              <w:left w:val="single" w:sz="4" w:space="0" w:color="auto"/>
              <w:bottom w:val="single" w:sz="4" w:space="0" w:color="auto"/>
              <w:right w:val="single" w:sz="4" w:space="0" w:color="auto"/>
            </w:tcBorders>
          </w:tcPr>
          <w:p w14:paraId="3C247EA2"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F1AF154" w14:textId="77777777" w:rsidR="00351334" w:rsidRPr="00F67F8B" w:rsidRDefault="00351334" w:rsidP="00F67F8B">
            <w:pPr>
              <w:spacing w:before="60" w:after="60"/>
              <w:jc w:val="left"/>
              <w:rPr>
                <w:sz w:val="16"/>
                <w:szCs w:val="16"/>
              </w:rPr>
            </w:pPr>
            <w:r w:rsidRPr="00F67F8B">
              <w:rPr>
                <w:sz w:val="16"/>
                <w:szCs w:val="16"/>
              </w:rPr>
              <w:t>double</w:t>
            </w:r>
          </w:p>
        </w:tc>
      </w:tr>
    </w:tbl>
    <w:p w14:paraId="1C621753" w14:textId="77777777" w:rsidR="00351334" w:rsidRPr="00351334" w:rsidRDefault="00351334" w:rsidP="00351334"/>
    <w:p w14:paraId="7A2581D9" w14:textId="77777777" w:rsidR="00A73A7B" w:rsidRDefault="00A73A7B" w:rsidP="00531C7D">
      <w:pPr>
        <w:pStyle w:val="Heading4"/>
        <w:numPr>
          <w:ilvl w:val="3"/>
          <w:numId w:val="17"/>
        </w:numPr>
        <w:spacing w:before="120" w:after="120"/>
      </w:pPr>
      <w:r>
        <w:t>Vector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592433D9"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0BF3529A"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0B49FA9"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C5DD555"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6CE0DE6"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9F7F950"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7A4E9A1C" w14:textId="77777777" w:rsidTr="00F67F8B">
        <w:tc>
          <w:tcPr>
            <w:tcW w:w="1242" w:type="dxa"/>
            <w:tcBorders>
              <w:top w:val="single" w:sz="4" w:space="0" w:color="auto"/>
              <w:left w:val="single" w:sz="4" w:space="0" w:color="auto"/>
              <w:bottom w:val="single" w:sz="4" w:space="0" w:color="auto"/>
              <w:right w:val="single" w:sz="4" w:space="0" w:color="auto"/>
            </w:tcBorders>
          </w:tcPr>
          <w:p w14:paraId="5CE5F81A"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D6BE957" w14:textId="77777777" w:rsidR="00351334" w:rsidRPr="00F67F8B" w:rsidRDefault="00351334" w:rsidP="00F67F8B">
            <w:pPr>
              <w:spacing w:before="60" w:after="60"/>
              <w:jc w:val="left"/>
              <w:rPr>
                <w:sz w:val="16"/>
                <w:szCs w:val="16"/>
              </w:rPr>
            </w:pPr>
            <w:r w:rsidRPr="00F67F8B">
              <w:rPr>
                <w:sz w:val="16"/>
                <w:szCs w:val="16"/>
              </w:rPr>
              <w:t>Vector</w:t>
            </w:r>
          </w:p>
        </w:tc>
        <w:tc>
          <w:tcPr>
            <w:tcW w:w="3827" w:type="dxa"/>
            <w:tcBorders>
              <w:top w:val="single" w:sz="4" w:space="0" w:color="auto"/>
              <w:left w:val="single" w:sz="4" w:space="0" w:color="auto"/>
              <w:bottom w:val="single" w:sz="4" w:space="0" w:color="auto"/>
              <w:right w:val="single" w:sz="4" w:space="0" w:color="auto"/>
            </w:tcBorders>
          </w:tcPr>
          <w:p w14:paraId="2FE39E06" w14:textId="77777777" w:rsidR="00351334" w:rsidRPr="00F67F8B" w:rsidRDefault="00351334" w:rsidP="00F67F8B">
            <w:pPr>
              <w:spacing w:before="60" w:after="60"/>
              <w:jc w:val="left"/>
              <w:rPr>
                <w:sz w:val="16"/>
                <w:szCs w:val="16"/>
              </w:rPr>
            </w:pPr>
            <w:r w:rsidRPr="00F67F8B">
              <w:rPr>
                <w:sz w:val="16"/>
                <w:szCs w:val="16"/>
              </w:rPr>
              <w:t xml:space="preserve">A </w:t>
            </w:r>
            <w:r w:rsidRPr="00F67F8B">
              <w:rPr>
                <w:sz w:val="16"/>
                <w:szCs w:val="16"/>
                <w:lang w:val="en-US"/>
              </w:rPr>
              <w:t>geometric object that has both a magnitude and a direction. It is limited to Cartesian coordinate reference systems</w:t>
            </w:r>
          </w:p>
        </w:tc>
        <w:tc>
          <w:tcPr>
            <w:tcW w:w="709" w:type="dxa"/>
            <w:tcBorders>
              <w:top w:val="single" w:sz="4" w:space="0" w:color="auto"/>
              <w:left w:val="single" w:sz="4" w:space="0" w:color="auto"/>
              <w:bottom w:val="single" w:sz="4" w:space="0" w:color="auto"/>
              <w:right w:val="single" w:sz="4" w:space="0" w:color="auto"/>
            </w:tcBorders>
          </w:tcPr>
          <w:p w14:paraId="4A3229EA"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17ED8C4"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2A0621E2" w14:textId="77777777" w:rsidTr="00F67F8B">
        <w:tc>
          <w:tcPr>
            <w:tcW w:w="1242" w:type="dxa"/>
            <w:tcBorders>
              <w:top w:val="single" w:sz="4" w:space="0" w:color="auto"/>
              <w:left w:val="single" w:sz="4" w:space="0" w:color="auto"/>
              <w:bottom w:val="single" w:sz="4" w:space="0" w:color="auto"/>
              <w:right w:val="single" w:sz="4" w:space="0" w:color="auto"/>
            </w:tcBorders>
          </w:tcPr>
          <w:p w14:paraId="347B2C3E"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45D2681"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349B16DA" w14:textId="77777777" w:rsidR="00351334" w:rsidRPr="00F67F8B" w:rsidRDefault="00F67F8B" w:rsidP="00F67F8B">
            <w:pPr>
              <w:spacing w:before="60" w:after="60"/>
              <w:jc w:val="left"/>
              <w:rPr>
                <w:sz w:val="16"/>
                <w:szCs w:val="16"/>
              </w:rPr>
            </w:pPr>
            <w:r>
              <w:rPr>
                <w:sz w:val="16"/>
                <w:szCs w:val="16"/>
              </w:rPr>
              <w:t>The x-coordinate of the vector</w:t>
            </w:r>
          </w:p>
        </w:tc>
        <w:tc>
          <w:tcPr>
            <w:tcW w:w="709" w:type="dxa"/>
            <w:tcBorders>
              <w:top w:val="single" w:sz="4" w:space="0" w:color="auto"/>
              <w:left w:val="single" w:sz="4" w:space="0" w:color="auto"/>
              <w:bottom w:val="single" w:sz="4" w:space="0" w:color="auto"/>
              <w:right w:val="single" w:sz="4" w:space="0" w:color="auto"/>
            </w:tcBorders>
          </w:tcPr>
          <w:p w14:paraId="3CC889EE"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460360A"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059E9D65" w14:textId="77777777" w:rsidTr="00F67F8B">
        <w:tc>
          <w:tcPr>
            <w:tcW w:w="1242" w:type="dxa"/>
            <w:tcBorders>
              <w:top w:val="single" w:sz="4" w:space="0" w:color="auto"/>
              <w:left w:val="single" w:sz="4" w:space="0" w:color="auto"/>
              <w:bottom w:val="single" w:sz="4" w:space="0" w:color="auto"/>
              <w:right w:val="single" w:sz="4" w:space="0" w:color="auto"/>
            </w:tcBorders>
          </w:tcPr>
          <w:p w14:paraId="484EA581"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C302DDE"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2F5C559F" w14:textId="77777777" w:rsidR="00351334" w:rsidRPr="00F67F8B" w:rsidRDefault="00F67F8B" w:rsidP="00F67F8B">
            <w:pPr>
              <w:spacing w:before="60" w:after="60"/>
              <w:jc w:val="left"/>
              <w:rPr>
                <w:sz w:val="16"/>
                <w:szCs w:val="16"/>
              </w:rPr>
            </w:pPr>
            <w:r>
              <w:rPr>
                <w:sz w:val="16"/>
                <w:szCs w:val="16"/>
              </w:rPr>
              <w:t>The y-coordinate of the vector</w:t>
            </w:r>
          </w:p>
        </w:tc>
        <w:tc>
          <w:tcPr>
            <w:tcW w:w="709" w:type="dxa"/>
            <w:tcBorders>
              <w:top w:val="single" w:sz="4" w:space="0" w:color="auto"/>
              <w:left w:val="single" w:sz="4" w:space="0" w:color="auto"/>
              <w:bottom w:val="single" w:sz="4" w:space="0" w:color="auto"/>
              <w:right w:val="single" w:sz="4" w:space="0" w:color="auto"/>
            </w:tcBorders>
          </w:tcPr>
          <w:p w14:paraId="044D828B"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C95B071" w14:textId="77777777" w:rsidR="00351334" w:rsidRPr="00F67F8B" w:rsidRDefault="00351334" w:rsidP="00F67F8B">
            <w:pPr>
              <w:spacing w:before="60" w:after="60"/>
              <w:jc w:val="left"/>
              <w:rPr>
                <w:sz w:val="16"/>
                <w:szCs w:val="16"/>
              </w:rPr>
            </w:pPr>
            <w:r w:rsidRPr="00F67F8B">
              <w:rPr>
                <w:sz w:val="16"/>
                <w:szCs w:val="16"/>
              </w:rPr>
              <w:t>double</w:t>
            </w:r>
          </w:p>
        </w:tc>
      </w:tr>
    </w:tbl>
    <w:p w14:paraId="3108E3F7" w14:textId="77777777" w:rsidR="00351334" w:rsidRPr="00351334" w:rsidRDefault="00351334" w:rsidP="00351334"/>
    <w:p w14:paraId="3D1E3E04" w14:textId="77777777" w:rsidR="00A73A7B" w:rsidRDefault="00A73A7B" w:rsidP="005A0D86">
      <w:pPr>
        <w:pStyle w:val="Heading4"/>
        <w:numPr>
          <w:ilvl w:val="3"/>
          <w:numId w:val="17"/>
        </w:numPr>
        <w:spacing w:before="120" w:after="120"/>
      </w:pPr>
      <w:r>
        <w:t>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5AABC860"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C3DFDA3"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1383C6C"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572A56B"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A40DDD3"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58AD8CC"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533F6201" w14:textId="77777777" w:rsidTr="00F67F8B">
        <w:tc>
          <w:tcPr>
            <w:tcW w:w="1242" w:type="dxa"/>
            <w:tcBorders>
              <w:top w:val="single" w:sz="4" w:space="0" w:color="auto"/>
              <w:left w:val="single" w:sz="4" w:space="0" w:color="auto"/>
              <w:bottom w:val="single" w:sz="4" w:space="0" w:color="auto"/>
              <w:right w:val="single" w:sz="4" w:space="0" w:color="auto"/>
            </w:tcBorders>
          </w:tcPr>
          <w:p w14:paraId="0B32E28B"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A29B5E7"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6D343CBA" w14:textId="77777777" w:rsidR="00351334" w:rsidRPr="00F67F8B" w:rsidRDefault="00351334" w:rsidP="00F67F8B">
            <w:pPr>
              <w:spacing w:before="60" w:after="60"/>
              <w:jc w:val="left"/>
              <w:rPr>
                <w:sz w:val="16"/>
                <w:szCs w:val="16"/>
              </w:rPr>
            </w:pPr>
            <w:r w:rsidRPr="00F67F8B">
              <w:rPr>
                <w:sz w:val="16"/>
                <w:szCs w:val="16"/>
              </w:rPr>
              <w:t>Representing a colour according to the colour model</w:t>
            </w:r>
          </w:p>
        </w:tc>
        <w:tc>
          <w:tcPr>
            <w:tcW w:w="709" w:type="dxa"/>
            <w:tcBorders>
              <w:top w:val="single" w:sz="4" w:space="0" w:color="auto"/>
              <w:left w:val="single" w:sz="4" w:space="0" w:color="auto"/>
              <w:bottom w:val="single" w:sz="4" w:space="0" w:color="auto"/>
              <w:right w:val="single" w:sz="4" w:space="0" w:color="auto"/>
            </w:tcBorders>
          </w:tcPr>
          <w:p w14:paraId="080A954C"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90E437A"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6DB83D85" w14:textId="77777777" w:rsidTr="00F67F8B">
        <w:tc>
          <w:tcPr>
            <w:tcW w:w="1242" w:type="dxa"/>
            <w:tcBorders>
              <w:top w:val="single" w:sz="4" w:space="0" w:color="auto"/>
              <w:left w:val="single" w:sz="4" w:space="0" w:color="auto"/>
              <w:bottom w:val="single" w:sz="4" w:space="0" w:color="auto"/>
              <w:right w:val="single" w:sz="4" w:space="0" w:color="auto"/>
            </w:tcBorders>
          </w:tcPr>
          <w:p w14:paraId="419FB387"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6B722DA" w14:textId="77777777" w:rsidR="00351334" w:rsidRPr="00F67F8B" w:rsidRDefault="00351334" w:rsidP="00F67F8B">
            <w:pPr>
              <w:spacing w:before="60" w:after="60"/>
              <w:jc w:val="left"/>
              <w:rPr>
                <w:sz w:val="16"/>
                <w:szCs w:val="16"/>
              </w:rPr>
            </w:pPr>
            <w:r w:rsidRPr="00F67F8B">
              <w:rPr>
                <w:sz w:val="16"/>
                <w:szCs w:val="16"/>
              </w:rPr>
              <w:t>token</w:t>
            </w:r>
          </w:p>
        </w:tc>
        <w:tc>
          <w:tcPr>
            <w:tcW w:w="3827" w:type="dxa"/>
            <w:tcBorders>
              <w:top w:val="single" w:sz="4" w:space="0" w:color="auto"/>
              <w:left w:val="single" w:sz="4" w:space="0" w:color="auto"/>
              <w:bottom w:val="single" w:sz="4" w:space="0" w:color="auto"/>
              <w:right w:val="single" w:sz="4" w:space="0" w:color="auto"/>
            </w:tcBorders>
          </w:tcPr>
          <w:p w14:paraId="5AC0D2BF" w14:textId="77777777" w:rsidR="00351334" w:rsidRPr="00F67F8B" w:rsidRDefault="00351334" w:rsidP="00F67F8B">
            <w:pPr>
              <w:spacing w:before="60" w:after="60"/>
              <w:jc w:val="left"/>
              <w:rPr>
                <w:sz w:val="16"/>
                <w:szCs w:val="16"/>
              </w:rPr>
            </w:pPr>
            <w:r w:rsidRPr="00F67F8B">
              <w:rPr>
                <w:sz w:val="16"/>
                <w:szCs w:val="16"/>
              </w:rPr>
              <w:t>The token specifies either an element in a colour table or a col</w:t>
            </w:r>
            <w:r w:rsidR="00F67F8B">
              <w:rPr>
                <w:sz w:val="16"/>
                <w:szCs w:val="16"/>
              </w:rPr>
              <w:t>our definition in the RGB space</w:t>
            </w:r>
          </w:p>
        </w:tc>
        <w:tc>
          <w:tcPr>
            <w:tcW w:w="709" w:type="dxa"/>
            <w:tcBorders>
              <w:top w:val="single" w:sz="4" w:space="0" w:color="auto"/>
              <w:left w:val="single" w:sz="4" w:space="0" w:color="auto"/>
              <w:bottom w:val="single" w:sz="4" w:space="0" w:color="auto"/>
              <w:right w:val="single" w:sz="4" w:space="0" w:color="auto"/>
            </w:tcBorders>
          </w:tcPr>
          <w:p w14:paraId="3261C327"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B8879DF"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6DB04D57" w14:textId="77777777" w:rsidTr="00F67F8B">
        <w:tc>
          <w:tcPr>
            <w:tcW w:w="1242" w:type="dxa"/>
            <w:tcBorders>
              <w:top w:val="single" w:sz="4" w:space="0" w:color="auto"/>
              <w:left w:val="single" w:sz="4" w:space="0" w:color="auto"/>
              <w:bottom w:val="single" w:sz="4" w:space="0" w:color="auto"/>
              <w:right w:val="single" w:sz="4" w:space="0" w:color="auto"/>
            </w:tcBorders>
          </w:tcPr>
          <w:p w14:paraId="501D0B88"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5502FC2" w14:textId="77777777" w:rsidR="00351334" w:rsidRPr="00F67F8B" w:rsidRDefault="00351334" w:rsidP="00F67F8B">
            <w:pPr>
              <w:spacing w:before="60" w:after="60"/>
              <w:jc w:val="left"/>
              <w:rPr>
                <w:sz w:val="16"/>
                <w:szCs w:val="16"/>
              </w:rPr>
            </w:pPr>
            <w:r w:rsidRPr="00F67F8B">
              <w:rPr>
                <w:sz w:val="16"/>
                <w:szCs w:val="16"/>
              </w:rPr>
              <w:t>transparency</w:t>
            </w:r>
          </w:p>
        </w:tc>
        <w:tc>
          <w:tcPr>
            <w:tcW w:w="3827" w:type="dxa"/>
            <w:tcBorders>
              <w:top w:val="single" w:sz="4" w:space="0" w:color="auto"/>
              <w:left w:val="single" w:sz="4" w:space="0" w:color="auto"/>
              <w:bottom w:val="single" w:sz="4" w:space="0" w:color="auto"/>
              <w:right w:val="single" w:sz="4" w:space="0" w:color="auto"/>
            </w:tcBorders>
          </w:tcPr>
          <w:p w14:paraId="7044E6A9" w14:textId="77777777" w:rsidR="00351334" w:rsidRPr="00F67F8B" w:rsidRDefault="00351334" w:rsidP="00F67F8B">
            <w:pPr>
              <w:spacing w:before="60" w:after="60"/>
              <w:jc w:val="left"/>
              <w:rPr>
                <w:sz w:val="16"/>
                <w:szCs w:val="16"/>
              </w:rPr>
            </w:pPr>
            <w:r w:rsidRPr="00F67F8B">
              <w:rPr>
                <w:sz w:val="16"/>
                <w:szCs w:val="16"/>
              </w:rPr>
              <w:t>The value specifies the transparency; between 0 (opaque) and 1 (full transparent)</w:t>
            </w:r>
          </w:p>
        </w:tc>
        <w:tc>
          <w:tcPr>
            <w:tcW w:w="709" w:type="dxa"/>
            <w:tcBorders>
              <w:top w:val="single" w:sz="4" w:space="0" w:color="auto"/>
              <w:left w:val="single" w:sz="4" w:space="0" w:color="auto"/>
              <w:bottom w:val="single" w:sz="4" w:space="0" w:color="auto"/>
              <w:right w:val="single" w:sz="4" w:space="0" w:color="auto"/>
            </w:tcBorders>
          </w:tcPr>
          <w:p w14:paraId="1E51E2A6"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670BA85" w14:textId="77777777" w:rsidR="00351334" w:rsidRPr="00F67F8B" w:rsidRDefault="00351334" w:rsidP="00F67F8B">
            <w:pPr>
              <w:spacing w:before="60" w:after="60"/>
              <w:jc w:val="left"/>
              <w:rPr>
                <w:sz w:val="16"/>
                <w:szCs w:val="16"/>
              </w:rPr>
            </w:pPr>
            <w:r w:rsidRPr="00F67F8B">
              <w:rPr>
                <w:sz w:val="16"/>
                <w:szCs w:val="16"/>
              </w:rPr>
              <w:t>double</w:t>
            </w:r>
          </w:p>
        </w:tc>
      </w:tr>
    </w:tbl>
    <w:p w14:paraId="1F93F852" w14:textId="77777777" w:rsidR="00351334" w:rsidRPr="00351334" w:rsidRDefault="00351334" w:rsidP="00351334"/>
    <w:p w14:paraId="0AAA230E" w14:textId="77777777" w:rsidR="00A73A7B" w:rsidRDefault="00A73A7B" w:rsidP="00531C7D">
      <w:pPr>
        <w:pStyle w:val="Heading4"/>
        <w:keepLines/>
        <w:numPr>
          <w:ilvl w:val="3"/>
          <w:numId w:val="17"/>
        </w:numPr>
        <w:spacing w:before="120" w:after="120"/>
      </w:pPr>
      <w:r>
        <w:t>Pen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1AF48F50"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3C0F8B94" w14:textId="77777777" w:rsidR="00351334" w:rsidRPr="00F67F8B" w:rsidRDefault="00351334" w:rsidP="00F67F8B">
            <w:pPr>
              <w:keepNext/>
              <w:keepLines/>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B6A8F26" w14:textId="77777777" w:rsidR="00351334" w:rsidRPr="00F67F8B" w:rsidRDefault="00351334" w:rsidP="00F67F8B">
            <w:pPr>
              <w:keepNext/>
              <w:keepLines/>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2026B3E" w14:textId="77777777" w:rsidR="00351334" w:rsidRPr="00F67F8B" w:rsidRDefault="00351334" w:rsidP="00F67F8B">
            <w:pPr>
              <w:keepNext/>
              <w:keepLines/>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1D8D31C" w14:textId="77777777" w:rsidR="00351334" w:rsidRPr="00F67F8B" w:rsidRDefault="00351334" w:rsidP="00F67F8B">
            <w:pPr>
              <w:keepNext/>
              <w:keepLines/>
              <w:spacing w:before="60" w:after="60"/>
              <w:jc w:val="left"/>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627ABBE" w14:textId="77777777" w:rsidR="00351334" w:rsidRPr="00F67F8B" w:rsidRDefault="00351334" w:rsidP="00F67F8B">
            <w:pPr>
              <w:keepNext/>
              <w:keepLines/>
              <w:spacing w:before="60" w:after="60"/>
              <w:jc w:val="left"/>
              <w:rPr>
                <w:b/>
                <w:sz w:val="16"/>
                <w:szCs w:val="16"/>
              </w:rPr>
            </w:pPr>
            <w:r w:rsidRPr="00F67F8B">
              <w:rPr>
                <w:b/>
                <w:sz w:val="16"/>
                <w:szCs w:val="16"/>
              </w:rPr>
              <w:t>Type</w:t>
            </w:r>
          </w:p>
        </w:tc>
      </w:tr>
      <w:tr w:rsidR="00351334" w:rsidRPr="004663CF" w14:paraId="20E1B388" w14:textId="77777777" w:rsidTr="00F67F8B">
        <w:tc>
          <w:tcPr>
            <w:tcW w:w="1242" w:type="dxa"/>
            <w:tcBorders>
              <w:top w:val="single" w:sz="4" w:space="0" w:color="auto"/>
              <w:left w:val="single" w:sz="4" w:space="0" w:color="auto"/>
              <w:bottom w:val="single" w:sz="4" w:space="0" w:color="auto"/>
              <w:right w:val="single" w:sz="4" w:space="0" w:color="auto"/>
            </w:tcBorders>
          </w:tcPr>
          <w:p w14:paraId="332AAA22" w14:textId="77777777" w:rsidR="00351334" w:rsidRPr="00F67F8B" w:rsidRDefault="00351334" w:rsidP="00F67F8B">
            <w:pPr>
              <w:keepNext/>
              <w:keepLines/>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6CDAB6E" w14:textId="77777777" w:rsidR="00351334" w:rsidRPr="00F67F8B" w:rsidRDefault="00351334" w:rsidP="00F67F8B">
            <w:pPr>
              <w:keepNext/>
              <w:keepLines/>
              <w:spacing w:before="60" w:after="60"/>
              <w:jc w:val="left"/>
              <w:rPr>
                <w:sz w:val="16"/>
                <w:szCs w:val="16"/>
              </w:rPr>
            </w:pPr>
            <w:r w:rsidRPr="00F67F8B">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1B363C9B" w14:textId="77777777" w:rsidR="00351334" w:rsidRPr="00F67F8B" w:rsidRDefault="00F67F8B" w:rsidP="00F67F8B">
            <w:pPr>
              <w:keepNext/>
              <w:keepLines/>
              <w:spacing w:before="60" w:after="60"/>
              <w:jc w:val="left"/>
              <w:rPr>
                <w:sz w:val="16"/>
                <w:szCs w:val="16"/>
              </w:rPr>
            </w:pPr>
            <w:r>
              <w:rPr>
                <w:sz w:val="16"/>
                <w:szCs w:val="16"/>
              </w:rPr>
              <w:t>A tool for drawing lines</w:t>
            </w:r>
          </w:p>
        </w:tc>
        <w:tc>
          <w:tcPr>
            <w:tcW w:w="709" w:type="dxa"/>
            <w:tcBorders>
              <w:top w:val="single" w:sz="4" w:space="0" w:color="auto"/>
              <w:left w:val="single" w:sz="4" w:space="0" w:color="auto"/>
              <w:bottom w:val="single" w:sz="4" w:space="0" w:color="auto"/>
              <w:right w:val="single" w:sz="4" w:space="0" w:color="auto"/>
            </w:tcBorders>
          </w:tcPr>
          <w:p w14:paraId="0ABFCF24" w14:textId="77777777" w:rsidR="00351334" w:rsidRPr="00F67F8B" w:rsidRDefault="00351334" w:rsidP="00F67F8B">
            <w:pPr>
              <w:keepNext/>
              <w:keepLines/>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B7A60D5" w14:textId="77777777" w:rsidR="00351334" w:rsidRPr="00F67F8B" w:rsidRDefault="00351334" w:rsidP="00F67F8B">
            <w:pPr>
              <w:keepNext/>
              <w:keepLines/>
              <w:spacing w:before="60" w:after="60"/>
              <w:jc w:val="left"/>
              <w:rPr>
                <w:sz w:val="16"/>
                <w:szCs w:val="16"/>
              </w:rPr>
            </w:pPr>
            <w:r w:rsidRPr="00F67F8B">
              <w:rPr>
                <w:sz w:val="16"/>
                <w:szCs w:val="16"/>
              </w:rPr>
              <w:t>-</w:t>
            </w:r>
          </w:p>
        </w:tc>
      </w:tr>
      <w:tr w:rsidR="00351334" w:rsidRPr="004663CF" w14:paraId="13798E08" w14:textId="77777777" w:rsidTr="00F67F8B">
        <w:tc>
          <w:tcPr>
            <w:tcW w:w="1242" w:type="dxa"/>
            <w:tcBorders>
              <w:top w:val="single" w:sz="4" w:space="0" w:color="auto"/>
              <w:left w:val="single" w:sz="4" w:space="0" w:color="auto"/>
              <w:bottom w:val="single" w:sz="4" w:space="0" w:color="auto"/>
              <w:right w:val="single" w:sz="4" w:space="0" w:color="auto"/>
            </w:tcBorders>
          </w:tcPr>
          <w:p w14:paraId="0DB12E78" w14:textId="77777777" w:rsidR="00351334" w:rsidRPr="00F67F8B" w:rsidRDefault="00351334" w:rsidP="00F67F8B">
            <w:pPr>
              <w:keepNext/>
              <w:keepLines/>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1505EB3" w14:textId="77777777" w:rsidR="00351334" w:rsidRPr="00F67F8B" w:rsidRDefault="00351334" w:rsidP="00F67F8B">
            <w:pPr>
              <w:keepNext/>
              <w:keepLines/>
              <w:spacing w:before="60" w:after="60"/>
              <w:jc w:val="left"/>
              <w:rPr>
                <w:sz w:val="16"/>
                <w:szCs w:val="16"/>
              </w:rPr>
            </w:pPr>
            <w:r w:rsidRPr="00F67F8B">
              <w:rPr>
                <w:sz w:val="16"/>
                <w:szCs w:val="16"/>
              </w:rPr>
              <w:t>width</w:t>
            </w:r>
          </w:p>
        </w:tc>
        <w:tc>
          <w:tcPr>
            <w:tcW w:w="3827" w:type="dxa"/>
            <w:tcBorders>
              <w:top w:val="single" w:sz="4" w:space="0" w:color="auto"/>
              <w:left w:val="single" w:sz="4" w:space="0" w:color="auto"/>
              <w:bottom w:val="single" w:sz="4" w:space="0" w:color="auto"/>
              <w:right w:val="single" w:sz="4" w:space="0" w:color="auto"/>
            </w:tcBorders>
          </w:tcPr>
          <w:p w14:paraId="634DE034" w14:textId="77777777" w:rsidR="00351334" w:rsidRPr="00F67F8B" w:rsidRDefault="00F67F8B" w:rsidP="00F67F8B">
            <w:pPr>
              <w:keepNext/>
              <w:keepLines/>
              <w:spacing w:before="60" w:after="60"/>
              <w:jc w:val="left"/>
              <w:rPr>
                <w:sz w:val="16"/>
                <w:szCs w:val="16"/>
              </w:rPr>
            </w:pPr>
            <w:r>
              <w:rPr>
                <w:sz w:val="16"/>
                <w:szCs w:val="16"/>
              </w:rPr>
              <w:t>The width of the pen in mm</w:t>
            </w:r>
          </w:p>
        </w:tc>
        <w:tc>
          <w:tcPr>
            <w:tcW w:w="709" w:type="dxa"/>
            <w:tcBorders>
              <w:top w:val="single" w:sz="4" w:space="0" w:color="auto"/>
              <w:left w:val="single" w:sz="4" w:space="0" w:color="auto"/>
              <w:bottom w:val="single" w:sz="4" w:space="0" w:color="auto"/>
              <w:right w:val="single" w:sz="4" w:space="0" w:color="auto"/>
            </w:tcBorders>
          </w:tcPr>
          <w:p w14:paraId="3D9F094D" w14:textId="77777777" w:rsidR="00351334" w:rsidRPr="00F67F8B" w:rsidRDefault="00351334" w:rsidP="00F67F8B">
            <w:pPr>
              <w:keepNext/>
              <w:keepLines/>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934A3B8" w14:textId="77777777" w:rsidR="00351334" w:rsidRPr="00F67F8B" w:rsidRDefault="005304A1" w:rsidP="00F67F8B">
            <w:pPr>
              <w:keepNext/>
              <w:keepLines/>
              <w:spacing w:before="60" w:after="60"/>
              <w:jc w:val="left"/>
              <w:rPr>
                <w:sz w:val="16"/>
                <w:szCs w:val="16"/>
              </w:rPr>
            </w:pPr>
            <w:r>
              <w:rPr>
                <w:sz w:val="16"/>
                <w:szCs w:val="16"/>
              </w:rPr>
              <w:t>d</w:t>
            </w:r>
            <w:r w:rsidRPr="00F67F8B">
              <w:rPr>
                <w:sz w:val="16"/>
                <w:szCs w:val="16"/>
              </w:rPr>
              <w:t>ouble</w:t>
            </w:r>
          </w:p>
        </w:tc>
      </w:tr>
      <w:tr w:rsidR="00351334" w:rsidRPr="004663CF" w14:paraId="6176B196" w14:textId="77777777" w:rsidTr="00F67F8B">
        <w:tc>
          <w:tcPr>
            <w:tcW w:w="1242" w:type="dxa"/>
            <w:tcBorders>
              <w:top w:val="single" w:sz="4" w:space="0" w:color="auto"/>
              <w:left w:val="single" w:sz="4" w:space="0" w:color="auto"/>
              <w:bottom w:val="single" w:sz="4" w:space="0" w:color="auto"/>
              <w:right w:val="single" w:sz="4" w:space="0" w:color="auto"/>
            </w:tcBorders>
          </w:tcPr>
          <w:p w14:paraId="394A879F"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B41B9DF"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23849B6C" w14:textId="77777777" w:rsidR="00351334" w:rsidRPr="00F67F8B" w:rsidRDefault="00351334" w:rsidP="00F67F8B">
            <w:pPr>
              <w:spacing w:before="60" w:after="60"/>
              <w:jc w:val="left"/>
              <w:rPr>
                <w:sz w:val="16"/>
                <w:szCs w:val="16"/>
              </w:rPr>
            </w:pPr>
            <w:r w:rsidRPr="00F67F8B">
              <w:rPr>
                <w:sz w:val="16"/>
                <w:szCs w:val="16"/>
              </w:rPr>
              <w:t>The colour of the pen comprises the act</w:t>
            </w:r>
            <w:r w:rsidR="00F67F8B">
              <w:rPr>
                <w:sz w:val="16"/>
                <w:szCs w:val="16"/>
              </w:rPr>
              <w:t>ual colour and the transparency</w:t>
            </w:r>
          </w:p>
        </w:tc>
        <w:tc>
          <w:tcPr>
            <w:tcW w:w="709" w:type="dxa"/>
            <w:tcBorders>
              <w:top w:val="single" w:sz="4" w:space="0" w:color="auto"/>
              <w:left w:val="single" w:sz="4" w:space="0" w:color="auto"/>
              <w:bottom w:val="single" w:sz="4" w:space="0" w:color="auto"/>
              <w:right w:val="single" w:sz="4" w:space="0" w:color="auto"/>
            </w:tcBorders>
          </w:tcPr>
          <w:p w14:paraId="314B3801"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DB059ED" w14:textId="77777777" w:rsidR="00351334" w:rsidRPr="00F67F8B" w:rsidRDefault="00351334" w:rsidP="00F67F8B">
            <w:pPr>
              <w:spacing w:before="60" w:after="60"/>
              <w:jc w:val="left"/>
              <w:rPr>
                <w:sz w:val="16"/>
                <w:szCs w:val="16"/>
              </w:rPr>
            </w:pPr>
            <w:r w:rsidRPr="00F67F8B">
              <w:rPr>
                <w:sz w:val="16"/>
                <w:szCs w:val="16"/>
              </w:rPr>
              <w:t>Color</w:t>
            </w:r>
          </w:p>
        </w:tc>
      </w:tr>
    </w:tbl>
    <w:p w14:paraId="2187B530" w14:textId="77777777" w:rsidR="00351334" w:rsidRPr="00351334" w:rsidRDefault="00351334" w:rsidP="00351334"/>
    <w:p w14:paraId="6E3EC947" w14:textId="77777777" w:rsidR="00A73A7B" w:rsidRDefault="00A73A7B" w:rsidP="00531C7D">
      <w:pPr>
        <w:pStyle w:val="Heading4"/>
        <w:numPr>
          <w:ilvl w:val="3"/>
          <w:numId w:val="17"/>
        </w:numPr>
        <w:spacing w:before="120" w:after="120"/>
      </w:pPr>
      <w:r>
        <w:t>Pixmap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021A3F2"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79BC96A2"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2EBD024"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B9CE8B1"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D97B28F"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FA9CCC7"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747ACFE4" w14:textId="77777777" w:rsidTr="00F67F8B">
        <w:tc>
          <w:tcPr>
            <w:tcW w:w="1242" w:type="dxa"/>
            <w:tcBorders>
              <w:top w:val="single" w:sz="4" w:space="0" w:color="auto"/>
              <w:left w:val="single" w:sz="4" w:space="0" w:color="auto"/>
              <w:bottom w:val="single" w:sz="4" w:space="0" w:color="auto"/>
              <w:right w:val="single" w:sz="4" w:space="0" w:color="auto"/>
            </w:tcBorders>
          </w:tcPr>
          <w:p w14:paraId="259B307D"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DA00061" w14:textId="77777777" w:rsidR="00351334" w:rsidRPr="00F67F8B" w:rsidRDefault="00351334" w:rsidP="00F67F8B">
            <w:pPr>
              <w:spacing w:before="60" w:after="60"/>
              <w:jc w:val="left"/>
              <w:rPr>
                <w:sz w:val="16"/>
                <w:szCs w:val="16"/>
              </w:rPr>
            </w:pPr>
            <w:r w:rsidRPr="00F67F8B">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0E3B70B8" w14:textId="77777777" w:rsidR="00351334" w:rsidRPr="00F67F8B" w:rsidRDefault="00351334" w:rsidP="00F67F8B">
            <w:pPr>
              <w:spacing w:before="60" w:after="60"/>
              <w:jc w:val="left"/>
              <w:rPr>
                <w:sz w:val="16"/>
                <w:szCs w:val="16"/>
              </w:rPr>
            </w:pPr>
            <w:r w:rsidRPr="00F67F8B">
              <w:rPr>
                <w:sz w:val="16"/>
                <w:szCs w:val="16"/>
              </w:rPr>
              <w:t>A two dimensional ar</w:t>
            </w:r>
            <w:r w:rsidR="00F67F8B">
              <w:rPr>
                <w:sz w:val="16"/>
                <w:szCs w:val="16"/>
              </w:rPr>
              <w:t>ray of pixels defining an image</w:t>
            </w:r>
          </w:p>
        </w:tc>
        <w:tc>
          <w:tcPr>
            <w:tcW w:w="709" w:type="dxa"/>
            <w:tcBorders>
              <w:top w:val="single" w:sz="4" w:space="0" w:color="auto"/>
              <w:left w:val="single" w:sz="4" w:space="0" w:color="auto"/>
              <w:bottom w:val="single" w:sz="4" w:space="0" w:color="auto"/>
              <w:right w:val="single" w:sz="4" w:space="0" w:color="auto"/>
            </w:tcBorders>
          </w:tcPr>
          <w:p w14:paraId="195FF067"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09663AE"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6DB1CB55" w14:textId="77777777" w:rsidTr="00F67F8B">
        <w:tc>
          <w:tcPr>
            <w:tcW w:w="1242" w:type="dxa"/>
            <w:tcBorders>
              <w:top w:val="single" w:sz="4" w:space="0" w:color="auto"/>
              <w:left w:val="single" w:sz="4" w:space="0" w:color="auto"/>
              <w:bottom w:val="single" w:sz="4" w:space="0" w:color="auto"/>
              <w:right w:val="single" w:sz="4" w:space="0" w:color="auto"/>
            </w:tcBorders>
          </w:tcPr>
          <w:p w14:paraId="26865B2F"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B64EF92" w14:textId="77777777" w:rsidR="00351334" w:rsidRPr="00F67F8B" w:rsidRDefault="00351334" w:rsidP="00F67F8B">
            <w:pPr>
              <w:spacing w:before="60" w:after="60"/>
              <w:jc w:val="left"/>
              <w:rPr>
                <w:sz w:val="16"/>
                <w:szCs w:val="16"/>
              </w:rPr>
            </w:pPr>
            <w:r w:rsidRPr="00F67F8B">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3A47712E" w14:textId="77777777" w:rsidR="00351334" w:rsidRPr="00F67F8B" w:rsidRDefault="00351334" w:rsidP="00F67F8B">
            <w:pPr>
              <w:spacing w:before="60" w:after="60"/>
              <w:jc w:val="left"/>
              <w:rPr>
                <w:sz w:val="16"/>
                <w:szCs w:val="16"/>
              </w:rPr>
            </w:pPr>
            <w:r w:rsidRPr="00F67F8B">
              <w:rPr>
                <w:sz w:val="16"/>
                <w:szCs w:val="16"/>
              </w:rPr>
              <w:t>A reference to an external definition of the pixmap. This string is a unique identifier within the pixmap sec</w:t>
            </w:r>
            <w:r w:rsidR="00F67F8B">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61CDD3F1"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048A369"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13E04976" w14:textId="77777777" w:rsidTr="00F67F8B">
        <w:tc>
          <w:tcPr>
            <w:tcW w:w="1242" w:type="dxa"/>
            <w:tcBorders>
              <w:top w:val="single" w:sz="4" w:space="0" w:color="auto"/>
              <w:left w:val="single" w:sz="4" w:space="0" w:color="auto"/>
              <w:bottom w:val="single" w:sz="4" w:space="0" w:color="auto"/>
              <w:right w:val="single" w:sz="4" w:space="0" w:color="auto"/>
            </w:tcBorders>
          </w:tcPr>
          <w:p w14:paraId="58D27410"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CBB7124" w14:textId="77777777" w:rsidR="00351334" w:rsidRPr="00F67F8B" w:rsidRDefault="00351334" w:rsidP="00F67F8B">
            <w:pPr>
              <w:spacing w:before="60" w:after="60"/>
              <w:jc w:val="left"/>
              <w:rPr>
                <w:sz w:val="16"/>
                <w:szCs w:val="16"/>
              </w:rPr>
            </w:pPr>
            <w:r w:rsidRPr="00F67F8B">
              <w:rPr>
                <w:sz w:val="16"/>
                <w:szCs w:val="16"/>
              </w:rPr>
              <w:t>overrideAll</w:t>
            </w:r>
          </w:p>
        </w:tc>
        <w:tc>
          <w:tcPr>
            <w:tcW w:w="3827" w:type="dxa"/>
            <w:tcBorders>
              <w:top w:val="single" w:sz="4" w:space="0" w:color="auto"/>
              <w:left w:val="single" w:sz="4" w:space="0" w:color="auto"/>
              <w:bottom w:val="single" w:sz="4" w:space="0" w:color="auto"/>
              <w:right w:val="single" w:sz="4" w:space="0" w:color="auto"/>
            </w:tcBorders>
          </w:tcPr>
          <w:p w14:paraId="5DF0380F" w14:textId="77777777" w:rsidR="00351334" w:rsidRPr="00F67F8B" w:rsidRDefault="00351334" w:rsidP="00F67F8B">
            <w:pPr>
              <w:spacing w:before="60" w:after="60"/>
              <w:jc w:val="left"/>
              <w:rPr>
                <w:sz w:val="16"/>
                <w:szCs w:val="16"/>
              </w:rPr>
            </w:pPr>
            <w:r w:rsidRPr="00F67F8B">
              <w:rPr>
                <w:sz w:val="16"/>
                <w:szCs w:val="16"/>
              </w:rPr>
              <w:t>A colour that override all none fully transparent</w:t>
            </w:r>
            <w:r w:rsidR="00F67F8B">
              <w:rPr>
                <w:sz w:val="16"/>
                <w:szCs w:val="16"/>
              </w:rPr>
              <w:t xml:space="preserve"> colours used within the pixmap</w:t>
            </w:r>
          </w:p>
        </w:tc>
        <w:tc>
          <w:tcPr>
            <w:tcW w:w="709" w:type="dxa"/>
            <w:tcBorders>
              <w:top w:val="single" w:sz="4" w:space="0" w:color="auto"/>
              <w:left w:val="single" w:sz="4" w:space="0" w:color="auto"/>
              <w:bottom w:val="single" w:sz="4" w:space="0" w:color="auto"/>
              <w:right w:val="single" w:sz="4" w:space="0" w:color="auto"/>
            </w:tcBorders>
          </w:tcPr>
          <w:p w14:paraId="63A38A50" w14:textId="77777777" w:rsidR="00351334" w:rsidRPr="00F67F8B" w:rsidRDefault="00351334" w:rsidP="00F67F8B">
            <w:pPr>
              <w:spacing w:before="60" w:after="60"/>
              <w:jc w:val="center"/>
              <w:rPr>
                <w:sz w:val="16"/>
                <w:szCs w:val="16"/>
              </w:rPr>
            </w:pPr>
            <w:r w:rsidRPr="00F67F8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3FE0A5D" w14:textId="77777777" w:rsidR="00351334" w:rsidRPr="00F67F8B" w:rsidRDefault="00351334" w:rsidP="00F67F8B">
            <w:pPr>
              <w:spacing w:before="60" w:after="60"/>
              <w:jc w:val="left"/>
              <w:rPr>
                <w:sz w:val="16"/>
                <w:szCs w:val="16"/>
              </w:rPr>
            </w:pPr>
            <w:r w:rsidRPr="00F67F8B">
              <w:rPr>
                <w:sz w:val="16"/>
                <w:szCs w:val="16"/>
              </w:rPr>
              <w:t>Color</w:t>
            </w:r>
          </w:p>
        </w:tc>
      </w:tr>
      <w:tr w:rsidR="00351334" w:rsidRPr="004663CF" w14:paraId="21594471" w14:textId="77777777" w:rsidTr="00F67F8B">
        <w:tc>
          <w:tcPr>
            <w:tcW w:w="1242" w:type="dxa"/>
            <w:tcBorders>
              <w:top w:val="single" w:sz="4" w:space="0" w:color="auto"/>
              <w:left w:val="single" w:sz="4" w:space="0" w:color="auto"/>
              <w:bottom w:val="single" w:sz="4" w:space="0" w:color="auto"/>
              <w:right w:val="single" w:sz="4" w:space="0" w:color="auto"/>
            </w:tcBorders>
          </w:tcPr>
          <w:p w14:paraId="1E6EE5C6" w14:textId="77777777" w:rsidR="00351334" w:rsidRPr="00F67F8B" w:rsidRDefault="00351334" w:rsidP="00F67F8B">
            <w:pPr>
              <w:spacing w:before="60" w:after="60"/>
              <w:jc w:val="left"/>
              <w:rPr>
                <w:sz w:val="16"/>
                <w:szCs w:val="16"/>
              </w:rPr>
            </w:pPr>
            <w:r w:rsidRPr="00F67F8B">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1F718F5C" w14:textId="77777777" w:rsidR="00351334" w:rsidRPr="00F67F8B" w:rsidRDefault="00351334" w:rsidP="00F67F8B">
            <w:pPr>
              <w:spacing w:before="60" w:after="60"/>
              <w:jc w:val="left"/>
              <w:rPr>
                <w:sz w:val="16"/>
                <w:szCs w:val="16"/>
              </w:rPr>
            </w:pPr>
            <w:r w:rsidRPr="00F67F8B">
              <w:rPr>
                <w:sz w:val="16"/>
                <w:szCs w:val="16"/>
              </w:rPr>
              <w:t>override</w:t>
            </w:r>
          </w:p>
        </w:tc>
        <w:tc>
          <w:tcPr>
            <w:tcW w:w="3827" w:type="dxa"/>
            <w:tcBorders>
              <w:top w:val="single" w:sz="4" w:space="0" w:color="auto"/>
              <w:left w:val="single" w:sz="4" w:space="0" w:color="auto"/>
              <w:bottom w:val="single" w:sz="4" w:space="0" w:color="auto"/>
              <w:right w:val="single" w:sz="4" w:space="0" w:color="auto"/>
            </w:tcBorders>
          </w:tcPr>
          <w:p w14:paraId="62957943" w14:textId="77777777" w:rsidR="00351334" w:rsidRPr="00F67F8B" w:rsidRDefault="00351334" w:rsidP="00F67F8B">
            <w:pPr>
              <w:spacing w:before="60" w:after="60"/>
              <w:jc w:val="left"/>
              <w:rPr>
                <w:sz w:val="16"/>
                <w:szCs w:val="16"/>
              </w:rPr>
            </w:pPr>
            <w:r w:rsidRPr="00F67F8B">
              <w:rPr>
                <w:sz w:val="16"/>
                <w:szCs w:val="16"/>
              </w:rPr>
              <w:t>A colour t</w:t>
            </w:r>
            <w:r w:rsidR="00F67F8B">
              <w:rPr>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1B59EC10" w14:textId="77777777" w:rsidR="00351334" w:rsidRPr="00F67F8B" w:rsidRDefault="00351334" w:rsidP="00F67F8B">
            <w:pPr>
              <w:spacing w:before="60" w:after="60"/>
              <w:jc w:val="center"/>
              <w:rPr>
                <w:sz w:val="16"/>
                <w:szCs w:val="16"/>
              </w:rPr>
            </w:pPr>
            <w:r w:rsidRPr="00F67F8B">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63C1EACA" w14:textId="77777777" w:rsidR="00351334" w:rsidRPr="00F67F8B" w:rsidRDefault="00351334" w:rsidP="00F67F8B">
            <w:pPr>
              <w:spacing w:before="60" w:after="60"/>
              <w:jc w:val="left"/>
              <w:rPr>
                <w:sz w:val="16"/>
                <w:szCs w:val="16"/>
              </w:rPr>
            </w:pPr>
            <w:r w:rsidRPr="00F67F8B">
              <w:rPr>
                <w:sz w:val="16"/>
                <w:szCs w:val="16"/>
              </w:rPr>
              <w:t>OverrideColor</w:t>
            </w:r>
          </w:p>
        </w:tc>
      </w:tr>
    </w:tbl>
    <w:p w14:paraId="78A35C98" w14:textId="77777777" w:rsidR="00351334" w:rsidRPr="00351334" w:rsidRDefault="00351334" w:rsidP="00351334"/>
    <w:p w14:paraId="2E24203E" w14:textId="77777777" w:rsidR="00A73A7B" w:rsidRDefault="00A73A7B" w:rsidP="00531C7D">
      <w:pPr>
        <w:pStyle w:val="Heading4"/>
        <w:numPr>
          <w:ilvl w:val="3"/>
          <w:numId w:val="17"/>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02C530E"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3AF5A917"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D64A487"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908D2B2"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287AFB0"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A6BAF2E"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446E5F34" w14:textId="77777777" w:rsidTr="00F67F8B">
        <w:tc>
          <w:tcPr>
            <w:tcW w:w="1242" w:type="dxa"/>
            <w:tcBorders>
              <w:top w:val="single" w:sz="4" w:space="0" w:color="auto"/>
              <w:left w:val="single" w:sz="4" w:space="0" w:color="auto"/>
              <w:bottom w:val="single" w:sz="4" w:space="0" w:color="auto"/>
              <w:right w:val="single" w:sz="4" w:space="0" w:color="auto"/>
            </w:tcBorders>
          </w:tcPr>
          <w:p w14:paraId="3F7AF450"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AFB6BB1" w14:textId="77777777" w:rsidR="00351334" w:rsidRPr="00F67F8B" w:rsidRDefault="00351334" w:rsidP="00F67F8B">
            <w:pPr>
              <w:spacing w:before="60" w:after="60"/>
              <w:jc w:val="left"/>
              <w:rPr>
                <w:sz w:val="16"/>
                <w:szCs w:val="16"/>
              </w:rPr>
            </w:pPr>
            <w:r w:rsidRPr="00F67F8B">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4A5F4A3B" w14:textId="77777777" w:rsidR="00351334" w:rsidRPr="00F67F8B" w:rsidRDefault="00351334" w:rsidP="00F67F8B">
            <w:pPr>
              <w:spacing w:before="60" w:after="60"/>
              <w:jc w:val="left"/>
              <w:rPr>
                <w:sz w:val="16"/>
                <w:szCs w:val="16"/>
              </w:rPr>
            </w:pPr>
            <w:r w:rsidRPr="00F67F8B">
              <w:rPr>
                <w:sz w:val="16"/>
                <w:szCs w:val="16"/>
              </w:rPr>
              <w:t>Association class for the replacement of an existing colour in</w:t>
            </w:r>
            <w:r w:rsidR="00F67F8B">
              <w:rPr>
                <w:sz w:val="16"/>
                <w:szCs w:val="16"/>
              </w:rPr>
              <w:t xml:space="preserve"> the pixmap with another colour</w:t>
            </w:r>
          </w:p>
        </w:tc>
        <w:tc>
          <w:tcPr>
            <w:tcW w:w="709" w:type="dxa"/>
            <w:tcBorders>
              <w:top w:val="single" w:sz="4" w:space="0" w:color="auto"/>
              <w:left w:val="single" w:sz="4" w:space="0" w:color="auto"/>
              <w:bottom w:val="single" w:sz="4" w:space="0" w:color="auto"/>
              <w:right w:val="single" w:sz="4" w:space="0" w:color="auto"/>
            </w:tcBorders>
          </w:tcPr>
          <w:p w14:paraId="44AF86AF"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CCECBD5"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7518A569" w14:textId="77777777" w:rsidTr="00F67F8B">
        <w:tc>
          <w:tcPr>
            <w:tcW w:w="1242" w:type="dxa"/>
            <w:tcBorders>
              <w:top w:val="single" w:sz="4" w:space="0" w:color="auto"/>
              <w:left w:val="single" w:sz="4" w:space="0" w:color="auto"/>
              <w:bottom w:val="single" w:sz="4" w:space="0" w:color="auto"/>
              <w:right w:val="single" w:sz="4" w:space="0" w:color="auto"/>
            </w:tcBorders>
          </w:tcPr>
          <w:p w14:paraId="594729E7"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A1F5EDC"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4086CC87" w14:textId="77777777" w:rsidR="00351334" w:rsidRPr="00F67F8B" w:rsidRDefault="00351334" w:rsidP="00F67F8B">
            <w:pPr>
              <w:spacing w:before="60" w:after="60"/>
              <w:jc w:val="left"/>
              <w:rPr>
                <w:sz w:val="16"/>
                <w:szCs w:val="16"/>
              </w:rPr>
            </w:pPr>
            <w:r w:rsidRPr="00F67F8B">
              <w:rPr>
                <w:sz w:val="16"/>
                <w:szCs w:val="16"/>
              </w:rPr>
              <w:t>The colour that is used to replace th</w:t>
            </w:r>
            <w:r w:rsidR="00F67F8B">
              <w:rPr>
                <w:sz w:val="16"/>
                <w:szCs w:val="16"/>
              </w:rPr>
              <w:t>e existing colour in the pixmap</w:t>
            </w:r>
          </w:p>
        </w:tc>
        <w:tc>
          <w:tcPr>
            <w:tcW w:w="709" w:type="dxa"/>
            <w:tcBorders>
              <w:top w:val="single" w:sz="4" w:space="0" w:color="auto"/>
              <w:left w:val="single" w:sz="4" w:space="0" w:color="auto"/>
              <w:bottom w:val="single" w:sz="4" w:space="0" w:color="auto"/>
              <w:right w:val="single" w:sz="4" w:space="0" w:color="auto"/>
            </w:tcBorders>
          </w:tcPr>
          <w:p w14:paraId="0E613023"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1806111" w14:textId="77777777" w:rsidR="00351334" w:rsidRPr="00F67F8B" w:rsidRDefault="00351334" w:rsidP="00F67F8B">
            <w:pPr>
              <w:spacing w:before="60" w:after="60"/>
              <w:jc w:val="left"/>
              <w:rPr>
                <w:sz w:val="16"/>
                <w:szCs w:val="16"/>
              </w:rPr>
            </w:pPr>
            <w:r w:rsidRPr="00F67F8B">
              <w:rPr>
                <w:sz w:val="16"/>
                <w:szCs w:val="16"/>
              </w:rPr>
              <w:t>Color</w:t>
            </w:r>
          </w:p>
        </w:tc>
      </w:tr>
    </w:tbl>
    <w:p w14:paraId="4D8E9DFC" w14:textId="77777777" w:rsidR="00351334" w:rsidRPr="00351334" w:rsidRDefault="00351334" w:rsidP="00351334"/>
    <w:p w14:paraId="734FBBAA" w14:textId="77777777" w:rsidR="00A73A7B" w:rsidRDefault="00A73A7B" w:rsidP="0086126C">
      <w:pPr>
        <w:pStyle w:val="Heading4"/>
        <w:numPr>
          <w:ilvl w:val="3"/>
          <w:numId w:val="17"/>
        </w:numPr>
        <w:spacing w:before="120" w:after="120"/>
      </w:pPr>
      <w:r>
        <w:t>CRSType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351334" w:rsidRPr="004663CF" w14:paraId="4D28BB19"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54DF50E8" w14:textId="77777777" w:rsidR="00351334" w:rsidRPr="00E97892" w:rsidRDefault="00351334" w:rsidP="00E97892">
            <w:pPr>
              <w:spacing w:before="60" w:after="60"/>
              <w:jc w:val="left"/>
              <w:rPr>
                <w:b/>
                <w:sz w:val="16"/>
                <w:szCs w:val="16"/>
              </w:rPr>
            </w:pPr>
            <w:r w:rsidRPr="00E9789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62FC0B5" w14:textId="77777777" w:rsidR="00351334" w:rsidRPr="00E97892" w:rsidRDefault="00351334" w:rsidP="00E97892">
            <w:pPr>
              <w:spacing w:before="60" w:after="60"/>
              <w:jc w:val="left"/>
              <w:rPr>
                <w:b/>
                <w:sz w:val="16"/>
                <w:szCs w:val="16"/>
              </w:rPr>
            </w:pPr>
            <w:r w:rsidRPr="00E97892">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1008CDC" w14:textId="77777777" w:rsidR="00351334" w:rsidRPr="00E97892" w:rsidRDefault="00351334" w:rsidP="00E97892">
            <w:pPr>
              <w:spacing w:before="60" w:after="60"/>
              <w:jc w:val="left"/>
              <w:rPr>
                <w:b/>
                <w:sz w:val="16"/>
                <w:szCs w:val="16"/>
              </w:rPr>
            </w:pPr>
            <w:r w:rsidRPr="00E97892">
              <w:rPr>
                <w:b/>
                <w:sz w:val="16"/>
                <w:szCs w:val="16"/>
              </w:rPr>
              <w:t>Description</w:t>
            </w:r>
          </w:p>
        </w:tc>
      </w:tr>
      <w:tr w:rsidR="00351334" w:rsidRPr="004663CF" w14:paraId="7A295F93" w14:textId="77777777" w:rsidTr="00E97892">
        <w:tc>
          <w:tcPr>
            <w:tcW w:w="1242" w:type="dxa"/>
            <w:tcBorders>
              <w:top w:val="single" w:sz="4" w:space="0" w:color="auto"/>
              <w:left w:val="single" w:sz="4" w:space="0" w:color="auto"/>
              <w:bottom w:val="single" w:sz="4" w:space="0" w:color="auto"/>
              <w:right w:val="single" w:sz="4" w:space="0" w:color="auto"/>
            </w:tcBorders>
          </w:tcPr>
          <w:p w14:paraId="2E9E8C7E" w14:textId="77777777" w:rsidR="00351334" w:rsidRPr="00E97892" w:rsidRDefault="00351334" w:rsidP="00E97892">
            <w:pPr>
              <w:spacing w:before="60" w:after="60"/>
              <w:jc w:val="left"/>
              <w:rPr>
                <w:sz w:val="16"/>
                <w:szCs w:val="16"/>
              </w:rPr>
            </w:pPr>
            <w:r w:rsidRPr="00E97892">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3809285" w14:textId="77777777" w:rsidR="00351334" w:rsidRPr="00E97892" w:rsidRDefault="00351334" w:rsidP="00E97892">
            <w:pPr>
              <w:spacing w:before="60" w:after="60"/>
              <w:jc w:val="left"/>
              <w:rPr>
                <w:sz w:val="16"/>
                <w:szCs w:val="16"/>
              </w:rPr>
            </w:pPr>
            <w:r w:rsidRPr="00E97892">
              <w:rPr>
                <w:sz w:val="16"/>
                <w:szCs w:val="16"/>
              </w:rPr>
              <w:t>CRSType</w:t>
            </w:r>
          </w:p>
        </w:tc>
        <w:tc>
          <w:tcPr>
            <w:tcW w:w="6379" w:type="dxa"/>
            <w:tcBorders>
              <w:top w:val="single" w:sz="4" w:space="0" w:color="auto"/>
              <w:left w:val="single" w:sz="4" w:space="0" w:color="auto"/>
              <w:bottom w:val="single" w:sz="4" w:space="0" w:color="auto"/>
              <w:right w:val="single" w:sz="4" w:space="0" w:color="auto"/>
            </w:tcBorders>
          </w:tcPr>
          <w:p w14:paraId="4681BC80" w14:textId="77777777" w:rsidR="00351334" w:rsidRPr="00E97892" w:rsidRDefault="00351334" w:rsidP="00E97892">
            <w:pPr>
              <w:spacing w:before="60" w:after="60"/>
              <w:jc w:val="left"/>
              <w:rPr>
                <w:sz w:val="16"/>
                <w:szCs w:val="16"/>
              </w:rPr>
            </w:pPr>
            <w:r w:rsidRPr="00E97892">
              <w:rPr>
                <w:sz w:val="16"/>
                <w:szCs w:val="16"/>
              </w:rPr>
              <w:t>The value describes the type of a CRS. This includes the axes definitions, base line for angle meas</w:t>
            </w:r>
            <w:r w:rsidR="00E97892">
              <w:rPr>
                <w:sz w:val="16"/>
                <w:szCs w:val="16"/>
              </w:rPr>
              <w:t>urement and units for distances</w:t>
            </w:r>
          </w:p>
        </w:tc>
      </w:tr>
      <w:tr w:rsidR="00351334" w:rsidRPr="004663CF" w14:paraId="3D9F5C13" w14:textId="77777777" w:rsidTr="00E97892">
        <w:tc>
          <w:tcPr>
            <w:tcW w:w="1242" w:type="dxa"/>
            <w:tcBorders>
              <w:top w:val="single" w:sz="4" w:space="0" w:color="auto"/>
              <w:left w:val="single" w:sz="4" w:space="0" w:color="auto"/>
              <w:bottom w:val="single" w:sz="4" w:space="0" w:color="auto"/>
              <w:right w:val="single" w:sz="4" w:space="0" w:color="auto"/>
            </w:tcBorders>
          </w:tcPr>
          <w:p w14:paraId="20448BE1"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0B70BC9" w14:textId="77777777" w:rsidR="00351334" w:rsidRPr="00E97892" w:rsidRDefault="00351334" w:rsidP="00E97892">
            <w:pPr>
              <w:spacing w:before="60" w:after="60"/>
              <w:jc w:val="left"/>
              <w:rPr>
                <w:sz w:val="16"/>
                <w:szCs w:val="16"/>
              </w:rPr>
            </w:pPr>
            <w:r w:rsidRPr="00E97892">
              <w:rPr>
                <w:sz w:val="16"/>
                <w:szCs w:val="16"/>
              </w:rPr>
              <w:t>geographicCRS</w:t>
            </w:r>
          </w:p>
        </w:tc>
        <w:tc>
          <w:tcPr>
            <w:tcW w:w="6379" w:type="dxa"/>
            <w:tcBorders>
              <w:top w:val="single" w:sz="4" w:space="0" w:color="auto"/>
              <w:left w:val="single" w:sz="4" w:space="0" w:color="auto"/>
              <w:bottom w:val="single" w:sz="4" w:space="0" w:color="auto"/>
              <w:right w:val="single" w:sz="4" w:space="0" w:color="auto"/>
            </w:tcBorders>
          </w:tcPr>
          <w:p w14:paraId="094BD7B8" w14:textId="77777777" w:rsidR="00351334" w:rsidRPr="00E97892" w:rsidRDefault="00351334" w:rsidP="00E97892">
            <w:pPr>
              <w:spacing w:before="60" w:after="60"/>
              <w:jc w:val="left"/>
              <w:rPr>
                <w:sz w:val="16"/>
                <w:szCs w:val="16"/>
              </w:rPr>
            </w:pPr>
            <w:r w:rsidRPr="00E97892">
              <w:rPr>
                <w:sz w:val="16"/>
                <w:szCs w:val="16"/>
              </w:rPr>
              <w:t>A geographic CRS with axis latitude and longitude measured in degrees. Angles are defined clockwise from the true north direction. Dista</w:t>
            </w:r>
            <w:r w:rsidR="00E97892">
              <w:rPr>
                <w:sz w:val="16"/>
                <w:szCs w:val="16"/>
              </w:rPr>
              <w:t>nces will be measured in metres</w:t>
            </w:r>
          </w:p>
        </w:tc>
      </w:tr>
      <w:tr w:rsidR="00351334" w:rsidRPr="004663CF" w14:paraId="58F4D560" w14:textId="77777777" w:rsidTr="00E97892">
        <w:tc>
          <w:tcPr>
            <w:tcW w:w="1242" w:type="dxa"/>
            <w:tcBorders>
              <w:top w:val="single" w:sz="4" w:space="0" w:color="auto"/>
              <w:left w:val="single" w:sz="4" w:space="0" w:color="auto"/>
              <w:bottom w:val="single" w:sz="4" w:space="0" w:color="auto"/>
              <w:right w:val="single" w:sz="4" w:space="0" w:color="auto"/>
            </w:tcBorders>
          </w:tcPr>
          <w:p w14:paraId="259C2D04"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377C805" w14:textId="77777777" w:rsidR="00351334" w:rsidRPr="00E97892" w:rsidRDefault="00351334" w:rsidP="00E97892">
            <w:pPr>
              <w:spacing w:before="60" w:after="60"/>
              <w:jc w:val="left"/>
              <w:rPr>
                <w:sz w:val="16"/>
                <w:szCs w:val="16"/>
              </w:rPr>
            </w:pPr>
            <w:r w:rsidRPr="00E97892">
              <w:rPr>
                <w:sz w:val="16"/>
                <w:szCs w:val="16"/>
              </w:rPr>
              <w:t>portrayalCRS</w:t>
            </w:r>
          </w:p>
        </w:tc>
        <w:tc>
          <w:tcPr>
            <w:tcW w:w="6379" w:type="dxa"/>
            <w:tcBorders>
              <w:top w:val="single" w:sz="4" w:space="0" w:color="auto"/>
              <w:left w:val="single" w:sz="4" w:space="0" w:color="auto"/>
              <w:bottom w:val="single" w:sz="4" w:space="0" w:color="auto"/>
              <w:right w:val="single" w:sz="4" w:space="0" w:color="auto"/>
            </w:tcBorders>
          </w:tcPr>
          <w:p w14:paraId="5541524A" w14:textId="77777777" w:rsidR="00351334" w:rsidRPr="00E97892" w:rsidRDefault="00351334" w:rsidP="00E97892">
            <w:pPr>
              <w:spacing w:before="60" w:after="60"/>
              <w:jc w:val="left"/>
              <w:rPr>
                <w:sz w:val="16"/>
                <w:szCs w:val="16"/>
              </w:rPr>
            </w:pPr>
            <w:r w:rsidRPr="00E97892">
              <w:rPr>
                <w:sz w:val="16"/>
                <w:szCs w:val="16"/>
              </w:rPr>
              <w:t xml:space="preserve">A Cartesian coordinate system with the y-axis pointing upwards. Units on the axes and for distances are millimetres. Angles are measured in degrees clockwise from the </w:t>
            </w:r>
            <w:r w:rsidR="00E97892">
              <w:rPr>
                <w:sz w:val="16"/>
                <w:szCs w:val="16"/>
              </w:rPr>
              <w:t>positive y-axis.</w:t>
            </w:r>
          </w:p>
          <w:p w14:paraId="45FEBF11" w14:textId="77777777" w:rsidR="00351334" w:rsidRPr="00E97892" w:rsidRDefault="00351334" w:rsidP="00E97892">
            <w:pPr>
              <w:spacing w:before="60" w:after="60"/>
              <w:jc w:val="left"/>
              <w:rPr>
                <w:sz w:val="16"/>
                <w:szCs w:val="16"/>
              </w:rPr>
            </w:pPr>
            <w:r w:rsidRPr="00E97892">
              <w:rPr>
                <w:sz w:val="16"/>
                <w:szCs w:val="16"/>
              </w:rPr>
              <w:t>Note that the actual output device may have a diff</w:t>
            </w:r>
            <w:r w:rsidR="00E97892">
              <w:rPr>
                <w:sz w:val="16"/>
                <w:szCs w:val="16"/>
              </w:rPr>
              <w:t>erent orientation of the y-axis</w:t>
            </w:r>
          </w:p>
        </w:tc>
      </w:tr>
      <w:tr w:rsidR="00351334" w:rsidRPr="004663CF" w14:paraId="4A3A1D45" w14:textId="77777777" w:rsidTr="00E97892">
        <w:tc>
          <w:tcPr>
            <w:tcW w:w="1242" w:type="dxa"/>
            <w:tcBorders>
              <w:top w:val="single" w:sz="4" w:space="0" w:color="auto"/>
              <w:left w:val="single" w:sz="4" w:space="0" w:color="auto"/>
              <w:bottom w:val="single" w:sz="4" w:space="0" w:color="auto"/>
              <w:right w:val="single" w:sz="4" w:space="0" w:color="auto"/>
            </w:tcBorders>
          </w:tcPr>
          <w:p w14:paraId="43AABAC9"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7CC94FA" w14:textId="77777777" w:rsidR="00351334" w:rsidRPr="00E97892" w:rsidRDefault="00351334" w:rsidP="00E97892">
            <w:pPr>
              <w:spacing w:before="60" w:after="60"/>
              <w:jc w:val="left"/>
              <w:rPr>
                <w:sz w:val="16"/>
                <w:szCs w:val="16"/>
              </w:rPr>
            </w:pPr>
            <w:r w:rsidRPr="00E97892">
              <w:rPr>
                <w:sz w:val="16"/>
                <w:szCs w:val="16"/>
              </w:rPr>
              <w:t>localCRS</w:t>
            </w:r>
          </w:p>
        </w:tc>
        <w:tc>
          <w:tcPr>
            <w:tcW w:w="6379" w:type="dxa"/>
            <w:tcBorders>
              <w:top w:val="single" w:sz="4" w:space="0" w:color="auto"/>
              <w:left w:val="single" w:sz="4" w:space="0" w:color="auto"/>
              <w:bottom w:val="single" w:sz="4" w:space="0" w:color="auto"/>
              <w:right w:val="single" w:sz="4" w:space="0" w:color="auto"/>
            </w:tcBorders>
          </w:tcPr>
          <w:p w14:paraId="4E7BFA22" w14:textId="77777777" w:rsidR="00351334" w:rsidRPr="00E97892" w:rsidRDefault="00351334" w:rsidP="00E97892">
            <w:pPr>
              <w:spacing w:before="60" w:after="60"/>
              <w:jc w:val="left"/>
              <w:rPr>
                <w:sz w:val="16"/>
                <w:szCs w:val="16"/>
              </w:rPr>
            </w:pPr>
            <w:r w:rsidRPr="00E97892">
              <w:rPr>
                <w:sz w:val="16"/>
                <w:szCs w:val="16"/>
              </w:rPr>
              <w:t xml:space="preserve">A Cartesian coordinate system originated at a local geometry. Units on the axes and for distances are millimetres. Angles are measured in degrees clockwise from the positive y-axis. </w:t>
            </w:r>
          </w:p>
          <w:p w14:paraId="0537D6DA" w14:textId="77777777" w:rsidR="00351334" w:rsidRPr="00E97892" w:rsidRDefault="00E97892" w:rsidP="00E97892">
            <w:pPr>
              <w:spacing w:before="60" w:after="60"/>
              <w:jc w:val="left"/>
              <w:rPr>
                <w:sz w:val="16"/>
                <w:szCs w:val="16"/>
              </w:rPr>
            </w:pPr>
            <w:r>
              <w:rPr>
                <w:sz w:val="16"/>
                <w:szCs w:val="16"/>
              </w:rPr>
              <w:t>See explanations for details</w:t>
            </w:r>
          </w:p>
        </w:tc>
      </w:tr>
      <w:tr w:rsidR="00351334" w:rsidRPr="004663CF" w14:paraId="2E50E791" w14:textId="77777777" w:rsidTr="00E97892">
        <w:tc>
          <w:tcPr>
            <w:tcW w:w="1242" w:type="dxa"/>
            <w:tcBorders>
              <w:top w:val="single" w:sz="4" w:space="0" w:color="auto"/>
              <w:left w:val="single" w:sz="4" w:space="0" w:color="auto"/>
              <w:bottom w:val="single" w:sz="4" w:space="0" w:color="auto"/>
              <w:right w:val="single" w:sz="4" w:space="0" w:color="auto"/>
            </w:tcBorders>
          </w:tcPr>
          <w:p w14:paraId="3281C31F"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7275B0C" w14:textId="77777777" w:rsidR="00351334" w:rsidRPr="00E97892" w:rsidRDefault="00351334" w:rsidP="00E97892">
            <w:pPr>
              <w:spacing w:before="60" w:after="60"/>
              <w:jc w:val="left"/>
              <w:rPr>
                <w:sz w:val="16"/>
                <w:szCs w:val="16"/>
              </w:rPr>
            </w:pPr>
            <w:r w:rsidRPr="00E97892">
              <w:rPr>
                <w:sz w:val="16"/>
                <w:szCs w:val="16"/>
              </w:rPr>
              <w:t>lineCRS</w:t>
            </w:r>
          </w:p>
        </w:tc>
        <w:tc>
          <w:tcPr>
            <w:tcW w:w="6379" w:type="dxa"/>
            <w:tcBorders>
              <w:top w:val="single" w:sz="4" w:space="0" w:color="auto"/>
              <w:left w:val="single" w:sz="4" w:space="0" w:color="auto"/>
              <w:bottom w:val="single" w:sz="4" w:space="0" w:color="auto"/>
              <w:right w:val="single" w:sz="4" w:space="0" w:color="auto"/>
            </w:tcBorders>
          </w:tcPr>
          <w:p w14:paraId="7BDCAC94" w14:textId="77777777" w:rsidR="00351334" w:rsidRPr="00E97892" w:rsidRDefault="00351334" w:rsidP="00E97892">
            <w:pPr>
              <w:spacing w:before="60" w:after="60"/>
              <w:jc w:val="left"/>
              <w:rPr>
                <w:sz w:val="16"/>
                <w:szCs w:val="16"/>
              </w:rPr>
            </w:pPr>
            <w:r w:rsidRPr="00E97892">
              <w:rPr>
                <w:sz w:val="16"/>
                <w:szCs w:val="16"/>
              </w:rPr>
              <w:t>A none-Cartesian coordinate system where the x-axis is following the geometry of a curve and the y-axis is perpendicular to the x-axis (positive to the left of the x-axis)</w:t>
            </w:r>
            <w:r w:rsidR="00E97892">
              <w:rPr>
                <w:sz w:val="16"/>
                <w:szCs w:val="16"/>
              </w:rPr>
              <w:t>.</w:t>
            </w:r>
          </w:p>
          <w:p w14:paraId="5BD5A612" w14:textId="77777777" w:rsidR="00351334" w:rsidRPr="00E97892" w:rsidRDefault="00351334" w:rsidP="00E97892">
            <w:pPr>
              <w:spacing w:before="60" w:after="60"/>
              <w:jc w:val="left"/>
              <w:rPr>
                <w:sz w:val="16"/>
                <w:szCs w:val="16"/>
              </w:rPr>
            </w:pPr>
            <w:r w:rsidRPr="00E97892">
              <w:rPr>
                <w:sz w:val="16"/>
                <w:szCs w:val="16"/>
              </w:rPr>
              <w:t>Units on the axes and for distances are millimetres. Angles are measured in degrees clo</w:t>
            </w:r>
            <w:r w:rsidR="00E97892">
              <w:rPr>
                <w:sz w:val="16"/>
                <w:szCs w:val="16"/>
              </w:rPr>
              <w:t>ckwise from the positive y-axis</w:t>
            </w:r>
          </w:p>
        </w:tc>
      </w:tr>
    </w:tbl>
    <w:p w14:paraId="70D07625" w14:textId="77777777" w:rsidR="00351334" w:rsidRDefault="00351334" w:rsidP="00351334"/>
    <w:p w14:paraId="08516CCB" w14:textId="77777777" w:rsidR="00351334" w:rsidRDefault="00351334" w:rsidP="005664AC">
      <w:pPr>
        <w:spacing w:after="120"/>
      </w:pPr>
      <w:r>
        <w:t>The following figure shows how the local CRS are defined for the different types of geometry.</w:t>
      </w:r>
    </w:p>
    <w:p w14:paraId="36C76B42" w14:textId="77777777" w:rsidR="00351334" w:rsidRDefault="00351334" w:rsidP="0086126C">
      <w:pPr>
        <w:spacing w:after="120"/>
      </w:pPr>
      <w:r>
        <w:t>From left to right:</w:t>
      </w:r>
    </w:p>
    <w:p w14:paraId="1B6A8FB5" w14:textId="77777777" w:rsidR="00351334" w:rsidRDefault="00351334" w:rsidP="00BB19FF">
      <w:pPr>
        <w:pStyle w:val="ListParagraph"/>
        <w:numPr>
          <w:ilvl w:val="0"/>
          <w:numId w:val="6"/>
        </w:numPr>
        <w:suppressAutoHyphens w:val="0"/>
        <w:spacing w:after="120"/>
        <w:ind w:left="714" w:hanging="357"/>
        <w:jc w:val="left"/>
      </w:pPr>
      <w:r>
        <w:t>Local CRS for point geometry</w:t>
      </w:r>
      <w:r>
        <w:br/>
        <w:t>Note: for multi points the local CRS is repeated at each point.</w:t>
      </w:r>
    </w:p>
    <w:p w14:paraId="6217C63A" w14:textId="77777777" w:rsidR="00351334" w:rsidRDefault="00351334" w:rsidP="00BB19FF">
      <w:pPr>
        <w:pStyle w:val="ListParagraph"/>
        <w:numPr>
          <w:ilvl w:val="0"/>
          <w:numId w:val="6"/>
        </w:numPr>
        <w:suppressAutoHyphens w:val="0"/>
        <w:spacing w:after="120"/>
        <w:ind w:left="714" w:hanging="357"/>
      </w:pPr>
      <w:r>
        <w:t>Local CRS for curve geometry. The origin of the coordinate system can be any point of the line. This point can be defined by the absolute or relative distance from the start of the line. The x-axis is directed in the direction of the tangent at the tangency point and the y-axis is oriented perpendicular to this direction.</w:t>
      </w:r>
    </w:p>
    <w:p w14:paraId="451C971B" w14:textId="77777777" w:rsidR="00351334" w:rsidRDefault="00351334" w:rsidP="00BB19FF">
      <w:pPr>
        <w:pStyle w:val="ListParagraph"/>
        <w:numPr>
          <w:ilvl w:val="0"/>
          <w:numId w:val="6"/>
        </w:numPr>
        <w:suppressAutoHyphens w:val="0"/>
        <w:spacing w:after="120"/>
        <w:ind w:left="714" w:hanging="357"/>
      </w:pPr>
      <w:r>
        <w:t>Local CRS for surface geometry. For the boundary the same rul</w:t>
      </w:r>
      <w:r w:rsidR="009E7818">
        <w:t xml:space="preserve">es apply as for curve geometry. </w:t>
      </w:r>
      <w:r>
        <w:t>For the interior of the surface a coordinate system is used that has axes parallel to the Portrayal CRS. The origin can be an arbitrary point that is constant relative to the surface. This point can be outside the surface.</w:t>
      </w:r>
    </w:p>
    <w:p w14:paraId="74DDC032" w14:textId="77777777" w:rsidR="00351334" w:rsidRDefault="00351334" w:rsidP="00E97892">
      <w:pPr>
        <w:jc w:val="center"/>
        <w:rPr>
          <w:noProof/>
          <w:lang w:eastAsia="en-GB"/>
        </w:rPr>
      </w:pPr>
      <w:r w:rsidRPr="008A071F">
        <w:rPr>
          <w:noProof/>
          <w:lang w:eastAsia="en-GB"/>
        </w:rPr>
        <w:pict w14:anchorId="0963DD8B">
          <v:shape id="Grafik 16" o:spid="_x0000_i1037" type="#_x0000_t75" alt="CRS.png" style="width:415.5pt;height:245.25pt;visibility:visible">
            <v:imagedata r:id="rId31" o:title=""/>
          </v:shape>
        </w:pict>
      </w:r>
    </w:p>
    <w:p w14:paraId="7A2332C0" w14:textId="77777777" w:rsidR="00351334"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13</w:t>
      </w:r>
      <w:r w:rsidRPr="00CF7710">
        <w:rPr>
          <w:lang w:val="en-GB"/>
        </w:rPr>
        <w:t xml:space="preserve"> — </w:t>
      </w:r>
      <w:r>
        <w:rPr>
          <w:lang w:val="en-GB"/>
        </w:rPr>
        <w:t>Local CRS</w:t>
      </w:r>
    </w:p>
    <w:p w14:paraId="335EE1DE" w14:textId="77777777" w:rsidR="00351334" w:rsidRPr="00DF1E41" w:rsidRDefault="00351334" w:rsidP="00351334">
      <w:pPr>
        <w:jc w:val="center"/>
        <w:rPr>
          <w:lang w:val="en-GB"/>
        </w:rPr>
      </w:pPr>
      <w:r>
        <w:rPr>
          <w:noProof/>
          <w:lang w:val="en-GB" w:eastAsia="en-GB"/>
        </w:rPr>
        <w:pict w14:anchorId="5736D099">
          <v:group id="Canvas 73" o:spid="_x0000_s1543" editas="canvas" style="position:absolute;margin-left:0;margin-top:19.65pt;width:153.35pt;height:52.5pt;z-index:251653632;mso-position-horizontal:center;mso-position-horizontal-relative:char;mso-position-vertical-relative:line" coordorigin="-3708,3683" coordsize="19475,6667">
            <v:shape id="_x0000_s1544" type="#_x0000_t75" style="position:absolute;left:-3708;top:3683;width:19475;height:6667;visibility:visible" o:preferrelative="f" stroked="t" strokeweight="1pt">
              <v:fill o:detectmouseclick="t"/>
              <v:path o:connecttype="none"/>
            </v:shape>
            <v:shape id="Arc 75" o:spid="_x0000_s1545" style="position:absolute;left:4812;top:5389;width:10904;height:4035;flip:x;visibility:visible" coordsize="21600,21600" o:spt="100" adj="0,,0" path="m,8008nfc4101,2942,10270,-1,16788,,28717,,38388,9670,38388,21600em,8008nsc4101,2942,10270,-1,16788,,28717,,38388,9670,38388,21600r-21600,l,8008xe" filled="f">
              <v:stroke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extrusionok="f" o:connecttype="custom" o:connectlocs="0,149615;1090400,403557;476858,403557" o:connectangles="0,0,0" textboxrect="3163,3163,18437,18437"/>
              <v:handles>
                <v:h position="@3,#0" polar="10800,10800"/>
                <v:h position="#2,#1" polar="10800,10800" radiusrange="0,10800"/>
              </v:handles>
            </v:shape>
            <v:shape id="Arc 76" o:spid="_x0000_s1546" style="position:absolute;left:4812;top:5644;width:6133;height:3780;flip:x;visibility:visible" coordsize="21600,21600" o:spt="100" adj="0,,0" path="m7559,-1nfc16002,3154,21600,11220,21600,20234em7559,-1nsc16002,3154,21600,11220,21600,20234l,20234,7559,-1xe" filled="f" strokecolor="#548dd4" strokeweight="4pt">
              <v:stroke startarrow="classic"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extrusionok="f" o:connecttype="custom" o:connectlocs="214626,0;613298,377974;0,377974" o:connectangles="0,0,0" textboxrect="3163,3163,18437,18437"/>
              <v:handles>
                <v:h position="@3,#0" polar="10800,10800"/>
                <v:h position="#2,#1" polar="10800,10800" radiusrange="0,10800"/>
              </v:handles>
            </v:shape>
            <v:shapetype id="_x0000_t32" coordsize="21600,21600" o:spt="32" o:oned="t" path="m,l21600,21600e" filled="f">
              <v:path arrowok="t" fillok="f" o:connecttype="none"/>
              <o:lock v:ext="edit" shapetype="t"/>
            </v:shapetype>
            <v:shape id="AutoShape 77" o:spid="_x0000_s1547" type="#_x0000_t32" style="position:absolute;left:1741;top:9077;width:2815;height:347;flip:x y;visibility:visible" o:connectortype="straight" strokecolor="#548dd4">
              <v:stroke endarrow="classic"/>
            </v:shape>
            <v:shape id="AutoShape 80" o:spid="_x0000_s1548" type="#_x0000_t32" style="position:absolute;left:3722;top:4935;width:1981;height:2096;flip:x y;visibility:visible" o:connectortype="straight" strokecolor="#548dd4">
              <v:stroke endarrow="classic"/>
            </v:shape>
            <v:shape id="Text Box 81" o:spid="_x0000_s1549" type="#_x0000_t202" style="position:absolute;left:7874;top:3680;width:3071;height:2946;visibility:visible" filled="f" stroked="f">
              <v:textbox style="mso-next-textbox:#Text Box 81">
                <w:txbxContent>
                  <w:p w14:paraId="74F9B7B9" w14:textId="77777777" w:rsidR="00BE21F9" w:rsidRPr="002C1B3C" w:rsidRDefault="00BE21F9" w:rsidP="00351334">
                    <w:pPr>
                      <w:rPr>
                        <w:lang w:val="en-CA"/>
                      </w:rPr>
                    </w:pPr>
                    <w:r>
                      <w:rPr>
                        <w:lang w:val="en-CA"/>
                      </w:rPr>
                      <w:t>X</w:t>
                    </w:r>
                  </w:p>
                </w:txbxContent>
              </v:textbox>
            </v:shape>
            <v:shape id="Text Box 82" o:spid="_x0000_s1550" type="#_x0000_t202" style="position:absolute;top:7427;width:3070;height:2921;visibility:visible" filled="f" stroked="f">
              <v:textbox style="mso-next-textbox:#Text Box 82">
                <w:txbxContent>
                  <w:p w14:paraId="3D61E1BE" w14:textId="77777777" w:rsidR="00BE21F9" w:rsidRPr="002C1B3C" w:rsidRDefault="00BE21F9" w:rsidP="00351334">
                    <w:pPr>
                      <w:rPr>
                        <w:lang w:val="en-CA"/>
                      </w:rPr>
                    </w:pPr>
                    <w:r>
                      <w:rPr>
                        <w:lang w:val="en-CA"/>
                      </w:rPr>
                      <w:t>Y</w:t>
                    </w:r>
                  </w:p>
                </w:txbxContent>
              </v:textbox>
            </v:shape>
            <v:shape id="Text Box 83" o:spid="_x0000_s1551" type="#_x0000_t202" style="position:absolute;left:1485;top:3680;width:3071;height:2938;visibility:visible" filled="f" stroked="f">
              <v:textbox style="mso-next-textbox:#Text Box 83">
                <w:txbxContent>
                  <w:p w14:paraId="6ED7C884" w14:textId="77777777" w:rsidR="00BE21F9" w:rsidRPr="002C1B3C" w:rsidRDefault="00BE21F9" w:rsidP="00E97892">
                    <w:pPr>
                      <w:jc w:val="center"/>
                      <w:rPr>
                        <w:lang w:val="en-CA"/>
                      </w:rPr>
                    </w:pPr>
                    <w:r>
                      <w:rPr>
                        <w:lang w:val="en-CA"/>
                      </w:rPr>
                      <w:t>Y</w:t>
                    </w:r>
                  </w:p>
                </w:txbxContent>
              </v:textbox>
            </v:shape>
            <w10:anchorlock/>
          </v:group>
        </w:pict>
      </w:r>
    </w:p>
    <w:p w14:paraId="5A0BCDB3" w14:textId="77777777" w:rsidR="00351334" w:rsidRDefault="00351334" w:rsidP="00351334">
      <w:pPr>
        <w:pStyle w:val="Figuretitle"/>
        <w:rPr>
          <w:lang w:val="en-GB"/>
        </w:rPr>
      </w:pPr>
    </w:p>
    <w:p w14:paraId="11DF33E2" w14:textId="77777777" w:rsidR="00351334" w:rsidRDefault="00351334" w:rsidP="00351334">
      <w:pPr>
        <w:pStyle w:val="Figuretitle"/>
        <w:rPr>
          <w:lang w:val="en-GB"/>
        </w:rPr>
      </w:pPr>
    </w:p>
    <w:p w14:paraId="3AD60F23" w14:textId="77777777" w:rsidR="00351334" w:rsidRDefault="00351334" w:rsidP="00351334">
      <w:pPr>
        <w:pStyle w:val="Figuretitle"/>
        <w:rPr>
          <w:lang w:val="en-GB"/>
        </w:rPr>
      </w:pPr>
    </w:p>
    <w:p w14:paraId="410F87BC" w14:textId="77777777" w:rsidR="00351334" w:rsidRPr="00272BDF"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14</w:t>
      </w:r>
      <w:r w:rsidRPr="00CF7710">
        <w:rPr>
          <w:lang w:val="en-GB"/>
        </w:rPr>
        <w:t xml:space="preserve"> — </w:t>
      </w:r>
      <w:r>
        <w:rPr>
          <w:lang w:val="en-GB"/>
        </w:rPr>
        <w:t>Line CRS</w:t>
      </w:r>
    </w:p>
    <w:p w14:paraId="0BD6FEDB" w14:textId="77777777" w:rsidR="00A73A7B" w:rsidRPr="003535A5" w:rsidRDefault="00A73A7B" w:rsidP="00531C7D">
      <w:pPr>
        <w:pStyle w:val="Heading4"/>
        <w:numPr>
          <w:ilvl w:val="3"/>
          <w:numId w:val="17"/>
        </w:numPr>
        <w:spacing w:before="120" w:after="120"/>
      </w:pPr>
      <w:r w:rsidRPr="003535A5">
        <w:t>Sector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0D27FF21"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51FBDCF1"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657EB08"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5E077CF"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F611B3C"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B5EC13C"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378671CA" w14:textId="77777777" w:rsidTr="00E97892">
        <w:tc>
          <w:tcPr>
            <w:tcW w:w="1242" w:type="dxa"/>
            <w:tcBorders>
              <w:top w:val="single" w:sz="4" w:space="0" w:color="auto"/>
              <w:left w:val="single" w:sz="4" w:space="0" w:color="auto"/>
              <w:bottom w:val="single" w:sz="4" w:space="0" w:color="auto"/>
              <w:right w:val="single" w:sz="4" w:space="0" w:color="auto"/>
            </w:tcBorders>
          </w:tcPr>
          <w:p w14:paraId="527350C8"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CEEE08C" w14:textId="77777777" w:rsidR="00EF1595" w:rsidRPr="003535A5" w:rsidRDefault="00EF1595" w:rsidP="00E97892">
            <w:pPr>
              <w:spacing w:before="60" w:after="60"/>
              <w:jc w:val="left"/>
              <w:rPr>
                <w:sz w:val="16"/>
                <w:szCs w:val="16"/>
              </w:rPr>
            </w:pPr>
            <w:r w:rsidRPr="003535A5">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6329372B" w14:textId="77777777" w:rsidR="00EF1595" w:rsidRPr="003535A5" w:rsidRDefault="00EF1595" w:rsidP="00E97892">
            <w:pPr>
              <w:spacing w:before="60" w:after="60"/>
              <w:jc w:val="left"/>
              <w:rPr>
                <w:sz w:val="16"/>
                <w:szCs w:val="16"/>
              </w:rPr>
            </w:pPr>
            <w:r w:rsidRPr="003535A5">
              <w:rPr>
                <w:sz w:val="16"/>
                <w:szCs w:val="16"/>
              </w:rPr>
              <w:t>Region of the Cartes</w:t>
            </w:r>
            <w:r w:rsidR="00E97892" w:rsidRPr="003535A5">
              <w:rPr>
                <w:sz w:val="16"/>
                <w:szCs w:val="16"/>
              </w:rPr>
              <w:t>ian plane enclosed by two radii</w:t>
            </w:r>
          </w:p>
        </w:tc>
        <w:tc>
          <w:tcPr>
            <w:tcW w:w="709" w:type="dxa"/>
            <w:tcBorders>
              <w:top w:val="single" w:sz="4" w:space="0" w:color="auto"/>
              <w:left w:val="single" w:sz="4" w:space="0" w:color="auto"/>
              <w:bottom w:val="single" w:sz="4" w:space="0" w:color="auto"/>
              <w:right w:val="single" w:sz="4" w:space="0" w:color="auto"/>
            </w:tcBorders>
          </w:tcPr>
          <w:p w14:paraId="3F36646F"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4B7BAD0" w14:textId="77777777" w:rsidR="00EF1595" w:rsidRPr="003535A5" w:rsidRDefault="00EF1595" w:rsidP="00E97892">
            <w:pPr>
              <w:spacing w:before="60" w:after="60"/>
              <w:jc w:val="left"/>
              <w:rPr>
                <w:sz w:val="16"/>
                <w:szCs w:val="16"/>
              </w:rPr>
            </w:pPr>
            <w:r w:rsidRPr="003535A5">
              <w:rPr>
                <w:sz w:val="16"/>
                <w:szCs w:val="16"/>
              </w:rPr>
              <w:t>-</w:t>
            </w:r>
          </w:p>
        </w:tc>
      </w:tr>
      <w:tr w:rsidR="003535A5" w:rsidRPr="003535A5" w14:paraId="54CDB3C4" w14:textId="77777777" w:rsidTr="00E97892">
        <w:tc>
          <w:tcPr>
            <w:tcW w:w="1242" w:type="dxa"/>
            <w:tcBorders>
              <w:top w:val="single" w:sz="4" w:space="0" w:color="auto"/>
              <w:left w:val="single" w:sz="4" w:space="0" w:color="auto"/>
              <w:bottom w:val="single" w:sz="4" w:space="0" w:color="auto"/>
              <w:right w:val="single" w:sz="4" w:space="0" w:color="auto"/>
            </w:tcBorders>
          </w:tcPr>
          <w:p w14:paraId="3BC81D03" w14:textId="77777777" w:rsidR="00D44D17" w:rsidRPr="003535A5" w:rsidRDefault="00D44D17"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70DD2A3" w14:textId="77777777" w:rsidR="00D44D17" w:rsidRPr="003535A5" w:rsidRDefault="00D44D17" w:rsidP="00E97892">
            <w:pPr>
              <w:spacing w:before="60" w:after="60"/>
              <w:jc w:val="left"/>
              <w:rPr>
                <w:sz w:val="16"/>
                <w:szCs w:val="16"/>
              </w:rPr>
            </w:pPr>
            <w:r w:rsidRPr="003535A5">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385662D3" w14:textId="77777777" w:rsidR="00D44D17" w:rsidRPr="003535A5" w:rsidRDefault="00D44D17" w:rsidP="00E97892">
            <w:pPr>
              <w:spacing w:before="60" w:after="60"/>
              <w:jc w:val="left"/>
              <w:rPr>
                <w:sz w:val="16"/>
                <w:szCs w:val="16"/>
              </w:rPr>
            </w:pPr>
            <w:r w:rsidRPr="003535A5">
              <w:rPr>
                <w:sz w:val="16"/>
                <w:szCs w:val="16"/>
              </w:rPr>
              <w:t>If present, specifies the CRS for startAngle</w:t>
            </w:r>
          </w:p>
        </w:tc>
        <w:tc>
          <w:tcPr>
            <w:tcW w:w="709" w:type="dxa"/>
            <w:tcBorders>
              <w:top w:val="single" w:sz="4" w:space="0" w:color="auto"/>
              <w:left w:val="single" w:sz="4" w:space="0" w:color="auto"/>
              <w:bottom w:val="single" w:sz="4" w:space="0" w:color="auto"/>
              <w:right w:val="single" w:sz="4" w:space="0" w:color="auto"/>
            </w:tcBorders>
          </w:tcPr>
          <w:p w14:paraId="651A078D" w14:textId="77777777" w:rsidR="00D44D17" w:rsidRPr="003535A5" w:rsidRDefault="00D44D17" w:rsidP="00E97892">
            <w:pPr>
              <w:spacing w:before="60" w:after="60"/>
              <w:jc w:val="center"/>
              <w:rPr>
                <w:sz w:val="16"/>
                <w:szCs w:val="16"/>
              </w:rPr>
            </w:pPr>
            <w:r w:rsidRPr="003535A5">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2A09054" w14:textId="77777777" w:rsidR="00D44D17" w:rsidRPr="003535A5" w:rsidRDefault="00D44D17" w:rsidP="00E97892">
            <w:pPr>
              <w:spacing w:before="60" w:after="60"/>
              <w:jc w:val="left"/>
              <w:rPr>
                <w:sz w:val="16"/>
                <w:szCs w:val="16"/>
              </w:rPr>
            </w:pPr>
            <w:r w:rsidRPr="003535A5">
              <w:rPr>
                <w:sz w:val="16"/>
                <w:szCs w:val="16"/>
              </w:rPr>
              <w:t>CRSType</w:t>
            </w:r>
          </w:p>
        </w:tc>
      </w:tr>
      <w:tr w:rsidR="00EF1595" w:rsidRPr="003535A5" w14:paraId="5129F763" w14:textId="77777777" w:rsidTr="00E97892">
        <w:tc>
          <w:tcPr>
            <w:tcW w:w="1242" w:type="dxa"/>
            <w:tcBorders>
              <w:top w:val="single" w:sz="4" w:space="0" w:color="auto"/>
              <w:left w:val="single" w:sz="4" w:space="0" w:color="auto"/>
              <w:bottom w:val="single" w:sz="4" w:space="0" w:color="auto"/>
              <w:right w:val="single" w:sz="4" w:space="0" w:color="auto"/>
            </w:tcBorders>
          </w:tcPr>
          <w:p w14:paraId="72764A74"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F1345B1" w14:textId="77777777" w:rsidR="00EF1595" w:rsidRPr="003535A5" w:rsidRDefault="00EF1595" w:rsidP="00E97892">
            <w:pPr>
              <w:spacing w:before="60" w:after="60"/>
              <w:jc w:val="left"/>
              <w:rPr>
                <w:sz w:val="16"/>
                <w:szCs w:val="16"/>
              </w:rPr>
            </w:pPr>
            <w:r w:rsidRPr="003535A5">
              <w:rPr>
                <w:sz w:val="16"/>
                <w:szCs w:val="16"/>
              </w:rPr>
              <w:t>startAngle</w:t>
            </w:r>
          </w:p>
        </w:tc>
        <w:tc>
          <w:tcPr>
            <w:tcW w:w="3827" w:type="dxa"/>
            <w:tcBorders>
              <w:top w:val="single" w:sz="4" w:space="0" w:color="auto"/>
              <w:left w:val="single" w:sz="4" w:space="0" w:color="auto"/>
              <w:bottom w:val="single" w:sz="4" w:space="0" w:color="auto"/>
              <w:right w:val="single" w:sz="4" w:space="0" w:color="auto"/>
            </w:tcBorders>
          </w:tcPr>
          <w:p w14:paraId="61657363" w14:textId="77777777" w:rsidR="00EF1595" w:rsidRPr="003535A5" w:rsidRDefault="00EF1595" w:rsidP="00E97892">
            <w:pPr>
              <w:spacing w:before="60" w:after="60"/>
              <w:jc w:val="left"/>
              <w:rPr>
                <w:sz w:val="16"/>
                <w:szCs w:val="16"/>
              </w:rPr>
            </w:pPr>
            <w:r w:rsidRPr="003535A5">
              <w:rPr>
                <w:sz w:val="16"/>
                <w:szCs w:val="16"/>
              </w:rPr>
              <w:t>The direction of the radius that defines the beginning of the sector</w:t>
            </w:r>
          </w:p>
        </w:tc>
        <w:tc>
          <w:tcPr>
            <w:tcW w:w="709" w:type="dxa"/>
            <w:tcBorders>
              <w:top w:val="single" w:sz="4" w:space="0" w:color="auto"/>
              <w:left w:val="single" w:sz="4" w:space="0" w:color="auto"/>
              <w:bottom w:val="single" w:sz="4" w:space="0" w:color="auto"/>
              <w:right w:val="single" w:sz="4" w:space="0" w:color="auto"/>
            </w:tcBorders>
          </w:tcPr>
          <w:p w14:paraId="0C087FE0"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D1E5EDC" w14:textId="77777777" w:rsidR="00EF1595" w:rsidRPr="003535A5" w:rsidRDefault="00EF1595" w:rsidP="00E97892">
            <w:pPr>
              <w:spacing w:before="60" w:after="60"/>
              <w:jc w:val="left"/>
              <w:rPr>
                <w:sz w:val="16"/>
                <w:szCs w:val="16"/>
              </w:rPr>
            </w:pPr>
            <w:r w:rsidRPr="003535A5">
              <w:rPr>
                <w:sz w:val="16"/>
                <w:szCs w:val="16"/>
              </w:rPr>
              <w:t>double</w:t>
            </w:r>
          </w:p>
        </w:tc>
      </w:tr>
      <w:tr w:rsidR="00EF1595" w:rsidRPr="003535A5" w14:paraId="6727A941" w14:textId="77777777" w:rsidTr="00E97892">
        <w:tc>
          <w:tcPr>
            <w:tcW w:w="1242" w:type="dxa"/>
            <w:tcBorders>
              <w:top w:val="single" w:sz="4" w:space="0" w:color="auto"/>
              <w:left w:val="single" w:sz="4" w:space="0" w:color="auto"/>
              <w:bottom w:val="single" w:sz="4" w:space="0" w:color="auto"/>
              <w:right w:val="single" w:sz="4" w:space="0" w:color="auto"/>
            </w:tcBorders>
          </w:tcPr>
          <w:p w14:paraId="52046628"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DCFFA88" w14:textId="77777777" w:rsidR="00EF1595" w:rsidRPr="003535A5" w:rsidRDefault="00EF1595" w:rsidP="00E97892">
            <w:pPr>
              <w:spacing w:before="60" w:after="60"/>
              <w:jc w:val="left"/>
              <w:rPr>
                <w:sz w:val="16"/>
                <w:szCs w:val="16"/>
              </w:rPr>
            </w:pPr>
            <w:r w:rsidRPr="003535A5">
              <w:rPr>
                <w:sz w:val="16"/>
                <w:szCs w:val="16"/>
              </w:rPr>
              <w:t>angularDistance</w:t>
            </w:r>
          </w:p>
        </w:tc>
        <w:tc>
          <w:tcPr>
            <w:tcW w:w="3827" w:type="dxa"/>
            <w:tcBorders>
              <w:top w:val="single" w:sz="4" w:space="0" w:color="auto"/>
              <w:left w:val="single" w:sz="4" w:space="0" w:color="auto"/>
              <w:bottom w:val="single" w:sz="4" w:space="0" w:color="auto"/>
              <w:right w:val="single" w:sz="4" w:space="0" w:color="auto"/>
            </w:tcBorders>
          </w:tcPr>
          <w:p w14:paraId="7ECAD964" w14:textId="77777777" w:rsidR="00EF1595" w:rsidRPr="003535A5" w:rsidRDefault="00EF1595" w:rsidP="00E97892">
            <w:pPr>
              <w:spacing w:before="60" w:after="60"/>
              <w:jc w:val="left"/>
              <w:rPr>
                <w:sz w:val="16"/>
                <w:szCs w:val="16"/>
              </w:rPr>
            </w:pPr>
            <w:r w:rsidRPr="003535A5">
              <w:rPr>
                <w:sz w:val="16"/>
                <w:szCs w:val="16"/>
              </w:rPr>
              <w:t>The angular distance of the sector measured in degrees. Positive values means clockwise, negat</w:t>
            </w:r>
            <w:r w:rsidR="00E97892" w:rsidRPr="003535A5">
              <w:rPr>
                <w:sz w:val="16"/>
                <w:szCs w:val="16"/>
              </w:rPr>
              <w:t>ive values means anti-clockwise</w:t>
            </w:r>
          </w:p>
        </w:tc>
        <w:tc>
          <w:tcPr>
            <w:tcW w:w="709" w:type="dxa"/>
            <w:tcBorders>
              <w:top w:val="single" w:sz="4" w:space="0" w:color="auto"/>
              <w:left w:val="single" w:sz="4" w:space="0" w:color="auto"/>
              <w:bottom w:val="single" w:sz="4" w:space="0" w:color="auto"/>
              <w:right w:val="single" w:sz="4" w:space="0" w:color="auto"/>
            </w:tcBorders>
          </w:tcPr>
          <w:p w14:paraId="4702D50D"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2B43A26" w14:textId="77777777" w:rsidR="00EF1595" w:rsidRPr="003535A5" w:rsidRDefault="00EF1595" w:rsidP="00E97892">
            <w:pPr>
              <w:spacing w:before="60" w:after="60"/>
              <w:jc w:val="left"/>
              <w:rPr>
                <w:sz w:val="16"/>
                <w:szCs w:val="16"/>
              </w:rPr>
            </w:pPr>
            <w:r w:rsidRPr="003535A5">
              <w:rPr>
                <w:sz w:val="16"/>
                <w:szCs w:val="16"/>
              </w:rPr>
              <w:t>double</w:t>
            </w:r>
          </w:p>
        </w:tc>
      </w:tr>
    </w:tbl>
    <w:p w14:paraId="77952091" w14:textId="77777777" w:rsidR="00EF1595" w:rsidRPr="003535A5" w:rsidRDefault="00EF1595" w:rsidP="00EF1595"/>
    <w:p w14:paraId="2F0F417B" w14:textId="77777777" w:rsidR="00A73A7B" w:rsidRPr="003535A5" w:rsidRDefault="00A73A7B" w:rsidP="00531C7D">
      <w:pPr>
        <w:pStyle w:val="Heading4"/>
        <w:numPr>
          <w:ilvl w:val="3"/>
          <w:numId w:val="17"/>
        </w:numPr>
        <w:spacing w:before="120" w:after="120"/>
      </w:pPr>
      <w:r w:rsidRPr="003535A5">
        <w:t>Path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4B2CE443"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774FC740"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A9BCB99"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5DE9568"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716950A"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8608DCE"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62F1D67E" w14:textId="77777777" w:rsidTr="00E97892">
        <w:tc>
          <w:tcPr>
            <w:tcW w:w="1242" w:type="dxa"/>
            <w:tcBorders>
              <w:top w:val="single" w:sz="4" w:space="0" w:color="auto"/>
              <w:left w:val="single" w:sz="4" w:space="0" w:color="auto"/>
              <w:bottom w:val="single" w:sz="4" w:space="0" w:color="auto"/>
              <w:right w:val="single" w:sz="4" w:space="0" w:color="auto"/>
            </w:tcBorders>
          </w:tcPr>
          <w:p w14:paraId="143DC2AC"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061FC48" w14:textId="77777777" w:rsidR="00EF1595" w:rsidRPr="003535A5" w:rsidRDefault="00EF1595" w:rsidP="00E97892">
            <w:pPr>
              <w:spacing w:before="60" w:after="60"/>
              <w:jc w:val="left"/>
              <w:rPr>
                <w:sz w:val="16"/>
                <w:szCs w:val="16"/>
              </w:rPr>
            </w:pPr>
            <w:r w:rsidRPr="003535A5">
              <w:rPr>
                <w:sz w:val="16"/>
                <w:szCs w:val="16"/>
              </w:rPr>
              <w:t>Path</w:t>
            </w:r>
          </w:p>
        </w:tc>
        <w:tc>
          <w:tcPr>
            <w:tcW w:w="3827" w:type="dxa"/>
            <w:tcBorders>
              <w:top w:val="single" w:sz="4" w:space="0" w:color="auto"/>
              <w:left w:val="single" w:sz="4" w:space="0" w:color="auto"/>
              <w:bottom w:val="single" w:sz="4" w:space="0" w:color="auto"/>
              <w:right w:val="single" w:sz="4" w:space="0" w:color="auto"/>
            </w:tcBorders>
          </w:tcPr>
          <w:p w14:paraId="6A1807AE" w14:textId="77777777" w:rsidR="00EF1595" w:rsidRPr="003535A5" w:rsidRDefault="00EF1595" w:rsidP="00E97892">
            <w:pPr>
              <w:spacing w:before="60" w:after="60"/>
              <w:jc w:val="left"/>
              <w:rPr>
                <w:sz w:val="16"/>
                <w:szCs w:val="16"/>
              </w:rPr>
            </w:pPr>
            <w:r w:rsidRPr="003535A5">
              <w:rPr>
                <w:sz w:val="16"/>
                <w:szCs w:val="16"/>
              </w:rPr>
              <w:t>The definition of linear geometry by a composition of seg</w:t>
            </w:r>
            <w:r w:rsidR="00E97892" w:rsidRPr="003535A5">
              <w:rPr>
                <w:sz w:val="16"/>
                <w:szCs w:val="16"/>
              </w:rPr>
              <w:t>ments</w:t>
            </w:r>
          </w:p>
        </w:tc>
        <w:tc>
          <w:tcPr>
            <w:tcW w:w="709" w:type="dxa"/>
            <w:tcBorders>
              <w:top w:val="single" w:sz="4" w:space="0" w:color="auto"/>
              <w:left w:val="single" w:sz="4" w:space="0" w:color="auto"/>
              <w:bottom w:val="single" w:sz="4" w:space="0" w:color="auto"/>
              <w:right w:val="single" w:sz="4" w:space="0" w:color="auto"/>
            </w:tcBorders>
          </w:tcPr>
          <w:p w14:paraId="36EBA0E3"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887F5EA" w14:textId="77777777" w:rsidR="00EF1595" w:rsidRPr="003535A5" w:rsidRDefault="00EF1595" w:rsidP="00E97892">
            <w:pPr>
              <w:spacing w:before="60" w:after="60"/>
              <w:jc w:val="left"/>
              <w:rPr>
                <w:sz w:val="16"/>
                <w:szCs w:val="16"/>
              </w:rPr>
            </w:pPr>
            <w:r w:rsidRPr="003535A5">
              <w:rPr>
                <w:sz w:val="16"/>
                <w:szCs w:val="16"/>
              </w:rPr>
              <w:t>-</w:t>
            </w:r>
          </w:p>
        </w:tc>
      </w:tr>
      <w:tr w:rsidR="00EF1595" w:rsidRPr="003535A5" w14:paraId="52B6746A" w14:textId="77777777" w:rsidTr="00E97892">
        <w:tc>
          <w:tcPr>
            <w:tcW w:w="1242" w:type="dxa"/>
            <w:tcBorders>
              <w:top w:val="single" w:sz="4" w:space="0" w:color="auto"/>
              <w:left w:val="single" w:sz="4" w:space="0" w:color="auto"/>
              <w:bottom w:val="single" w:sz="4" w:space="0" w:color="auto"/>
              <w:right w:val="single" w:sz="4" w:space="0" w:color="auto"/>
            </w:tcBorders>
          </w:tcPr>
          <w:p w14:paraId="72BE7A5C" w14:textId="77777777" w:rsidR="00EF1595" w:rsidRPr="003535A5" w:rsidRDefault="00EF1595" w:rsidP="00E97892">
            <w:pPr>
              <w:spacing w:before="60" w:after="60"/>
              <w:jc w:val="left"/>
              <w:rPr>
                <w:sz w:val="16"/>
                <w:szCs w:val="16"/>
              </w:rPr>
            </w:pPr>
            <w:r w:rsidRPr="003535A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0690C6B" w14:textId="77777777" w:rsidR="00EF1595" w:rsidRPr="003535A5" w:rsidRDefault="00EF1595" w:rsidP="00E97892">
            <w:pPr>
              <w:spacing w:before="60" w:after="60"/>
              <w:jc w:val="left"/>
              <w:rPr>
                <w:sz w:val="16"/>
                <w:szCs w:val="16"/>
              </w:rPr>
            </w:pPr>
            <w:r w:rsidRPr="003535A5">
              <w:rPr>
                <w:sz w:val="16"/>
                <w:szCs w:val="16"/>
              </w:rPr>
              <w:t>segment</w:t>
            </w:r>
          </w:p>
        </w:tc>
        <w:tc>
          <w:tcPr>
            <w:tcW w:w="3827" w:type="dxa"/>
            <w:tcBorders>
              <w:top w:val="single" w:sz="4" w:space="0" w:color="auto"/>
              <w:left w:val="single" w:sz="4" w:space="0" w:color="auto"/>
              <w:bottom w:val="single" w:sz="4" w:space="0" w:color="auto"/>
              <w:right w:val="single" w:sz="4" w:space="0" w:color="auto"/>
            </w:tcBorders>
          </w:tcPr>
          <w:p w14:paraId="290E150D" w14:textId="77777777" w:rsidR="00EF1595" w:rsidRPr="003535A5" w:rsidRDefault="00EF1595" w:rsidP="00E97892">
            <w:pPr>
              <w:spacing w:before="60" w:after="60"/>
              <w:jc w:val="left"/>
              <w:rPr>
                <w:sz w:val="16"/>
                <w:szCs w:val="16"/>
              </w:rPr>
            </w:pPr>
            <w:r w:rsidRPr="003535A5">
              <w:rPr>
                <w:sz w:val="16"/>
                <w:szCs w:val="16"/>
              </w:rPr>
              <w:t xml:space="preserve">The </w:t>
            </w:r>
            <w:r w:rsidR="00E97892" w:rsidRPr="003535A5">
              <w:rPr>
                <w:sz w:val="16"/>
                <w:szCs w:val="16"/>
              </w:rPr>
              <w:t>segments that build up the path</w:t>
            </w:r>
          </w:p>
        </w:tc>
        <w:tc>
          <w:tcPr>
            <w:tcW w:w="709" w:type="dxa"/>
            <w:tcBorders>
              <w:top w:val="single" w:sz="4" w:space="0" w:color="auto"/>
              <w:left w:val="single" w:sz="4" w:space="0" w:color="auto"/>
              <w:bottom w:val="single" w:sz="4" w:space="0" w:color="auto"/>
              <w:right w:val="single" w:sz="4" w:space="0" w:color="auto"/>
            </w:tcBorders>
          </w:tcPr>
          <w:p w14:paraId="1C4A65B2"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D2C2C90" w14:textId="77777777" w:rsidR="00EF1595" w:rsidRPr="003535A5" w:rsidRDefault="00EF1595" w:rsidP="00E97892">
            <w:pPr>
              <w:spacing w:before="60" w:after="60"/>
              <w:jc w:val="left"/>
              <w:rPr>
                <w:sz w:val="16"/>
                <w:szCs w:val="16"/>
              </w:rPr>
            </w:pPr>
            <w:r w:rsidRPr="003535A5">
              <w:rPr>
                <w:sz w:val="16"/>
                <w:szCs w:val="16"/>
              </w:rPr>
              <w:t>PathSegment</w:t>
            </w:r>
          </w:p>
        </w:tc>
      </w:tr>
    </w:tbl>
    <w:p w14:paraId="3C9CFA1F" w14:textId="77777777" w:rsidR="00EF1595" w:rsidRPr="003535A5" w:rsidRDefault="00EF1595" w:rsidP="00EF1595"/>
    <w:p w14:paraId="6D345B83" w14:textId="77777777" w:rsidR="00EF1595" w:rsidRPr="00EF1595" w:rsidRDefault="00EF1595" w:rsidP="00E97892">
      <w:pPr>
        <w:spacing w:after="120"/>
      </w:pPr>
      <w:r>
        <w:t>Paths can be closed or not closed. A closed path has coinciding start and end points. Segments are connected until a path is closed. In that case the next segment is not connected and the path contains multiple sub-paths.</w:t>
      </w:r>
    </w:p>
    <w:p w14:paraId="0CA7B225" w14:textId="77777777" w:rsidR="00A73A7B" w:rsidRDefault="00A73A7B" w:rsidP="00531C7D">
      <w:pPr>
        <w:pStyle w:val="Heading4"/>
        <w:numPr>
          <w:ilvl w:val="3"/>
          <w:numId w:val="17"/>
        </w:numPr>
        <w:spacing w:before="120" w:after="120"/>
      </w:pPr>
      <w:r>
        <w:t>PathSegment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3530C193"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1869EB2B"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26F8D2A"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C87551A"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D8C645"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D3B40C7"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4D183FB4" w14:textId="77777777" w:rsidTr="003F7898">
        <w:tc>
          <w:tcPr>
            <w:tcW w:w="1242" w:type="dxa"/>
            <w:tcBorders>
              <w:top w:val="single" w:sz="4" w:space="0" w:color="auto"/>
              <w:left w:val="single" w:sz="4" w:space="0" w:color="auto"/>
              <w:bottom w:val="single" w:sz="4" w:space="0" w:color="auto"/>
              <w:right w:val="single" w:sz="4" w:space="0" w:color="auto"/>
            </w:tcBorders>
          </w:tcPr>
          <w:p w14:paraId="2A7EEF7B"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2B61BAC" w14:textId="77777777" w:rsidR="00EF1595" w:rsidRPr="003F7898" w:rsidRDefault="00EF1595" w:rsidP="003F7898">
            <w:pPr>
              <w:spacing w:before="60" w:after="60"/>
              <w:jc w:val="left"/>
              <w:rPr>
                <w:sz w:val="16"/>
                <w:szCs w:val="16"/>
              </w:rPr>
            </w:pPr>
            <w:r w:rsidRPr="003F7898">
              <w:rPr>
                <w:sz w:val="16"/>
                <w:szCs w:val="16"/>
              </w:rPr>
              <w:t>PathSegment</w:t>
            </w:r>
          </w:p>
        </w:tc>
        <w:tc>
          <w:tcPr>
            <w:tcW w:w="3827" w:type="dxa"/>
            <w:tcBorders>
              <w:top w:val="single" w:sz="4" w:space="0" w:color="auto"/>
              <w:left w:val="single" w:sz="4" w:space="0" w:color="auto"/>
              <w:bottom w:val="single" w:sz="4" w:space="0" w:color="auto"/>
              <w:right w:val="single" w:sz="4" w:space="0" w:color="auto"/>
            </w:tcBorders>
          </w:tcPr>
          <w:p w14:paraId="7F507517" w14:textId="77777777" w:rsidR="00EF1595" w:rsidRPr="003F7898" w:rsidRDefault="00EF1595" w:rsidP="003F7898">
            <w:pPr>
              <w:spacing w:before="60" w:after="60"/>
              <w:jc w:val="left"/>
              <w:rPr>
                <w:sz w:val="16"/>
                <w:szCs w:val="16"/>
              </w:rPr>
            </w:pPr>
            <w:r w:rsidRPr="003F7898">
              <w:rPr>
                <w:sz w:val="16"/>
                <w:szCs w:val="16"/>
              </w:rPr>
              <w:t>Abstract base class for all segments</w:t>
            </w:r>
            <w:r w:rsidR="003F7898">
              <w:rPr>
                <w:sz w:val="16"/>
                <w:szCs w:val="16"/>
              </w:rPr>
              <w:t xml:space="preserve"> that can be used within a path</w:t>
            </w:r>
          </w:p>
        </w:tc>
        <w:tc>
          <w:tcPr>
            <w:tcW w:w="709" w:type="dxa"/>
            <w:tcBorders>
              <w:top w:val="single" w:sz="4" w:space="0" w:color="auto"/>
              <w:left w:val="single" w:sz="4" w:space="0" w:color="auto"/>
              <w:bottom w:val="single" w:sz="4" w:space="0" w:color="auto"/>
              <w:right w:val="single" w:sz="4" w:space="0" w:color="auto"/>
            </w:tcBorders>
          </w:tcPr>
          <w:p w14:paraId="4CA8EADE"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74715B4" w14:textId="77777777" w:rsidR="00EF1595" w:rsidRPr="003F7898" w:rsidRDefault="00EF1595" w:rsidP="003F7898">
            <w:pPr>
              <w:spacing w:before="60" w:after="60"/>
              <w:jc w:val="left"/>
              <w:rPr>
                <w:sz w:val="16"/>
                <w:szCs w:val="16"/>
              </w:rPr>
            </w:pPr>
            <w:r w:rsidRPr="003F7898">
              <w:rPr>
                <w:sz w:val="16"/>
                <w:szCs w:val="16"/>
              </w:rPr>
              <w:t>-</w:t>
            </w:r>
          </w:p>
        </w:tc>
      </w:tr>
    </w:tbl>
    <w:p w14:paraId="3650C7C4" w14:textId="77777777" w:rsidR="00EF1595" w:rsidRPr="00EF1595" w:rsidRDefault="00EF1595" w:rsidP="00EF1595"/>
    <w:p w14:paraId="540C68D8" w14:textId="77777777" w:rsidR="00A73A7B" w:rsidRDefault="00A73A7B" w:rsidP="00531C7D">
      <w:pPr>
        <w:pStyle w:val="Heading4"/>
        <w:numPr>
          <w:ilvl w:val="3"/>
          <w:numId w:val="17"/>
        </w:numPr>
        <w:spacing w:before="120" w:after="120"/>
      </w:pPr>
      <w:r>
        <w:t>Polyline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58814F7E"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7B1EFA9C"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E813233"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D6FAE5C"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080E58C"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BF31BE1"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70A2E3AF" w14:textId="77777777" w:rsidTr="003F7898">
        <w:tc>
          <w:tcPr>
            <w:tcW w:w="1242" w:type="dxa"/>
            <w:tcBorders>
              <w:top w:val="single" w:sz="4" w:space="0" w:color="auto"/>
              <w:left w:val="single" w:sz="4" w:space="0" w:color="auto"/>
              <w:bottom w:val="single" w:sz="4" w:space="0" w:color="auto"/>
              <w:right w:val="single" w:sz="4" w:space="0" w:color="auto"/>
            </w:tcBorders>
          </w:tcPr>
          <w:p w14:paraId="73D37CEC"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36C5602" w14:textId="77777777" w:rsidR="00EF1595" w:rsidRPr="003F7898" w:rsidRDefault="00EF1595" w:rsidP="003F7898">
            <w:pPr>
              <w:spacing w:before="60" w:after="60"/>
              <w:jc w:val="left"/>
              <w:rPr>
                <w:sz w:val="16"/>
                <w:szCs w:val="16"/>
              </w:rPr>
            </w:pPr>
            <w:r w:rsidRPr="003F7898">
              <w:rPr>
                <w:sz w:val="16"/>
                <w:szCs w:val="16"/>
              </w:rPr>
              <w:t>Polyline</w:t>
            </w:r>
          </w:p>
        </w:tc>
        <w:tc>
          <w:tcPr>
            <w:tcW w:w="3827" w:type="dxa"/>
            <w:tcBorders>
              <w:top w:val="single" w:sz="4" w:space="0" w:color="auto"/>
              <w:left w:val="single" w:sz="4" w:space="0" w:color="auto"/>
              <w:bottom w:val="single" w:sz="4" w:space="0" w:color="auto"/>
              <w:right w:val="single" w:sz="4" w:space="0" w:color="auto"/>
            </w:tcBorders>
          </w:tcPr>
          <w:p w14:paraId="3E2C5056" w14:textId="77777777" w:rsidR="00EF1595" w:rsidRPr="003F7898" w:rsidRDefault="00EF1595" w:rsidP="003F7898">
            <w:pPr>
              <w:spacing w:before="60" w:after="60"/>
              <w:jc w:val="left"/>
              <w:rPr>
                <w:sz w:val="16"/>
                <w:szCs w:val="16"/>
              </w:rPr>
            </w:pPr>
            <w:r w:rsidRPr="003F7898">
              <w:rPr>
                <w:sz w:val="16"/>
                <w:szCs w:val="16"/>
              </w:rPr>
              <w:t xml:space="preserve">A segment defining its </w:t>
            </w:r>
            <w:r w:rsidR="003F7898">
              <w:rPr>
                <w:sz w:val="16"/>
                <w:szCs w:val="16"/>
              </w:rPr>
              <w:t>geometry by a series of points</w:t>
            </w:r>
          </w:p>
        </w:tc>
        <w:tc>
          <w:tcPr>
            <w:tcW w:w="709" w:type="dxa"/>
            <w:tcBorders>
              <w:top w:val="single" w:sz="4" w:space="0" w:color="auto"/>
              <w:left w:val="single" w:sz="4" w:space="0" w:color="auto"/>
              <w:bottom w:val="single" w:sz="4" w:space="0" w:color="auto"/>
              <w:right w:val="single" w:sz="4" w:space="0" w:color="auto"/>
            </w:tcBorders>
          </w:tcPr>
          <w:p w14:paraId="4512C344"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BD9E13D"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33183C4C" w14:textId="77777777" w:rsidTr="003F7898">
        <w:tc>
          <w:tcPr>
            <w:tcW w:w="1242" w:type="dxa"/>
            <w:tcBorders>
              <w:top w:val="single" w:sz="4" w:space="0" w:color="auto"/>
              <w:left w:val="single" w:sz="4" w:space="0" w:color="auto"/>
              <w:bottom w:val="single" w:sz="4" w:space="0" w:color="auto"/>
              <w:right w:val="single" w:sz="4" w:space="0" w:color="auto"/>
            </w:tcBorders>
          </w:tcPr>
          <w:p w14:paraId="34059A99" w14:textId="77777777" w:rsidR="00EF1595" w:rsidRPr="003F7898" w:rsidRDefault="00EF1595" w:rsidP="003F7898">
            <w:pPr>
              <w:spacing w:before="60" w:after="60"/>
              <w:jc w:val="left"/>
              <w:rPr>
                <w:sz w:val="16"/>
                <w:szCs w:val="16"/>
              </w:rPr>
            </w:pPr>
            <w:r w:rsidRPr="003F789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608BA52" w14:textId="77777777" w:rsidR="00EF1595" w:rsidRPr="003F7898" w:rsidRDefault="00EF1595" w:rsidP="003F7898">
            <w:pPr>
              <w:spacing w:before="60" w:after="60"/>
              <w:jc w:val="left"/>
              <w:rPr>
                <w:sz w:val="16"/>
                <w:szCs w:val="16"/>
              </w:rPr>
            </w:pPr>
            <w:r w:rsidRPr="003F7898">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27E0B45B" w14:textId="77777777" w:rsidR="00EF1595" w:rsidRPr="003F7898" w:rsidRDefault="00EF1595" w:rsidP="003F7898">
            <w:pPr>
              <w:spacing w:before="60" w:after="60"/>
              <w:jc w:val="left"/>
              <w:rPr>
                <w:sz w:val="16"/>
                <w:szCs w:val="16"/>
              </w:rPr>
            </w:pPr>
            <w:r w:rsidRPr="003F7898">
              <w:rPr>
                <w:sz w:val="16"/>
                <w:szCs w:val="16"/>
              </w:rPr>
              <w:t>The</w:t>
            </w:r>
            <w:r w:rsidR="003F7898">
              <w:rPr>
                <w:sz w:val="16"/>
                <w:szCs w:val="16"/>
              </w:rPr>
              <w:t xml:space="preserve"> segments the build up the path</w:t>
            </w:r>
          </w:p>
        </w:tc>
        <w:tc>
          <w:tcPr>
            <w:tcW w:w="709" w:type="dxa"/>
            <w:tcBorders>
              <w:top w:val="single" w:sz="4" w:space="0" w:color="auto"/>
              <w:left w:val="single" w:sz="4" w:space="0" w:color="auto"/>
              <w:bottom w:val="single" w:sz="4" w:space="0" w:color="auto"/>
              <w:right w:val="single" w:sz="4" w:space="0" w:color="auto"/>
            </w:tcBorders>
          </w:tcPr>
          <w:p w14:paraId="7273D55B" w14:textId="77777777" w:rsidR="00EF1595" w:rsidRPr="003F7898" w:rsidRDefault="00EF1595" w:rsidP="003F7898">
            <w:pPr>
              <w:spacing w:before="60" w:after="60"/>
              <w:jc w:val="center"/>
              <w:rPr>
                <w:sz w:val="16"/>
                <w:szCs w:val="16"/>
              </w:rPr>
            </w:pPr>
            <w:r w:rsidRPr="003F7898">
              <w:rPr>
                <w:sz w:val="16"/>
                <w:szCs w:val="16"/>
              </w:rPr>
              <w:t>2..*</w:t>
            </w:r>
          </w:p>
        </w:tc>
        <w:tc>
          <w:tcPr>
            <w:tcW w:w="1843" w:type="dxa"/>
            <w:tcBorders>
              <w:top w:val="single" w:sz="4" w:space="0" w:color="auto"/>
              <w:left w:val="single" w:sz="4" w:space="0" w:color="auto"/>
              <w:bottom w:val="single" w:sz="4" w:space="0" w:color="auto"/>
              <w:right w:val="single" w:sz="4" w:space="0" w:color="auto"/>
            </w:tcBorders>
          </w:tcPr>
          <w:p w14:paraId="60CCFD24" w14:textId="77777777" w:rsidR="00EF1595" w:rsidRPr="003F7898" w:rsidRDefault="00EF1595" w:rsidP="003F7898">
            <w:pPr>
              <w:spacing w:before="60" w:after="60"/>
              <w:jc w:val="left"/>
              <w:rPr>
                <w:sz w:val="16"/>
                <w:szCs w:val="16"/>
              </w:rPr>
            </w:pPr>
            <w:r w:rsidRPr="003F7898">
              <w:rPr>
                <w:sz w:val="16"/>
                <w:szCs w:val="16"/>
              </w:rPr>
              <w:t>Point</w:t>
            </w:r>
          </w:p>
        </w:tc>
      </w:tr>
    </w:tbl>
    <w:p w14:paraId="43CE10DE" w14:textId="77777777" w:rsidR="00EF1595" w:rsidRPr="00EF1595" w:rsidRDefault="00EF1595" w:rsidP="00EF1595"/>
    <w:p w14:paraId="5369E5A5" w14:textId="77777777" w:rsidR="00A73A7B" w:rsidRDefault="00A73A7B" w:rsidP="00531C7D">
      <w:pPr>
        <w:pStyle w:val="Heading4"/>
        <w:numPr>
          <w:ilvl w:val="3"/>
          <w:numId w:val="17"/>
        </w:numPr>
        <w:spacing w:before="120" w:after="120"/>
      </w:pPr>
      <w:r>
        <w:t>Arc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2A51503A"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209BD258"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4E146EC"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16A941E"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0C10836"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864B3C4"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35045AAF" w14:textId="77777777" w:rsidTr="003F7898">
        <w:tc>
          <w:tcPr>
            <w:tcW w:w="1242" w:type="dxa"/>
            <w:tcBorders>
              <w:top w:val="single" w:sz="4" w:space="0" w:color="auto"/>
              <w:left w:val="single" w:sz="4" w:space="0" w:color="auto"/>
              <w:bottom w:val="single" w:sz="4" w:space="0" w:color="auto"/>
              <w:right w:val="single" w:sz="4" w:space="0" w:color="auto"/>
            </w:tcBorders>
          </w:tcPr>
          <w:p w14:paraId="0C7F9BBD"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6864CE6" w14:textId="77777777" w:rsidR="00EF1595" w:rsidRPr="003F7898" w:rsidRDefault="00EF1595" w:rsidP="003F7898">
            <w:pPr>
              <w:spacing w:before="60" w:after="60"/>
              <w:jc w:val="left"/>
              <w:rPr>
                <w:sz w:val="16"/>
                <w:szCs w:val="16"/>
              </w:rPr>
            </w:pPr>
            <w:r w:rsidRPr="003F7898">
              <w:rPr>
                <w:sz w:val="16"/>
                <w:szCs w:val="16"/>
              </w:rPr>
              <w:t>Arc</w:t>
            </w:r>
          </w:p>
        </w:tc>
        <w:tc>
          <w:tcPr>
            <w:tcW w:w="3827" w:type="dxa"/>
            <w:tcBorders>
              <w:top w:val="single" w:sz="4" w:space="0" w:color="auto"/>
              <w:left w:val="single" w:sz="4" w:space="0" w:color="auto"/>
              <w:bottom w:val="single" w:sz="4" w:space="0" w:color="auto"/>
              <w:right w:val="single" w:sz="4" w:space="0" w:color="auto"/>
            </w:tcBorders>
          </w:tcPr>
          <w:p w14:paraId="3940BF9D" w14:textId="77777777" w:rsidR="00EF1595" w:rsidRPr="003F7898" w:rsidRDefault="00EF1595" w:rsidP="003F7898">
            <w:pPr>
              <w:spacing w:before="60" w:after="60"/>
              <w:jc w:val="left"/>
              <w:rPr>
                <w:sz w:val="16"/>
                <w:szCs w:val="16"/>
              </w:rPr>
            </w:pPr>
            <w:r w:rsidRPr="003F7898">
              <w:rPr>
                <w:sz w:val="16"/>
                <w:szCs w:val="16"/>
              </w:rPr>
              <w:t>Abstract base class for segme</w:t>
            </w:r>
            <w:r w:rsidR="003F7898">
              <w:rPr>
                <w:sz w:val="16"/>
                <w:szCs w:val="16"/>
              </w:rPr>
              <w:t>nts describing arcs of a circle</w:t>
            </w:r>
          </w:p>
        </w:tc>
        <w:tc>
          <w:tcPr>
            <w:tcW w:w="709" w:type="dxa"/>
            <w:tcBorders>
              <w:top w:val="single" w:sz="4" w:space="0" w:color="auto"/>
              <w:left w:val="single" w:sz="4" w:space="0" w:color="auto"/>
              <w:bottom w:val="single" w:sz="4" w:space="0" w:color="auto"/>
              <w:right w:val="single" w:sz="4" w:space="0" w:color="auto"/>
            </w:tcBorders>
          </w:tcPr>
          <w:p w14:paraId="0403BC63"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E5EC6FB" w14:textId="77777777" w:rsidR="00EF1595" w:rsidRPr="003F7898" w:rsidRDefault="00EF1595" w:rsidP="003F7898">
            <w:pPr>
              <w:spacing w:before="60" w:after="60"/>
              <w:jc w:val="left"/>
              <w:rPr>
                <w:sz w:val="16"/>
                <w:szCs w:val="16"/>
              </w:rPr>
            </w:pPr>
            <w:r w:rsidRPr="003F7898">
              <w:rPr>
                <w:sz w:val="16"/>
                <w:szCs w:val="16"/>
              </w:rPr>
              <w:t>-</w:t>
            </w:r>
          </w:p>
        </w:tc>
      </w:tr>
    </w:tbl>
    <w:p w14:paraId="0317BAB4" w14:textId="77777777" w:rsidR="00EF1595" w:rsidRPr="00EF1595" w:rsidRDefault="00EF1595" w:rsidP="00EF1595"/>
    <w:p w14:paraId="406237AC" w14:textId="77777777" w:rsidR="00A73A7B" w:rsidRDefault="00A73A7B" w:rsidP="00531C7D">
      <w:pPr>
        <w:pStyle w:val="Heading4"/>
        <w:numPr>
          <w:ilvl w:val="3"/>
          <w:numId w:val="17"/>
        </w:numPr>
        <w:spacing w:before="120" w:after="120"/>
      </w:pPr>
      <w:r>
        <w:t>Arc3Points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24EFC362" w14:textId="77777777" w:rsidTr="004E1D86">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12FEA8BE"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E9C30AD"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9044AC4"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4B52CF4"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58A47C3"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3D4F9806" w14:textId="77777777" w:rsidTr="003F7898">
        <w:tc>
          <w:tcPr>
            <w:tcW w:w="1242" w:type="dxa"/>
            <w:tcBorders>
              <w:top w:val="single" w:sz="4" w:space="0" w:color="auto"/>
              <w:left w:val="single" w:sz="4" w:space="0" w:color="auto"/>
              <w:bottom w:val="single" w:sz="4" w:space="0" w:color="auto"/>
              <w:right w:val="single" w:sz="4" w:space="0" w:color="auto"/>
            </w:tcBorders>
          </w:tcPr>
          <w:p w14:paraId="1D273B47"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519E0DF" w14:textId="77777777" w:rsidR="00EF1595" w:rsidRPr="003F7898" w:rsidRDefault="00EF1595" w:rsidP="003F7898">
            <w:pPr>
              <w:spacing w:before="60" w:after="60"/>
              <w:jc w:val="left"/>
              <w:rPr>
                <w:sz w:val="16"/>
                <w:szCs w:val="16"/>
              </w:rPr>
            </w:pPr>
            <w:r w:rsidRPr="003F7898">
              <w:rPr>
                <w:sz w:val="16"/>
                <w:szCs w:val="16"/>
              </w:rPr>
              <w:t>Arc3Points</w:t>
            </w:r>
          </w:p>
        </w:tc>
        <w:tc>
          <w:tcPr>
            <w:tcW w:w="3827" w:type="dxa"/>
            <w:tcBorders>
              <w:top w:val="single" w:sz="4" w:space="0" w:color="auto"/>
              <w:left w:val="single" w:sz="4" w:space="0" w:color="auto"/>
              <w:bottom w:val="single" w:sz="4" w:space="0" w:color="auto"/>
              <w:right w:val="single" w:sz="4" w:space="0" w:color="auto"/>
            </w:tcBorders>
          </w:tcPr>
          <w:p w14:paraId="4CD488D4" w14:textId="77777777" w:rsidR="00EF1595" w:rsidRPr="003F7898" w:rsidRDefault="00EF1595" w:rsidP="003F7898">
            <w:pPr>
              <w:spacing w:before="60" w:after="60"/>
              <w:jc w:val="left"/>
              <w:rPr>
                <w:sz w:val="16"/>
                <w:szCs w:val="16"/>
              </w:rPr>
            </w:pPr>
            <w:r w:rsidRPr="003F7898">
              <w:rPr>
                <w:sz w:val="16"/>
                <w:szCs w:val="16"/>
              </w:rPr>
              <w:t xml:space="preserve">A segment describing an arc of a circle that is defined by 3 points. </w:t>
            </w:r>
            <w:r w:rsidR="003F7898">
              <w:rPr>
                <w:sz w:val="16"/>
                <w:szCs w:val="16"/>
              </w:rPr>
              <w:t>The points must not be colinear</w:t>
            </w:r>
          </w:p>
        </w:tc>
        <w:tc>
          <w:tcPr>
            <w:tcW w:w="709" w:type="dxa"/>
            <w:tcBorders>
              <w:top w:val="single" w:sz="4" w:space="0" w:color="auto"/>
              <w:left w:val="single" w:sz="4" w:space="0" w:color="auto"/>
              <w:bottom w:val="single" w:sz="4" w:space="0" w:color="auto"/>
              <w:right w:val="single" w:sz="4" w:space="0" w:color="auto"/>
            </w:tcBorders>
          </w:tcPr>
          <w:p w14:paraId="1092013D"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C463AEE"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539B4922" w14:textId="77777777" w:rsidTr="003F7898">
        <w:tc>
          <w:tcPr>
            <w:tcW w:w="1242" w:type="dxa"/>
            <w:tcBorders>
              <w:top w:val="single" w:sz="4" w:space="0" w:color="auto"/>
              <w:left w:val="single" w:sz="4" w:space="0" w:color="auto"/>
              <w:bottom w:val="single" w:sz="4" w:space="0" w:color="auto"/>
              <w:right w:val="single" w:sz="4" w:space="0" w:color="auto"/>
            </w:tcBorders>
          </w:tcPr>
          <w:p w14:paraId="3187F6AC"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80EEBD1" w14:textId="77777777" w:rsidR="00EF1595" w:rsidRPr="003F7898" w:rsidRDefault="00EF1595" w:rsidP="003F7898">
            <w:pPr>
              <w:spacing w:before="60" w:after="60"/>
              <w:jc w:val="left"/>
              <w:rPr>
                <w:sz w:val="16"/>
                <w:szCs w:val="16"/>
              </w:rPr>
            </w:pPr>
            <w:r w:rsidRPr="003F7898">
              <w:rPr>
                <w:sz w:val="16"/>
                <w:szCs w:val="16"/>
              </w:rPr>
              <w:t>startPoint</w:t>
            </w:r>
          </w:p>
        </w:tc>
        <w:tc>
          <w:tcPr>
            <w:tcW w:w="3827" w:type="dxa"/>
            <w:tcBorders>
              <w:top w:val="single" w:sz="4" w:space="0" w:color="auto"/>
              <w:left w:val="single" w:sz="4" w:space="0" w:color="auto"/>
              <w:bottom w:val="single" w:sz="4" w:space="0" w:color="auto"/>
              <w:right w:val="single" w:sz="4" w:space="0" w:color="auto"/>
            </w:tcBorders>
          </w:tcPr>
          <w:p w14:paraId="7F7987C4" w14:textId="77777777" w:rsidR="00EF1595" w:rsidRPr="003F7898" w:rsidRDefault="003F7898" w:rsidP="003F7898">
            <w:pPr>
              <w:spacing w:before="60" w:after="60"/>
              <w:jc w:val="left"/>
              <w:rPr>
                <w:sz w:val="16"/>
                <w:szCs w:val="16"/>
              </w:rPr>
            </w:pPr>
            <w:r>
              <w:rPr>
                <w:sz w:val="16"/>
                <w:szCs w:val="16"/>
              </w:rPr>
              <w:t>The point where the arc starts</w:t>
            </w:r>
          </w:p>
        </w:tc>
        <w:tc>
          <w:tcPr>
            <w:tcW w:w="709" w:type="dxa"/>
            <w:tcBorders>
              <w:top w:val="single" w:sz="4" w:space="0" w:color="auto"/>
              <w:left w:val="single" w:sz="4" w:space="0" w:color="auto"/>
              <w:bottom w:val="single" w:sz="4" w:space="0" w:color="auto"/>
              <w:right w:val="single" w:sz="4" w:space="0" w:color="auto"/>
            </w:tcBorders>
          </w:tcPr>
          <w:p w14:paraId="745A580C"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8F0A94A"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3B267D4F" w14:textId="77777777" w:rsidTr="003F7898">
        <w:tc>
          <w:tcPr>
            <w:tcW w:w="1242" w:type="dxa"/>
            <w:tcBorders>
              <w:top w:val="single" w:sz="4" w:space="0" w:color="auto"/>
              <w:left w:val="single" w:sz="4" w:space="0" w:color="auto"/>
              <w:bottom w:val="single" w:sz="4" w:space="0" w:color="auto"/>
              <w:right w:val="single" w:sz="4" w:space="0" w:color="auto"/>
            </w:tcBorders>
          </w:tcPr>
          <w:p w14:paraId="0751819C"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CE5F27F" w14:textId="77777777" w:rsidR="00EF1595" w:rsidRPr="003F7898" w:rsidRDefault="00EF1595" w:rsidP="003F7898">
            <w:pPr>
              <w:spacing w:before="60" w:after="60"/>
              <w:jc w:val="left"/>
              <w:rPr>
                <w:sz w:val="16"/>
                <w:szCs w:val="16"/>
              </w:rPr>
            </w:pPr>
            <w:r w:rsidRPr="003F7898">
              <w:rPr>
                <w:sz w:val="16"/>
                <w:szCs w:val="16"/>
              </w:rPr>
              <w:t>medianPoint</w:t>
            </w:r>
          </w:p>
        </w:tc>
        <w:tc>
          <w:tcPr>
            <w:tcW w:w="3827" w:type="dxa"/>
            <w:tcBorders>
              <w:top w:val="single" w:sz="4" w:space="0" w:color="auto"/>
              <w:left w:val="single" w:sz="4" w:space="0" w:color="auto"/>
              <w:bottom w:val="single" w:sz="4" w:space="0" w:color="auto"/>
              <w:right w:val="single" w:sz="4" w:space="0" w:color="auto"/>
            </w:tcBorders>
          </w:tcPr>
          <w:p w14:paraId="7C94CE25" w14:textId="77777777" w:rsidR="00EF1595" w:rsidRPr="003F7898" w:rsidRDefault="00EF1595" w:rsidP="003F7898">
            <w:pPr>
              <w:spacing w:before="60" w:after="60"/>
              <w:jc w:val="left"/>
              <w:rPr>
                <w:sz w:val="16"/>
                <w:szCs w:val="16"/>
              </w:rPr>
            </w:pPr>
            <w:r w:rsidRPr="003F7898">
              <w:rPr>
                <w:sz w:val="16"/>
                <w:szCs w:val="16"/>
              </w:rPr>
              <w:t>An arbitrary p</w:t>
            </w:r>
            <w:r w:rsidR="003F7898">
              <w:rPr>
                <w:sz w:val="16"/>
                <w:szCs w:val="16"/>
              </w:rPr>
              <w:t>oint on the arc</w:t>
            </w:r>
          </w:p>
        </w:tc>
        <w:tc>
          <w:tcPr>
            <w:tcW w:w="709" w:type="dxa"/>
            <w:tcBorders>
              <w:top w:val="single" w:sz="4" w:space="0" w:color="auto"/>
              <w:left w:val="single" w:sz="4" w:space="0" w:color="auto"/>
              <w:bottom w:val="single" w:sz="4" w:space="0" w:color="auto"/>
              <w:right w:val="single" w:sz="4" w:space="0" w:color="auto"/>
            </w:tcBorders>
          </w:tcPr>
          <w:p w14:paraId="73B563BD"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0C04512"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1B2AF49D" w14:textId="77777777" w:rsidTr="003F7898">
        <w:tc>
          <w:tcPr>
            <w:tcW w:w="1242" w:type="dxa"/>
            <w:tcBorders>
              <w:top w:val="single" w:sz="4" w:space="0" w:color="auto"/>
              <w:left w:val="single" w:sz="4" w:space="0" w:color="auto"/>
              <w:bottom w:val="single" w:sz="4" w:space="0" w:color="auto"/>
              <w:right w:val="single" w:sz="4" w:space="0" w:color="auto"/>
            </w:tcBorders>
          </w:tcPr>
          <w:p w14:paraId="4EA21B43"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BFCB1D5" w14:textId="77777777" w:rsidR="00EF1595" w:rsidRPr="003F7898" w:rsidRDefault="00EF1595" w:rsidP="003F7898">
            <w:pPr>
              <w:spacing w:before="60" w:after="60"/>
              <w:jc w:val="left"/>
              <w:rPr>
                <w:sz w:val="16"/>
                <w:szCs w:val="16"/>
              </w:rPr>
            </w:pPr>
            <w:r w:rsidRPr="003F7898">
              <w:rPr>
                <w:sz w:val="16"/>
                <w:szCs w:val="16"/>
              </w:rPr>
              <w:t>endPoint</w:t>
            </w:r>
          </w:p>
        </w:tc>
        <w:tc>
          <w:tcPr>
            <w:tcW w:w="3827" w:type="dxa"/>
            <w:tcBorders>
              <w:top w:val="single" w:sz="4" w:space="0" w:color="auto"/>
              <w:left w:val="single" w:sz="4" w:space="0" w:color="auto"/>
              <w:bottom w:val="single" w:sz="4" w:space="0" w:color="auto"/>
              <w:right w:val="single" w:sz="4" w:space="0" w:color="auto"/>
            </w:tcBorders>
          </w:tcPr>
          <w:p w14:paraId="683EFFB5" w14:textId="77777777" w:rsidR="00EF1595" w:rsidRPr="003F7898" w:rsidRDefault="003F7898" w:rsidP="003F7898">
            <w:pPr>
              <w:spacing w:before="60" w:after="60"/>
              <w:jc w:val="left"/>
              <w:rPr>
                <w:sz w:val="16"/>
                <w:szCs w:val="16"/>
              </w:rPr>
            </w:pPr>
            <w:r>
              <w:rPr>
                <w:sz w:val="16"/>
                <w:szCs w:val="16"/>
              </w:rPr>
              <w:t>The point where the arc ends</w:t>
            </w:r>
          </w:p>
        </w:tc>
        <w:tc>
          <w:tcPr>
            <w:tcW w:w="709" w:type="dxa"/>
            <w:tcBorders>
              <w:top w:val="single" w:sz="4" w:space="0" w:color="auto"/>
              <w:left w:val="single" w:sz="4" w:space="0" w:color="auto"/>
              <w:bottom w:val="single" w:sz="4" w:space="0" w:color="auto"/>
              <w:right w:val="single" w:sz="4" w:space="0" w:color="auto"/>
            </w:tcBorders>
          </w:tcPr>
          <w:p w14:paraId="53E4BFF5"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9A507DA" w14:textId="77777777" w:rsidR="00EF1595" w:rsidRPr="003F7898" w:rsidRDefault="00EF1595" w:rsidP="003F7898">
            <w:pPr>
              <w:spacing w:before="60" w:after="60"/>
              <w:jc w:val="left"/>
              <w:rPr>
                <w:sz w:val="16"/>
                <w:szCs w:val="16"/>
              </w:rPr>
            </w:pPr>
            <w:r w:rsidRPr="003F7898">
              <w:rPr>
                <w:sz w:val="16"/>
                <w:szCs w:val="16"/>
              </w:rPr>
              <w:t>Point</w:t>
            </w:r>
          </w:p>
        </w:tc>
      </w:tr>
    </w:tbl>
    <w:p w14:paraId="59F6EA46" w14:textId="77777777" w:rsidR="00EF1595" w:rsidRPr="00EF1595" w:rsidRDefault="00EF1595" w:rsidP="00EF1595"/>
    <w:p w14:paraId="708664F4" w14:textId="77777777" w:rsidR="00A73A7B" w:rsidRDefault="00A73A7B" w:rsidP="00531C7D">
      <w:pPr>
        <w:pStyle w:val="Heading4"/>
        <w:numPr>
          <w:ilvl w:val="3"/>
          <w:numId w:val="17"/>
        </w:numPr>
        <w:spacing w:before="120" w:after="120"/>
      </w:pPr>
      <w:r>
        <w:t>ArcByRadius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3F85E705"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6EDBE990"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59C1C26"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0F08165"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5A0E43F"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8611595"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13EAB00C" w14:textId="77777777" w:rsidTr="003F7898">
        <w:tc>
          <w:tcPr>
            <w:tcW w:w="1242" w:type="dxa"/>
            <w:tcBorders>
              <w:top w:val="single" w:sz="4" w:space="0" w:color="auto"/>
              <w:left w:val="single" w:sz="4" w:space="0" w:color="auto"/>
              <w:bottom w:val="single" w:sz="4" w:space="0" w:color="auto"/>
              <w:right w:val="single" w:sz="4" w:space="0" w:color="auto"/>
            </w:tcBorders>
          </w:tcPr>
          <w:p w14:paraId="0EFC8841"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903EC80" w14:textId="77777777" w:rsidR="00EF1595" w:rsidRPr="003F7898" w:rsidRDefault="00EF1595" w:rsidP="003F7898">
            <w:pPr>
              <w:spacing w:before="60" w:after="60"/>
              <w:jc w:val="left"/>
              <w:rPr>
                <w:sz w:val="16"/>
                <w:szCs w:val="16"/>
              </w:rPr>
            </w:pPr>
            <w:r w:rsidRPr="003F7898">
              <w:rPr>
                <w:sz w:val="16"/>
                <w:szCs w:val="16"/>
              </w:rPr>
              <w:t>ArcByRadius</w:t>
            </w:r>
          </w:p>
        </w:tc>
        <w:tc>
          <w:tcPr>
            <w:tcW w:w="3827" w:type="dxa"/>
            <w:tcBorders>
              <w:top w:val="single" w:sz="4" w:space="0" w:color="auto"/>
              <w:left w:val="single" w:sz="4" w:space="0" w:color="auto"/>
              <w:bottom w:val="single" w:sz="4" w:space="0" w:color="auto"/>
              <w:right w:val="single" w:sz="4" w:space="0" w:color="auto"/>
            </w:tcBorders>
          </w:tcPr>
          <w:p w14:paraId="76949787" w14:textId="77777777" w:rsidR="00EF1595" w:rsidRPr="003F7898" w:rsidRDefault="00EF1595" w:rsidP="003F7898">
            <w:pPr>
              <w:spacing w:before="60" w:after="60"/>
              <w:jc w:val="left"/>
              <w:rPr>
                <w:sz w:val="16"/>
                <w:szCs w:val="16"/>
              </w:rPr>
            </w:pPr>
            <w:r w:rsidRPr="003F7898">
              <w:rPr>
                <w:sz w:val="16"/>
                <w:szCs w:val="16"/>
              </w:rPr>
              <w:t>A segment describing an arc of a circle that is defined by the centre of the arc and a radius. Optional the ar</w:t>
            </w:r>
            <w:r w:rsidR="003F7898">
              <w:rPr>
                <w:sz w:val="16"/>
                <w:szCs w:val="16"/>
              </w:rPr>
              <w:t>c can be restricted by a sector</w:t>
            </w:r>
          </w:p>
        </w:tc>
        <w:tc>
          <w:tcPr>
            <w:tcW w:w="709" w:type="dxa"/>
            <w:tcBorders>
              <w:top w:val="single" w:sz="4" w:space="0" w:color="auto"/>
              <w:left w:val="single" w:sz="4" w:space="0" w:color="auto"/>
              <w:bottom w:val="single" w:sz="4" w:space="0" w:color="auto"/>
              <w:right w:val="single" w:sz="4" w:space="0" w:color="auto"/>
            </w:tcBorders>
          </w:tcPr>
          <w:p w14:paraId="3D861C9D"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D049590"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35E8F69A" w14:textId="77777777" w:rsidTr="003F7898">
        <w:tc>
          <w:tcPr>
            <w:tcW w:w="1242" w:type="dxa"/>
            <w:tcBorders>
              <w:top w:val="single" w:sz="4" w:space="0" w:color="auto"/>
              <w:left w:val="single" w:sz="4" w:space="0" w:color="auto"/>
              <w:bottom w:val="single" w:sz="4" w:space="0" w:color="auto"/>
              <w:right w:val="single" w:sz="4" w:space="0" w:color="auto"/>
            </w:tcBorders>
          </w:tcPr>
          <w:p w14:paraId="2D708411"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087537F"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729B0860"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409D3187"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981DC2F"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70A51CC9" w14:textId="77777777" w:rsidTr="003F7898">
        <w:tc>
          <w:tcPr>
            <w:tcW w:w="1242" w:type="dxa"/>
            <w:tcBorders>
              <w:top w:val="single" w:sz="4" w:space="0" w:color="auto"/>
              <w:left w:val="single" w:sz="4" w:space="0" w:color="auto"/>
              <w:bottom w:val="single" w:sz="4" w:space="0" w:color="auto"/>
              <w:right w:val="single" w:sz="4" w:space="0" w:color="auto"/>
            </w:tcBorders>
          </w:tcPr>
          <w:p w14:paraId="454951A1"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8CD659B"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6ABFB629" w14:textId="77777777" w:rsidR="00EF1595" w:rsidRPr="003F7898" w:rsidRDefault="00EF1595" w:rsidP="003F7898">
            <w:pPr>
              <w:spacing w:before="60" w:after="60"/>
              <w:jc w:val="left"/>
              <w:rPr>
                <w:sz w:val="16"/>
                <w:szCs w:val="16"/>
              </w:rPr>
            </w:pPr>
            <w:r w:rsidRPr="003F7898">
              <w:rPr>
                <w:sz w:val="16"/>
                <w:szCs w:val="16"/>
              </w:rPr>
              <w:t>The sector defining where the arc starts and end. If not p</w:t>
            </w:r>
            <w:r w:rsidR="003F7898">
              <w:rPr>
                <w:sz w:val="16"/>
                <w:szCs w:val="16"/>
              </w:rPr>
              <w:t>resent the arc is a full circle</w:t>
            </w:r>
          </w:p>
        </w:tc>
        <w:tc>
          <w:tcPr>
            <w:tcW w:w="709" w:type="dxa"/>
            <w:tcBorders>
              <w:top w:val="single" w:sz="4" w:space="0" w:color="auto"/>
              <w:left w:val="single" w:sz="4" w:space="0" w:color="auto"/>
              <w:bottom w:val="single" w:sz="4" w:space="0" w:color="auto"/>
              <w:right w:val="single" w:sz="4" w:space="0" w:color="auto"/>
            </w:tcBorders>
          </w:tcPr>
          <w:p w14:paraId="57BC2E57"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94AAB93" w14:textId="77777777" w:rsidR="00EF1595" w:rsidRPr="003F7898" w:rsidRDefault="00EF1595" w:rsidP="003F7898">
            <w:pPr>
              <w:spacing w:before="60" w:after="60"/>
              <w:jc w:val="left"/>
              <w:rPr>
                <w:sz w:val="16"/>
                <w:szCs w:val="16"/>
              </w:rPr>
            </w:pPr>
            <w:r w:rsidRPr="003F7898">
              <w:rPr>
                <w:sz w:val="16"/>
                <w:szCs w:val="16"/>
              </w:rPr>
              <w:t>Sector</w:t>
            </w:r>
          </w:p>
        </w:tc>
      </w:tr>
      <w:tr w:rsidR="00EF1595" w:rsidRPr="004663CF" w14:paraId="78DE2063" w14:textId="77777777" w:rsidTr="003F7898">
        <w:tc>
          <w:tcPr>
            <w:tcW w:w="1242" w:type="dxa"/>
            <w:tcBorders>
              <w:top w:val="single" w:sz="4" w:space="0" w:color="auto"/>
              <w:left w:val="single" w:sz="4" w:space="0" w:color="auto"/>
              <w:bottom w:val="single" w:sz="4" w:space="0" w:color="auto"/>
              <w:right w:val="single" w:sz="4" w:space="0" w:color="auto"/>
            </w:tcBorders>
          </w:tcPr>
          <w:p w14:paraId="094E4AED"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B9D1BF9" w14:textId="77777777" w:rsidR="00EF1595" w:rsidRPr="003F7898" w:rsidRDefault="00EF1595" w:rsidP="003F7898">
            <w:pPr>
              <w:spacing w:before="60" w:after="60"/>
              <w:jc w:val="left"/>
              <w:rPr>
                <w:sz w:val="16"/>
                <w:szCs w:val="16"/>
              </w:rPr>
            </w:pPr>
            <w:r w:rsidRPr="003F7898">
              <w:rPr>
                <w:sz w:val="16"/>
                <w:szCs w:val="16"/>
              </w:rPr>
              <w:t>radius</w:t>
            </w:r>
          </w:p>
        </w:tc>
        <w:tc>
          <w:tcPr>
            <w:tcW w:w="3827" w:type="dxa"/>
            <w:tcBorders>
              <w:top w:val="single" w:sz="4" w:space="0" w:color="auto"/>
              <w:left w:val="single" w:sz="4" w:space="0" w:color="auto"/>
              <w:bottom w:val="single" w:sz="4" w:space="0" w:color="auto"/>
              <w:right w:val="single" w:sz="4" w:space="0" w:color="auto"/>
            </w:tcBorders>
          </w:tcPr>
          <w:p w14:paraId="7546E9EF" w14:textId="77777777" w:rsidR="00EF1595" w:rsidRPr="003F7898" w:rsidRDefault="00EF1595" w:rsidP="003F7898">
            <w:pPr>
              <w:spacing w:before="60" w:after="60"/>
              <w:jc w:val="left"/>
              <w:rPr>
                <w:sz w:val="16"/>
                <w:szCs w:val="16"/>
              </w:rPr>
            </w:pPr>
            <w:r w:rsidRPr="003F7898">
              <w:rPr>
                <w:sz w:val="16"/>
                <w:szCs w:val="16"/>
              </w:rPr>
              <w:t>The radius of the circl</w:t>
            </w:r>
            <w:r w:rsidR="003F7898">
              <w:rPr>
                <w:sz w:val="16"/>
                <w:szCs w:val="16"/>
              </w:rPr>
              <w:t>e</w:t>
            </w:r>
          </w:p>
        </w:tc>
        <w:tc>
          <w:tcPr>
            <w:tcW w:w="709" w:type="dxa"/>
            <w:tcBorders>
              <w:top w:val="single" w:sz="4" w:space="0" w:color="auto"/>
              <w:left w:val="single" w:sz="4" w:space="0" w:color="auto"/>
              <w:bottom w:val="single" w:sz="4" w:space="0" w:color="auto"/>
              <w:right w:val="single" w:sz="4" w:space="0" w:color="auto"/>
            </w:tcBorders>
          </w:tcPr>
          <w:p w14:paraId="3C8964CB"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DEC9A08" w14:textId="77777777" w:rsidR="00EF1595" w:rsidRPr="003F7898" w:rsidRDefault="00EF1595" w:rsidP="003F7898">
            <w:pPr>
              <w:spacing w:before="60" w:after="60"/>
              <w:jc w:val="left"/>
              <w:rPr>
                <w:sz w:val="16"/>
                <w:szCs w:val="16"/>
              </w:rPr>
            </w:pPr>
            <w:r w:rsidRPr="003F7898">
              <w:rPr>
                <w:sz w:val="16"/>
                <w:szCs w:val="16"/>
              </w:rPr>
              <w:t>double</w:t>
            </w:r>
          </w:p>
        </w:tc>
      </w:tr>
    </w:tbl>
    <w:p w14:paraId="7C8D5CFD" w14:textId="77777777" w:rsidR="00EF1595" w:rsidRPr="00EF1595" w:rsidRDefault="00EF1595" w:rsidP="00EF1595"/>
    <w:p w14:paraId="56354CD2" w14:textId="77777777" w:rsidR="00A73A7B" w:rsidRDefault="00A73A7B" w:rsidP="00531C7D">
      <w:pPr>
        <w:pStyle w:val="Heading4"/>
        <w:numPr>
          <w:ilvl w:val="3"/>
          <w:numId w:val="17"/>
        </w:numPr>
      </w:pPr>
      <w:r w:rsidRPr="009923BE">
        <w:t>Annulus</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706A30D4"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55D0F851"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CD32812"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BB522EA"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F0945D2"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1C868D3"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6EBFABA3" w14:textId="77777777" w:rsidTr="00B54393">
        <w:tc>
          <w:tcPr>
            <w:tcW w:w="1242" w:type="dxa"/>
            <w:tcBorders>
              <w:top w:val="single" w:sz="4" w:space="0" w:color="auto"/>
              <w:left w:val="single" w:sz="4" w:space="0" w:color="auto"/>
              <w:bottom w:val="single" w:sz="4" w:space="0" w:color="auto"/>
              <w:right w:val="single" w:sz="4" w:space="0" w:color="auto"/>
            </w:tcBorders>
          </w:tcPr>
          <w:p w14:paraId="34E02E7A"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763C2BC" w14:textId="77777777" w:rsidR="00EF1595" w:rsidRPr="003F7898" w:rsidRDefault="00EF1595" w:rsidP="003F7898">
            <w:pPr>
              <w:spacing w:before="60" w:after="60"/>
              <w:jc w:val="left"/>
              <w:rPr>
                <w:sz w:val="16"/>
                <w:szCs w:val="16"/>
              </w:rPr>
            </w:pPr>
            <w:r w:rsidRPr="003F7898">
              <w:rPr>
                <w:sz w:val="16"/>
                <w:szCs w:val="16"/>
              </w:rPr>
              <w:t>Annulus</w:t>
            </w:r>
          </w:p>
        </w:tc>
        <w:tc>
          <w:tcPr>
            <w:tcW w:w="3827" w:type="dxa"/>
            <w:tcBorders>
              <w:top w:val="single" w:sz="4" w:space="0" w:color="auto"/>
              <w:left w:val="single" w:sz="4" w:space="0" w:color="auto"/>
              <w:bottom w:val="single" w:sz="4" w:space="0" w:color="auto"/>
              <w:right w:val="single" w:sz="4" w:space="0" w:color="auto"/>
            </w:tcBorders>
          </w:tcPr>
          <w:p w14:paraId="6932538D" w14:textId="77777777" w:rsidR="00EF1595" w:rsidRPr="003F7898" w:rsidRDefault="00EF1595" w:rsidP="003F7898">
            <w:pPr>
              <w:spacing w:before="60" w:after="60"/>
              <w:jc w:val="left"/>
              <w:rPr>
                <w:sz w:val="16"/>
                <w:szCs w:val="16"/>
              </w:rPr>
            </w:pPr>
            <w:r w:rsidRPr="003F7898">
              <w:rPr>
                <w:sz w:val="16"/>
                <w:szCs w:val="16"/>
              </w:rPr>
              <w:t>A ring-shaped region bounded by two concentric circles. Optional it can be enclosed by two radii of the circle</w:t>
            </w:r>
          </w:p>
        </w:tc>
        <w:tc>
          <w:tcPr>
            <w:tcW w:w="709" w:type="dxa"/>
            <w:tcBorders>
              <w:top w:val="single" w:sz="4" w:space="0" w:color="auto"/>
              <w:left w:val="single" w:sz="4" w:space="0" w:color="auto"/>
              <w:bottom w:val="single" w:sz="4" w:space="0" w:color="auto"/>
              <w:right w:val="single" w:sz="4" w:space="0" w:color="auto"/>
            </w:tcBorders>
          </w:tcPr>
          <w:p w14:paraId="4ABC3D56"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289E269"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16C06EE6" w14:textId="77777777" w:rsidTr="00B54393">
        <w:tc>
          <w:tcPr>
            <w:tcW w:w="1242" w:type="dxa"/>
            <w:tcBorders>
              <w:top w:val="single" w:sz="4" w:space="0" w:color="auto"/>
              <w:left w:val="single" w:sz="4" w:space="0" w:color="auto"/>
              <w:bottom w:val="single" w:sz="4" w:space="0" w:color="auto"/>
              <w:right w:val="single" w:sz="4" w:space="0" w:color="auto"/>
            </w:tcBorders>
          </w:tcPr>
          <w:p w14:paraId="4A286FB8"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C52C814"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5ED25FC3"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47B09408"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C2BC8BA"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7778B164" w14:textId="77777777" w:rsidTr="00B54393">
        <w:tc>
          <w:tcPr>
            <w:tcW w:w="1242" w:type="dxa"/>
            <w:tcBorders>
              <w:top w:val="single" w:sz="4" w:space="0" w:color="auto"/>
              <w:left w:val="single" w:sz="4" w:space="0" w:color="auto"/>
              <w:bottom w:val="single" w:sz="4" w:space="0" w:color="auto"/>
              <w:right w:val="single" w:sz="4" w:space="0" w:color="auto"/>
            </w:tcBorders>
          </w:tcPr>
          <w:p w14:paraId="6F6B3389"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EA501A2" w14:textId="77777777" w:rsidR="00EF1595" w:rsidRPr="003F7898" w:rsidRDefault="00EF1595" w:rsidP="003F7898">
            <w:pPr>
              <w:spacing w:before="60" w:after="60"/>
              <w:jc w:val="left"/>
              <w:rPr>
                <w:sz w:val="16"/>
                <w:szCs w:val="16"/>
              </w:rPr>
            </w:pPr>
            <w:r w:rsidRPr="003F7898">
              <w:rPr>
                <w:sz w:val="16"/>
                <w:szCs w:val="16"/>
              </w:rPr>
              <w:t>innerRadius</w:t>
            </w:r>
          </w:p>
        </w:tc>
        <w:tc>
          <w:tcPr>
            <w:tcW w:w="3827" w:type="dxa"/>
            <w:tcBorders>
              <w:top w:val="single" w:sz="4" w:space="0" w:color="auto"/>
              <w:left w:val="single" w:sz="4" w:space="0" w:color="auto"/>
              <w:bottom w:val="single" w:sz="4" w:space="0" w:color="auto"/>
              <w:right w:val="single" w:sz="4" w:space="0" w:color="auto"/>
            </w:tcBorders>
          </w:tcPr>
          <w:p w14:paraId="1B3C8F3A" w14:textId="77777777" w:rsidR="00EF1595" w:rsidRPr="003F7898" w:rsidRDefault="00EF1595" w:rsidP="003F7898">
            <w:pPr>
              <w:spacing w:before="60" w:after="60"/>
              <w:jc w:val="left"/>
              <w:rPr>
                <w:sz w:val="16"/>
                <w:szCs w:val="16"/>
              </w:rPr>
            </w:pPr>
            <w:r w:rsidRPr="003F7898">
              <w:rPr>
                <w:sz w:val="16"/>
                <w:szCs w:val="16"/>
              </w:rPr>
              <w:t>The radius of the smaller circle. If not present the segment</w:t>
            </w:r>
            <w:r w:rsidR="003F7898">
              <w:rPr>
                <w:sz w:val="16"/>
                <w:szCs w:val="16"/>
              </w:rPr>
              <w:t xml:space="preserve"> describes a sector of a circle</w:t>
            </w:r>
          </w:p>
        </w:tc>
        <w:tc>
          <w:tcPr>
            <w:tcW w:w="709" w:type="dxa"/>
            <w:tcBorders>
              <w:top w:val="single" w:sz="4" w:space="0" w:color="auto"/>
              <w:left w:val="single" w:sz="4" w:space="0" w:color="auto"/>
              <w:bottom w:val="single" w:sz="4" w:space="0" w:color="auto"/>
              <w:right w:val="single" w:sz="4" w:space="0" w:color="auto"/>
            </w:tcBorders>
          </w:tcPr>
          <w:p w14:paraId="7D4F62C8"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98D9421"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69779816" w14:textId="77777777" w:rsidTr="00B54393">
        <w:tc>
          <w:tcPr>
            <w:tcW w:w="1242" w:type="dxa"/>
            <w:tcBorders>
              <w:top w:val="single" w:sz="4" w:space="0" w:color="auto"/>
              <w:left w:val="single" w:sz="4" w:space="0" w:color="auto"/>
              <w:bottom w:val="single" w:sz="4" w:space="0" w:color="auto"/>
              <w:right w:val="single" w:sz="4" w:space="0" w:color="auto"/>
            </w:tcBorders>
          </w:tcPr>
          <w:p w14:paraId="6C3A4FBF"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4124D7F" w14:textId="77777777" w:rsidR="00EF1595" w:rsidRPr="003F7898" w:rsidRDefault="00EF1595" w:rsidP="003F7898">
            <w:pPr>
              <w:spacing w:before="60" w:after="60"/>
              <w:jc w:val="left"/>
              <w:rPr>
                <w:sz w:val="16"/>
                <w:szCs w:val="16"/>
              </w:rPr>
            </w:pPr>
            <w:r w:rsidRPr="003F7898">
              <w:rPr>
                <w:sz w:val="16"/>
                <w:szCs w:val="16"/>
              </w:rPr>
              <w:t>outerRadius</w:t>
            </w:r>
          </w:p>
        </w:tc>
        <w:tc>
          <w:tcPr>
            <w:tcW w:w="3827" w:type="dxa"/>
            <w:tcBorders>
              <w:top w:val="single" w:sz="4" w:space="0" w:color="auto"/>
              <w:left w:val="single" w:sz="4" w:space="0" w:color="auto"/>
              <w:bottom w:val="single" w:sz="4" w:space="0" w:color="auto"/>
              <w:right w:val="single" w:sz="4" w:space="0" w:color="auto"/>
            </w:tcBorders>
          </w:tcPr>
          <w:p w14:paraId="1D33C566" w14:textId="77777777" w:rsidR="00EF1595" w:rsidRPr="003F7898" w:rsidRDefault="003F7898" w:rsidP="003F7898">
            <w:pPr>
              <w:spacing w:before="60" w:after="60"/>
              <w:jc w:val="left"/>
              <w:rPr>
                <w:sz w:val="16"/>
                <w:szCs w:val="16"/>
              </w:rPr>
            </w:pPr>
            <w:r>
              <w:rPr>
                <w:sz w:val="16"/>
                <w:szCs w:val="16"/>
              </w:rPr>
              <w:t>The radius of the larger circle</w:t>
            </w:r>
          </w:p>
        </w:tc>
        <w:tc>
          <w:tcPr>
            <w:tcW w:w="709" w:type="dxa"/>
            <w:tcBorders>
              <w:top w:val="single" w:sz="4" w:space="0" w:color="auto"/>
              <w:left w:val="single" w:sz="4" w:space="0" w:color="auto"/>
              <w:bottom w:val="single" w:sz="4" w:space="0" w:color="auto"/>
              <w:right w:val="single" w:sz="4" w:space="0" w:color="auto"/>
            </w:tcBorders>
          </w:tcPr>
          <w:p w14:paraId="66289FBC"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F84ECA7"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316CA7D4" w14:textId="77777777" w:rsidTr="00B54393">
        <w:tc>
          <w:tcPr>
            <w:tcW w:w="1242" w:type="dxa"/>
            <w:tcBorders>
              <w:top w:val="single" w:sz="4" w:space="0" w:color="auto"/>
              <w:left w:val="single" w:sz="4" w:space="0" w:color="auto"/>
              <w:bottom w:val="single" w:sz="4" w:space="0" w:color="auto"/>
              <w:right w:val="single" w:sz="4" w:space="0" w:color="auto"/>
            </w:tcBorders>
          </w:tcPr>
          <w:p w14:paraId="2C126088"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80E0165"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2C585E2D" w14:textId="77777777" w:rsidR="00EF1595" w:rsidRPr="003F7898" w:rsidRDefault="00EF1595" w:rsidP="003F7898">
            <w:pPr>
              <w:spacing w:before="60" w:after="60"/>
              <w:jc w:val="left"/>
              <w:rPr>
                <w:sz w:val="16"/>
                <w:szCs w:val="16"/>
              </w:rPr>
            </w:pPr>
            <w:r w:rsidRPr="003F7898">
              <w:rPr>
                <w:sz w:val="16"/>
                <w:szCs w:val="16"/>
              </w:rPr>
              <w:t>The sector of an annulus segment</w:t>
            </w:r>
          </w:p>
        </w:tc>
        <w:tc>
          <w:tcPr>
            <w:tcW w:w="709" w:type="dxa"/>
            <w:tcBorders>
              <w:top w:val="single" w:sz="4" w:space="0" w:color="auto"/>
              <w:left w:val="single" w:sz="4" w:space="0" w:color="auto"/>
              <w:bottom w:val="single" w:sz="4" w:space="0" w:color="auto"/>
              <w:right w:val="single" w:sz="4" w:space="0" w:color="auto"/>
            </w:tcBorders>
          </w:tcPr>
          <w:p w14:paraId="5521C00F"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0AD1E5E1" w14:textId="77777777" w:rsidR="00EF1595" w:rsidRPr="003F7898" w:rsidRDefault="00EF1595" w:rsidP="003F7898">
            <w:pPr>
              <w:spacing w:before="60" w:after="60"/>
              <w:jc w:val="left"/>
              <w:rPr>
                <w:sz w:val="16"/>
                <w:szCs w:val="16"/>
              </w:rPr>
            </w:pPr>
            <w:r w:rsidRPr="003F7898">
              <w:rPr>
                <w:sz w:val="16"/>
                <w:szCs w:val="16"/>
              </w:rPr>
              <w:t>Sector</w:t>
            </w:r>
          </w:p>
        </w:tc>
      </w:tr>
    </w:tbl>
    <w:p w14:paraId="306F479C" w14:textId="77777777" w:rsidR="00B54393" w:rsidRDefault="00B54393" w:rsidP="00531C7D">
      <w:pPr>
        <w:pStyle w:val="Heading2"/>
        <w:numPr>
          <w:ilvl w:val="1"/>
          <w:numId w:val="13"/>
        </w:numPr>
        <w:spacing w:after="200"/>
      </w:pPr>
      <w:bookmarkStart w:id="163" w:name="_Toc16161143"/>
      <w:r>
        <w:t>The Symbol package</w:t>
      </w:r>
      <w:bookmarkEnd w:id="163"/>
    </w:p>
    <w:p w14:paraId="381AEC1C" w14:textId="77777777" w:rsidR="00A73A7B" w:rsidRDefault="00A73A7B" w:rsidP="00531C7D">
      <w:pPr>
        <w:pStyle w:val="Heading3"/>
        <w:numPr>
          <w:ilvl w:val="2"/>
          <w:numId w:val="28"/>
        </w:numPr>
      </w:pPr>
      <w:bookmarkStart w:id="164" w:name="_Toc16161144"/>
      <w:r w:rsidRPr="00A91B65">
        <w:t>Model</w:t>
      </w:r>
      <w:bookmarkEnd w:id="164"/>
    </w:p>
    <w:p w14:paraId="7BE0D01A" w14:textId="77777777" w:rsidR="00F1590B" w:rsidRDefault="00F1590B" w:rsidP="003F7898">
      <w:pPr>
        <w:spacing w:after="120"/>
      </w:pPr>
      <w:r>
        <w:t xml:space="preserve">This package contains the model of a symbol. Note that the definition of the symbol graphic itself is not the subject of this model. This will be defined in external files according to the SVG 1.1 recommendation. </w:t>
      </w:r>
    </w:p>
    <w:p w14:paraId="7A9C5ECB" w14:textId="77777777" w:rsidR="00F1590B" w:rsidRDefault="00672036" w:rsidP="00F1590B">
      <w:pPr>
        <w:keepNext/>
      </w:pPr>
      <w:r>
        <w:rPr>
          <w:noProof/>
          <w:lang w:eastAsia="en-GB"/>
        </w:rPr>
        <w:pict w14:anchorId="6CED52C6">
          <v:shape id="_x0000_i1038" type="#_x0000_t75" style="width:433.5pt;height:208.5pt">
            <v:imagedata r:id="rId32" o:title="Fig 9-15 Symbol Package"/>
          </v:shape>
        </w:pict>
      </w:r>
    </w:p>
    <w:p w14:paraId="5BED7A92" w14:textId="77777777" w:rsidR="00F1590B" w:rsidRPr="00272BDF" w:rsidRDefault="00F1590B" w:rsidP="003F7898">
      <w:pPr>
        <w:pStyle w:val="Figuretitle"/>
        <w:spacing w:before="120" w:after="120"/>
        <w:rPr>
          <w:lang w:val="en-GB"/>
        </w:rPr>
      </w:pPr>
      <w:r w:rsidRPr="00CF7710">
        <w:rPr>
          <w:lang w:val="en-GB"/>
        </w:rPr>
        <w:t>Figure </w:t>
      </w:r>
      <w:r>
        <w:rPr>
          <w:lang w:val="en-GB"/>
        </w:rPr>
        <w:t>9</w:t>
      </w:r>
      <w:r w:rsidRPr="00CF7710">
        <w:rPr>
          <w:lang w:val="en-GB"/>
        </w:rPr>
        <w:t>-</w:t>
      </w:r>
      <w:r>
        <w:rPr>
          <w:lang w:val="en-GB"/>
        </w:rPr>
        <w:t>15</w:t>
      </w:r>
      <w:r w:rsidRPr="00CF7710">
        <w:rPr>
          <w:lang w:val="en-GB"/>
        </w:rPr>
        <w:t xml:space="preserve"> — </w:t>
      </w:r>
      <w:r>
        <w:rPr>
          <w:lang w:val="en-GB"/>
        </w:rPr>
        <w:t>Symbol Package</w:t>
      </w:r>
    </w:p>
    <w:p w14:paraId="40841160" w14:textId="77777777" w:rsidR="00A73A7B" w:rsidRDefault="00A73A7B" w:rsidP="004E1D86">
      <w:pPr>
        <w:pStyle w:val="Heading4"/>
        <w:keepLines/>
        <w:numPr>
          <w:ilvl w:val="3"/>
          <w:numId w:val="29"/>
        </w:numPr>
        <w:spacing w:before="120" w:after="120"/>
      </w:pPr>
      <w:r>
        <w:t>Symbol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719"/>
        <w:gridCol w:w="709"/>
        <w:gridCol w:w="1951"/>
      </w:tblGrid>
      <w:tr w:rsidR="00F1590B" w:rsidRPr="004663CF" w14:paraId="18F1237D"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259B5DA7"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46497F9"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32271029"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FA3D388" w14:textId="77777777" w:rsidR="00F1590B" w:rsidRPr="003F7898" w:rsidRDefault="00F1590B" w:rsidP="004E1D86">
            <w:pPr>
              <w:keepNext/>
              <w:keepLines/>
              <w:spacing w:before="60" w:after="60"/>
              <w:jc w:val="center"/>
              <w:rPr>
                <w:rFonts w:cs="Arial"/>
                <w:b/>
                <w:sz w:val="16"/>
                <w:szCs w:val="16"/>
              </w:rPr>
            </w:pPr>
            <w:r w:rsidRPr="003F7898">
              <w:rPr>
                <w:rFonts w:cs="Arial"/>
                <w:b/>
                <w:sz w:val="16"/>
                <w:szCs w:val="16"/>
              </w:rPr>
              <w:t>Mult.</w:t>
            </w:r>
          </w:p>
        </w:tc>
        <w:tc>
          <w:tcPr>
            <w:tcW w:w="1951" w:type="dxa"/>
            <w:tcBorders>
              <w:top w:val="single" w:sz="4" w:space="0" w:color="auto"/>
              <w:left w:val="single" w:sz="4" w:space="0" w:color="auto"/>
              <w:bottom w:val="single" w:sz="4" w:space="0" w:color="auto"/>
              <w:right w:val="single" w:sz="4" w:space="0" w:color="auto"/>
            </w:tcBorders>
          </w:tcPr>
          <w:p w14:paraId="6AF6CBB1"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Type</w:t>
            </w:r>
          </w:p>
        </w:tc>
      </w:tr>
      <w:tr w:rsidR="00F1590B" w:rsidRPr="004663CF" w14:paraId="0D7A1EA1" w14:textId="77777777" w:rsidTr="007A22C8">
        <w:tc>
          <w:tcPr>
            <w:tcW w:w="1242" w:type="dxa"/>
            <w:tcBorders>
              <w:top w:val="single" w:sz="4" w:space="0" w:color="auto"/>
              <w:left w:val="single" w:sz="4" w:space="0" w:color="auto"/>
              <w:bottom w:val="single" w:sz="4" w:space="0" w:color="auto"/>
              <w:right w:val="single" w:sz="4" w:space="0" w:color="auto"/>
            </w:tcBorders>
          </w:tcPr>
          <w:p w14:paraId="75EB3252" w14:textId="77777777" w:rsidR="00F1590B" w:rsidRPr="003F7898" w:rsidRDefault="00F1590B" w:rsidP="003F7898">
            <w:pPr>
              <w:spacing w:before="60" w:after="60"/>
              <w:jc w:val="left"/>
              <w:rPr>
                <w:rFonts w:cs="Arial"/>
                <w:sz w:val="16"/>
                <w:szCs w:val="16"/>
              </w:rPr>
            </w:pPr>
            <w:r w:rsidRPr="003F7898">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AF671AB" w14:textId="77777777" w:rsidR="00F1590B" w:rsidRPr="003F7898" w:rsidRDefault="00F1590B" w:rsidP="003F7898">
            <w:pPr>
              <w:spacing w:before="60" w:after="60"/>
              <w:jc w:val="left"/>
              <w:rPr>
                <w:rFonts w:cs="Arial"/>
                <w:sz w:val="16"/>
                <w:szCs w:val="16"/>
              </w:rPr>
            </w:pPr>
            <w:r w:rsidRPr="003F7898">
              <w:rPr>
                <w:rFonts w:cs="Arial"/>
                <w:sz w:val="16"/>
                <w:szCs w:val="16"/>
              </w:rPr>
              <w:t>Symbol</w:t>
            </w:r>
          </w:p>
        </w:tc>
        <w:tc>
          <w:tcPr>
            <w:tcW w:w="3719" w:type="dxa"/>
            <w:tcBorders>
              <w:top w:val="single" w:sz="4" w:space="0" w:color="auto"/>
              <w:left w:val="single" w:sz="4" w:space="0" w:color="auto"/>
              <w:bottom w:val="single" w:sz="4" w:space="0" w:color="auto"/>
              <w:right w:val="single" w:sz="4" w:space="0" w:color="auto"/>
            </w:tcBorders>
          </w:tcPr>
          <w:p w14:paraId="3B738CF4" w14:textId="77777777" w:rsidR="00F1590B" w:rsidRPr="003F7898" w:rsidRDefault="00F1590B" w:rsidP="003F7898">
            <w:pPr>
              <w:spacing w:before="60" w:after="60"/>
              <w:jc w:val="left"/>
              <w:rPr>
                <w:rFonts w:cs="Arial"/>
                <w:sz w:val="16"/>
                <w:szCs w:val="16"/>
              </w:rPr>
            </w:pPr>
            <w:r w:rsidRPr="003F7898">
              <w:rPr>
                <w:rFonts w:cs="Arial"/>
                <w:sz w:val="16"/>
                <w:szCs w:val="16"/>
              </w:rPr>
              <w:t>A tw</w:t>
            </w:r>
            <w:r w:rsidR="003F7898">
              <w:rPr>
                <w:rFonts w:cs="Arial"/>
                <w:sz w:val="16"/>
                <w:szCs w:val="16"/>
              </w:rPr>
              <w:t>o dimensional graphical element</w:t>
            </w:r>
          </w:p>
        </w:tc>
        <w:tc>
          <w:tcPr>
            <w:tcW w:w="709" w:type="dxa"/>
            <w:tcBorders>
              <w:top w:val="single" w:sz="4" w:space="0" w:color="auto"/>
              <w:left w:val="single" w:sz="4" w:space="0" w:color="auto"/>
              <w:bottom w:val="single" w:sz="4" w:space="0" w:color="auto"/>
              <w:right w:val="single" w:sz="4" w:space="0" w:color="auto"/>
            </w:tcBorders>
          </w:tcPr>
          <w:p w14:paraId="5AF352B1" w14:textId="77777777" w:rsidR="00F1590B" w:rsidRPr="003F7898" w:rsidRDefault="00F1590B" w:rsidP="003F7898">
            <w:pPr>
              <w:spacing w:before="60" w:after="60"/>
              <w:jc w:val="center"/>
              <w:rPr>
                <w:rFonts w:cs="Arial"/>
                <w:sz w:val="16"/>
                <w:szCs w:val="16"/>
              </w:rPr>
            </w:pPr>
            <w:r w:rsidRPr="003F7898">
              <w:rPr>
                <w:rFonts w:cs="Arial"/>
                <w:sz w:val="16"/>
                <w:szCs w:val="16"/>
              </w:rPr>
              <w:t>-</w:t>
            </w:r>
          </w:p>
        </w:tc>
        <w:tc>
          <w:tcPr>
            <w:tcW w:w="1951" w:type="dxa"/>
            <w:tcBorders>
              <w:top w:val="single" w:sz="4" w:space="0" w:color="auto"/>
              <w:left w:val="single" w:sz="4" w:space="0" w:color="auto"/>
              <w:bottom w:val="single" w:sz="4" w:space="0" w:color="auto"/>
              <w:right w:val="single" w:sz="4" w:space="0" w:color="auto"/>
            </w:tcBorders>
          </w:tcPr>
          <w:p w14:paraId="43B83947" w14:textId="77777777" w:rsidR="00F1590B" w:rsidRPr="003F7898" w:rsidRDefault="00F1590B" w:rsidP="003F7898">
            <w:pPr>
              <w:spacing w:before="60" w:after="60"/>
              <w:jc w:val="left"/>
              <w:rPr>
                <w:rFonts w:cs="Arial"/>
                <w:sz w:val="16"/>
                <w:szCs w:val="16"/>
              </w:rPr>
            </w:pPr>
            <w:r w:rsidRPr="003F7898">
              <w:rPr>
                <w:rFonts w:cs="Arial"/>
                <w:sz w:val="16"/>
                <w:szCs w:val="16"/>
              </w:rPr>
              <w:t>-</w:t>
            </w:r>
          </w:p>
        </w:tc>
      </w:tr>
      <w:tr w:rsidR="00F1590B" w:rsidRPr="004663CF" w14:paraId="4D6B30D3" w14:textId="77777777" w:rsidTr="007A22C8">
        <w:tc>
          <w:tcPr>
            <w:tcW w:w="1242" w:type="dxa"/>
            <w:tcBorders>
              <w:top w:val="single" w:sz="4" w:space="0" w:color="auto"/>
              <w:left w:val="single" w:sz="4" w:space="0" w:color="auto"/>
              <w:bottom w:val="single" w:sz="4" w:space="0" w:color="auto"/>
              <w:right w:val="single" w:sz="4" w:space="0" w:color="auto"/>
            </w:tcBorders>
          </w:tcPr>
          <w:p w14:paraId="20F5C50E"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F957744" w14:textId="77777777" w:rsidR="00F1590B" w:rsidRPr="003F7898" w:rsidRDefault="00F1590B" w:rsidP="003F7898">
            <w:pPr>
              <w:spacing w:before="60" w:after="60"/>
              <w:jc w:val="left"/>
              <w:rPr>
                <w:rFonts w:cs="Arial"/>
                <w:sz w:val="16"/>
                <w:szCs w:val="16"/>
              </w:rPr>
            </w:pPr>
            <w:r w:rsidRPr="003F7898">
              <w:rPr>
                <w:rFonts w:cs="Arial"/>
                <w:sz w:val="16"/>
                <w:szCs w:val="16"/>
              </w:rPr>
              <w:t>reference</w:t>
            </w:r>
          </w:p>
        </w:tc>
        <w:tc>
          <w:tcPr>
            <w:tcW w:w="3719" w:type="dxa"/>
            <w:tcBorders>
              <w:top w:val="single" w:sz="4" w:space="0" w:color="auto"/>
              <w:left w:val="single" w:sz="4" w:space="0" w:color="auto"/>
              <w:bottom w:val="single" w:sz="4" w:space="0" w:color="auto"/>
              <w:right w:val="single" w:sz="4" w:space="0" w:color="auto"/>
            </w:tcBorders>
          </w:tcPr>
          <w:p w14:paraId="740D229F" w14:textId="77777777" w:rsidR="00F1590B" w:rsidRPr="003F7898" w:rsidRDefault="00F1590B" w:rsidP="003F7898">
            <w:pPr>
              <w:spacing w:before="60" w:after="60"/>
              <w:jc w:val="left"/>
              <w:rPr>
                <w:rFonts w:cs="Arial"/>
                <w:sz w:val="16"/>
                <w:szCs w:val="16"/>
              </w:rPr>
            </w:pPr>
            <w:r w:rsidRPr="003F7898">
              <w:rPr>
                <w:rFonts w:cs="Arial"/>
                <w:sz w:val="16"/>
                <w:szCs w:val="16"/>
              </w:rPr>
              <w:t>A reference to an external definition of the symbol graphic. This is an unique identifier in the symbol section of the portrayal cata</w:t>
            </w:r>
            <w:r w:rsidR="003F7898">
              <w:rPr>
                <w:rFonts w:cs="Arial"/>
                <w:sz w:val="16"/>
                <w:szCs w:val="16"/>
              </w:rPr>
              <w:t>logue</w:t>
            </w:r>
          </w:p>
        </w:tc>
        <w:tc>
          <w:tcPr>
            <w:tcW w:w="709" w:type="dxa"/>
            <w:tcBorders>
              <w:top w:val="single" w:sz="4" w:space="0" w:color="auto"/>
              <w:left w:val="single" w:sz="4" w:space="0" w:color="auto"/>
              <w:bottom w:val="single" w:sz="4" w:space="0" w:color="auto"/>
              <w:right w:val="single" w:sz="4" w:space="0" w:color="auto"/>
            </w:tcBorders>
          </w:tcPr>
          <w:p w14:paraId="36F6336F"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1E2004F7" w14:textId="77777777" w:rsidR="00F1590B" w:rsidRPr="003F7898" w:rsidRDefault="00F1590B" w:rsidP="003F7898">
            <w:pPr>
              <w:spacing w:before="60" w:after="60"/>
              <w:jc w:val="left"/>
              <w:rPr>
                <w:rFonts w:cs="Arial"/>
                <w:sz w:val="16"/>
                <w:szCs w:val="16"/>
              </w:rPr>
            </w:pPr>
            <w:r w:rsidRPr="003F7898">
              <w:rPr>
                <w:rFonts w:cs="Arial"/>
                <w:sz w:val="16"/>
                <w:szCs w:val="16"/>
              </w:rPr>
              <w:t>string</w:t>
            </w:r>
          </w:p>
        </w:tc>
      </w:tr>
      <w:tr w:rsidR="00F1590B" w:rsidRPr="004663CF" w14:paraId="0C029C02" w14:textId="77777777" w:rsidTr="007A22C8">
        <w:tc>
          <w:tcPr>
            <w:tcW w:w="1242" w:type="dxa"/>
            <w:tcBorders>
              <w:top w:val="single" w:sz="4" w:space="0" w:color="auto"/>
              <w:left w:val="single" w:sz="4" w:space="0" w:color="auto"/>
              <w:bottom w:val="single" w:sz="4" w:space="0" w:color="auto"/>
              <w:right w:val="single" w:sz="4" w:space="0" w:color="auto"/>
            </w:tcBorders>
          </w:tcPr>
          <w:p w14:paraId="243CF83A"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20BA049" w14:textId="77777777" w:rsidR="00F1590B" w:rsidRPr="003F7898" w:rsidRDefault="00F1590B" w:rsidP="003F7898">
            <w:pPr>
              <w:spacing w:before="60" w:after="60"/>
              <w:jc w:val="left"/>
              <w:rPr>
                <w:rFonts w:cs="Arial"/>
                <w:sz w:val="16"/>
                <w:szCs w:val="16"/>
              </w:rPr>
            </w:pPr>
            <w:r w:rsidRPr="003F7898">
              <w:rPr>
                <w:rFonts w:cs="Arial"/>
                <w:sz w:val="16"/>
                <w:szCs w:val="16"/>
              </w:rPr>
              <w:t>rotation</w:t>
            </w:r>
          </w:p>
        </w:tc>
        <w:tc>
          <w:tcPr>
            <w:tcW w:w="3719" w:type="dxa"/>
            <w:tcBorders>
              <w:top w:val="single" w:sz="4" w:space="0" w:color="auto"/>
              <w:left w:val="single" w:sz="4" w:space="0" w:color="auto"/>
              <w:bottom w:val="single" w:sz="4" w:space="0" w:color="auto"/>
              <w:right w:val="single" w:sz="4" w:space="0" w:color="auto"/>
            </w:tcBorders>
          </w:tcPr>
          <w:p w14:paraId="2310FAD8" w14:textId="77777777" w:rsidR="00F1590B" w:rsidRPr="003F7898" w:rsidRDefault="00F1590B" w:rsidP="003F7898">
            <w:pPr>
              <w:spacing w:before="60" w:after="60"/>
              <w:jc w:val="left"/>
              <w:rPr>
                <w:rFonts w:cs="Arial"/>
                <w:sz w:val="16"/>
                <w:szCs w:val="16"/>
              </w:rPr>
            </w:pPr>
            <w:r w:rsidRPr="003F7898">
              <w:rPr>
                <w:rFonts w:cs="Arial"/>
                <w:sz w:val="16"/>
                <w:szCs w:val="16"/>
              </w:rPr>
              <w:t>The rotation angle of the</w:t>
            </w:r>
            <w:r w:rsidR="003F7898">
              <w:rPr>
                <w:rFonts w:cs="Arial"/>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5D7400A4"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46497B0E"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7C5F1C2F" w14:textId="77777777" w:rsidTr="007A22C8">
        <w:tc>
          <w:tcPr>
            <w:tcW w:w="1242" w:type="dxa"/>
            <w:tcBorders>
              <w:top w:val="single" w:sz="4" w:space="0" w:color="auto"/>
              <w:left w:val="single" w:sz="4" w:space="0" w:color="auto"/>
              <w:bottom w:val="single" w:sz="4" w:space="0" w:color="auto"/>
              <w:right w:val="single" w:sz="4" w:space="0" w:color="auto"/>
            </w:tcBorders>
          </w:tcPr>
          <w:p w14:paraId="5B27BCFC"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89FB99" w14:textId="77777777" w:rsidR="00F1590B" w:rsidRPr="003F7898" w:rsidRDefault="00F1590B" w:rsidP="003F7898">
            <w:pPr>
              <w:spacing w:before="60" w:after="60"/>
              <w:jc w:val="left"/>
              <w:rPr>
                <w:rFonts w:cs="Arial"/>
                <w:sz w:val="16"/>
                <w:szCs w:val="16"/>
              </w:rPr>
            </w:pPr>
            <w:r w:rsidRPr="003F7898">
              <w:rPr>
                <w:rFonts w:cs="Arial"/>
                <w:sz w:val="16"/>
                <w:szCs w:val="16"/>
              </w:rPr>
              <w:t>rotationCRS</w:t>
            </w:r>
          </w:p>
        </w:tc>
        <w:tc>
          <w:tcPr>
            <w:tcW w:w="3719" w:type="dxa"/>
            <w:tcBorders>
              <w:top w:val="single" w:sz="4" w:space="0" w:color="auto"/>
              <w:left w:val="single" w:sz="4" w:space="0" w:color="auto"/>
              <w:bottom w:val="single" w:sz="4" w:space="0" w:color="auto"/>
              <w:right w:val="single" w:sz="4" w:space="0" w:color="auto"/>
            </w:tcBorders>
          </w:tcPr>
          <w:p w14:paraId="2E85CD36" w14:textId="77777777" w:rsidR="00F1590B" w:rsidRPr="003F7898" w:rsidRDefault="00F1590B" w:rsidP="003F7898">
            <w:pPr>
              <w:spacing w:before="60" w:after="60"/>
              <w:jc w:val="left"/>
              <w:rPr>
                <w:rFonts w:cs="Arial"/>
                <w:sz w:val="16"/>
                <w:szCs w:val="16"/>
              </w:rPr>
            </w:pPr>
            <w:r w:rsidRPr="003F7898">
              <w:rPr>
                <w:rFonts w:cs="Arial"/>
                <w:sz w:val="16"/>
                <w:szCs w:val="16"/>
              </w:rPr>
              <w:t>Specifies the coordinate re</w:t>
            </w:r>
            <w:r w:rsidR="003F7898">
              <w:rPr>
                <w:rFonts w:cs="Arial"/>
                <w:sz w:val="16"/>
                <w:szCs w:val="16"/>
              </w:rPr>
              <w:t>ference system for the rotation</w:t>
            </w:r>
          </w:p>
        </w:tc>
        <w:tc>
          <w:tcPr>
            <w:tcW w:w="709" w:type="dxa"/>
            <w:tcBorders>
              <w:top w:val="single" w:sz="4" w:space="0" w:color="auto"/>
              <w:left w:val="single" w:sz="4" w:space="0" w:color="auto"/>
              <w:bottom w:val="single" w:sz="4" w:space="0" w:color="auto"/>
              <w:right w:val="single" w:sz="4" w:space="0" w:color="auto"/>
            </w:tcBorders>
          </w:tcPr>
          <w:p w14:paraId="5E1E6609"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4F3D43CE" w14:textId="77777777" w:rsidR="00F1590B" w:rsidRPr="003F7898" w:rsidRDefault="00F1590B" w:rsidP="003F7898">
            <w:pPr>
              <w:spacing w:before="60" w:after="60"/>
              <w:jc w:val="left"/>
              <w:rPr>
                <w:rFonts w:cs="Arial"/>
                <w:sz w:val="16"/>
                <w:szCs w:val="16"/>
              </w:rPr>
            </w:pPr>
            <w:r w:rsidRPr="003F7898">
              <w:rPr>
                <w:rFonts w:cs="Arial"/>
                <w:sz w:val="16"/>
                <w:szCs w:val="16"/>
              </w:rPr>
              <w:t>GraphicsBase::CRSType</w:t>
            </w:r>
          </w:p>
        </w:tc>
      </w:tr>
      <w:tr w:rsidR="00F1590B" w:rsidRPr="004663CF" w14:paraId="5FE3514D" w14:textId="77777777" w:rsidTr="007A22C8">
        <w:tc>
          <w:tcPr>
            <w:tcW w:w="1242" w:type="dxa"/>
            <w:tcBorders>
              <w:top w:val="single" w:sz="4" w:space="0" w:color="auto"/>
              <w:left w:val="single" w:sz="4" w:space="0" w:color="auto"/>
              <w:bottom w:val="single" w:sz="4" w:space="0" w:color="auto"/>
              <w:right w:val="single" w:sz="4" w:space="0" w:color="auto"/>
            </w:tcBorders>
          </w:tcPr>
          <w:p w14:paraId="67C93BEC"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E0CA886" w14:textId="77777777" w:rsidR="00F1590B" w:rsidRPr="003F7898" w:rsidRDefault="00F1590B" w:rsidP="003F7898">
            <w:pPr>
              <w:spacing w:before="60" w:after="60"/>
              <w:jc w:val="left"/>
              <w:rPr>
                <w:rFonts w:cs="Arial"/>
                <w:sz w:val="16"/>
                <w:szCs w:val="16"/>
              </w:rPr>
            </w:pPr>
            <w:r w:rsidRPr="003F7898">
              <w:rPr>
                <w:rFonts w:cs="Arial"/>
                <w:sz w:val="16"/>
                <w:szCs w:val="16"/>
              </w:rPr>
              <w:t>scaleFactor</w:t>
            </w:r>
          </w:p>
        </w:tc>
        <w:tc>
          <w:tcPr>
            <w:tcW w:w="3719" w:type="dxa"/>
            <w:tcBorders>
              <w:top w:val="single" w:sz="4" w:space="0" w:color="auto"/>
              <w:left w:val="single" w:sz="4" w:space="0" w:color="auto"/>
              <w:bottom w:val="single" w:sz="4" w:space="0" w:color="auto"/>
              <w:right w:val="single" w:sz="4" w:space="0" w:color="auto"/>
            </w:tcBorders>
          </w:tcPr>
          <w:p w14:paraId="36A9E3B6" w14:textId="77777777" w:rsidR="00F1590B" w:rsidRPr="003F7898" w:rsidRDefault="00F1590B" w:rsidP="003F7898">
            <w:pPr>
              <w:spacing w:before="60" w:after="60"/>
              <w:jc w:val="left"/>
              <w:rPr>
                <w:rFonts w:cs="Arial"/>
                <w:sz w:val="16"/>
                <w:szCs w:val="16"/>
              </w:rPr>
            </w:pPr>
            <w:r w:rsidRPr="003F7898">
              <w:rPr>
                <w:rFonts w:cs="Arial"/>
                <w:sz w:val="16"/>
                <w:szCs w:val="16"/>
              </w:rPr>
              <w:t>The factor by which the original symbol graphic is</w:t>
            </w:r>
            <w:r w:rsidR="003F7898">
              <w:rPr>
                <w:rFonts w:cs="Arial"/>
                <w:sz w:val="16"/>
                <w:szCs w:val="16"/>
              </w:rPr>
              <w:t xml:space="preserve"> scaled. The default value is 1</w:t>
            </w:r>
          </w:p>
        </w:tc>
        <w:tc>
          <w:tcPr>
            <w:tcW w:w="709" w:type="dxa"/>
            <w:tcBorders>
              <w:top w:val="single" w:sz="4" w:space="0" w:color="auto"/>
              <w:left w:val="single" w:sz="4" w:space="0" w:color="auto"/>
              <w:bottom w:val="single" w:sz="4" w:space="0" w:color="auto"/>
              <w:right w:val="single" w:sz="4" w:space="0" w:color="auto"/>
            </w:tcBorders>
          </w:tcPr>
          <w:p w14:paraId="2E919E73"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237879BF"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39731029" w14:textId="77777777" w:rsidTr="007A22C8">
        <w:tc>
          <w:tcPr>
            <w:tcW w:w="1242" w:type="dxa"/>
            <w:tcBorders>
              <w:top w:val="single" w:sz="4" w:space="0" w:color="auto"/>
              <w:left w:val="single" w:sz="4" w:space="0" w:color="auto"/>
              <w:bottom w:val="single" w:sz="4" w:space="0" w:color="auto"/>
              <w:right w:val="single" w:sz="4" w:space="0" w:color="auto"/>
            </w:tcBorders>
          </w:tcPr>
          <w:p w14:paraId="2EB2EAAA"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0E1409E" w14:textId="77777777" w:rsidR="00F1590B" w:rsidRPr="003F7898" w:rsidRDefault="00F1590B" w:rsidP="003F7898">
            <w:pPr>
              <w:spacing w:before="60" w:after="60"/>
              <w:jc w:val="left"/>
              <w:rPr>
                <w:rFonts w:cs="Arial"/>
                <w:sz w:val="16"/>
                <w:szCs w:val="16"/>
              </w:rPr>
            </w:pPr>
            <w:r w:rsidRPr="003F7898">
              <w:rPr>
                <w:rFonts w:cs="Arial"/>
                <w:sz w:val="16"/>
                <w:szCs w:val="16"/>
              </w:rPr>
              <w:t>offset</w:t>
            </w:r>
          </w:p>
        </w:tc>
        <w:tc>
          <w:tcPr>
            <w:tcW w:w="3719" w:type="dxa"/>
            <w:tcBorders>
              <w:top w:val="single" w:sz="4" w:space="0" w:color="auto"/>
              <w:left w:val="single" w:sz="4" w:space="0" w:color="auto"/>
              <w:bottom w:val="single" w:sz="4" w:space="0" w:color="auto"/>
              <w:right w:val="single" w:sz="4" w:space="0" w:color="auto"/>
            </w:tcBorders>
          </w:tcPr>
          <w:p w14:paraId="7C78C476" w14:textId="77777777" w:rsidR="00F1590B" w:rsidRPr="003F7898" w:rsidRDefault="00F1590B" w:rsidP="003F7898">
            <w:pPr>
              <w:spacing w:before="60" w:after="60"/>
              <w:jc w:val="left"/>
              <w:rPr>
                <w:rFonts w:cs="Arial"/>
                <w:sz w:val="16"/>
                <w:szCs w:val="16"/>
              </w:rPr>
            </w:pPr>
            <w:r w:rsidRPr="003F7898">
              <w:rPr>
                <w:rFonts w:cs="Arial"/>
                <w:sz w:val="16"/>
                <w:szCs w:val="16"/>
              </w:rPr>
              <w:t>The shift of the symbols position from the position of the geometry. The default value is the</w:t>
            </w:r>
            <w:r w:rsidR="003F7898">
              <w:rPr>
                <w:rFonts w:cs="Arial"/>
                <w:sz w:val="16"/>
                <w:szCs w:val="16"/>
              </w:rPr>
              <w:t xml:space="preserve"> vector with length equals to 0</w:t>
            </w:r>
          </w:p>
        </w:tc>
        <w:tc>
          <w:tcPr>
            <w:tcW w:w="709" w:type="dxa"/>
            <w:tcBorders>
              <w:top w:val="single" w:sz="4" w:space="0" w:color="auto"/>
              <w:left w:val="single" w:sz="4" w:space="0" w:color="auto"/>
              <w:bottom w:val="single" w:sz="4" w:space="0" w:color="auto"/>
              <w:right w:val="single" w:sz="4" w:space="0" w:color="auto"/>
            </w:tcBorders>
          </w:tcPr>
          <w:p w14:paraId="4015E59E"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2316B6E4" w14:textId="77777777" w:rsidR="00F1590B" w:rsidRPr="003F7898" w:rsidRDefault="00F1590B" w:rsidP="003F7898">
            <w:pPr>
              <w:spacing w:before="60" w:after="60"/>
              <w:jc w:val="left"/>
              <w:rPr>
                <w:rFonts w:cs="Arial"/>
                <w:sz w:val="16"/>
                <w:szCs w:val="16"/>
              </w:rPr>
            </w:pPr>
            <w:r w:rsidRPr="003F7898">
              <w:rPr>
                <w:rFonts w:cs="Arial"/>
                <w:sz w:val="16"/>
                <w:szCs w:val="16"/>
              </w:rPr>
              <w:t>GraphicsBase::Vector</w:t>
            </w:r>
          </w:p>
        </w:tc>
      </w:tr>
      <w:tr w:rsidR="00F1590B" w:rsidRPr="004663CF" w14:paraId="5A0DF4CB" w14:textId="77777777" w:rsidTr="007A22C8">
        <w:tc>
          <w:tcPr>
            <w:tcW w:w="1242" w:type="dxa"/>
            <w:tcBorders>
              <w:top w:val="single" w:sz="4" w:space="0" w:color="auto"/>
              <w:left w:val="single" w:sz="4" w:space="0" w:color="auto"/>
              <w:bottom w:val="single" w:sz="4" w:space="0" w:color="auto"/>
              <w:right w:val="single" w:sz="4" w:space="0" w:color="auto"/>
            </w:tcBorders>
          </w:tcPr>
          <w:p w14:paraId="0E3FCBBD"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077D924" w14:textId="77777777" w:rsidR="00F1590B" w:rsidRPr="003F7898" w:rsidRDefault="00F1590B" w:rsidP="003F7898">
            <w:pPr>
              <w:spacing w:before="60" w:after="60"/>
              <w:jc w:val="left"/>
              <w:rPr>
                <w:rFonts w:cs="Arial"/>
                <w:sz w:val="16"/>
                <w:szCs w:val="16"/>
              </w:rPr>
            </w:pPr>
            <w:r w:rsidRPr="003F7898">
              <w:rPr>
                <w:rFonts w:cs="Arial"/>
                <w:sz w:val="16"/>
                <w:szCs w:val="16"/>
              </w:rPr>
              <w:t>overrideAll</w:t>
            </w:r>
          </w:p>
        </w:tc>
        <w:tc>
          <w:tcPr>
            <w:tcW w:w="3719" w:type="dxa"/>
            <w:tcBorders>
              <w:top w:val="single" w:sz="4" w:space="0" w:color="auto"/>
              <w:left w:val="single" w:sz="4" w:space="0" w:color="auto"/>
              <w:bottom w:val="single" w:sz="4" w:space="0" w:color="auto"/>
              <w:right w:val="single" w:sz="4" w:space="0" w:color="auto"/>
            </w:tcBorders>
          </w:tcPr>
          <w:p w14:paraId="50D21EDB" w14:textId="77777777" w:rsidR="00F1590B" w:rsidRPr="003F7898" w:rsidRDefault="00F1590B" w:rsidP="003F7898">
            <w:pPr>
              <w:spacing w:before="60" w:after="60"/>
              <w:jc w:val="left"/>
              <w:rPr>
                <w:rFonts w:cs="Arial"/>
                <w:sz w:val="16"/>
                <w:szCs w:val="16"/>
              </w:rPr>
            </w:pPr>
            <w:r w:rsidRPr="003F7898">
              <w:rPr>
                <w:rFonts w:cs="Arial"/>
                <w:sz w:val="16"/>
                <w:szCs w:val="16"/>
              </w:rPr>
              <w:t>A colour that override all none fully transparent</w:t>
            </w:r>
            <w:r w:rsidR="003F7898">
              <w:rPr>
                <w:rFonts w:cs="Arial"/>
                <w:sz w:val="16"/>
                <w:szCs w:val="16"/>
              </w:rPr>
              <w:t xml:space="preserve"> colours used within the symbol</w:t>
            </w:r>
          </w:p>
        </w:tc>
        <w:tc>
          <w:tcPr>
            <w:tcW w:w="709" w:type="dxa"/>
            <w:tcBorders>
              <w:top w:val="single" w:sz="4" w:space="0" w:color="auto"/>
              <w:left w:val="single" w:sz="4" w:space="0" w:color="auto"/>
              <w:bottom w:val="single" w:sz="4" w:space="0" w:color="auto"/>
              <w:right w:val="single" w:sz="4" w:space="0" w:color="auto"/>
            </w:tcBorders>
          </w:tcPr>
          <w:p w14:paraId="27F69D2A"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3AF8136C" w14:textId="77777777" w:rsidR="00F1590B" w:rsidRPr="003F7898" w:rsidRDefault="00F1590B" w:rsidP="003F7898">
            <w:pPr>
              <w:spacing w:before="60" w:after="60"/>
              <w:jc w:val="left"/>
              <w:rPr>
                <w:rFonts w:cs="Arial"/>
                <w:sz w:val="16"/>
                <w:szCs w:val="16"/>
              </w:rPr>
            </w:pPr>
            <w:r w:rsidRPr="003F7898">
              <w:rPr>
                <w:rFonts w:cs="Arial"/>
                <w:sz w:val="16"/>
                <w:szCs w:val="16"/>
              </w:rPr>
              <w:t>GraphicsBase::Color</w:t>
            </w:r>
          </w:p>
        </w:tc>
      </w:tr>
      <w:tr w:rsidR="00F1590B" w:rsidRPr="004663CF" w14:paraId="607F9DB9" w14:textId="77777777" w:rsidTr="007A22C8">
        <w:tc>
          <w:tcPr>
            <w:tcW w:w="1242" w:type="dxa"/>
            <w:tcBorders>
              <w:top w:val="single" w:sz="4" w:space="0" w:color="auto"/>
              <w:left w:val="single" w:sz="4" w:space="0" w:color="auto"/>
              <w:bottom w:val="single" w:sz="4" w:space="0" w:color="auto"/>
              <w:right w:val="single" w:sz="4" w:space="0" w:color="auto"/>
            </w:tcBorders>
          </w:tcPr>
          <w:p w14:paraId="6474F26D" w14:textId="77777777" w:rsidR="00F1590B" w:rsidRPr="003F7898" w:rsidRDefault="00F1590B" w:rsidP="003F7898">
            <w:pPr>
              <w:spacing w:before="60" w:after="60"/>
              <w:jc w:val="left"/>
              <w:rPr>
                <w:rFonts w:cs="Arial"/>
                <w:sz w:val="16"/>
                <w:szCs w:val="16"/>
              </w:rPr>
            </w:pPr>
            <w:r w:rsidRPr="003F7898">
              <w:rPr>
                <w:rFonts w:cs="Arial"/>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758521E7" w14:textId="77777777" w:rsidR="00F1590B" w:rsidRPr="003F7898" w:rsidRDefault="00F1590B" w:rsidP="003F7898">
            <w:pPr>
              <w:spacing w:before="60" w:after="60"/>
              <w:jc w:val="left"/>
              <w:rPr>
                <w:rFonts w:cs="Arial"/>
                <w:sz w:val="16"/>
                <w:szCs w:val="16"/>
              </w:rPr>
            </w:pPr>
            <w:r w:rsidRPr="003F7898">
              <w:rPr>
                <w:rFonts w:cs="Arial"/>
                <w:sz w:val="16"/>
                <w:szCs w:val="16"/>
              </w:rPr>
              <w:t>override</w:t>
            </w:r>
          </w:p>
        </w:tc>
        <w:tc>
          <w:tcPr>
            <w:tcW w:w="3719" w:type="dxa"/>
            <w:tcBorders>
              <w:top w:val="single" w:sz="4" w:space="0" w:color="auto"/>
              <w:left w:val="single" w:sz="4" w:space="0" w:color="auto"/>
              <w:bottom w:val="single" w:sz="4" w:space="0" w:color="auto"/>
              <w:right w:val="single" w:sz="4" w:space="0" w:color="auto"/>
            </w:tcBorders>
          </w:tcPr>
          <w:p w14:paraId="0F7280C0" w14:textId="77777777" w:rsidR="00F1590B" w:rsidRPr="003F7898" w:rsidRDefault="00F1590B" w:rsidP="003F7898">
            <w:pPr>
              <w:spacing w:before="60" w:after="60"/>
              <w:jc w:val="left"/>
              <w:rPr>
                <w:rFonts w:cs="Arial"/>
                <w:sz w:val="16"/>
                <w:szCs w:val="16"/>
              </w:rPr>
            </w:pPr>
            <w:r w:rsidRPr="003F7898">
              <w:rPr>
                <w:rFonts w:cs="Arial"/>
                <w:sz w:val="16"/>
                <w:szCs w:val="16"/>
              </w:rPr>
              <w:t>A colour t</w:t>
            </w:r>
            <w:r w:rsidR="003F7898">
              <w:rPr>
                <w:rFonts w:cs="Arial"/>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36C1F388" w14:textId="77777777" w:rsidR="00F1590B" w:rsidRPr="003F7898" w:rsidRDefault="00F1590B" w:rsidP="003F7898">
            <w:pPr>
              <w:spacing w:before="60" w:after="60"/>
              <w:jc w:val="center"/>
              <w:rPr>
                <w:rFonts w:cs="Arial"/>
                <w:sz w:val="16"/>
                <w:szCs w:val="16"/>
              </w:rPr>
            </w:pPr>
            <w:r w:rsidRPr="003F7898">
              <w:rPr>
                <w:rFonts w:cs="Arial"/>
                <w:sz w:val="16"/>
                <w:szCs w:val="16"/>
              </w:rPr>
              <w:t>0..*</w:t>
            </w:r>
          </w:p>
        </w:tc>
        <w:tc>
          <w:tcPr>
            <w:tcW w:w="1951" w:type="dxa"/>
            <w:tcBorders>
              <w:top w:val="single" w:sz="4" w:space="0" w:color="auto"/>
              <w:left w:val="single" w:sz="4" w:space="0" w:color="auto"/>
              <w:bottom w:val="single" w:sz="4" w:space="0" w:color="auto"/>
              <w:right w:val="single" w:sz="4" w:space="0" w:color="auto"/>
            </w:tcBorders>
          </w:tcPr>
          <w:p w14:paraId="49A88192" w14:textId="77777777" w:rsidR="00F1590B" w:rsidRPr="003F7898" w:rsidRDefault="00F1590B" w:rsidP="003F7898">
            <w:pPr>
              <w:spacing w:before="60" w:after="60"/>
              <w:jc w:val="left"/>
              <w:rPr>
                <w:rFonts w:cs="Arial"/>
                <w:sz w:val="16"/>
                <w:szCs w:val="16"/>
              </w:rPr>
            </w:pPr>
            <w:r w:rsidRPr="003F7898">
              <w:rPr>
                <w:rFonts w:cs="Arial"/>
                <w:sz w:val="16"/>
                <w:szCs w:val="16"/>
              </w:rPr>
              <w:t>OverrideColor</w:t>
            </w:r>
          </w:p>
        </w:tc>
      </w:tr>
      <w:tr w:rsidR="00F1590B" w:rsidRPr="004663CF" w14:paraId="77E73943" w14:textId="77777777" w:rsidTr="007A22C8">
        <w:tc>
          <w:tcPr>
            <w:tcW w:w="1242" w:type="dxa"/>
            <w:tcBorders>
              <w:top w:val="single" w:sz="4" w:space="0" w:color="auto"/>
              <w:left w:val="single" w:sz="4" w:space="0" w:color="auto"/>
              <w:bottom w:val="single" w:sz="4" w:space="0" w:color="auto"/>
              <w:right w:val="single" w:sz="4" w:space="0" w:color="auto"/>
            </w:tcBorders>
          </w:tcPr>
          <w:p w14:paraId="1AD29A53"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C772D02" w14:textId="77777777" w:rsidR="00F1590B" w:rsidRPr="003F7898" w:rsidRDefault="00F1590B" w:rsidP="003F7898">
            <w:pPr>
              <w:spacing w:before="60" w:after="60"/>
              <w:jc w:val="left"/>
              <w:rPr>
                <w:rFonts w:cs="Arial"/>
                <w:sz w:val="16"/>
                <w:szCs w:val="16"/>
              </w:rPr>
            </w:pPr>
            <w:r w:rsidRPr="003F7898">
              <w:rPr>
                <w:rFonts w:cs="Arial"/>
                <w:sz w:val="16"/>
                <w:szCs w:val="16"/>
              </w:rPr>
              <w:t>linePlacement</w:t>
            </w:r>
          </w:p>
        </w:tc>
        <w:tc>
          <w:tcPr>
            <w:tcW w:w="3719" w:type="dxa"/>
            <w:tcBorders>
              <w:top w:val="single" w:sz="4" w:space="0" w:color="auto"/>
              <w:left w:val="single" w:sz="4" w:space="0" w:color="auto"/>
              <w:bottom w:val="single" w:sz="4" w:space="0" w:color="auto"/>
              <w:right w:val="single" w:sz="4" w:space="0" w:color="auto"/>
            </w:tcBorders>
          </w:tcPr>
          <w:p w14:paraId="23066AD0" w14:textId="77777777" w:rsidR="00F1590B" w:rsidRPr="003F7898" w:rsidRDefault="00F1590B" w:rsidP="003F7898">
            <w:pPr>
              <w:spacing w:before="60" w:after="60"/>
              <w:jc w:val="left"/>
              <w:rPr>
                <w:rFonts w:cs="Arial"/>
                <w:sz w:val="16"/>
                <w:szCs w:val="16"/>
              </w:rPr>
            </w:pPr>
            <w:r w:rsidRPr="003F7898">
              <w:rPr>
                <w:rFonts w:cs="Arial"/>
                <w:sz w:val="16"/>
                <w:szCs w:val="16"/>
              </w:rPr>
              <w:t>Information where on a line the symbol should b</w:t>
            </w:r>
            <w:r w:rsidR="003F7898">
              <w:rPr>
                <w:rFonts w:cs="Arial"/>
                <w:sz w:val="16"/>
                <w:szCs w:val="16"/>
              </w:rPr>
              <w:t>e placed</w:t>
            </w:r>
          </w:p>
        </w:tc>
        <w:tc>
          <w:tcPr>
            <w:tcW w:w="709" w:type="dxa"/>
            <w:tcBorders>
              <w:top w:val="single" w:sz="4" w:space="0" w:color="auto"/>
              <w:left w:val="single" w:sz="4" w:space="0" w:color="auto"/>
              <w:bottom w:val="single" w:sz="4" w:space="0" w:color="auto"/>
              <w:right w:val="single" w:sz="4" w:space="0" w:color="auto"/>
            </w:tcBorders>
          </w:tcPr>
          <w:p w14:paraId="483C732C"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521B2F02" w14:textId="77777777" w:rsidR="00F1590B" w:rsidRPr="003F7898" w:rsidRDefault="00F1590B" w:rsidP="003F7898">
            <w:pPr>
              <w:spacing w:before="60" w:after="60"/>
              <w:jc w:val="left"/>
              <w:rPr>
                <w:rFonts w:cs="Arial"/>
                <w:sz w:val="16"/>
                <w:szCs w:val="16"/>
              </w:rPr>
            </w:pPr>
            <w:r w:rsidRPr="003F7898">
              <w:rPr>
                <w:rFonts w:cs="Arial"/>
                <w:sz w:val="16"/>
                <w:szCs w:val="16"/>
              </w:rPr>
              <w:t>LineSymbolPlacement</w:t>
            </w:r>
          </w:p>
        </w:tc>
      </w:tr>
      <w:tr w:rsidR="00F1590B" w:rsidRPr="004663CF" w14:paraId="58BD75BA" w14:textId="77777777" w:rsidTr="007A22C8">
        <w:tc>
          <w:tcPr>
            <w:tcW w:w="1242" w:type="dxa"/>
            <w:tcBorders>
              <w:top w:val="single" w:sz="4" w:space="0" w:color="auto"/>
              <w:left w:val="single" w:sz="4" w:space="0" w:color="auto"/>
              <w:bottom w:val="single" w:sz="4" w:space="0" w:color="auto"/>
              <w:right w:val="single" w:sz="4" w:space="0" w:color="auto"/>
            </w:tcBorders>
          </w:tcPr>
          <w:p w14:paraId="7C8CC1DD"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EF6254F" w14:textId="77777777" w:rsidR="00F1590B" w:rsidRPr="003F7898" w:rsidRDefault="00F1590B" w:rsidP="003F7898">
            <w:pPr>
              <w:spacing w:before="60" w:after="60"/>
              <w:jc w:val="left"/>
              <w:rPr>
                <w:rFonts w:cs="Arial"/>
                <w:sz w:val="16"/>
                <w:szCs w:val="16"/>
              </w:rPr>
            </w:pPr>
            <w:r w:rsidRPr="003F7898">
              <w:rPr>
                <w:rFonts w:cs="Arial"/>
                <w:sz w:val="16"/>
                <w:szCs w:val="16"/>
              </w:rPr>
              <w:t>areaPlacement</w:t>
            </w:r>
          </w:p>
        </w:tc>
        <w:tc>
          <w:tcPr>
            <w:tcW w:w="3719" w:type="dxa"/>
            <w:tcBorders>
              <w:top w:val="single" w:sz="4" w:space="0" w:color="auto"/>
              <w:left w:val="single" w:sz="4" w:space="0" w:color="auto"/>
              <w:bottom w:val="single" w:sz="4" w:space="0" w:color="auto"/>
              <w:right w:val="single" w:sz="4" w:space="0" w:color="auto"/>
            </w:tcBorders>
          </w:tcPr>
          <w:p w14:paraId="04022271" w14:textId="77777777" w:rsidR="00F1590B" w:rsidRPr="003F7898" w:rsidRDefault="00F1590B" w:rsidP="003F7898">
            <w:pPr>
              <w:spacing w:before="60" w:after="60"/>
              <w:jc w:val="left"/>
              <w:rPr>
                <w:rFonts w:cs="Arial"/>
                <w:sz w:val="16"/>
                <w:szCs w:val="16"/>
              </w:rPr>
            </w:pPr>
            <w:r w:rsidRPr="003F7898">
              <w:rPr>
                <w:rFonts w:cs="Arial"/>
                <w:sz w:val="16"/>
                <w:szCs w:val="16"/>
              </w:rPr>
              <w:t>Defines the place</w:t>
            </w:r>
            <w:r w:rsidR="003F7898">
              <w:rPr>
                <w:rFonts w:cs="Arial"/>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60EFFB40"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7186BAE9" w14:textId="77777777" w:rsidR="00F1590B" w:rsidRPr="003F7898" w:rsidRDefault="00F1590B" w:rsidP="003F7898">
            <w:pPr>
              <w:spacing w:before="60" w:after="60"/>
              <w:jc w:val="left"/>
              <w:rPr>
                <w:rFonts w:cs="Arial"/>
                <w:sz w:val="16"/>
                <w:szCs w:val="16"/>
              </w:rPr>
            </w:pPr>
            <w:r w:rsidRPr="003F7898">
              <w:rPr>
                <w:rFonts w:cs="Arial"/>
                <w:sz w:val="16"/>
                <w:szCs w:val="16"/>
              </w:rPr>
              <w:t>AreaSymbolPlacement</w:t>
            </w:r>
          </w:p>
        </w:tc>
      </w:tr>
    </w:tbl>
    <w:p w14:paraId="775A4EC9" w14:textId="77777777" w:rsidR="00F1590B" w:rsidRPr="00F1590B" w:rsidRDefault="00F1590B" w:rsidP="00F1590B"/>
    <w:p w14:paraId="5E8D7CA3" w14:textId="77777777" w:rsidR="00A73A7B" w:rsidRDefault="00A73A7B" w:rsidP="00531C7D">
      <w:pPr>
        <w:pStyle w:val="Heading4"/>
        <w:numPr>
          <w:ilvl w:val="3"/>
          <w:numId w:val="29"/>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1590B" w:rsidRPr="004663CF" w14:paraId="59EA4065"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74F370B9"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A385E8C" w14:textId="77777777" w:rsidR="00F1590B" w:rsidRPr="007A22C8" w:rsidRDefault="00F1590B"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F8FE5B9"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6C9AE8" w14:textId="77777777" w:rsidR="00F1590B" w:rsidRPr="007A22C8" w:rsidRDefault="00F1590B"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77FB908"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7DE4211D" w14:textId="77777777" w:rsidTr="007A22C8">
        <w:tc>
          <w:tcPr>
            <w:tcW w:w="1242" w:type="dxa"/>
            <w:tcBorders>
              <w:top w:val="single" w:sz="4" w:space="0" w:color="auto"/>
              <w:left w:val="single" w:sz="4" w:space="0" w:color="auto"/>
              <w:bottom w:val="single" w:sz="4" w:space="0" w:color="auto"/>
              <w:right w:val="single" w:sz="4" w:space="0" w:color="auto"/>
            </w:tcBorders>
          </w:tcPr>
          <w:p w14:paraId="0AB55064"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8D9BCCE" w14:textId="77777777" w:rsidR="00F1590B" w:rsidRPr="007A22C8" w:rsidRDefault="00F1590B" w:rsidP="007A22C8">
            <w:pPr>
              <w:spacing w:before="60" w:after="60"/>
              <w:jc w:val="left"/>
              <w:rPr>
                <w:sz w:val="16"/>
                <w:szCs w:val="16"/>
              </w:rPr>
            </w:pPr>
            <w:r w:rsidRPr="007A22C8">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042D18AF" w14:textId="77777777" w:rsidR="00F1590B" w:rsidRPr="007A22C8" w:rsidRDefault="00F1590B" w:rsidP="007A22C8">
            <w:pPr>
              <w:spacing w:before="60" w:after="60"/>
              <w:jc w:val="left"/>
              <w:rPr>
                <w:sz w:val="16"/>
                <w:szCs w:val="16"/>
              </w:rPr>
            </w:pPr>
            <w:r w:rsidRPr="007A22C8">
              <w:rPr>
                <w:sz w:val="16"/>
                <w:szCs w:val="16"/>
              </w:rPr>
              <w:t>Association class for the replacement of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5118AFFD" w14:textId="77777777" w:rsidR="00F1590B" w:rsidRPr="007A22C8" w:rsidRDefault="00F1590B"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B246283"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208F46D3" w14:textId="77777777" w:rsidTr="007A22C8">
        <w:tc>
          <w:tcPr>
            <w:tcW w:w="1242" w:type="dxa"/>
            <w:tcBorders>
              <w:top w:val="single" w:sz="4" w:space="0" w:color="auto"/>
              <w:left w:val="single" w:sz="4" w:space="0" w:color="auto"/>
              <w:bottom w:val="single" w:sz="4" w:space="0" w:color="auto"/>
              <w:right w:val="single" w:sz="4" w:space="0" w:color="auto"/>
            </w:tcBorders>
          </w:tcPr>
          <w:p w14:paraId="33D75A76" w14:textId="77777777" w:rsidR="00F1590B" w:rsidRPr="007A22C8" w:rsidRDefault="00F1590B"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7B61D55" w14:textId="77777777" w:rsidR="00F1590B" w:rsidRPr="007A22C8" w:rsidRDefault="00F1590B" w:rsidP="007A22C8">
            <w:pPr>
              <w:spacing w:before="60" w:after="60"/>
              <w:jc w:val="left"/>
              <w:rPr>
                <w:sz w:val="16"/>
                <w:szCs w:val="16"/>
              </w:rPr>
            </w:pPr>
            <w:r w:rsidRPr="007A22C8">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5090361F" w14:textId="77777777" w:rsidR="00F1590B" w:rsidRPr="007A22C8" w:rsidRDefault="00F1590B" w:rsidP="007A22C8">
            <w:pPr>
              <w:spacing w:before="60" w:after="60"/>
              <w:jc w:val="left"/>
              <w:rPr>
                <w:sz w:val="16"/>
                <w:szCs w:val="16"/>
              </w:rPr>
            </w:pPr>
            <w:r w:rsidRPr="007A22C8">
              <w:rPr>
                <w:sz w:val="16"/>
                <w:szCs w:val="16"/>
              </w:rPr>
              <w:t>The colour that is used to replace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477920D9" w14:textId="77777777" w:rsidR="00F1590B" w:rsidRPr="007A22C8" w:rsidRDefault="00F1590B" w:rsidP="007A22C8">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CEDF9A8" w14:textId="77777777" w:rsidR="00F1590B" w:rsidRPr="007A22C8" w:rsidRDefault="00F1590B" w:rsidP="007A22C8">
            <w:pPr>
              <w:spacing w:before="60" w:after="60"/>
              <w:jc w:val="left"/>
              <w:rPr>
                <w:sz w:val="16"/>
                <w:szCs w:val="16"/>
              </w:rPr>
            </w:pPr>
            <w:r w:rsidRPr="007A22C8">
              <w:rPr>
                <w:sz w:val="16"/>
                <w:szCs w:val="16"/>
              </w:rPr>
              <w:t>Color</w:t>
            </w:r>
          </w:p>
        </w:tc>
      </w:tr>
    </w:tbl>
    <w:p w14:paraId="339CC73F" w14:textId="77777777" w:rsidR="00F1590B" w:rsidRPr="00F1590B" w:rsidRDefault="00F1590B" w:rsidP="00F1590B"/>
    <w:p w14:paraId="20949760" w14:textId="77777777" w:rsidR="00A73A7B" w:rsidRDefault="00A73A7B" w:rsidP="00531C7D">
      <w:pPr>
        <w:pStyle w:val="Heading4"/>
        <w:numPr>
          <w:ilvl w:val="3"/>
          <w:numId w:val="29"/>
        </w:numPr>
        <w:spacing w:before="120" w:after="120"/>
      </w:pPr>
      <w:r>
        <w:t>LineSymbolPlacement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1590B" w:rsidRPr="004663CF" w14:paraId="1AFCE4C6"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7F800F65"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EDB8781" w14:textId="77777777" w:rsidR="00F1590B" w:rsidRPr="007A22C8" w:rsidRDefault="00F1590B" w:rsidP="007A22C8">
            <w:pPr>
              <w:spacing w:before="60" w:after="60"/>
              <w:jc w:val="left"/>
              <w:rPr>
                <w:b/>
                <w:sz w:val="16"/>
                <w:szCs w:val="16"/>
              </w:rPr>
            </w:pPr>
            <w:r w:rsidRPr="007A22C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76EA5CC4"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7F5C39E"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4A5E33FA"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17B9C2C8" w14:textId="77777777" w:rsidTr="007A22C8">
        <w:tc>
          <w:tcPr>
            <w:tcW w:w="1242" w:type="dxa"/>
            <w:tcBorders>
              <w:top w:val="single" w:sz="4" w:space="0" w:color="auto"/>
              <w:left w:val="single" w:sz="4" w:space="0" w:color="auto"/>
              <w:bottom w:val="single" w:sz="4" w:space="0" w:color="auto"/>
              <w:right w:val="single" w:sz="4" w:space="0" w:color="auto"/>
            </w:tcBorders>
          </w:tcPr>
          <w:p w14:paraId="72E1496E"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7CB086E" w14:textId="77777777" w:rsidR="00F1590B" w:rsidRPr="007A22C8" w:rsidRDefault="00F1590B" w:rsidP="007A22C8">
            <w:pPr>
              <w:spacing w:before="60" w:after="60"/>
              <w:jc w:val="left"/>
              <w:rPr>
                <w:sz w:val="16"/>
                <w:szCs w:val="16"/>
              </w:rPr>
            </w:pPr>
            <w:r w:rsidRPr="007A22C8">
              <w:rPr>
                <w:sz w:val="16"/>
                <w:szCs w:val="16"/>
              </w:rPr>
              <w:t>LineSymbolPlacement</w:t>
            </w:r>
          </w:p>
        </w:tc>
        <w:tc>
          <w:tcPr>
            <w:tcW w:w="3861" w:type="dxa"/>
            <w:tcBorders>
              <w:top w:val="single" w:sz="4" w:space="0" w:color="auto"/>
              <w:left w:val="single" w:sz="4" w:space="0" w:color="auto"/>
              <w:bottom w:val="single" w:sz="4" w:space="0" w:color="auto"/>
              <w:right w:val="single" w:sz="4" w:space="0" w:color="auto"/>
            </w:tcBorders>
          </w:tcPr>
          <w:p w14:paraId="530F4D62" w14:textId="77777777" w:rsidR="00F1590B" w:rsidRPr="007A22C8" w:rsidRDefault="00F1590B" w:rsidP="007A22C8">
            <w:pPr>
              <w:spacing w:before="60" w:after="60"/>
              <w:jc w:val="left"/>
              <w:rPr>
                <w:sz w:val="16"/>
                <w:szCs w:val="16"/>
              </w:rPr>
            </w:pPr>
            <w:r w:rsidRPr="007A22C8">
              <w:rPr>
                <w:sz w:val="16"/>
                <w:szCs w:val="16"/>
              </w:rPr>
              <w:t>Defines the placement of a symbol along a line</w:t>
            </w:r>
          </w:p>
        </w:tc>
        <w:tc>
          <w:tcPr>
            <w:tcW w:w="709" w:type="dxa"/>
            <w:tcBorders>
              <w:top w:val="single" w:sz="4" w:space="0" w:color="auto"/>
              <w:left w:val="single" w:sz="4" w:space="0" w:color="auto"/>
              <w:bottom w:val="single" w:sz="4" w:space="0" w:color="auto"/>
              <w:right w:val="single" w:sz="4" w:space="0" w:color="auto"/>
            </w:tcBorders>
          </w:tcPr>
          <w:p w14:paraId="0D189840"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03957518"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12665CA9" w14:textId="77777777" w:rsidTr="007A22C8">
        <w:tc>
          <w:tcPr>
            <w:tcW w:w="1242" w:type="dxa"/>
            <w:tcBorders>
              <w:top w:val="single" w:sz="4" w:space="0" w:color="auto"/>
              <w:left w:val="single" w:sz="4" w:space="0" w:color="auto"/>
              <w:bottom w:val="single" w:sz="4" w:space="0" w:color="auto"/>
              <w:right w:val="single" w:sz="4" w:space="0" w:color="auto"/>
            </w:tcBorders>
          </w:tcPr>
          <w:p w14:paraId="4C723AD0"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5471454" w14:textId="77777777" w:rsidR="00F1590B" w:rsidRPr="007A22C8" w:rsidRDefault="00F1590B" w:rsidP="007A22C8">
            <w:pPr>
              <w:spacing w:before="60" w:after="60"/>
              <w:jc w:val="left"/>
              <w:rPr>
                <w:sz w:val="16"/>
                <w:szCs w:val="16"/>
              </w:rPr>
            </w:pPr>
            <w:r w:rsidRPr="007A22C8">
              <w:rPr>
                <w:sz w:val="16"/>
                <w:szCs w:val="16"/>
              </w:rPr>
              <w:t>offset</w:t>
            </w:r>
          </w:p>
        </w:tc>
        <w:tc>
          <w:tcPr>
            <w:tcW w:w="3861" w:type="dxa"/>
            <w:tcBorders>
              <w:top w:val="single" w:sz="4" w:space="0" w:color="auto"/>
              <w:left w:val="single" w:sz="4" w:space="0" w:color="auto"/>
              <w:bottom w:val="single" w:sz="4" w:space="0" w:color="auto"/>
              <w:right w:val="single" w:sz="4" w:space="0" w:color="auto"/>
            </w:tcBorders>
          </w:tcPr>
          <w:p w14:paraId="22E3C165" w14:textId="77777777" w:rsidR="00F1590B" w:rsidRPr="007A22C8" w:rsidRDefault="00F1590B" w:rsidP="007A22C8">
            <w:pPr>
              <w:spacing w:before="60" w:after="60"/>
              <w:jc w:val="left"/>
              <w:rPr>
                <w:sz w:val="16"/>
                <w:szCs w:val="16"/>
              </w:rPr>
            </w:pPr>
            <w:r w:rsidRPr="007A22C8">
              <w:rPr>
                <w:sz w:val="16"/>
                <w:szCs w:val="16"/>
              </w:rPr>
              <w:t>The off</w:t>
            </w:r>
            <w:r w:rsidR="007A22C8">
              <w:rPr>
                <w:sz w:val="16"/>
                <w:szCs w:val="16"/>
              </w:rPr>
              <w:t>set from the start of the curve</w:t>
            </w:r>
          </w:p>
        </w:tc>
        <w:tc>
          <w:tcPr>
            <w:tcW w:w="709" w:type="dxa"/>
            <w:tcBorders>
              <w:top w:val="single" w:sz="4" w:space="0" w:color="auto"/>
              <w:left w:val="single" w:sz="4" w:space="0" w:color="auto"/>
              <w:bottom w:val="single" w:sz="4" w:space="0" w:color="auto"/>
              <w:right w:val="single" w:sz="4" w:space="0" w:color="auto"/>
            </w:tcBorders>
          </w:tcPr>
          <w:p w14:paraId="167F023B"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2185504D" w14:textId="77777777" w:rsidR="00F1590B" w:rsidRPr="007A22C8" w:rsidRDefault="00F1590B" w:rsidP="007A22C8">
            <w:pPr>
              <w:spacing w:before="60" w:after="60"/>
              <w:jc w:val="left"/>
              <w:rPr>
                <w:sz w:val="16"/>
                <w:szCs w:val="16"/>
              </w:rPr>
            </w:pPr>
            <w:r w:rsidRPr="007A22C8">
              <w:rPr>
                <w:sz w:val="16"/>
                <w:szCs w:val="16"/>
              </w:rPr>
              <w:t>double</w:t>
            </w:r>
          </w:p>
        </w:tc>
      </w:tr>
      <w:tr w:rsidR="00F1590B" w:rsidRPr="004663CF" w14:paraId="10F72793" w14:textId="77777777" w:rsidTr="007A22C8">
        <w:tc>
          <w:tcPr>
            <w:tcW w:w="1242" w:type="dxa"/>
            <w:tcBorders>
              <w:top w:val="single" w:sz="4" w:space="0" w:color="auto"/>
              <w:left w:val="single" w:sz="4" w:space="0" w:color="auto"/>
              <w:bottom w:val="single" w:sz="4" w:space="0" w:color="auto"/>
              <w:right w:val="single" w:sz="4" w:space="0" w:color="auto"/>
            </w:tcBorders>
          </w:tcPr>
          <w:p w14:paraId="7BFD8C31"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8F83AF9" w14:textId="77777777" w:rsidR="00F1590B" w:rsidRPr="007A22C8" w:rsidRDefault="00F1590B" w:rsidP="007A22C8">
            <w:pPr>
              <w:spacing w:before="60" w:after="60"/>
              <w:jc w:val="left"/>
              <w:rPr>
                <w:sz w:val="16"/>
                <w:szCs w:val="16"/>
              </w:rPr>
            </w:pPr>
            <w:r w:rsidRPr="007A22C8">
              <w:rPr>
                <w:sz w:val="16"/>
                <w:szCs w:val="16"/>
              </w:rPr>
              <w:t>placementMode</w:t>
            </w:r>
          </w:p>
        </w:tc>
        <w:tc>
          <w:tcPr>
            <w:tcW w:w="3861" w:type="dxa"/>
            <w:tcBorders>
              <w:top w:val="single" w:sz="4" w:space="0" w:color="auto"/>
              <w:left w:val="single" w:sz="4" w:space="0" w:color="auto"/>
              <w:bottom w:val="single" w:sz="4" w:space="0" w:color="auto"/>
              <w:right w:val="single" w:sz="4" w:space="0" w:color="auto"/>
            </w:tcBorders>
          </w:tcPr>
          <w:p w14:paraId="75FB3001" w14:textId="77777777" w:rsidR="00F1590B" w:rsidRPr="007A22C8" w:rsidRDefault="00F1590B" w:rsidP="007A22C8">
            <w:pPr>
              <w:spacing w:before="60" w:after="60"/>
              <w:jc w:val="left"/>
              <w:rPr>
                <w:sz w:val="16"/>
                <w:szCs w:val="16"/>
              </w:rPr>
            </w:pPr>
            <w:r w:rsidRPr="007A22C8">
              <w:rPr>
                <w:sz w:val="16"/>
                <w:szCs w:val="16"/>
              </w:rPr>
              <w:t>The mode that defines how t</w:t>
            </w:r>
            <w:r w:rsidR="007A22C8">
              <w:rPr>
                <w:sz w:val="16"/>
                <w:szCs w:val="16"/>
              </w:rPr>
              <w:t>he offset is to be interpreted</w:t>
            </w:r>
          </w:p>
        </w:tc>
        <w:tc>
          <w:tcPr>
            <w:tcW w:w="709" w:type="dxa"/>
            <w:tcBorders>
              <w:top w:val="single" w:sz="4" w:space="0" w:color="auto"/>
              <w:left w:val="single" w:sz="4" w:space="0" w:color="auto"/>
              <w:bottom w:val="single" w:sz="4" w:space="0" w:color="auto"/>
              <w:right w:val="single" w:sz="4" w:space="0" w:color="auto"/>
            </w:tcBorders>
          </w:tcPr>
          <w:p w14:paraId="406D967E"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47332AA0" w14:textId="77777777" w:rsidR="00F1590B" w:rsidRPr="007A22C8" w:rsidRDefault="00F1590B" w:rsidP="007A22C8">
            <w:pPr>
              <w:spacing w:before="60" w:after="60"/>
              <w:jc w:val="left"/>
              <w:rPr>
                <w:sz w:val="16"/>
                <w:szCs w:val="16"/>
              </w:rPr>
            </w:pPr>
            <w:r w:rsidRPr="007A22C8">
              <w:rPr>
                <w:sz w:val="16"/>
                <w:szCs w:val="16"/>
              </w:rPr>
              <w:t>LinePlacementMode</w:t>
            </w:r>
          </w:p>
        </w:tc>
      </w:tr>
    </w:tbl>
    <w:p w14:paraId="74B5F802" w14:textId="77777777" w:rsidR="00F1590B" w:rsidRDefault="00F1590B" w:rsidP="00F1590B"/>
    <w:p w14:paraId="03F85B1E" w14:textId="77777777" w:rsidR="00B54393" w:rsidRDefault="00B54393" w:rsidP="00531C7D">
      <w:pPr>
        <w:pStyle w:val="Heading4"/>
        <w:numPr>
          <w:ilvl w:val="3"/>
          <w:numId w:val="29"/>
        </w:numPr>
        <w:spacing w:before="120" w:after="120"/>
      </w:pPr>
      <w:r>
        <w:t>AreaSymbolPlacement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719"/>
        <w:gridCol w:w="709"/>
        <w:gridCol w:w="1809"/>
      </w:tblGrid>
      <w:tr w:rsidR="00F1590B" w:rsidRPr="004663CF" w14:paraId="7D1DEF40"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69CC4112" w14:textId="77777777" w:rsidR="00F1590B" w:rsidRPr="007A22C8" w:rsidRDefault="00F1590B" w:rsidP="007A22C8">
            <w:pPr>
              <w:spacing w:before="60" w:after="60"/>
              <w:jc w:val="left"/>
              <w:rPr>
                <w:b/>
                <w:sz w:val="16"/>
                <w:szCs w:val="16"/>
              </w:rPr>
            </w:pPr>
            <w:r w:rsidRPr="007A22C8">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5BE95210" w14:textId="77777777" w:rsidR="00F1590B" w:rsidRPr="007A22C8" w:rsidRDefault="00F1590B" w:rsidP="007A22C8">
            <w:pPr>
              <w:spacing w:before="60" w:after="60"/>
              <w:jc w:val="left"/>
              <w:rPr>
                <w:b/>
                <w:sz w:val="16"/>
                <w:szCs w:val="16"/>
              </w:rPr>
            </w:pPr>
            <w:r w:rsidRPr="007A22C8">
              <w:rPr>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20FE19B0"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F2C41AA"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FDFF098"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5DD7314D" w14:textId="77777777" w:rsidTr="007A22C8">
        <w:tc>
          <w:tcPr>
            <w:tcW w:w="1242" w:type="dxa"/>
            <w:tcBorders>
              <w:top w:val="single" w:sz="4" w:space="0" w:color="auto"/>
              <w:left w:val="single" w:sz="4" w:space="0" w:color="auto"/>
              <w:bottom w:val="single" w:sz="4" w:space="0" w:color="auto"/>
              <w:right w:val="single" w:sz="4" w:space="0" w:color="auto"/>
            </w:tcBorders>
          </w:tcPr>
          <w:p w14:paraId="00706A28" w14:textId="77777777" w:rsidR="00F1590B" w:rsidRPr="007A22C8" w:rsidRDefault="00F1590B" w:rsidP="007A22C8">
            <w:pPr>
              <w:spacing w:before="60" w:after="60"/>
              <w:jc w:val="left"/>
              <w:rPr>
                <w:sz w:val="16"/>
                <w:szCs w:val="16"/>
              </w:rPr>
            </w:pPr>
            <w:r w:rsidRPr="007A22C8">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73A53667" w14:textId="77777777" w:rsidR="00F1590B" w:rsidRPr="007A22C8" w:rsidRDefault="00F1590B" w:rsidP="007A22C8">
            <w:pPr>
              <w:spacing w:before="60" w:after="60"/>
              <w:jc w:val="left"/>
              <w:rPr>
                <w:sz w:val="16"/>
                <w:szCs w:val="16"/>
              </w:rPr>
            </w:pPr>
            <w:r w:rsidRPr="007A22C8">
              <w:rPr>
                <w:sz w:val="16"/>
                <w:szCs w:val="16"/>
              </w:rPr>
              <w:t>AreaSymbolPlacement</w:t>
            </w:r>
          </w:p>
        </w:tc>
        <w:tc>
          <w:tcPr>
            <w:tcW w:w="3719" w:type="dxa"/>
            <w:tcBorders>
              <w:top w:val="single" w:sz="4" w:space="0" w:color="auto"/>
              <w:left w:val="single" w:sz="4" w:space="0" w:color="auto"/>
              <w:bottom w:val="single" w:sz="4" w:space="0" w:color="auto"/>
              <w:right w:val="single" w:sz="4" w:space="0" w:color="auto"/>
            </w:tcBorders>
          </w:tcPr>
          <w:p w14:paraId="2424FE43" w14:textId="77777777" w:rsidR="00F1590B" w:rsidRPr="007A22C8" w:rsidRDefault="00F1590B" w:rsidP="007A22C8">
            <w:pPr>
              <w:spacing w:before="60" w:after="60"/>
              <w:jc w:val="left"/>
              <w:rPr>
                <w:sz w:val="16"/>
                <w:szCs w:val="16"/>
              </w:rPr>
            </w:pPr>
            <w:r w:rsidRPr="007A22C8">
              <w:rPr>
                <w:sz w:val="16"/>
                <w:szCs w:val="16"/>
              </w:rPr>
              <w:t>Defines the place</w:t>
            </w:r>
            <w:r w:rsidR="007A22C8">
              <w:rPr>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3A3B247C"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09F38237"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7940E2B7" w14:textId="77777777" w:rsidTr="007A22C8">
        <w:tc>
          <w:tcPr>
            <w:tcW w:w="1242" w:type="dxa"/>
            <w:tcBorders>
              <w:top w:val="single" w:sz="4" w:space="0" w:color="auto"/>
              <w:left w:val="single" w:sz="4" w:space="0" w:color="auto"/>
              <w:bottom w:val="single" w:sz="4" w:space="0" w:color="auto"/>
              <w:right w:val="single" w:sz="4" w:space="0" w:color="auto"/>
            </w:tcBorders>
          </w:tcPr>
          <w:p w14:paraId="238B2F17" w14:textId="77777777" w:rsidR="00F1590B" w:rsidRPr="007A22C8" w:rsidRDefault="00F1590B" w:rsidP="007A22C8">
            <w:pPr>
              <w:spacing w:before="60" w:after="60"/>
              <w:jc w:val="left"/>
              <w:rPr>
                <w:sz w:val="16"/>
                <w:szCs w:val="16"/>
              </w:rPr>
            </w:pPr>
            <w:r w:rsidRPr="007A22C8">
              <w:rPr>
                <w:sz w:val="16"/>
                <w:szCs w:val="16"/>
              </w:rPr>
              <w:t>Attribute</w:t>
            </w:r>
          </w:p>
        </w:tc>
        <w:tc>
          <w:tcPr>
            <w:tcW w:w="1985" w:type="dxa"/>
            <w:tcBorders>
              <w:top w:val="single" w:sz="4" w:space="0" w:color="auto"/>
              <w:left w:val="single" w:sz="4" w:space="0" w:color="auto"/>
              <w:bottom w:val="single" w:sz="4" w:space="0" w:color="auto"/>
              <w:right w:val="single" w:sz="4" w:space="0" w:color="auto"/>
            </w:tcBorders>
          </w:tcPr>
          <w:p w14:paraId="2D9A5036" w14:textId="77777777" w:rsidR="00F1590B" w:rsidRPr="007A22C8" w:rsidRDefault="00F1590B" w:rsidP="007A22C8">
            <w:pPr>
              <w:spacing w:before="60" w:after="60"/>
              <w:jc w:val="left"/>
              <w:rPr>
                <w:sz w:val="16"/>
                <w:szCs w:val="16"/>
              </w:rPr>
            </w:pPr>
            <w:r w:rsidRPr="007A22C8">
              <w:rPr>
                <w:sz w:val="16"/>
                <w:szCs w:val="16"/>
              </w:rPr>
              <w:t>placementMode</w:t>
            </w:r>
          </w:p>
        </w:tc>
        <w:tc>
          <w:tcPr>
            <w:tcW w:w="3719" w:type="dxa"/>
            <w:tcBorders>
              <w:top w:val="single" w:sz="4" w:space="0" w:color="auto"/>
              <w:left w:val="single" w:sz="4" w:space="0" w:color="auto"/>
              <w:bottom w:val="single" w:sz="4" w:space="0" w:color="auto"/>
              <w:right w:val="single" w:sz="4" w:space="0" w:color="auto"/>
            </w:tcBorders>
          </w:tcPr>
          <w:p w14:paraId="1403ECB4" w14:textId="77777777" w:rsidR="00F1590B" w:rsidRPr="007A22C8" w:rsidRDefault="00F1590B" w:rsidP="007A22C8">
            <w:pPr>
              <w:spacing w:before="60" w:after="60"/>
              <w:jc w:val="left"/>
              <w:rPr>
                <w:sz w:val="16"/>
                <w:szCs w:val="16"/>
              </w:rPr>
            </w:pPr>
            <w:r w:rsidRPr="007A22C8">
              <w:rPr>
                <w:sz w:val="16"/>
                <w:szCs w:val="16"/>
              </w:rPr>
              <w:t>The mode that define</w:t>
            </w:r>
            <w:r w:rsidR="007A22C8">
              <w:rPr>
                <w:sz w:val="16"/>
                <w:szCs w:val="16"/>
              </w:rPr>
              <w:t>s how the symbol has to placed.</w:t>
            </w:r>
          </w:p>
        </w:tc>
        <w:tc>
          <w:tcPr>
            <w:tcW w:w="709" w:type="dxa"/>
            <w:tcBorders>
              <w:top w:val="single" w:sz="4" w:space="0" w:color="auto"/>
              <w:left w:val="single" w:sz="4" w:space="0" w:color="auto"/>
              <w:bottom w:val="single" w:sz="4" w:space="0" w:color="auto"/>
              <w:right w:val="single" w:sz="4" w:space="0" w:color="auto"/>
            </w:tcBorders>
          </w:tcPr>
          <w:p w14:paraId="759C7AFF"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F277F07" w14:textId="77777777" w:rsidR="00F1590B" w:rsidRPr="007A22C8" w:rsidRDefault="00F1590B" w:rsidP="007A22C8">
            <w:pPr>
              <w:spacing w:before="60" w:after="60"/>
              <w:jc w:val="left"/>
              <w:rPr>
                <w:sz w:val="16"/>
                <w:szCs w:val="16"/>
              </w:rPr>
            </w:pPr>
            <w:r w:rsidRPr="007A22C8">
              <w:rPr>
                <w:sz w:val="16"/>
                <w:szCs w:val="16"/>
              </w:rPr>
              <w:t>AreaPlacementMode</w:t>
            </w:r>
          </w:p>
        </w:tc>
      </w:tr>
    </w:tbl>
    <w:p w14:paraId="49468901" w14:textId="77777777" w:rsidR="00F1590B" w:rsidRDefault="00F1590B" w:rsidP="00F1590B"/>
    <w:p w14:paraId="3202D563" w14:textId="77777777" w:rsidR="00B54393" w:rsidRDefault="00B54393" w:rsidP="00531C7D">
      <w:pPr>
        <w:pStyle w:val="Heading4"/>
        <w:numPr>
          <w:ilvl w:val="3"/>
          <w:numId w:val="29"/>
        </w:numPr>
        <w:spacing w:before="120" w:after="120"/>
      </w:pPr>
      <w:r>
        <w:t>LinePlacementMode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4A24F1DB"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31C111A1"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6CE1F16"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C8B616A"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21A28E76" w14:textId="77777777" w:rsidTr="00B54393">
        <w:tc>
          <w:tcPr>
            <w:tcW w:w="1242" w:type="dxa"/>
            <w:tcBorders>
              <w:top w:val="single" w:sz="4" w:space="0" w:color="auto"/>
              <w:left w:val="single" w:sz="4" w:space="0" w:color="auto"/>
              <w:bottom w:val="single" w:sz="4" w:space="0" w:color="auto"/>
              <w:right w:val="single" w:sz="4" w:space="0" w:color="auto"/>
            </w:tcBorders>
          </w:tcPr>
          <w:p w14:paraId="065F29F1"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BD8ABB1" w14:textId="77777777" w:rsidR="00F1590B" w:rsidRPr="007A22C8" w:rsidRDefault="00F1590B" w:rsidP="007A22C8">
            <w:pPr>
              <w:spacing w:before="60" w:after="60"/>
              <w:jc w:val="left"/>
              <w:rPr>
                <w:sz w:val="16"/>
                <w:szCs w:val="16"/>
              </w:rPr>
            </w:pPr>
            <w:r w:rsidRPr="007A22C8">
              <w:rPr>
                <w:sz w:val="16"/>
                <w:szCs w:val="16"/>
              </w:rPr>
              <w:t>LinePlacementMode</w:t>
            </w:r>
          </w:p>
        </w:tc>
        <w:tc>
          <w:tcPr>
            <w:tcW w:w="6379" w:type="dxa"/>
            <w:tcBorders>
              <w:top w:val="single" w:sz="4" w:space="0" w:color="auto"/>
              <w:left w:val="single" w:sz="4" w:space="0" w:color="auto"/>
              <w:bottom w:val="single" w:sz="4" w:space="0" w:color="auto"/>
              <w:right w:val="single" w:sz="4" w:space="0" w:color="auto"/>
            </w:tcBorders>
          </w:tcPr>
          <w:p w14:paraId="123F4E11" w14:textId="77777777" w:rsidR="00F1590B" w:rsidRPr="007A22C8" w:rsidRDefault="00F1590B" w:rsidP="007A22C8">
            <w:pPr>
              <w:spacing w:before="60" w:after="60"/>
              <w:jc w:val="left"/>
              <w:rPr>
                <w:sz w:val="16"/>
                <w:szCs w:val="16"/>
              </w:rPr>
            </w:pPr>
            <w:r w:rsidRPr="007A22C8">
              <w:rPr>
                <w:sz w:val="16"/>
                <w:szCs w:val="16"/>
              </w:rPr>
              <w:t>Defines the type of pla</w:t>
            </w:r>
            <w:r w:rsidR="007A22C8">
              <w:rPr>
                <w:sz w:val="16"/>
                <w:szCs w:val="16"/>
              </w:rPr>
              <w:t>cement of a symbol along a line</w:t>
            </w:r>
          </w:p>
        </w:tc>
      </w:tr>
      <w:tr w:rsidR="00F1590B" w:rsidRPr="004663CF" w14:paraId="3458C97C" w14:textId="77777777" w:rsidTr="00B54393">
        <w:tc>
          <w:tcPr>
            <w:tcW w:w="1242" w:type="dxa"/>
            <w:tcBorders>
              <w:top w:val="single" w:sz="4" w:space="0" w:color="auto"/>
              <w:left w:val="single" w:sz="4" w:space="0" w:color="auto"/>
              <w:bottom w:val="single" w:sz="4" w:space="0" w:color="auto"/>
              <w:right w:val="single" w:sz="4" w:space="0" w:color="auto"/>
            </w:tcBorders>
          </w:tcPr>
          <w:p w14:paraId="744005C1"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729A27D" w14:textId="77777777" w:rsidR="00F1590B" w:rsidRPr="007A22C8" w:rsidRDefault="00F1590B" w:rsidP="007A22C8">
            <w:pPr>
              <w:spacing w:before="60" w:after="60"/>
              <w:jc w:val="left"/>
              <w:rPr>
                <w:sz w:val="16"/>
                <w:szCs w:val="16"/>
              </w:rPr>
            </w:pPr>
            <w:r w:rsidRPr="007A22C8">
              <w:rPr>
                <w:sz w:val="16"/>
                <w:szCs w:val="16"/>
              </w:rPr>
              <w:t>relative</w:t>
            </w:r>
          </w:p>
        </w:tc>
        <w:tc>
          <w:tcPr>
            <w:tcW w:w="6379" w:type="dxa"/>
            <w:tcBorders>
              <w:top w:val="single" w:sz="4" w:space="0" w:color="auto"/>
              <w:left w:val="single" w:sz="4" w:space="0" w:color="auto"/>
              <w:bottom w:val="single" w:sz="4" w:space="0" w:color="auto"/>
              <w:right w:val="single" w:sz="4" w:space="0" w:color="auto"/>
            </w:tcBorders>
          </w:tcPr>
          <w:p w14:paraId="734B8C78" w14:textId="77777777" w:rsidR="00F1590B" w:rsidRPr="007A22C8" w:rsidRDefault="00F1590B" w:rsidP="007A22C8">
            <w:pPr>
              <w:spacing w:before="60" w:after="60"/>
              <w:jc w:val="left"/>
              <w:rPr>
                <w:sz w:val="16"/>
                <w:szCs w:val="16"/>
              </w:rPr>
            </w:pPr>
            <w:r w:rsidRPr="007A22C8">
              <w:rPr>
                <w:sz w:val="16"/>
                <w:szCs w:val="16"/>
              </w:rPr>
              <w:t>The offset has to be interpreted as homogenous coordinates, 0 for the start</w:t>
            </w:r>
            <w:r w:rsidR="007A22C8">
              <w:rPr>
                <w:sz w:val="16"/>
                <w:szCs w:val="16"/>
              </w:rPr>
              <w:t xml:space="preserve"> and 1 for the end of the curve</w:t>
            </w:r>
          </w:p>
        </w:tc>
      </w:tr>
      <w:tr w:rsidR="00F1590B" w:rsidRPr="004663CF" w14:paraId="292EE0C5" w14:textId="77777777" w:rsidTr="00B54393">
        <w:tc>
          <w:tcPr>
            <w:tcW w:w="1242" w:type="dxa"/>
            <w:tcBorders>
              <w:top w:val="single" w:sz="4" w:space="0" w:color="auto"/>
              <w:left w:val="single" w:sz="4" w:space="0" w:color="auto"/>
              <w:bottom w:val="single" w:sz="4" w:space="0" w:color="auto"/>
              <w:right w:val="single" w:sz="4" w:space="0" w:color="auto"/>
            </w:tcBorders>
          </w:tcPr>
          <w:p w14:paraId="4D36777B"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D9296EE" w14:textId="77777777" w:rsidR="00F1590B" w:rsidRPr="007A22C8" w:rsidRDefault="00F1590B" w:rsidP="007A22C8">
            <w:pPr>
              <w:spacing w:before="60" w:after="60"/>
              <w:jc w:val="left"/>
              <w:rPr>
                <w:sz w:val="16"/>
                <w:szCs w:val="16"/>
              </w:rPr>
            </w:pPr>
            <w:r w:rsidRPr="007A22C8">
              <w:rPr>
                <w:sz w:val="16"/>
                <w:szCs w:val="16"/>
              </w:rPr>
              <w:t>absolute</w:t>
            </w:r>
          </w:p>
        </w:tc>
        <w:tc>
          <w:tcPr>
            <w:tcW w:w="6379" w:type="dxa"/>
            <w:tcBorders>
              <w:top w:val="single" w:sz="4" w:space="0" w:color="auto"/>
              <w:left w:val="single" w:sz="4" w:space="0" w:color="auto"/>
              <w:bottom w:val="single" w:sz="4" w:space="0" w:color="auto"/>
              <w:right w:val="single" w:sz="4" w:space="0" w:color="auto"/>
            </w:tcBorders>
          </w:tcPr>
          <w:p w14:paraId="3BB4FBDB" w14:textId="77777777" w:rsidR="00F1590B" w:rsidRPr="007A22C8" w:rsidRDefault="00F1590B" w:rsidP="007A22C8">
            <w:pPr>
              <w:spacing w:before="60" w:after="60"/>
              <w:jc w:val="left"/>
              <w:rPr>
                <w:sz w:val="16"/>
                <w:szCs w:val="16"/>
              </w:rPr>
            </w:pPr>
            <w:r w:rsidRPr="007A22C8">
              <w:rPr>
                <w:sz w:val="16"/>
                <w:szCs w:val="16"/>
              </w:rPr>
              <w:t>The offset is the distan</w:t>
            </w:r>
            <w:r w:rsidR="007A22C8">
              <w:rPr>
                <w:sz w:val="16"/>
                <w:szCs w:val="16"/>
              </w:rPr>
              <w:t>ce from the start of the curve</w:t>
            </w:r>
          </w:p>
        </w:tc>
      </w:tr>
    </w:tbl>
    <w:p w14:paraId="0671A1BD" w14:textId="77777777" w:rsidR="00F1590B" w:rsidRDefault="00F1590B" w:rsidP="00F1590B"/>
    <w:p w14:paraId="50567DAA" w14:textId="77777777" w:rsidR="00B54393" w:rsidRDefault="00B54393" w:rsidP="00531C7D">
      <w:pPr>
        <w:pStyle w:val="Heading4"/>
        <w:numPr>
          <w:ilvl w:val="3"/>
          <w:numId w:val="29"/>
        </w:numPr>
        <w:spacing w:before="120" w:after="120"/>
      </w:pPr>
      <w:r w:rsidRPr="00131841">
        <w:t>AreaPlacementMode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5FBB0955"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211FD0D4"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C9B2856"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767447B"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54C63E32" w14:textId="77777777" w:rsidTr="00B54393">
        <w:tc>
          <w:tcPr>
            <w:tcW w:w="1242" w:type="dxa"/>
            <w:tcBorders>
              <w:top w:val="single" w:sz="4" w:space="0" w:color="auto"/>
              <w:left w:val="single" w:sz="4" w:space="0" w:color="auto"/>
              <w:bottom w:val="single" w:sz="4" w:space="0" w:color="auto"/>
              <w:right w:val="single" w:sz="4" w:space="0" w:color="auto"/>
            </w:tcBorders>
          </w:tcPr>
          <w:p w14:paraId="2561FC3D"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3B167B64" w14:textId="77777777" w:rsidR="00F1590B" w:rsidRPr="007A22C8" w:rsidRDefault="00F1590B" w:rsidP="007A22C8">
            <w:pPr>
              <w:spacing w:before="60" w:after="60"/>
              <w:jc w:val="left"/>
              <w:rPr>
                <w:sz w:val="16"/>
                <w:szCs w:val="16"/>
              </w:rPr>
            </w:pPr>
            <w:r w:rsidRPr="007A22C8">
              <w:rPr>
                <w:sz w:val="16"/>
                <w:szCs w:val="16"/>
              </w:rPr>
              <w:t>AreaPlacementMode</w:t>
            </w:r>
          </w:p>
        </w:tc>
        <w:tc>
          <w:tcPr>
            <w:tcW w:w="6379" w:type="dxa"/>
            <w:tcBorders>
              <w:top w:val="single" w:sz="4" w:space="0" w:color="auto"/>
              <w:left w:val="single" w:sz="4" w:space="0" w:color="auto"/>
              <w:bottom w:val="single" w:sz="4" w:space="0" w:color="auto"/>
              <w:right w:val="single" w:sz="4" w:space="0" w:color="auto"/>
            </w:tcBorders>
          </w:tcPr>
          <w:p w14:paraId="68886CE3" w14:textId="77777777" w:rsidR="00F1590B" w:rsidRPr="007A22C8" w:rsidRDefault="00F1590B" w:rsidP="007A22C8">
            <w:pPr>
              <w:spacing w:before="60" w:after="60"/>
              <w:jc w:val="left"/>
              <w:rPr>
                <w:sz w:val="16"/>
                <w:szCs w:val="16"/>
              </w:rPr>
            </w:pPr>
            <w:r w:rsidRPr="007A22C8">
              <w:rPr>
                <w:sz w:val="16"/>
                <w:szCs w:val="16"/>
              </w:rPr>
              <w:t>Defines the type of place</w:t>
            </w:r>
            <w:r w:rsidR="007A22C8">
              <w:rPr>
                <w:sz w:val="16"/>
                <w:szCs w:val="16"/>
              </w:rPr>
              <w:t>ment of a symbol within an area</w:t>
            </w:r>
          </w:p>
        </w:tc>
      </w:tr>
      <w:tr w:rsidR="00F1590B" w:rsidRPr="004663CF" w14:paraId="32582421" w14:textId="77777777" w:rsidTr="00B54393">
        <w:tc>
          <w:tcPr>
            <w:tcW w:w="1242" w:type="dxa"/>
            <w:tcBorders>
              <w:top w:val="single" w:sz="4" w:space="0" w:color="auto"/>
              <w:left w:val="single" w:sz="4" w:space="0" w:color="auto"/>
              <w:bottom w:val="single" w:sz="4" w:space="0" w:color="auto"/>
              <w:right w:val="single" w:sz="4" w:space="0" w:color="auto"/>
            </w:tcBorders>
          </w:tcPr>
          <w:p w14:paraId="544CD60F"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2BCEBBF" w14:textId="77777777" w:rsidR="00F1590B" w:rsidRPr="007A22C8" w:rsidRDefault="00F1590B" w:rsidP="007A22C8">
            <w:pPr>
              <w:spacing w:before="60" w:after="60"/>
              <w:jc w:val="left"/>
              <w:rPr>
                <w:sz w:val="16"/>
                <w:szCs w:val="16"/>
              </w:rPr>
            </w:pPr>
            <w:r w:rsidRPr="007A22C8">
              <w:rPr>
                <w:sz w:val="16"/>
                <w:szCs w:val="16"/>
              </w:rPr>
              <w:t>visibleParts</w:t>
            </w:r>
          </w:p>
        </w:tc>
        <w:tc>
          <w:tcPr>
            <w:tcW w:w="6379" w:type="dxa"/>
            <w:tcBorders>
              <w:top w:val="single" w:sz="4" w:space="0" w:color="auto"/>
              <w:left w:val="single" w:sz="4" w:space="0" w:color="auto"/>
              <w:bottom w:val="single" w:sz="4" w:space="0" w:color="auto"/>
              <w:right w:val="single" w:sz="4" w:space="0" w:color="auto"/>
            </w:tcBorders>
          </w:tcPr>
          <w:p w14:paraId="44ACC040" w14:textId="77777777" w:rsidR="00F1590B" w:rsidRPr="007A22C8" w:rsidRDefault="00F1590B" w:rsidP="007A22C8">
            <w:pPr>
              <w:spacing w:before="60" w:after="60"/>
              <w:jc w:val="left"/>
              <w:rPr>
                <w:sz w:val="16"/>
                <w:szCs w:val="16"/>
              </w:rPr>
            </w:pPr>
            <w:r w:rsidRPr="007A22C8">
              <w:rPr>
                <w:sz w:val="16"/>
                <w:szCs w:val="16"/>
              </w:rPr>
              <w:t>The symbol has to be placed at a representative position in e</w:t>
            </w:r>
            <w:r w:rsidR="007A22C8">
              <w:rPr>
                <w:sz w:val="16"/>
                <w:szCs w:val="16"/>
              </w:rPr>
              <w:t>ach visible part of the surface</w:t>
            </w:r>
          </w:p>
        </w:tc>
      </w:tr>
      <w:tr w:rsidR="00F1590B" w:rsidRPr="004663CF" w14:paraId="11C318A4" w14:textId="77777777" w:rsidTr="00B54393">
        <w:tc>
          <w:tcPr>
            <w:tcW w:w="1242" w:type="dxa"/>
            <w:tcBorders>
              <w:top w:val="single" w:sz="4" w:space="0" w:color="auto"/>
              <w:left w:val="single" w:sz="4" w:space="0" w:color="auto"/>
              <w:bottom w:val="single" w:sz="4" w:space="0" w:color="auto"/>
              <w:right w:val="single" w:sz="4" w:space="0" w:color="auto"/>
            </w:tcBorders>
          </w:tcPr>
          <w:p w14:paraId="7A6EC766"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6E483DA" w14:textId="77777777" w:rsidR="00F1590B" w:rsidRPr="007A22C8" w:rsidRDefault="00F1590B" w:rsidP="007A22C8">
            <w:pPr>
              <w:spacing w:before="60" w:after="60"/>
              <w:jc w:val="left"/>
              <w:rPr>
                <w:sz w:val="16"/>
                <w:szCs w:val="16"/>
              </w:rPr>
            </w:pPr>
            <w:r w:rsidRPr="007A22C8">
              <w:rPr>
                <w:sz w:val="16"/>
                <w:szCs w:val="16"/>
              </w:rPr>
              <w:t>geographic</w:t>
            </w:r>
          </w:p>
        </w:tc>
        <w:tc>
          <w:tcPr>
            <w:tcW w:w="6379" w:type="dxa"/>
            <w:tcBorders>
              <w:top w:val="single" w:sz="4" w:space="0" w:color="auto"/>
              <w:left w:val="single" w:sz="4" w:space="0" w:color="auto"/>
              <w:bottom w:val="single" w:sz="4" w:space="0" w:color="auto"/>
              <w:right w:val="single" w:sz="4" w:space="0" w:color="auto"/>
            </w:tcBorders>
          </w:tcPr>
          <w:p w14:paraId="07A2F5F9" w14:textId="77777777" w:rsidR="00F1590B" w:rsidRPr="007A22C8" w:rsidRDefault="00F1590B" w:rsidP="007A22C8">
            <w:pPr>
              <w:spacing w:before="60" w:after="60"/>
              <w:jc w:val="left"/>
              <w:rPr>
                <w:sz w:val="16"/>
                <w:szCs w:val="16"/>
              </w:rPr>
            </w:pPr>
            <w:r w:rsidRPr="007A22C8">
              <w:rPr>
                <w:sz w:val="16"/>
                <w:szCs w:val="16"/>
              </w:rPr>
              <w:t>The symbol has to be placed at a representative po</w:t>
            </w:r>
            <w:r w:rsidR="007A22C8">
              <w:rPr>
                <w:sz w:val="16"/>
                <w:szCs w:val="16"/>
              </w:rPr>
              <w:t>sition of the geographic object</w:t>
            </w:r>
          </w:p>
        </w:tc>
      </w:tr>
    </w:tbl>
    <w:p w14:paraId="0495147D" w14:textId="77777777" w:rsidR="00A73A7B" w:rsidRDefault="00A73A7B" w:rsidP="00A73A7B"/>
    <w:p w14:paraId="663FA8C5" w14:textId="77777777" w:rsidR="00F122F7" w:rsidRDefault="00F122F7" w:rsidP="00531C7D">
      <w:pPr>
        <w:pStyle w:val="Heading2"/>
        <w:keepNext/>
        <w:keepLines/>
        <w:numPr>
          <w:ilvl w:val="1"/>
          <w:numId w:val="13"/>
        </w:numPr>
        <w:spacing w:after="200"/>
      </w:pPr>
      <w:bookmarkStart w:id="165" w:name="_Toc16161145"/>
      <w:r>
        <w:t>The LineStyles package</w:t>
      </w:r>
      <w:bookmarkEnd w:id="165"/>
    </w:p>
    <w:p w14:paraId="333A7199" w14:textId="77777777" w:rsidR="00A73A7B" w:rsidRDefault="00A73A7B" w:rsidP="00531C7D">
      <w:pPr>
        <w:pStyle w:val="Heading3"/>
        <w:numPr>
          <w:ilvl w:val="2"/>
          <w:numId w:val="30"/>
        </w:numPr>
      </w:pPr>
      <w:bookmarkStart w:id="166" w:name="_Toc16161146"/>
      <w:r w:rsidRPr="00A91B65">
        <w:t>Model</w:t>
      </w:r>
      <w:bookmarkEnd w:id="166"/>
    </w:p>
    <w:p w14:paraId="6424C0DD" w14:textId="77777777" w:rsidR="00E714EF" w:rsidRDefault="00672036" w:rsidP="00E714EF">
      <w:pPr>
        <w:keepNext/>
      </w:pPr>
      <w:r>
        <w:rPr>
          <w:noProof/>
          <w:lang w:eastAsia="en-GB"/>
        </w:rPr>
        <w:pict w14:anchorId="678D63EC">
          <v:shape id="_x0000_i1039" type="#_x0000_t75" style="width:432.75pt;height:346.5pt">
            <v:imagedata r:id="rId33" o:title="Fig 9-16 Linestyles Package"/>
          </v:shape>
        </w:pict>
      </w:r>
    </w:p>
    <w:p w14:paraId="7107C6A8" w14:textId="77777777" w:rsidR="00E714EF" w:rsidRPr="00272BDF" w:rsidRDefault="00E714EF" w:rsidP="007A22C8">
      <w:pPr>
        <w:pStyle w:val="Figuretitle"/>
        <w:spacing w:before="120" w:after="120"/>
        <w:rPr>
          <w:lang w:val="en-GB"/>
        </w:rPr>
      </w:pPr>
      <w:r w:rsidRPr="00CF7710">
        <w:rPr>
          <w:lang w:val="en-GB"/>
        </w:rPr>
        <w:t>Figure </w:t>
      </w:r>
      <w:r>
        <w:rPr>
          <w:lang w:val="en-GB"/>
        </w:rPr>
        <w:t>9</w:t>
      </w:r>
      <w:r w:rsidRPr="00CF7710">
        <w:rPr>
          <w:lang w:val="en-GB"/>
        </w:rPr>
        <w:t>-</w:t>
      </w:r>
      <w:r>
        <w:rPr>
          <w:lang w:val="en-GB"/>
        </w:rPr>
        <w:t>16</w:t>
      </w:r>
      <w:r w:rsidRPr="00CF7710">
        <w:rPr>
          <w:lang w:val="en-GB"/>
        </w:rPr>
        <w:t xml:space="preserve"> — </w:t>
      </w:r>
      <w:r w:rsidR="007A22C8">
        <w:rPr>
          <w:lang w:val="en-GB"/>
        </w:rPr>
        <w:t>Line Styles</w:t>
      </w:r>
      <w:r>
        <w:rPr>
          <w:lang w:val="en-GB"/>
        </w:rPr>
        <w:t xml:space="preserve"> Package</w:t>
      </w:r>
    </w:p>
    <w:p w14:paraId="525D1C35" w14:textId="77777777" w:rsidR="00A73A7B" w:rsidRDefault="00A73A7B" w:rsidP="00531C7D">
      <w:pPr>
        <w:pStyle w:val="Heading4"/>
        <w:numPr>
          <w:ilvl w:val="0"/>
          <w:numId w:val="14"/>
        </w:numPr>
        <w:tabs>
          <w:tab w:val="left" w:pos="1077"/>
        </w:tabs>
        <w:spacing w:before="120" w:after="120"/>
        <w:ind w:left="0" w:firstLine="0"/>
      </w:pPr>
      <w:r>
        <w:t>AbstractLineStyle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1345331E"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590FFCC9"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5619B90"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C99B669"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FF79E7A" w14:textId="77777777" w:rsidR="00E714EF" w:rsidRPr="007A22C8" w:rsidRDefault="00E714EF"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987A155"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7F2BB5AB" w14:textId="77777777" w:rsidTr="007A22C8">
        <w:tc>
          <w:tcPr>
            <w:tcW w:w="1242" w:type="dxa"/>
            <w:tcBorders>
              <w:top w:val="single" w:sz="4" w:space="0" w:color="auto"/>
              <w:left w:val="single" w:sz="4" w:space="0" w:color="auto"/>
              <w:bottom w:val="single" w:sz="4" w:space="0" w:color="auto"/>
              <w:right w:val="single" w:sz="4" w:space="0" w:color="auto"/>
            </w:tcBorders>
          </w:tcPr>
          <w:p w14:paraId="60C6B554"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2273088" w14:textId="77777777" w:rsidR="00E714EF" w:rsidRPr="007A22C8" w:rsidRDefault="00E714EF" w:rsidP="007A22C8">
            <w:pPr>
              <w:spacing w:before="60" w:after="60"/>
              <w:jc w:val="left"/>
              <w:rPr>
                <w:sz w:val="16"/>
                <w:szCs w:val="16"/>
              </w:rPr>
            </w:pPr>
            <w:r w:rsidRPr="007A22C8">
              <w:rPr>
                <w:sz w:val="16"/>
                <w:szCs w:val="16"/>
              </w:rPr>
              <w:t>AbstractLineStyle</w:t>
            </w:r>
          </w:p>
        </w:tc>
        <w:tc>
          <w:tcPr>
            <w:tcW w:w="3827" w:type="dxa"/>
            <w:tcBorders>
              <w:top w:val="single" w:sz="4" w:space="0" w:color="auto"/>
              <w:left w:val="single" w:sz="4" w:space="0" w:color="auto"/>
              <w:bottom w:val="single" w:sz="4" w:space="0" w:color="auto"/>
              <w:right w:val="single" w:sz="4" w:space="0" w:color="auto"/>
            </w:tcBorders>
          </w:tcPr>
          <w:p w14:paraId="747DA326" w14:textId="77777777" w:rsidR="00E714EF" w:rsidRPr="007A22C8" w:rsidRDefault="00E714EF" w:rsidP="007A22C8">
            <w:pPr>
              <w:spacing w:before="60" w:after="60"/>
              <w:jc w:val="left"/>
              <w:rPr>
                <w:sz w:val="16"/>
                <w:szCs w:val="16"/>
              </w:rPr>
            </w:pPr>
            <w:r w:rsidRPr="007A22C8">
              <w:rPr>
                <w:sz w:val="16"/>
                <w:szCs w:val="16"/>
              </w:rPr>
              <w:t>Abstract base class for gr</w:t>
            </w:r>
            <w:r w:rsidR="007A22C8">
              <w:rPr>
                <w:sz w:val="16"/>
                <w:szCs w:val="16"/>
              </w:rPr>
              <w:t>aphics to depict line geometry</w:t>
            </w:r>
          </w:p>
        </w:tc>
        <w:tc>
          <w:tcPr>
            <w:tcW w:w="709" w:type="dxa"/>
            <w:tcBorders>
              <w:top w:val="single" w:sz="4" w:space="0" w:color="auto"/>
              <w:left w:val="single" w:sz="4" w:space="0" w:color="auto"/>
              <w:bottom w:val="single" w:sz="4" w:space="0" w:color="auto"/>
              <w:right w:val="single" w:sz="4" w:space="0" w:color="auto"/>
            </w:tcBorders>
          </w:tcPr>
          <w:p w14:paraId="12E8EF87" w14:textId="77777777" w:rsidR="00E714EF" w:rsidRPr="007A22C8" w:rsidRDefault="00E714EF"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D39D84D" w14:textId="77777777" w:rsidR="00E714EF" w:rsidRPr="007A22C8" w:rsidRDefault="00E714EF" w:rsidP="007A22C8">
            <w:pPr>
              <w:spacing w:before="60" w:after="60"/>
              <w:jc w:val="left"/>
              <w:rPr>
                <w:sz w:val="16"/>
                <w:szCs w:val="16"/>
              </w:rPr>
            </w:pPr>
            <w:r w:rsidRPr="007A22C8">
              <w:rPr>
                <w:sz w:val="16"/>
                <w:szCs w:val="16"/>
              </w:rPr>
              <w:t>-</w:t>
            </w:r>
          </w:p>
        </w:tc>
      </w:tr>
    </w:tbl>
    <w:p w14:paraId="4AE56E10" w14:textId="77777777" w:rsidR="00E714EF" w:rsidRPr="00E714EF" w:rsidRDefault="00E714EF" w:rsidP="00E714EF"/>
    <w:p w14:paraId="5EBC28EA" w14:textId="77777777" w:rsidR="00A73A7B" w:rsidRDefault="00A73A7B" w:rsidP="00531C7D">
      <w:pPr>
        <w:pStyle w:val="Heading4"/>
        <w:numPr>
          <w:ilvl w:val="0"/>
          <w:numId w:val="14"/>
        </w:numPr>
        <w:tabs>
          <w:tab w:val="left" w:pos="1077"/>
        </w:tabs>
        <w:spacing w:before="120" w:after="120"/>
        <w:ind w:left="0" w:firstLine="0"/>
      </w:pPr>
      <w:r>
        <w: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1313AB94" w14:textId="77777777" w:rsidTr="004E1D86">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737A6F53"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B0DA695"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5BC7D78"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B26282D" w14:textId="77777777" w:rsidR="00E714EF" w:rsidRPr="007A22C8" w:rsidRDefault="00E714EF" w:rsidP="00E70644">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1E04069"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7C25BD1E" w14:textId="77777777" w:rsidTr="007A22C8">
        <w:tc>
          <w:tcPr>
            <w:tcW w:w="1242" w:type="dxa"/>
            <w:tcBorders>
              <w:top w:val="single" w:sz="4" w:space="0" w:color="auto"/>
              <w:left w:val="single" w:sz="4" w:space="0" w:color="auto"/>
              <w:bottom w:val="single" w:sz="4" w:space="0" w:color="auto"/>
              <w:right w:val="single" w:sz="4" w:space="0" w:color="auto"/>
            </w:tcBorders>
          </w:tcPr>
          <w:p w14:paraId="74A9FF6B"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8B8949F" w14:textId="77777777" w:rsidR="00E714EF" w:rsidRPr="007A22C8" w:rsidRDefault="00E714EF" w:rsidP="007A22C8">
            <w:pPr>
              <w:spacing w:before="60" w:after="60"/>
              <w:jc w:val="left"/>
              <w:rPr>
                <w:sz w:val="16"/>
                <w:szCs w:val="16"/>
              </w:rPr>
            </w:pPr>
            <w:r w:rsidRPr="007A22C8">
              <w:rPr>
                <w:sz w:val="16"/>
                <w:szCs w:val="16"/>
              </w:rPr>
              <w:t>LineStyle</w:t>
            </w:r>
          </w:p>
        </w:tc>
        <w:tc>
          <w:tcPr>
            <w:tcW w:w="3827" w:type="dxa"/>
            <w:tcBorders>
              <w:top w:val="single" w:sz="4" w:space="0" w:color="auto"/>
              <w:left w:val="single" w:sz="4" w:space="0" w:color="auto"/>
              <w:bottom w:val="single" w:sz="4" w:space="0" w:color="auto"/>
              <w:right w:val="single" w:sz="4" w:space="0" w:color="auto"/>
            </w:tcBorders>
          </w:tcPr>
          <w:p w14:paraId="1C2A6F35" w14:textId="77777777" w:rsidR="00E714EF" w:rsidRPr="007A22C8" w:rsidRDefault="00E714EF" w:rsidP="007A22C8">
            <w:pPr>
              <w:spacing w:before="60" w:after="60"/>
              <w:jc w:val="left"/>
              <w:rPr>
                <w:sz w:val="16"/>
                <w:szCs w:val="16"/>
              </w:rPr>
            </w:pPr>
            <w:r w:rsidRPr="007A22C8">
              <w:rPr>
                <w:sz w:val="16"/>
                <w:szCs w:val="16"/>
              </w:rPr>
              <w:t xml:space="preserve">A style for line </w:t>
            </w:r>
            <w:r w:rsidR="007A22C8">
              <w:rPr>
                <w:sz w:val="16"/>
                <w:szCs w:val="16"/>
              </w:rPr>
              <w:t>geometry either solid or dashed</w:t>
            </w:r>
          </w:p>
        </w:tc>
        <w:tc>
          <w:tcPr>
            <w:tcW w:w="709" w:type="dxa"/>
            <w:tcBorders>
              <w:top w:val="single" w:sz="4" w:space="0" w:color="auto"/>
              <w:left w:val="single" w:sz="4" w:space="0" w:color="auto"/>
              <w:bottom w:val="single" w:sz="4" w:space="0" w:color="auto"/>
              <w:right w:val="single" w:sz="4" w:space="0" w:color="auto"/>
            </w:tcBorders>
          </w:tcPr>
          <w:p w14:paraId="22F8F6C2" w14:textId="77777777" w:rsidR="00E714EF" w:rsidRPr="007A22C8" w:rsidRDefault="00E714EF" w:rsidP="00E70644">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41F3449" w14:textId="77777777" w:rsidR="00E714EF" w:rsidRPr="007A22C8" w:rsidRDefault="00E714EF" w:rsidP="007A22C8">
            <w:pPr>
              <w:spacing w:before="60" w:after="60"/>
              <w:jc w:val="left"/>
              <w:rPr>
                <w:sz w:val="16"/>
                <w:szCs w:val="16"/>
              </w:rPr>
            </w:pPr>
            <w:r w:rsidRPr="007A22C8">
              <w:rPr>
                <w:sz w:val="16"/>
                <w:szCs w:val="16"/>
              </w:rPr>
              <w:t>-</w:t>
            </w:r>
          </w:p>
        </w:tc>
      </w:tr>
      <w:tr w:rsidR="00E714EF" w:rsidRPr="004663CF" w14:paraId="0C908508" w14:textId="77777777" w:rsidTr="007A22C8">
        <w:tc>
          <w:tcPr>
            <w:tcW w:w="1242" w:type="dxa"/>
            <w:tcBorders>
              <w:top w:val="single" w:sz="4" w:space="0" w:color="auto"/>
              <w:left w:val="single" w:sz="4" w:space="0" w:color="auto"/>
              <w:bottom w:val="single" w:sz="4" w:space="0" w:color="auto"/>
              <w:right w:val="single" w:sz="4" w:space="0" w:color="auto"/>
            </w:tcBorders>
          </w:tcPr>
          <w:p w14:paraId="4ED5179E"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FF7DBA4" w14:textId="77777777" w:rsidR="00E714EF" w:rsidRPr="007A22C8" w:rsidRDefault="00E714EF" w:rsidP="007A22C8">
            <w:pPr>
              <w:spacing w:before="60" w:after="60"/>
              <w:jc w:val="left"/>
              <w:rPr>
                <w:sz w:val="16"/>
                <w:szCs w:val="16"/>
              </w:rPr>
            </w:pPr>
            <w:r w:rsidRPr="007A22C8">
              <w:rPr>
                <w:sz w:val="16"/>
                <w:szCs w:val="16"/>
              </w:rPr>
              <w:t>offset</w:t>
            </w:r>
          </w:p>
        </w:tc>
        <w:tc>
          <w:tcPr>
            <w:tcW w:w="3827" w:type="dxa"/>
            <w:tcBorders>
              <w:top w:val="single" w:sz="4" w:space="0" w:color="auto"/>
              <w:left w:val="single" w:sz="4" w:space="0" w:color="auto"/>
              <w:bottom w:val="single" w:sz="4" w:space="0" w:color="auto"/>
              <w:right w:val="single" w:sz="4" w:space="0" w:color="auto"/>
            </w:tcBorders>
          </w:tcPr>
          <w:p w14:paraId="42B21B36" w14:textId="77777777" w:rsidR="00E714EF" w:rsidRPr="007A22C8" w:rsidRDefault="00E714EF" w:rsidP="007A22C8">
            <w:pPr>
              <w:spacing w:before="60" w:after="60"/>
              <w:jc w:val="left"/>
              <w:rPr>
                <w:sz w:val="16"/>
                <w:szCs w:val="16"/>
              </w:rPr>
            </w:pPr>
            <w:r w:rsidRPr="007A22C8">
              <w:rPr>
                <w:sz w:val="16"/>
                <w:szCs w:val="16"/>
              </w:rPr>
              <w:t>An offset perpendicular to the direction of the line. The value refers</w:t>
            </w:r>
            <w:r w:rsidR="007A22C8">
              <w:rPr>
                <w:sz w:val="16"/>
                <w:szCs w:val="16"/>
              </w:rPr>
              <w:t xml:space="preserve"> to the y-axis of the line CRS </w:t>
            </w:r>
            <w:r w:rsidRPr="007A22C8">
              <w:rPr>
                <w:sz w:val="16"/>
                <w:szCs w:val="16"/>
              </w:rPr>
              <w:t>(positive to the left, mm)</w:t>
            </w:r>
          </w:p>
        </w:tc>
        <w:tc>
          <w:tcPr>
            <w:tcW w:w="709" w:type="dxa"/>
            <w:tcBorders>
              <w:top w:val="single" w:sz="4" w:space="0" w:color="auto"/>
              <w:left w:val="single" w:sz="4" w:space="0" w:color="auto"/>
              <w:bottom w:val="single" w:sz="4" w:space="0" w:color="auto"/>
              <w:right w:val="single" w:sz="4" w:space="0" w:color="auto"/>
            </w:tcBorders>
          </w:tcPr>
          <w:p w14:paraId="45CAD164"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0CFBCF4"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7AA06450" w14:textId="77777777" w:rsidTr="007A22C8">
        <w:tc>
          <w:tcPr>
            <w:tcW w:w="1242" w:type="dxa"/>
            <w:tcBorders>
              <w:top w:val="single" w:sz="4" w:space="0" w:color="auto"/>
              <w:left w:val="single" w:sz="4" w:space="0" w:color="auto"/>
              <w:bottom w:val="single" w:sz="4" w:space="0" w:color="auto"/>
              <w:right w:val="single" w:sz="4" w:space="0" w:color="auto"/>
            </w:tcBorders>
          </w:tcPr>
          <w:p w14:paraId="1F4C33B6"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68A29C" w14:textId="77777777" w:rsidR="00E714EF" w:rsidRPr="007A22C8" w:rsidRDefault="00E714EF" w:rsidP="007A22C8">
            <w:pPr>
              <w:spacing w:before="60" w:after="60"/>
              <w:jc w:val="left"/>
              <w:rPr>
                <w:sz w:val="16"/>
                <w:szCs w:val="16"/>
              </w:rPr>
            </w:pPr>
            <w:r w:rsidRPr="007A22C8">
              <w:rPr>
                <w:sz w:val="16"/>
                <w:szCs w:val="16"/>
              </w:rPr>
              <w:t>capStyle</w:t>
            </w:r>
          </w:p>
        </w:tc>
        <w:tc>
          <w:tcPr>
            <w:tcW w:w="3827" w:type="dxa"/>
            <w:tcBorders>
              <w:top w:val="single" w:sz="4" w:space="0" w:color="auto"/>
              <w:left w:val="single" w:sz="4" w:space="0" w:color="auto"/>
              <w:bottom w:val="single" w:sz="4" w:space="0" w:color="auto"/>
              <w:right w:val="single" w:sz="4" w:space="0" w:color="auto"/>
            </w:tcBorders>
          </w:tcPr>
          <w:p w14:paraId="4E331E2D" w14:textId="77777777" w:rsidR="00E714EF" w:rsidRPr="007A22C8" w:rsidRDefault="00E714EF" w:rsidP="007A22C8">
            <w:pPr>
              <w:spacing w:before="60" w:after="60"/>
              <w:jc w:val="left"/>
              <w:rPr>
                <w:sz w:val="16"/>
                <w:szCs w:val="16"/>
              </w:rPr>
            </w:pPr>
            <w:r w:rsidRPr="007A22C8">
              <w:rPr>
                <w:sz w:val="16"/>
                <w:szCs w:val="16"/>
              </w:rPr>
              <w:t>The decoration that is ap</w:t>
            </w:r>
            <w:r w:rsidR="00E70644">
              <w:rPr>
                <w:sz w:val="16"/>
                <w:szCs w:val="16"/>
              </w:rPr>
              <w:t>plied where a line segment ends</w:t>
            </w:r>
          </w:p>
        </w:tc>
        <w:tc>
          <w:tcPr>
            <w:tcW w:w="709" w:type="dxa"/>
            <w:tcBorders>
              <w:top w:val="single" w:sz="4" w:space="0" w:color="auto"/>
              <w:left w:val="single" w:sz="4" w:space="0" w:color="auto"/>
              <w:bottom w:val="single" w:sz="4" w:space="0" w:color="auto"/>
              <w:right w:val="single" w:sz="4" w:space="0" w:color="auto"/>
            </w:tcBorders>
          </w:tcPr>
          <w:p w14:paraId="1A198695"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04CBAA0" w14:textId="77777777" w:rsidR="00E714EF" w:rsidRPr="007A22C8" w:rsidRDefault="00E714EF" w:rsidP="007A22C8">
            <w:pPr>
              <w:spacing w:before="60" w:after="60"/>
              <w:jc w:val="left"/>
              <w:rPr>
                <w:sz w:val="16"/>
                <w:szCs w:val="16"/>
              </w:rPr>
            </w:pPr>
            <w:r w:rsidRPr="007A22C8">
              <w:rPr>
                <w:sz w:val="16"/>
                <w:szCs w:val="16"/>
              </w:rPr>
              <w:t>CapStyle</w:t>
            </w:r>
          </w:p>
        </w:tc>
      </w:tr>
      <w:tr w:rsidR="00E714EF" w:rsidRPr="004663CF" w14:paraId="2372E410" w14:textId="77777777" w:rsidTr="007A22C8">
        <w:tc>
          <w:tcPr>
            <w:tcW w:w="1242" w:type="dxa"/>
            <w:tcBorders>
              <w:top w:val="single" w:sz="4" w:space="0" w:color="auto"/>
              <w:left w:val="single" w:sz="4" w:space="0" w:color="auto"/>
              <w:bottom w:val="single" w:sz="4" w:space="0" w:color="auto"/>
              <w:right w:val="single" w:sz="4" w:space="0" w:color="auto"/>
            </w:tcBorders>
          </w:tcPr>
          <w:p w14:paraId="7635493F"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547DD36" w14:textId="77777777" w:rsidR="00E714EF" w:rsidRPr="007A22C8" w:rsidRDefault="00E714EF" w:rsidP="007A22C8">
            <w:pPr>
              <w:spacing w:before="60" w:after="60"/>
              <w:jc w:val="left"/>
              <w:rPr>
                <w:sz w:val="16"/>
                <w:szCs w:val="16"/>
              </w:rPr>
            </w:pPr>
            <w:r w:rsidRPr="007A22C8">
              <w:rPr>
                <w:sz w:val="16"/>
                <w:szCs w:val="16"/>
              </w:rPr>
              <w:t>joinStyle</w:t>
            </w:r>
          </w:p>
        </w:tc>
        <w:tc>
          <w:tcPr>
            <w:tcW w:w="3827" w:type="dxa"/>
            <w:tcBorders>
              <w:top w:val="single" w:sz="4" w:space="0" w:color="auto"/>
              <w:left w:val="single" w:sz="4" w:space="0" w:color="auto"/>
              <w:bottom w:val="single" w:sz="4" w:space="0" w:color="auto"/>
              <w:right w:val="single" w:sz="4" w:space="0" w:color="auto"/>
            </w:tcBorders>
          </w:tcPr>
          <w:p w14:paraId="60FE4D09" w14:textId="77777777" w:rsidR="00E714EF" w:rsidRPr="007A22C8" w:rsidRDefault="00E714EF" w:rsidP="007A22C8">
            <w:pPr>
              <w:spacing w:before="60" w:after="60"/>
              <w:jc w:val="left"/>
              <w:rPr>
                <w:sz w:val="16"/>
                <w:szCs w:val="16"/>
              </w:rPr>
            </w:pPr>
            <w:r w:rsidRPr="007A22C8">
              <w:rPr>
                <w:sz w:val="16"/>
                <w:szCs w:val="16"/>
              </w:rPr>
              <w:t>The decoration that is appli</w:t>
            </w:r>
            <w:r w:rsidR="00E70644">
              <w:rPr>
                <w:sz w:val="16"/>
                <w:szCs w:val="16"/>
              </w:rPr>
              <w:t>ed where two line segments meet</w:t>
            </w:r>
          </w:p>
        </w:tc>
        <w:tc>
          <w:tcPr>
            <w:tcW w:w="709" w:type="dxa"/>
            <w:tcBorders>
              <w:top w:val="single" w:sz="4" w:space="0" w:color="auto"/>
              <w:left w:val="single" w:sz="4" w:space="0" w:color="auto"/>
              <w:bottom w:val="single" w:sz="4" w:space="0" w:color="auto"/>
              <w:right w:val="single" w:sz="4" w:space="0" w:color="auto"/>
            </w:tcBorders>
          </w:tcPr>
          <w:p w14:paraId="16DE4C2E"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91D487D" w14:textId="77777777" w:rsidR="00E714EF" w:rsidRPr="007A22C8" w:rsidRDefault="00E714EF" w:rsidP="007A22C8">
            <w:pPr>
              <w:spacing w:before="60" w:after="60"/>
              <w:jc w:val="left"/>
              <w:rPr>
                <w:sz w:val="16"/>
                <w:szCs w:val="16"/>
              </w:rPr>
            </w:pPr>
            <w:r w:rsidRPr="007A22C8">
              <w:rPr>
                <w:sz w:val="16"/>
                <w:szCs w:val="16"/>
              </w:rPr>
              <w:t>JoinStyle</w:t>
            </w:r>
          </w:p>
        </w:tc>
      </w:tr>
      <w:tr w:rsidR="00E714EF" w:rsidRPr="004663CF" w14:paraId="16952770" w14:textId="77777777" w:rsidTr="007A22C8">
        <w:tc>
          <w:tcPr>
            <w:tcW w:w="1242" w:type="dxa"/>
            <w:tcBorders>
              <w:top w:val="single" w:sz="4" w:space="0" w:color="auto"/>
              <w:left w:val="single" w:sz="4" w:space="0" w:color="auto"/>
              <w:bottom w:val="single" w:sz="4" w:space="0" w:color="auto"/>
              <w:right w:val="single" w:sz="4" w:space="0" w:color="auto"/>
            </w:tcBorders>
          </w:tcPr>
          <w:p w14:paraId="09A40EEF"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5DDA77C" w14:textId="77777777" w:rsidR="00E714EF" w:rsidRPr="007A22C8" w:rsidRDefault="00E714EF" w:rsidP="007A22C8">
            <w:pPr>
              <w:spacing w:before="60" w:after="60"/>
              <w:jc w:val="left"/>
              <w:rPr>
                <w:sz w:val="16"/>
                <w:szCs w:val="16"/>
              </w:rPr>
            </w:pPr>
            <w:r w:rsidRPr="007A22C8">
              <w:rPr>
                <w:sz w:val="16"/>
                <w:szCs w:val="16"/>
              </w:rPr>
              <w:t>intervalLength</w:t>
            </w:r>
          </w:p>
        </w:tc>
        <w:tc>
          <w:tcPr>
            <w:tcW w:w="3827" w:type="dxa"/>
            <w:tcBorders>
              <w:top w:val="single" w:sz="4" w:space="0" w:color="auto"/>
              <w:left w:val="single" w:sz="4" w:space="0" w:color="auto"/>
              <w:bottom w:val="single" w:sz="4" w:space="0" w:color="auto"/>
              <w:right w:val="single" w:sz="4" w:space="0" w:color="auto"/>
            </w:tcBorders>
          </w:tcPr>
          <w:p w14:paraId="536F36E2" w14:textId="77777777" w:rsidR="00E714EF" w:rsidRPr="007A22C8" w:rsidRDefault="00E714EF" w:rsidP="007A22C8">
            <w:pPr>
              <w:spacing w:before="60" w:after="60"/>
              <w:jc w:val="left"/>
              <w:rPr>
                <w:sz w:val="16"/>
                <w:szCs w:val="16"/>
              </w:rPr>
            </w:pPr>
            <w:r w:rsidRPr="007A22C8">
              <w:rPr>
                <w:sz w:val="16"/>
                <w:szCs w:val="16"/>
              </w:rPr>
              <w:t>The length of a repeating interval of the line style along the x-axis of the line CRS (units in mm)  If not defined the line style describes a solid line</w:t>
            </w:r>
          </w:p>
        </w:tc>
        <w:tc>
          <w:tcPr>
            <w:tcW w:w="709" w:type="dxa"/>
            <w:tcBorders>
              <w:top w:val="single" w:sz="4" w:space="0" w:color="auto"/>
              <w:left w:val="single" w:sz="4" w:space="0" w:color="auto"/>
              <w:bottom w:val="single" w:sz="4" w:space="0" w:color="auto"/>
              <w:right w:val="single" w:sz="4" w:space="0" w:color="auto"/>
            </w:tcBorders>
          </w:tcPr>
          <w:p w14:paraId="6C99593C" w14:textId="77777777" w:rsidR="00E714EF" w:rsidRPr="007A22C8" w:rsidRDefault="00E714EF" w:rsidP="00E70644">
            <w:pPr>
              <w:spacing w:before="60" w:after="60"/>
              <w:jc w:val="center"/>
              <w:rPr>
                <w:sz w:val="16"/>
                <w:szCs w:val="16"/>
              </w:rPr>
            </w:pPr>
            <w:r w:rsidRPr="007A22C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52014A88"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5433789B" w14:textId="77777777" w:rsidTr="007A22C8">
        <w:tc>
          <w:tcPr>
            <w:tcW w:w="1242" w:type="dxa"/>
            <w:tcBorders>
              <w:top w:val="single" w:sz="4" w:space="0" w:color="auto"/>
              <w:left w:val="single" w:sz="4" w:space="0" w:color="auto"/>
              <w:bottom w:val="single" w:sz="4" w:space="0" w:color="auto"/>
              <w:right w:val="single" w:sz="4" w:space="0" w:color="auto"/>
            </w:tcBorders>
          </w:tcPr>
          <w:p w14:paraId="7316B9F8"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9E94778" w14:textId="77777777" w:rsidR="00E714EF" w:rsidRPr="007A22C8" w:rsidRDefault="00E714EF" w:rsidP="007A22C8">
            <w:pPr>
              <w:spacing w:before="60" w:after="60"/>
              <w:jc w:val="left"/>
              <w:rPr>
                <w:sz w:val="16"/>
                <w:szCs w:val="16"/>
              </w:rPr>
            </w:pPr>
            <w:r w:rsidRPr="007A22C8">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1567A17C"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dashes of a dashed line style</w:t>
            </w:r>
          </w:p>
        </w:tc>
        <w:tc>
          <w:tcPr>
            <w:tcW w:w="709" w:type="dxa"/>
            <w:tcBorders>
              <w:top w:val="single" w:sz="4" w:space="0" w:color="auto"/>
              <w:left w:val="single" w:sz="4" w:space="0" w:color="auto"/>
              <w:bottom w:val="single" w:sz="4" w:space="0" w:color="auto"/>
              <w:right w:val="single" w:sz="4" w:space="0" w:color="auto"/>
            </w:tcBorders>
          </w:tcPr>
          <w:p w14:paraId="43AAD230"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0B4E4180" w14:textId="77777777" w:rsidR="00E714EF" w:rsidRPr="007A22C8" w:rsidRDefault="00E714EF" w:rsidP="007A22C8">
            <w:pPr>
              <w:spacing w:before="60" w:after="60"/>
              <w:jc w:val="left"/>
              <w:rPr>
                <w:sz w:val="16"/>
                <w:szCs w:val="16"/>
              </w:rPr>
            </w:pPr>
            <w:r w:rsidRPr="007A22C8">
              <w:rPr>
                <w:sz w:val="16"/>
                <w:szCs w:val="16"/>
              </w:rPr>
              <w:t>Dash</w:t>
            </w:r>
          </w:p>
        </w:tc>
      </w:tr>
      <w:tr w:rsidR="00E714EF" w:rsidRPr="004663CF" w14:paraId="7C4D0B4A" w14:textId="77777777" w:rsidTr="007A22C8">
        <w:tc>
          <w:tcPr>
            <w:tcW w:w="1242" w:type="dxa"/>
            <w:tcBorders>
              <w:top w:val="single" w:sz="4" w:space="0" w:color="auto"/>
              <w:left w:val="single" w:sz="4" w:space="0" w:color="auto"/>
              <w:bottom w:val="single" w:sz="4" w:space="0" w:color="auto"/>
              <w:right w:val="single" w:sz="4" w:space="0" w:color="auto"/>
            </w:tcBorders>
          </w:tcPr>
          <w:p w14:paraId="55A6B97C"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826A874" w14:textId="77777777" w:rsidR="00E714EF" w:rsidRPr="007A22C8" w:rsidRDefault="00E714EF" w:rsidP="007A22C8">
            <w:pPr>
              <w:spacing w:before="60" w:after="60"/>
              <w:jc w:val="left"/>
              <w:rPr>
                <w:sz w:val="16"/>
                <w:szCs w:val="16"/>
              </w:rPr>
            </w:pPr>
            <w:r w:rsidRPr="007A22C8">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7E19653F"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pen used for drawing the line</w:t>
            </w:r>
          </w:p>
        </w:tc>
        <w:tc>
          <w:tcPr>
            <w:tcW w:w="709" w:type="dxa"/>
            <w:tcBorders>
              <w:top w:val="single" w:sz="4" w:space="0" w:color="auto"/>
              <w:left w:val="single" w:sz="4" w:space="0" w:color="auto"/>
              <w:bottom w:val="single" w:sz="4" w:space="0" w:color="auto"/>
              <w:right w:val="single" w:sz="4" w:space="0" w:color="auto"/>
            </w:tcBorders>
          </w:tcPr>
          <w:p w14:paraId="2F4E0C83"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042C359" w14:textId="77777777" w:rsidR="00E714EF" w:rsidRPr="007A22C8" w:rsidRDefault="00E714EF" w:rsidP="007A22C8">
            <w:pPr>
              <w:spacing w:before="60" w:after="60"/>
              <w:jc w:val="left"/>
              <w:rPr>
                <w:sz w:val="16"/>
                <w:szCs w:val="16"/>
              </w:rPr>
            </w:pPr>
            <w:r w:rsidRPr="007A22C8">
              <w:rPr>
                <w:sz w:val="16"/>
                <w:szCs w:val="16"/>
              </w:rPr>
              <w:t>Pen</w:t>
            </w:r>
          </w:p>
        </w:tc>
      </w:tr>
      <w:tr w:rsidR="00E714EF" w:rsidRPr="004663CF" w14:paraId="271E9B69" w14:textId="77777777" w:rsidTr="007A22C8">
        <w:tc>
          <w:tcPr>
            <w:tcW w:w="1242" w:type="dxa"/>
            <w:tcBorders>
              <w:top w:val="single" w:sz="4" w:space="0" w:color="auto"/>
              <w:left w:val="single" w:sz="4" w:space="0" w:color="auto"/>
              <w:bottom w:val="single" w:sz="4" w:space="0" w:color="auto"/>
              <w:right w:val="single" w:sz="4" w:space="0" w:color="auto"/>
            </w:tcBorders>
          </w:tcPr>
          <w:p w14:paraId="32B70D8B"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38F6A7C" w14:textId="77777777" w:rsidR="00E714EF" w:rsidRPr="007A22C8" w:rsidRDefault="00E714EF" w:rsidP="007A22C8">
            <w:pPr>
              <w:spacing w:before="60" w:after="60"/>
              <w:jc w:val="left"/>
              <w:rPr>
                <w:sz w:val="16"/>
                <w:szCs w:val="16"/>
              </w:rPr>
            </w:pPr>
            <w:r w:rsidRPr="007A22C8">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1FF4DA7C" w14:textId="77777777" w:rsidR="00E714EF" w:rsidRPr="007A22C8" w:rsidRDefault="00E714EF" w:rsidP="007A22C8">
            <w:pPr>
              <w:spacing w:before="60" w:after="60"/>
              <w:jc w:val="left"/>
              <w:rPr>
                <w:sz w:val="16"/>
                <w:szCs w:val="16"/>
              </w:rPr>
            </w:pPr>
            <w:r w:rsidRPr="007A22C8">
              <w:rPr>
                <w:sz w:val="16"/>
                <w:szCs w:val="16"/>
              </w:rPr>
              <w:t>Symbols placed along the line</w:t>
            </w:r>
          </w:p>
        </w:tc>
        <w:tc>
          <w:tcPr>
            <w:tcW w:w="709" w:type="dxa"/>
            <w:tcBorders>
              <w:top w:val="single" w:sz="4" w:space="0" w:color="auto"/>
              <w:left w:val="single" w:sz="4" w:space="0" w:color="auto"/>
              <w:bottom w:val="single" w:sz="4" w:space="0" w:color="auto"/>
              <w:right w:val="single" w:sz="4" w:space="0" w:color="auto"/>
            </w:tcBorders>
          </w:tcPr>
          <w:p w14:paraId="0F6E8CCF"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1F1C98CC" w14:textId="77777777" w:rsidR="00E714EF" w:rsidRPr="007A22C8" w:rsidRDefault="00E714EF" w:rsidP="007A22C8">
            <w:pPr>
              <w:spacing w:before="60" w:after="60"/>
              <w:jc w:val="left"/>
              <w:rPr>
                <w:sz w:val="16"/>
                <w:szCs w:val="16"/>
              </w:rPr>
            </w:pPr>
            <w:r w:rsidRPr="007A22C8">
              <w:rPr>
                <w:sz w:val="16"/>
                <w:szCs w:val="16"/>
              </w:rPr>
              <w:t>LineSymbol</w:t>
            </w:r>
          </w:p>
        </w:tc>
      </w:tr>
    </w:tbl>
    <w:p w14:paraId="5C3CC1B1" w14:textId="77777777" w:rsidR="00E714EF" w:rsidRPr="00E714EF" w:rsidRDefault="00E714EF" w:rsidP="00E714EF"/>
    <w:p w14:paraId="21DF8622" w14:textId="77777777" w:rsidR="00A73A7B" w:rsidRDefault="00A73A7B" w:rsidP="00531C7D">
      <w:pPr>
        <w:pStyle w:val="Heading4"/>
        <w:numPr>
          <w:ilvl w:val="0"/>
          <w:numId w:val="14"/>
        </w:numPr>
        <w:tabs>
          <w:tab w:val="left" w:pos="1077"/>
        </w:tabs>
        <w:spacing w:before="120" w:after="120"/>
        <w:ind w:left="0" w:firstLine="0"/>
      </w:pPr>
      <w:r>
        <w:t>Dash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75C4732A"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1729903C"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08F0505"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9C065A2"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507E95E"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B909C2D"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5B94AEF5" w14:textId="77777777" w:rsidTr="00E70644">
        <w:tc>
          <w:tcPr>
            <w:tcW w:w="1242" w:type="dxa"/>
            <w:tcBorders>
              <w:top w:val="single" w:sz="4" w:space="0" w:color="auto"/>
              <w:left w:val="single" w:sz="4" w:space="0" w:color="auto"/>
              <w:bottom w:val="single" w:sz="4" w:space="0" w:color="auto"/>
              <w:right w:val="single" w:sz="4" w:space="0" w:color="auto"/>
            </w:tcBorders>
          </w:tcPr>
          <w:p w14:paraId="0C83062D"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9909FD3" w14:textId="77777777" w:rsidR="00E714EF" w:rsidRPr="00E70644" w:rsidRDefault="00E714EF" w:rsidP="00E70644">
            <w:pPr>
              <w:spacing w:before="60" w:after="60"/>
              <w:jc w:val="left"/>
              <w:rPr>
                <w:sz w:val="16"/>
                <w:szCs w:val="16"/>
              </w:rPr>
            </w:pPr>
            <w:r w:rsidRPr="00E70644">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5C503353" w14:textId="77777777" w:rsidR="00E714EF" w:rsidRPr="00E70644" w:rsidRDefault="00E714EF" w:rsidP="00E70644">
            <w:pPr>
              <w:spacing w:before="60" w:after="60"/>
              <w:jc w:val="left"/>
              <w:rPr>
                <w:sz w:val="16"/>
                <w:szCs w:val="16"/>
              </w:rPr>
            </w:pPr>
            <w:r w:rsidRPr="00E70644">
              <w:rPr>
                <w:sz w:val="16"/>
                <w:szCs w:val="16"/>
              </w:rPr>
              <w:t>A single dash in a repeating line pattern</w:t>
            </w:r>
          </w:p>
        </w:tc>
        <w:tc>
          <w:tcPr>
            <w:tcW w:w="709" w:type="dxa"/>
            <w:tcBorders>
              <w:top w:val="single" w:sz="4" w:space="0" w:color="auto"/>
              <w:left w:val="single" w:sz="4" w:space="0" w:color="auto"/>
              <w:bottom w:val="single" w:sz="4" w:space="0" w:color="auto"/>
              <w:right w:val="single" w:sz="4" w:space="0" w:color="auto"/>
            </w:tcBorders>
          </w:tcPr>
          <w:p w14:paraId="0BCDD08C"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1C632B8"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29F104B1" w14:textId="77777777" w:rsidTr="00E70644">
        <w:tc>
          <w:tcPr>
            <w:tcW w:w="1242" w:type="dxa"/>
            <w:tcBorders>
              <w:top w:val="single" w:sz="4" w:space="0" w:color="auto"/>
              <w:left w:val="single" w:sz="4" w:space="0" w:color="auto"/>
              <w:bottom w:val="single" w:sz="4" w:space="0" w:color="auto"/>
              <w:right w:val="single" w:sz="4" w:space="0" w:color="auto"/>
            </w:tcBorders>
          </w:tcPr>
          <w:p w14:paraId="7208DF6B"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96FF3B8" w14:textId="77777777" w:rsidR="00E714EF" w:rsidRPr="00E70644" w:rsidRDefault="00E714EF" w:rsidP="00E70644">
            <w:pPr>
              <w:spacing w:before="60" w:after="60"/>
              <w:jc w:val="left"/>
              <w:rPr>
                <w:sz w:val="16"/>
                <w:szCs w:val="16"/>
              </w:rPr>
            </w:pPr>
            <w:r w:rsidRPr="00E70644">
              <w:rPr>
                <w:sz w:val="16"/>
                <w:szCs w:val="16"/>
              </w:rPr>
              <w:t>start</w:t>
            </w:r>
          </w:p>
        </w:tc>
        <w:tc>
          <w:tcPr>
            <w:tcW w:w="3827" w:type="dxa"/>
            <w:tcBorders>
              <w:top w:val="single" w:sz="4" w:space="0" w:color="auto"/>
              <w:left w:val="single" w:sz="4" w:space="0" w:color="auto"/>
              <w:bottom w:val="single" w:sz="4" w:space="0" w:color="auto"/>
              <w:right w:val="single" w:sz="4" w:space="0" w:color="auto"/>
            </w:tcBorders>
          </w:tcPr>
          <w:p w14:paraId="36E5D0C1" w14:textId="77777777" w:rsidR="00E714EF" w:rsidRPr="00E70644" w:rsidRDefault="00E714EF" w:rsidP="00E70644">
            <w:pPr>
              <w:spacing w:before="60" w:after="60"/>
              <w:jc w:val="left"/>
              <w:rPr>
                <w:sz w:val="16"/>
                <w:szCs w:val="16"/>
              </w:rPr>
            </w:pPr>
            <w:r w:rsidRPr="00E70644">
              <w:rPr>
                <w:sz w:val="16"/>
                <w:szCs w:val="16"/>
              </w:rPr>
              <w:t>The start of the dash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29866012"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32051DB"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2ADDE196" w14:textId="77777777" w:rsidTr="00E70644">
        <w:tc>
          <w:tcPr>
            <w:tcW w:w="1242" w:type="dxa"/>
            <w:tcBorders>
              <w:top w:val="single" w:sz="4" w:space="0" w:color="auto"/>
              <w:left w:val="single" w:sz="4" w:space="0" w:color="auto"/>
              <w:bottom w:val="single" w:sz="4" w:space="0" w:color="auto"/>
              <w:right w:val="single" w:sz="4" w:space="0" w:color="auto"/>
            </w:tcBorders>
          </w:tcPr>
          <w:p w14:paraId="1E4DD4BE"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AE739B8" w14:textId="77777777" w:rsidR="00E714EF" w:rsidRPr="00E70644" w:rsidRDefault="00E714EF" w:rsidP="00E70644">
            <w:pPr>
              <w:spacing w:before="60" w:after="60"/>
              <w:jc w:val="left"/>
              <w:rPr>
                <w:sz w:val="16"/>
                <w:szCs w:val="16"/>
              </w:rPr>
            </w:pPr>
            <w:r w:rsidRPr="00E70644">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039E0045" w14:textId="77777777" w:rsidR="00E714EF" w:rsidRPr="00E70644" w:rsidRDefault="00E714EF" w:rsidP="00E70644">
            <w:pPr>
              <w:spacing w:before="60" w:after="60"/>
              <w:jc w:val="left"/>
              <w:rPr>
                <w:sz w:val="16"/>
                <w:szCs w:val="16"/>
              </w:rPr>
            </w:pPr>
            <w:r w:rsidRPr="00E70644">
              <w:rPr>
                <w:sz w:val="16"/>
                <w:szCs w:val="16"/>
              </w:rPr>
              <w:t>The length of the dash 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5F7D01EC"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9BFB70A" w14:textId="77777777" w:rsidR="00E714EF" w:rsidRPr="00E70644" w:rsidRDefault="00E714EF" w:rsidP="00E70644">
            <w:pPr>
              <w:spacing w:before="60" w:after="60"/>
              <w:jc w:val="left"/>
              <w:rPr>
                <w:sz w:val="16"/>
                <w:szCs w:val="16"/>
              </w:rPr>
            </w:pPr>
            <w:r w:rsidRPr="00E70644">
              <w:rPr>
                <w:sz w:val="16"/>
                <w:szCs w:val="16"/>
              </w:rPr>
              <w:t>double</w:t>
            </w:r>
          </w:p>
        </w:tc>
      </w:tr>
    </w:tbl>
    <w:p w14:paraId="1D240100" w14:textId="77777777" w:rsidR="00E714EF" w:rsidRPr="00E714EF" w:rsidRDefault="00E714EF" w:rsidP="00E714EF"/>
    <w:p w14:paraId="094717BF" w14:textId="77777777" w:rsidR="00A73A7B" w:rsidRDefault="00A73A7B" w:rsidP="00531C7D">
      <w:pPr>
        <w:pStyle w:val="Heading4"/>
        <w:numPr>
          <w:ilvl w:val="0"/>
          <w:numId w:val="14"/>
        </w:numPr>
        <w:tabs>
          <w:tab w:val="left" w:pos="1077"/>
        </w:tabs>
        <w:spacing w:before="120" w:after="120"/>
        <w:ind w:left="0" w:firstLine="0"/>
      </w:pPr>
      <w:r>
        <w:t>LineSymbol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3B659324"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0766BD74"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B7EAE10"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5E841A7"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A2B7318"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FEB27E0"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9520754" w14:textId="77777777" w:rsidTr="00E70644">
        <w:tc>
          <w:tcPr>
            <w:tcW w:w="1242" w:type="dxa"/>
            <w:tcBorders>
              <w:top w:val="single" w:sz="4" w:space="0" w:color="auto"/>
              <w:left w:val="single" w:sz="4" w:space="0" w:color="auto"/>
              <w:bottom w:val="single" w:sz="4" w:space="0" w:color="auto"/>
              <w:right w:val="single" w:sz="4" w:space="0" w:color="auto"/>
            </w:tcBorders>
          </w:tcPr>
          <w:p w14:paraId="42CAB2F4"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540238A" w14:textId="77777777" w:rsidR="00E714EF" w:rsidRPr="00E70644" w:rsidRDefault="00E714EF" w:rsidP="00E70644">
            <w:pPr>
              <w:spacing w:before="60" w:after="60"/>
              <w:jc w:val="left"/>
              <w:rPr>
                <w:sz w:val="16"/>
                <w:szCs w:val="16"/>
              </w:rPr>
            </w:pPr>
            <w:r w:rsidRPr="00E70644">
              <w:rPr>
                <w:sz w:val="16"/>
                <w:szCs w:val="16"/>
              </w:rPr>
              <w:t>LineSymbol</w:t>
            </w:r>
          </w:p>
        </w:tc>
        <w:tc>
          <w:tcPr>
            <w:tcW w:w="3827" w:type="dxa"/>
            <w:tcBorders>
              <w:top w:val="single" w:sz="4" w:space="0" w:color="auto"/>
              <w:left w:val="single" w:sz="4" w:space="0" w:color="auto"/>
              <w:bottom w:val="single" w:sz="4" w:space="0" w:color="auto"/>
              <w:right w:val="single" w:sz="4" w:space="0" w:color="auto"/>
            </w:tcBorders>
          </w:tcPr>
          <w:p w14:paraId="38A04A5D" w14:textId="77777777" w:rsidR="00E714EF" w:rsidRPr="00E70644" w:rsidRDefault="00E714EF" w:rsidP="00E70644">
            <w:pPr>
              <w:spacing w:before="60" w:after="60"/>
              <w:jc w:val="left"/>
              <w:rPr>
                <w:sz w:val="16"/>
                <w:szCs w:val="16"/>
              </w:rPr>
            </w:pPr>
            <w:r w:rsidRPr="00E70644">
              <w:rPr>
                <w:sz w:val="16"/>
                <w:szCs w:val="16"/>
              </w:rPr>
              <w:t>A symbol placed alon</w:t>
            </w:r>
            <w:r w:rsidR="00E70644">
              <w:rPr>
                <w:sz w:val="16"/>
                <w:szCs w:val="16"/>
              </w:rPr>
              <w:t>g a line in a repeating pattern</w:t>
            </w:r>
          </w:p>
        </w:tc>
        <w:tc>
          <w:tcPr>
            <w:tcW w:w="709" w:type="dxa"/>
            <w:tcBorders>
              <w:top w:val="single" w:sz="4" w:space="0" w:color="auto"/>
              <w:left w:val="single" w:sz="4" w:space="0" w:color="auto"/>
              <w:bottom w:val="single" w:sz="4" w:space="0" w:color="auto"/>
              <w:right w:val="single" w:sz="4" w:space="0" w:color="auto"/>
            </w:tcBorders>
          </w:tcPr>
          <w:p w14:paraId="7851948B"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CBC92A0"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023A9E05" w14:textId="77777777" w:rsidTr="00E70644">
        <w:tc>
          <w:tcPr>
            <w:tcW w:w="1242" w:type="dxa"/>
            <w:tcBorders>
              <w:top w:val="single" w:sz="4" w:space="0" w:color="auto"/>
              <w:left w:val="single" w:sz="4" w:space="0" w:color="auto"/>
              <w:bottom w:val="single" w:sz="4" w:space="0" w:color="auto"/>
              <w:right w:val="single" w:sz="4" w:space="0" w:color="auto"/>
            </w:tcBorders>
          </w:tcPr>
          <w:p w14:paraId="7AEFD716"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E1B6253"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5B97E364" w14:textId="77777777" w:rsidR="00E714EF" w:rsidRPr="00E70644" w:rsidRDefault="00E714EF" w:rsidP="00E70644">
            <w:pPr>
              <w:spacing w:before="60" w:after="60"/>
              <w:jc w:val="left"/>
              <w:rPr>
                <w:sz w:val="16"/>
                <w:szCs w:val="16"/>
              </w:rPr>
            </w:pPr>
            <w:r w:rsidRPr="00E70644">
              <w:rPr>
                <w:sz w:val="16"/>
                <w:szCs w:val="16"/>
              </w:rPr>
              <w:t>A reference to an external definition of the symbol graphic. This refers to an</w:t>
            </w:r>
            <w:r w:rsidR="00E70644">
              <w:rPr>
                <w:sz w:val="16"/>
                <w:szCs w:val="16"/>
              </w:rPr>
              <w:t xml:space="preserve"> identifier of a catalogue item</w:t>
            </w:r>
          </w:p>
        </w:tc>
        <w:tc>
          <w:tcPr>
            <w:tcW w:w="709" w:type="dxa"/>
            <w:tcBorders>
              <w:top w:val="single" w:sz="4" w:space="0" w:color="auto"/>
              <w:left w:val="single" w:sz="4" w:space="0" w:color="auto"/>
              <w:bottom w:val="single" w:sz="4" w:space="0" w:color="auto"/>
              <w:right w:val="single" w:sz="4" w:space="0" w:color="auto"/>
            </w:tcBorders>
          </w:tcPr>
          <w:p w14:paraId="6CFB59FA"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1B7C62F" w14:textId="77777777" w:rsidR="00E714EF" w:rsidRPr="00E70644" w:rsidRDefault="00E714EF" w:rsidP="00E70644">
            <w:pPr>
              <w:spacing w:before="60" w:after="60"/>
              <w:jc w:val="left"/>
              <w:rPr>
                <w:sz w:val="16"/>
                <w:szCs w:val="16"/>
              </w:rPr>
            </w:pPr>
            <w:r w:rsidRPr="00E70644">
              <w:rPr>
                <w:sz w:val="16"/>
                <w:szCs w:val="16"/>
              </w:rPr>
              <w:t>string</w:t>
            </w:r>
          </w:p>
        </w:tc>
      </w:tr>
      <w:tr w:rsidR="00E714EF" w:rsidRPr="004663CF" w14:paraId="5521BDD5" w14:textId="77777777" w:rsidTr="00E70644">
        <w:tc>
          <w:tcPr>
            <w:tcW w:w="1242" w:type="dxa"/>
            <w:tcBorders>
              <w:top w:val="single" w:sz="4" w:space="0" w:color="auto"/>
              <w:left w:val="single" w:sz="4" w:space="0" w:color="auto"/>
              <w:bottom w:val="single" w:sz="4" w:space="0" w:color="auto"/>
              <w:right w:val="single" w:sz="4" w:space="0" w:color="auto"/>
            </w:tcBorders>
          </w:tcPr>
          <w:p w14:paraId="1DCCC7FD"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420F8CA" w14:textId="77777777" w:rsidR="00E714EF" w:rsidRPr="00E70644" w:rsidRDefault="00E714EF" w:rsidP="00E70644">
            <w:pPr>
              <w:spacing w:before="60" w:after="60"/>
              <w:jc w:val="left"/>
              <w:rPr>
                <w:sz w:val="16"/>
                <w:szCs w:val="16"/>
              </w:rPr>
            </w:pPr>
            <w:r w:rsidRPr="00E70644">
              <w:rPr>
                <w:sz w:val="16"/>
                <w:szCs w:val="16"/>
              </w:rPr>
              <w:t>rotation</w:t>
            </w:r>
          </w:p>
        </w:tc>
        <w:tc>
          <w:tcPr>
            <w:tcW w:w="3827" w:type="dxa"/>
            <w:tcBorders>
              <w:top w:val="single" w:sz="4" w:space="0" w:color="auto"/>
              <w:left w:val="single" w:sz="4" w:space="0" w:color="auto"/>
              <w:bottom w:val="single" w:sz="4" w:space="0" w:color="auto"/>
              <w:right w:val="single" w:sz="4" w:space="0" w:color="auto"/>
            </w:tcBorders>
          </w:tcPr>
          <w:p w14:paraId="0FF54550" w14:textId="77777777" w:rsidR="00E714EF" w:rsidRPr="00E70644" w:rsidRDefault="00E714EF" w:rsidP="00E70644">
            <w:pPr>
              <w:spacing w:before="60" w:after="60"/>
              <w:jc w:val="left"/>
              <w:rPr>
                <w:sz w:val="16"/>
                <w:szCs w:val="16"/>
              </w:rPr>
            </w:pPr>
            <w:r w:rsidRPr="00E70644">
              <w:rPr>
                <w:sz w:val="16"/>
                <w:szCs w:val="16"/>
              </w:rPr>
              <w:t>The rotation angle of the</w:t>
            </w:r>
            <w:r w:rsidR="00E70644">
              <w:rPr>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4F70BF11"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35EC113"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62414CE2" w14:textId="77777777" w:rsidTr="00E70644">
        <w:tc>
          <w:tcPr>
            <w:tcW w:w="1242" w:type="dxa"/>
            <w:tcBorders>
              <w:top w:val="single" w:sz="4" w:space="0" w:color="auto"/>
              <w:left w:val="single" w:sz="4" w:space="0" w:color="auto"/>
              <w:bottom w:val="single" w:sz="4" w:space="0" w:color="auto"/>
              <w:right w:val="single" w:sz="4" w:space="0" w:color="auto"/>
            </w:tcBorders>
          </w:tcPr>
          <w:p w14:paraId="0A7C7C9C"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4C5132F" w14:textId="77777777" w:rsidR="00E714EF" w:rsidRPr="00E70644" w:rsidRDefault="00E714EF" w:rsidP="00E70644">
            <w:pPr>
              <w:spacing w:before="60" w:after="60"/>
              <w:jc w:val="left"/>
              <w:rPr>
                <w:sz w:val="16"/>
                <w:szCs w:val="16"/>
              </w:rPr>
            </w:pPr>
            <w:r w:rsidRPr="00E70644">
              <w:rPr>
                <w:sz w:val="16"/>
                <w:szCs w:val="16"/>
              </w:rPr>
              <w:t>scaleFactor</w:t>
            </w:r>
          </w:p>
        </w:tc>
        <w:tc>
          <w:tcPr>
            <w:tcW w:w="3827" w:type="dxa"/>
            <w:tcBorders>
              <w:top w:val="single" w:sz="4" w:space="0" w:color="auto"/>
              <w:left w:val="single" w:sz="4" w:space="0" w:color="auto"/>
              <w:bottom w:val="single" w:sz="4" w:space="0" w:color="auto"/>
              <w:right w:val="single" w:sz="4" w:space="0" w:color="auto"/>
            </w:tcBorders>
          </w:tcPr>
          <w:p w14:paraId="777DD9D9" w14:textId="77777777" w:rsidR="00E714EF" w:rsidRPr="00E70644" w:rsidRDefault="00E714EF" w:rsidP="00E70644">
            <w:pPr>
              <w:spacing w:before="60" w:after="60"/>
              <w:jc w:val="left"/>
              <w:rPr>
                <w:sz w:val="16"/>
                <w:szCs w:val="16"/>
              </w:rPr>
            </w:pPr>
            <w:r w:rsidRPr="00E70644">
              <w:rPr>
                <w:sz w:val="16"/>
                <w:szCs w:val="16"/>
              </w:rPr>
              <w:t>The scale factor of</w:t>
            </w:r>
            <w:r w:rsidR="00E70644">
              <w:rPr>
                <w:sz w:val="16"/>
                <w:szCs w:val="16"/>
              </w:rPr>
              <w:t xml:space="preserve"> the symbol. The default is 1.0</w:t>
            </w:r>
          </w:p>
        </w:tc>
        <w:tc>
          <w:tcPr>
            <w:tcW w:w="709" w:type="dxa"/>
            <w:tcBorders>
              <w:top w:val="single" w:sz="4" w:space="0" w:color="auto"/>
              <w:left w:val="single" w:sz="4" w:space="0" w:color="auto"/>
              <w:bottom w:val="single" w:sz="4" w:space="0" w:color="auto"/>
              <w:right w:val="single" w:sz="4" w:space="0" w:color="auto"/>
            </w:tcBorders>
          </w:tcPr>
          <w:p w14:paraId="321B49A0"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BE45943"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0024D068" w14:textId="77777777" w:rsidTr="00E70644">
        <w:tc>
          <w:tcPr>
            <w:tcW w:w="1242" w:type="dxa"/>
            <w:tcBorders>
              <w:top w:val="single" w:sz="4" w:space="0" w:color="auto"/>
              <w:left w:val="single" w:sz="4" w:space="0" w:color="auto"/>
              <w:bottom w:val="single" w:sz="4" w:space="0" w:color="auto"/>
              <w:right w:val="single" w:sz="4" w:space="0" w:color="auto"/>
            </w:tcBorders>
          </w:tcPr>
          <w:p w14:paraId="7E2F695E"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BEA313B" w14:textId="77777777" w:rsidR="00E714EF" w:rsidRPr="00E70644" w:rsidRDefault="00E714EF" w:rsidP="00E70644">
            <w:pPr>
              <w:spacing w:before="60" w:after="60"/>
              <w:jc w:val="left"/>
              <w:rPr>
                <w:sz w:val="16"/>
                <w:szCs w:val="16"/>
              </w:rPr>
            </w:pPr>
            <w:r w:rsidRPr="00E70644">
              <w:rPr>
                <w:sz w:val="16"/>
                <w:szCs w:val="16"/>
              </w:rPr>
              <w:t>crsType</w:t>
            </w:r>
          </w:p>
        </w:tc>
        <w:tc>
          <w:tcPr>
            <w:tcW w:w="3827" w:type="dxa"/>
            <w:tcBorders>
              <w:top w:val="single" w:sz="4" w:space="0" w:color="auto"/>
              <w:left w:val="single" w:sz="4" w:space="0" w:color="auto"/>
              <w:bottom w:val="single" w:sz="4" w:space="0" w:color="auto"/>
              <w:right w:val="single" w:sz="4" w:space="0" w:color="auto"/>
            </w:tcBorders>
          </w:tcPr>
          <w:p w14:paraId="626FAED3" w14:textId="77777777" w:rsidR="00E714EF" w:rsidRPr="00E70644" w:rsidRDefault="00E714EF" w:rsidP="00E70644">
            <w:pPr>
              <w:spacing w:before="60" w:after="60"/>
              <w:jc w:val="left"/>
              <w:rPr>
                <w:sz w:val="16"/>
                <w:szCs w:val="16"/>
              </w:rPr>
            </w:pPr>
            <w:r w:rsidRPr="00E70644">
              <w:rPr>
                <w:sz w:val="16"/>
                <w:szCs w:val="16"/>
              </w:rPr>
              <w:t xml:space="preserve">The type of the CRS where the symbol has to be transformed to. Possible </w:t>
            </w:r>
            <w:r w:rsidR="00E70644">
              <w:rPr>
                <w:sz w:val="16"/>
                <w:szCs w:val="16"/>
              </w:rPr>
              <w:t>values are localCRS and lineCRS</w:t>
            </w:r>
          </w:p>
        </w:tc>
        <w:tc>
          <w:tcPr>
            <w:tcW w:w="709" w:type="dxa"/>
            <w:tcBorders>
              <w:top w:val="single" w:sz="4" w:space="0" w:color="auto"/>
              <w:left w:val="single" w:sz="4" w:space="0" w:color="auto"/>
              <w:bottom w:val="single" w:sz="4" w:space="0" w:color="auto"/>
              <w:right w:val="single" w:sz="4" w:space="0" w:color="auto"/>
            </w:tcBorders>
          </w:tcPr>
          <w:p w14:paraId="7192C15F"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61148DB" w14:textId="77777777" w:rsidR="00E714EF" w:rsidRPr="00E70644" w:rsidRDefault="00E714EF" w:rsidP="00E70644">
            <w:pPr>
              <w:spacing w:before="60" w:after="60"/>
              <w:jc w:val="left"/>
              <w:rPr>
                <w:sz w:val="16"/>
                <w:szCs w:val="16"/>
              </w:rPr>
            </w:pPr>
            <w:r w:rsidRPr="00E70644">
              <w:rPr>
                <w:sz w:val="16"/>
                <w:szCs w:val="16"/>
              </w:rPr>
              <w:t>CRSType</w:t>
            </w:r>
          </w:p>
        </w:tc>
      </w:tr>
      <w:tr w:rsidR="00E714EF" w:rsidRPr="004663CF" w14:paraId="752AADF5" w14:textId="77777777" w:rsidTr="00E70644">
        <w:tc>
          <w:tcPr>
            <w:tcW w:w="1242" w:type="dxa"/>
            <w:tcBorders>
              <w:top w:val="single" w:sz="4" w:space="0" w:color="auto"/>
              <w:left w:val="single" w:sz="4" w:space="0" w:color="auto"/>
              <w:bottom w:val="single" w:sz="4" w:space="0" w:color="auto"/>
              <w:right w:val="single" w:sz="4" w:space="0" w:color="auto"/>
            </w:tcBorders>
          </w:tcPr>
          <w:p w14:paraId="1F5BC6E7"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EEA4A56" w14:textId="77777777" w:rsidR="00E714EF" w:rsidRPr="00E70644" w:rsidRDefault="00E714EF" w:rsidP="00E70644">
            <w:pPr>
              <w:spacing w:before="60" w:after="60"/>
              <w:jc w:val="left"/>
              <w:rPr>
                <w:sz w:val="16"/>
                <w:szCs w:val="16"/>
              </w:rPr>
            </w:pPr>
            <w:r w:rsidRPr="00E70644">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1D3292DF" w14:textId="77777777" w:rsidR="00E714EF" w:rsidRPr="00E70644" w:rsidRDefault="00E714EF" w:rsidP="00E70644">
            <w:pPr>
              <w:spacing w:before="60" w:after="60"/>
              <w:jc w:val="left"/>
              <w:rPr>
                <w:sz w:val="16"/>
                <w:szCs w:val="16"/>
              </w:rPr>
            </w:pPr>
            <w:r w:rsidRPr="00E70644">
              <w:rPr>
                <w:sz w:val="16"/>
                <w:szCs w:val="16"/>
              </w:rPr>
              <w:t>The position of the symbol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38392F62"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4DB8930" w14:textId="77777777" w:rsidR="00E714EF" w:rsidRPr="00E70644" w:rsidRDefault="00E714EF" w:rsidP="00E70644">
            <w:pPr>
              <w:spacing w:before="60" w:after="60"/>
              <w:jc w:val="left"/>
              <w:rPr>
                <w:sz w:val="16"/>
                <w:szCs w:val="16"/>
              </w:rPr>
            </w:pPr>
            <w:r w:rsidRPr="00E70644">
              <w:rPr>
                <w:sz w:val="16"/>
                <w:szCs w:val="16"/>
              </w:rPr>
              <w:t>double</w:t>
            </w:r>
          </w:p>
        </w:tc>
      </w:tr>
    </w:tbl>
    <w:p w14:paraId="016080B3" w14:textId="77777777" w:rsidR="00E714EF" w:rsidRPr="00E714EF" w:rsidRDefault="00E714EF" w:rsidP="00E714EF"/>
    <w:p w14:paraId="6E360DB2" w14:textId="77777777" w:rsidR="00A73A7B" w:rsidRDefault="00A73A7B" w:rsidP="00531C7D">
      <w:pPr>
        <w:pStyle w:val="Heading4"/>
        <w:numPr>
          <w:ilvl w:val="0"/>
          <w:numId w:val="14"/>
        </w:numPr>
        <w:tabs>
          <w:tab w:val="left" w:pos="1077"/>
        </w:tabs>
        <w:spacing w:before="120" w:after="120"/>
        <w:ind w:left="0" w:firstLine="0"/>
      </w:pPr>
      <w:r>
        <w:t>CompositeLineStyle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027DEC48"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2AB8481F"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AB3A633"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8FBE3AB"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259FBC0"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11BCC6A"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427CBA2A" w14:textId="77777777" w:rsidTr="00E70644">
        <w:tc>
          <w:tcPr>
            <w:tcW w:w="1242" w:type="dxa"/>
            <w:tcBorders>
              <w:top w:val="single" w:sz="4" w:space="0" w:color="auto"/>
              <w:left w:val="single" w:sz="4" w:space="0" w:color="auto"/>
              <w:bottom w:val="single" w:sz="4" w:space="0" w:color="auto"/>
              <w:right w:val="single" w:sz="4" w:space="0" w:color="auto"/>
            </w:tcBorders>
          </w:tcPr>
          <w:p w14:paraId="33DE3D9B"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FEE26AB" w14:textId="77777777" w:rsidR="00E714EF" w:rsidRPr="00E70644" w:rsidRDefault="00E714EF" w:rsidP="00E70644">
            <w:pPr>
              <w:spacing w:before="60" w:after="60"/>
              <w:jc w:val="left"/>
              <w:rPr>
                <w:sz w:val="16"/>
                <w:szCs w:val="16"/>
              </w:rPr>
            </w:pPr>
            <w:r w:rsidRPr="00E70644">
              <w:rPr>
                <w:sz w:val="16"/>
                <w:szCs w:val="16"/>
              </w:rPr>
              <w:t>CompositeLineStyle</w:t>
            </w:r>
          </w:p>
        </w:tc>
        <w:tc>
          <w:tcPr>
            <w:tcW w:w="3827" w:type="dxa"/>
            <w:tcBorders>
              <w:top w:val="single" w:sz="4" w:space="0" w:color="auto"/>
              <w:left w:val="single" w:sz="4" w:space="0" w:color="auto"/>
              <w:bottom w:val="single" w:sz="4" w:space="0" w:color="auto"/>
              <w:right w:val="single" w:sz="4" w:space="0" w:color="auto"/>
            </w:tcBorders>
          </w:tcPr>
          <w:p w14:paraId="1E4E6A48" w14:textId="77777777" w:rsidR="00E714EF" w:rsidRPr="00E70644" w:rsidRDefault="00E714EF" w:rsidP="00E70644">
            <w:pPr>
              <w:spacing w:before="60" w:after="60"/>
              <w:jc w:val="left"/>
              <w:rPr>
                <w:sz w:val="16"/>
                <w:szCs w:val="16"/>
              </w:rPr>
            </w:pPr>
            <w:r w:rsidRPr="00E70644">
              <w:rPr>
                <w:sz w:val="16"/>
                <w:szCs w:val="16"/>
              </w:rPr>
              <w:t>A line style made with an a</w:t>
            </w:r>
            <w:r w:rsidR="00E70644">
              <w:rPr>
                <w:sz w:val="16"/>
                <w:szCs w:val="16"/>
              </w:rPr>
              <w:t>ggregation of other line styles</w:t>
            </w:r>
          </w:p>
        </w:tc>
        <w:tc>
          <w:tcPr>
            <w:tcW w:w="709" w:type="dxa"/>
            <w:tcBorders>
              <w:top w:val="single" w:sz="4" w:space="0" w:color="auto"/>
              <w:left w:val="single" w:sz="4" w:space="0" w:color="auto"/>
              <w:bottom w:val="single" w:sz="4" w:space="0" w:color="auto"/>
              <w:right w:val="single" w:sz="4" w:space="0" w:color="auto"/>
            </w:tcBorders>
          </w:tcPr>
          <w:p w14:paraId="414FFEE2"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34F1FCD1" w14:textId="77777777" w:rsidR="00E714EF" w:rsidRPr="00E70644" w:rsidRDefault="00E714EF" w:rsidP="00E70644">
            <w:pPr>
              <w:spacing w:before="60" w:after="60"/>
              <w:jc w:val="left"/>
              <w:rPr>
                <w:sz w:val="16"/>
                <w:szCs w:val="16"/>
              </w:rPr>
            </w:pPr>
          </w:p>
        </w:tc>
      </w:tr>
      <w:tr w:rsidR="00E714EF" w:rsidRPr="004663CF" w14:paraId="0ABC3F55" w14:textId="77777777" w:rsidTr="00E70644">
        <w:tc>
          <w:tcPr>
            <w:tcW w:w="1242" w:type="dxa"/>
            <w:tcBorders>
              <w:top w:val="single" w:sz="4" w:space="0" w:color="auto"/>
              <w:left w:val="single" w:sz="4" w:space="0" w:color="auto"/>
              <w:bottom w:val="single" w:sz="4" w:space="0" w:color="auto"/>
              <w:right w:val="single" w:sz="4" w:space="0" w:color="auto"/>
            </w:tcBorders>
          </w:tcPr>
          <w:p w14:paraId="45FEA7BD" w14:textId="77777777" w:rsidR="00E714EF" w:rsidRPr="00E70644" w:rsidRDefault="00E714EF" w:rsidP="00E70644">
            <w:pPr>
              <w:spacing w:before="60" w:after="60"/>
              <w:jc w:val="left"/>
              <w:rPr>
                <w:sz w:val="16"/>
                <w:szCs w:val="16"/>
              </w:rPr>
            </w:pPr>
            <w:r w:rsidRPr="00E70644">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575C644" w14:textId="77777777" w:rsidR="00E714EF" w:rsidRPr="00E70644" w:rsidRDefault="00E714EF" w:rsidP="00E70644">
            <w:pPr>
              <w:spacing w:before="60" w:after="60"/>
              <w:jc w:val="left"/>
              <w:rPr>
                <w:sz w:val="16"/>
                <w:szCs w:val="16"/>
              </w:rPr>
            </w:pPr>
            <w:r w:rsidRPr="00E70644">
              <w:rPr>
                <w:sz w:val="16"/>
                <w:szCs w:val="16"/>
              </w:rPr>
              <w:t>component</w:t>
            </w:r>
          </w:p>
        </w:tc>
        <w:tc>
          <w:tcPr>
            <w:tcW w:w="3827" w:type="dxa"/>
            <w:tcBorders>
              <w:top w:val="single" w:sz="4" w:space="0" w:color="auto"/>
              <w:left w:val="single" w:sz="4" w:space="0" w:color="auto"/>
              <w:bottom w:val="single" w:sz="4" w:space="0" w:color="auto"/>
              <w:right w:val="single" w:sz="4" w:space="0" w:color="auto"/>
            </w:tcBorders>
          </w:tcPr>
          <w:p w14:paraId="2243F8EB" w14:textId="77777777" w:rsidR="00E714EF" w:rsidRPr="00E70644" w:rsidRDefault="00E714EF" w:rsidP="00E70644">
            <w:pPr>
              <w:spacing w:before="60" w:after="60"/>
              <w:jc w:val="left"/>
              <w:rPr>
                <w:sz w:val="16"/>
                <w:szCs w:val="16"/>
              </w:rPr>
            </w:pPr>
            <w:r w:rsidRPr="00E70644">
              <w:rPr>
                <w:sz w:val="16"/>
                <w:szCs w:val="16"/>
              </w:rPr>
              <w:t>The compone</w:t>
            </w:r>
            <w:r w:rsidR="00E70644">
              <w:rPr>
                <w:sz w:val="16"/>
                <w:szCs w:val="16"/>
              </w:rPr>
              <w:t>nts of the composite line style</w:t>
            </w:r>
          </w:p>
        </w:tc>
        <w:tc>
          <w:tcPr>
            <w:tcW w:w="709" w:type="dxa"/>
            <w:tcBorders>
              <w:top w:val="single" w:sz="4" w:space="0" w:color="auto"/>
              <w:left w:val="single" w:sz="4" w:space="0" w:color="auto"/>
              <w:bottom w:val="single" w:sz="4" w:space="0" w:color="auto"/>
              <w:right w:val="single" w:sz="4" w:space="0" w:color="auto"/>
            </w:tcBorders>
          </w:tcPr>
          <w:p w14:paraId="24B11D86"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9C66277" w14:textId="77777777" w:rsidR="00E714EF" w:rsidRPr="00E70644" w:rsidRDefault="00E714EF" w:rsidP="00E70644">
            <w:pPr>
              <w:spacing w:before="60" w:after="60"/>
              <w:jc w:val="left"/>
              <w:rPr>
                <w:sz w:val="16"/>
                <w:szCs w:val="16"/>
              </w:rPr>
            </w:pPr>
            <w:r w:rsidRPr="00E70644">
              <w:rPr>
                <w:sz w:val="16"/>
                <w:szCs w:val="16"/>
              </w:rPr>
              <w:t>AbstractLineStyle</w:t>
            </w:r>
          </w:p>
        </w:tc>
      </w:tr>
    </w:tbl>
    <w:p w14:paraId="72D65A05" w14:textId="77777777" w:rsidR="00E714EF" w:rsidRPr="00E714EF" w:rsidRDefault="00E714EF" w:rsidP="00E714EF"/>
    <w:p w14:paraId="24487039" w14:textId="77777777" w:rsidR="00A73A7B" w:rsidRDefault="00A73A7B" w:rsidP="00531C7D">
      <w:pPr>
        <w:pStyle w:val="Heading4"/>
        <w:numPr>
          <w:ilvl w:val="0"/>
          <w:numId w:val="14"/>
        </w:numPr>
        <w:tabs>
          <w:tab w:val="left" w:pos="1077"/>
        </w:tabs>
        <w:spacing w:before="120" w:after="120"/>
        <w:ind w:left="0" w:firstLine="0"/>
      </w:pPr>
      <w:r>
        <w:t>LineStyleReference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0A9779F0"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0A05FEAC"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307B64C"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9E942B8"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4B18721"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999C140"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2937AEF2" w14:textId="77777777" w:rsidTr="00E70644">
        <w:tc>
          <w:tcPr>
            <w:tcW w:w="1242" w:type="dxa"/>
            <w:tcBorders>
              <w:top w:val="single" w:sz="4" w:space="0" w:color="auto"/>
              <w:left w:val="single" w:sz="4" w:space="0" w:color="auto"/>
              <w:bottom w:val="single" w:sz="4" w:space="0" w:color="auto"/>
              <w:right w:val="single" w:sz="4" w:space="0" w:color="auto"/>
            </w:tcBorders>
          </w:tcPr>
          <w:p w14:paraId="702D9CD0"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0E5D359" w14:textId="77777777" w:rsidR="00E714EF" w:rsidRPr="00E70644" w:rsidRDefault="00E714EF" w:rsidP="00E70644">
            <w:pPr>
              <w:spacing w:before="60" w:after="60"/>
              <w:jc w:val="left"/>
              <w:rPr>
                <w:sz w:val="16"/>
                <w:szCs w:val="16"/>
              </w:rPr>
            </w:pPr>
            <w:r w:rsidRPr="00E70644">
              <w:rPr>
                <w:sz w:val="16"/>
                <w:szCs w:val="16"/>
              </w:rPr>
              <w:t>LineStyleReference</w:t>
            </w:r>
          </w:p>
        </w:tc>
        <w:tc>
          <w:tcPr>
            <w:tcW w:w="3827" w:type="dxa"/>
            <w:tcBorders>
              <w:top w:val="single" w:sz="4" w:space="0" w:color="auto"/>
              <w:left w:val="single" w:sz="4" w:space="0" w:color="auto"/>
              <w:bottom w:val="single" w:sz="4" w:space="0" w:color="auto"/>
              <w:right w:val="single" w:sz="4" w:space="0" w:color="auto"/>
            </w:tcBorders>
          </w:tcPr>
          <w:p w14:paraId="2BE9B382" w14:textId="77777777" w:rsidR="00E714EF" w:rsidRPr="00E70644" w:rsidRDefault="00E714EF" w:rsidP="00E70644">
            <w:pPr>
              <w:spacing w:before="60" w:after="60"/>
              <w:jc w:val="left"/>
              <w:rPr>
                <w:sz w:val="16"/>
                <w:szCs w:val="16"/>
              </w:rPr>
            </w:pPr>
            <w:r w:rsidRPr="00E70644">
              <w:rPr>
                <w:sz w:val="16"/>
                <w:szCs w:val="16"/>
              </w:rPr>
              <w:t>A line st</w:t>
            </w:r>
            <w:r w:rsidR="00E70644">
              <w:rPr>
                <w:sz w:val="16"/>
                <w:szCs w:val="16"/>
              </w:rPr>
              <w:t>yle defined in an external file</w:t>
            </w:r>
          </w:p>
        </w:tc>
        <w:tc>
          <w:tcPr>
            <w:tcW w:w="709" w:type="dxa"/>
            <w:tcBorders>
              <w:top w:val="single" w:sz="4" w:space="0" w:color="auto"/>
              <w:left w:val="single" w:sz="4" w:space="0" w:color="auto"/>
              <w:bottom w:val="single" w:sz="4" w:space="0" w:color="auto"/>
              <w:right w:val="single" w:sz="4" w:space="0" w:color="auto"/>
            </w:tcBorders>
          </w:tcPr>
          <w:p w14:paraId="3F984237"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4F311677" w14:textId="77777777" w:rsidR="00E714EF" w:rsidRPr="00E70644" w:rsidRDefault="00E714EF" w:rsidP="00E70644">
            <w:pPr>
              <w:spacing w:before="60" w:after="60"/>
              <w:jc w:val="left"/>
              <w:rPr>
                <w:sz w:val="16"/>
                <w:szCs w:val="16"/>
              </w:rPr>
            </w:pPr>
          </w:p>
        </w:tc>
      </w:tr>
      <w:tr w:rsidR="00E714EF" w:rsidRPr="004663CF" w14:paraId="364252DE" w14:textId="77777777" w:rsidTr="00E70644">
        <w:tc>
          <w:tcPr>
            <w:tcW w:w="1242" w:type="dxa"/>
            <w:tcBorders>
              <w:top w:val="single" w:sz="4" w:space="0" w:color="auto"/>
              <w:left w:val="single" w:sz="4" w:space="0" w:color="auto"/>
              <w:bottom w:val="single" w:sz="4" w:space="0" w:color="auto"/>
              <w:right w:val="single" w:sz="4" w:space="0" w:color="auto"/>
            </w:tcBorders>
          </w:tcPr>
          <w:p w14:paraId="583F39FA"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CA01147"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73C38205" w14:textId="77777777" w:rsidR="00E714EF" w:rsidRPr="00E70644" w:rsidRDefault="00E714EF" w:rsidP="00E70644">
            <w:pPr>
              <w:spacing w:before="60" w:after="60"/>
              <w:jc w:val="left"/>
              <w:rPr>
                <w:sz w:val="16"/>
                <w:szCs w:val="16"/>
              </w:rPr>
            </w:pPr>
            <w:r w:rsidRPr="00E70644">
              <w:rPr>
                <w:sz w:val="16"/>
                <w:szCs w:val="16"/>
              </w:rPr>
              <w:t>The reference to the external definition of the line style. This is an unique identifier in the line style sec</w:t>
            </w:r>
            <w:r w:rsidR="00E70644">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2E5FE09F"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F38EF55" w14:textId="77777777" w:rsidR="00E714EF" w:rsidRPr="00E70644" w:rsidRDefault="00E714EF" w:rsidP="00E70644">
            <w:pPr>
              <w:spacing w:before="60" w:after="60"/>
              <w:jc w:val="left"/>
              <w:rPr>
                <w:sz w:val="16"/>
                <w:szCs w:val="16"/>
              </w:rPr>
            </w:pPr>
            <w:r w:rsidRPr="00E70644">
              <w:rPr>
                <w:sz w:val="16"/>
                <w:szCs w:val="16"/>
              </w:rPr>
              <w:t>string</w:t>
            </w:r>
          </w:p>
        </w:tc>
      </w:tr>
    </w:tbl>
    <w:p w14:paraId="2971D0F6" w14:textId="77777777" w:rsidR="00E714EF" w:rsidRPr="00E714EF" w:rsidRDefault="00E714EF" w:rsidP="00E714EF"/>
    <w:p w14:paraId="0E6A3DB2" w14:textId="77777777" w:rsidR="00A73A7B" w:rsidRDefault="00A73A7B" w:rsidP="004E1D86">
      <w:pPr>
        <w:pStyle w:val="Heading4"/>
        <w:keepLines/>
        <w:numPr>
          <w:ilvl w:val="0"/>
          <w:numId w:val="14"/>
        </w:numPr>
        <w:tabs>
          <w:tab w:val="left" w:pos="1077"/>
        </w:tabs>
        <w:spacing w:before="120" w:after="120"/>
        <w:ind w:left="0" w:firstLine="0"/>
      </w:pPr>
      <w:r>
        <w:t>JoinStyle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0A0" w:firstRow="1" w:lastRow="0" w:firstColumn="1" w:lastColumn="0" w:noHBand="0" w:noVBand="0"/>
      </w:tblPr>
      <w:tblGrid>
        <w:gridCol w:w="1242"/>
        <w:gridCol w:w="1843"/>
        <w:gridCol w:w="6379"/>
      </w:tblGrid>
      <w:tr w:rsidR="00E714EF" w:rsidRPr="004663CF" w14:paraId="5713EC1B" w14:textId="77777777" w:rsidTr="0013001B">
        <w:trPr>
          <w:cantSplit/>
          <w:tblHeader/>
        </w:trPr>
        <w:tc>
          <w:tcPr>
            <w:tcW w:w="1242" w:type="dxa"/>
            <w:tcBorders>
              <w:top w:val="single" w:sz="4" w:space="0" w:color="auto"/>
              <w:left w:val="single" w:sz="4" w:space="0" w:color="auto"/>
              <w:bottom w:val="single" w:sz="4" w:space="0" w:color="auto"/>
              <w:right w:val="single" w:sz="4" w:space="0" w:color="auto"/>
            </w:tcBorders>
          </w:tcPr>
          <w:p w14:paraId="1CCD7E5A" w14:textId="77777777" w:rsidR="00E714EF" w:rsidRPr="00E70644" w:rsidRDefault="00E714EF" w:rsidP="004E1D86">
            <w:pPr>
              <w:keepNext/>
              <w:keepLines/>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750E60" w14:textId="77777777" w:rsidR="00E714EF" w:rsidRPr="00E70644" w:rsidRDefault="00E714EF" w:rsidP="004E1D86">
            <w:pPr>
              <w:keepNext/>
              <w:keepLines/>
              <w:spacing w:before="60" w:after="60"/>
              <w:jc w:val="left"/>
              <w:rPr>
                <w:b/>
                <w:sz w:val="16"/>
                <w:szCs w:val="16"/>
              </w:rPr>
            </w:pPr>
            <w:r w:rsidRPr="00E70644">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FB53DE3" w14:textId="77777777" w:rsidR="00E714EF" w:rsidRPr="00E70644" w:rsidRDefault="00E714EF" w:rsidP="004E1D86">
            <w:pPr>
              <w:keepNext/>
              <w:keepLines/>
              <w:spacing w:before="60" w:after="60"/>
              <w:jc w:val="left"/>
              <w:rPr>
                <w:b/>
                <w:sz w:val="16"/>
                <w:szCs w:val="16"/>
              </w:rPr>
            </w:pPr>
            <w:r w:rsidRPr="00E70644">
              <w:rPr>
                <w:b/>
                <w:sz w:val="16"/>
                <w:szCs w:val="16"/>
              </w:rPr>
              <w:t>Description</w:t>
            </w:r>
          </w:p>
        </w:tc>
      </w:tr>
      <w:tr w:rsidR="00E714EF" w:rsidRPr="004663CF" w14:paraId="414D446F"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32559BF4" w14:textId="77777777" w:rsidR="00E714EF" w:rsidRPr="00E70644" w:rsidRDefault="00E714EF" w:rsidP="0013001B">
            <w:pPr>
              <w:spacing w:before="60" w:after="60"/>
              <w:jc w:val="left"/>
              <w:rPr>
                <w:sz w:val="16"/>
                <w:szCs w:val="16"/>
              </w:rPr>
            </w:pPr>
            <w:r w:rsidRPr="00E70644">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94CB8CF" w14:textId="77777777" w:rsidR="00E714EF" w:rsidRPr="00E70644" w:rsidRDefault="00E714EF" w:rsidP="0013001B">
            <w:pPr>
              <w:spacing w:before="60" w:after="60"/>
              <w:jc w:val="left"/>
              <w:rPr>
                <w:sz w:val="16"/>
                <w:szCs w:val="16"/>
              </w:rPr>
            </w:pPr>
            <w:r w:rsidRPr="00E70644">
              <w:rPr>
                <w:sz w:val="16"/>
                <w:szCs w:val="16"/>
              </w:rPr>
              <w:t>JoinStyle</w:t>
            </w:r>
          </w:p>
        </w:tc>
        <w:tc>
          <w:tcPr>
            <w:tcW w:w="6379" w:type="dxa"/>
            <w:tcBorders>
              <w:top w:val="single" w:sz="4" w:space="0" w:color="auto"/>
              <w:left w:val="single" w:sz="4" w:space="0" w:color="auto"/>
              <w:bottom w:val="single" w:sz="4" w:space="0" w:color="auto"/>
              <w:right w:val="single" w:sz="4" w:space="0" w:color="auto"/>
            </w:tcBorders>
          </w:tcPr>
          <w:p w14:paraId="2F5A9685" w14:textId="77777777" w:rsidR="00E714EF" w:rsidRPr="00E70644" w:rsidRDefault="00E714EF" w:rsidP="0013001B">
            <w:pPr>
              <w:spacing w:before="60" w:after="60"/>
              <w:jc w:val="left"/>
              <w:rPr>
                <w:sz w:val="16"/>
                <w:szCs w:val="16"/>
              </w:rPr>
            </w:pPr>
            <w:r w:rsidRPr="00E70644">
              <w:rPr>
                <w:sz w:val="16"/>
                <w:szCs w:val="16"/>
              </w:rPr>
              <w:t>The decoration that is appli</w:t>
            </w:r>
            <w:r w:rsidR="00E70644">
              <w:rPr>
                <w:sz w:val="16"/>
                <w:szCs w:val="16"/>
              </w:rPr>
              <w:t>ed where two line segments meet</w:t>
            </w:r>
          </w:p>
        </w:tc>
      </w:tr>
      <w:tr w:rsidR="00E714EF" w:rsidRPr="004663CF" w14:paraId="083153DF"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4C47212D"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FD0A6CB" w14:textId="77777777" w:rsidR="00E714EF" w:rsidRPr="00E70644" w:rsidRDefault="00E714EF" w:rsidP="00E70644">
            <w:pPr>
              <w:spacing w:before="60" w:after="60"/>
              <w:jc w:val="left"/>
              <w:rPr>
                <w:sz w:val="16"/>
                <w:szCs w:val="16"/>
              </w:rPr>
            </w:pPr>
            <w:r w:rsidRPr="00E70644">
              <w:rPr>
                <w:sz w:val="16"/>
                <w:szCs w:val="16"/>
              </w:rPr>
              <w:t>bevel</w:t>
            </w:r>
          </w:p>
        </w:tc>
        <w:tc>
          <w:tcPr>
            <w:tcW w:w="6379" w:type="dxa"/>
            <w:tcBorders>
              <w:top w:val="single" w:sz="4" w:space="0" w:color="auto"/>
              <w:left w:val="single" w:sz="4" w:space="0" w:color="auto"/>
              <w:bottom w:val="single" w:sz="4" w:space="0" w:color="auto"/>
              <w:right w:val="single" w:sz="4" w:space="0" w:color="auto"/>
            </w:tcBorders>
          </w:tcPr>
          <w:p w14:paraId="629BA5B7" w14:textId="77777777" w:rsidR="00E714EF" w:rsidRPr="00E70644" w:rsidRDefault="00E714EF" w:rsidP="00E70644">
            <w:pPr>
              <w:spacing w:before="60" w:after="60"/>
              <w:jc w:val="left"/>
              <w:rPr>
                <w:sz w:val="16"/>
                <w:szCs w:val="16"/>
              </w:rPr>
            </w:pPr>
          </w:p>
        </w:tc>
      </w:tr>
      <w:tr w:rsidR="00E714EF" w:rsidRPr="004663CF" w14:paraId="3E64FE3B"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676B4530" w14:textId="77777777" w:rsidR="00E714EF" w:rsidRPr="00E70644" w:rsidRDefault="00E714EF" w:rsidP="0013001B">
            <w:pPr>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94A1E9A" w14:textId="77777777" w:rsidR="00E714EF" w:rsidRPr="00E70644" w:rsidRDefault="00E714EF" w:rsidP="0013001B">
            <w:pPr>
              <w:jc w:val="left"/>
              <w:rPr>
                <w:sz w:val="16"/>
                <w:szCs w:val="16"/>
              </w:rPr>
            </w:pPr>
            <w:r w:rsidRPr="00E70644">
              <w:rPr>
                <w:sz w:val="16"/>
                <w:szCs w:val="16"/>
              </w:rPr>
              <w:t>miter</w:t>
            </w:r>
          </w:p>
        </w:tc>
        <w:tc>
          <w:tcPr>
            <w:tcW w:w="6379" w:type="dxa"/>
            <w:tcBorders>
              <w:top w:val="single" w:sz="4" w:space="0" w:color="auto"/>
              <w:left w:val="single" w:sz="4" w:space="0" w:color="auto"/>
              <w:bottom w:val="single" w:sz="4" w:space="0" w:color="auto"/>
              <w:right w:val="single" w:sz="4" w:space="0" w:color="auto"/>
            </w:tcBorders>
          </w:tcPr>
          <w:p w14:paraId="4B84BD75" w14:textId="77777777" w:rsidR="00E714EF" w:rsidRPr="00E70644" w:rsidRDefault="00E714EF" w:rsidP="0013001B">
            <w:pPr>
              <w:jc w:val="left"/>
              <w:rPr>
                <w:sz w:val="16"/>
                <w:szCs w:val="16"/>
              </w:rPr>
            </w:pPr>
            <w:r w:rsidRPr="00E70644">
              <w:rPr>
                <w:noProof/>
                <w:sz w:val="16"/>
                <w:szCs w:val="16"/>
                <w:lang w:eastAsia="en-GB"/>
              </w:rPr>
            </w:r>
            <w:r w:rsidRPr="00E70644">
              <w:rPr>
                <w:noProof/>
                <w:sz w:val="16"/>
                <w:szCs w:val="16"/>
                <w:lang w:val="en-CA" w:eastAsia="en-CA"/>
              </w:rPr>
              <w:pict w14:anchorId="34A4E424">
                <v:group id="Group 175" o:spid="_x0000_s1559" style="width:35.8pt;height:55.9pt;mso-position-horizontal-relative:char;mso-position-vertical-relative:line" coordorigin="4702,6653" coordsize="716,1118">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6" o:spid="_x0000_s1560" type="#_x0000_t5" style="position:absolute;left:4887;top:6653;width:369;height:367;flip:x;visibility:visible" fillcolor="#bfbfbf" stroked="f"/>
                  <v:group id="Group 177" o:spid="_x0000_s1561" style="position:absolute;left:4702;top:6908;width:716;height:863" coordorigin="4808,6521" coordsize="716,863">
                    <v:rect id="Rectangle 178" o:spid="_x0000_s1562" style="position:absolute;left:4525;top:6809;width:850;height:283;rotation:-60;visibility:visible" fillcolor="#bfbfbf" stroked="f"/>
                    <v:rect id="Rectangle 179" o:spid="_x0000_s1563" style="position:absolute;left:4958;top:6817;width:850;height:283;rotation:60;visibility:visible" fillcolor="#bfbfbf" stroked="f"/>
                    <v:shape id="AutoShape 180" o:spid="_x0000_s1564" type="#_x0000_t32" style="position:absolute;left:4517;top:6946;width:850;height:0;rotation:-60;visibility:visible" o:connectortype="straight" strokeweight="1.5pt"/>
                    <v:shape id="AutoShape 181" o:spid="_x0000_s1565" type="#_x0000_t32" style="position:absolute;left:4965;top:6946;width:850;height:0;rotation:60;visibility:visible" o:connectortype="straight" strokeweight="1.5pt"/>
                  </v:group>
                  <w10:wrap type="none"/>
                  <w10:anchorlock/>
                </v:group>
              </w:pict>
            </w:r>
          </w:p>
        </w:tc>
      </w:tr>
      <w:tr w:rsidR="00E714EF" w:rsidRPr="004663CF" w14:paraId="076FBFF9"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4379F746"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9100A1A" w14:textId="77777777" w:rsidR="00E714EF" w:rsidRPr="00E70644" w:rsidRDefault="00E714EF" w:rsidP="00E70644">
            <w:pPr>
              <w:spacing w:before="60" w:after="60"/>
              <w:jc w:val="left"/>
              <w:rPr>
                <w:sz w:val="16"/>
                <w:szCs w:val="16"/>
              </w:rPr>
            </w:pPr>
            <w:r w:rsidRPr="00E70644">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376060D6" w14:textId="77777777" w:rsidR="00E714EF" w:rsidRPr="00E70644" w:rsidRDefault="00E714EF" w:rsidP="00E70644">
            <w:pPr>
              <w:spacing w:before="60" w:after="60"/>
              <w:jc w:val="left"/>
              <w:rPr>
                <w:sz w:val="16"/>
                <w:szCs w:val="16"/>
              </w:rPr>
            </w:pPr>
            <w:r w:rsidRPr="00E70644">
              <w:rPr>
                <w:noProof/>
                <w:sz w:val="16"/>
                <w:szCs w:val="16"/>
                <w:lang w:eastAsia="en-GB"/>
              </w:rPr>
            </w:r>
            <w:r w:rsidRPr="00E70644">
              <w:rPr>
                <w:noProof/>
                <w:sz w:val="16"/>
                <w:szCs w:val="16"/>
                <w:lang w:val="en-CA" w:eastAsia="en-CA"/>
              </w:rPr>
              <w:pict w14:anchorId="4FECFFCA">
                <v:group id="Group 168" o:spid="_x0000_s1552" style="width:35.8pt;height:49.5pt;mso-position-horizontal-relative:char;mso-position-vertical-relative:line" coordorigin="4986,8045" coordsize="716,990">
                  <v:oval id="Oval 169" o:spid="_x0000_s1553" style="position:absolute;left:5196;top:8045;width:283;height:283;visibility:visible" fillcolor="#bfbfbf" stroked="f"/>
                  <v:group id="Group 170" o:spid="_x0000_s1554" style="position:absolute;left:4986;top:8172;width:716;height:863" coordorigin="4808,6521" coordsize="716,863">
                    <v:rect id="Rectangle 171" o:spid="_x0000_s1555" style="position:absolute;left:4525;top:6809;width:850;height:283;rotation:-60;visibility:visible" fillcolor="#bfbfbf" stroked="f"/>
                    <v:rect id="Rectangle 172" o:spid="_x0000_s1556" style="position:absolute;left:4958;top:6817;width:850;height:283;rotation:60;visibility:visible" fillcolor="#bfbfbf" stroked="f"/>
                    <v:shape id="AutoShape 173" o:spid="_x0000_s1557" type="#_x0000_t32" style="position:absolute;left:4517;top:6946;width:850;height:0;rotation:-60;visibility:visible" o:connectortype="straight" strokeweight="1.5pt"/>
                    <v:shape id="AutoShape 174" o:spid="_x0000_s1558" type="#_x0000_t32" style="position:absolute;left:4965;top:6946;width:850;height:0;rotation:60;visibility:visible" o:connectortype="straight" strokeweight="1.5pt"/>
                  </v:group>
                  <w10:wrap type="none"/>
                  <w10:anchorlock/>
                </v:group>
              </w:pict>
            </w:r>
          </w:p>
        </w:tc>
      </w:tr>
    </w:tbl>
    <w:p w14:paraId="652458D8" w14:textId="77777777" w:rsidR="00E714EF" w:rsidRPr="00E714EF" w:rsidRDefault="00E714EF" w:rsidP="00E714EF"/>
    <w:p w14:paraId="3E7148CF" w14:textId="77777777" w:rsidR="00A73A7B" w:rsidRDefault="00A73A7B" w:rsidP="00531C7D">
      <w:pPr>
        <w:pStyle w:val="Heading4"/>
        <w:numPr>
          <w:ilvl w:val="0"/>
          <w:numId w:val="14"/>
        </w:numPr>
        <w:tabs>
          <w:tab w:val="left" w:pos="1077"/>
        </w:tabs>
        <w:spacing w:before="120" w:after="120"/>
        <w:ind w:left="0" w:firstLine="0"/>
      </w:pPr>
      <w:r w:rsidRPr="006A0FBB">
        <w:t>CapStyle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A0" w:firstRow="1" w:lastRow="0" w:firstColumn="1" w:lastColumn="0" w:noHBand="0" w:noVBand="0"/>
      </w:tblPr>
      <w:tblGrid>
        <w:gridCol w:w="1242"/>
        <w:gridCol w:w="1843"/>
        <w:gridCol w:w="6379"/>
      </w:tblGrid>
      <w:tr w:rsidR="00E714EF" w:rsidRPr="004663CF" w14:paraId="35FFA1DB" w14:textId="77777777" w:rsidTr="0013001B">
        <w:trPr>
          <w:trHeight w:val="311"/>
        </w:trPr>
        <w:tc>
          <w:tcPr>
            <w:tcW w:w="1242" w:type="dxa"/>
            <w:tcBorders>
              <w:top w:val="single" w:sz="4" w:space="0" w:color="auto"/>
              <w:left w:val="single" w:sz="4" w:space="0" w:color="auto"/>
              <w:bottom w:val="single" w:sz="4" w:space="0" w:color="auto"/>
              <w:right w:val="single" w:sz="4" w:space="0" w:color="auto"/>
            </w:tcBorders>
          </w:tcPr>
          <w:p w14:paraId="1B030E16" w14:textId="77777777" w:rsidR="00E714EF" w:rsidRPr="0013001B" w:rsidRDefault="00E714EF" w:rsidP="0013001B">
            <w:pPr>
              <w:spacing w:before="60" w:after="60"/>
              <w:jc w:val="left"/>
              <w:rPr>
                <w:b/>
                <w:sz w:val="16"/>
                <w:szCs w:val="16"/>
              </w:rPr>
            </w:pPr>
            <w:r w:rsidRPr="0013001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F401025" w14:textId="77777777" w:rsidR="00E714EF" w:rsidRPr="0013001B" w:rsidRDefault="00E714EF" w:rsidP="0013001B">
            <w:pPr>
              <w:spacing w:before="60" w:after="60"/>
              <w:jc w:val="left"/>
              <w:rPr>
                <w:b/>
                <w:sz w:val="16"/>
                <w:szCs w:val="16"/>
              </w:rPr>
            </w:pPr>
            <w:r w:rsidRPr="0013001B">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7B85773" w14:textId="77777777" w:rsidR="00E714EF" w:rsidRPr="0013001B" w:rsidRDefault="00E714EF" w:rsidP="0013001B">
            <w:pPr>
              <w:spacing w:before="60" w:after="60"/>
              <w:jc w:val="left"/>
              <w:rPr>
                <w:b/>
                <w:sz w:val="16"/>
                <w:szCs w:val="16"/>
              </w:rPr>
            </w:pPr>
            <w:r w:rsidRPr="0013001B">
              <w:rPr>
                <w:b/>
                <w:sz w:val="16"/>
                <w:szCs w:val="16"/>
              </w:rPr>
              <w:t>Description</w:t>
            </w:r>
          </w:p>
        </w:tc>
      </w:tr>
      <w:tr w:rsidR="00E714EF" w:rsidRPr="004663CF" w14:paraId="2F1D5600" w14:textId="77777777" w:rsidTr="0013001B">
        <w:tc>
          <w:tcPr>
            <w:tcW w:w="1242" w:type="dxa"/>
            <w:tcBorders>
              <w:top w:val="single" w:sz="4" w:space="0" w:color="auto"/>
              <w:left w:val="single" w:sz="4" w:space="0" w:color="auto"/>
              <w:bottom w:val="single" w:sz="4" w:space="0" w:color="auto"/>
              <w:right w:val="single" w:sz="4" w:space="0" w:color="auto"/>
            </w:tcBorders>
          </w:tcPr>
          <w:p w14:paraId="2AF1288D" w14:textId="77777777" w:rsidR="00E714EF" w:rsidRPr="0013001B" w:rsidRDefault="00E714EF" w:rsidP="0013001B">
            <w:pPr>
              <w:spacing w:before="60" w:after="60"/>
              <w:jc w:val="left"/>
              <w:rPr>
                <w:sz w:val="16"/>
                <w:szCs w:val="16"/>
              </w:rPr>
            </w:pPr>
            <w:r w:rsidRPr="0013001B">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00AD6279" w14:textId="77777777" w:rsidR="00E714EF" w:rsidRPr="0013001B" w:rsidRDefault="00E714EF" w:rsidP="0013001B">
            <w:pPr>
              <w:spacing w:before="60" w:after="60"/>
              <w:jc w:val="left"/>
              <w:rPr>
                <w:sz w:val="16"/>
                <w:szCs w:val="16"/>
              </w:rPr>
            </w:pPr>
            <w:r w:rsidRPr="0013001B">
              <w:rPr>
                <w:sz w:val="16"/>
                <w:szCs w:val="16"/>
              </w:rPr>
              <w:t>CapStyle</w:t>
            </w:r>
          </w:p>
        </w:tc>
        <w:tc>
          <w:tcPr>
            <w:tcW w:w="6379" w:type="dxa"/>
            <w:tcBorders>
              <w:top w:val="single" w:sz="4" w:space="0" w:color="auto"/>
              <w:left w:val="single" w:sz="4" w:space="0" w:color="auto"/>
              <w:bottom w:val="single" w:sz="4" w:space="0" w:color="auto"/>
              <w:right w:val="single" w:sz="4" w:space="0" w:color="auto"/>
            </w:tcBorders>
          </w:tcPr>
          <w:p w14:paraId="16A766BE" w14:textId="77777777" w:rsidR="00E714EF" w:rsidRPr="0013001B" w:rsidRDefault="00E714EF" w:rsidP="0013001B">
            <w:pPr>
              <w:spacing w:before="60" w:after="60"/>
              <w:jc w:val="left"/>
              <w:rPr>
                <w:sz w:val="16"/>
                <w:szCs w:val="16"/>
              </w:rPr>
            </w:pPr>
            <w:r w:rsidRPr="0013001B">
              <w:rPr>
                <w:sz w:val="16"/>
                <w:szCs w:val="16"/>
              </w:rPr>
              <w:t>The decoration that is applied where a line segment ends.</w:t>
            </w:r>
          </w:p>
        </w:tc>
      </w:tr>
      <w:tr w:rsidR="00E714EF" w:rsidRPr="004663CF" w14:paraId="249168BF"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13790E37"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6230566" w14:textId="77777777" w:rsidR="00E714EF" w:rsidRPr="0013001B" w:rsidRDefault="00E714EF" w:rsidP="0013001B">
            <w:pPr>
              <w:spacing w:before="60" w:after="60"/>
              <w:jc w:val="left"/>
              <w:rPr>
                <w:sz w:val="16"/>
                <w:szCs w:val="16"/>
              </w:rPr>
            </w:pPr>
            <w:r w:rsidRPr="0013001B">
              <w:rPr>
                <w:sz w:val="16"/>
                <w:szCs w:val="16"/>
              </w:rPr>
              <w:t>butt</w:t>
            </w:r>
          </w:p>
        </w:tc>
        <w:tc>
          <w:tcPr>
            <w:tcW w:w="6379" w:type="dxa"/>
            <w:tcBorders>
              <w:top w:val="single" w:sz="4" w:space="0" w:color="auto"/>
              <w:left w:val="single" w:sz="4" w:space="0" w:color="auto"/>
              <w:bottom w:val="single" w:sz="4" w:space="0" w:color="auto"/>
              <w:right w:val="single" w:sz="4" w:space="0" w:color="auto"/>
            </w:tcBorders>
          </w:tcPr>
          <w:p w14:paraId="2892D8BC" w14:textId="77777777" w:rsidR="00E714EF" w:rsidRPr="0013001B" w:rsidRDefault="00E714EF" w:rsidP="0013001B">
            <w:pPr>
              <w:spacing w:before="60" w:after="60"/>
              <w:jc w:val="left"/>
              <w:rPr>
                <w:sz w:val="16"/>
                <w:szCs w:val="16"/>
              </w:rPr>
            </w:pPr>
            <w:r w:rsidRPr="0013001B">
              <w:rPr>
                <w:noProof/>
                <w:sz w:val="16"/>
                <w:szCs w:val="16"/>
                <w:lang w:eastAsia="en-GB"/>
              </w:rPr>
            </w:r>
            <w:r w:rsidRPr="0013001B">
              <w:rPr>
                <w:noProof/>
                <w:sz w:val="16"/>
                <w:szCs w:val="16"/>
                <w:lang w:val="en-CA" w:eastAsia="en-CA"/>
              </w:rPr>
              <w:pict w14:anchorId="5B96CC08">
                <v:group id="Group 165" o:spid="_x0000_s1576" style="width:87.65pt;height:15.6pt;mso-position-horizontal-relative:char;mso-position-vertical-relative:line" coordorigin="4605,7268" coordsize="1753,312">
                  <v:rect id="Rectangle 166" o:spid="_x0000_s1577" style="position:absolute;left:4605;top:7268;width:1753;height:312;visibility:visible" fillcolor="#bfbfbf" stroked="f"/>
                  <v:shape id="AutoShape 167" o:spid="_x0000_s1578" type="#_x0000_t32" style="position:absolute;left:4605;top:7431;width:1753;height:0;visibility:visible" o:connectortype="straight" strokeweight="1.5pt"/>
                  <w10:wrap type="none"/>
                  <w10:anchorlock/>
                </v:group>
              </w:pict>
            </w:r>
          </w:p>
        </w:tc>
      </w:tr>
      <w:tr w:rsidR="00E714EF" w:rsidRPr="004663CF" w14:paraId="3E5D9E5C"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796C2B4E"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5C65592" w14:textId="77777777" w:rsidR="00E714EF" w:rsidRPr="0013001B" w:rsidRDefault="00E714EF" w:rsidP="0013001B">
            <w:pPr>
              <w:spacing w:before="60" w:after="60"/>
              <w:jc w:val="left"/>
              <w:rPr>
                <w:sz w:val="16"/>
                <w:szCs w:val="16"/>
              </w:rPr>
            </w:pPr>
            <w:r w:rsidRPr="0013001B">
              <w:rPr>
                <w:sz w:val="16"/>
                <w:szCs w:val="16"/>
              </w:rPr>
              <w:t>square</w:t>
            </w:r>
          </w:p>
        </w:tc>
        <w:tc>
          <w:tcPr>
            <w:tcW w:w="6379" w:type="dxa"/>
            <w:tcBorders>
              <w:top w:val="single" w:sz="4" w:space="0" w:color="auto"/>
              <w:left w:val="single" w:sz="4" w:space="0" w:color="auto"/>
              <w:bottom w:val="single" w:sz="4" w:space="0" w:color="auto"/>
              <w:right w:val="single" w:sz="4" w:space="0" w:color="auto"/>
            </w:tcBorders>
          </w:tcPr>
          <w:p w14:paraId="64CD986E" w14:textId="77777777" w:rsidR="00E714EF" w:rsidRPr="0013001B" w:rsidRDefault="00E714EF" w:rsidP="0013001B">
            <w:pPr>
              <w:spacing w:before="60" w:after="60"/>
              <w:jc w:val="left"/>
              <w:rPr>
                <w:sz w:val="16"/>
                <w:szCs w:val="16"/>
              </w:rPr>
            </w:pPr>
            <w:r w:rsidRPr="0013001B">
              <w:rPr>
                <w:noProof/>
                <w:sz w:val="16"/>
                <w:szCs w:val="16"/>
                <w:lang w:eastAsia="en-GB"/>
              </w:rPr>
            </w:r>
            <w:r w:rsidRPr="0013001B">
              <w:rPr>
                <w:noProof/>
                <w:sz w:val="16"/>
                <w:szCs w:val="16"/>
                <w:lang w:val="en-CA" w:eastAsia="en-CA"/>
              </w:rPr>
              <w:pict w14:anchorId="79529EEE">
                <v:group id="Group 162" o:spid="_x0000_s1573" style="width:87.65pt;height:15.6pt;mso-position-horizontal-relative:char;mso-position-vertical-relative:line" coordorigin="4605,7954" coordsize="1753,312">
                  <v:rect id="Rectangle 163" o:spid="_x0000_s1574" style="position:absolute;left:4605;top:7954;width:1753;height:312;visibility:visible" fillcolor="#bfbfbf" stroked="f"/>
                  <v:shape id="AutoShape 164" o:spid="_x0000_s1575" type="#_x0000_t32" style="position:absolute;left:4782;top:8121;width:1386;height:1;visibility:visible" o:connectortype="straight" strokeweight="1.5pt"/>
                  <w10:wrap type="none"/>
                  <w10:anchorlock/>
                </v:group>
              </w:pict>
            </w:r>
          </w:p>
        </w:tc>
      </w:tr>
      <w:tr w:rsidR="00E714EF" w:rsidRPr="004663CF" w14:paraId="3FBC7A9C" w14:textId="77777777" w:rsidTr="0013001B">
        <w:trPr>
          <w:trHeight w:val="454"/>
        </w:trPr>
        <w:tc>
          <w:tcPr>
            <w:tcW w:w="1242" w:type="dxa"/>
            <w:tcBorders>
              <w:top w:val="single" w:sz="4" w:space="0" w:color="auto"/>
              <w:left w:val="single" w:sz="4" w:space="0" w:color="auto"/>
              <w:bottom w:val="single" w:sz="4" w:space="0" w:color="auto"/>
              <w:right w:val="single" w:sz="4" w:space="0" w:color="auto"/>
            </w:tcBorders>
          </w:tcPr>
          <w:p w14:paraId="28910691"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EB5A5AA" w14:textId="77777777" w:rsidR="00E714EF" w:rsidRPr="0013001B" w:rsidRDefault="00E714EF" w:rsidP="0013001B">
            <w:pPr>
              <w:spacing w:before="60" w:after="60"/>
              <w:jc w:val="left"/>
              <w:rPr>
                <w:sz w:val="16"/>
                <w:szCs w:val="16"/>
              </w:rPr>
            </w:pPr>
            <w:r w:rsidRPr="0013001B">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79A1656A" w14:textId="77777777" w:rsidR="00E714EF" w:rsidRPr="0013001B" w:rsidRDefault="00E714EF" w:rsidP="0013001B">
            <w:pPr>
              <w:spacing w:before="60" w:after="60"/>
              <w:jc w:val="left"/>
              <w:rPr>
                <w:sz w:val="16"/>
                <w:szCs w:val="16"/>
              </w:rPr>
            </w:pPr>
            <w:r w:rsidRPr="0013001B">
              <w:rPr>
                <w:noProof/>
                <w:sz w:val="16"/>
                <w:szCs w:val="16"/>
                <w:lang w:eastAsia="en-GB"/>
              </w:rPr>
              <w:pict w14:anchorId="71A81BC0">
                <v:group id="Group 189" o:spid="_x0000_s1579" style="position:absolute;margin-left:.75pt;margin-top:3.1pt;width:86.9pt;height:16.3pt;z-index:251654656;mso-position-horizontal-relative:text;mso-position-vertical-relative:text" coordorigin="4540,8406" coordsize="1738,326">
                  <v:group id="Group 190" o:spid="_x0000_s1580" style="position:absolute;left:4540;top:8406;width:1738;height:326" coordorigin="4540,8406" coordsize="1738,326">
                    <v:oval id="Oval 191" o:spid="_x0000_s1581" style="position:absolute;left:4540;top:8406;width:326;height:326;visibility:visible" fillcolor="#bfbfbf" stroked="f"/>
                    <v:oval id="Oval 192" o:spid="_x0000_s1582" style="position:absolute;left:5952;top:8406;width:326;height:326;visibility:visible" fillcolor="#bfbfbf" stroked="f"/>
                    <v:rect id="Rectangle 193" o:spid="_x0000_s1583" style="position:absolute;left:4702;top:8406;width:1386;height:326;visibility:visible" fillcolor="#bfbfbf" stroked="f"/>
                  </v:group>
                  <v:shape id="AutoShape 194" o:spid="_x0000_s1584" type="#_x0000_t32" style="position:absolute;left:4702;top:8572;width:1386;height:0;visibility:visible" o:connectortype="straight" strokeweight="1.5pt"/>
                  <w10:anchorlock/>
                </v:group>
              </w:pict>
            </w:r>
          </w:p>
        </w:tc>
      </w:tr>
    </w:tbl>
    <w:p w14:paraId="3CB88A1D" w14:textId="77777777" w:rsidR="00E714EF" w:rsidRPr="00E714EF" w:rsidRDefault="00E714EF" w:rsidP="00E714EF"/>
    <w:p w14:paraId="0E975367" w14:textId="77777777" w:rsidR="00F122F7" w:rsidRDefault="00F122F7" w:rsidP="00531C7D">
      <w:pPr>
        <w:pStyle w:val="Heading2"/>
        <w:keepNext/>
        <w:keepLines/>
        <w:numPr>
          <w:ilvl w:val="1"/>
          <w:numId w:val="13"/>
        </w:numPr>
        <w:spacing w:after="200"/>
      </w:pPr>
      <w:bookmarkStart w:id="167" w:name="_Toc16161147"/>
      <w:r>
        <w:t>The AreaFills package</w:t>
      </w:r>
      <w:bookmarkEnd w:id="167"/>
    </w:p>
    <w:p w14:paraId="5E675A3A" w14:textId="77777777" w:rsidR="00A73A7B" w:rsidRDefault="00A73A7B" w:rsidP="00531C7D">
      <w:pPr>
        <w:pStyle w:val="Heading3"/>
        <w:numPr>
          <w:ilvl w:val="2"/>
          <w:numId w:val="31"/>
        </w:numPr>
      </w:pPr>
      <w:bookmarkStart w:id="168" w:name="_Toc16161148"/>
      <w:r w:rsidRPr="00A91B65">
        <w:t>Model</w:t>
      </w:r>
      <w:bookmarkEnd w:id="168"/>
    </w:p>
    <w:p w14:paraId="3DFD4BAC" w14:textId="77777777" w:rsidR="007178A9" w:rsidRDefault="00672036" w:rsidP="007178A9">
      <w:pPr>
        <w:rPr>
          <w:noProof/>
          <w:lang w:eastAsia="en-GB"/>
        </w:rPr>
      </w:pPr>
      <w:r>
        <w:rPr>
          <w:noProof/>
          <w:lang w:eastAsia="en-GB"/>
        </w:rPr>
        <w:pict w14:anchorId="593D885D">
          <v:shape id="_x0000_i1044" type="#_x0000_t75" style="width:433.5pt;height:458.25pt">
            <v:imagedata r:id="rId34" o:title="Fig 9-17 Area Fills Package"/>
          </v:shape>
        </w:pict>
      </w:r>
    </w:p>
    <w:p w14:paraId="394CCED7" w14:textId="77777777" w:rsidR="00E27B81" w:rsidRDefault="00E27B81" w:rsidP="003D7AF5">
      <w:pPr>
        <w:pStyle w:val="Figuretitle"/>
        <w:spacing w:before="120" w:after="120"/>
        <w:rPr>
          <w:lang w:val="en-GB"/>
        </w:rPr>
      </w:pPr>
      <w:r w:rsidRPr="00CF7710">
        <w:rPr>
          <w:lang w:val="en-GB"/>
        </w:rPr>
        <w:t>Figure </w:t>
      </w:r>
      <w:r>
        <w:rPr>
          <w:lang w:val="en-GB"/>
        </w:rPr>
        <w:t>9</w:t>
      </w:r>
      <w:r w:rsidRPr="00CF7710">
        <w:rPr>
          <w:lang w:val="en-GB"/>
        </w:rPr>
        <w:t>-</w:t>
      </w:r>
      <w:r>
        <w:rPr>
          <w:lang w:val="en-GB"/>
        </w:rPr>
        <w:t>17</w:t>
      </w:r>
      <w:r w:rsidRPr="00CF7710">
        <w:rPr>
          <w:lang w:val="en-GB"/>
        </w:rPr>
        <w:t xml:space="preserve"> — </w:t>
      </w:r>
      <w:r>
        <w:rPr>
          <w:lang w:val="en-GB"/>
        </w:rPr>
        <w:t>Area Fills Package</w:t>
      </w:r>
    </w:p>
    <w:p w14:paraId="52A7E146" w14:textId="77777777" w:rsidR="00A73A7B" w:rsidRDefault="00CB4694" w:rsidP="00531C7D">
      <w:pPr>
        <w:pStyle w:val="Heading4"/>
        <w:numPr>
          <w:ilvl w:val="0"/>
          <w:numId w:val="32"/>
        </w:numPr>
        <w:tabs>
          <w:tab w:val="left" w:pos="1077"/>
        </w:tabs>
        <w:spacing w:before="120" w:after="120"/>
        <w:ind w:left="357" w:hanging="357"/>
      </w:pPr>
      <w:r w:rsidRPr="00CB4694">
        <w:t>AbstractAreaFill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93640E0" w14:textId="77777777" w:rsidTr="003D7AF5">
        <w:trPr>
          <w:trHeight w:val="311"/>
        </w:trPr>
        <w:tc>
          <w:tcPr>
            <w:tcW w:w="1242" w:type="dxa"/>
            <w:tcBorders>
              <w:top w:val="single" w:sz="4" w:space="0" w:color="auto"/>
              <w:left w:val="single" w:sz="4" w:space="0" w:color="auto"/>
              <w:bottom w:val="single" w:sz="4" w:space="0" w:color="auto"/>
              <w:right w:val="single" w:sz="4" w:space="0" w:color="auto"/>
            </w:tcBorders>
          </w:tcPr>
          <w:p w14:paraId="0D7A2C19"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2FA839D"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F97F147"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310296E"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E122586"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3D9EF98B" w14:textId="77777777" w:rsidTr="003D7AF5">
        <w:tc>
          <w:tcPr>
            <w:tcW w:w="1242" w:type="dxa"/>
            <w:tcBorders>
              <w:top w:val="single" w:sz="4" w:space="0" w:color="auto"/>
              <w:left w:val="single" w:sz="4" w:space="0" w:color="auto"/>
              <w:bottom w:val="single" w:sz="4" w:space="0" w:color="auto"/>
              <w:right w:val="single" w:sz="4" w:space="0" w:color="auto"/>
            </w:tcBorders>
          </w:tcPr>
          <w:p w14:paraId="7163AEE2"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8390851" w14:textId="77777777" w:rsidR="00E27B81" w:rsidRPr="003D7AF5" w:rsidRDefault="00E27B81" w:rsidP="003D7AF5">
            <w:pPr>
              <w:spacing w:before="60" w:after="60"/>
              <w:jc w:val="left"/>
              <w:rPr>
                <w:sz w:val="16"/>
                <w:szCs w:val="16"/>
              </w:rPr>
            </w:pPr>
            <w:r w:rsidRPr="003D7AF5">
              <w:rPr>
                <w:sz w:val="16"/>
                <w:szCs w:val="16"/>
              </w:rPr>
              <w:t>AbstractAreaFill</w:t>
            </w:r>
          </w:p>
        </w:tc>
        <w:tc>
          <w:tcPr>
            <w:tcW w:w="3827" w:type="dxa"/>
            <w:tcBorders>
              <w:top w:val="single" w:sz="4" w:space="0" w:color="auto"/>
              <w:left w:val="single" w:sz="4" w:space="0" w:color="auto"/>
              <w:bottom w:val="single" w:sz="4" w:space="0" w:color="auto"/>
              <w:right w:val="single" w:sz="4" w:space="0" w:color="auto"/>
            </w:tcBorders>
          </w:tcPr>
          <w:p w14:paraId="5F00DAC6" w14:textId="77777777" w:rsidR="00E27B81" w:rsidRPr="003D7AF5" w:rsidRDefault="00E27B81" w:rsidP="003D7AF5">
            <w:pPr>
              <w:spacing w:before="60" w:after="60"/>
              <w:jc w:val="left"/>
              <w:rPr>
                <w:sz w:val="16"/>
                <w:szCs w:val="16"/>
              </w:rPr>
            </w:pPr>
            <w:r w:rsidRPr="003D7AF5">
              <w:rPr>
                <w:sz w:val="16"/>
                <w:szCs w:val="16"/>
              </w:rPr>
              <w:t>Abstract base class for graphics th</w:t>
            </w:r>
            <w:r w:rsidR="003D7AF5">
              <w:rPr>
                <w:sz w:val="16"/>
                <w:szCs w:val="16"/>
              </w:rPr>
              <w:t>at are designed to fill an area</w:t>
            </w:r>
          </w:p>
        </w:tc>
        <w:tc>
          <w:tcPr>
            <w:tcW w:w="709" w:type="dxa"/>
            <w:tcBorders>
              <w:top w:val="single" w:sz="4" w:space="0" w:color="auto"/>
              <w:left w:val="single" w:sz="4" w:space="0" w:color="auto"/>
              <w:bottom w:val="single" w:sz="4" w:space="0" w:color="auto"/>
              <w:right w:val="single" w:sz="4" w:space="0" w:color="auto"/>
            </w:tcBorders>
          </w:tcPr>
          <w:p w14:paraId="3ED5C57B"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A05DA93" w14:textId="77777777" w:rsidR="00E27B81" w:rsidRPr="003D7AF5" w:rsidRDefault="00E27B81" w:rsidP="003D7AF5">
            <w:pPr>
              <w:spacing w:before="60" w:after="60"/>
              <w:jc w:val="left"/>
              <w:rPr>
                <w:sz w:val="16"/>
                <w:szCs w:val="16"/>
              </w:rPr>
            </w:pPr>
            <w:r w:rsidRPr="003D7AF5">
              <w:rPr>
                <w:sz w:val="16"/>
                <w:szCs w:val="16"/>
              </w:rPr>
              <w:t>-</w:t>
            </w:r>
          </w:p>
        </w:tc>
      </w:tr>
    </w:tbl>
    <w:p w14:paraId="16D80F8F" w14:textId="77777777" w:rsidR="00E27B81" w:rsidRDefault="00E27B81" w:rsidP="00E27B81"/>
    <w:p w14:paraId="79D98E0E" w14:textId="77777777" w:rsidR="00F122F7" w:rsidRDefault="00F122F7" w:rsidP="00531C7D">
      <w:pPr>
        <w:pStyle w:val="Heading4"/>
        <w:numPr>
          <w:ilvl w:val="0"/>
          <w:numId w:val="32"/>
        </w:numPr>
        <w:tabs>
          <w:tab w:val="left" w:pos="1077"/>
        </w:tabs>
        <w:spacing w:before="120" w:after="120"/>
        <w:ind w:left="357" w:hanging="357"/>
      </w:pPr>
      <w:r>
        <w:t>PatternFill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7C092120" w14:textId="77777777" w:rsidTr="00F122F7">
        <w:trPr>
          <w:trHeight w:val="311"/>
        </w:trPr>
        <w:tc>
          <w:tcPr>
            <w:tcW w:w="1242" w:type="dxa"/>
            <w:tcBorders>
              <w:top w:val="single" w:sz="4" w:space="0" w:color="auto"/>
              <w:left w:val="single" w:sz="4" w:space="0" w:color="auto"/>
              <w:bottom w:val="single" w:sz="4" w:space="0" w:color="auto"/>
              <w:right w:val="single" w:sz="4" w:space="0" w:color="auto"/>
            </w:tcBorders>
          </w:tcPr>
          <w:p w14:paraId="2A2B9644"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53066D3"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CE5885E"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CAD3E36"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D388311"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4573E283" w14:textId="77777777" w:rsidTr="00F122F7">
        <w:tc>
          <w:tcPr>
            <w:tcW w:w="1242" w:type="dxa"/>
            <w:tcBorders>
              <w:top w:val="single" w:sz="4" w:space="0" w:color="auto"/>
              <w:left w:val="single" w:sz="4" w:space="0" w:color="auto"/>
              <w:bottom w:val="single" w:sz="4" w:space="0" w:color="auto"/>
              <w:right w:val="single" w:sz="4" w:space="0" w:color="auto"/>
            </w:tcBorders>
          </w:tcPr>
          <w:p w14:paraId="0548D5DE"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6416842" w14:textId="77777777" w:rsidR="00E27B81" w:rsidRPr="003D7AF5" w:rsidRDefault="00E27B81" w:rsidP="003D7AF5">
            <w:pPr>
              <w:spacing w:before="60" w:after="60"/>
              <w:jc w:val="left"/>
              <w:rPr>
                <w:sz w:val="16"/>
                <w:szCs w:val="16"/>
              </w:rPr>
            </w:pPr>
            <w:r w:rsidRPr="003D7AF5">
              <w:rPr>
                <w:sz w:val="16"/>
                <w:szCs w:val="16"/>
              </w:rPr>
              <w:t>PatternFill</w:t>
            </w:r>
          </w:p>
        </w:tc>
        <w:tc>
          <w:tcPr>
            <w:tcW w:w="3827" w:type="dxa"/>
            <w:tcBorders>
              <w:top w:val="single" w:sz="4" w:space="0" w:color="auto"/>
              <w:left w:val="single" w:sz="4" w:space="0" w:color="auto"/>
              <w:bottom w:val="single" w:sz="4" w:space="0" w:color="auto"/>
              <w:right w:val="single" w:sz="4" w:space="0" w:color="auto"/>
            </w:tcBorders>
          </w:tcPr>
          <w:p w14:paraId="2649982D" w14:textId="77777777" w:rsidR="00E27B81" w:rsidRPr="003D7AF5" w:rsidRDefault="00E27B81" w:rsidP="003D7AF5">
            <w:pPr>
              <w:spacing w:before="60" w:after="60"/>
              <w:jc w:val="left"/>
              <w:rPr>
                <w:sz w:val="16"/>
                <w:szCs w:val="16"/>
              </w:rPr>
            </w:pPr>
            <w:r w:rsidRPr="003D7AF5">
              <w:rPr>
                <w:sz w:val="16"/>
                <w:szCs w:val="16"/>
              </w:rPr>
              <w:t>Abstract ba</w:t>
            </w:r>
            <w:r w:rsidR="003D7AF5">
              <w:rPr>
                <w:sz w:val="16"/>
                <w:szCs w:val="16"/>
              </w:rPr>
              <w:t>se class for pattern area fills</w:t>
            </w:r>
          </w:p>
        </w:tc>
        <w:tc>
          <w:tcPr>
            <w:tcW w:w="709" w:type="dxa"/>
            <w:tcBorders>
              <w:top w:val="single" w:sz="4" w:space="0" w:color="auto"/>
              <w:left w:val="single" w:sz="4" w:space="0" w:color="auto"/>
              <w:bottom w:val="single" w:sz="4" w:space="0" w:color="auto"/>
              <w:right w:val="single" w:sz="4" w:space="0" w:color="auto"/>
            </w:tcBorders>
          </w:tcPr>
          <w:p w14:paraId="705FB4E9"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2AC4230"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74B7F4A8" w14:textId="77777777" w:rsidTr="00F122F7">
        <w:tc>
          <w:tcPr>
            <w:tcW w:w="1242" w:type="dxa"/>
            <w:tcBorders>
              <w:top w:val="single" w:sz="4" w:space="0" w:color="auto"/>
              <w:left w:val="single" w:sz="4" w:space="0" w:color="auto"/>
              <w:bottom w:val="single" w:sz="4" w:space="0" w:color="auto"/>
              <w:right w:val="single" w:sz="4" w:space="0" w:color="auto"/>
            </w:tcBorders>
          </w:tcPr>
          <w:p w14:paraId="09C5827A"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92B2F59" w14:textId="77777777" w:rsidR="00E27B81" w:rsidRPr="003D7AF5" w:rsidRDefault="00E27B81" w:rsidP="003D7AF5">
            <w:pPr>
              <w:spacing w:before="60" w:after="60"/>
              <w:jc w:val="left"/>
              <w:rPr>
                <w:sz w:val="16"/>
                <w:szCs w:val="16"/>
              </w:rPr>
            </w:pPr>
            <w:r w:rsidRPr="003D7AF5">
              <w:rPr>
                <w:sz w:val="16"/>
                <w:szCs w:val="16"/>
              </w:rPr>
              <w:t>areaCRS</w:t>
            </w:r>
          </w:p>
        </w:tc>
        <w:tc>
          <w:tcPr>
            <w:tcW w:w="3827" w:type="dxa"/>
            <w:tcBorders>
              <w:top w:val="single" w:sz="4" w:space="0" w:color="auto"/>
              <w:left w:val="single" w:sz="4" w:space="0" w:color="auto"/>
              <w:bottom w:val="single" w:sz="4" w:space="0" w:color="auto"/>
              <w:right w:val="single" w:sz="4" w:space="0" w:color="auto"/>
            </w:tcBorders>
          </w:tcPr>
          <w:p w14:paraId="08C46FE8" w14:textId="77777777" w:rsidR="00E27B81" w:rsidRPr="003D7AF5" w:rsidRDefault="00E27B81" w:rsidP="003D7AF5">
            <w:pPr>
              <w:spacing w:before="60" w:after="60"/>
              <w:jc w:val="left"/>
              <w:rPr>
                <w:sz w:val="16"/>
                <w:szCs w:val="16"/>
              </w:rPr>
            </w:pPr>
            <w:r w:rsidRPr="003D7AF5">
              <w:rPr>
                <w:sz w:val="16"/>
                <w:szCs w:val="16"/>
              </w:rPr>
              <w:t>Coordinate reference system which de</w:t>
            </w:r>
            <w:r w:rsidR="003D7AF5">
              <w:rPr>
                <w:sz w:val="16"/>
                <w:szCs w:val="16"/>
              </w:rPr>
              <w:t>fines the origin of the pattern</w:t>
            </w:r>
          </w:p>
        </w:tc>
        <w:tc>
          <w:tcPr>
            <w:tcW w:w="709" w:type="dxa"/>
            <w:tcBorders>
              <w:top w:val="single" w:sz="4" w:space="0" w:color="auto"/>
              <w:left w:val="single" w:sz="4" w:space="0" w:color="auto"/>
              <w:bottom w:val="single" w:sz="4" w:space="0" w:color="auto"/>
              <w:right w:val="single" w:sz="4" w:space="0" w:color="auto"/>
            </w:tcBorders>
          </w:tcPr>
          <w:p w14:paraId="7305D372"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18DB726" w14:textId="77777777" w:rsidR="00E27B81" w:rsidRPr="003D7AF5" w:rsidRDefault="00E27B81" w:rsidP="003D7AF5">
            <w:pPr>
              <w:spacing w:before="60" w:after="60"/>
              <w:jc w:val="left"/>
              <w:rPr>
                <w:sz w:val="16"/>
                <w:szCs w:val="16"/>
              </w:rPr>
            </w:pPr>
            <w:r w:rsidRPr="003D7AF5">
              <w:rPr>
                <w:sz w:val="16"/>
                <w:szCs w:val="16"/>
              </w:rPr>
              <w:t>AreaCRSType</w:t>
            </w:r>
          </w:p>
        </w:tc>
      </w:tr>
    </w:tbl>
    <w:p w14:paraId="5031D8A7" w14:textId="77777777" w:rsidR="00A73A7B" w:rsidRDefault="00A73A7B" w:rsidP="003D7AF5">
      <w:pPr>
        <w:pStyle w:val="Heading4"/>
        <w:keepNext w:val="0"/>
        <w:spacing w:before="0" w:after="0"/>
      </w:pPr>
    </w:p>
    <w:p w14:paraId="23514FD1" w14:textId="77777777" w:rsidR="00D47228" w:rsidRDefault="00D47228" w:rsidP="00531C7D">
      <w:pPr>
        <w:pStyle w:val="Heading4"/>
        <w:numPr>
          <w:ilvl w:val="0"/>
          <w:numId w:val="32"/>
        </w:numPr>
        <w:tabs>
          <w:tab w:val="left" w:pos="1077"/>
        </w:tabs>
        <w:spacing w:before="120" w:after="120"/>
        <w:ind w:left="357" w:hanging="357"/>
      </w:pPr>
      <w:r w:rsidRPr="00D47228">
        <w:t>AreaFillReference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CE6844B"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016FD3E8"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A2109A1"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07B2E9F"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0B8537E"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A67D86D"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7D31311C" w14:textId="77777777" w:rsidTr="00D47228">
        <w:tc>
          <w:tcPr>
            <w:tcW w:w="1242" w:type="dxa"/>
            <w:tcBorders>
              <w:top w:val="single" w:sz="4" w:space="0" w:color="auto"/>
              <w:left w:val="single" w:sz="4" w:space="0" w:color="auto"/>
              <w:bottom w:val="single" w:sz="4" w:space="0" w:color="auto"/>
              <w:right w:val="single" w:sz="4" w:space="0" w:color="auto"/>
            </w:tcBorders>
          </w:tcPr>
          <w:p w14:paraId="626E2203"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61BB52B" w14:textId="77777777" w:rsidR="00E27B81" w:rsidRPr="003D7AF5" w:rsidRDefault="00E27B81" w:rsidP="003D7AF5">
            <w:pPr>
              <w:spacing w:before="60" w:after="60"/>
              <w:jc w:val="left"/>
              <w:rPr>
                <w:sz w:val="16"/>
                <w:szCs w:val="16"/>
              </w:rPr>
            </w:pPr>
            <w:r w:rsidRPr="003D7AF5">
              <w:rPr>
                <w:sz w:val="16"/>
                <w:szCs w:val="16"/>
              </w:rPr>
              <w:t>AreaFillReference</w:t>
            </w:r>
          </w:p>
        </w:tc>
        <w:tc>
          <w:tcPr>
            <w:tcW w:w="3827" w:type="dxa"/>
            <w:tcBorders>
              <w:top w:val="single" w:sz="4" w:space="0" w:color="auto"/>
              <w:left w:val="single" w:sz="4" w:space="0" w:color="auto"/>
              <w:bottom w:val="single" w:sz="4" w:space="0" w:color="auto"/>
              <w:right w:val="single" w:sz="4" w:space="0" w:color="auto"/>
            </w:tcBorders>
          </w:tcPr>
          <w:p w14:paraId="6001F18F" w14:textId="77777777" w:rsidR="00E27B81" w:rsidRPr="003D7AF5" w:rsidRDefault="00E27B81" w:rsidP="003D7AF5">
            <w:pPr>
              <w:spacing w:before="60" w:after="60"/>
              <w:jc w:val="left"/>
              <w:rPr>
                <w:sz w:val="16"/>
                <w:szCs w:val="16"/>
              </w:rPr>
            </w:pPr>
            <w:r w:rsidRPr="003D7AF5">
              <w:rPr>
                <w:sz w:val="16"/>
                <w:szCs w:val="16"/>
              </w:rPr>
              <w:t xml:space="preserve">An area fill </w:t>
            </w:r>
            <w:r w:rsidR="003D7AF5">
              <w:rPr>
                <w:sz w:val="16"/>
                <w:szCs w:val="16"/>
              </w:rPr>
              <w:t>defined in an external file</w:t>
            </w:r>
          </w:p>
        </w:tc>
        <w:tc>
          <w:tcPr>
            <w:tcW w:w="709" w:type="dxa"/>
            <w:tcBorders>
              <w:top w:val="single" w:sz="4" w:space="0" w:color="auto"/>
              <w:left w:val="single" w:sz="4" w:space="0" w:color="auto"/>
              <w:bottom w:val="single" w:sz="4" w:space="0" w:color="auto"/>
              <w:right w:val="single" w:sz="4" w:space="0" w:color="auto"/>
            </w:tcBorders>
          </w:tcPr>
          <w:p w14:paraId="459CEAF8"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FEEF4C7"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24DABB9F" w14:textId="77777777" w:rsidTr="00D47228">
        <w:tc>
          <w:tcPr>
            <w:tcW w:w="1242" w:type="dxa"/>
            <w:tcBorders>
              <w:top w:val="single" w:sz="4" w:space="0" w:color="auto"/>
              <w:left w:val="single" w:sz="4" w:space="0" w:color="auto"/>
              <w:bottom w:val="single" w:sz="4" w:space="0" w:color="auto"/>
              <w:right w:val="single" w:sz="4" w:space="0" w:color="auto"/>
            </w:tcBorders>
          </w:tcPr>
          <w:p w14:paraId="6335EF90"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73452D6" w14:textId="77777777" w:rsidR="00E27B81" w:rsidRPr="003D7AF5" w:rsidRDefault="00E27B81" w:rsidP="003D7AF5">
            <w:pPr>
              <w:spacing w:before="60" w:after="60"/>
              <w:jc w:val="left"/>
              <w:rPr>
                <w:sz w:val="16"/>
                <w:szCs w:val="16"/>
              </w:rPr>
            </w:pPr>
            <w:r w:rsidRPr="003D7AF5">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D5AA852" w14:textId="77777777" w:rsidR="00E27B81" w:rsidRPr="003D7AF5" w:rsidRDefault="00E27B81" w:rsidP="009803DF">
            <w:pPr>
              <w:spacing w:before="60" w:after="60"/>
              <w:jc w:val="left"/>
              <w:rPr>
                <w:sz w:val="16"/>
                <w:szCs w:val="16"/>
              </w:rPr>
            </w:pPr>
            <w:r w:rsidRPr="003D7AF5">
              <w:rPr>
                <w:sz w:val="16"/>
                <w:szCs w:val="16"/>
              </w:rPr>
              <w:t>The reference to the external definition. This is an unique identifier in the area fill sec</w:t>
            </w:r>
            <w:r w:rsidR="003D7AF5">
              <w:rPr>
                <w:sz w:val="16"/>
                <w:szCs w:val="16"/>
              </w:rPr>
              <w:t xml:space="preserve">tion of the </w:t>
            </w:r>
            <w:r w:rsidR="009803DF">
              <w:rPr>
                <w:sz w:val="16"/>
                <w:szCs w:val="16"/>
              </w:rPr>
              <w:t>P</w:t>
            </w:r>
            <w:r w:rsidR="003D7AF5">
              <w:rPr>
                <w:sz w:val="16"/>
                <w:szCs w:val="16"/>
              </w:rPr>
              <w:t xml:space="preserve">ortrayal </w:t>
            </w:r>
            <w:r w:rsidR="009803DF">
              <w:rPr>
                <w:sz w:val="16"/>
                <w:szCs w:val="16"/>
              </w:rPr>
              <w:t>C</w:t>
            </w:r>
            <w:r w:rsidR="003D7AF5">
              <w:rPr>
                <w:sz w:val="16"/>
                <w:szCs w:val="16"/>
              </w:rPr>
              <w:t>atalogue</w:t>
            </w:r>
          </w:p>
        </w:tc>
        <w:tc>
          <w:tcPr>
            <w:tcW w:w="709" w:type="dxa"/>
            <w:tcBorders>
              <w:top w:val="single" w:sz="4" w:space="0" w:color="auto"/>
              <w:left w:val="single" w:sz="4" w:space="0" w:color="auto"/>
              <w:bottom w:val="single" w:sz="4" w:space="0" w:color="auto"/>
              <w:right w:val="single" w:sz="4" w:space="0" w:color="auto"/>
            </w:tcBorders>
          </w:tcPr>
          <w:p w14:paraId="39F81DB1"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E97E936" w14:textId="77777777" w:rsidR="00E27B81" w:rsidRPr="003D7AF5" w:rsidRDefault="00E27B81" w:rsidP="003D7AF5">
            <w:pPr>
              <w:spacing w:before="60" w:after="60"/>
              <w:jc w:val="left"/>
              <w:rPr>
                <w:sz w:val="16"/>
                <w:szCs w:val="16"/>
              </w:rPr>
            </w:pPr>
            <w:r w:rsidRPr="003D7AF5">
              <w:rPr>
                <w:sz w:val="16"/>
                <w:szCs w:val="16"/>
              </w:rPr>
              <w:t>string</w:t>
            </w:r>
          </w:p>
        </w:tc>
      </w:tr>
    </w:tbl>
    <w:p w14:paraId="765C981A" w14:textId="77777777" w:rsidR="00E27B81" w:rsidRDefault="00E27B81" w:rsidP="00E27B81"/>
    <w:p w14:paraId="59441960" w14:textId="77777777" w:rsidR="00D47228" w:rsidRDefault="00D47228" w:rsidP="00531C7D">
      <w:pPr>
        <w:pStyle w:val="Heading4"/>
        <w:numPr>
          <w:ilvl w:val="0"/>
          <w:numId w:val="32"/>
        </w:numPr>
        <w:tabs>
          <w:tab w:val="left" w:pos="1077"/>
        </w:tabs>
        <w:spacing w:before="120" w:after="120"/>
        <w:ind w:left="357" w:hanging="357"/>
      </w:pPr>
      <w:r>
        <w:t>ColorFill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13FC8A78"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248E6280"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5658E30"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40C7811"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D66F999"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28218C1"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701EEEF1" w14:textId="77777777" w:rsidTr="00D47228">
        <w:tc>
          <w:tcPr>
            <w:tcW w:w="1242" w:type="dxa"/>
            <w:tcBorders>
              <w:top w:val="single" w:sz="4" w:space="0" w:color="auto"/>
              <w:left w:val="single" w:sz="4" w:space="0" w:color="auto"/>
              <w:bottom w:val="single" w:sz="4" w:space="0" w:color="auto"/>
              <w:right w:val="single" w:sz="4" w:space="0" w:color="auto"/>
            </w:tcBorders>
          </w:tcPr>
          <w:p w14:paraId="5A58D5B7"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D0BA932" w14:textId="77777777" w:rsidR="00E27B81" w:rsidRPr="003D7AF5" w:rsidRDefault="00E27B81" w:rsidP="003D7AF5">
            <w:pPr>
              <w:spacing w:before="60" w:after="60"/>
              <w:jc w:val="left"/>
              <w:rPr>
                <w:sz w:val="16"/>
                <w:szCs w:val="16"/>
              </w:rPr>
            </w:pPr>
            <w:r w:rsidRPr="003D7AF5">
              <w:rPr>
                <w:sz w:val="16"/>
                <w:szCs w:val="16"/>
              </w:rPr>
              <w:t>ColorFill</w:t>
            </w:r>
          </w:p>
        </w:tc>
        <w:tc>
          <w:tcPr>
            <w:tcW w:w="3827" w:type="dxa"/>
            <w:tcBorders>
              <w:top w:val="single" w:sz="4" w:space="0" w:color="auto"/>
              <w:left w:val="single" w:sz="4" w:space="0" w:color="auto"/>
              <w:bottom w:val="single" w:sz="4" w:space="0" w:color="auto"/>
              <w:right w:val="single" w:sz="4" w:space="0" w:color="auto"/>
            </w:tcBorders>
          </w:tcPr>
          <w:p w14:paraId="6366A33A" w14:textId="77777777" w:rsidR="00E27B81" w:rsidRPr="003D7AF5" w:rsidRDefault="00E27B81" w:rsidP="003D7AF5">
            <w:pPr>
              <w:spacing w:before="60" w:after="60"/>
              <w:jc w:val="left"/>
              <w:rPr>
                <w:sz w:val="16"/>
                <w:szCs w:val="16"/>
              </w:rPr>
            </w:pPr>
            <w:r w:rsidRPr="003D7AF5">
              <w:rPr>
                <w:sz w:val="16"/>
                <w:szCs w:val="16"/>
              </w:rPr>
              <w:t xml:space="preserve">Class defining </w:t>
            </w:r>
            <w:r w:rsidR="003D7AF5">
              <w:rPr>
                <w:sz w:val="16"/>
                <w:szCs w:val="16"/>
              </w:rPr>
              <w:t>a solid colour fill for an area</w:t>
            </w:r>
          </w:p>
        </w:tc>
        <w:tc>
          <w:tcPr>
            <w:tcW w:w="709" w:type="dxa"/>
            <w:tcBorders>
              <w:top w:val="single" w:sz="4" w:space="0" w:color="auto"/>
              <w:left w:val="single" w:sz="4" w:space="0" w:color="auto"/>
              <w:bottom w:val="single" w:sz="4" w:space="0" w:color="auto"/>
              <w:right w:val="single" w:sz="4" w:space="0" w:color="auto"/>
            </w:tcBorders>
          </w:tcPr>
          <w:p w14:paraId="7390CD85"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5296546"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1F5842B9" w14:textId="77777777" w:rsidTr="00D47228">
        <w:tc>
          <w:tcPr>
            <w:tcW w:w="1242" w:type="dxa"/>
            <w:tcBorders>
              <w:top w:val="single" w:sz="4" w:space="0" w:color="auto"/>
              <w:left w:val="single" w:sz="4" w:space="0" w:color="auto"/>
              <w:bottom w:val="single" w:sz="4" w:space="0" w:color="auto"/>
              <w:right w:val="single" w:sz="4" w:space="0" w:color="auto"/>
            </w:tcBorders>
          </w:tcPr>
          <w:p w14:paraId="6DC17C73" w14:textId="77777777" w:rsidR="00E27B81" w:rsidRPr="003D7AF5" w:rsidRDefault="00E27B81" w:rsidP="003D7AF5">
            <w:pPr>
              <w:spacing w:before="60" w:after="60"/>
              <w:jc w:val="left"/>
              <w:rPr>
                <w:sz w:val="16"/>
                <w:szCs w:val="16"/>
              </w:rPr>
            </w:pPr>
            <w:r w:rsidRPr="003D7AF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2D02D02" w14:textId="77777777" w:rsidR="00E27B81" w:rsidRPr="003D7AF5" w:rsidRDefault="00E27B81" w:rsidP="003D7AF5">
            <w:pPr>
              <w:spacing w:before="60" w:after="60"/>
              <w:jc w:val="left"/>
              <w:rPr>
                <w:sz w:val="16"/>
                <w:szCs w:val="16"/>
              </w:rPr>
            </w:pPr>
            <w:r w:rsidRPr="003D7AF5">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775B687C" w14:textId="77777777" w:rsidR="00E27B81" w:rsidRPr="003D7AF5" w:rsidRDefault="00E27B81" w:rsidP="003D7AF5">
            <w:pPr>
              <w:spacing w:before="60" w:after="60"/>
              <w:jc w:val="left"/>
              <w:rPr>
                <w:sz w:val="16"/>
                <w:szCs w:val="16"/>
              </w:rPr>
            </w:pPr>
            <w:r w:rsidRPr="003D7AF5">
              <w:rPr>
                <w:sz w:val="16"/>
                <w:szCs w:val="16"/>
              </w:rPr>
              <w:t>References the colour and t</w:t>
            </w:r>
            <w:r w:rsidR="003D7AF5">
              <w:rPr>
                <w:sz w:val="16"/>
                <w:szCs w:val="16"/>
              </w:rPr>
              <w:t>ransparency for the colour fill</w:t>
            </w:r>
          </w:p>
        </w:tc>
        <w:tc>
          <w:tcPr>
            <w:tcW w:w="709" w:type="dxa"/>
            <w:tcBorders>
              <w:top w:val="single" w:sz="4" w:space="0" w:color="auto"/>
              <w:left w:val="single" w:sz="4" w:space="0" w:color="auto"/>
              <w:bottom w:val="single" w:sz="4" w:space="0" w:color="auto"/>
              <w:right w:val="single" w:sz="4" w:space="0" w:color="auto"/>
            </w:tcBorders>
          </w:tcPr>
          <w:p w14:paraId="08C4572F"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F515C8B" w14:textId="77777777" w:rsidR="00E27B81" w:rsidRPr="003D7AF5" w:rsidRDefault="00E27B81" w:rsidP="003D7AF5">
            <w:pPr>
              <w:spacing w:before="60" w:after="60"/>
              <w:jc w:val="left"/>
              <w:rPr>
                <w:sz w:val="16"/>
                <w:szCs w:val="16"/>
              </w:rPr>
            </w:pPr>
            <w:r w:rsidRPr="003D7AF5">
              <w:rPr>
                <w:sz w:val="16"/>
                <w:szCs w:val="16"/>
              </w:rPr>
              <w:t>Color</w:t>
            </w:r>
          </w:p>
        </w:tc>
      </w:tr>
    </w:tbl>
    <w:p w14:paraId="1804815C" w14:textId="77777777" w:rsidR="00E27B81" w:rsidRDefault="00E27B81" w:rsidP="00E27B81"/>
    <w:p w14:paraId="7FE36B34" w14:textId="77777777" w:rsidR="00D47228" w:rsidRDefault="00D47228" w:rsidP="00531C7D">
      <w:pPr>
        <w:pStyle w:val="Heading4"/>
        <w:numPr>
          <w:ilvl w:val="0"/>
          <w:numId w:val="32"/>
        </w:numPr>
        <w:tabs>
          <w:tab w:val="left" w:pos="1077"/>
        </w:tabs>
        <w:spacing w:before="120" w:after="120"/>
        <w:ind w:left="357" w:hanging="357"/>
      </w:pPr>
      <w:r>
        <w:t>PixmapFill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74E9EAC1"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5294A05A"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AD87D48"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E4AEBCD"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B44FD9A"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0C1C687"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00553E96" w14:textId="77777777" w:rsidTr="00D47228">
        <w:tc>
          <w:tcPr>
            <w:tcW w:w="1242" w:type="dxa"/>
            <w:tcBorders>
              <w:top w:val="single" w:sz="4" w:space="0" w:color="auto"/>
              <w:left w:val="single" w:sz="4" w:space="0" w:color="auto"/>
              <w:bottom w:val="single" w:sz="4" w:space="0" w:color="auto"/>
              <w:right w:val="single" w:sz="4" w:space="0" w:color="auto"/>
            </w:tcBorders>
          </w:tcPr>
          <w:p w14:paraId="4CDFD36A"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1BE7987" w14:textId="77777777" w:rsidR="00E27B81" w:rsidRPr="009803DF" w:rsidRDefault="00E27B81" w:rsidP="009803DF">
            <w:pPr>
              <w:spacing w:before="60" w:after="60"/>
              <w:jc w:val="left"/>
              <w:rPr>
                <w:sz w:val="16"/>
                <w:szCs w:val="16"/>
              </w:rPr>
            </w:pPr>
            <w:r w:rsidRPr="009803DF">
              <w:rPr>
                <w:sz w:val="16"/>
                <w:szCs w:val="16"/>
              </w:rPr>
              <w:t>PixmapFill</w:t>
            </w:r>
          </w:p>
        </w:tc>
        <w:tc>
          <w:tcPr>
            <w:tcW w:w="3827" w:type="dxa"/>
            <w:tcBorders>
              <w:top w:val="single" w:sz="4" w:space="0" w:color="auto"/>
              <w:left w:val="single" w:sz="4" w:space="0" w:color="auto"/>
              <w:bottom w:val="single" w:sz="4" w:space="0" w:color="auto"/>
              <w:right w:val="single" w:sz="4" w:space="0" w:color="auto"/>
            </w:tcBorders>
          </w:tcPr>
          <w:p w14:paraId="4348F8B9" w14:textId="77777777" w:rsidR="00E27B81" w:rsidRPr="009803DF" w:rsidRDefault="00E27B81" w:rsidP="009803DF">
            <w:pPr>
              <w:spacing w:before="60" w:after="60"/>
              <w:jc w:val="left"/>
              <w:rPr>
                <w:sz w:val="16"/>
                <w:szCs w:val="16"/>
              </w:rPr>
            </w:pPr>
            <w:r w:rsidRPr="009803DF">
              <w:rPr>
                <w:sz w:val="16"/>
                <w:szCs w:val="16"/>
              </w:rPr>
              <w:t xml:space="preserve">Pattern fill where the </w:t>
            </w:r>
            <w:r w:rsidR="009803DF">
              <w:rPr>
                <w:sz w:val="16"/>
                <w:szCs w:val="16"/>
              </w:rPr>
              <w:t>pattern is defined by a pixmap</w:t>
            </w:r>
          </w:p>
        </w:tc>
        <w:tc>
          <w:tcPr>
            <w:tcW w:w="709" w:type="dxa"/>
            <w:tcBorders>
              <w:top w:val="single" w:sz="4" w:space="0" w:color="auto"/>
              <w:left w:val="single" w:sz="4" w:space="0" w:color="auto"/>
              <w:bottom w:val="single" w:sz="4" w:space="0" w:color="auto"/>
              <w:right w:val="single" w:sz="4" w:space="0" w:color="auto"/>
            </w:tcBorders>
          </w:tcPr>
          <w:p w14:paraId="617AB263"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B1A705C"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747A9616" w14:textId="77777777" w:rsidTr="00D47228">
        <w:tc>
          <w:tcPr>
            <w:tcW w:w="1242" w:type="dxa"/>
            <w:tcBorders>
              <w:top w:val="single" w:sz="4" w:space="0" w:color="auto"/>
              <w:left w:val="single" w:sz="4" w:space="0" w:color="auto"/>
              <w:bottom w:val="single" w:sz="4" w:space="0" w:color="auto"/>
              <w:right w:val="single" w:sz="4" w:space="0" w:color="auto"/>
            </w:tcBorders>
          </w:tcPr>
          <w:p w14:paraId="614EA6B4"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15E39A9" w14:textId="77777777" w:rsidR="00E27B81" w:rsidRPr="009803DF" w:rsidRDefault="00E27B81" w:rsidP="009803DF">
            <w:pPr>
              <w:spacing w:before="60" w:after="60"/>
              <w:jc w:val="left"/>
              <w:rPr>
                <w:sz w:val="16"/>
                <w:szCs w:val="16"/>
              </w:rPr>
            </w:pPr>
            <w:r w:rsidRPr="009803DF">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36D6CA55" w14:textId="77777777" w:rsidR="00E27B81" w:rsidRPr="009803DF" w:rsidRDefault="009803DF" w:rsidP="009803DF">
            <w:pPr>
              <w:spacing w:before="60" w:after="60"/>
              <w:jc w:val="left"/>
              <w:rPr>
                <w:sz w:val="16"/>
                <w:szCs w:val="16"/>
              </w:rPr>
            </w:pPr>
            <w:r>
              <w:rPr>
                <w:sz w:val="16"/>
                <w:szCs w:val="16"/>
              </w:rPr>
              <w:t>The pixmap defining the pattern</w:t>
            </w:r>
          </w:p>
        </w:tc>
        <w:tc>
          <w:tcPr>
            <w:tcW w:w="709" w:type="dxa"/>
            <w:tcBorders>
              <w:top w:val="single" w:sz="4" w:space="0" w:color="auto"/>
              <w:left w:val="single" w:sz="4" w:space="0" w:color="auto"/>
              <w:bottom w:val="single" w:sz="4" w:space="0" w:color="auto"/>
              <w:right w:val="single" w:sz="4" w:space="0" w:color="auto"/>
            </w:tcBorders>
          </w:tcPr>
          <w:p w14:paraId="691CF2B9"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69886DD" w14:textId="77777777" w:rsidR="00E27B81" w:rsidRPr="009803DF" w:rsidRDefault="00E27B81" w:rsidP="009803DF">
            <w:pPr>
              <w:spacing w:before="60" w:after="60"/>
              <w:jc w:val="left"/>
              <w:rPr>
                <w:sz w:val="16"/>
                <w:szCs w:val="16"/>
              </w:rPr>
            </w:pPr>
            <w:r w:rsidRPr="009803DF">
              <w:rPr>
                <w:sz w:val="16"/>
                <w:szCs w:val="16"/>
              </w:rPr>
              <w:t>Pixmap</w:t>
            </w:r>
          </w:p>
        </w:tc>
      </w:tr>
    </w:tbl>
    <w:p w14:paraId="1DDCC6FA" w14:textId="77777777" w:rsidR="00E27B81" w:rsidRDefault="00E27B81" w:rsidP="00E27B81"/>
    <w:p w14:paraId="39CA1766" w14:textId="77777777" w:rsidR="00D47228" w:rsidRDefault="00D47228" w:rsidP="00531C7D">
      <w:pPr>
        <w:pStyle w:val="Heading4"/>
        <w:numPr>
          <w:ilvl w:val="0"/>
          <w:numId w:val="32"/>
        </w:numPr>
        <w:tabs>
          <w:tab w:val="left" w:pos="1077"/>
        </w:tabs>
        <w:spacing w:before="120" w:after="120"/>
        <w:ind w:left="357" w:hanging="357"/>
      </w:pPr>
      <w:r>
        <w:t>SymbolFill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ED025D0"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18F06ED6"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AD8C5DB"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92B52A7"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E0EA052"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229207D"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8F99BAD" w14:textId="77777777" w:rsidTr="00D47228">
        <w:tc>
          <w:tcPr>
            <w:tcW w:w="1242" w:type="dxa"/>
            <w:tcBorders>
              <w:top w:val="single" w:sz="4" w:space="0" w:color="auto"/>
              <w:left w:val="single" w:sz="4" w:space="0" w:color="auto"/>
              <w:bottom w:val="single" w:sz="4" w:space="0" w:color="auto"/>
              <w:right w:val="single" w:sz="4" w:space="0" w:color="auto"/>
            </w:tcBorders>
          </w:tcPr>
          <w:p w14:paraId="42478490"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CB566A6" w14:textId="77777777" w:rsidR="00E27B81" w:rsidRPr="009803DF" w:rsidRDefault="00E27B81" w:rsidP="009803DF">
            <w:pPr>
              <w:spacing w:before="60" w:after="60"/>
              <w:jc w:val="left"/>
              <w:rPr>
                <w:sz w:val="16"/>
                <w:szCs w:val="16"/>
              </w:rPr>
            </w:pPr>
            <w:r w:rsidRPr="009803DF">
              <w:rPr>
                <w:sz w:val="16"/>
                <w:szCs w:val="16"/>
              </w:rPr>
              <w:t>SymbolFill</w:t>
            </w:r>
          </w:p>
        </w:tc>
        <w:tc>
          <w:tcPr>
            <w:tcW w:w="3827" w:type="dxa"/>
            <w:tcBorders>
              <w:top w:val="single" w:sz="4" w:space="0" w:color="auto"/>
              <w:left w:val="single" w:sz="4" w:space="0" w:color="auto"/>
              <w:bottom w:val="single" w:sz="4" w:space="0" w:color="auto"/>
              <w:right w:val="single" w:sz="4" w:space="0" w:color="auto"/>
            </w:tcBorders>
          </w:tcPr>
          <w:p w14:paraId="662FBC14" w14:textId="77777777" w:rsidR="00E27B81" w:rsidRPr="009803DF" w:rsidRDefault="00E27B81" w:rsidP="009803DF">
            <w:pPr>
              <w:spacing w:before="60" w:after="60"/>
              <w:jc w:val="left"/>
              <w:rPr>
                <w:sz w:val="16"/>
                <w:szCs w:val="16"/>
              </w:rPr>
            </w:pPr>
            <w:r w:rsidRPr="009803DF">
              <w:rPr>
                <w:sz w:val="16"/>
                <w:szCs w:val="16"/>
              </w:rPr>
              <w:t>Pattern fill where the pattern</w:t>
            </w:r>
            <w:r w:rsidR="009803DF">
              <w:rPr>
                <w:sz w:val="16"/>
                <w:szCs w:val="16"/>
              </w:rPr>
              <w:t xml:space="preserve"> is defined by repeated symbols</w:t>
            </w:r>
          </w:p>
        </w:tc>
        <w:tc>
          <w:tcPr>
            <w:tcW w:w="709" w:type="dxa"/>
            <w:tcBorders>
              <w:top w:val="single" w:sz="4" w:space="0" w:color="auto"/>
              <w:left w:val="single" w:sz="4" w:space="0" w:color="auto"/>
              <w:bottom w:val="single" w:sz="4" w:space="0" w:color="auto"/>
              <w:right w:val="single" w:sz="4" w:space="0" w:color="auto"/>
            </w:tcBorders>
          </w:tcPr>
          <w:p w14:paraId="504F39EF"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A6E6A88"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57646E33" w14:textId="77777777" w:rsidTr="00D47228">
        <w:tc>
          <w:tcPr>
            <w:tcW w:w="1242" w:type="dxa"/>
            <w:tcBorders>
              <w:top w:val="single" w:sz="4" w:space="0" w:color="auto"/>
              <w:left w:val="single" w:sz="4" w:space="0" w:color="auto"/>
              <w:bottom w:val="single" w:sz="4" w:space="0" w:color="auto"/>
              <w:right w:val="single" w:sz="4" w:space="0" w:color="auto"/>
            </w:tcBorders>
          </w:tcPr>
          <w:p w14:paraId="2AD62580"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4695752" w14:textId="77777777" w:rsidR="00E27B81" w:rsidRPr="009803DF" w:rsidRDefault="00E27B81" w:rsidP="009803DF">
            <w:pPr>
              <w:spacing w:before="60" w:after="60"/>
              <w:jc w:val="left"/>
              <w:rPr>
                <w:sz w:val="16"/>
                <w:szCs w:val="16"/>
              </w:rPr>
            </w:pPr>
            <w:r w:rsidRPr="009803DF">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0847CAFF" w14:textId="77777777" w:rsidR="00E27B81" w:rsidRPr="009803DF" w:rsidRDefault="009803DF" w:rsidP="009803DF">
            <w:pPr>
              <w:spacing w:before="60" w:after="60"/>
              <w:jc w:val="left"/>
              <w:rPr>
                <w:sz w:val="16"/>
                <w:szCs w:val="16"/>
              </w:rPr>
            </w:pPr>
            <w:r>
              <w:rPr>
                <w:sz w:val="16"/>
                <w:szCs w:val="16"/>
              </w:rPr>
              <w:t>The symbol used for the pattern</w:t>
            </w:r>
          </w:p>
        </w:tc>
        <w:tc>
          <w:tcPr>
            <w:tcW w:w="709" w:type="dxa"/>
            <w:tcBorders>
              <w:top w:val="single" w:sz="4" w:space="0" w:color="auto"/>
              <w:left w:val="single" w:sz="4" w:space="0" w:color="auto"/>
              <w:bottom w:val="single" w:sz="4" w:space="0" w:color="auto"/>
              <w:right w:val="single" w:sz="4" w:space="0" w:color="auto"/>
            </w:tcBorders>
          </w:tcPr>
          <w:p w14:paraId="454342D2"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067563E" w14:textId="77777777" w:rsidR="00E27B81" w:rsidRPr="009803DF" w:rsidRDefault="00E27B81" w:rsidP="009803DF">
            <w:pPr>
              <w:spacing w:before="60" w:after="60"/>
              <w:jc w:val="left"/>
              <w:rPr>
                <w:sz w:val="16"/>
                <w:szCs w:val="16"/>
              </w:rPr>
            </w:pPr>
            <w:r w:rsidRPr="009803DF">
              <w:rPr>
                <w:sz w:val="16"/>
                <w:szCs w:val="16"/>
              </w:rPr>
              <w:t>Symbol</w:t>
            </w:r>
          </w:p>
        </w:tc>
      </w:tr>
      <w:tr w:rsidR="00E27B81" w:rsidRPr="004663CF" w14:paraId="71AEAB9A" w14:textId="77777777" w:rsidTr="00D47228">
        <w:tc>
          <w:tcPr>
            <w:tcW w:w="1242" w:type="dxa"/>
            <w:tcBorders>
              <w:top w:val="single" w:sz="4" w:space="0" w:color="auto"/>
              <w:left w:val="single" w:sz="4" w:space="0" w:color="auto"/>
              <w:bottom w:val="single" w:sz="4" w:space="0" w:color="auto"/>
              <w:right w:val="single" w:sz="4" w:space="0" w:color="auto"/>
            </w:tcBorders>
          </w:tcPr>
          <w:p w14:paraId="42E48706"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41CCB9E" w14:textId="77777777" w:rsidR="00E27B81" w:rsidRPr="009803DF" w:rsidRDefault="00E27B81" w:rsidP="009803DF">
            <w:pPr>
              <w:spacing w:before="60" w:after="60"/>
              <w:jc w:val="left"/>
              <w:rPr>
                <w:sz w:val="16"/>
                <w:szCs w:val="16"/>
              </w:rPr>
            </w:pPr>
            <w:r w:rsidRPr="009803DF">
              <w:rPr>
                <w:sz w:val="16"/>
                <w:szCs w:val="16"/>
              </w:rPr>
              <w:t>v1</w:t>
            </w:r>
          </w:p>
        </w:tc>
        <w:tc>
          <w:tcPr>
            <w:tcW w:w="3827" w:type="dxa"/>
            <w:tcBorders>
              <w:top w:val="single" w:sz="4" w:space="0" w:color="auto"/>
              <w:left w:val="single" w:sz="4" w:space="0" w:color="auto"/>
              <w:bottom w:val="single" w:sz="4" w:space="0" w:color="auto"/>
              <w:right w:val="single" w:sz="4" w:space="0" w:color="auto"/>
            </w:tcBorders>
          </w:tcPr>
          <w:p w14:paraId="6FBC4F73" w14:textId="77777777" w:rsidR="00E27B81" w:rsidRPr="009803DF" w:rsidRDefault="00E27B81" w:rsidP="009803DF">
            <w:pPr>
              <w:spacing w:before="60" w:after="60"/>
              <w:jc w:val="left"/>
              <w:rPr>
                <w:sz w:val="16"/>
                <w:szCs w:val="16"/>
              </w:rPr>
            </w:pPr>
            <w:r w:rsidRPr="009803DF">
              <w:rPr>
                <w:sz w:val="16"/>
                <w:szCs w:val="16"/>
              </w:rPr>
              <w:t xml:space="preserve">Defines the offset of the next symbol in the first dimension of the pattern according to the local CRS  </w:t>
            </w:r>
          </w:p>
        </w:tc>
        <w:tc>
          <w:tcPr>
            <w:tcW w:w="709" w:type="dxa"/>
            <w:tcBorders>
              <w:top w:val="single" w:sz="4" w:space="0" w:color="auto"/>
              <w:left w:val="single" w:sz="4" w:space="0" w:color="auto"/>
              <w:bottom w:val="single" w:sz="4" w:space="0" w:color="auto"/>
              <w:right w:val="single" w:sz="4" w:space="0" w:color="auto"/>
            </w:tcBorders>
          </w:tcPr>
          <w:p w14:paraId="2640F3ED"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4DA9C66"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5A6B9B3A" w14:textId="77777777" w:rsidTr="00D47228">
        <w:tc>
          <w:tcPr>
            <w:tcW w:w="1242" w:type="dxa"/>
            <w:tcBorders>
              <w:top w:val="single" w:sz="4" w:space="0" w:color="auto"/>
              <w:left w:val="single" w:sz="4" w:space="0" w:color="auto"/>
              <w:bottom w:val="single" w:sz="4" w:space="0" w:color="auto"/>
              <w:right w:val="single" w:sz="4" w:space="0" w:color="auto"/>
            </w:tcBorders>
          </w:tcPr>
          <w:p w14:paraId="54FA15C6"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9223D40" w14:textId="77777777" w:rsidR="00E27B81" w:rsidRPr="009803DF" w:rsidRDefault="00E27B81" w:rsidP="009803DF">
            <w:pPr>
              <w:spacing w:before="60" w:after="60"/>
              <w:jc w:val="left"/>
              <w:rPr>
                <w:sz w:val="16"/>
                <w:szCs w:val="16"/>
              </w:rPr>
            </w:pPr>
            <w:r w:rsidRPr="009803DF">
              <w:rPr>
                <w:sz w:val="16"/>
                <w:szCs w:val="16"/>
              </w:rPr>
              <w:t>v2</w:t>
            </w:r>
          </w:p>
        </w:tc>
        <w:tc>
          <w:tcPr>
            <w:tcW w:w="3827" w:type="dxa"/>
            <w:tcBorders>
              <w:top w:val="single" w:sz="4" w:space="0" w:color="auto"/>
              <w:left w:val="single" w:sz="4" w:space="0" w:color="auto"/>
              <w:bottom w:val="single" w:sz="4" w:space="0" w:color="auto"/>
              <w:right w:val="single" w:sz="4" w:space="0" w:color="auto"/>
            </w:tcBorders>
          </w:tcPr>
          <w:p w14:paraId="51947E71" w14:textId="77777777" w:rsidR="00E27B81" w:rsidRPr="009803DF" w:rsidRDefault="00E27B81" w:rsidP="009803DF">
            <w:pPr>
              <w:spacing w:before="60" w:after="60"/>
              <w:jc w:val="left"/>
              <w:rPr>
                <w:sz w:val="16"/>
                <w:szCs w:val="16"/>
              </w:rPr>
            </w:pPr>
            <w:r w:rsidRPr="009803DF">
              <w:rPr>
                <w:sz w:val="16"/>
                <w:szCs w:val="16"/>
              </w:rPr>
              <w:t>Defines the offset of the next symbol in the second dimension of the pat</w:t>
            </w:r>
            <w:r w:rsidR="009803DF">
              <w:rPr>
                <w:sz w:val="16"/>
                <w:szCs w:val="16"/>
              </w:rPr>
              <w:t>tern according to the local CRS</w:t>
            </w:r>
          </w:p>
        </w:tc>
        <w:tc>
          <w:tcPr>
            <w:tcW w:w="709" w:type="dxa"/>
            <w:tcBorders>
              <w:top w:val="single" w:sz="4" w:space="0" w:color="auto"/>
              <w:left w:val="single" w:sz="4" w:space="0" w:color="auto"/>
              <w:bottom w:val="single" w:sz="4" w:space="0" w:color="auto"/>
              <w:right w:val="single" w:sz="4" w:space="0" w:color="auto"/>
            </w:tcBorders>
          </w:tcPr>
          <w:p w14:paraId="48C385C0"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FEEE248" w14:textId="77777777" w:rsidR="00E27B81" w:rsidRPr="009803DF" w:rsidRDefault="00E27B81" w:rsidP="009803DF">
            <w:pPr>
              <w:spacing w:before="60" w:after="60"/>
              <w:jc w:val="left"/>
              <w:rPr>
                <w:sz w:val="16"/>
                <w:szCs w:val="16"/>
              </w:rPr>
            </w:pPr>
            <w:r w:rsidRPr="009803DF">
              <w:rPr>
                <w:sz w:val="16"/>
                <w:szCs w:val="16"/>
              </w:rPr>
              <w:t>Vector</w:t>
            </w:r>
          </w:p>
        </w:tc>
      </w:tr>
      <w:tr w:rsidR="0076053B" w:rsidRPr="004663CF" w14:paraId="310F9467" w14:textId="77777777" w:rsidTr="00D47228">
        <w:tc>
          <w:tcPr>
            <w:tcW w:w="1242" w:type="dxa"/>
            <w:tcBorders>
              <w:top w:val="single" w:sz="4" w:space="0" w:color="auto"/>
              <w:left w:val="single" w:sz="4" w:space="0" w:color="auto"/>
              <w:bottom w:val="single" w:sz="4" w:space="0" w:color="auto"/>
              <w:right w:val="single" w:sz="4" w:space="0" w:color="auto"/>
            </w:tcBorders>
          </w:tcPr>
          <w:p w14:paraId="6D2EED50" w14:textId="77777777" w:rsidR="0076053B" w:rsidRPr="009803DF" w:rsidRDefault="0076053B" w:rsidP="0076053B">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C530FD2" w14:textId="77777777" w:rsidR="0076053B" w:rsidRPr="009803DF" w:rsidRDefault="0076053B" w:rsidP="0076053B">
            <w:pPr>
              <w:spacing w:before="60" w:after="60"/>
              <w:jc w:val="left"/>
              <w:rPr>
                <w:sz w:val="16"/>
                <w:szCs w:val="16"/>
              </w:rPr>
            </w:pPr>
            <w:r>
              <w:rPr>
                <w:sz w:val="16"/>
                <w:szCs w:val="16"/>
              </w:rPr>
              <w:t>clipSymbols</w:t>
            </w:r>
          </w:p>
        </w:tc>
        <w:tc>
          <w:tcPr>
            <w:tcW w:w="3827" w:type="dxa"/>
            <w:tcBorders>
              <w:top w:val="single" w:sz="4" w:space="0" w:color="auto"/>
              <w:left w:val="single" w:sz="4" w:space="0" w:color="auto"/>
              <w:bottom w:val="single" w:sz="4" w:space="0" w:color="auto"/>
              <w:right w:val="single" w:sz="4" w:space="0" w:color="auto"/>
            </w:tcBorders>
          </w:tcPr>
          <w:p w14:paraId="5992CB92" w14:textId="77777777" w:rsidR="0076053B" w:rsidRPr="009803DF" w:rsidRDefault="0076053B" w:rsidP="0076053B">
            <w:pPr>
              <w:spacing w:before="60" w:after="60"/>
              <w:jc w:val="left"/>
              <w:rPr>
                <w:sz w:val="16"/>
                <w:szCs w:val="16"/>
              </w:rPr>
            </w:pPr>
            <w:r w:rsidRPr="0076053B">
              <w:rPr>
                <w:sz w:val="16"/>
                <w:szCs w:val="16"/>
              </w:rPr>
              <w:t>Indicates whether the symbols in the pattern are to be clipped by the area (when they are part in/out of the area) or whether the symbol is not drawn at all unless it is completely contained in the area</w:t>
            </w:r>
          </w:p>
        </w:tc>
        <w:tc>
          <w:tcPr>
            <w:tcW w:w="709" w:type="dxa"/>
            <w:tcBorders>
              <w:top w:val="single" w:sz="4" w:space="0" w:color="auto"/>
              <w:left w:val="single" w:sz="4" w:space="0" w:color="auto"/>
              <w:bottom w:val="single" w:sz="4" w:space="0" w:color="auto"/>
              <w:right w:val="single" w:sz="4" w:space="0" w:color="auto"/>
            </w:tcBorders>
          </w:tcPr>
          <w:p w14:paraId="6F988989" w14:textId="77777777" w:rsidR="0076053B" w:rsidRPr="009803DF" w:rsidRDefault="0076053B" w:rsidP="0076053B">
            <w:pPr>
              <w:spacing w:before="60" w:after="60"/>
              <w:jc w:val="center"/>
              <w:rPr>
                <w:sz w:val="16"/>
                <w:szCs w:val="16"/>
              </w:rPr>
            </w:pPr>
            <w:r>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9E14361" w14:textId="77777777" w:rsidR="0076053B" w:rsidRDefault="0076053B" w:rsidP="005B7DF3">
            <w:pPr>
              <w:spacing w:before="60" w:after="60"/>
              <w:jc w:val="left"/>
              <w:rPr>
                <w:sz w:val="16"/>
                <w:szCs w:val="16"/>
              </w:rPr>
            </w:pPr>
            <w:r>
              <w:rPr>
                <w:sz w:val="16"/>
                <w:szCs w:val="16"/>
              </w:rPr>
              <w:t>boolean</w:t>
            </w:r>
          </w:p>
          <w:p w14:paraId="61E2CEC1" w14:textId="77777777" w:rsidR="005B7DF3" w:rsidRPr="005B7DF3" w:rsidRDefault="005B7DF3" w:rsidP="005B7DF3">
            <w:pPr>
              <w:spacing w:before="60" w:after="60"/>
              <w:jc w:val="left"/>
              <w:rPr>
                <w:sz w:val="16"/>
                <w:szCs w:val="16"/>
              </w:rPr>
            </w:pPr>
            <w:r w:rsidRPr="005B7DF3">
              <w:rPr>
                <w:i/>
                <w:sz w:val="16"/>
                <w:szCs w:val="16"/>
              </w:rPr>
              <w:t>True</w:t>
            </w:r>
            <w:r w:rsidRPr="005B7DF3">
              <w:rPr>
                <w:sz w:val="16"/>
                <w:szCs w:val="16"/>
              </w:rPr>
              <w:t>: Fill symbols are clipped at area boundaries</w:t>
            </w:r>
          </w:p>
          <w:p w14:paraId="5522BF3E" w14:textId="77777777" w:rsidR="005B7DF3" w:rsidRPr="005B7DF3" w:rsidRDefault="005B7DF3" w:rsidP="005B7DF3">
            <w:pPr>
              <w:spacing w:before="60" w:after="60"/>
              <w:jc w:val="left"/>
              <w:rPr>
                <w:i/>
                <w:sz w:val="16"/>
                <w:szCs w:val="16"/>
              </w:rPr>
            </w:pPr>
            <w:r w:rsidRPr="005B7DF3">
              <w:rPr>
                <w:i/>
                <w:sz w:val="16"/>
                <w:szCs w:val="16"/>
              </w:rPr>
              <w:t>False</w:t>
            </w:r>
            <w:r w:rsidRPr="005B7DF3">
              <w:rPr>
                <w:sz w:val="16"/>
                <w:szCs w:val="16"/>
              </w:rPr>
              <w:t>: Fill symbols extending over the area boundaries are not drawn at all</w:t>
            </w:r>
          </w:p>
        </w:tc>
      </w:tr>
    </w:tbl>
    <w:p w14:paraId="3DBCF5F4" w14:textId="77777777" w:rsidR="00E27B81" w:rsidRDefault="00E27B81" w:rsidP="00E27B81"/>
    <w:p w14:paraId="153476DF" w14:textId="77777777" w:rsidR="00D47228" w:rsidRDefault="00D47228" w:rsidP="00531C7D">
      <w:pPr>
        <w:pStyle w:val="Heading4"/>
        <w:numPr>
          <w:ilvl w:val="0"/>
          <w:numId w:val="32"/>
        </w:numPr>
        <w:tabs>
          <w:tab w:val="left" w:pos="1077"/>
        </w:tabs>
        <w:spacing w:before="120" w:after="120"/>
        <w:ind w:left="357" w:hanging="357"/>
      </w:pPr>
      <w:r>
        <w:t>HatchFill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47E8EBC"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18C10BB3"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0EA9ED4"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3DC0BD4"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BBE6B34"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32383A8"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56F103D2" w14:textId="77777777" w:rsidTr="00D47228">
        <w:tc>
          <w:tcPr>
            <w:tcW w:w="1242" w:type="dxa"/>
            <w:tcBorders>
              <w:top w:val="single" w:sz="4" w:space="0" w:color="auto"/>
              <w:left w:val="single" w:sz="4" w:space="0" w:color="auto"/>
              <w:bottom w:val="single" w:sz="4" w:space="0" w:color="auto"/>
              <w:right w:val="single" w:sz="4" w:space="0" w:color="auto"/>
            </w:tcBorders>
          </w:tcPr>
          <w:p w14:paraId="46369FCF"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89D960D" w14:textId="77777777" w:rsidR="00E27B81" w:rsidRPr="009803DF" w:rsidRDefault="00E27B81" w:rsidP="009803DF">
            <w:pPr>
              <w:spacing w:before="60" w:after="60"/>
              <w:jc w:val="left"/>
              <w:rPr>
                <w:sz w:val="16"/>
                <w:szCs w:val="16"/>
              </w:rPr>
            </w:pPr>
            <w:r w:rsidRPr="009803DF">
              <w:rPr>
                <w:sz w:val="16"/>
                <w:szCs w:val="16"/>
              </w:rPr>
              <w:t>HatchFill</w:t>
            </w:r>
          </w:p>
        </w:tc>
        <w:tc>
          <w:tcPr>
            <w:tcW w:w="3827" w:type="dxa"/>
            <w:tcBorders>
              <w:top w:val="single" w:sz="4" w:space="0" w:color="auto"/>
              <w:left w:val="single" w:sz="4" w:space="0" w:color="auto"/>
              <w:bottom w:val="single" w:sz="4" w:space="0" w:color="auto"/>
              <w:right w:val="single" w:sz="4" w:space="0" w:color="auto"/>
            </w:tcBorders>
          </w:tcPr>
          <w:p w14:paraId="10924000" w14:textId="77777777" w:rsidR="00E27B81" w:rsidRPr="009803DF" w:rsidRDefault="00E27B81" w:rsidP="009803DF">
            <w:pPr>
              <w:spacing w:before="60" w:after="60"/>
              <w:jc w:val="left"/>
              <w:rPr>
                <w:sz w:val="16"/>
                <w:szCs w:val="16"/>
              </w:rPr>
            </w:pPr>
            <w:r w:rsidRPr="009803DF">
              <w:rPr>
                <w:sz w:val="16"/>
                <w:szCs w:val="16"/>
              </w:rPr>
              <w:t>Defining a pattern made of on</w:t>
            </w:r>
            <w:r w:rsidR="009803DF">
              <w:rPr>
                <w:sz w:val="16"/>
                <w:szCs w:val="16"/>
              </w:rPr>
              <w:t>e or two sets of parallel lines</w:t>
            </w:r>
          </w:p>
        </w:tc>
        <w:tc>
          <w:tcPr>
            <w:tcW w:w="709" w:type="dxa"/>
            <w:tcBorders>
              <w:top w:val="single" w:sz="4" w:space="0" w:color="auto"/>
              <w:left w:val="single" w:sz="4" w:space="0" w:color="auto"/>
              <w:bottom w:val="single" w:sz="4" w:space="0" w:color="auto"/>
              <w:right w:val="single" w:sz="4" w:space="0" w:color="auto"/>
            </w:tcBorders>
          </w:tcPr>
          <w:p w14:paraId="55ADFA38"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E65155B"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16F6BA60" w14:textId="77777777" w:rsidTr="00D47228">
        <w:tc>
          <w:tcPr>
            <w:tcW w:w="1242" w:type="dxa"/>
            <w:tcBorders>
              <w:top w:val="single" w:sz="4" w:space="0" w:color="auto"/>
              <w:left w:val="single" w:sz="4" w:space="0" w:color="auto"/>
              <w:bottom w:val="single" w:sz="4" w:space="0" w:color="auto"/>
              <w:right w:val="single" w:sz="4" w:space="0" w:color="auto"/>
            </w:tcBorders>
          </w:tcPr>
          <w:p w14:paraId="772C7F3B" w14:textId="77777777" w:rsidR="00E27B81" w:rsidRPr="009803DF" w:rsidRDefault="00E27B81" w:rsidP="009803DF">
            <w:pPr>
              <w:spacing w:before="60" w:after="60"/>
              <w:jc w:val="left"/>
              <w:rPr>
                <w:sz w:val="16"/>
                <w:szCs w:val="16"/>
              </w:rPr>
            </w:pPr>
            <w:r w:rsidRPr="009803DF">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0119E283"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59137A9A" w14:textId="77777777" w:rsidR="00E27B81" w:rsidRPr="009803DF" w:rsidRDefault="009803DF" w:rsidP="009803DF">
            <w:pPr>
              <w:spacing w:before="60" w:after="60"/>
              <w:jc w:val="left"/>
              <w:rPr>
                <w:sz w:val="16"/>
                <w:szCs w:val="16"/>
              </w:rPr>
            </w:pPr>
            <w:r>
              <w:rPr>
                <w:sz w:val="16"/>
                <w:szCs w:val="16"/>
              </w:rPr>
              <w:t>A set of parallel lines</w:t>
            </w:r>
          </w:p>
        </w:tc>
        <w:tc>
          <w:tcPr>
            <w:tcW w:w="709" w:type="dxa"/>
            <w:tcBorders>
              <w:top w:val="single" w:sz="4" w:space="0" w:color="auto"/>
              <w:left w:val="single" w:sz="4" w:space="0" w:color="auto"/>
              <w:bottom w:val="single" w:sz="4" w:space="0" w:color="auto"/>
              <w:right w:val="single" w:sz="4" w:space="0" w:color="auto"/>
            </w:tcBorders>
          </w:tcPr>
          <w:p w14:paraId="5B535CEE"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8210CD9" w14:textId="77777777" w:rsidR="00E27B81" w:rsidRPr="009803DF" w:rsidRDefault="00E27B81" w:rsidP="009803DF">
            <w:pPr>
              <w:spacing w:before="60" w:after="60"/>
              <w:jc w:val="left"/>
              <w:rPr>
                <w:sz w:val="16"/>
                <w:szCs w:val="16"/>
              </w:rPr>
            </w:pPr>
            <w:r w:rsidRPr="009803DF">
              <w:rPr>
                <w:sz w:val="16"/>
                <w:szCs w:val="16"/>
              </w:rPr>
              <w:t>Hatch</w:t>
            </w:r>
          </w:p>
        </w:tc>
      </w:tr>
    </w:tbl>
    <w:p w14:paraId="1258AAAD" w14:textId="77777777" w:rsidR="00E27B81" w:rsidRDefault="00E27B81" w:rsidP="00E27B81"/>
    <w:p w14:paraId="6E98725B" w14:textId="77777777" w:rsidR="00D47228" w:rsidRDefault="00D47228" w:rsidP="00531C7D">
      <w:pPr>
        <w:pStyle w:val="Heading4"/>
        <w:numPr>
          <w:ilvl w:val="0"/>
          <w:numId w:val="32"/>
        </w:numPr>
        <w:tabs>
          <w:tab w:val="left" w:pos="1077"/>
        </w:tabs>
        <w:spacing w:before="120" w:after="120"/>
        <w:ind w:left="357" w:hanging="357"/>
      </w:pPr>
      <w:r>
        <w:t>Hatch</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50FB367"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69680025"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5DA8BA5"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C2C0A9D"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0A0026E"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589DDD3"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8CCE2F7" w14:textId="77777777" w:rsidTr="00D47228">
        <w:tc>
          <w:tcPr>
            <w:tcW w:w="1242" w:type="dxa"/>
            <w:tcBorders>
              <w:top w:val="single" w:sz="4" w:space="0" w:color="auto"/>
              <w:left w:val="single" w:sz="4" w:space="0" w:color="auto"/>
              <w:bottom w:val="single" w:sz="4" w:space="0" w:color="auto"/>
              <w:right w:val="single" w:sz="4" w:space="0" w:color="auto"/>
            </w:tcBorders>
          </w:tcPr>
          <w:p w14:paraId="26627443"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A12F779"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34AC9B39" w14:textId="77777777" w:rsidR="00E27B81" w:rsidRPr="009803DF" w:rsidRDefault="00E27B81" w:rsidP="009803DF">
            <w:pPr>
              <w:spacing w:before="60" w:after="60"/>
              <w:jc w:val="left"/>
              <w:rPr>
                <w:sz w:val="16"/>
                <w:szCs w:val="16"/>
              </w:rPr>
            </w:pPr>
            <w:r w:rsidRPr="009803DF">
              <w:rPr>
                <w:sz w:val="16"/>
                <w:szCs w:val="16"/>
              </w:rPr>
              <w:t>A set of parallel line</w:t>
            </w:r>
            <w:r w:rsidR="009803DF">
              <w:rPr>
                <w:sz w:val="16"/>
                <w:szCs w:val="16"/>
              </w:rPr>
              <w:t>s used for an area fill pattern</w:t>
            </w:r>
          </w:p>
        </w:tc>
        <w:tc>
          <w:tcPr>
            <w:tcW w:w="709" w:type="dxa"/>
            <w:tcBorders>
              <w:top w:val="single" w:sz="4" w:space="0" w:color="auto"/>
              <w:left w:val="single" w:sz="4" w:space="0" w:color="auto"/>
              <w:bottom w:val="single" w:sz="4" w:space="0" w:color="auto"/>
              <w:right w:val="single" w:sz="4" w:space="0" w:color="auto"/>
            </w:tcBorders>
          </w:tcPr>
          <w:p w14:paraId="5CCBB15F" w14:textId="77777777" w:rsidR="00E27B81" w:rsidRPr="009803DF" w:rsidRDefault="00E27B81" w:rsidP="009803DF">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0D607749" w14:textId="77777777" w:rsidR="00E27B81" w:rsidRPr="009803DF" w:rsidRDefault="00E27B81" w:rsidP="009803DF">
            <w:pPr>
              <w:spacing w:before="60" w:after="60"/>
              <w:jc w:val="left"/>
              <w:rPr>
                <w:sz w:val="16"/>
                <w:szCs w:val="16"/>
              </w:rPr>
            </w:pPr>
          </w:p>
        </w:tc>
      </w:tr>
      <w:tr w:rsidR="00E27B81" w:rsidRPr="004663CF" w14:paraId="3BA9D1A2" w14:textId="77777777" w:rsidTr="00D47228">
        <w:tc>
          <w:tcPr>
            <w:tcW w:w="1242" w:type="dxa"/>
            <w:tcBorders>
              <w:top w:val="single" w:sz="4" w:space="0" w:color="auto"/>
              <w:left w:val="single" w:sz="4" w:space="0" w:color="auto"/>
              <w:bottom w:val="single" w:sz="4" w:space="0" w:color="auto"/>
              <w:right w:val="single" w:sz="4" w:space="0" w:color="auto"/>
            </w:tcBorders>
          </w:tcPr>
          <w:p w14:paraId="772C0774"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F26D24B" w14:textId="77777777" w:rsidR="00E27B81" w:rsidRPr="009803DF" w:rsidRDefault="00E27B81" w:rsidP="009803DF">
            <w:pPr>
              <w:spacing w:before="60" w:after="60"/>
              <w:jc w:val="left"/>
              <w:rPr>
                <w:sz w:val="16"/>
                <w:szCs w:val="16"/>
              </w:rPr>
            </w:pPr>
            <w:r w:rsidRPr="009803DF">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3F5E697A" w14:textId="77777777" w:rsidR="00E27B81" w:rsidRPr="009803DF" w:rsidRDefault="00E27B81" w:rsidP="009803DF">
            <w:pPr>
              <w:spacing w:before="60" w:after="60"/>
              <w:jc w:val="left"/>
              <w:rPr>
                <w:sz w:val="16"/>
                <w:szCs w:val="16"/>
              </w:rPr>
            </w:pPr>
            <w:r w:rsidRPr="009803DF">
              <w:rPr>
                <w:sz w:val="16"/>
                <w:szCs w:val="16"/>
              </w:rPr>
              <w:t>The vector defining th</w:t>
            </w:r>
            <w:r w:rsidR="009803DF">
              <w:rPr>
                <w:sz w:val="16"/>
                <w:szCs w:val="16"/>
              </w:rPr>
              <w:t>e direction of the set of lines</w:t>
            </w:r>
          </w:p>
        </w:tc>
        <w:tc>
          <w:tcPr>
            <w:tcW w:w="709" w:type="dxa"/>
            <w:tcBorders>
              <w:top w:val="single" w:sz="4" w:space="0" w:color="auto"/>
              <w:left w:val="single" w:sz="4" w:space="0" w:color="auto"/>
              <w:bottom w:val="single" w:sz="4" w:space="0" w:color="auto"/>
              <w:right w:val="single" w:sz="4" w:space="0" w:color="auto"/>
            </w:tcBorders>
          </w:tcPr>
          <w:p w14:paraId="24014C42"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0D738C5"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571D77AA" w14:textId="77777777" w:rsidTr="00D47228">
        <w:tc>
          <w:tcPr>
            <w:tcW w:w="1242" w:type="dxa"/>
            <w:tcBorders>
              <w:top w:val="single" w:sz="4" w:space="0" w:color="auto"/>
              <w:left w:val="single" w:sz="4" w:space="0" w:color="auto"/>
              <w:bottom w:val="single" w:sz="4" w:space="0" w:color="auto"/>
              <w:right w:val="single" w:sz="4" w:space="0" w:color="auto"/>
            </w:tcBorders>
          </w:tcPr>
          <w:p w14:paraId="7CDBF530"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D5A1B44" w14:textId="77777777" w:rsidR="00E27B81" w:rsidRPr="009803DF" w:rsidRDefault="00E27B81" w:rsidP="009803DF">
            <w:pPr>
              <w:spacing w:before="60" w:after="60"/>
              <w:jc w:val="left"/>
              <w:rPr>
                <w:sz w:val="16"/>
                <w:szCs w:val="16"/>
              </w:rPr>
            </w:pPr>
            <w:r w:rsidRPr="009803DF">
              <w:rPr>
                <w:sz w:val="16"/>
                <w:szCs w:val="16"/>
              </w:rPr>
              <w:t>distance</w:t>
            </w:r>
          </w:p>
        </w:tc>
        <w:tc>
          <w:tcPr>
            <w:tcW w:w="3827" w:type="dxa"/>
            <w:tcBorders>
              <w:top w:val="single" w:sz="4" w:space="0" w:color="auto"/>
              <w:left w:val="single" w:sz="4" w:space="0" w:color="auto"/>
              <w:bottom w:val="single" w:sz="4" w:space="0" w:color="auto"/>
              <w:right w:val="single" w:sz="4" w:space="0" w:color="auto"/>
            </w:tcBorders>
          </w:tcPr>
          <w:p w14:paraId="24D4B7AD" w14:textId="77777777" w:rsidR="00E27B81" w:rsidRPr="009803DF" w:rsidRDefault="00E27B81" w:rsidP="009803DF">
            <w:pPr>
              <w:spacing w:before="60" w:after="60"/>
              <w:jc w:val="left"/>
              <w:rPr>
                <w:sz w:val="16"/>
                <w:szCs w:val="16"/>
              </w:rPr>
            </w:pPr>
            <w:r w:rsidRPr="009803DF">
              <w:rPr>
                <w:sz w:val="16"/>
                <w:szCs w:val="16"/>
              </w:rPr>
              <w:t xml:space="preserve">The distance between the lines measured </w:t>
            </w:r>
            <w:r w:rsidR="009803DF">
              <w:rPr>
                <w:sz w:val="16"/>
                <w:szCs w:val="16"/>
              </w:rPr>
              <w:t>perpendicular to the direction</w:t>
            </w:r>
          </w:p>
        </w:tc>
        <w:tc>
          <w:tcPr>
            <w:tcW w:w="709" w:type="dxa"/>
            <w:tcBorders>
              <w:top w:val="single" w:sz="4" w:space="0" w:color="auto"/>
              <w:left w:val="single" w:sz="4" w:space="0" w:color="auto"/>
              <w:bottom w:val="single" w:sz="4" w:space="0" w:color="auto"/>
              <w:right w:val="single" w:sz="4" w:space="0" w:color="auto"/>
            </w:tcBorders>
          </w:tcPr>
          <w:p w14:paraId="0F9735A0"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6F1036F" w14:textId="77777777" w:rsidR="00E27B81" w:rsidRPr="009803DF" w:rsidRDefault="00E27B81" w:rsidP="009803DF">
            <w:pPr>
              <w:spacing w:before="60" w:after="60"/>
              <w:jc w:val="left"/>
              <w:rPr>
                <w:sz w:val="16"/>
                <w:szCs w:val="16"/>
              </w:rPr>
            </w:pPr>
            <w:r w:rsidRPr="009803DF">
              <w:rPr>
                <w:sz w:val="16"/>
                <w:szCs w:val="16"/>
              </w:rPr>
              <w:t>double</w:t>
            </w:r>
          </w:p>
        </w:tc>
      </w:tr>
      <w:tr w:rsidR="00E27B81" w:rsidRPr="004663CF" w14:paraId="2F5B0EAA" w14:textId="77777777" w:rsidTr="00D47228">
        <w:tc>
          <w:tcPr>
            <w:tcW w:w="1242" w:type="dxa"/>
            <w:tcBorders>
              <w:top w:val="single" w:sz="4" w:space="0" w:color="auto"/>
              <w:left w:val="single" w:sz="4" w:space="0" w:color="auto"/>
              <w:bottom w:val="single" w:sz="4" w:space="0" w:color="auto"/>
              <w:right w:val="single" w:sz="4" w:space="0" w:color="auto"/>
            </w:tcBorders>
          </w:tcPr>
          <w:p w14:paraId="20849365"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9174CFB" w14:textId="77777777" w:rsidR="00E27B81" w:rsidRPr="009803DF" w:rsidRDefault="00E27B81" w:rsidP="009803DF">
            <w:pPr>
              <w:spacing w:before="60" w:after="60"/>
              <w:jc w:val="left"/>
              <w:rPr>
                <w:sz w:val="16"/>
                <w:szCs w:val="16"/>
              </w:rPr>
            </w:pPr>
            <w:r w:rsidRPr="009803DF">
              <w:rPr>
                <w:sz w:val="16"/>
                <w:szCs w:val="16"/>
              </w:rPr>
              <w:t>line</w:t>
            </w:r>
          </w:p>
        </w:tc>
        <w:tc>
          <w:tcPr>
            <w:tcW w:w="3827" w:type="dxa"/>
            <w:tcBorders>
              <w:top w:val="single" w:sz="4" w:space="0" w:color="auto"/>
              <w:left w:val="single" w:sz="4" w:space="0" w:color="auto"/>
              <w:bottom w:val="single" w:sz="4" w:space="0" w:color="auto"/>
              <w:right w:val="single" w:sz="4" w:space="0" w:color="auto"/>
            </w:tcBorders>
          </w:tcPr>
          <w:p w14:paraId="2DF0F102" w14:textId="77777777" w:rsidR="00E27B81" w:rsidRPr="009803DF" w:rsidRDefault="00E27B81" w:rsidP="009803DF">
            <w:pPr>
              <w:spacing w:before="60" w:after="60"/>
              <w:jc w:val="left"/>
              <w:rPr>
                <w:sz w:val="16"/>
                <w:szCs w:val="16"/>
              </w:rPr>
            </w:pPr>
            <w:r w:rsidRPr="009803DF">
              <w:rPr>
                <w:sz w:val="16"/>
                <w:szCs w:val="16"/>
              </w:rPr>
              <w:t>The line style used for each hatch line</w:t>
            </w:r>
          </w:p>
        </w:tc>
        <w:tc>
          <w:tcPr>
            <w:tcW w:w="709" w:type="dxa"/>
            <w:tcBorders>
              <w:top w:val="single" w:sz="4" w:space="0" w:color="auto"/>
              <w:left w:val="single" w:sz="4" w:space="0" w:color="auto"/>
              <w:bottom w:val="single" w:sz="4" w:space="0" w:color="auto"/>
              <w:right w:val="single" w:sz="4" w:space="0" w:color="auto"/>
            </w:tcBorders>
          </w:tcPr>
          <w:p w14:paraId="0F5A9992" w14:textId="77777777" w:rsidR="00E27B81" w:rsidRPr="009803DF" w:rsidRDefault="00E27B81" w:rsidP="009803DF">
            <w:pPr>
              <w:spacing w:before="60" w:after="60"/>
              <w:jc w:val="center"/>
              <w:rPr>
                <w:sz w:val="16"/>
                <w:szCs w:val="16"/>
              </w:rPr>
            </w:pPr>
            <w:r w:rsidRPr="009803DF">
              <w:rPr>
                <w:sz w:val="16"/>
                <w:szCs w:val="16"/>
              </w:rPr>
              <w:t>1..2</w:t>
            </w:r>
          </w:p>
        </w:tc>
        <w:tc>
          <w:tcPr>
            <w:tcW w:w="1843" w:type="dxa"/>
            <w:tcBorders>
              <w:top w:val="single" w:sz="4" w:space="0" w:color="auto"/>
              <w:left w:val="single" w:sz="4" w:space="0" w:color="auto"/>
              <w:bottom w:val="single" w:sz="4" w:space="0" w:color="auto"/>
              <w:right w:val="single" w:sz="4" w:space="0" w:color="auto"/>
            </w:tcBorders>
          </w:tcPr>
          <w:p w14:paraId="21C2203A" w14:textId="77777777" w:rsidR="00E27B81" w:rsidRPr="009803DF" w:rsidRDefault="00E27B81" w:rsidP="009803DF">
            <w:pPr>
              <w:spacing w:before="60" w:after="60"/>
              <w:jc w:val="left"/>
              <w:rPr>
                <w:sz w:val="16"/>
                <w:szCs w:val="16"/>
              </w:rPr>
            </w:pPr>
            <w:r w:rsidRPr="009803DF">
              <w:rPr>
                <w:sz w:val="16"/>
                <w:szCs w:val="16"/>
              </w:rPr>
              <w:t>LineStyles::</w:t>
            </w:r>
            <w:r w:rsidRPr="009803DF" w:rsidDel="00231343">
              <w:rPr>
                <w:sz w:val="16"/>
                <w:szCs w:val="16"/>
              </w:rPr>
              <w:t xml:space="preserve"> </w:t>
            </w:r>
            <w:r w:rsidRPr="009803DF">
              <w:rPr>
                <w:sz w:val="16"/>
                <w:szCs w:val="16"/>
              </w:rPr>
              <w:t>AbstractLineStyle</w:t>
            </w:r>
          </w:p>
        </w:tc>
      </w:tr>
    </w:tbl>
    <w:p w14:paraId="534E4F12" w14:textId="77777777" w:rsidR="00E27B81" w:rsidRDefault="00E27B81" w:rsidP="00E27B81"/>
    <w:p w14:paraId="7E3C5208" w14:textId="77777777" w:rsidR="00D47228" w:rsidRDefault="00D47228" w:rsidP="00531C7D">
      <w:pPr>
        <w:pStyle w:val="Heading4"/>
        <w:numPr>
          <w:ilvl w:val="0"/>
          <w:numId w:val="32"/>
        </w:numPr>
        <w:tabs>
          <w:tab w:val="left" w:pos="1077"/>
        </w:tabs>
        <w:spacing w:before="120" w:after="120"/>
        <w:ind w:left="357" w:hanging="357"/>
      </w:pPr>
      <w:r w:rsidRPr="00BC5F2E">
        <w:t>AreaCRSType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025ED889"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6B23FDB5" w14:textId="77777777" w:rsidR="00E27B81" w:rsidRPr="009803DF" w:rsidRDefault="00E27B81" w:rsidP="009803DF">
            <w:pPr>
              <w:keepNext/>
              <w:keepLines/>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EC8EBE2" w14:textId="77777777" w:rsidR="00E27B81" w:rsidRPr="009803DF" w:rsidRDefault="00E27B81" w:rsidP="009803DF">
            <w:pPr>
              <w:keepNext/>
              <w:keepLines/>
              <w:spacing w:before="60" w:after="60"/>
              <w:jc w:val="left"/>
              <w:rPr>
                <w:b/>
                <w:sz w:val="16"/>
                <w:szCs w:val="16"/>
              </w:rPr>
            </w:pPr>
            <w:r w:rsidRPr="009803D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5D0E22ED" w14:textId="77777777" w:rsidR="00E27B81" w:rsidRPr="009803DF" w:rsidRDefault="00E27B81" w:rsidP="009803DF">
            <w:pPr>
              <w:keepNext/>
              <w:keepLines/>
              <w:spacing w:before="60" w:after="60"/>
              <w:jc w:val="left"/>
              <w:rPr>
                <w:b/>
                <w:sz w:val="16"/>
                <w:szCs w:val="16"/>
              </w:rPr>
            </w:pPr>
            <w:r w:rsidRPr="009803DF">
              <w:rPr>
                <w:b/>
                <w:sz w:val="16"/>
                <w:szCs w:val="16"/>
              </w:rPr>
              <w:t>Description</w:t>
            </w:r>
          </w:p>
        </w:tc>
      </w:tr>
      <w:tr w:rsidR="00E27B81" w:rsidRPr="004663CF" w14:paraId="686A1B95" w14:textId="77777777" w:rsidTr="00D47228">
        <w:tc>
          <w:tcPr>
            <w:tcW w:w="1242" w:type="dxa"/>
            <w:tcBorders>
              <w:top w:val="single" w:sz="4" w:space="0" w:color="auto"/>
              <w:left w:val="single" w:sz="4" w:space="0" w:color="auto"/>
              <w:bottom w:val="single" w:sz="4" w:space="0" w:color="auto"/>
              <w:right w:val="single" w:sz="4" w:space="0" w:color="auto"/>
            </w:tcBorders>
          </w:tcPr>
          <w:p w14:paraId="0BA5AB9B" w14:textId="77777777" w:rsidR="00E27B81" w:rsidRPr="009803DF" w:rsidRDefault="00E27B81" w:rsidP="009803DF">
            <w:pPr>
              <w:spacing w:before="60" w:after="60"/>
              <w:jc w:val="left"/>
              <w:rPr>
                <w:sz w:val="16"/>
                <w:szCs w:val="16"/>
              </w:rPr>
            </w:pPr>
            <w:r w:rsidRPr="009803D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DB516C0" w14:textId="77777777" w:rsidR="00E27B81" w:rsidRPr="009803DF" w:rsidRDefault="00E27B81" w:rsidP="009803DF">
            <w:pPr>
              <w:spacing w:before="60" w:after="60"/>
              <w:jc w:val="left"/>
              <w:rPr>
                <w:sz w:val="16"/>
                <w:szCs w:val="16"/>
              </w:rPr>
            </w:pPr>
            <w:r w:rsidRPr="009803DF">
              <w:rPr>
                <w:sz w:val="16"/>
                <w:szCs w:val="16"/>
              </w:rPr>
              <w:t>PatternCRS</w:t>
            </w:r>
          </w:p>
        </w:tc>
        <w:tc>
          <w:tcPr>
            <w:tcW w:w="6379" w:type="dxa"/>
            <w:tcBorders>
              <w:top w:val="single" w:sz="4" w:space="0" w:color="auto"/>
              <w:left w:val="single" w:sz="4" w:space="0" w:color="auto"/>
              <w:bottom w:val="single" w:sz="4" w:space="0" w:color="auto"/>
              <w:right w:val="single" w:sz="4" w:space="0" w:color="auto"/>
            </w:tcBorders>
          </w:tcPr>
          <w:p w14:paraId="5736B27C" w14:textId="77777777" w:rsidR="00E27B81" w:rsidRPr="009803DF" w:rsidRDefault="00E27B81" w:rsidP="009803DF">
            <w:pPr>
              <w:spacing w:before="60" w:after="60"/>
              <w:jc w:val="left"/>
              <w:rPr>
                <w:sz w:val="16"/>
                <w:szCs w:val="16"/>
              </w:rPr>
            </w:pPr>
            <w:r w:rsidRPr="009803DF">
              <w:rPr>
                <w:sz w:val="16"/>
                <w:szCs w:val="16"/>
              </w:rPr>
              <w:t xml:space="preserve">Describes </w:t>
            </w:r>
            <w:r w:rsidR="009803DF">
              <w:rPr>
                <w:sz w:val="16"/>
                <w:szCs w:val="16"/>
              </w:rPr>
              <w:t>how a fill patter is referenced</w:t>
            </w:r>
          </w:p>
        </w:tc>
      </w:tr>
      <w:tr w:rsidR="00E27B81" w:rsidRPr="004663CF" w14:paraId="53743E4E" w14:textId="77777777" w:rsidTr="00D47228">
        <w:tc>
          <w:tcPr>
            <w:tcW w:w="1242" w:type="dxa"/>
            <w:tcBorders>
              <w:top w:val="single" w:sz="4" w:space="0" w:color="auto"/>
              <w:left w:val="single" w:sz="4" w:space="0" w:color="auto"/>
              <w:bottom w:val="single" w:sz="4" w:space="0" w:color="auto"/>
              <w:right w:val="single" w:sz="4" w:space="0" w:color="auto"/>
            </w:tcBorders>
          </w:tcPr>
          <w:p w14:paraId="49B1097B"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7C5922C" w14:textId="77777777" w:rsidR="00E27B81" w:rsidRPr="009803DF" w:rsidRDefault="00E27B81" w:rsidP="009803DF">
            <w:pPr>
              <w:spacing w:before="60" w:after="60"/>
              <w:jc w:val="left"/>
              <w:rPr>
                <w:sz w:val="16"/>
                <w:szCs w:val="16"/>
              </w:rPr>
            </w:pPr>
            <w:r w:rsidRPr="009803DF">
              <w:rPr>
                <w:sz w:val="16"/>
                <w:szCs w:val="16"/>
              </w:rPr>
              <w:t>global</w:t>
            </w:r>
          </w:p>
        </w:tc>
        <w:tc>
          <w:tcPr>
            <w:tcW w:w="6379" w:type="dxa"/>
            <w:tcBorders>
              <w:top w:val="single" w:sz="4" w:space="0" w:color="auto"/>
              <w:left w:val="single" w:sz="4" w:space="0" w:color="auto"/>
              <w:bottom w:val="single" w:sz="4" w:space="0" w:color="auto"/>
              <w:right w:val="single" w:sz="4" w:space="0" w:color="auto"/>
            </w:tcBorders>
          </w:tcPr>
          <w:p w14:paraId="61855755"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a location on the drawing device </w:t>
            </w:r>
            <w:r w:rsidR="00F77870">
              <w:rPr>
                <w:sz w:val="16"/>
                <w:szCs w:val="16"/>
              </w:rPr>
              <w:t>for, example</w:t>
            </w:r>
            <w:r w:rsidRPr="009803DF">
              <w:rPr>
                <w:sz w:val="16"/>
                <w:szCs w:val="16"/>
              </w:rPr>
              <w:t xml:space="preserve"> starting with the corner of the screen.  As screen pans the pattern will appear to shift/move through the object on screen</w:t>
            </w:r>
          </w:p>
        </w:tc>
      </w:tr>
      <w:tr w:rsidR="00E27B81" w:rsidRPr="004663CF" w14:paraId="2EBF43E9" w14:textId="77777777" w:rsidTr="00D47228">
        <w:tc>
          <w:tcPr>
            <w:tcW w:w="1242" w:type="dxa"/>
            <w:tcBorders>
              <w:top w:val="single" w:sz="4" w:space="0" w:color="auto"/>
              <w:left w:val="single" w:sz="4" w:space="0" w:color="auto"/>
              <w:bottom w:val="single" w:sz="4" w:space="0" w:color="auto"/>
              <w:right w:val="single" w:sz="4" w:space="0" w:color="auto"/>
            </w:tcBorders>
          </w:tcPr>
          <w:p w14:paraId="2D871BCA"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341EBFA" w14:textId="77777777" w:rsidR="00E27B81" w:rsidRPr="009803DF" w:rsidRDefault="00E27B81" w:rsidP="009803DF">
            <w:pPr>
              <w:spacing w:before="60" w:after="60"/>
              <w:jc w:val="left"/>
              <w:rPr>
                <w:sz w:val="16"/>
                <w:szCs w:val="16"/>
              </w:rPr>
            </w:pPr>
            <w:r w:rsidRPr="009803DF">
              <w:rPr>
                <w:sz w:val="16"/>
                <w:szCs w:val="16"/>
              </w:rPr>
              <w:t>localGeometry</w:t>
            </w:r>
          </w:p>
        </w:tc>
        <w:tc>
          <w:tcPr>
            <w:tcW w:w="6379" w:type="dxa"/>
            <w:tcBorders>
              <w:top w:val="single" w:sz="4" w:space="0" w:color="auto"/>
              <w:left w:val="single" w:sz="4" w:space="0" w:color="auto"/>
              <w:bottom w:val="single" w:sz="4" w:space="0" w:color="auto"/>
              <w:right w:val="single" w:sz="4" w:space="0" w:color="auto"/>
            </w:tcBorders>
          </w:tcPr>
          <w:p w14:paraId="03069643"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the local geometry of the object being depicted, </w:t>
            </w:r>
            <w:r w:rsidR="00F77870">
              <w:rPr>
                <w:sz w:val="16"/>
                <w:szCs w:val="16"/>
              </w:rPr>
              <w:t>for example</w:t>
            </w:r>
            <w:r w:rsidRPr="009803DF">
              <w:rPr>
                <w:sz w:val="16"/>
                <w:szCs w:val="16"/>
              </w:rPr>
              <w:t xml:space="preserve"> the upper left corner of the object. Patterns of adjacent objects may not match</w:t>
            </w:r>
          </w:p>
        </w:tc>
      </w:tr>
      <w:tr w:rsidR="00E27B81" w:rsidRPr="004663CF" w14:paraId="407113B0" w14:textId="77777777" w:rsidTr="00D47228">
        <w:tc>
          <w:tcPr>
            <w:tcW w:w="1242" w:type="dxa"/>
            <w:tcBorders>
              <w:top w:val="single" w:sz="4" w:space="0" w:color="auto"/>
              <w:left w:val="single" w:sz="4" w:space="0" w:color="auto"/>
              <w:bottom w:val="single" w:sz="4" w:space="0" w:color="auto"/>
              <w:right w:val="single" w:sz="4" w:space="0" w:color="auto"/>
            </w:tcBorders>
          </w:tcPr>
          <w:p w14:paraId="7A9D04A1"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4C7942A" w14:textId="77777777" w:rsidR="00E27B81" w:rsidRPr="009803DF" w:rsidRDefault="00E27B81" w:rsidP="009803DF">
            <w:pPr>
              <w:spacing w:before="60" w:after="60"/>
              <w:jc w:val="left"/>
              <w:rPr>
                <w:sz w:val="16"/>
                <w:szCs w:val="16"/>
              </w:rPr>
            </w:pPr>
            <w:r w:rsidRPr="009803DF">
              <w:rPr>
                <w:sz w:val="16"/>
                <w:szCs w:val="16"/>
              </w:rPr>
              <w:t>globalGeometry</w:t>
            </w:r>
          </w:p>
        </w:tc>
        <w:tc>
          <w:tcPr>
            <w:tcW w:w="6379" w:type="dxa"/>
            <w:tcBorders>
              <w:top w:val="single" w:sz="4" w:space="0" w:color="auto"/>
              <w:left w:val="single" w:sz="4" w:space="0" w:color="auto"/>
              <w:bottom w:val="single" w:sz="4" w:space="0" w:color="auto"/>
              <w:right w:val="single" w:sz="4" w:space="0" w:color="auto"/>
            </w:tcBorders>
          </w:tcPr>
          <w:p w14:paraId="278BFCE1" w14:textId="77777777" w:rsidR="00E27B81" w:rsidRPr="009803DF" w:rsidRDefault="00E27B81" w:rsidP="009803DF">
            <w:pPr>
              <w:spacing w:before="60" w:after="60"/>
              <w:jc w:val="left"/>
              <w:rPr>
                <w:sz w:val="16"/>
                <w:szCs w:val="16"/>
              </w:rPr>
            </w:pPr>
            <w:r w:rsidRPr="009803DF">
              <w:rPr>
                <w:sz w:val="16"/>
                <w:szCs w:val="16"/>
              </w:rPr>
              <w:t>The anchor point of the fill pattern is defined at a common location such that patterns remain consiste</w:t>
            </w:r>
            <w:r w:rsidR="009803DF">
              <w:rPr>
                <w:sz w:val="16"/>
                <w:szCs w:val="16"/>
              </w:rPr>
              <w:t>nt relative to all area objects</w:t>
            </w:r>
          </w:p>
        </w:tc>
      </w:tr>
    </w:tbl>
    <w:p w14:paraId="4D0D1982" w14:textId="77777777" w:rsidR="00A73A7B" w:rsidRPr="00CC6FA5" w:rsidRDefault="00A73A7B" w:rsidP="00A73A7B"/>
    <w:p w14:paraId="0A987083" w14:textId="77777777" w:rsidR="00D47228" w:rsidRDefault="00D47228" w:rsidP="00531C7D">
      <w:pPr>
        <w:pStyle w:val="Heading2"/>
        <w:keepNext/>
        <w:keepLines/>
        <w:numPr>
          <w:ilvl w:val="1"/>
          <w:numId w:val="13"/>
        </w:numPr>
        <w:spacing w:after="200"/>
      </w:pPr>
      <w:bookmarkStart w:id="169" w:name="_Toc16161149"/>
      <w:r>
        <w:t>The Text package</w:t>
      </w:r>
      <w:bookmarkEnd w:id="169"/>
    </w:p>
    <w:p w14:paraId="152114BB" w14:textId="77777777" w:rsidR="00A73A7B" w:rsidRDefault="00A73A7B" w:rsidP="00531C7D">
      <w:pPr>
        <w:pStyle w:val="Heading3"/>
        <w:keepLines/>
        <w:numPr>
          <w:ilvl w:val="2"/>
          <w:numId w:val="33"/>
        </w:numPr>
      </w:pPr>
      <w:bookmarkStart w:id="170" w:name="_Toc16161150"/>
      <w:r>
        <w:t>Overview</w:t>
      </w:r>
      <w:bookmarkEnd w:id="170"/>
    </w:p>
    <w:p w14:paraId="3124F3D2" w14:textId="77777777" w:rsidR="00E27B81" w:rsidRDefault="00E27B81" w:rsidP="009803DF">
      <w:pPr>
        <w:keepNext/>
        <w:keepLines/>
        <w:spacing w:after="120"/>
      </w:pPr>
      <w:r>
        <w:t>The text package contains the types necessary for the depiction of text. This includes fonts. In this model fonts may be described by characteristics or referenced by name. Two types of text instructions are supported:</w:t>
      </w:r>
    </w:p>
    <w:p w14:paraId="71AA875E" w14:textId="77777777" w:rsidR="00E27B81" w:rsidRDefault="00E27B81" w:rsidP="009803DF">
      <w:pPr>
        <w:pStyle w:val="ListParagraph"/>
        <w:keepNext/>
        <w:keepLines/>
        <w:numPr>
          <w:ilvl w:val="0"/>
          <w:numId w:val="8"/>
        </w:numPr>
        <w:suppressAutoHyphens w:val="0"/>
        <w:spacing w:after="120" w:line="276" w:lineRule="auto"/>
        <w:jc w:val="left"/>
      </w:pPr>
      <w:r>
        <w:t>Text relative to a point</w:t>
      </w:r>
    </w:p>
    <w:p w14:paraId="36181750" w14:textId="77777777" w:rsidR="00E27B81" w:rsidRPr="00E27B81" w:rsidRDefault="00E27B81" w:rsidP="009803DF">
      <w:pPr>
        <w:pStyle w:val="ListParagraph"/>
        <w:keepNext/>
        <w:keepLines/>
        <w:numPr>
          <w:ilvl w:val="0"/>
          <w:numId w:val="8"/>
        </w:numPr>
        <w:suppressAutoHyphens w:val="0"/>
        <w:spacing w:after="120" w:line="276" w:lineRule="auto"/>
        <w:jc w:val="left"/>
      </w:pPr>
      <w:r>
        <w:t>Text that will be drawn along a linear geometry</w:t>
      </w:r>
    </w:p>
    <w:p w14:paraId="55431CC5" w14:textId="77777777" w:rsidR="00A73A7B" w:rsidRDefault="00A73A7B" w:rsidP="00531C7D">
      <w:pPr>
        <w:pStyle w:val="Heading3"/>
        <w:keepLines/>
        <w:numPr>
          <w:ilvl w:val="2"/>
          <w:numId w:val="33"/>
        </w:numPr>
      </w:pPr>
      <w:bookmarkStart w:id="171" w:name="_Toc16161151"/>
      <w:r>
        <w:t>Fonts</w:t>
      </w:r>
      <w:bookmarkEnd w:id="171"/>
    </w:p>
    <w:p w14:paraId="0AB3A110" w14:textId="77777777" w:rsidR="00E27B81" w:rsidRDefault="00E27B81" w:rsidP="009803DF">
      <w:pPr>
        <w:keepNext/>
        <w:keepLines/>
        <w:spacing w:after="120"/>
      </w:pPr>
      <w:r>
        <w:t>A font is a set of typefaces. A</w:t>
      </w:r>
      <w:r w:rsidRPr="006239C6">
        <w:t xml:space="preserve"> typeface is the artistic representation or interpretation of characters; it is the way the type looks</w:t>
      </w:r>
      <w:r>
        <w:t>.</w:t>
      </w:r>
    </w:p>
    <w:p w14:paraId="2836A114" w14:textId="77777777" w:rsidR="00E27B81" w:rsidRDefault="00E27B81" w:rsidP="009803DF">
      <w:pPr>
        <w:keepNext/>
        <w:keepLines/>
        <w:spacing w:after="120"/>
      </w:pPr>
      <w:r>
        <w:t>This standard supports two methods of defining fonts, the first describes a font by four attributes and let the system find a best match to an actual font available on the graphic system. The second method is referencing an external font file. The format of this file must conform to the ‘True Type Font’ standard and must be included in the the Portrayal Catalogue.</w:t>
      </w:r>
    </w:p>
    <w:p w14:paraId="52CE53EE" w14:textId="77777777" w:rsidR="00A73A7B" w:rsidRDefault="00A73A7B" w:rsidP="00531C7D">
      <w:pPr>
        <w:pStyle w:val="Heading3"/>
        <w:keepLines/>
        <w:numPr>
          <w:ilvl w:val="2"/>
          <w:numId w:val="33"/>
        </w:numPr>
      </w:pPr>
      <w:bookmarkStart w:id="172" w:name="_Toc16161152"/>
      <w:r w:rsidRPr="00F4352A">
        <w:t>Model</w:t>
      </w:r>
      <w:bookmarkEnd w:id="172"/>
    </w:p>
    <w:p w14:paraId="5076BF3B" w14:textId="77777777" w:rsidR="00E27B81" w:rsidRDefault="00672036" w:rsidP="009803DF">
      <w:pPr>
        <w:keepNext/>
        <w:keepLines/>
        <w:rPr>
          <w:noProof/>
          <w:lang w:eastAsia="en-GB"/>
        </w:rPr>
      </w:pPr>
      <w:r>
        <w:rPr>
          <w:noProof/>
          <w:lang w:eastAsia="en-GB"/>
        </w:rPr>
        <w:pict w14:anchorId="28A53C1E">
          <v:shape id="_x0000_i1045" type="#_x0000_t75" style="width:433.5pt;height:322.5pt">
            <v:imagedata r:id="rId35" o:title="Fig 9-18 Text Package"/>
          </v:shape>
        </w:pict>
      </w:r>
    </w:p>
    <w:p w14:paraId="7693183E" w14:textId="77777777" w:rsidR="00E27B81" w:rsidRPr="00272BDF" w:rsidRDefault="00E27B81" w:rsidP="009803DF">
      <w:pPr>
        <w:pStyle w:val="Figuretitle"/>
        <w:spacing w:before="120" w:after="120"/>
        <w:rPr>
          <w:lang w:val="en-GB"/>
        </w:rPr>
      </w:pPr>
      <w:r w:rsidRPr="00CF7710">
        <w:rPr>
          <w:lang w:val="en-GB"/>
        </w:rPr>
        <w:t>Figure </w:t>
      </w:r>
      <w:r>
        <w:rPr>
          <w:lang w:val="en-GB"/>
        </w:rPr>
        <w:t>9</w:t>
      </w:r>
      <w:r w:rsidRPr="00CF7710">
        <w:rPr>
          <w:lang w:val="en-GB"/>
        </w:rPr>
        <w:t>-</w:t>
      </w:r>
      <w:r>
        <w:rPr>
          <w:lang w:val="en-GB"/>
        </w:rPr>
        <w:t>18</w:t>
      </w:r>
      <w:r w:rsidRPr="00CF7710">
        <w:rPr>
          <w:lang w:val="en-GB"/>
        </w:rPr>
        <w:t xml:space="preserve"> — </w:t>
      </w:r>
      <w:r>
        <w:rPr>
          <w:lang w:val="en-GB"/>
        </w:rPr>
        <w:t>Text Package</w:t>
      </w:r>
    </w:p>
    <w:p w14:paraId="0415EC40" w14:textId="77777777" w:rsidR="00A73A7B" w:rsidRDefault="00A73A7B" w:rsidP="00531C7D">
      <w:pPr>
        <w:pStyle w:val="Heading4"/>
        <w:numPr>
          <w:ilvl w:val="0"/>
          <w:numId w:val="15"/>
        </w:numPr>
        <w:tabs>
          <w:tab w:val="left" w:pos="1077"/>
        </w:tabs>
        <w:spacing w:before="120" w:after="120"/>
        <w:ind w:left="0" w:firstLine="0"/>
      </w:pPr>
      <w:r>
        <w:t>Font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22E780FB" w14:textId="77777777" w:rsidTr="009803DF">
        <w:trPr>
          <w:trHeight w:val="311"/>
        </w:trPr>
        <w:tc>
          <w:tcPr>
            <w:tcW w:w="1242" w:type="dxa"/>
            <w:tcBorders>
              <w:top w:val="single" w:sz="4" w:space="0" w:color="auto"/>
              <w:left w:val="single" w:sz="4" w:space="0" w:color="auto"/>
              <w:bottom w:val="single" w:sz="4" w:space="0" w:color="auto"/>
              <w:right w:val="single" w:sz="4" w:space="0" w:color="auto"/>
            </w:tcBorders>
          </w:tcPr>
          <w:p w14:paraId="5815121D"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B64CB96"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4E3064C"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4754C0E"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2F382A4"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667B4275" w14:textId="77777777" w:rsidTr="009803DF">
        <w:tc>
          <w:tcPr>
            <w:tcW w:w="1242" w:type="dxa"/>
            <w:tcBorders>
              <w:top w:val="single" w:sz="4" w:space="0" w:color="auto"/>
              <w:left w:val="single" w:sz="4" w:space="0" w:color="auto"/>
              <w:bottom w:val="single" w:sz="4" w:space="0" w:color="auto"/>
              <w:right w:val="single" w:sz="4" w:space="0" w:color="auto"/>
            </w:tcBorders>
          </w:tcPr>
          <w:p w14:paraId="264BE7E4"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90BCCFA"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64C360AB" w14:textId="77777777" w:rsidR="00E27B81" w:rsidRPr="00E441AF" w:rsidRDefault="00E441AF" w:rsidP="00E441AF">
            <w:pPr>
              <w:spacing w:before="60" w:after="60"/>
              <w:jc w:val="left"/>
              <w:rPr>
                <w:sz w:val="16"/>
                <w:szCs w:val="16"/>
              </w:rPr>
            </w:pPr>
            <w:r>
              <w:rPr>
                <w:sz w:val="16"/>
                <w:szCs w:val="16"/>
              </w:rPr>
              <w:t>Abstract base class for fonts</w:t>
            </w:r>
          </w:p>
        </w:tc>
        <w:tc>
          <w:tcPr>
            <w:tcW w:w="709" w:type="dxa"/>
            <w:tcBorders>
              <w:top w:val="single" w:sz="4" w:space="0" w:color="auto"/>
              <w:left w:val="single" w:sz="4" w:space="0" w:color="auto"/>
              <w:bottom w:val="single" w:sz="4" w:space="0" w:color="auto"/>
              <w:right w:val="single" w:sz="4" w:space="0" w:color="auto"/>
            </w:tcBorders>
          </w:tcPr>
          <w:p w14:paraId="366075C2"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D927410" w14:textId="77777777" w:rsidR="00E27B81" w:rsidRPr="00E441AF" w:rsidRDefault="00E27B81" w:rsidP="00E441AF">
            <w:pPr>
              <w:spacing w:before="60" w:after="60"/>
              <w:jc w:val="left"/>
              <w:rPr>
                <w:sz w:val="16"/>
                <w:szCs w:val="16"/>
              </w:rPr>
            </w:pPr>
            <w:r w:rsidRPr="00E441AF">
              <w:rPr>
                <w:sz w:val="16"/>
                <w:szCs w:val="16"/>
              </w:rPr>
              <w:t>-</w:t>
            </w:r>
          </w:p>
        </w:tc>
      </w:tr>
    </w:tbl>
    <w:p w14:paraId="21B168A2" w14:textId="77777777" w:rsidR="00E27B81" w:rsidRPr="00E27B81" w:rsidRDefault="00E27B81" w:rsidP="00E27B81"/>
    <w:p w14:paraId="2E07D86F" w14:textId="77777777" w:rsidR="00A73A7B" w:rsidRDefault="00A73A7B" w:rsidP="00531C7D">
      <w:pPr>
        <w:pStyle w:val="Heading4"/>
        <w:keepLines/>
        <w:numPr>
          <w:ilvl w:val="0"/>
          <w:numId w:val="15"/>
        </w:numPr>
        <w:tabs>
          <w:tab w:val="left" w:pos="1077"/>
        </w:tabs>
        <w:spacing w:before="120" w:after="120"/>
        <w:ind w:left="0" w:firstLine="0"/>
      </w:pPr>
      <w:r>
        <w:t>FontCharacteristics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306B004"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7E06DC08" w14:textId="77777777" w:rsidR="00E27B81" w:rsidRPr="00E441AF" w:rsidRDefault="00E27B81" w:rsidP="00E441AF">
            <w:pPr>
              <w:keepNext/>
              <w:keepLines/>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8342A92" w14:textId="77777777" w:rsidR="00E27B81" w:rsidRPr="00E441AF" w:rsidRDefault="00E27B81" w:rsidP="00E441AF">
            <w:pPr>
              <w:keepNext/>
              <w:keepLines/>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452130F" w14:textId="77777777" w:rsidR="00E27B81" w:rsidRPr="00E441AF" w:rsidRDefault="00E27B81" w:rsidP="00E441AF">
            <w:pPr>
              <w:keepNext/>
              <w:keepLines/>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BB1EF21" w14:textId="77777777" w:rsidR="00E27B81" w:rsidRPr="00E441AF" w:rsidRDefault="00E27B81" w:rsidP="00E441AF">
            <w:pPr>
              <w:keepNext/>
              <w:keepLines/>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42FA62D" w14:textId="77777777" w:rsidR="00E27B81" w:rsidRPr="00E441AF" w:rsidRDefault="00E27B81" w:rsidP="00E441AF">
            <w:pPr>
              <w:keepNext/>
              <w:keepLines/>
              <w:spacing w:before="60" w:after="60"/>
              <w:jc w:val="left"/>
              <w:rPr>
                <w:b/>
                <w:sz w:val="16"/>
                <w:szCs w:val="16"/>
              </w:rPr>
            </w:pPr>
            <w:r w:rsidRPr="00E441AF">
              <w:rPr>
                <w:b/>
                <w:sz w:val="16"/>
                <w:szCs w:val="16"/>
              </w:rPr>
              <w:t>Type</w:t>
            </w:r>
          </w:p>
        </w:tc>
      </w:tr>
      <w:tr w:rsidR="00E27B81" w:rsidRPr="004663CF" w14:paraId="7DDBD342" w14:textId="77777777" w:rsidTr="00E441AF">
        <w:tc>
          <w:tcPr>
            <w:tcW w:w="1242" w:type="dxa"/>
            <w:tcBorders>
              <w:top w:val="single" w:sz="4" w:space="0" w:color="auto"/>
              <w:left w:val="single" w:sz="4" w:space="0" w:color="auto"/>
              <w:bottom w:val="single" w:sz="4" w:space="0" w:color="auto"/>
              <w:right w:val="single" w:sz="4" w:space="0" w:color="auto"/>
            </w:tcBorders>
          </w:tcPr>
          <w:p w14:paraId="229B4E9D" w14:textId="77777777" w:rsidR="00E27B81" w:rsidRPr="00E441AF" w:rsidRDefault="00E27B81" w:rsidP="00E441AF">
            <w:pPr>
              <w:keepNext/>
              <w:keepLines/>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B23A99D" w14:textId="77777777" w:rsidR="00E27B81" w:rsidRPr="00E441AF" w:rsidRDefault="00E27B81" w:rsidP="00E441AF">
            <w:pPr>
              <w:keepNext/>
              <w:keepLines/>
              <w:spacing w:before="60" w:after="60"/>
              <w:jc w:val="left"/>
              <w:rPr>
                <w:sz w:val="16"/>
                <w:szCs w:val="16"/>
              </w:rPr>
            </w:pPr>
            <w:r w:rsidRPr="00E441AF">
              <w:rPr>
                <w:sz w:val="16"/>
                <w:szCs w:val="16"/>
              </w:rPr>
              <w:t>FontCharacteristics</w:t>
            </w:r>
          </w:p>
        </w:tc>
        <w:tc>
          <w:tcPr>
            <w:tcW w:w="3827" w:type="dxa"/>
            <w:tcBorders>
              <w:top w:val="single" w:sz="4" w:space="0" w:color="auto"/>
              <w:left w:val="single" w:sz="4" w:space="0" w:color="auto"/>
              <w:bottom w:val="single" w:sz="4" w:space="0" w:color="auto"/>
              <w:right w:val="single" w:sz="4" w:space="0" w:color="auto"/>
            </w:tcBorders>
          </w:tcPr>
          <w:p w14:paraId="622EB7F0" w14:textId="77777777" w:rsidR="00E27B81" w:rsidRPr="00E441AF" w:rsidRDefault="00E27B81" w:rsidP="00E441AF">
            <w:pPr>
              <w:keepNext/>
              <w:keepLines/>
              <w:spacing w:before="60" w:after="60"/>
              <w:jc w:val="left"/>
              <w:rPr>
                <w:sz w:val="16"/>
                <w:szCs w:val="16"/>
              </w:rPr>
            </w:pPr>
            <w:r w:rsidRPr="00E441AF">
              <w:rPr>
                <w:sz w:val="16"/>
                <w:szCs w:val="16"/>
              </w:rPr>
              <w:t>Class describing the</w:t>
            </w:r>
            <w:r w:rsidR="00E441AF">
              <w:rPr>
                <w:sz w:val="16"/>
                <w:szCs w:val="16"/>
              </w:rPr>
              <w:t xml:space="preserve"> main characteristics of a font</w:t>
            </w:r>
          </w:p>
        </w:tc>
        <w:tc>
          <w:tcPr>
            <w:tcW w:w="709" w:type="dxa"/>
            <w:tcBorders>
              <w:top w:val="single" w:sz="4" w:space="0" w:color="auto"/>
              <w:left w:val="single" w:sz="4" w:space="0" w:color="auto"/>
              <w:bottom w:val="single" w:sz="4" w:space="0" w:color="auto"/>
              <w:right w:val="single" w:sz="4" w:space="0" w:color="auto"/>
            </w:tcBorders>
          </w:tcPr>
          <w:p w14:paraId="35534C1A" w14:textId="77777777" w:rsidR="00E27B81" w:rsidRPr="00E441AF" w:rsidRDefault="00E27B81" w:rsidP="00E441AF">
            <w:pPr>
              <w:keepNext/>
              <w:keepLines/>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79B5A16" w14:textId="77777777" w:rsidR="00E27B81" w:rsidRPr="00E441AF" w:rsidRDefault="00E27B81" w:rsidP="00E441AF">
            <w:pPr>
              <w:keepNext/>
              <w:keepLines/>
              <w:spacing w:before="60" w:after="60"/>
              <w:jc w:val="left"/>
              <w:rPr>
                <w:sz w:val="16"/>
                <w:szCs w:val="16"/>
              </w:rPr>
            </w:pPr>
            <w:r w:rsidRPr="00E441AF">
              <w:rPr>
                <w:sz w:val="16"/>
                <w:szCs w:val="16"/>
              </w:rPr>
              <w:t>-</w:t>
            </w:r>
          </w:p>
        </w:tc>
      </w:tr>
      <w:tr w:rsidR="00E27B81" w:rsidRPr="004663CF" w14:paraId="294C8A33" w14:textId="77777777" w:rsidTr="00E441AF">
        <w:tc>
          <w:tcPr>
            <w:tcW w:w="1242" w:type="dxa"/>
            <w:tcBorders>
              <w:top w:val="single" w:sz="4" w:space="0" w:color="auto"/>
              <w:left w:val="single" w:sz="4" w:space="0" w:color="auto"/>
              <w:bottom w:val="single" w:sz="4" w:space="0" w:color="auto"/>
              <w:right w:val="single" w:sz="4" w:space="0" w:color="auto"/>
            </w:tcBorders>
          </w:tcPr>
          <w:p w14:paraId="75447FF0"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FED08DB" w14:textId="77777777" w:rsidR="00E27B81" w:rsidRPr="00E441AF" w:rsidRDefault="00E27B81" w:rsidP="00E441AF">
            <w:pPr>
              <w:keepNext/>
              <w:keepLines/>
              <w:spacing w:before="60" w:after="60"/>
              <w:jc w:val="left"/>
              <w:rPr>
                <w:sz w:val="16"/>
                <w:szCs w:val="16"/>
              </w:rPr>
            </w:pPr>
            <w:r w:rsidRPr="00E441AF">
              <w:rPr>
                <w:sz w:val="16"/>
                <w:szCs w:val="16"/>
              </w:rPr>
              <w:t>serifs</w:t>
            </w:r>
          </w:p>
        </w:tc>
        <w:tc>
          <w:tcPr>
            <w:tcW w:w="3827" w:type="dxa"/>
            <w:tcBorders>
              <w:top w:val="single" w:sz="4" w:space="0" w:color="auto"/>
              <w:left w:val="single" w:sz="4" w:space="0" w:color="auto"/>
              <w:bottom w:val="single" w:sz="4" w:space="0" w:color="auto"/>
              <w:right w:val="single" w:sz="4" w:space="0" w:color="auto"/>
            </w:tcBorders>
          </w:tcPr>
          <w:p w14:paraId="23799E57" w14:textId="77777777" w:rsidR="00E27B81" w:rsidRPr="00E441AF" w:rsidRDefault="00E27B81" w:rsidP="00E441AF">
            <w:pPr>
              <w:keepNext/>
              <w:keepLines/>
              <w:spacing w:before="60" w:after="60"/>
              <w:jc w:val="left"/>
              <w:rPr>
                <w:sz w:val="16"/>
                <w:szCs w:val="16"/>
              </w:rPr>
            </w:pPr>
            <w:r w:rsidRPr="00E441AF">
              <w:rPr>
                <w:sz w:val="16"/>
                <w:szCs w:val="16"/>
              </w:rPr>
              <w:t xml:space="preserve">Describes whether the </w:t>
            </w:r>
            <w:r w:rsidR="00E441AF">
              <w:rPr>
                <w:sz w:val="16"/>
                <w:szCs w:val="16"/>
              </w:rPr>
              <w:t>typefaces contain serifs or not</w:t>
            </w:r>
          </w:p>
        </w:tc>
        <w:tc>
          <w:tcPr>
            <w:tcW w:w="709" w:type="dxa"/>
            <w:tcBorders>
              <w:top w:val="single" w:sz="4" w:space="0" w:color="auto"/>
              <w:left w:val="single" w:sz="4" w:space="0" w:color="auto"/>
              <w:bottom w:val="single" w:sz="4" w:space="0" w:color="auto"/>
              <w:right w:val="single" w:sz="4" w:space="0" w:color="auto"/>
            </w:tcBorders>
          </w:tcPr>
          <w:p w14:paraId="0BBC2ED9"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D5DF9FF" w14:textId="77777777" w:rsidR="00E27B81" w:rsidRPr="00E441AF" w:rsidRDefault="00E27B81" w:rsidP="00E441AF">
            <w:pPr>
              <w:keepNext/>
              <w:keepLines/>
              <w:spacing w:before="60" w:after="60"/>
              <w:jc w:val="left"/>
              <w:rPr>
                <w:sz w:val="16"/>
                <w:szCs w:val="16"/>
              </w:rPr>
            </w:pPr>
            <w:r w:rsidRPr="00E441AF">
              <w:rPr>
                <w:sz w:val="16"/>
                <w:szCs w:val="16"/>
              </w:rPr>
              <w:t>bool</w:t>
            </w:r>
            <w:r w:rsidR="005B7DF3">
              <w:rPr>
                <w:sz w:val="16"/>
                <w:szCs w:val="16"/>
              </w:rPr>
              <w:t>ean</w:t>
            </w:r>
          </w:p>
        </w:tc>
      </w:tr>
      <w:tr w:rsidR="00E27B81" w:rsidRPr="004663CF" w14:paraId="3B423AA2" w14:textId="77777777" w:rsidTr="00E441AF">
        <w:tc>
          <w:tcPr>
            <w:tcW w:w="1242" w:type="dxa"/>
            <w:tcBorders>
              <w:top w:val="single" w:sz="4" w:space="0" w:color="auto"/>
              <w:left w:val="single" w:sz="4" w:space="0" w:color="auto"/>
              <w:bottom w:val="single" w:sz="4" w:space="0" w:color="auto"/>
              <w:right w:val="single" w:sz="4" w:space="0" w:color="auto"/>
            </w:tcBorders>
          </w:tcPr>
          <w:p w14:paraId="785E82D7"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CCE7AC6" w14:textId="77777777" w:rsidR="00E27B81" w:rsidRPr="00E441AF" w:rsidRDefault="00E27B81" w:rsidP="00E441AF">
            <w:pPr>
              <w:keepNext/>
              <w:keepLines/>
              <w:spacing w:before="60" w:after="60"/>
              <w:jc w:val="left"/>
              <w:rPr>
                <w:sz w:val="16"/>
                <w:szCs w:val="16"/>
              </w:rPr>
            </w:pPr>
            <w:r w:rsidRPr="00E441AF">
              <w:rPr>
                <w:sz w:val="16"/>
                <w:szCs w:val="16"/>
              </w:rPr>
              <w:t>weight</w:t>
            </w:r>
          </w:p>
        </w:tc>
        <w:tc>
          <w:tcPr>
            <w:tcW w:w="3827" w:type="dxa"/>
            <w:tcBorders>
              <w:top w:val="single" w:sz="4" w:space="0" w:color="auto"/>
              <w:left w:val="single" w:sz="4" w:space="0" w:color="auto"/>
              <w:bottom w:val="single" w:sz="4" w:space="0" w:color="auto"/>
              <w:right w:val="single" w:sz="4" w:space="0" w:color="auto"/>
            </w:tcBorders>
          </w:tcPr>
          <w:p w14:paraId="7848E3C1" w14:textId="77777777" w:rsidR="00E27B81" w:rsidRPr="00E441AF" w:rsidRDefault="00E27B81" w:rsidP="00E441AF">
            <w:pPr>
              <w:keepNext/>
              <w:keepLines/>
              <w:spacing w:before="60" w:after="60"/>
              <w:jc w:val="left"/>
              <w:rPr>
                <w:sz w:val="16"/>
                <w:szCs w:val="16"/>
              </w:rPr>
            </w:pPr>
            <w:r w:rsidRPr="00E441AF">
              <w:rPr>
                <w:sz w:val="16"/>
                <w:szCs w:val="16"/>
              </w:rPr>
              <w:t>Describes</w:t>
            </w:r>
            <w:r w:rsidR="00E441AF">
              <w:rPr>
                <w:sz w:val="16"/>
                <w:szCs w:val="16"/>
              </w:rPr>
              <w:t xml:space="preserve"> the thickness of the typefaces</w:t>
            </w:r>
          </w:p>
        </w:tc>
        <w:tc>
          <w:tcPr>
            <w:tcW w:w="709" w:type="dxa"/>
            <w:tcBorders>
              <w:top w:val="single" w:sz="4" w:space="0" w:color="auto"/>
              <w:left w:val="single" w:sz="4" w:space="0" w:color="auto"/>
              <w:bottom w:val="single" w:sz="4" w:space="0" w:color="auto"/>
              <w:right w:val="single" w:sz="4" w:space="0" w:color="auto"/>
            </w:tcBorders>
          </w:tcPr>
          <w:p w14:paraId="1F565D8C"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F4F9634" w14:textId="77777777" w:rsidR="00E27B81" w:rsidRPr="00E441AF" w:rsidRDefault="00E27B81" w:rsidP="00E441AF">
            <w:pPr>
              <w:keepNext/>
              <w:keepLines/>
              <w:spacing w:before="60" w:after="60"/>
              <w:jc w:val="left"/>
              <w:rPr>
                <w:sz w:val="16"/>
                <w:szCs w:val="16"/>
              </w:rPr>
            </w:pPr>
            <w:r w:rsidRPr="00E441AF">
              <w:rPr>
                <w:sz w:val="16"/>
                <w:szCs w:val="16"/>
              </w:rPr>
              <w:t>FontWeight</w:t>
            </w:r>
          </w:p>
        </w:tc>
      </w:tr>
      <w:tr w:rsidR="00E27B81" w:rsidRPr="004663CF" w14:paraId="1F82CDC8" w14:textId="77777777" w:rsidTr="00E441AF">
        <w:tc>
          <w:tcPr>
            <w:tcW w:w="1242" w:type="dxa"/>
            <w:tcBorders>
              <w:top w:val="single" w:sz="4" w:space="0" w:color="auto"/>
              <w:left w:val="single" w:sz="4" w:space="0" w:color="auto"/>
              <w:bottom w:val="single" w:sz="4" w:space="0" w:color="auto"/>
              <w:right w:val="single" w:sz="4" w:space="0" w:color="auto"/>
            </w:tcBorders>
          </w:tcPr>
          <w:p w14:paraId="76D02859"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AA8D3D2" w14:textId="77777777" w:rsidR="00E27B81" w:rsidRPr="00E441AF" w:rsidRDefault="00E27B81" w:rsidP="00E441AF">
            <w:pPr>
              <w:keepNext/>
              <w:keepLines/>
              <w:spacing w:before="60" w:after="60"/>
              <w:jc w:val="left"/>
              <w:rPr>
                <w:sz w:val="16"/>
                <w:szCs w:val="16"/>
              </w:rPr>
            </w:pPr>
            <w:r w:rsidRPr="00E441AF">
              <w:rPr>
                <w:sz w:val="16"/>
                <w:szCs w:val="16"/>
              </w:rPr>
              <w:t>slant</w:t>
            </w:r>
          </w:p>
        </w:tc>
        <w:tc>
          <w:tcPr>
            <w:tcW w:w="3827" w:type="dxa"/>
            <w:tcBorders>
              <w:top w:val="single" w:sz="4" w:space="0" w:color="auto"/>
              <w:left w:val="single" w:sz="4" w:space="0" w:color="auto"/>
              <w:bottom w:val="single" w:sz="4" w:space="0" w:color="auto"/>
              <w:right w:val="single" w:sz="4" w:space="0" w:color="auto"/>
            </w:tcBorders>
          </w:tcPr>
          <w:p w14:paraId="29D2F1F0" w14:textId="77777777" w:rsidR="00E27B81" w:rsidRPr="00E441AF" w:rsidRDefault="00E27B81" w:rsidP="00E441AF">
            <w:pPr>
              <w:keepNext/>
              <w:keepLines/>
              <w:spacing w:before="60" w:after="60"/>
              <w:jc w:val="left"/>
              <w:rPr>
                <w:sz w:val="16"/>
                <w:szCs w:val="16"/>
              </w:rPr>
            </w:pPr>
            <w:r w:rsidRPr="00E441AF">
              <w:rPr>
                <w:sz w:val="16"/>
                <w:szCs w:val="16"/>
              </w:rPr>
              <w:t>Descr</w:t>
            </w:r>
            <w:r w:rsidR="00E441AF">
              <w:rPr>
                <w:sz w:val="16"/>
                <w:szCs w:val="16"/>
              </w:rPr>
              <w:t>ibes the slant of the typefaces</w:t>
            </w:r>
          </w:p>
        </w:tc>
        <w:tc>
          <w:tcPr>
            <w:tcW w:w="709" w:type="dxa"/>
            <w:tcBorders>
              <w:top w:val="single" w:sz="4" w:space="0" w:color="auto"/>
              <w:left w:val="single" w:sz="4" w:space="0" w:color="auto"/>
              <w:bottom w:val="single" w:sz="4" w:space="0" w:color="auto"/>
              <w:right w:val="single" w:sz="4" w:space="0" w:color="auto"/>
            </w:tcBorders>
          </w:tcPr>
          <w:p w14:paraId="1C984514"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89ECF48" w14:textId="77777777" w:rsidR="00E27B81" w:rsidRPr="00E441AF" w:rsidRDefault="00E27B81" w:rsidP="00E441AF">
            <w:pPr>
              <w:keepNext/>
              <w:keepLines/>
              <w:spacing w:before="60" w:after="60"/>
              <w:jc w:val="left"/>
              <w:rPr>
                <w:sz w:val="16"/>
                <w:szCs w:val="16"/>
              </w:rPr>
            </w:pPr>
            <w:r w:rsidRPr="00E441AF">
              <w:rPr>
                <w:sz w:val="16"/>
                <w:szCs w:val="16"/>
              </w:rPr>
              <w:t>FontSlant</w:t>
            </w:r>
          </w:p>
        </w:tc>
      </w:tr>
      <w:tr w:rsidR="00E27B81" w:rsidRPr="004663CF" w14:paraId="5864848E" w14:textId="77777777" w:rsidTr="00E441AF">
        <w:tc>
          <w:tcPr>
            <w:tcW w:w="1242" w:type="dxa"/>
            <w:tcBorders>
              <w:top w:val="single" w:sz="4" w:space="0" w:color="auto"/>
              <w:left w:val="single" w:sz="4" w:space="0" w:color="auto"/>
              <w:bottom w:val="single" w:sz="4" w:space="0" w:color="auto"/>
              <w:right w:val="single" w:sz="4" w:space="0" w:color="auto"/>
            </w:tcBorders>
          </w:tcPr>
          <w:p w14:paraId="781D3636"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3B5BD8A" w14:textId="77777777" w:rsidR="00E27B81" w:rsidRPr="00E441AF" w:rsidRDefault="00E27B81" w:rsidP="00E441AF">
            <w:pPr>
              <w:spacing w:before="60" w:after="60"/>
              <w:jc w:val="left"/>
              <w:rPr>
                <w:sz w:val="16"/>
                <w:szCs w:val="16"/>
              </w:rPr>
            </w:pPr>
            <w:r w:rsidRPr="00E441AF">
              <w:rPr>
                <w:sz w:val="16"/>
                <w:szCs w:val="16"/>
              </w:rPr>
              <w:t>proportion</w:t>
            </w:r>
          </w:p>
        </w:tc>
        <w:tc>
          <w:tcPr>
            <w:tcW w:w="3827" w:type="dxa"/>
            <w:tcBorders>
              <w:top w:val="single" w:sz="4" w:space="0" w:color="auto"/>
              <w:left w:val="single" w:sz="4" w:space="0" w:color="auto"/>
              <w:bottom w:val="single" w:sz="4" w:space="0" w:color="auto"/>
              <w:right w:val="single" w:sz="4" w:space="0" w:color="auto"/>
            </w:tcBorders>
          </w:tcPr>
          <w:p w14:paraId="3E351DCA" w14:textId="77777777" w:rsidR="00E27B81" w:rsidRPr="00E441AF" w:rsidRDefault="00E27B81" w:rsidP="00E441AF">
            <w:pPr>
              <w:spacing w:before="60" w:after="60"/>
              <w:jc w:val="left"/>
              <w:rPr>
                <w:sz w:val="16"/>
                <w:szCs w:val="16"/>
              </w:rPr>
            </w:pPr>
            <w:r w:rsidRPr="00E441AF">
              <w:rPr>
                <w:sz w:val="16"/>
                <w:szCs w:val="16"/>
              </w:rPr>
              <w:t>Describes whether all typefaces in the font have an in</w:t>
            </w:r>
            <w:r w:rsidR="00E441AF">
              <w:rPr>
                <w:sz w:val="16"/>
                <w:szCs w:val="16"/>
              </w:rPr>
              <w:t>dividual width or a fixed width</w:t>
            </w:r>
          </w:p>
        </w:tc>
        <w:tc>
          <w:tcPr>
            <w:tcW w:w="709" w:type="dxa"/>
            <w:tcBorders>
              <w:top w:val="single" w:sz="4" w:space="0" w:color="auto"/>
              <w:left w:val="single" w:sz="4" w:space="0" w:color="auto"/>
              <w:bottom w:val="single" w:sz="4" w:space="0" w:color="auto"/>
              <w:right w:val="single" w:sz="4" w:space="0" w:color="auto"/>
            </w:tcBorders>
          </w:tcPr>
          <w:p w14:paraId="16C4B33D"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31CF15F" w14:textId="77777777" w:rsidR="00E27B81" w:rsidRPr="00E441AF" w:rsidRDefault="00E27B81" w:rsidP="00E441AF">
            <w:pPr>
              <w:spacing w:before="60" w:after="60"/>
              <w:jc w:val="left"/>
              <w:rPr>
                <w:sz w:val="16"/>
                <w:szCs w:val="16"/>
              </w:rPr>
            </w:pPr>
            <w:r w:rsidRPr="00E441AF">
              <w:rPr>
                <w:sz w:val="16"/>
                <w:szCs w:val="16"/>
              </w:rPr>
              <w:t>FontProportion</w:t>
            </w:r>
          </w:p>
        </w:tc>
      </w:tr>
    </w:tbl>
    <w:p w14:paraId="233E1A86" w14:textId="77777777" w:rsidR="00E27B81" w:rsidRPr="00E27B81" w:rsidRDefault="00E27B81" w:rsidP="00E27B81"/>
    <w:p w14:paraId="208C3F7A" w14:textId="77777777" w:rsidR="00A73A7B" w:rsidRDefault="00A73A7B" w:rsidP="00531C7D">
      <w:pPr>
        <w:pStyle w:val="Heading4"/>
        <w:numPr>
          <w:ilvl w:val="0"/>
          <w:numId w:val="15"/>
        </w:numPr>
        <w:tabs>
          <w:tab w:val="left" w:pos="1077"/>
        </w:tabs>
        <w:spacing w:before="120" w:after="120"/>
        <w:ind w:left="0" w:firstLine="0"/>
      </w:pPr>
      <w:r>
        <w:t>FontReference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24E811F"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3F6BF905"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3D1C85"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F7BDCC7"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DD19C8E"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D6FBA65"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0AF74622" w14:textId="77777777" w:rsidTr="00E441AF">
        <w:tc>
          <w:tcPr>
            <w:tcW w:w="1242" w:type="dxa"/>
            <w:tcBorders>
              <w:top w:val="single" w:sz="4" w:space="0" w:color="auto"/>
              <w:left w:val="single" w:sz="4" w:space="0" w:color="auto"/>
              <w:bottom w:val="single" w:sz="4" w:space="0" w:color="auto"/>
              <w:right w:val="single" w:sz="4" w:space="0" w:color="auto"/>
            </w:tcBorders>
          </w:tcPr>
          <w:p w14:paraId="18BC403B"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8F8D33B" w14:textId="77777777" w:rsidR="00E27B81" w:rsidRPr="00E441AF" w:rsidRDefault="00E27B81" w:rsidP="00E441AF">
            <w:pPr>
              <w:spacing w:before="60" w:after="60"/>
              <w:jc w:val="left"/>
              <w:rPr>
                <w:sz w:val="16"/>
                <w:szCs w:val="16"/>
              </w:rPr>
            </w:pPr>
            <w:r w:rsidRPr="00E441AF">
              <w:rPr>
                <w:sz w:val="16"/>
                <w:szCs w:val="16"/>
              </w:rPr>
              <w:t>FontReference</w:t>
            </w:r>
          </w:p>
        </w:tc>
        <w:tc>
          <w:tcPr>
            <w:tcW w:w="3827" w:type="dxa"/>
            <w:tcBorders>
              <w:top w:val="single" w:sz="4" w:space="0" w:color="auto"/>
              <w:left w:val="single" w:sz="4" w:space="0" w:color="auto"/>
              <w:bottom w:val="single" w:sz="4" w:space="0" w:color="auto"/>
              <w:right w:val="single" w:sz="4" w:space="0" w:color="auto"/>
            </w:tcBorders>
          </w:tcPr>
          <w:p w14:paraId="4CCC46F7" w14:textId="77777777" w:rsidR="00E27B81" w:rsidRPr="00E441AF" w:rsidRDefault="00E27B81" w:rsidP="00E441AF">
            <w:pPr>
              <w:spacing w:before="60" w:after="60"/>
              <w:jc w:val="left"/>
              <w:rPr>
                <w:sz w:val="16"/>
                <w:szCs w:val="16"/>
              </w:rPr>
            </w:pPr>
            <w:r w:rsidRPr="00E441AF">
              <w:rPr>
                <w:sz w:val="16"/>
                <w:szCs w:val="16"/>
              </w:rPr>
              <w:t>Class referencing a font from an external source</w:t>
            </w:r>
          </w:p>
        </w:tc>
        <w:tc>
          <w:tcPr>
            <w:tcW w:w="709" w:type="dxa"/>
            <w:tcBorders>
              <w:top w:val="single" w:sz="4" w:space="0" w:color="auto"/>
              <w:left w:val="single" w:sz="4" w:space="0" w:color="auto"/>
              <w:bottom w:val="single" w:sz="4" w:space="0" w:color="auto"/>
              <w:right w:val="single" w:sz="4" w:space="0" w:color="auto"/>
            </w:tcBorders>
          </w:tcPr>
          <w:p w14:paraId="53CB44FA"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821FD18"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190850D2" w14:textId="77777777" w:rsidTr="00E441AF">
        <w:tc>
          <w:tcPr>
            <w:tcW w:w="1242" w:type="dxa"/>
            <w:tcBorders>
              <w:top w:val="single" w:sz="4" w:space="0" w:color="auto"/>
              <w:left w:val="single" w:sz="4" w:space="0" w:color="auto"/>
              <w:bottom w:val="single" w:sz="4" w:space="0" w:color="auto"/>
              <w:right w:val="single" w:sz="4" w:space="0" w:color="auto"/>
            </w:tcBorders>
          </w:tcPr>
          <w:p w14:paraId="4B4A339C"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8AAB66B" w14:textId="77777777" w:rsidR="00E27B81" w:rsidRPr="00E441AF" w:rsidRDefault="00E27B81" w:rsidP="00E441AF">
            <w:pPr>
              <w:spacing w:before="60" w:after="60"/>
              <w:jc w:val="left"/>
              <w:rPr>
                <w:sz w:val="16"/>
                <w:szCs w:val="16"/>
              </w:rPr>
            </w:pPr>
            <w:r w:rsidRPr="00E441AF">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48252367" w14:textId="77777777" w:rsidR="00E27B81" w:rsidRPr="00E441AF" w:rsidRDefault="00E27B81" w:rsidP="00E441AF">
            <w:pPr>
              <w:spacing w:before="60" w:after="60"/>
              <w:jc w:val="left"/>
              <w:rPr>
                <w:sz w:val="16"/>
                <w:szCs w:val="16"/>
              </w:rPr>
            </w:pPr>
            <w:r w:rsidRPr="00E441AF">
              <w:rPr>
                <w:sz w:val="16"/>
                <w:szCs w:val="16"/>
              </w:rPr>
              <w:t>The identifier for the external file</w:t>
            </w:r>
            <w:r w:rsidR="00E441AF">
              <w:rPr>
                <w:sz w:val="16"/>
                <w:szCs w:val="16"/>
              </w:rPr>
              <w:t xml:space="preserve"> within the portrayal catalogue</w:t>
            </w:r>
          </w:p>
        </w:tc>
        <w:tc>
          <w:tcPr>
            <w:tcW w:w="709" w:type="dxa"/>
            <w:tcBorders>
              <w:top w:val="single" w:sz="4" w:space="0" w:color="auto"/>
              <w:left w:val="single" w:sz="4" w:space="0" w:color="auto"/>
              <w:bottom w:val="single" w:sz="4" w:space="0" w:color="auto"/>
              <w:right w:val="single" w:sz="4" w:space="0" w:color="auto"/>
            </w:tcBorders>
          </w:tcPr>
          <w:p w14:paraId="53CBFC0F"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391BCE4" w14:textId="77777777" w:rsidR="00E27B81" w:rsidRPr="00E441AF" w:rsidRDefault="00E27B81" w:rsidP="00E441AF">
            <w:pPr>
              <w:spacing w:before="60" w:after="60"/>
              <w:jc w:val="left"/>
              <w:rPr>
                <w:sz w:val="16"/>
                <w:szCs w:val="16"/>
              </w:rPr>
            </w:pPr>
            <w:r w:rsidRPr="00E441AF">
              <w:rPr>
                <w:sz w:val="16"/>
                <w:szCs w:val="16"/>
              </w:rPr>
              <w:t>string</w:t>
            </w:r>
          </w:p>
        </w:tc>
      </w:tr>
    </w:tbl>
    <w:p w14:paraId="6F114188" w14:textId="77777777" w:rsidR="00E27B81" w:rsidRDefault="00E27B81" w:rsidP="00E27B81"/>
    <w:p w14:paraId="040BF5EC" w14:textId="77777777" w:rsidR="00361402" w:rsidRDefault="00361402" w:rsidP="00531C7D">
      <w:pPr>
        <w:pStyle w:val="Heading4"/>
        <w:numPr>
          <w:ilvl w:val="0"/>
          <w:numId w:val="15"/>
        </w:numPr>
        <w:tabs>
          <w:tab w:val="left" w:pos="1077"/>
        </w:tabs>
        <w:spacing w:before="120" w:after="120"/>
        <w:ind w:left="0" w:firstLine="0"/>
      </w:pPr>
      <w:r>
        <w:t>Text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9E8D678"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59E6076B"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8B785E9"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3992704"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57AA976"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DC3C1A6"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20DC598C" w14:textId="77777777" w:rsidTr="00361402">
        <w:tc>
          <w:tcPr>
            <w:tcW w:w="1242" w:type="dxa"/>
            <w:tcBorders>
              <w:top w:val="single" w:sz="4" w:space="0" w:color="auto"/>
              <w:left w:val="single" w:sz="4" w:space="0" w:color="auto"/>
              <w:bottom w:val="single" w:sz="4" w:space="0" w:color="auto"/>
              <w:right w:val="single" w:sz="4" w:space="0" w:color="auto"/>
            </w:tcBorders>
          </w:tcPr>
          <w:p w14:paraId="24789947"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19D10E9"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419E8580" w14:textId="77777777" w:rsidR="00E27B81" w:rsidRPr="00E441AF" w:rsidRDefault="00E27B81" w:rsidP="00E441AF">
            <w:pPr>
              <w:spacing w:before="60" w:after="60"/>
              <w:jc w:val="left"/>
              <w:rPr>
                <w:sz w:val="16"/>
                <w:szCs w:val="16"/>
              </w:rPr>
            </w:pPr>
            <w:r w:rsidRPr="00E441AF">
              <w:rPr>
                <w:sz w:val="16"/>
                <w:szCs w:val="16"/>
              </w:rPr>
              <w:t>The abstract base class of graphic elements for depicting text. The text is composed of elem</w:t>
            </w:r>
            <w:r w:rsidR="00E441AF">
              <w:rPr>
                <w:sz w:val="16"/>
                <w:szCs w:val="16"/>
              </w:rPr>
              <w:t>ents</w:t>
            </w:r>
          </w:p>
        </w:tc>
        <w:tc>
          <w:tcPr>
            <w:tcW w:w="709" w:type="dxa"/>
            <w:tcBorders>
              <w:top w:val="single" w:sz="4" w:space="0" w:color="auto"/>
              <w:left w:val="single" w:sz="4" w:space="0" w:color="auto"/>
              <w:bottom w:val="single" w:sz="4" w:space="0" w:color="auto"/>
              <w:right w:val="single" w:sz="4" w:space="0" w:color="auto"/>
            </w:tcBorders>
          </w:tcPr>
          <w:p w14:paraId="79744495"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C77F419"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7ACDB933" w14:textId="77777777" w:rsidTr="00361402">
        <w:tc>
          <w:tcPr>
            <w:tcW w:w="1242" w:type="dxa"/>
            <w:tcBorders>
              <w:top w:val="single" w:sz="4" w:space="0" w:color="auto"/>
              <w:left w:val="single" w:sz="4" w:space="0" w:color="auto"/>
              <w:bottom w:val="single" w:sz="4" w:space="0" w:color="auto"/>
              <w:right w:val="single" w:sz="4" w:space="0" w:color="auto"/>
            </w:tcBorders>
          </w:tcPr>
          <w:p w14:paraId="40640A1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8E38046" w14:textId="77777777" w:rsidR="00E27B81" w:rsidRPr="00E441AF" w:rsidRDefault="00E27B81" w:rsidP="00E441AF">
            <w:pPr>
              <w:spacing w:before="60" w:after="60"/>
              <w:jc w:val="left"/>
              <w:rPr>
                <w:sz w:val="16"/>
                <w:szCs w:val="16"/>
              </w:rPr>
            </w:pPr>
            <w:r w:rsidRPr="00E441AF">
              <w:rPr>
                <w:sz w:val="16"/>
                <w:szCs w:val="16"/>
              </w:rPr>
              <w:t>horizontalAlignment</w:t>
            </w:r>
          </w:p>
        </w:tc>
        <w:tc>
          <w:tcPr>
            <w:tcW w:w="3827" w:type="dxa"/>
            <w:tcBorders>
              <w:top w:val="single" w:sz="4" w:space="0" w:color="auto"/>
              <w:left w:val="single" w:sz="4" w:space="0" w:color="auto"/>
              <w:bottom w:val="single" w:sz="4" w:space="0" w:color="auto"/>
              <w:right w:val="single" w:sz="4" w:space="0" w:color="auto"/>
            </w:tcBorders>
          </w:tcPr>
          <w:p w14:paraId="2ABCE38F" w14:textId="77777777" w:rsidR="00E27B81" w:rsidRPr="00E441AF" w:rsidRDefault="00E27B81" w:rsidP="00E441AF">
            <w:pPr>
              <w:spacing w:before="60" w:after="60"/>
              <w:jc w:val="left"/>
              <w:rPr>
                <w:sz w:val="16"/>
                <w:szCs w:val="16"/>
              </w:rPr>
            </w:pPr>
            <w:r w:rsidRPr="00E441AF">
              <w:rPr>
                <w:sz w:val="16"/>
                <w:szCs w:val="16"/>
              </w:rPr>
              <w:t>Specifies how the text is horizontally aligned relative to th</w:t>
            </w:r>
            <w:r w:rsidR="00E441AF">
              <w:rPr>
                <w:sz w:val="16"/>
                <w:szCs w:val="16"/>
              </w:rPr>
              <w:t>e anchor point. Default = start</w:t>
            </w:r>
          </w:p>
        </w:tc>
        <w:tc>
          <w:tcPr>
            <w:tcW w:w="709" w:type="dxa"/>
            <w:tcBorders>
              <w:top w:val="single" w:sz="4" w:space="0" w:color="auto"/>
              <w:left w:val="single" w:sz="4" w:space="0" w:color="auto"/>
              <w:bottom w:val="single" w:sz="4" w:space="0" w:color="auto"/>
              <w:right w:val="single" w:sz="4" w:space="0" w:color="auto"/>
            </w:tcBorders>
          </w:tcPr>
          <w:p w14:paraId="2B72AE88"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99E591E" w14:textId="77777777" w:rsidR="00E27B81" w:rsidRPr="00E441AF" w:rsidRDefault="00E27B81" w:rsidP="00E441AF">
            <w:pPr>
              <w:spacing w:before="60" w:after="60"/>
              <w:jc w:val="left"/>
              <w:rPr>
                <w:sz w:val="16"/>
                <w:szCs w:val="16"/>
              </w:rPr>
            </w:pPr>
            <w:r w:rsidRPr="00E441AF">
              <w:rPr>
                <w:sz w:val="16"/>
                <w:szCs w:val="16"/>
              </w:rPr>
              <w:t>HorizontalAlignment</w:t>
            </w:r>
          </w:p>
        </w:tc>
      </w:tr>
      <w:tr w:rsidR="00E27B81" w:rsidRPr="004663CF" w14:paraId="3C4E1E93" w14:textId="77777777" w:rsidTr="00361402">
        <w:tc>
          <w:tcPr>
            <w:tcW w:w="1242" w:type="dxa"/>
            <w:tcBorders>
              <w:top w:val="single" w:sz="4" w:space="0" w:color="auto"/>
              <w:left w:val="single" w:sz="4" w:space="0" w:color="auto"/>
              <w:bottom w:val="single" w:sz="4" w:space="0" w:color="auto"/>
              <w:right w:val="single" w:sz="4" w:space="0" w:color="auto"/>
            </w:tcBorders>
          </w:tcPr>
          <w:p w14:paraId="4146C98C"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3AEC89D" w14:textId="77777777" w:rsidR="00E27B81" w:rsidRPr="00E441AF" w:rsidRDefault="00E27B81" w:rsidP="00E441AF">
            <w:pPr>
              <w:spacing w:before="60" w:after="60"/>
              <w:jc w:val="left"/>
              <w:rPr>
                <w:sz w:val="16"/>
                <w:szCs w:val="16"/>
              </w:rPr>
            </w:pPr>
            <w:r w:rsidRPr="00E441AF">
              <w:rPr>
                <w:sz w:val="16"/>
                <w:szCs w:val="16"/>
              </w:rPr>
              <w:t>verticalAlignment</w:t>
            </w:r>
          </w:p>
        </w:tc>
        <w:tc>
          <w:tcPr>
            <w:tcW w:w="3827" w:type="dxa"/>
            <w:tcBorders>
              <w:top w:val="single" w:sz="4" w:space="0" w:color="auto"/>
              <w:left w:val="single" w:sz="4" w:space="0" w:color="auto"/>
              <w:bottom w:val="single" w:sz="4" w:space="0" w:color="auto"/>
              <w:right w:val="single" w:sz="4" w:space="0" w:color="auto"/>
            </w:tcBorders>
          </w:tcPr>
          <w:p w14:paraId="7353172F" w14:textId="77777777" w:rsidR="00E27B81" w:rsidRPr="00E441AF" w:rsidRDefault="00E27B81" w:rsidP="00E441AF">
            <w:pPr>
              <w:spacing w:before="60" w:after="60"/>
              <w:jc w:val="left"/>
              <w:rPr>
                <w:sz w:val="16"/>
                <w:szCs w:val="16"/>
              </w:rPr>
            </w:pPr>
            <w:r w:rsidRPr="00E441AF">
              <w:rPr>
                <w:sz w:val="16"/>
                <w:szCs w:val="16"/>
              </w:rPr>
              <w:t>Specifies how the text is vertically aligned relative to the anchor point. Default = bottom</w:t>
            </w:r>
          </w:p>
        </w:tc>
        <w:tc>
          <w:tcPr>
            <w:tcW w:w="709" w:type="dxa"/>
            <w:tcBorders>
              <w:top w:val="single" w:sz="4" w:space="0" w:color="auto"/>
              <w:left w:val="single" w:sz="4" w:space="0" w:color="auto"/>
              <w:bottom w:val="single" w:sz="4" w:space="0" w:color="auto"/>
              <w:right w:val="single" w:sz="4" w:space="0" w:color="auto"/>
            </w:tcBorders>
          </w:tcPr>
          <w:p w14:paraId="55AD5258"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53CE5F0" w14:textId="77777777" w:rsidR="00E27B81" w:rsidRPr="00E441AF" w:rsidRDefault="00E27B81" w:rsidP="00E441AF">
            <w:pPr>
              <w:spacing w:before="60" w:after="60"/>
              <w:jc w:val="left"/>
              <w:rPr>
                <w:sz w:val="16"/>
                <w:szCs w:val="16"/>
              </w:rPr>
            </w:pPr>
            <w:r w:rsidRPr="00E441AF">
              <w:rPr>
                <w:sz w:val="16"/>
                <w:szCs w:val="16"/>
              </w:rPr>
              <w:t>VerticalAlignment</w:t>
            </w:r>
          </w:p>
        </w:tc>
      </w:tr>
      <w:tr w:rsidR="00E27B81" w:rsidRPr="004663CF" w14:paraId="409BE5C7" w14:textId="77777777" w:rsidTr="00361402">
        <w:tc>
          <w:tcPr>
            <w:tcW w:w="1242" w:type="dxa"/>
            <w:tcBorders>
              <w:top w:val="single" w:sz="4" w:space="0" w:color="auto"/>
              <w:left w:val="single" w:sz="4" w:space="0" w:color="auto"/>
              <w:bottom w:val="single" w:sz="4" w:space="0" w:color="auto"/>
              <w:right w:val="single" w:sz="4" w:space="0" w:color="auto"/>
            </w:tcBorders>
          </w:tcPr>
          <w:p w14:paraId="1BF7C6F2"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B97E7B7" w14:textId="77777777" w:rsidR="00E27B81" w:rsidRPr="00E441AF" w:rsidRDefault="00E27B81" w:rsidP="00E441AF">
            <w:pPr>
              <w:spacing w:before="60" w:after="60"/>
              <w:jc w:val="left"/>
              <w:rPr>
                <w:sz w:val="16"/>
                <w:szCs w:val="16"/>
              </w:rPr>
            </w:pPr>
            <w:r w:rsidRPr="00E441AF">
              <w:rPr>
                <w:sz w:val="16"/>
                <w:szCs w:val="16"/>
              </w:rPr>
              <w:t>element</w:t>
            </w:r>
          </w:p>
        </w:tc>
        <w:tc>
          <w:tcPr>
            <w:tcW w:w="3827" w:type="dxa"/>
            <w:tcBorders>
              <w:top w:val="single" w:sz="4" w:space="0" w:color="auto"/>
              <w:left w:val="single" w:sz="4" w:space="0" w:color="auto"/>
              <w:bottom w:val="single" w:sz="4" w:space="0" w:color="auto"/>
              <w:right w:val="single" w:sz="4" w:space="0" w:color="auto"/>
            </w:tcBorders>
          </w:tcPr>
          <w:p w14:paraId="5DA11AFD" w14:textId="77777777" w:rsidR="00E27B81" w:rsidRPr="00E441AF" w:rsidRDefault="00E27B81" w:rsidP="00E441AF">
            <w:pPr>
              <w:spacing w:before="60" w:after="60"/>
              <w:jc w:val="left"/>
              <w:rPr>
                <w:sz w:val="16"/>
                <w:szCs w:val="16"/>
              </w:rPr>
            </w:pPr>
            <w:r w:rsidRPr="00E441AF">
              <w:rPr>
                <w:sz w:val="16"/>
                <w:szCs w:val="16"/>
              </w:rPr>
              <w:t>The</w:t>
            </w:r>
            <w:r w:rsidR="00E441AF">
              <w:rPr>
                <w:sz w:val="16"/>
                <w:szCs w:val="16"/>
              </w:rPr>
              <w:t xml:space="preserve"> ordered list of text elements</w:t>
            </w:r>
          </w:p>
        </w:tc>
        <w:tc>
          <w:tcPr>
            <w:tcW w:w="709" w:type="dxa"/>
            <w:tcBorders>
              <w:top w:val="single" w:sz="4" w:space="0" w:color="auto"/>
              <w:left w:val="single" w:sz="4" w:space="0" w:color="auto"/>
              <w:bottom w:val="single" w:sz="4" w:space="0" w:color="auto"/>
              <w:right w:val="single" w:sz="4" w:space="0" w:color="auto"/>
            </w:tcBorders>
          </w:tcPr>
          <w:p w14:paraId="08954F01"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3048CD6" w14:textId="77777777" w:rsidR="00E27B81" w:rsidRPr="00E441AF" w:rsidRDefault="00E27B81" w:rsidP="00E441AF">
            <w:pPr>
              <w:spacing w:before="60" w:after="60"/>
              <w:jc w:val="left"/>
              <w:rPr>
                <w:sz w:val="16"/>
                <w:szCs w:val="16"/>
              </w:rPr>
            </w:pPr>
            <w:r w:rsidRPr="00E441AF">
              <w:rPr>
                <w:sz w:val="16"/>
                <w:szCs w:val="16"/>
              </w:rPr>
              <w:t>TextElement</w:t>
            </w:r>
          </w:p>
        </w:tc>
      </w:tr>
    </w:tbl>
    <w:p w14:paraId="37CADCAF" w14:textId="77777777" w:rsidR="00E27B81" w:rsidRDefault="00E27B81" w:rsidP="00E27B81"/>
    <w:p w14:paraId="7C80F3CC" w14:textId="77777777" w:rsidR="00361402" w:rsidRDefault="00361402" w:rsidP="00531C7D">
      <w:pPr>
        <w:pStyle w:val="Heading4"/>
        <w:numPr>
          <w:ilvl w:val="0"/>
          <w:numId w:val="15"/>
        </w:numPr>
        <w:tabs>
          <w:tab w:val="left" w:pos="1077"/>
        </w:tabs>
        <w:spacing w:before="120" w:after="120"/>
        <w:ind w:left="0" w:firstLine="0"/>
      </w:pPr>
      <w:r>
        <w:t>TextPoint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5260E93A"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7A15CB39"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1223C20"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09695931"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298F5DCE"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7C0E79BB"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7EC03A3A" w14:textId="77777777" w:rsidTr="00361402">
        <w:tc>
          <w:tcPr>
            <w:tcW w:w="1242" w:type="dxa"/>
            <w:tcBorders>
              <w:top w:val="single" w:sz="4" w:space="0" w:color="auto"/>
              <w:left w:val="single" w:sz="4" w:space="0" w:color="auto"/>
              <w:bottom w:val="single" w:sz="4" w:space="0" w:color="auto"/>
              <w:right w:val="single" w:sz="4" w:space="0" w:color="auto"/>
            </w:tcBorders>
          </w:tcPr>
          <w:p w14:paraId="6AE03E4B"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C2B67D" w14:textId="77777777" w:rsidR="00E27B81" w:rsidRPr="00E441AF" w:rsidRDefault="00E27B81" w:rsidP="00E441AF">
            <w:pPr>
              <w:spacing w:before="60" w:after="60"/>
              <w:jc w:val="left"/>
              <w:rPr>
                <w:sz w:val="16"/>
                <w:szCs w:val="16"/>
              </w:rPr>
            </w:pPr>
            <w:r w:rsidRPr="00E441AF">
              <w:rPr>
                <w:sz w:val="16"/>
                <w:szCs w:val="16"/>
              </w:rPr>
              <w:t>TextPoint</w:t>
            </w:r>
          </w:p>
        </w:tc>
        <w:tc>
          <w:tcPr>
            <w:tcW w:w="3686" w:type="dxa"/>
            <w:tcBorders>
              <w:top w:val="single" w:sz="4" w:space="0" w:color="auto"/>
              <w:left w:val="single" w:sz="4" w:space="0" w:color="auto"/>
              <w:bottom w:val="single" w:sz="4" w:space="0" w:color="auto"/>
              <w:right w:val="single" w:sz="4" w:space="0" w:color="auto"/>
            </w:tcBorders>
          </w:tcPr>
          <w:p w14:paraId="43DF9AF9" w14:textId="77777777" w:rsidR="00E27B81" w:rsidRPr="00E441AF" w:rsidRDefault="00E27B81" w:rsidP="00E441AF">
            <w:pPr>
              <w:spacing w:before="60" w:after="60"/>
              <w:jc w:val="left"/>
              <w:rPr>
                <w:sz w:val="16"/>
                <w:szCs w:val="16"/>
              </w:rPr>
            </w:pPr>
            <w:r w:rsidRPr="00E441AF">
              <w:rPr>
                <w:sz w:val="16"/>
                <w:szCs w:val="16"/>
              </w:rPr>
              <w:t>A graphic element for depi</w:t>
            </w:r>
            <w:r w:rsidR="00E441AF">
              <w:rPr>
                <w:sz w:val="16"/>
                <w:szCs w:val="16"/>
              </w:rPr>
              <w:t>cting text relative to a point</w:t>
            </w:r>
          </w:p>
        </w:tc>
        <w:tc>
          <w:tcPr>
            <w:tcW w:w="708" w:type="dxa"/>
            <w:tcBorders>
              <w:top w:val="single" w:sz="4" w:space="0" w:color="auto"/>
              <w:left w:val="single" w:sz="4" w:space="0" w:color="auto"/>
              <w:bottom w:val="single" w:sz="4" w:space="0" w:color="auto"/>
              <w:right w:val="single" w:sz="4" w:space="0" w:color="auto"/>
            </w:tcBorders>
          </w:tcPr>
          <w:p w14:paraId="744919D2"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3370858D"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216FB0EC" w14:textId="77777777" w:rsidTr="00361402">
        <w:tc>
          <w:tcPr>
            <w:tcW w:w="1242" w:type="dxa"/>
            <w:tcBorders>
              <w:top w:val="single" w:sz="4" w:space="0" w:color="auto"/>
              <w:left w:val="single" w:sz="4" w:space="0" w:color="auto"/>
              <w:bottom w:val="single" w:sz="4" w:space="0" w:color="auto"/>
              <w:right w:val="single" w:sz="4" w:space="0" w:color="auto"/>
            </w:tcBorders>
          </w:tcPr>
          <w:p w14:paraId="2F86B24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D71A375" w14:textId="77777777" w:rsidR="00E27B81" w:rsidRPr="00E441AF" w:rsidRDefault="00E27B81" w:rsidP="00E441AF">
            <w:pPr>
              <w:spacing w:before="60" w:after="60"/>
              <w:jc w:val="left"/>
              <w:rPr>
                <w:sz w:val="16"/>
                <w:szCs w:val="16"/>
              </w:rPr>
            </w:pPr>
            <w:r w:rsidRPr="00E441AF">
              <w:rPr>
                <w:sz w:val="16"/>
                <w:szCs w:val="16"/>
              </w:rPr>
              <w:t>offset</w:t>
            </w:r>
          </w:p>
        </w:tc>
        <w:tc>
          <w:tcPr>
            <w:tcW w:w="3686" w:type="dxa"/>
            <w:tcBorders>
              <w:top w:val="single" w:sz="4" w:space="0" w:color="auto"/>
              <w:left w:val="single" w:sz="4" w:space="0" w:color="auto"/>
              <w:bottom w:val="single" w:sz="4" w:space="0" w:color="auto"/>
              <w:right w:val="single" w:sz="4" w:space="0" w:color="auto"/>
            </w:tcBorders>
          </w:tcPr>
          <w:p w14:paraId="6B98A7A7" w14:textId="77777777" w:rsidR="00E27B81" w:rsidRPr="00E441AF" w:rsidRDefault="00E27B81" w:rsidP="00E441AF">
            <w:pPr>
              <w:spacing w:before="60" w:after="60"/>
              <w:jc w:val="left"/>
              <w:rPr>
                <w:sz w:val="16"/>
                <w:szCs w:val="16"/>
              </w:rPr>
            </w:pPr>
            <w:r w:rsidRPr="00E441AF">
              <w:rPr>
                <w:sz w:val="16"/>
                <w:szCs w:val="16"/>
              </w:rPr>
              <w:t>Specifies the offset from the anchor point wi</w:t>
            </w:r>
            <w:r w:rsidR="00E441AF">
              <w:rPr>
                <w:sz w:val="16"/>
                <w:szCs w:val="16"/>
              </w:rPr>
              <w:t>th respect to the portrayal CRS</w:t>
            </w:r>
          </w:p>
        </w:tc>
        <w:tc>
          <w:tcPr>
            <w:tcW w:w="708" w:type="dxa"/>
            <w:tcBorders>
              <w:top w:val="single" w:sz="4" w:space="0" w:color="auto"/>
              <w:left w:val="single" w:sz="4" w:space="0" w:color="auto"/>
              <w:bottom w:val="single" w:sz="4" w:space="0" w:color="auto"/>
              <w:right w:val="single" w:sz="4" w:space="0" w:color="auto"/>
            </w:tcBorders>
          </w:tcPr>
          <w:p w14:paraId="5A649DF0"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610BEC28" w14:textId="77777777" w:rsidR="00E27B81" w:rsidRPr="00E441AF" w:rsidRDefault="00E27B81" w:rsidP="00E441AF">
            <w:pPr>
              <w:spacing w:before="60" w:after="60"/>
              <w:jc w:val="left"/>
              <w:rPr>
                <w:sz w:val="16"/>
                <w:szCs w:val="16"/>
              </w:rPr>
            </w:pPr>
            <w:r w:rsidRPr="00E441AF">
              <w:rPr>
                <w:sz w:val="16"/>
                <w:szCs w:val="16"/>
              </w:rPr>
              <w:t>GraphicsBase::Vector</w:t>
            </w:r>
          </w:p>
        </w:tc>
      </w:tr>
      <w:tr w:rsidR="00E27B81" w:rsidRPr="004663CF" w14:paraId="0F82B060" w14:textId="77777777" w:rsidTr="00361402">
        <w:tc>
          <w:tcPr>
            <w:tcW w:w="1242" w:type="dxa"/>
            <w:tcBorders>
              <w:top w:val="single" w:sz="4" w:space="0" w:color="auto"/>
              <w:left w:val="single" w:sz="4" w:space="0" w:color="auto"/>
              <w:bottom w:val="single" w:sz="4" w:space="0" w:color="auto"/>
              <w:right w:val="single" w:sz="4" w:space="0" w:color="auto"/>
            </w:tcBorders>
          </w:tcPr>
          <w:p w14:paraId="54E300E9"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3A6C6CF" w14:textId="77777777" w:rsidR="00E27B81" w:rsidRPr="00E441AF" w:rsidRDefault="00E27B81" w:rsidP="00E441AF">
            <w:pPr>
              <w:spacing w:before="60" w:after="60"/>
              <w:jc w:val="left"/>
              <w:rPr>
                <w:sz w:val="16"/>
                <w:szCs w:val="16"/>
              </w:rPr>
            </w:pPr>
            <w:r w:rsidRPr="00E441AF">
              <w:rPr>
                <w:sz w:val="16"/>
                <w:szCs w:val="16"/>
              </w:rPr>
              <w:t>rotation</w:t>
            </w:r>
          </w:p>
        </w:tc>
        <w:tc>
          <w:tcPr>
            <w:tcW w:w="3686" w:type="dxa"/>
            <w:tcBorders>
              <w:top w:val="single" w:sz="4" w:space="0" w:color="auto"/>
              <w:left w:val="single" w:sz="4" w:space="0" w:color="auto"/>
              <w:bottom w:val="single" w:sz="4" w:space="0" w:color="auto"/>
              <w:right w:val="single" w:sz="4" w:space="0" w:color="auto"/>
            </w:tcBorders>
          </w:tcPr>
          <w:p w14:paraId="5025B6B5" w14:textId="77777777" w:rsidR="00E27B81" w:rsidRPr="00E441AF" w:rsidRDefault="00E27B81" w:rsidP="00E441AF">
            <w:pPr>
              <w:spacing w:before="60" w:after="60"/>
              <w:jc w:val="left"/>
              <w:rPr>
                <w:sz w:val="16"/>
                <w:szCs w:val="16"/>
              </w:rPr>
            </w:pPr>
            <w:r w:rsidRPr="00E441AF">
              <w:rPr>
                <w:sz w:val="16"/>
                <w:szCs w:val="16"/>
              </w:rPr>
              <w:t>Specifies the rotation angle relative to</w:t>
            </w:r>
            <w:r w:rsidR="00E441AF">
              <w:rPr>
                <w:sz w:val="16"/>
                <w:szCs w:val="16"/>
              </w:rPr>
              <w:t xml:space="preserve"> the portrayal CRS. Default = 0</w:t>
            </w:r>
          </w:p>
        </w:tc>
        <w:tc>
          <w:tcPr>
            <w:tcW w:w="708" w:type="dxa"/>
            <w:tcBorders>
              <w:top w:val="single" w:sz="4" w:space="0" w:color="auto"/>
              <w:left w:val="single" w:sz="4" w:space="0" w:color="auto"/>
              <w:bottom w:val="single" w:sz="4" w:space="0" w:color="auto"/>
              <w:right w:val="single" w:sz="4" w:space="0" w:color="auto"/>
            </w:tcBorders>
          </w:tcPr>
          <w:p w14:paraId="51DF30D8"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7A61A84E"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54764C97" w14:textId="77777777" w:rsidTr="00361402">
        <w:tc>
          <w:tcPr>
            <w:tcW w:w="1242" w:type="dxa"/>
            <w:tcBorders>
              <w:top w:val="single" w:sz="4" w:space="0" w:color="auto"/>
              <w:left w:val="single" w:sz="4" w:space="0" w:color="auto"/>
              <w:bottom w:val="single" w:sz="4" w:space="0" w:color="auto"/>
              <w:right w:val="single" w:sz="4" w:space="0" w:color="auto"/>
            </w:tcBorders>
          </w:tcPr>
          <w:p w14:paraId="23B5060E"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2B5FCE2" w14:textId="77777777" w:rsidR="00E27B81" w:rsidRPr="00E441AF" w:rsidRDefault="00E27B81" w:rsidP="00E441AF">
            <w:pPr>
              <w:spacing w:before="60" w:after="60"/>
              <w:jc w:val="left"/>
              <w:rPr>
                <w:sz w:val="16"/>
                <w:szCs w:val="16"/>
              </w:rPr>
            </w:pPr>
            <w:r w:rsidRPr="00E441AF">
              <w:rPr>
                <w:sz w:val="16"/>
                <w:szCs w:val="16"/>
              </w:rPr>
              <w:t>areaPlacement</w:t>
            </w:r>
          </w:p>
        </w:tc>
        <w:tc>
          <w:tcPr>
            <w:tcW w:w="3686" w:type="dxa"/>
            <w:tcBorders>
              <w:top w:val="single" w:sz="4" w:space="0" w:color="auto"/>
              <w:left w:val="single" w:sz="4" w:space="0" w:color="auto"/>
              <w:bottom w:val="single" w:sz="4" w:space="0" w:color="auto"/>
              <w:right w:val="single" w:sz="4" w:space="0" w:color="auto"/>
            </w:tcBorders>
          </w:tcPr>
          <w:p w14:paraId="4AB353FA" w14:textId="77777777" w:rsidR="00E27B81" w:rsidRPr="00E441AF" w:rsidRDefault="00E27B81" w:rsidP="00E441AF">
            <w:pPr>
              <w:spacing w:before="60" w:after="60"/>
              <w:jc w:val="left"/>
              <w:rPr>
                <w:sz w:val="16"/>
                <w:szCs w:val="16"/>
              </w:rPr>
            </w:pPr>
            <w:r w:rsidRPr="00E441AF">
              <w:rPr>
                <w:sz w:val="16"/>
                <w:szCs w:val="16"/>
              </w:rPr>
              <w:t xml:space="preserve">Describes the placement of the text </w:t>
            </w:r>
            <w:r w:rsidR="00E441AF">
              <w:rPr>
                <w:sz w:val="16"/>
                <w:szCs w:val="16"/>
              </w:rPr>
              <w:t>when the geometry is a surface</w:t>
            </w:r>
          </w:p>
        </w:tc>
        <w:tc>
          <w:tcPr>
            <w:tcW w:w="708" w:type="dxa"/>
            <w:tcBorders>
              <w:top w:val="single" w:sz="4" w:space="0" w:color="auto"/>
              <w:left w:val="single" w:sz="4" w:space="0" w:color="auto"/>
              <w:bottom w:val="single" w:sz="4" w:space="0" w:color="auto"/>
              <w:right w:val="single" w:sz="4" w:space="0" w:color="auto"/>
            </w:tcBorders>
          </w:tcPr>
          <w:p w14:paraId="5CA96A9F"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6A6C3691"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AreaSymbolPlacement</w:t>
            </w:r>
          </w:p>
        </w:tc>
      </w:tr>
    </w:tbl>
    <w:p w14:paraId="5965169E" w14:textId="77777777" w:rsidR="00E27B81" w:rsidRPr="00E27B81" w:rsidRDefault="00E27B81" w:rsidP="00E27B81"/>
    <w:p w14:paraId="16219C78" w14:textId="77777777" w:rsidR="00A73A7B" w:rsidRDefault="00A73A7B" w:rsidP="00531C7D">
      <w:pPr>
        <w:pStyle w:val="Heading4"/>
        <w:numPr>
          <w:ilvl w:val="0"/>
          <w:numId w:val="15"/>
        </w:numPr>
        <w:tabs>
          <w:tab w:val="left" w:pos="1077"/>
        </w:tabs>
        <w:spacing w:before="120" w:after="120"/>
        <w:ind w:left="0" w:firstLine="0"/>
      </w:pPr>
      <w:r>
        <w:t>TextLine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712C4B15"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227C5EBE"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84B6CE0"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209C9CA7"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33326CE3"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30881F7A"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42B3B23D" w14:textId="77777777" w:rsidTr="00E441AF">
        <w:tc>
          <w:tcPr>
            <w:tcW w:w="1242" w:type="dxa"/>
            <w:tcBorders>
              <w:top w:val="single" w:sz="4" w:space="0" w:color="auto"/>
              <w:left w:val="single" w:sz="4" w:space="0" w:color="auto"/>
              <w:bottom w:val="single" w:sz="4" w:space="0" w:color="auto"/>
              <w:right w:val="single" w:sz="4" w:space="0" w:color="auto"/>
            </w:tcBorders>
          </w:tcPr>
          <w:p w14:paraId="4B495492"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73E4D43" w14:textId="77777777" w:rsidR="00E27B81" w:rsidRPr="00E441AF" w:rsidRDefault="00E27B81" w:rsidP="00E441AF">
            <w:pPr>
              <w:spacing w:before="60" w:after="60"/>
              <w:jc w:val="left"/>
              <w:rPr>
                <w:sz w:val="16"/>
                <w:szCs w:val="16"/>
              </w:rPr>
            </w:pPr>
            <w:r w:rsidRPr="00E441AF">
              <w:rPr>
                <w:sz w:val="16"/>
                <w:szCs w:val="16"/>
              </w:rPr>
              <w:t>TextLine</w:t>
            </w:r>
          </w:p>
        </w:tc>
        <w:tc>
          <w:tcPr>
            <w:tcW w:w="3686" w:type="dxa"/>
            <w:tcBorders>
              <w:top w:val="single" w:sz="4" w:space="0" w:color="auto"/>
              <w:left w:val="single" w:sz="4" w:space="0" w:color="auto"/>
              <w:bottom w:val="single" w:sz="4" w:space="0" w:color="auto"/>
              <w:right w:val="single" w:sz="4" w:space="0" w:color="auto"/>
            </w:tcBorders>
          </w:tcPr>
          <w:p w14:paraId="0C26F695" w14:textId="77777777" w:rsidR="00E27B81" w:rsidRPr="00E441AF" w:rsidRDefault="00E27B81" w:rsidP="00E441AF">
            <w:pPr>
              <w:spacing w:before="60" w:after="60"/>
              <w:jc w:val="left"/>
              <w:rPr>
                <w:sz w:val="16"/>
                <w:szCs w:val="16"/>
              </w:rPr>
            </w:pPr>
            <w:r w:rsidRPr="00E441AF">
              <w:rPr>
                <w:sz w:val="16"/>
                <w:szCs w:val="16"/>
              </w:rPr>
              <w:t>A graphic element for depict</w:t>
            </w:r>
            <w:r w:rsidR="00E441AF">
              <w:rPr>
                <w:sz w:val="16"/>
                <w:szCs w:val="16"/>
              </w:rPr>
              <w:t>ing text along linear geometry</w:t>
            </w:r>
          </w:p>
        </w:tc>
        <w:tc>
          <w:tcPr>
            <w:tcW w:w="708" w:type="dxa"/>
            <w:tcBorders>
              <w:top w:val="single" w:sz="4" w:space="0" w:color="auto"/>
              <w:left w:val="single" w:sz="4" w:space="0" w:color="auto"/>
              <w:bottom w:val="single" w:sz="4" w:space="0" w:color="auto"/>
              <w:right w:val="single" w:sz="4" w:space="0" w:color="auto"/>
            </w:tcBorders>
          </w:tcPr>
          <w:p w14:paraId="4DCE738A"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043364EE"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7EA24449" w14:textId="77777777" w:rsidTr="00E441AF">
        <w:tc>
          <w:tcPr>
            <w:tcW w:w="1242" w:type="dxa"/>
            <w:tcBorders>
              <w:top w:val="single" w:sz="4" w:space="0" w:color="auto"/>
              <w:left w:val="single" w:sz="4" w:space="0" w:color="auto"/>
              <w:bottom w:val="single" w:sz="4" w:space="0" w:color="auto"/>
              <w:right w:val="single" w:sz="4" w:space="0" w:color="auto"/>
            </w:tcBorders>
          </w:tcPr>
          <w:p w14:paraId="02C99559"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A7319E1" w14:textId="77777777" w:rsidR="00E27B81" w:rsidRPr="00E441AF" w:rsidRDefault="00E27B81" w:rsidP="00E441AF">
            <w:pPr>
              <w:spacing w:before="60" w:after="60"/>
              <w:jc w:val="left"/>
              <w:rPr>
                <w:sz w:val="16"/>
                <w:szCs w:val="16"/>
              </w:rPr>
            </w:pPr>
            <w:r w:rsidRPr="00E441AF">
              <w:rPr>
                <w:sz w:val="16"/>
                <w:szCs w:val="16"/>
              </w:rPr>
              <w:t>startOffset</w:t>
            </w:r>
          </w:p>
        </w:tc>
        <w:tc>
          <w:tcPr>
            <w:tcW w:w="3686" w:type="dxa"/>
            <w:tcBorders>
              <w:top w:val="single" w:sz="4" w:space="0" w:color="auto"/>
              <w:left w:val="single" w:sz="4" w:space="0" w:color="auto"/>
              <w:bottom w:val="single" w:sz="4" w:space="0" w:color="auto"/>
              <w:right w:val="single" w:sz="4" w:space="0" w:color="auto"/>
            </w:tcBorders>
          </w:tcPr>
          <w:p w14:paraId="7CB47619" w14:textId="77777777" w:rsidR="00E27B81" w:rsidRPr="00E441AF" w:rsidRDefault="00E27B81" w:rsidP="00E441AF">
            <w:pPr>
              <w:spacing w:before="60" w:after="60"/>
              <w:jc w:val="left"/>
              <w:rPr>
                <w:sz w:val="16"/>
                <w:szCs w:val="16"/>
              </w:rPr>
            </w:pPr>
            <w:r w:rsidRPr="00E441AF">
              <w:rPr>
                <w:sz w:val="16"/>
                <w:szCs w:val="16"/>
              </w:rPr>
              <w:t>This offset specifies the a</w:t>
            </w:r>
            <w:r w:rsidR="00E441AF">
              <w:rPr>
                <w:sz w:val="16"/>
                <w:szCs w:val="16"/>
              </w:rPr>
              <w:t>nchor point on the line</w:t>
            </w:r>
          </w:p>
        </w:tc>
        <w:tc>
          <w:tcPr>
            <w:tcW w:w="708" w:type="dxa"/>
            <w:tcBorders>
              <w:top w:val="single" w:sz="4" w:space="0" w:color="auto"/>
              <w:left w:val="single" w:sz="4" w:space="0" w:color="auto"/>
              <w:bottom w:val="single" w:sz="4" w:space="0" w:color="auto"/>
              <w:right w:val="single" w:sz="4" w:space="0" w:color="auto"/>
            </w:tcBorders>
          </w:tcPr>
          <w:p w14:paraId="3223981B"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1A8F1841"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050C0B15" w14:textId="77777777" w:rsidTr="00E441AF">
        <w:tc>
          <w:tcPr>
            <w:tcW w:w="1242" w:type="dxa"/>
            <w:tcBorders>
              <w:top w:val="single" w:sz="4" w:space="0" w:color="auto"/>
              <w:left w:val="single" w:sz="4" w:space="0" w:color="auto"/>
              <w:bottom w:val="single" w:sz="4" w:space="0" w:color="auto"/>
              <w:right w:val="single" w:sz="4" w:space="0" w:color="auto"/>
            </w:tcBorders>
          </w:tcPr>
          <w:p w14:paraId="32229A15"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47DF151" w14:textId="77777777" w:rsidR="00E27B81" w:rsidRPr="00E441AF" w:rsidRDefault="00E27B81" w:rsidP="00E441AF">
            <w:pPr>
              <w:spacing w:before="60" w:after="60"/>
              <w:jc w:val="left"/>
              <w:rPr>
                <w:sz w:val="16"/>
                <w:szCs w:val="16"/>
              </w:rPr>
            </w:pPr>
            <w:r w:rsidRPr="00E441AF">
              <w:rPr>
                <w:sz w:val="16"/>
                <w:szCs w:val="16"/>
              </w:rPr>
              <w:t>endOffset</w:t>
            </w:r>
          </w:p>
        </w:tc>
        <w:tc>
          <w:tcPr>
            <w:tcW w:w="3686" w:type="dxa"/>
            <w:tcBorders>
              <w:top w:val="single" w:sz="4" w:space="0" w:color="auto"/>
              <w:left w:val="single" w:sz="4" w:space="0" w:color="auto"/>
              <w:bottom w:val="single" w:sz="4" w:space="0" w:color="auto"/>
              <w:right w:val="single" w:sz="4" w:space="0" w:color="auto"/>
            </w:tcBorders>
          </w:tcPr>
          <w:p w14:paraId="1E9F9A87" w14:textId="77777777" w:rsidR="00E27B81" w:rsidRPr="00E441AF" w:rsidRDefault="00E27B81" w:rsidP="00E441AF">
            <w:pPr>
              <w:spacing w:before="60" w:after="60"/>
              <w:jc w:val="left"/>
              <w:rPr>
                <w:sz w:val="16"/>
                <w:szCs w:val="16"/>
              </w:rPr>
            </w:pPr>
            <w:r w:rsidRPr="00E441AF">
              <w:rPr>
                <w:sz w:val="16"/>
                <w:szCs w:val="16"/>
              </w:rPr>
              <w:t>This offset specifies the stop point of the text at the line. If present the startOffset does not specifies an anchor point but the start point of the text. The text will evenly be spaced between the two positions. Horizontal align</w:t>
            </w:r>
            <w:r w:rsidR="00E441AF">
              <w:rPr>
                <w:sz w:val="16"/>
                <w:szCs w:val="16"/>
              </w:rPr>
              <w:t>ment has no effect in this case</w:t>
            </w:r>
          </w:p>
        </w:tc>
        <w:tc>
          <w:tcPr>
            <w:tcW w:w="708" w:type="dxa"/>
            <w:tcBorders>
              <w:top w:val="single" w:sz="4" w:space="0" w:color="auto"/>
              <w:left w:val="single" w:sz="4" w:space="0" w:color="auto"/>
              <w:bottom w:val="single" w:sz="4" w:space="0" w:color="auto"/>
              <w:right w:val="single" w:sz="4" w:space="0" w:color="auto"/>
            </w:tcBorders>
          </w:tcPr>
          <w:p w14:paraId="6BF7E84F"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2098128A"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7F830B59" w14:textId="77777777" w:rsidTr="00E441AF">
        <w:tc>
          <w:tcPr>
            <w:tcW w:w="1242" w:type="dxa"/>
            <w:tcBorders>
              <w:top w:val="single" w:sz="4" w:space="0" w:color="auto"/>
              <w:left w:val="single" w:sz="4" w:space="0" w:color="auto"/>
              <w:bottom w:val="single" w:sz="4" w:space="0" w:color="auto"/>
              <w:right w:val="single" w:sz="4" w:space="0" w:color="auto"/>
            </w:tcBorders>
          </w:tcPr>
          <w:p w14:paraId="3A11DB07"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A0C706F" w14:textId="77777777" w:rsidR="00E27B81" w:rsidRPr="00E441AF" w:rsidRDefault="00E27B81" w:rsidP="00E441AF">
            <w:pPr>
              <w:spacing w:before="60" w:after="60"/>
              <w:jc w:val="left"/>
              <w:rPr>
                <w:sz w:val="16"/>
                <w:szCs w:val="16"/>
              </w:rPr>
            </w:pPr>
            <w:r w:rsidRPr="00E441AF">
              <w:rPr>
                <w:sz w:val="16"/>
                <w:szCs w:val="16"/>
              </w:rPr>
              <w:t>placementMode</w:t>
            </w:r>
          </w:p>
        </w:tc>
        <w:tc>
          <w:tcPr>
            <w:tcW w:w="3686" w:type="dxa"/>
            <w:tcBorders>
              <w:top w:val="single" w:sz="4" w:space="0" w:color="auto"/>
              <w:left w:val="single" w:sz="4" w:space="0" w:color="auto"/>
              <w:bottom w:val="single" w:sz="4" w:space="0" w:color="auto"/>
              <w:right w:val="single" w:sz="4" w:space="0" w:color="auto"/>
            </w:tcBorders>
          </w:tcPr>
          <w:p w14:paraId="2A424AD0" w14:textId="77777777" w:rsidR="00E27B81" w:rsidRPr="00E441AF" w:rsidRDefault="00E27B81" w:rsidP="00E441AF">
            <w:pPr>
              <w:spacing w:before="60" w:after="60"/>
              <w:jc w:val="left"/>
              <w:rPr>
                <w:sz w:val="16"/>
                <w:szCs w:val="16"/>
              </w:rPr>
            </w:pPr>
            <w:r w:rsidRPr="00E441AF">
              <w:rPr>
                <w:sz w:val="16"/>
                <w:szCs w:val="16"/>
              </w:rPr>
              <w:t>Specifies how the</w:t>
            </w:r>
            <w:r w:rsidR="00E441AF">
              <w:rPr>
                <w:sz w:val="16"/>
                <w:szCs w:val="16"/>
              </w:rPr>
              <w:t xml:space="preserve"> offsets have to be interpreted</w:t>
            </w:r>
          </w:p>
        </w:tc>
        <w:tc>
          <w:tcPr>
            <w:tcW w:w="708" w:type="dxa"/>
            <w:tcBorders>
              <w:top w:val="single" w:sz="4" w:space="0" w:color="auto"/>
              <w:left w:val="single" w:sz="4" w:space="0" w:color="auto"/>
              <w:bottom w:val="single" w:sz="4" w:space="0" w:color="auto"/>
              <w:right w:val="single" w:sz="4" w:space="0" w:color="auto"/>
            </w:tcBorders>
          </w:tcPr>
          <w:p w14:paraId="4C3CC409"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52396921"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LinePlacementMode</w:t>
            </w:r>
          </w:p>
        </w:tc>
      </w:tr>
    </w:tbl>
    <w:p w14:paraId="615758E8" w14:textId="77777777" w:rsidR="00E27B81" w:rsidRPr="00E27B81" w:rsidRDefault="00E27B81" w:rsidP="00E27B81"/>
    <w:p w14:paraId="6EFA949F" w14:textId="77777777" w:rsidR="00A73A7B" w:rsidRDefault="00A73A7B" w:rsidP="00531C7D">
      <w:pPr>
        <w:pStyle w:val="Heading4"/>
        <w:numPr>
          <w:ilvl w:val="0"/>
          <w:numId w:val="15"/>
        </w:numPr>
        <w:tabs>
          <w:tab w:val="left" w:pos="1077"/>
        </w:tabs>
        <w:spacing w:before="120" w:after="120"/>
        <w:ind w:left="0" w:firstLine="0"/>
      </w:pPr>
      <w:r>
        <w:t>TextFlags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1A8F60B5"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1E247786"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0A088C"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3F6DDE5"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0AB578F"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84AD9B8"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48AB4227" w14:textId="77777777" w:rsidTr="00E441AF">
        <w:tc>
          <w:tcPr>
            <w:tcW w:w="1242" w:type="dxa"/>
            <w:tcBorders>
              <w:top w:val="single" w:sz="4" w:space="0" w:color="auto"/>
              <w:left w:val="single" w:sz="4" w:space="0" w:color="auto"/>
              <w:bottom w:val="single" w:sz="4" w:space="0" w:color="auto"/>
              <w:right w:val="single" w:sz="4" w:space="0" w:color="auto"/>
            </w:tcBorders>
          </w:tcPr>
          <w:p w14:paraId="097DB2B5"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63D9103" w14:textId="77777777" w:rsidR="00E27B81" w:rsidRPr="00E441AF" w:rsidRDefault="00E27B81" w:rsidP="00E441AF">
            <w:pPr>
              <w:spacing w:before="60" w:after="60"/>
              <w:jc w:val="left"/>
              <w:rPr>
                <w:sz w:val="16"/>
                <w:szCs w:val="16"/>
              </w:rPr>
            </w:pPr>
            <w:r w:rsidRPr="00E441AF">
              <w:rPr>
                <w:sz w:val="16"/>
                <w:szCs w:val="16"/>
              </w:rPr>
              <w:t>TextFlags</w:t>
            </w:r>
          </w:p>
        </w:tc>
        <w:tc>
          <w:tcPr>
            <w:tcW w:w="3827" w:type="dxa"/>
            <w:tcBorders>
              <w:top w:val="single" w:sz="4" w:space="0" w:color="auto"/>
              <w:left w:val="single" w:sz="4" w:space="0" w:color="auto"/>
              <w:bottom w:val="single" w:sz="4" w:space="0" w:color="auto"/>
              <w:right w:val="single" w:sz="4" w:space="0" w:color="auto"/>
            </w:tcBorders>
          </w:tcPr>
          <w:p w14:paraId="72F0EFF6" w14:textId="77777777" w:rsidR="00E27B81" w:rsidRPr="00E441AF" w:rsidRDefault="00E27B81" w:rsidP="00E441AF">
            <w:pPr>
              <w:spacing w:before="60" w:after="60"/>
              <w:jc w:val="left"/>
              <w:rPr>
                <w:sz w:val="16"/>
                <w:szCs w:val="16"/>
              </w:rPr>
            </w:pPr>
            <w:r w:rsidRPr="00E441AF">
              <w:rPr>
                <w:sz w:val="16"/>
                <w:szCs w:val="16"/>
              </w:rPr>
              <w:t>A container for text flags</w:t>
            </w:r>
          </w:p>
        </w:tc>
        <w:tc>
          <w:tcPr>
            <w:tcW w:w="709" w:type="dxa"/>
            <w:tcBorders>
              <w:top w:val="single" w:sz="4" w:space="0" w:color="auto"/>
              <w:left w:val="single" w:sz="4" w:space="0" w:color="auto"/>
              <w:bottom w:val="single" w:sz="4" w:space="0" w:color="auto"/>
              <w:right w:val="single" w:sz="4" w:space="0" w:color="auto"/>
            </w:tcBorders>
          </w:tcPr>
          <w:p w14:paraId="2032A256"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18A7B5B"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2EA529E1" w14:textId="77777777" w:rsidTr="00E441AF">
        <w:tc>
          <w:tcPr>
            <w:tcW w:w="1242" w:type="dxa"/>
            <w:tcBorders>
              <w:top w:val="single" w:sz="4" w:space="0" w:color="auto"/>
              <w:left w:val="single" w:sz="4" w:space="0" w:color="auto"/>
              <w:bottom w:val="single" w:sz="4" w:space="0" w:color="auto"/>
              <w:right w:val="single" w:sz="4" w:space="0" w:color="auto"/>
            </w:tcBorders>
          </w:tcPr>
          <w:p w14:paraId="6D15A1D0"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1EDABFC" w14:textId="77777777" w:rsidR="00E27B81" w:rsidRPr="00E441AF" w:rsidRDefault="00E27B81" w:rsidP="00E441AF">
            <w:pPr>
              <w:spacing w:before="60" w:after="60"/>
              <w:jc w:val="left"/>
              <w:rPr>
                <w:sz w:val="16"/>
                <w:szCs w:val="16"/>
              </w:rPr>
            </w:pPr>
            <w:r w:rsidRPr="00E441AF">
              <w:rPr>
                <w:sz w:val="16"/>
                <w:szCs w:val="16"/>
              </w:rPr>
              <w:t>flag</w:t>
            </w:r>
          </w:p>
        </w:tc>
        <w:tc>
          <w:tcPr>
            <w:tcW w:w="3827" w:type="dxa"/>
            <w:tcBorders>
              <w:top w:val="single" w:sz="4" w:space="0" w:color="auto"/>
              <w:left w:val="single" w:sz="4" w:space="0" w:color="auto"/>
              <w:bottom w:val="single" w:sz="4" w:space="0" w:color="auto"/>
              <w:right w:val="single" w:sz="4" w:space="0" w:color="auto"/>
            </w:tcBorders>
          </w:tcPr>
          <w:p w14:paraId="45EBD377" w14:textId="77777777" w:rsidR="00E27B81" w:rsidRPr="00E441AF" w:rsidRDefault="00E441AF" w:rsidP="00E441AF">
            <w:pPr>
              <w:spacing w:before="60" w:after="60"/>
              <w:jc w:val="left"/>
              <w:rPr>
                <w:sz w:val="16"/>
                <w:szCs w:val="16"/>
              </w:rPr>
            </w:pPr>
            <w:r>
              <w:rPr>
                <w:sz w:val="16"/>
                <w:szCs w:val="16"/>
              </w:rPr>
              <w:t>A text flag</w:t>
            </w:r>
          </w:p>
        </w:tc>
        <w:tc>
          <w:tcPr>
            <w:tcW w:w="709" w:type="dxa"/>
            <w:tcBorders>
              <w:top w:val="single" w:sz="4" w:space="0" w:color="auto"/>
              <w:left w:val="single" w:sz="4" w:space="0" w:color="auto"/>
              <w:bottom w:val="single" w:sz="4" w:space="0" w:color="auto"/>
              <w:right w:val="single" w:sz="4" w:space="0" w:color="auto"/>
            </w:tcBorders>
          </w:tcPr>
          <w:p w14:paraId="031C4BE2"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F97D3CC" w14:textId="77777777" w:rsidR="00E27B81" w:rsidRPr="00E441AF" w:rsidRDefault="00E27B81" w:rsidP="00E441AF">
            <w:pPr>
              <w:spacing w:before="60" w:after="60"/>
              <w:jc w:val="left"/>
              <w:rPr>
                <w:sz w:val="16"/>
                <w:szCs w:val="16"/>
              </w:rPr>
            </w:pPr>
            <w:r w:rsidRPr="00E441AF">
              <w:rPr>
                <w:sz w:val="16"/>
                <w:szCs w:val="16"/>
              </w:rPr>
              <w:t>TextFlag</w:t>
            </w:r>
          </w:p>
        </w:tc>
      </w:tr>
    </w:tbl>
    <w:p w14:paraId="11447562" w14:textId="77777777" w:rsidR="00E27B81" w:rsidRPr="00E27B81" w:rsidRDefault="00E27B81" w:rsidP="00E27B81"/>
    <w:p w14:paraId="0A57DF83" w14:textId="77777777" w:rsidR="00A73A7B" w:rsidRDefault="00A73A7B" w:rsidP="00531C7D">
      <w:pPr>
        <w:pStyle w:val="Heading4"/>
        <w:numPr>
          <w:ilvl w:val="0"/>
          <w:numId w:val="15"/>
        </w:numPr>
        <w:tabs>
          <w:tab w:val="left" w:pos="1077"/>
        </w:tabs>
        <w:spacing w:before="120" w:after="120"/>
        <w:ind w:left="0" w:firstLine="0"/>
      </w:pPr>
      <w:r>
        <w:t>TextElement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22AC4C7"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68264CD3"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05E2940"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761339F"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7063D84"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572DA3A"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19C5D768" w14:textId="77777777" w:rsidTr="00E441AF">
        <w:tc>
          <w:tcPr>
            <w:tcW w:w="1242" w:type="dxa"/>
            <w:tcBorders>
              <w:top w:val="single" w:sz="4" w:space="0" w:color="auto"/>
              <w:left w:val="single" w:sz="4" w:space="0" w:color="auto"/>
              <w:bottom w:val="single" w:sz="4" w:space="0" w:color="auto"/>
              <w:right w:val="single" w:sz="4" w:space="0" w:color="auto"/>
            </w:tcBorders>
          </w:tcPr>
          <w:p w14:paraId="2DCBDABD"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0935357" w14:textId="77777777" w:rsidR="00E27B81" w:rsidRPr="00E441AF" w:rsidRDefault="00E27B81" w:rsidP="00E441AF">
            <w:pPr>
              <w:spacing w:before="60" w:after="60"/>
              <w:jc w:val="left"/>
              <w:rPr>
                <w:sz w:val="16"/>
                <w:szCs w:val="16"/>
              </w:rPr>
            </w:pPr>
            <w:r w:rsidRPr="00E441AF">
              <w:rPr>
                <w:sz w:val="16"/>
                <w:szCs w:val="16"/>
              </w:rPr>
              <w:t>TextElement</w:t>
            </w:r>
          </w:p>
        </w:tc>
        <w:tc>
          <w:tcPr>
            <w:tcW w:w="3827" w:type="dxa"/>
            <w:tcBorders>
              <w:top w:val="single" w:sz="4" w:space="0" w:color="auto"/>
              <w:left w:val="single" w:sz="4" w:space="0" w:color="auto"/>
              <w:bottom w:val="single" w:sz="4" w:space="0" w:color="auto"/>
              <w:right w:val="single" w:sz="4" w:space="0" w:color="auto"/>
            </w:tcBorders>
          </w:tcPr>
          <w:p w14:paraId="2EF0D971" w14:textId="77777777" w:rsidR="00E27B81" w:rsidRPr="00E441AF" w:rsidRDefault="00E441AF" w:rsidP="00E441AF">
            <w:pPr>
              <w:spacing w:before="60" w:after="60"/>
              <w:jc w:val="left"/>
              <w:rPr>
                <w:sz w:val="16"/>
                <w:szCs w:val="16"/>
              </w:rPr>
            </w:pPr>
            <w:r>
              <w:rPr>
                <w:sz w:val="16"/>
                <w:szCs w:val="16"/>
              </w:rPr>
              <w:t>A sub element of a graphic text</w:t>
            </w:r>
          </w:p>
        </w:tc>
        <w:tc>
          <w:tcPr>
            <w:tcW w:w="709" w:type="dxa"/>
            <w:tcBorders>
              <w:top w:val="single" w:sz="4" w:space="0" w:color="auto"/>
              <w:left w:val="single" w:sz="4" w:space="0" w:color="auto"/>
              <w:bottom w:val="single" w:sz="4" w:space="0" w:color="auto"/>
              <w:right w:val="single" w:sz="4" w:space="0" w:color="auto"/>
            </w:tcBorders>
          </w:tcPr>
          <w:p w14:paraId="68D29DAA"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2F77163"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5722D502" w14:textId="77777777" w:rsidTr="00E441AF">
        <w:tc>
          <w:tcPr>
            <w:tcW w:w="1242" w:type="dxa"/>
            <w:tcBorders>
              <w:top w:val="single" w:sz="4" w:space="0" w:color="auto"/>
              <w:left w:val="single" w:sz="4" w:space="0" w:color="auto"/>
              <w:bottom w:val="single" w:sz="4" w:space="0" w:color="auto"/>
              <w:right w:val="single" w:sz="4" w:space="0" w:color="auto"/>
            </w:tcBorders>
          </w:tcPr>
          <w:p w14:paraId="55E56EBF"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DD6778B"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07B4E764" w14:textId="77777777" w:rsidR="00E27B81" w:rsidRPr="00E441AF" w:rsidRDefault="00E27B81" w:rsidP="00E441AF">
            <w:pPr>
              <w:spacing w:before="60" w:after="60"/>
              <w:jc w:val="left"/>
              <w:rPr>
                <w:sz w:val="16"/>
                <w:szCs w:val="16"/>
              </w:rPr>
            </w:pPr>
            <w:r w:rsidRPr="00E441AF">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421D9D47"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5277E3E" w14:textId="77777777" w:rsidR="00E27B81" w:rsidRPr="00E441AF" w:rsidRDefault="005B7DF3" w:rsidP="00E441AF">
            <w:pPr>
              <w:spacing w:before="60" w:after="60"/>
              <w:jc w:val="left"/>
              <w:rPr>
                <w:sz w:val="16"/>
                <w:szCs w:val="16"/>
              </w:rPr>
            </w:pPr>
            <w:r>
              <w:rPr>
                <w:sz w:val="16"/>
                <w:szCs w:val="16"/>
              </w:rPr>
              <w:t>s</w:t>
            </w:r>
            <w:r w:rsidRPr="00E441AF">
              <w:rPr>
                <w:sz w:val="16"/>
                <w:szCs w:val="16"/>
              </w:rPr>
              <w:t>tring</w:t>
            </w:r>
          </w:p>
        </w:tc>
      </w:tr>
      <w:tr w:rsidR="00E27B81" w:rsidRPr="004663CF" w14:paraId="5324F932" w14:textId="77777777" w:rsidTr="00E441AF">
        <w:tc>
          <w:tcPr>
            <w:tcW w:w="1242" w:type="dxa"/>
            <w:tcBorders>
              <w:top w:val="single" w:sz="4" w:space="0" w:color="auto"/>
              <w:left w:val="single" w:sz="4" w:space="0" w:color="auto"/>
              <w:bottom w:val="single" w:sz="4" w:space="0" w:color="auto"/>
              <w:right w:val="single" w:sz="4" w:space="0" w:color="auto"/>
            </w:tcBorders>
          </w:tcPr>
          <w:p w14:paraId="6E528850"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F44560D" w14:textId="77777777" w:rsidR="00E27B81" w:rsidRPr="00E441AF" w:rsidRDefault="00E27B81" w:rsidP="00E441AF">
            <w:pPr>
              <w:spacing w:before="60" w:after="60"/>
              <w:jc w:val="left"/>
              <w:rPr>
                <w:sz w:val="16"/>
                <w:szCs w:val="16"/>
              </w:rPr>
            </w:pPr>
            <w:r w:rsidRPr="00E441AF">
              <w:rPr>
                <w:sz w:val="16"/>
                <w:szCs w:val="16"/>
              </w:rPr>
              <w:t>bodySize</w:t>
            </w:r>
          </w:p>
        </w:tc>
        <w:tc>
          <w:tcPr>
            <w:tcW w:w="3827" w:type="dxa"/>
            <w:tcBorders>
              <w:top w:val="single" w:sz="4" w:space="0" w:color="auto"/>
              <w:left w:val="single" w:sz="4" w:space="0" w:color="auto"/>
              <w:bottom w:val="single" w:sz="4" w:space="0" w:color="auto"/>
              <w:right w:val="single" w:sz="4" w:space="0" w:color="auto"/>
            </w:tcBorders>
          </w:tcPr>
          <w:p w14:paraId="2BA62DA1" w14:textId="77777777" w:rsidR="00E27B81" w:rsidRPr="00E441AF" w:rsidRDefault="00E27B81" w:rsidP="00E441AF">
            <w:pPr>
              <w:spacing w:before="60" w:after="60"/>
              <w:jc w:val="left"/>
              <w:rPr>
                <w:sz w:val="16"/>
                <w:szCs w:val="16"/>
              </w:rPr>
            </w:pPr>
            <w:r w:rsidRPr="00E441AF">
              <w:rPr>
                <w:sz w:val="16"/>
                <w:szCs w:val="16"/>
              </w:rPr>
              <w:t xml:space="preserve">This property describes the size with </w:t>
            </w:r>
            <w:r w:rsidR="00E441AF">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21314B8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B2B9CA2"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733BF42F" w14:textId="77777777" w:rsidTr="00E441AF">
        <w:tc>
          <w:tcPr>
            <w:tcW w:w="1242" w:type="dxa"/>
            <w:tcBorders>
              <w:top w:val="single" w:sz="4" w:space="0" w:color="auto"/>
              <w:left w:val="single" w:sz="4" w:space="0" w:color="auto"/>
              <w:bottom w:val="single" w:sz="4" w:space="0" w:color="auto"/>
              <w:right w:val="single" w:sz="4" w:space="0" w:color="auto"/>
            </w:tcBorders>
          </w:tcPr>
          <w:p w14:paraId="4C78E73A"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54B83C5" w14:textId="77777777" w:rsidR="00E27B81" w:rsidRPr="00E441AF" w:rsidRDefault="00E27B81" w:rsidP="00E441AF">
            <w:pPr>
              <w:spacing w:before="60" w:after="60"/>
              <w:jc w:val="left"/>
              <w:rPr>
                <w:sz w:val="16"/>
                <w:szCs w:val="16"/>
              </w:rPr>
            </w:pPr>
            <w:r w:rsidRPr="00E441AF">
              <w:rPr>
                <w:sz w:val="16"/>
                <w:szCs w:val="16"/>
              </w:rPr>
              <w:t>verticalOffset</w:t>
            </w:r>
          </w:p>
        </w:tc>
        <w:tc>
          <w:tcPr>
            <w:tcW w:w="3827" w:type="dxa"/>
            <w:tcBorders>
              <w:top w:val="single" w:sz="4" w:space="0" w:color="auto"/>
              <w:left w:val="single" w:sz="4" w:space="0" w:color="auto"/>
              <w:bottom w:val="single" w:sz="4" w:space="0" w:color="auto"/>
              <w:right w:val="single" w:sz="4" w:space="0" w:color="auto"/>
            </w:tcBorders>
          </w:tcPr>
          <w:p w14:paraId="4D0B0564" w14:textId="77777777" w:rsidR="00E27B81" w:rsidRPr="00E441AF" w:rsidRDefault="00E27B81" w:rsidP="00E441AF">
            <w:pPr>
              <w:spacing w:before="60" w:after="60"/>
              <w:jc w:val="left"/>
              <w:rPr>
                <w:sz w:val="16"/>
                <w:szCs w:val="16"/>
              </w:rPr>
            </w:pPr>
            <w:r w:rsidRPr="00E441AF">
              <w:rPr>
                <w:sz w:val="16"/>
                <w:szCs w:val="16"/>
              </w:rPr>
              <w:t>The vertical offset in mm between the base line of the text element and the base line of the text. This can be used to generate su</w:t>
            </w:r>
            <w:r w:rsidR="00E441AF">
              <w:rPr>
                <w:sz w:val="16"/>
                <w:szCs w:val="16"/>
              </w:rPr>
              <w:t>b- or superscripts. Default = 0</w:t>
            </w:r>
          </w:p>
        </w:tc>
        <w:tc>
          <w:tcPr>
            <w:tcW w:w="709" w:type="dxa"/>
            <w:tcBorders>
              <w:top w:val="single" w:sz="4" w:space="0" w:color="auto"/>
              <w:left w:val="single" w:sz="4" w:space="0" w:color="auto"/>
              <w:bottom w:val="single" w:sz="4" w:space="0" w:color="auto"/>
              <w:right w:val="single" w:sz="4" w:space="0" w:color="auto"/>
            </w:tcBorders>
          </w:tcPr>
          <w:p w14:paraId="3ADAAB97"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1F586A9"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6596FBE8" w14:textId="77777777" w:rsidTr="00E441AF">
        <w:tc>
          <w:tcPr>
            <w:tcW w:w="1242" w:type="dxa"/>
            <w:tcBorders>
              <w:top w:val="single" w:sz="4" w:space="0" w:color="auto"/>
              <w:left w:val="single" w:sz="4" w:space="0" w:color="auto"/>
              <w:bottom w:val="single" w:sz="4" w:space="0" w:color="auto"/>
              <w:right w:val="single" w:sz="4" w:space="0" w:color="auto"/>
            </w:tcBorders>
          </w:tcPr>
          <w:p w14:paraId="5E139367"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0AB8A6" w14:textId="77777777" w:rsidR="00E27B81" w:rsidRPr="00E441AF" w:rsidRDefault="00E27B81" w:rsidP="00E441AF">
            <w:pPr>
              <w:spacing w:before="60" w:after="60"/>
              <w:jc w:val="left"/>
              <w:rPr>
                <w:sz w:val="16"/>
                <w:szCs w:val="16"/>
              </w:rPr>
            </w:pPr>
            <w:r w:rsidRPr="00E441AF">
              <w:rPr>
                <w:sz w:val="16"/>
                <w:szCs w:val="16"/>
              </w:rPr>
              <w:t>flags</w:t>
            </w:r>
          </w:p>
        </w:tc>
        <w:tc>
          <w:tcPr>
            <w:tcW w:w="3827" w:type="dxa"/>
            <w:tcBorders>
              <w:top w:val="single" w:sz="4" w:space="0" w:color="auto"/>
              <w:left w:val="single" w:sz="4" w:space="0" w:color="auto"/>
              <w:bottom w:val="single" w:sz="4" w:space="0" w:color="auto"/>
              <w:right w:val="single" w:sz="4" w:space="0" w:color="auto"/>
            </w:tcBorders>
          </w:tcPr>
          <w:p w14:paraId="265A972A" w14:textId="77777777" w:rsidR="00E27B81" w:rsidRPr="00E441AF" w:rsidRDefault="00E27B81" w:rsidP="00E441AF">
            <w:pPr>
              <w:spacing w:before="60" w:after="60"/>
              <w:jc w:val="left"/>
              <w:rPr>
                <w:sz w:val="16"/>
                <w:szCs w:val="16"/>
              </w:rPr>
            </w:pPr>
            <w:r w:rsidRPr="00E441AF">
              <w:rPr>
                <w:sz w:val="16"/>
                <w:szCs w:val="16"/>
              </w:rPr>
              <w:t xml:space="preserve">Flags describe special properties of the </w:t>
            </w:r>
            <w:r w:rsidR="00E441AF">
              <w:rPr>
                <w:sz w:val="16"/>
                <w:szCs w:val="16"/>
              </w:rPr>
              <w:t>text element like underline etc.</w:t>
            </w:r>
          </w:p>
        </w:tc>
        <w:tc>
          <w:tcPr>
            <w:tcW w:w="709" w:type="dxa"/>
            <w:tcBorders>
              <w:top w:val="single" w:sz="4" w:space="0" w:color="auto"/>
              <w:left w:val="single" w:sz="4" w:space="0" w:color="auto"/>
              <w:bottom w:val="single" w:sz="4" w:space="0" w:color="auto"/>
              <w:right w:val="single" w:sz="4" w:space="0" w:color="auto"/>
            </w:tcBorders>
          </w:tcPr>
          <w:p w14:paraId="7C65FE72"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FDF5399" w14:textId="77777777" w:rsidR="00E27B81" w:rsidRPr="00E441AF" w:rsidRDefault="00E27B81" w:rsidP="00E441AF">
            <w:pPr>
              <w:spacing w:before="60" w:after="60"/>
              <w:jc w:val="left"/>
              <w:rPr>
                <w:sz w:val="16"/>
                <w:szCs w:val="16"/>
              </w:rPr>
            </w:pPr>
            <w:r w:rsidRPr="00E441AF">
              <w:rPr>
                <w:sz w:val="16"/>
                <w:szCs w:val="16"/>
              </w:rPr>
              <w:t>TextFlags</w:t>
            </w:r>
          </w:p>
        </w:tc>
      </w:tr>
      <w:tr w:rsidR="00E27B81" w:rsidRPr="004663CF" w14:paraId="00FA0FE9" w14:textId="77777777" w:rsidTr="00E441AF">
        <w:tc>
          <w:tcPr>
            <w:tcW w:w="1242" w:type="dxa"/>
            <w:tcBorders>
              <w:top w:val="single" w:sz="4" w:space="0" w:color="auto"/>
              <w:left w:val="single" w:sz="4" w:space="0" w:color="auto"/>
              <w:bottom w:val="single" w:sz="4" w:space="0" w:color="auto"/>
              <w:right w:val="single" w:sz="4" w:space="0" w:color="auto"/>
            </w:tcBorders>
          </w:tcPr>
          <w:p w14:paraId="6C4ADFB3"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F74CFDD"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0F571240" w14:textId="77777777" w:rsidR="00E27B81" w:rsidRPr="00E441AF" w:rsidRDefault="00E27B81" w:rsidP="00E441AF">
            <w:pPr>
              <w:spacing w:before="60" w:after="60"/>
              <w:jc w:val="left"/>
              <w:rPr>
                <w:sz w:val="16"/>
                <w:szCs w:val="16"/>
              </w:rPr>
            </w:pPr>
            <w:r w:rsidRPr="00E441AF">
              <w:rPr>
                <w:sz w:val="16"/>
                <w:szCs w:val="16"/>
              </w:rPr>
              <w:t>The font used for the depiction of the text element.</w:t>
            </w:r>
          </w:p>
        </w:tc>
        <w:tc>
          <w:tcPr>
            <w:tcW w:w="709" w:type="dxa"/>
            <w:tcBorders>
              <w:top w:val="single" w:sz="4" w:space="0" w:color="auto"/>
              <w:left w:val="single" w:sz="4" w:space="0" w:color="auto"/>
              <w:bottom w:val="single" w:sz="4" w:space="0" w:color="auto"/>
              <w:right w:val="single" w:sz="4" w:space="0" w:color="auto"/>
            </w:tcBorders>
          </w:tcPr>
          <w:p w14:paraId="1A63E73C"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5AAB54D" w14:textId="77777777" w:rsidR="00E27B81" w:rsidRPr="00E441AF" w:rsidRDefault="00E27B81" w:rsidP="00E441AF">
            <w:pPr>
              <w:spacing w:before="60" w:after="60"/>
              <w:jc w:val="left"/>
              <w:rPr>
                <w:sz w:val="16"/>
                <w:szCs w:val="16"/>
              </w:rPr>
            </w:pPr>
            <w:r w:rsidRPr="00E441AF">
              <w:rPr>
                <w:sz w:val="16"/>
                <w:szCs w:val="16"/>
              </w:rPr>
              <w:t>Font</w:t>
            </w:r>
          </w:p>
        </w:tc>
      </w:tr>
      <w:tr w:rsidR="00E27B81" w:rsidRPr="004663CF" w14:paraId="78DCDCA7" w14:textId="77777777" w:rsidTr="00E441AF">
        <w:tc>
          <w:tcPr>
            <w:tcW w:w="1242" w:type="dxa"/>
            <w:tcBorders>
              <w:top w:val="single" w:sz="4" w:space="0" w:color="auto"/>
              <w:left w:val="single" w:sz="4" w:space="0" w:color="auto"/>
              <w:bottom w:val="single" w:sz="4" w:space="0" w:color="auto"/>
              <w:right w:val="single" w:sz="4" w:space="0" w:color="auto"/>
            </w:tcBorders>
          </w:tcPr>
          <w:p w14:paraId="14411552"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FDB9CB2" w14:textId="77777777" w:rsidR="00E27B81" w:rsidRPr="00E441AF" w:rsidRDefault="00E27B81" w:rsidP="00E441AF">
            <w:pPr>
              <w:spacing w:before="60" w:after="60"/>
              <w:jc w:val="left"/>
              <w:rPr>
                <w:sz w:val="16"/>
                <w:szCs w:val="16"/>
              </w:rPr>
            </w:pPr>
            <w:r w:rsidRPr="00E441AF">
              <w:rPr>
                <w:sz w:val="16"/>
                <w:szCs w:val="16"/>
              </w:rPr>
              <w:t>foreground</w:t>
            </w:r>
          </w:p>
        </w:tc>
        <w:tc>
          <w:tcPr>
            <w:tcW w:w="3827" w:type="dxa"/>
            <w:tcBorders>
              <w:top w:val="single" w:sz="4" w:space="0" w:color="auto"/>
              <w:left w:val="single" w:sz="4" w:space="0" w:color="auto"/>
              <w:bottom w:val="single" w:sz="4" w:space="0" w:color="auto"/>
              <w:right w:val="single" w:sz="4" w:space="0" w:color="auto"/>
            </w:tcBorders>
          </w:tcPr>
          <w:p w14:paraId="47171698" w14:textId="77777777" w:rsidR="00E27B81" w:rsidRPr="00E441AF" w:rsidRDefault="00E27B81" w:rsidP="00E441AF">
            <w:pPr>
              <w:spacing w:before="60" w:after="60"/>
              <w:jc w:val="left"/>
              <w:rPr>
                <w:sz w:val="16"/>
                <w:szCs w:val="16"/>
              </w:rPr>
            </w:pPr>
            <w:r w:rsidRPr="00E441AF">
              <w:rPr>
                <w:sz w:val="16"/>
                <w:szCs w:val="16"/>
              </w:rPr>
              <w:t>The c</w:t>
            </w:r>
            <w:r w:rsidR="00E441AF">
              <w:rPr>
                <w:sz w:val="16"/>
                <w:szCs w:val="16"/>
              </w:rPr>
              <w:t>olour used to depict the glyphs</w:t>
            </w:r>
          </w:p>
        </w:tc>
        <w:tc>
          <w:tcPr>
            <w:tcW w:w="709" w:type="dxa"/>
            <w:tcBorders>
              <w:top w:val="single" w:sz="4" w:space="0" w:color="auto"/>
              <w:left w:val="single" w:sz="4" w:space="0" w:color="auto"/>
              <w:bottom w:val="single" w:sz="4" w:space="0" w:color="auto"/>
              <w:right w:val="single" w:sz="4" w:space="0" w:color="auto"/>
            </w:tcBorders>
          </w:tcPr>
          <w:p w14:paraId="5BCA90B5"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51E5CDA" w14:textId="77777777" w:rsidR="00E27B81" w:rsidRPr="00E441AF" w:rsidRDefault="00E27B81" w:rsidP="00E441AF">
            <w:pPr>
              <w:spacing w:before="60" w:after="60"/>
              <w:jc w:val="left"/>
              <w:rPr>
                <w:sz w:val="16"/>
                <w:szCs w:val="16"/>
              </w:rPr>
            </w:pPr>
            <w:r w:rsidRPr="00E441AF">
              <w:rPr>
                <w:sz w:val="16"/>
                <w:szCs w:val="16"/>
              </w:rPr>
              <w:t>Color</w:t>
            </w:r>
          </w:p>
        </w:tc>
      </w:tr>
      <w:tr w:rsidR="00E27B81" w:rsidRPr="004663CF" w14:paraId="2A2066DA" w14:textId="77777777" w:rsidTr="00E441AF">
        <w:tc>
          <w:tcPr>
            <w:tcW w:w="1242" w:type="dxa"/>
            <w:tcBorders>
              <w:top w:val="single" w:sz="4" w:space="0" w:color="auto"/>
              <w:left w:val="single" w:sz="4" w:space="0" w:color="auto"/>
              <w:bottom w:val="single" w:sz="4" w:space="0" w:color="auto"/>
              <w:right w:val="single" w:sz="4" w:space="0" w:color="auto"/>
            </w:tcBorders>
          </w:tcPr>
          <w:p w14:paraId="4C09DB1E"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127EFD5" w14:textId="77777777" w:rsidR="00E27B81" w:rsidRPr="00E441AF" w:rsidRDefault="00E27B81" w:rsidP="00E441AF">
            <w:pPr>
              <w:spacing w:before="60" w:after="60"/>
              <w:jc w:val="left"/>
              <w:rPr>
                <w:sz w:val="16"/>
                <w:szCs w:val="16"/>
              </w:rPr>
            </w:pPr>
            <w:r w:rsidRPr="00E441AF">
              <w:rPr>
                <w:sz w:val="16"/>
                <w:szCs w:val="16"/>
              </w:rPr>
              <w:t>background</w:t>
            </w:r>
          </w:p>
        </w:tc>
        <w:tc>
          <w:tcPr>
            <w:tcW w:w="3827" w:type="dxa"/>
            <w:tcBorders>
              <w:top w:val="single" w:sz="4" w:space="0" w:color="auto"/>
              <w:left w:val="single" w:sz="4" w:space="0" w:color="auto"/>
              <w:bottom w:val="single" w:sz="4" w:space="0" w:color="auto"/>
              <w:right w:val="single" w:sz="4" w:space="0" w:color="auto"/>
            </w:tcBorders>
          </w:tcPr>
          <w:p w14:paraId="6428815D" w14:textId="77777777" w:rsidR="00E27B81" w:rsidRPr="00E441AF" w:rsidRDefault="00E27B81" w:rsidP="00E441AF">
            <w:pPr>
              <w:spacing w:before="60" w:after="60"/>
              <w:jc w:val="left"/>
              <w:rPr>
                <w:sz w:val="16"/>
                <w:szCs w:val="16"/>
              </w:rPr>
            </w:pPr>
            <w:r w:rsidRPr="00E441AF">
              <w:rPr>
                <w:sz w:val="16"/>
                <w:szCs w:val="16"/>
              </w:rPr>
              <w:t>The colour to fill the rectangle surrounding the text element before the text is depicted. If not given there is no fill (transparent)</w:t>
            </w:r>
          </w:p>
        </w:tc>
        <w:tc>
          <w:tcPr>
            <w:tcW w:w="709" w:type="dxa"/>
            <w:tcBorders>
              <w:top w:val="single" w:sz="4" w:space="0" w:color="auto"/>
              <w:left w:val="single" w:sz="4" w:space="0" w:color="auto"/>
              <w:bottom w:val="single" w:sz="4" w:space="0" w:color="auto"/>
              <w:right w:val="single" w:sz="4" w:space="0" w:color="auto"/>
            </w:tcBorders>
          </w:tcPr>
          <w:p w14:paraId="00F7B577"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9F94031" w14:textId="77777777" w:rsidR="00E27B81" w:rsidRPr="00E441AF" w:rsidRDefault="00E27B81" w:rsidP="00E441AF">
            <w:pPr>
              <w:spacing w:before="60" w:after="60"/>
              <w:jc w:val="left"/>
              <w:rPr>
                <w:sz w:val="16"/>
                <w:szCs w:val="16"/>
              </w:rPr>
            </w:pPr>
            <w:r w:rsidRPr="00E441AF">
              <w:rPr>
                <w:sz w:val="16"/>
                <w:szCs w:val="16"/>
              </w:rPr>
              <w:t>Color</w:t>
            </w:r>
          </w:p>
        </w:tc>
      </w:tr>
    </w:tbl>
    <w:p w14:paraId="38169056" w14:textId="77777777" w:rsidR="00E27B81" w:rsidRPr="00E27B81" w:rsidRDefault="00E27B81" w:rsidP="00E27B81"/>
    <w:p w14:paraId="54AC1699" w14:textId="77777777" w:rsidR="00A73A7B" w:rsidRDefault="00A73A7B" w:rsidP="00531C7D">
      <w:pPr>
        <w:pStyle w:val="Heading4"/>
        <w:numPr>
          <w:ilvl w:val="0"/>
          <w:numId w:val="15"/>
        </w:numPr>
        <w:tabs>
          <w:tab w:val="left" w:pos="1077"/>
        </w:tabs>
        <w:spacing w:before="120" w:after="120"/>
        <w:ind w:left="0" w:firstLine="0"/>
      </w:pPr>
      <w:r>
        <w:t>FontSlant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68F947B4"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68EBBFE0"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72CDB7A"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EECAEC3"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06ABB6F6" w14:textId="77777777" w:rsidTr="00E441AF">
        <w:tc>
          <w:tcPr>
            <w:tcW w:w="1242" w:type="dxa"/>
            <w:tcBorders>
              <w:top w:val="single" w:sz="4" w:space="0" w:color="auto"/>
              <w:left w:val="single" w:sz="4" w:space="0" w:color="auto"/>
              <w:bottom w:val="single" w:sz="4" w:space="0" w:color="auto"/>
              <w:right w:val="single" w:sz="4" w:space="0" w:color="auto"/>
            </w:tcBorders>
          </w:tcPr>
          <w:p w14:paraId="3E40AE90"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5275B2E9" w14:textId="77777777" w:rsidR="00E27B81" w:rsidRPr="00E441AF" w:rsidRDefault="00E27B81" w:rsidP="00E441AF">
            <w:pPr>
              <w:spacing w:before="60" w:after="60"/>
              <w:jc w:val="left"/>
              <w:rPr>
                <w:sz w:val="16"/>
                <w:szCs w:val="16"/>
              </w:rPr>
            </w:pPr>
            <w:r w:rsidRPr="00E441AF">
              <w:rPr>
                <w:sz w:val="16"/>
                <w:szCs w:val="16"/>
              </w:rPr>
              <w:t>FontSlant</w:t>
            </w:r>
          </w:p>
        </w:tc>
        <w:tc>
          <w:tcPr>
            <w:tcW w:w="6379" w:type="dxa"/>
            <w:tcBorders>
              <w:top w:val="single" w:sz="4" w:space="0" w:color="auto"/>
              <w:left w:val="single" w:sz="4" w:space="0" w:color="auto"/>
              <w:bottom w:val="single" w:sz="4" w:space="0" w:color="auto"/>
              <w:right w:val="single" w:sz="4" w:space="0" w:color="auto"/>
            </w:tcBorders>
          </w:tcPr>
          <w:p w14:paraId="085D845E" w14:textId="77777777" w:rsidR="00E27B81" w:rsidRPr="00E441AF" w:rsidRDefault="00E27B81" w:rsidP="00E441AF">
            <w:pPr>
              <w:spacing w:before="60" w:after="60"/>
              <w:jc w:val="left"/>
              <w:rPr>
                <w:sz w:val="16"/>
                <w:szCs w:val="16"/>
              </w:rPr>
            </w:pPr>
            <w:r w:rsidRPr="00E441AF">
              <w:rPr>
                <w:sz w:val="16"/>
                <w:szCs w:val="16"/>
              </w:rPr>
              <w:t>The slant used within a font</w:t>
            </w:r>
          </w:p>
        </w:tc>
      </w:tr>
      <w:tr w:rsidR="00E27B81" w:rsidRPr="004663CF" w14:paraId="61EA9E7B" w14:textId="77777777" w:rsidTr="00E441AF">
        <w:tc>
          <w:tcPr>
            <w:tcW w:w="1242" w:type="dxa"/>
            <w:tcBorders>
              <w:top w:val="single" w:sz="4" w:space="0" w:color="auto"/>
              <w:left w:val="single" w:sz="4" w:space="0" w:color="auto"/>
              <w:bottom w:val="single" w:sz="4" w:space="0" w:color="auto"/>
              <w:right w:val="single" w:sz="4" w:space="0" w:color="auto"/>
            </w:tcBorders>
          </w:tcPr>
          <w:p w14:paraId="0496A050"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90BF3B" w14:textId="77777777" w:rsidR="00E27B81" w:rsidRPr="00E441AF" w:rsidRDefault="00E27B81" w:rsidP="00E441AF">
            <w:pPr>
              <w:spacing w:before="60" w:after="60"/>
              <w:jc w:val="left"/>
              <w:rPr>
                <w:sz w:val="16"/>
                <w:szCs w:val="16"/>
              </w:rPr>
            </w:pPr>
            <w:r w:rsidRPr="00E441AF">
              <w:rPr>
                <w:sz w:val="16"/>
                <w:szCs w:val="16"/>
              </w:rPr>
              <w:t>upright</w:t>
            </w:r>
          </w:p>
        </w:tc>
        <w:tc>
          <w:tcPr>
            <w:tcW w:w="6379" w:type="dxa"/>
            <w:tcBorders>
              <w:top w:val="single" w:sz="4" w:space="0" w:color="auto"/>
              <w:left w:val="single" w:sz="4" w:space="0" w:color="auto"/>
              <w:bottom w:val="single" w:sz="4" w:space="0" w:color="auto"/>
              <w:right w:val="single" w:sz="4" w:space="0" w:color="auto"/>
            </w:tcBorders>
          </w:tcPr>
          <w:p w14:paraId="49050DAE" w14:textId="77777777" w:rsidR="00E27B81" w:rsidRPr="00E441AF" w:rsidRDefault="00E27B81" w:rsidP="00E441AF">
            <w:pPr>
              <w:spacing w:before="60" w:after="60"/>
              <w:jc w:val="left"/>
              <w:rPr>
                <w:sz w:val="16"/>
                <w:szCs w:val="16"/>
              </w:rPr>
            </w:pPr>
            <w:r w:rsidRPr="00E441AF">
              <w:rPr>
                <w:sz w:val="16"/>
                <w:szCs w:val="16"/>
              </w:rPr>
              <w:t>Typefac</w:t>
            </w:r>
            <w:r w:rsidR="00E441AF">
              <w:rPr>
                <w:sz w:val="16"/>
                <w:szCs w:val="16"/>
              </w:rPr>
              <w:t>es are upright</w:t>
            </w:r>
          </w:p>
        </w:tc>
      </w:tr>
      <w:tr w:rsidR="00E27B81" w:rsidRPr="004663CF" w14:paraId="5C602D8B" w14:textId="77777777" w:rsidTr="00E441AF">
        <w:tc>
          <w:tcPr>
            <w:tcW w:w="1242" w:type="dxa"/>
            <w:tcBorders>
              <w:top w:val="single" w:sz="4" w:space="0" w:color="auto"/>
              <w:left w:val="single" w:sz="4" w:space="0" w:color="auto"/>
              <w:bottom w:val="single" w:sz="4" w:space="0" w:color="auto"/>
              <w:right w:val="single" w:sz="4" w:space="0" w:color="auto"/>
            </w:tcBorders>
          </w:tcPr>
          <w:p w14:paraId="00CEBF76"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693BF20" w14:textId="77777777" w:rsidR="00E27B81" w:rsidRPr="00E441AF" w:rsidRDefault="00E27B81" w:rsidP="00E441AF">
            <w:pPr>
              <w:spacing w:before="60" w:after="60"/>
              <w:jc w:val="left"/>
              <w:rPr>
                <w:sz w:val="16"/>
                <w:szCs w:val="16"/>
              </w:rPr>
            </w:pPr>
            <w:r w:rsidRPr="00E441AF">
              <w:rPr>
                <w:sz w:val="16"/>
                <w:szCs w:val="16"/>
              </w:rPr>
              <w:t>italics</w:t>
            </w:r>
          </w:p>
        </w:tc>
        <w:tc>
          <w:tcPr>
            <w:tcW w:w="6379" w:type="dxa"/>
            <w:tcBorders>
              <w:top w:val="single" w:sz="4" w:space="0" w:color="auto"/>
              <w:left w:val="single" w:sz="4" w:space="0" w:color="auto"/>
              <w:bottom w:val="single" w:sz="4" w:space="0" w:color="auto"/>
              <w:right w:val="single" w:sz="4" w:space="0" w:color="auto"/>
            </w:tcBorders>
          </w:tcPr>
          <w:p w14:paraId="3D17FD60" w14:textId="77777777" w:rsidR="00E27B81" w:rsidRPr="00E441AF" w:rsidRDefault="00E441AF" w:rsidP="00E441AF">
            <w:pPr>
              <w:spacing w:before="60" w:after="60"/>
              <w:jc w:val="left"/>
              <w:rPr>
                <w:sz w:val="16"/>
                <w:szCs w:val="16"/>
              </w:rPr>
            </w:pPr>
            <w:r>
              <w:rPr>
                <w:sz w:val="16"/>
                <w:szCs w:val="16"/>
              </w:rPr>
              <w:t>Typefaces are cursive</w:t>
            </w:r>
          </w:p>
        </w:tc>
      </w:tr>
    </w:tbl>
    <w:p w14:paraId="70C01199" w14:textId="77777777" w:rsidR="00E27B81" w:rsidRPr="00E27B81" w:rsidRDefault="00E27B81" w:rsidP="00E27B81"/>
    <w:p w14:paraId="13700E33" w14:textId="77777777" w:rsidR="00A73A7B" w:rsidRDefault="00A73A7B" w:rsidP="00531C7D">
      <w:pPr>
        <w:pStyle w:val="Heading4"/>
        <w:numPr>
          <w:ilvl w:val="0"/>
          <w:numId w:val="15"/>
        </w:numPr>
        <w:tabs>
          <w:tab w:val="left" w:pos="1077"/>
        </w:tabs>
        <w:spacing w:before="120" w:after="120"/>
        <w:ind w:left="0" w:firstLine="0"/>
      </w:pPr>
      <w:r>
        <w:t>FontWeight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59000601"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4CDD787E"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7645BED"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1027915B"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3324D377" w14:textId="77777777" w:rsidTr="00E441AF">
        <w:tc>
          <w:tcPr>
            <w:tcW w:w="1242" w:type="dxa"/>
            <w:tcBorders>
              <w:top w:val="single" w:sz="4" w:space="0" w:color="auto"/>
              <w:left w:val="single" w:sz="4" w:space="0" w:color="auto"/>
              <w:bottom w:val="single" w:sz="4" w:space="0" w:color="auto"/>
              <w:right w:val="single" w:sz="4" w:space="0" w:color="auto"/>
            </w:tcBorders>
          </w:tcPr>
          <w:p w14:paraId="70F34C2C"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0BE1ED5" w14:textId="77777777" w:rsidR="00E27B81" w:rsidRPr="00E441AF" w:rsidRDefault="00E27B81" w:rsidP="00E441AF">
            <w:pPr>
              <w:spacing w:before="60" w:after="60"/>
              <w:jc w:val="left"/>
              <w:rPr>
                <w:sz w:val="16"/>
                <w:szCs w:val="16"/>
              </w:rPr>
            </w:pPr>
            <w:r w:rsidRPr="00E441AF">
              <w:rPr>
                <w:sz w:val="16"/>
                <w:szCs w:val="16"/>
              </w:rPr>
              <w:t>FontWeigth</w:t>
            </w:r>
          </w:p>
        </w:tc>
        <w:tc>
          <w:tcPr>
            <w:tcW w:w="6379" w:type="dxa"/>
            <w:tcBorders>
              <w:top w:val="single" w:sz="4" w:space="0" w:color="auto"/>
              <w:left w:val="single" w:sz="4" w:space="0" w:color="auto"/>
              <w:bottom w:val="single" w:sz="4" w:space="0" w:color="auto"/>
              <w:right w:val="single" w:sz="4" w:space="0" w:color="auto"/>
            </w:tcBorders>
          </w:tcPr>
          <w:p w14:paraId="58B1AC1E" w14:textId="77777777" w:rsidR="00E27B81" w:rsidRPr="00E441AF" w:rsidRDefault="00E27B81" w:rsidP="00E441AF">
            <w:pPr>
              <w:spacing w:before="60" w:after="60"/>
              <w:jc w:val="left"/>
              <w:rPr>
                <w:sz w:val="16"/>
                <w:szCs w:val="16"/>
              </w:rPr>
            </w:pPr>
            <w:r w:rsidRPr="00E441AF">
              <w:rPr>
                <w:sz w:val="16"/>
                <w:szCs w:val="16"/>
              </w:rPr>
              <w:t>The thickness u</w:t>
            </w:r>
            <w:r w:rsidR="00E441AF">
              <w:rPr>
                <w:sz w:val="16"/>
                <w:szCs w:val="16"/>
              </w:rPr>
              <w:t>sed for the typefaces in a font</w:t>
            </w:r>
          </w:p>
        </w:tc>
      </w:tr>
      <w:tr w:rsidR="00E27B81" w:rsidRPr="004663CF" w14:paraId="706FBAB9" w14:textId="77777777" w:rsidTr="00E441AF">
        <w:tc>
          <w:tcPr>
            <w:tcW w:w="1242" w:type="dxa"/>
            <w:tcBorders>
              <w:top w:val="single" w:sz="4" w:space="0" w:color="auto"/>
              <w:left w:val="single" w:sz="4" w:space="0" w:color="auto"/>
              <w:bottom w:val="single" w:sz="4" w:space="0" w:color="auto"/>
              <w:right w:val="single" w:sz="4" w:space="0" w:color="auto"/>
            </w:tcBorders>
          </w:tcPr>
          <w:p w14:paraId="26D14A88"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6251621" w14:textId="77777777" w:rsidR="00E27B81" w:rsidRPr="00E441AF" w:rsidRDefault="00E27B81" w:rsidP="00E441AF">
            <w:pPr>
              <w:spacing w:before="60" w:after="60"/>
              <w:jc w:val="left"/>
              <w:rPr>
                <w:sz w:val="16"/>
                <w:szCs w:val="16"/>
              </w:rPr>
            </w:pPr>
            <w:r w:rsidRPr="00E441AF">
              <w:rPr>
                <w:sz w:val="16"/>
                <w:szCs w:val="16"/>
              </w:rPr>
              <w:t>light</w:t>
            </w:r>
          </w:p>
        </w:tc>
        <w:tc>
          <w:tcPr>
            <w:tcW w:w="6379" w:type="dxa"/>
            <w:tcBorders>
              <w:top w:val="single" w:sz="4" w:space="0" w:color="auto"/>
              <w:left w:val="single" w:sz="4" w:space="0" w:color="auto"/>
              <w:bottom w:val="single" w:sz="4" w:space="0" w:color="auto"/>
              <w:right w:val="single" w:sz="4" w:space="0" w:color="auto"/>
            </w:tcBorders>
          </w:tcPr>
          <w:p w14:paraId="17CEB7D9" w14:textId="77777777" w:rsidR="00E27B81" w:rsidRPr="00E441AF" w:rsidRDefault="00E27B81" w:rsidP="00E441AF">
            <w:pPr>
              <w:spacing w:before="60" w:after="60"/>
              <w:jc w:val="left"/>
              <w:rPr>
                <w:sz w:val="16"/>
                <w:szCs w:val="16"/>
              </w:rPr>
            </w:pPr>
            <w:r w:rsidRPr="00E441AF">
              <w:rPr>
                <w:sz w:val="16"/>
                <w:szCs w:val="16"/>
              </w:rPr>
              <w:t xml:space="preserve">Typefaces are depicted as thin (standard) </w:t>
            </w:r>
          </w:p>
        </w:tc>
      </w:tr>
      <w:tr w:rsidR="00E27B81" w:rsidRPr="004663CF" w14:paraId="54842E9D" w14:textId="77777777" w:rsidTr="00E441AF">
        <w:tc>
          <w:tcPr>
            <w:tcW w:w="1242" w:type="dxa"/>
            <w:tcBorders>
              <w:top w:val="single" w:sz="4" w:space="0" w:color="auto"/>
              <w:left w:val="single" w:sz="4" w:space="0" w:color="auto"/>
              <w:bottom w:val="single" w:sz="4" w:space="0" w:color="auto"/>
              <w:right w:val="single" w:sz="4" w:space="0" w:color="auto"/>
            </w:tcBorders>
          </w:tcPr>
          <w:p w14:paraId="095B4292"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D159C28" w14:textId="77777777" w:rsidR="00E27B81" w:rsidRPr="00E441AF" w:rsidRDefault="00E27B81" w:rsidP="00E441AF">
            <w:pPr>
              <w:spacing w:before="60" w:after="60"/>
              <w:jc w:val="left"/>
              <w:rPr>
                <w:sz w:val="16"/>
                <w:szCs w:val="16"/>
              </w:rPr>
            </w:pPr>
            <w:r w:rsidRPr="00E441AF">
              <w:rPr>
                <w:sz w:val="16"/>
                <w:szCs w:val="16"/>
              </w:rPr>
              <w:t>medium</w:t>
            </w:r>
          </w:p>
        </w:tc>
        <w:tc>
          <w:tcPr>
            <w:tcW w:w="6379" w:type="dxa"/>
            <w:tcBorders>
              <w:top w:val="single" w:sz="4" w:space="0" w:color="auto"/>
              <w:left w:val="single" w:sz="4" w:space="0" w:color="auto"/>
              <w:bottom w:val="single" w:sz="4" w:space="0" w:color="auto"/>
              <w:right w:val="single" w:sz="4" w:space="0" w:color="auto"/>
            </w:tcBorders>
          </w:tcPr>
          <w:p w14:paraId="11145817" w14:textId="77777777" w:rsidR="00E27B81" w:rsidRPr="00E441AF" w:rsidRDefault="00E27B81" w:rsidP="00E441AF">
            <w:pPr>
              <w:spacing w:before="60" w:after="60"/>
              <w:jc w:val="left"/>
              <w:rPr>
                <w:sz w:val="16"/>
                <w:szCs w:val="16"/>
              </w:rPr>
            </w:pPr>
            <w:r w:rsidRPr="00E441AF">
              <w:rPr>
                <w:sz w:val="16"/>
                <w:szCs w:val="16"/>
              </w:rPr>
              <w:t>Typefaces are depicted thicker as ‘Light’ but not as thin as ‘Bold’</w:t>
            </w:r>
          </w:p>
        </w:tc>
      </w:tr>
      <w:tr w:rsidR="00E27B81" w:rsidRPr="004663CF" w14:paraId="3210AF1F" w14:textId="77777777" w:rsidTr="00E441AF">
        <w:tc>
          <w:tcPr>
            <w:tcW w:w="1242" w:type="dxa"/>
            <w:tcBorders>
              <w:top w:val="single" w:sz="4" w:space="0" w:color="auto"/>
              <w:left w:val="single" w:sz="4" w:space="0" w:color="auto"/>
              <w:bottom w:val="single" w:sz="4" w:space="0" w:color="auto"/>
              <w:right w:val="single" w:sz="4" w:space="0" w:color="auto"/>
            </w:tcBorders>
          </w:tcPr>
          <w:p w14:paraId="6DFD2914"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41DE19F" w14:textId="77777777" w:rsidR="00E27B81" w:rsidRPr="00E441AF" w:rsidRDefault="00E27B81" w:rsidP="00E441AF">
            <w:pPr>
              <w:spacing w:before="60" w:after="60"/>
              <w:jc w:val="left"/>
              <w:rPr>
                <w:sz w:val="16"/>
                <w:szCs w:val="16"/>
              </w:rPr>
            </w:pPr>
            <w:r w:rsidRPr="00E441AF">
              <w:rPr>
                <w:sz w:val="16"/>
                <w:szCs w:val="16"/>
              </w:rPr>
              <w:t>bold</w:t>
            </w:r>
          </w:p>
        </w:tc>
        <w:tc>
          <w:tcPr>
            <w:tcW w:w="6379" w:type="dxa"/>
            <w:tcBorders>
              <w:top w:val="single" w:sz="4" w:space="0" w:color="auto"/>
              <w:left w:val="single" w:sz="4" w:space="0" w:color="auto"/>
              <w:bottom w:val="single" w:sz="4" w:space="0" w:color="auto"/>
              <w:right w:val="single" w:sz="4" w:space="0" w:color="auto"/>
            </w:tcBorders>
          </w:tcPr>
          <w:p w14:paraId="29656642" w14:textId="77777777" w:rsidR="00E27B81" w:rsidRPr="00E441AF" w:rsidRDefault="00E27B81" w:rsidP="00E441AF">
            <w:pPr>
              <w:spacing w:before="60" w:after="60"/>
              <w:jc w:val="left"/>
              <w:rPr>
                <w:sz w:val="16"/>
                <w:szCs w:val="16"/>
              </w:rPr>
            </w:pPr>
            <w:r w:rsidRPr="00E441AF">
              <w:rPr>
                <w:sz w:val="16"/>
                <w:szCs w:val="16"/>
              </w:rPr>
              <w:t>Typefaces are depicted more prominent (</w:t>
            </w:r>
            <w:r w:rsidRPr="00E441AF">
              <w:rPr>
                <w:b/>
                <w:sz w:val="16"/>
                <w:szCs w:val="16"/>
              </w:rPr>
              <w:t>Bold</w:t>
            </w:r>
            <w:r w:rsidRPr="00E441AF">
              <w:rPr>
                <w:sz w:val="16"/>
                <w:szCs w:val="16"/>
              </w:rPr>
              <w:t>)</w:t>
            </w:r>
          </w:p>
        </w:tc>
      </w:tr>
    </w:tbl>
    <w:p w14:paraId="451AF421" w14:textId="77777777" w:rsidR="00E27B81" w:rsidRPr="00E27B81" w:rsidRDefault="00E27B81" w:rsidP="00E27B81"/>
    <w:p w14:paraId="361474D9" w14:textId="77777777" w:rsidR="00A73A7B" w:rsidRDefault="00A73A7B" w:rsidP="00531C7D">
      <w:pPr>
        <w:pStyle w:val="Heading4"/>
        <w:numPr>
          <w:ilvl w:val="0"/>
          <w:numId w:val="15"/>
        </w:numPr>
        <w:tabs>
          <w:tab w:val="left" w:pos="1077"/>
        </w:tabs>
        <w:spacing w:before="120" w:after="120"/>
        <w:ind w:left="0" w:firstLine="0"/>
      </w:pPr>
      <w:r>
        <w:t>FontProportion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009A4481"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49D38106"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2099500"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54A60853"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1DFBE96C" w14:textId="77777777" w:rsidTr="00E441AF">
        <w:tc>
          <w:tcPr>
            <w:tcW w:w="1242" w:type="dxa"/>
            <w:tcBorders>
              <w:top w:val="single" w:sz="4" w:space="0" w:color="auto"/>
              <w:left w:val="single" w:sz="4" w:space="0" w:color="auto"/>
              <w:bottom w:val="single" w:sz="4" w:space="0" w:color="auto"/>
              <w:right w:val="single" w:sz="4" w:space="0" w:color="auto"/>
            </w:tcBorders>
          </w:tcPr>
          <w:p w14:paraId="3942AF01"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4E407E4C" w14:textId="77777777" w:rsidR="00E27B81" w:rsidRPr="00E441AF" w:rsidRDefault="00E27B81" w:rsidP="00E441AF">
            <w:pPr>
              <w:spacing w:before="60" w:after="60"/>
              <w:jc w:val="left"/>
              <w:rPr>
                <w:sz w:val="16"/>
                <w:szCs w:val="16"/>
              </w:rPr>
            </w:pPr>
            <w:r w:rsidRPr="00E441AF">
              <w:rPr>
                <w:sz w:val="16"/>
                <w:szCs w:val="16"/>
              </w:rPr>
              <w:t>FontProportion</w:t>
            </w:r>
          </w:p>
        </w:tc>
        <w:tc>
          <w:tcPr>
            <w:tcW w:w="6379" w:type="dxa"/>
            <w:tcBorders>
              <w:top w:val="single" w:sz="4" w:space="0" w:color="auto"/>
              <w:left w:val="single" w:sz="4" w:space="0" w:color="auto"/>
              <w:bottom w:val="single" w:sz="4" w:space="0" w:color="auto"/>
              <w:right w:val="single" w:sz="4" w:space="0" w:color="auto"/>
            </w:tcBorders>
          </w:tcPr>
          <w:p w14:paraId="1B3A131C" w14:textId="77777777" w:rsidR="00E27B81" w:rsidRPr="00E441AF" w:rsidRDefault="00E27B81" w:rsidP="00E441AF">
            <w:pPr>
              <w:spacing w:before="60" w:after="60"/>
              <w:jc w:val="left"/>
              <w:rPr>
                <w:sz w:val="16"/>
                <w:szCs w:val="16"/>
              </w:rPr>
            </w:pPr>
            <w:r w:rsidRPr="00E441AF">
              <w:rPr>
                <w:sz w:val="16"/>
                <w:szCs w:val="16"/>
              </w:rPr>
              <w:t>The values describe how the width of the typefaces in a font is defi</w:t>
            </w:r>
            <w:r w:rsidR="00E441AF">
              <w:rPr>
                <w:sz w:val="16"/>
                <w:szCs w:val="16"/>
              </w:rPr>
              <w:t>ned</w:t>
            </w:r>
          </w:p>
        </w:tc>
      </w:tr>
      <w:tr w:rsidR="00E27B81" w:rsidRPr="004663CF" w14:paraId="534039EA" w14:textId="77777777" w:rsidTr="00E441AF">
        <w:tc>
          <w:tcPr>
            <w:tcW w:w="1242" w:type="dxa"/>
            <w:tcBorders>
              <w:top w:val="single" w:sz="4" w:space="0" w:color="auto"/>
              <w:left w:val="single" w:sz="4" w:space="0" w:color="auto"/>
              <w:bottom w:val="single" w:sz="4" w:space="0" w:color="auto"/>
              <w:right w:val="single" w:sz="4" w:space="0" w:color="auto"/>
            </w:tcBorders>
          </w:tcPr>
          <w:p w14:paraId="64369C50"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E179F3A" w14:textId="77777777" w:rsidR="00E27B81" w:rsidRPr="00E441AF" w:rsidRDefault="00E27B81" w:rsidP="00E441AF">
            <w:pPr>
              <w:spacing w:before="60" w:after="60"/>
              <w:jc w:val="left"/>
              <w:rPr>
                <w:sz w:val="16"/>
                <w:szCs w:val="16"/>
              </w:rPr>
            </w:pPr>
            <w:r w:rsidRPr="00E441AF">
              <w:rPr>
                <w:sz w:val="16"/>
                <w:szCs w:val="16"/>
              </w:rPr>
              <w:t>monoSpaces</w:t>
            </w:r>
          </w:p>
        </w:tc>
        <w:tc>
          <w:tcPr>
            <w:tcW w:w="6379" w:type="dxa"/>
            <w:tcBorders>
              <w:top w:val="single" w:sz="4" w:space="0" w:color="auto"/>
              <w:left w:val="single" w:sz="4" w:space="0" w:color="auto"/>
              <w:bottom w:val="single" w:sz="4" w:space="0" w:color="auto"/>
              <w:right w:val="single" w:sz="4" w:space="0" w:color="auto"/>
            </w:tcBorders>
          </w:tcPr>
          <w:p w14:paraId="0B4438B5" w14:textId="77777777" w:rsidR="00E27B81" w:rsidRPr="00E441AF" w:rsidRDefault="00E27B81" w:rsidP="00E441AF">
            <w:pPr>
              <w:spacing w:before="60" w:after="60"/>
              <w:jc w:val="left"/>
              <w:rPr>
                <w:sz w:val="16"/>
                <w:szCs w:val="16"/>
              </w:rPr>
            </w:pPr>
            <w:r w:rsidRPr="00E441AF">
              <w:rPr>
                <w:sz w:val="16"/>
                <w:szCs w:val="16"/>
              </w:rPr>
              <w:t>All typefaces in a font have the same width, a</w:t>
            </w:r>
            <w:r w:rsidR="00E441AF">
              <w:rPr>
                <w:sz w:val="16"/>
                <w:szCs w:val="16"/>
              </w:rPr>
              <w:t>lso known as ‘typewriter’ fonts</w:t>
            </w:r>
          </w:p>
        </w:tc>
      </w:tr>
      <w:tr w:rsidR="00E27B81" w:rsidRPr="004663CF" w14:paraId="09213B31" w14:textId="77777777" w:rsidTr="00E441AF">
        <w:tc>
          <w:tcPr>
            <w:tcW w:w="1242" w:type="dxa"/>
            <w:tcBorders>
              <w:top w:val="single" w:sz="4" w:space="0" w:color="auto"/>
              <w:left w:val="single" w:sz="4" w:space="0" w:color="auto"/>
              <w:bottom w:val="single" w:sz="4" w:space="0" w:color="auto"/>
              <w:right w:val="single" w:sz="4" w:space="0" w:color="auto"/>
            </w:tcBorders>
          </w:tcPr>
          <w:p w14:paraId="61FAAEC1"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90F1FC4" w14:textId="77777777" w:rsidR="00E27B81" w:rsidRPr="00E441AF" w:rsidRDefault="00E27B81" w:rsidP="00E441AF">
            <w:pPr>
              <w:spacing w:before="60" w:after="60"/>
              <w:jc w:val="left"/>
              <w:rPr>
                <w:sz w:val="16"/>
                <w:szCs w:val="16"/>
              </w:rPr>
            </w:pPr>
            <w:r w:rsidRPr="00E441AF">
              <w:rPr>
                <w:sz w:val="16"/>
                <w:szCs w:val="16"/>
              </w:rPr>
              <w:t>proportional</w:t>
            </w:r>
          </w:p>
        </w:tc>
        <w:tc>
          <w:tcPr>
            <w:tcW w:w="6379" w:type="dxa"/>
            <w:tcBorders>
              <w:top w:val="single" w:sz="4" w:space="0" w:color="auto"/>
              <w:left w:val="single" w:sz="4" w:space="0" w:color="auto"/>
              <w:bottom w:val="single" w:sz="4" w:space="0" w:color="auto"/>
              <w:right w:val="single" w:sz="4" w:space="0" w:color="auto"/>
            </w:tcBorders>
          </w:tcPr>
          <w:p w14:paraId="04429380" w14:textId="77777777" w:rsidR="00E27B81" w:rsidRPr="00E441AF" w:rsidRDefault="00E27B81" w:rsidP="00E441AF">
            <w:pPr>
              <w:spacing w:before="60" w:after="60"/>
              <w:jc w:val="left"/>
              <w:rPr>
                <w:sz w:val="16"/>
                <w:szCs w:val="16"/>
              </w:rPr>
            </w:pPr>
            <w:r w:rsidRPr="00E441AF">
              <w:rPr>
                <w:sz w:val="16"/>
                <w:szCs w:val="16"/>
              </w:rPr>
              <w:t>Any typeface in t</w:t>
            </w:r>
            <w:r w:rsidR="00E441AF">
              <w:rPr>
                <w:sz w:val="16"/>
                <w:szCs w:val="16"/>
              </w:rPr>
              <w:t>he font as its individual width</w:t>
            </w:r>
          </w:p>
        </w:tc>
      </w:tr>
    </w:tbl>
    <w:p w14:paraId="5AE88849" w14:textId="77777777" w:rsidR="00E27B81" w:rsidRPr="00E27B81" w:rsidRDefault="00E27B81" w:rsidP="00E27B81"/>
    <w:p w14:paraId="25C14F48" w14:textId="77777777" w:rsidR="00A73A7B" w:rsidRDefault="00A73A7B" w:rsidP="00531C7D">
      <w:pPr>
        <w:pStyle w:val="Heading4"/>
        <w:keepLines/>
        <w:numPr>
          <w:ilvl w:val="0"/>
          <w:numId w:val="15"/>
        </w:numPr>
        <w:tabs>
          <w:tab w:val="left" w:pos="1077"/>
        </w:tabs>
        <w:spacing w:before="120" w:after="120"/>
        <w:ind w:left="0" w:firstLine="0"/>
      </w:pPr>
      <w:r>
        <w:t>TextFlag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46562C3D"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040B532E" w14:textId="77777777" w:rsidR="00E27B81" w:rsidRPr="00EA52EA" w:rsidRDefault="00E27B81" w:rsidP="00EA52EA">
            <w:pPr>
              <w:keepNext/>
              <w:keepLines/>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182ACE8" w14:textId="77777777" w:rsidR="00E27B81" w:rsidRPr="00EA52EA" w:rsidRDefault="00E27B81" w:rsidP="00EA52EA">
            <w:pPr>
              <w:keepNext/>
              <w:keepLines/>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D3005AA" w14:textId="77777777" w:rsidR="00E27B81" w:rsidRPr="00EA52EA" w:rsidRDefault="00E27B81" w:rsidP="00EA52EA">
            <w:pPr>
              <w:keepNext/>
              <w:keepLines/>
              <w:spacing w:before="60" w:after="60"/>
              <w:jc w:val="left"/>
              <w:rPr>
                <w:b/>
                <w:sz w:val="16"/>
                <w:szCs w:val="16"/>
              </w:rPr>
            </w:pPr>
            <w:r w:rsidRPr="00EA52EA">
              <w:rPr>
                <w:b/>
                <w:sz w:val="16"/>
                <w:szCs w:val="16"/>
              </w:rPr>
              <w:t>Description</w:t>
            </w:r>
          </w:p>
        </w:tc>
      </w:tr>
      <w:tr w:rsidR="00E27B81" w:rsidRPr="004663CF" w14:paraId="111A6E1F" w14:textId="77777777" w:rsidTr="00EA52EA">
        <w:tc>
          <w:tcPr>
            <w:tcW w:w="1242" w:type="dxa"/>
            <w:tcBorders>
              <w:top w:val="single" w:sz="4" w:space="0" w:color="auto"/>
              <w:left w:val="single" w:sz="4" w:space="0" w:color="auto"/>
              <w:bottom w:val="single" w:sz="4" w:space="0" w:color="auto"/>
              <w:right w:val="single" w:sz="4" w:space="0" w:color="auto"/>
            </w:tcBorders>
          </w:tcPr>
          <w:p w14:paraId="72EC060F" w14:textId="77777777" w:rsidR="00E27B81" w:rsidRPr="00EA52EA" w:rsidRDefault="00E27B81" w:rsidP="00EA52EA">
            <w:pPr>
              <w:keepNext/>
              <w:keepLines/>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3B16ED9" w14:textId="77777777" w:rsidR="00E27B81" w:rsidRPr="00EA52EA" w:rsidRDefault="00E27B81" w:rsidP="00EA52EA">
            <w:pPr>
              <w:keepNext/>
              <w:keepLines/>
              <w:spacing w:before="60" w:after="60"/>
              <w:jc w:val="left"/>
              <w:rPr>
                <w:sz w:val="16"/>
                <w:szCs w:val="16"/>
              </w:rPr>
            </w:pPr>
            <w:r w:rsidRPr="00EA52EA">
              <w:rPr>
                <w:sz w:val="16"/>
                <w:szCs w:val="16"/>
              </w:rPr>
              <w:t>TextFlag</w:t>
            </w:r>
          </w:p>
        </w:tc>
        <w:tc>
          <w:tcPr>
            <w:tcW w:w="6379" w:type="dxa"/>
            <w:tcBorders>
              <w:top w:val="single" w:sz="4" w:space="0" w:color="auto"/>
              <w:left w:val="single" w:sz="4" w:space="0" w:color="auto"/>
              <w:bottom w:val="single" w:sz="4" w:space="0" w:color="auto"/>
              <w:right w:val="single" w:sz="4" w:space="0" w:color="auto"/>
            </w:tcBorders>
          </w:tcPr>
          <w:p w14:paraId="28F66F59" w14:textId="77777777" w:rsidR="00E27B81" w:rsidRPr="00EA52EA" w:rsidRDefault="00E27B81" w:rsidP="00EA52EA">
            <w:pPr>
              <w:keepNext/>
              <w:keepLines/>
              <w:spacing w:before="60" w:after="60"/>
              <w:jc w:val="left"/>
              <w:rPr>
                <w:sz w:val="16"/>
                <w:szCs w:val="16"/>
              </w:rPr>
            </w:pPr>
            <w:r w:rsidRPr="00EA52EA">
              <w:rPr>
                <w:sz w:val="16"/>
                <w:szCs w:val="16"/>
              </w:rPr>
              <w:t>The values describe some effects used when the text will be depic</w:t>
            </w:r>
            <w:r w:rsidR="00EA52EA">
              <w:rPr>
                <w:sz w:val="16"/>
                <w:szCs w:val="16"/>
              </w:rPr>
              <w:t>ted. The values can be combined</w:t>
            </w:r>
          </w:p>
        </w:tc>
      </w:tr>
      <w:tr w:rsidR="00E27B81" w:rsidRPr="004663CF" w14:paraId="16B3B2EF" w14:textId="77777777" w:rsidTr="00EA52EA">
        <w:tc>
          <w:tcPr>
            <w:tcW w:w="1242" w:type="dxa"/>
            <w:tcBorders>
              <w:top w:val="single" w:sz="4" w:space="0" w:color="auto"/>
              <w:left w:val="single" w:sz="4" w:space="0" w:color="auto"/>
              <w:bottom w:val="single" w:sz="4" w:space="0" w:color="auto"/>
              <w:right w:val="single" w:sz="4" w:space="0" w:color="auto"/>
            </w:tcBorders>
          </w:tcPr>
          <w:p w14:paraId="3DFF44FF"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506CB26" w14:textId="77777777" w:rsidR="00E27B81" w:rsidRPr="00EA52EA" w:rsidRDefault="00E27B81" w:rsidP="00EA52EA">
            <w:pPr>
              <w:keepNext/>
              <w:keepLines/>
              <w:spacing w:before="60" w:after="60"/>
              <w:jc w:val="left"/>
              <w:rPr>
                <w:sz w:val="16"/>
                <w:szCs w:val="16"/>
              </w:rPr>
            </w:pPr>
            <w:r w:rsidRPr="00EA52EA">
              <w:rPr>
                <w:sz w:val="16"/>
                <w:szCs w:val="16"/>
              </w:rPr>
              <w:t>underLine</w:t>
            </w:r>
          </w:p>
        </w:tc>
        <w:tc>
          <w:tcPr>
            <w:tcW w:w="6379" w:type="dxa"/>
            <w:tcBorders>
              <w:top w:val="single" w:sz="4" w:space="0" w:color="auto"/>
              <w:left w:val="single" w:sz="4" w:space="0" w:color="auto"/>
              <w:bottom w:val="single" w:sz="4" w:space="0" w:color="auto"/>
              <w:right w:val="single" w:sz="4" w:space="0" w:color="auto"/>
            </w:tcBorders>
          </w:tcPr>
          <w:p w14:paraId="70AC227B" w14:textId="77777777" w:rsidR="00E27B81" w:rsidRPr="00EA52EA" w:rsidRDefault="00E27B81" w:rsidP="00EA52EA">
            <w:pPr>
              <w:keepNext/>
              <w:keepLines/>
              <w:spacing w:before="60" w:after="60"/>
              <w:jc w:val="left"/>
              <w:rPr>
                <w:sz w:val="16"/>
                <w:szCs w:val="16"/>
              </w:rPr>
            </w:pPr>
            <w:r w:rsidRPr="00EA52EA">
              <w:rPr>
                <w:sz w:val="16"/>
                <w:szCs w:val="16"/>
              </w:rPr>
              <w:t>Text is depi</w:t>
            </w:r>
            <w:r w:rsidR="00EA52EA">
              <w:rPr>
                <w:sz w:val="16"/>
                <w:szCs w:val="16"/>
              </w:rPr>
              <w:t>cted with a line under the text</w:t>
            </w:r>
          </w:p>
        </w:tc>
      </w:tr>
      <w:tr w:rsidR="00E27B81" w:rsidRPr="004663CF" w14:paraId="4550C663" w14:textId="77777777" w:rsidTr="00EA52EA">
        <w:tc>
          <w:tcPr>
            <w:tcW w:w="1242" w:type="dxa"/>
            <w:tcBorders>
              <w:top w:val="single" w:sz="4" w:space="0" w:color="auto"/>
              <w:left w:val="single" w:sz="4" w:space="0" w:color="auto"/>
              <w:bottom w:val="single" w:sz="4" w:space="0" w:color="auto"/>
              <w:right w:val="single" w:sz="4" w:space="0" w:color="auto"/>
            </w:tcBorders>
          </w:tcPr>
          <w:p w14:paraId="06E4442F"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E186BE1" w14:textId="77777777" w:rsidR="00E27B81" w:rsidRPr="00EA52EA" w:rsidRDefault="00E27B81" w:rsidP="00EA52EA">
            <w:pPr>
              <w:keepNext/>
              <w:keepLines/>
              <w:spacing w:before="60" w:after="60"/>
              <w:jc w:val="left"/>
              <w:rPr>
                <w:sz w:val="16"/>
                <w:szCs w:val="16"/>
              </w:rPr>
            </w:pPr>
            <w:r w:rsidRPr="00EA52EA">
              <w:rPr>
                <w:sz w:val="16"/>
                <w:szCs w:val="16"/>
              </w:rPr>
              <w:t>strikeThrough</w:t>
            </w:r>
          </w:p>
        </w:tc>
        <w:tc>
          <w:tcPr>
            <w:tcW w:w="6379" w:type="dxa"/>
            <w:tcBorders>
              <w:top w:val="single" w:sz="4" w:space="0" w:color="auto"/>
              <w:left w:val="single" w:sz="4" w:space="0" w:color="auto"/>
              <w:bottom w:val="single" w:sz="4" w:space="0" w:color="auto"/>
              <w:right w:val="single" w:sz="4" w:space="0" w:color="auto"/>
            </w:tcBorders>
          </w:tcPr>
          <w:p w14:paraId="09EF8868" w14:textId="77777777" w:rsidR="00E27B81" w:rsidRPr="00EA52EA" w:rsidRDefault="00E27B81" w:rsidP="00EA52EA">
            <w:pPr>
              <w:keepNext/>
              <w:keepLines/>
              <w:spacing w:before="60" w:after="60"/>
              <w:jc w:val="left"/>
              <w:rPr>
                <w:sz w:val="16"/>
                <w:szCs w:val="16"/>
              </w:rPr>
            </w:pPr>
            <w:r w:rsidRPr="00EA52EA">
              <w:rPr>
                <w:sz w:val="16"/>
                <w:szCs w:val="16"/>
              </w:rPr>
              <w:t>Text is depicted struck throug</w:t>
            </w:r>
            <w:r w:rsidR="00EA52EA">
              <w:rPr>
                <w:sz w:val="16"/>
                <w:szCs w:val="16"/>
              </w:rPr>
              <w:t>h, a line goes through the text</w:t>
            </w:r>
          </w:p>
        </w:tc>
      </w:tr>
      <w:tr w:rsidR="00E27B81" w:rsidRPr="004663CF" w14:paraId="74F3D1A2" w14:textId="77777777" w:rsidTr="00EA52EA">
        <w:tc>
          <w:tcPr>
            <w:tcW w:w="1242" w:type="dxa"/>
            <w:tcBorders>
              <w:top w:val="single" w:sz="4" w:space="0" w:color="auto"/>
              <w:left w:val="single" w:sz="4" w:space="0" w:color="auto"/>
              <w:bottom w:val="single" w:sz="4" w:space="0" w:color="auto"/>
              <w:right w:val="single" w:sz="4" w:space="0" w:color="auto"/>
            </w:tcBorders>
          </w:tcPr>
          <w:p w14:paraId="46D79E2E"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8DC18DC" w14:textId="77777777" w:rsidR="00E27B81" w:rsidRPr="00EA52EA" w:rsidRDefault="00E27B81" w:rsidP="00EA52EA">
            <w:pPr>
              <w:spacing w:before="60" w:after="60"/>
              <w:jc w:val="left"/>
              <w:rPr>
                <w:sz w:val="16"/>
                <w:szCs w:val="16"/>
              </w:rPr>
            </w:pPr>
            <w:r w:rsidRPr="00EA52EA">
              <w:rPr>
                <w:sz w:val="16"/>
                <w:szCs w:val="16"/>
              </w:rPr>
              <w:t>upperLine</w:t>
            </w:r>
          </w:p>
        </w:tc>
        <w:tc>
          <w:tcPr>
            <w:tcW w:w="6379" w:type="dxa"/>
            <w:tcBorders>
              <w:top w:val="single" w:sz="4" w:space="0" w:color="auto"/>
              <w:left w:val="single" w:sz="4" w:space="0" w:color="auto"/>
              <w:bottom w:val="single" w:sz="4" w:space="0" w:color="auto"/>
              <w:right w:val="single" w:sz="4" w:space="0" w:color="auto"/>
            </w:tcBorders>
          </w:tcPr>
          <w:p w14:paraId="0EB29B13" w14:textId="77777777" w:rsidR="00E27B81" w:rsidRPr="00EA52EA" w:rsidRDefault="00E27B81" w:rsidP="00EA52EA">
            <w:pPr>
              <w:spacing w:before="60" w:after="60"/>
              <w:jc w:val="left"/>
              <w:rPr>
                <w:sz w:val="16"/>
                <w:szCs w:val="16"/>
              </w:rPr>
            </w:pPr>
            <w:r w:rsidRPr="00EA52EA">
              <w:rPr>
                <w:sz w:val="16"/>
                <w:szCs w:val="16"/>
              </w:rPr>
              <w:t>Text is depicted with a line above the text</w:t>
            </w:r>
          </w:p>
        </w:tc>
      </w:tr>
    </w:tbl>
    <w:p w14:paraId="48BE3AB9" w14:textId="77777777" w:rsidR="00E27B81" w:rsidRPr="00E27B81" w:rsidRDefault="00E27B81" w:rsidP="00E27B81"/>
    <w:p w14:paraId="44DFA33F" w14:textId="77777777" w:rsidR="00A73A7B" w:rsidRDefault="00A73A7B" w:rsidP="00531C7D">
      <w:pPr>
        <w:pStyle w:val="Heading4"/>
        <w:numPr>
          <w:ilvl w:val="0"/>
          <w:numId w:val="15"/>
        </w:numPr>
        <w:tabs>
          <w:tab w:val="left" w:pos="1077"/>
        </w:tabs>
        <w:spacing w:before="120" w:after="120"/>
        <w:ind w:left="0" w:firstLine="0"/>
      </w:pPr>
      <w:r>
        <w:t>VerticalAlignment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7EBDB0A3"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52869222"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FA111EC"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1394FF8"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5AF6F99A" w14:textId="77777777" w:rsidTr="00EA52EA">
        <w:tc>
          <w:tcPr>
            <w:tcW w:w="1242" w:type="dxa"/>
            <w:tcBorders>
              <w:top w:val="single" w:sz="4" w:space="0" w:color="auto"/>
              <w:left w:val="single" w:sz="4" w:space="0" w:color="auto"/>
              <w:bottom w:val="single" w:sz="4" w:space="0" w:color="auto"/>
              <w:right w:val="single" w:sz="4" w:space="0" w:color="auto"/>
            </w:tcBorders>
          </w:tcPr>
          <w:p w14:paraId="4E2E4B5C"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10DE2DC" w14:textId="77777777" w:rsidR="00E27B81" w:rsidRPr="00EA52EA" w:rsidRDefault="00E27B81" w:rsidP="00EA52EA">
            <w:pPr>
              <w:spacing w:before="60" w:after="60"/>
              <w:jc w:val="left"/>
              <w:rPr>
                <w:sz w:val="16"/>
                <w:szCs w:val="16"/>
              </w:rPr>
            </w:pPr>
            <w:r w:rsidRPr="00EA52EA">
              <w:rPr>
                <w:sz w:val="16"/>
                <w:szCs w:val="16"/>
              </w:rPr>
              <w:t>VerticalAlignment</w:t>
            </w:r>
          </w:p>
        </w:tc>
        <w:tc>
          <w:tcPr>
            <w:tcW w:w="6379" w:type="dxa"/>
            <w:tcBorders>
              <w:top w:val="single" w:sz="4" w:space="0" w:color="auto"/>
              <w:left w:val="single" w:sz="4" w:space="0" w:color="auto"/>
              <w:bottom w:val="single" w:sz="4" w:space="0" w:color="auto"/>
              <w:right w:val="single" w:sz="4" w:space="0" w:color="auto"/>
            </w:tcBorders>
          </w:tcPr>
          <w:p w14:paraId="6CC4F4FA" w14:textId="77777777" w:rsidR="00E27B81" w:rsidRPr="00EA52EA" w:rsidRDefault="00E27B81" w:rsidP="00EA52EA">
            <w:pPr>
              <w:spacing w:before="60" w:after="60"/>
              <w:jc w:val="left"/>
              <w:rPr>
                <w:sz w:val="16"/>
                <w:szCs w:val="16"/>
              </w:rPr>
            </w:pPr>
            <w:r w:rsidRPr="00EA52EA">
              <w:rPr>
                <w:sz w:val="16"/>
                <w:szCs w:val="16"/>
              </w:rPr>
              <w:t>Describes the text placement relative to the anch</w:t>
            </w:r>
            <w:r w:rsidR="00EA52EA">
              <w:rPr>
                <w:sz w:val="16"/>
                <w:szCs w:val="16"/>
              </w:rPr>
              <w:t>or point in vertical direction</w:t>
            </w:r>
          </w:p>
        </w:tc>
      </w:tr>
      <w:tr w:rsidR="00E27B81" w:rsidRPr="004663CF" w14:paraId="3AC5E23A" w14:textId="77777777" w:rsidTr="00EA52EA">
        <w:tc>
          <w:tcPr>
            <w:tcW w:w="1242" w:type="dxa"/>
            <w:tcBorders>
              <w:top w:val="single" w:sz="4" w:space="0" w:color="auto"/>
              <w:left w:val="single" w:sz="4" w:space="0" w:color="auto"/>
              <w:bottom w:val="single" w:sz="4" w:space="0" w:color="auto"/>
              <w:right w:val="single" w:sz="4" w:space="0" w:color="auto"/>
            </w:tcBorders>
          </w:tcPr>
          <w:p w14:paraId="4FD2809B"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99C9738" w14:textId="77777777" w:rsidR="00E27B81" w:rsidRPr="00EA52EA" w:rsidRDefault="00E27B81" w:rsidP="00EA52EA">
            <w:pPr>
              <w:spacing w:before="60" w:after="60"/>
              <w:jc w:val="left"/>
              <w:rPr>
                <w:sz w:val="16"/>
                <w:szCs w:val="16"/>
              </w:rPr>
            </w:pPr>
            <w:r w:rsidRPr="00EA52EA">
              <w:rPr>
                <w:sz w:val="16"/>
                <w:szCs w:val="16"/>
              </w:rPr>
              <w:t>top</w:t>
            </w:r>
          </w:p>
        </w:tc>
        <w:tc>
          <w:tcPr>
            <w:tcW w:w="6379" w:type="dxa"/>
            <w:tcBorders>
              <w:top w:val="single" w:sz="4" w:space="0" w:color="auto"/>
              <w:left w:val="single" w:sz="4" w:space="0" w:color="auto"/>
              <w:bottom w:val="single" w:sz="4" w:space="0" w:color="auto"/>
              <w:right w:val="single" w:sz="4" w:space="0" w:color="auto"/>
            </w:tcBorders>
          </w:tcPr>
          <w:p w14:paraId="6762222C" w14:textId="77777777" w:rsidR="00E27B81" w:rsidRPr="00EA52EA" w:rsidRDefault="00E27B81" w:rsidP="00EA52EA">
            <w:pPr>
              <w:spacing w:before="60" w:after="60"/>
              <w:jc w:val="left"/>
              <w:rPr>
                <w:sz w:val="16"/>
                <w:szCs w:val="16"/>
              </w:rPr>
            </w:pPr>
            <w:r w:rsidRPr="00EA52EA">
              <w:rPr>
                <w:sz w:val="16"/>
                <w:szCs w:val="16"/>
              </w:rPr>
              <w:t xml:space="preserve">The anchor point is at the top of the </w:t>
            </w:r>
            <w:r w:rsidR="00EA52EA">
              <w:rPr>
                <w:sz w:val="16"/>
                <w:szCs w:val="16"/>
              </w:rPr>
              <w:t>text</w:t>
            </w:r>
          </w:p>
        </w:tc>
      </w:tr>
      <w:tr w:rsidR="00E27B81" w:rsidRPr="004663CF" w14:paraId="1A8D264B" w14:textId="77777777" w:rsidTr="00EA52EA">
        <w:tc>
          <w:tcPr>
            <w:tcW w:w="1242" w:type="dxa"/>
            <w:tcBorders>
              <w:top w:val="single" w:sz="4" w:space="0" w:color="auto"/>
              <w:left w:val="single" w:sz="4" w:space="0" w:color="auto"/>
              <w:bottom w:val="single" w:sz="4" w:space="0" w:color="auto"/>
              <w:right w:val="single" w:sz="4" w:space="0" w:color="auto"/>
            </w:tcBorders>
          </w:tcPr>
          <w:p w14:paraId="5484A8A8"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04709DB" w14:textId="77777777" w:rsidR="00E27B81" w:rsidRPr="00EA52EA" w:rsidRDefault="00E27B81" w:rsidP="00EA52EA">
            <w:pPr>
              <w:spacing w:before="60" w:after="60"/>
              <w:jc w:val="left"/>
              <w:rPr>
                <w:sz w:val="16"/>
                <w:szCs w:val="16"/>
              </w:rPr>
            </w:pPr>
            <w:r w:rsidRPr="00EA52EA">
              <w:rPr>
                <w:sz w:val="16"/>
                <w:szCs w:val="16"/>
              </w:rPr>
              <w:t>bottom</w:t>
            </w:r>
          </w:p>
        </w:tc>
        <w:tc>
          <w:tcPr>
            <w:tcW w:w="6379" w:type="dxa"/>
            <w:tcBorders>
              <w:top w:val="single" w:sz="4" w:space="0" w:color="auto"/>
              <w:left w:val="single" w:sz="4" w:space="0" w:color="auto"/>
              <w:bottom w:val="single" w:sz="4" w:space="0" w:color="auto"/>
              <w:right w:val="single" w:sz="4" w:space="0" w:color="auto"/>
            </w:tcBorders>
          </w:tcPr>
          <w:p w14:paraId="4051BB59" w14:textId="77777777" w:rsidR="00E27B81" w:rsidRPr="00EA52EA" w:rsidRDefault="00E27B81" w:rsidP="00EA52EA">
            <w:pPr>
              <w:spacing w:before="60" w:after="60"/>
              <w:jc w:val="left"/>
              <w:rPr>
                <w:sz w:val="16"/>
                <w:szCs w:val="16"/>
              </w:rPr>
            </w:pPr>
            <w:r w:rsidRPr="00EA52EA">
              <w:rPr>
                <w:sz w:val="16"/>
                <w:szCs w:val="16"/>
              </w:rPr>
              <w:t>The anchor poi</w:t>
            </w:r>
            <w:r w:rsidR="00EA52EA">
              <w:rPr>
                <w:sz w:val="16"/>
                <w:szCs w:val="16"/>
              </w:rPr>
              <w:t>nt is at the bottom of the text</w:t>
            </w:r>
          </w:p>
        </w:tc>
      </w:tr>
      <w:tr w:rsidR="00E27B81" w:rsidRPr="004663CF" w14:paraId="1F81889C" w14:textId="77777777" w:rsidTr="00EA52EA">
        <w:tc>
          <w:tcPr>
            <w:tcW w:w="1242" w:type="dxa"/>
            <w:tcBorders>
              <w:top w:val="single" w:sz="4" w:space="0" w:color="auto"/>
              <w:left w:val="single" w:sz="4" w:space="0" w:color="auto"/>
              <w:bottom w:val="single" w:sz="4" w:space="0" w:color="auto"/>
              <w:right w:val="single" w:sz="4" w:space="0" w:color="auto"/>
            </w:tcBorders>
          </w:tcPr>
          <w:p w14:paraId="3402CEC2"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AC2B533"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4AAE65BB" w14:textId="77777777" w:rsidR="00E27B81" w:rsidRPr="00EA52EA" w:rsidRDefault="00E27B81" w:rsidP="00EA52EA">
            <w:pPr>
              <w:spacing w:before="60" w:after="60"/>
              <w:jc w:val="left"/>
              <w:rPr>
                <w:sz w:val="16"/>
                <w:szCs w:val="16"/>
              </w:rPr>
            </w:pPr>
            <w:r w:rsidRPr="00EA52EA">
              <w:rPr>
                <w:sz w:val="16"/>
                <w:szCs w:val="16"/>
              </w:rPr>
              <w:t>The anchor point is at th</w:t>
            </w:r>
            <w:r w:rsidR="00EA52EA">
              <w:rPr>
                <w:sz w:val="16"/>
                <w:szCs w:val="16"/>
              </w:rPr>
              <w:t>e (vertical) centre of the text</w:t>
            </w:r>
          </w:p>
        </w:tc>
      </w:tr>
    </w:tbl>
    <w:p w14:paraId="47627BB3" w14:textId="77777777" w:rsidR="00E27B81" w:rsidRPr="00E27B81" w:rsidRDefault="00E27B81" w:rsidP="00E27B81"/>
    <w:p w14:paraId="28305041" w14:textId="77777777" w:rsidR="00A73A7B" w:rsidRDefault="00A73A7B" w:rsidP="00531C7D">
      <w:pPr>
        <w:pStyle w:val="Heading4"/>
        <w:numPr>
          <w:ilvl w:val="0"/>
          <w:numId w:val="15"/>
        </w:numPr>
        <w:tabs>
          <w:tab w:val="left" w:pos="1077"/>
        </w:tabs>
        <w:spacing w:before="120" w:after="120"/>
        <w:ind w:left="0" w:firstLine="0"/>
      </w:pPr>
      <w:r w:rsidRPr="00A95A83">
        <w:t>HorizontalAlignment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1C233AC0"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6083995D"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39F7720"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07A9E783"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13E6B875" w14:textId="77777777" w:rsidTr="00EA52EA">
        <w:tc>
          <w:tcPr>
            <w:tcW w:w="1242" w:type="dxa"/>
            <w:tcBorders>
              <w:top w:val="single" w:sz="4" w:space="0" w:color="auto"/>
              <w:left w:val="single" w:sz="4" w:space="0" w:color="auto"/>
              <w:bottom w:val="single" w:sz="4" w:space="0" w:color="auto"/>
              <w:right w:val="single" w:sz="4" w:space="0" w:color="auto"/>
            </w:tcBorders>
          </w:tcPr>
          <w:p w14:paraId="0E918708"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FF608FB" w14:textId="77777777" w:rsidR="00E27B81" w:rsidRPr="00EA52EA" w:rsidRDefault="00E27B81" w:rsidP="00EA52EA">
            <w:pPr>
              <w:spacing w:before="60" w:after="60"/>
              <w:jc w:val="left"/>
              <w:rPr>
                <w:sz w:val="16"/>
                <w:szCs w:val="16"/>
              </w:rPr>
            </w:pPr>
            <w:r w:rsidRPr="00EA52EA">
              <w:rPr>
                <w:sz w:val="16"/>
                <w:szCs w:val="16"/>
              </w:rPr>
              <w:t>HorizontalAlignment</w:t>
            </w:r>
          </w:p>
        </w:tc>
        <w:tc>
          <w:tcPr>
            <w:tcW w:w="6379" w:type="dxa"/>
            <w:tcBorders>
              <w:top w:val="single" w:sz="4" w:space="0" w:color="auto"/>
              <w:left w:val="single" w:sz="4" w:space="0" w:color="auto"/>
              <w:bottom w:val="single" w:sz="4" w:space="0" w:color="auto"/>
              <w:right w:val="single" w:sz="4" w:space="0" w:color="auto"/>
            </w:tcBorders>
          </w:tcPr>
          <w:p w14:paraId="1CC3858A" w14:textId="77777777" w:rsidR="00E27B81" w:rsidRPr="00EA52EA" w:rsidRDefault="00E27B81" w:rsidP="00EA52EA">
            <w:pPr>
              <w:spacing w:before="60" w:after="60"/>
              <w:jc w:val="left"/>
              <w:rPr>
                <w:sz w:val="16"/>
                <w:szCs w:val="16"/>
              </w:rPr>
            </w:pPr>
            <w:r w:rsidRPr="00EA52EA">
              <w:rPr>
                <w:sz w:val="16"/>
                <w:szCs w:val="16"/>
              </w:rPr>
              <w:t>Describes the text placement relative to the anchor</w:t>
            </w:r>
            <w:r w:rsidR="00EA52EA">
              <w:rPr>
                <w:sz w:val="16"/>
                <w:szCs w:val="16"/>
              </w:rPr>
              <w:t xml:space="preserve"> point in horizontal direction</w:t>
            </w:r>
          </w:p>
        </w:tc>
      </w:tr>
      <w:tr w:rsidR="00E27B81" w:rsidRPr="004663CF" w14:paraId="780A82D6" w14:textId="77777777" w:rsidTr="00EA52EA">
        <w:tc>
          <w:tcPr>
            <w:tcW w:w="1242" w:type="dxa"/>
            <w:tcBorders>
              <w:top w:val="single" w:sz="4" w:space="0" w:color="auto"/>
              <w:left w:val="single" w:sz="4" w:space="0" w:color="auto"/>
              <w:bottom w:val="single" w:sz="4" w:space="0" w:color="auto"/>
              <w:right w:val="single" w:sz="4" w:space="0" w:color="auto"/>
            </w:tcBorders>
          </w:tcPr>
          <w:p w14:paraId="153F1242"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FAC38D5" w14:textId="77777777" w:rsidR="00E27B81" w:rsidRPr="00EA52EA" w:rsidRDefault="00E27B81" w:rsidP="00EA52EA">
            <w:pPr>
              <w:spacing w:before="60" w:after="60"/>
              <w:jc w:val="left"/>
              <w:rPr>
                <w:sz w:val="16"/>
                <w:szCs w:val="16"/>
              </w:rPr>
            </w:pPr>
            <w:r w:rsidRPr="00EA52EA">
              <w:rPr>
                <w:sz w:val="16"/>
                <w:szCs w:val="16"/>
              </w:rPr>
              <w:t>start</w:t>
            </w:r>
          </w:p>
        </w:tc>
        <w:tc>
          <w:tcPr>
            <w:tcW w:w="6379" w:type="dxa"/>
            <w:tcBorders>
              <w:top w:val="single" w:sz="4" w:space="0" w:color="auto"/>
              <w:left w:val="single" w:sz="4" w:space="0" w:color="auto"/>
              <w:bottom w:val="single" w:sz="4" w:space="0" w:color="auto"/>
              <w:right w:val="single" w:sz="4" w:space="0" w:color="auto"/>
            </w:tcBorders>
          </w:tcPr>
          <w:p w14:paraId="7D0D0876" w14:textId="77777777" w:rsidR="00E27B81" w:rsidRPr="00EA52EA" w:rsidRDefault="00E27B81" w:rsidP="00EA52EA">
            <w:pPr>
              <w:spacing w:before="60" w:after="60"/>
              <w:jc w:val="left"/>
              <w:rPr>
                <w:sz w:val="16"/>
                <w:szCs w:val="16"/>
              </w:rPr>
            </w:pPr>
            <w:r w:rsidRPr="00EA52EA">
              <w:rPr>
                <w:sz w:val="16"/>
                <w:szCs w:val="16"/>
              </w:rPr>
              <w:t>The anchor po</w:t>
            </w:r>
            <w:r w:rsidR="00EA52EA">
              <w:rPr>
                <w:sz w:val="16"/>
                <w:szCs w:val="16"/>
              </w:rPr>
              <w:t>int is at the start of the text</w:t>
            </w:r>
          </w:p>
        </w:tc>
      </w:tr>
      <w:tr w:rsidR="00E27B81" w:rsidRPr="004663CF" w14:paraId="72F176DB" w14:textId="77777777" w:rsidTr="00EA52EA">
        <w:tc>
          <w:tcPr>
            <w:tcW w:w="1242" w:type="dxa"/>
            <w:tcBorders>
              <w:top w:val="single" w:sz="4" w:space="0" w:color="auto"/>
              <w:left w:val="single" w:sz="4" w:space="0" w:color="auto"/>
              <w:bottom w:val="single" w:sz="4" w:space="0" w:color="auto"/>
              <w:right w:val="single" w:sz="4" w:space="0" w:color="auto"/>
            </w:tcBorders>
          </w:tcPr>
          <w:p w14:paraId="464A4234"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9DAA57A" w14:textId="77777777" w:rsidR="00E27B81" w:rsidRPr="00EA52EA" w:rsidRDefault="00E27B81" w:rsidP="00EA52EA">
            <w:pPr>
              <w:spacing w:before="60" w:after="60"/>
              <w:jc w:val="left"/>
              <w:rPr>
                <w:sz w:val="16"/>
                <w:szCs w:val="16"/>
              </w:rPr>
            </w:pPr>
            <w:r w:rsidRPr="00EA52EA">
              <w:rPr>
                <w:sz w:val="16"/>
                <w:szCs w:val="16"/>
              </w:rPr>
              <w:t>end</w:t>
            </w:r>
          </w:p>
        </w:tc>
        <w:tc>
          <w:tcPr>
            <w:tcW w:w="6379" w:type="dxa"/>
            <w:tcBorders>
              <w:top w:val="single" w:sz="4" w:space="0" w:color="auto"/>
              <w:left w:val="single" w:sz="4" w:space="0" w:color="auto"/>
              <w:bottom w:val="single" w:sz="4" w:space="0" w:color="auto"/>
              <w:right w:val="single" w:sz="4" w:space="0" w:color="auto"/>
            </w:tcBorders>
          </w:tcPr>
          <w:p w14:paraId="440AF1F7" w14:textId="77777777" w:rsidR="00E27B81" w:rsidRPr="00EA52EA" w:rsidRDefault="00E27B81" w:rsidP="00EA52EA">
            <w:pPr>
              <w:spacing w:before="60" w:after="60"/>
              <w:jc w:val="left"/>
              <w:rPr>
                <w:sz w:val="16"/>
                <w:szCs w:val="16"/>
              </w:rPr>
            </w:pPr>
            <w:r w:rsidRPr="00EA52EA">
              <w:rPr>
                <w:sz w:val="16"/>
                <w:szCs w:val="16"/>
              </w:rPr>
              <w:t xml:space="preserve">The anchor </w:t>
            </w:r>
            <w:r w:rsidR="00EA52EA">
              <w:rPr>
                <w:sz w:val="16"/>
                <w:szCs w:val="16"/>
              </w:rPr>
              <w:t>point is at the end of the text</w:t>
            </w:r>
          </w:p>
        </w:tc>
      </w:tr>
      <w:tr w:rsidR="00E27B81" w:rsidRPr="004663CF" w14:paraId="0023DA32" w14:textId="77777777" w:rsidTr="00EA52EA">
        <w:tc>
          <w:tcPr>
            <w:tcW w:w="1242" w:type="dxa"/>
            <w:tcBorders>
              <w:top w:val="single" w:sz="4" w:space="0" w:color="auto"/>
              <w:left w:val="single" w:sz="4" w:space="0" w:color="auto"/>
              <w:bottom w:val="single" w:sz="4" w:space="0" w:color="auto"/>
              <w:right w:val="single" w:sz="4" w:space="0" w:color="auto"/>
            </w:tcBorders>
          </w:tcPr>
          <w:p w14:paraId="34699F81"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318D9B9"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7B658172" w14:textId="77777777" w:rsidR="00E27B81" w:rsidRPr="00EA52EA" w:rsidRDefault="00E27B81" w:rsidP="00EA52EA">
            <w:pPr>
              <w:spacing w:before="60" w:after="60"/>
              <w:jc w:val="left"/>
              <w:rPr>
                <w:sz w:val="16"/>
                <w:szCs w:val="16"/>
              </w:rPr>
            </w:pPr>
            <w:r w:rsidRPr="00EA52EA">
              <w:rPr>
                <w:sz w:val="16"/>
                <w:szCs w:val="16"/>
              </w:rPr>
              <w:t>The anchor point is at the (horizontal) centre of the te</w:t>
            </w:r>
            <w:r w:rsidR="00EA52EA">
              <w:rPr>
                <w:sz w:val="16"/>
                <w:szCs w:val="16"/>
              </w:rPr>
              <w:t>xt</w:t>
            </w:r>
          </w:p>
        </w:tc>
      </w:tr>
    </w:tbl>
    <w:p w14:paraId="7A76534D" w14:textId="77777777" w:rsidR="00E27B81" w:rsidRPr="00E27B81" w:rsidRDefault="00E27B81" w:rsidP="00E27B81"/>
    <w:p w14:paraId="2866B872" w14:textId="77777777" w:rsidR="00A73A7B" w:rsidRDefault="00A73A7B" w:rsidP="00A73A7B"/>
    <w:p w14:paraId="07BEBEDD" w14:textId="77777777" w:rsidR="00361402" w:rsidRDefault="00361402" w:rsidP="00531C7D">
      <w:pPr>
        <w:pStyle w:val="Heading2"/>
        <w:keepNext/>
        <w:keepLines/>
        <w:numPr>
          <w:ilvl w:val="1"/>
          <w:numId w:val="13"/>
        </w:numPr>
        <w:spacing w:after="200"/>
      </w:pPr>
      <w:bookmarkStart w:id="173" w:name="_Toc16161153"/>
      <w:r w:rsidRPr="006034AF">
        <w:t>The Coverage package</w:t>
      </w:r>
      <w:bookmarkEnd w:id="173"/>
    </w:p>
    <w:p w14:paraId="3BACE8C5" w14:textId="77777777" w:rsidR="00A73A7B" w:rsidRDefault="00A73A7B" w:rsidP="00531C7D">
      <w:pPr>
        <w:pStyle w:val="Heading3"/>
        <w:numPr>
          <w:ilvl w:val="2"/>
          <w:numId w:val="34"/>
        </w:numPr>
      </w:pPr>
      <w:bookmarkStart w:id="174" w:name="_Toc16161154"/>
      <w:r>
        <w:t>Overview</w:t>
      </w:r>
      <w:bookmarkEnd w:id="174"/>
    </w:p>
    <w:p w14:paraId="736AA827" w14:textId="77777777" w:rsidR="00B70766" w:rsidRDefault="00B70766" w:rsidP="000830A3">
      <w:pPr>
        <w:spacing w:after="120"/>
      </w:pPr>
      <w:r>
        <w:t>The coverage package contains the types for the depiction of a Coverage. This portrayal is applicable to the portrayal of numeric Coverage values.  Three types of coverage portrayals are supported:</w:t>
      </w:r>
    </w:p>
    <w:p w14:paraId="5DC1D129" w14:textId="77777777" w:rsidR="00B70766" w:rsidRDefault="00B70766" w:rsidP="000830A3">
      <w:pPr>
        <w:pStyle w:val="ListParagraph"/>
        <w:numPr>
          <w:ilvl w:val="0"/>
          <w:numId w:val="8"/>
        </w:numPr>
        <w:suppressAutoHyphens w:val="0"/>
        <w:spacing w:after="120" w:line="276" w:lineRule="auto"/>
        <w:jc w:val="left"/>
      </w:pPr>
      <w:r>
        <w:t>Colour</w:t>
      </w:r>
      <w:r w:rsidR="000830A3">
        <w:t>;</w:t>
      </w:r>
      <w:r>
        <w:t xml:space="preserve"> </w:t>
      </w:r>
    </w:p>
    <w:p w14:paraId="6F81E86F" w14:textId="77777777" w:rsidR="00B70766" w:rsidRDefault="00B70766" w:rsidP="000830A3">
      <w:pPr>
        <w:pStyle w:val="ListParagraph"/>
        <w:numPr>
          <w:ilvl w:val="0"/>
          <w:numId w:val="8"/>
        </w:numPr>
        <w:suppressAutoHyphens w:val="0"/>
        <w:spacing w:after="120" w:line="276" w:lineRule="auto"/>
        <w:jc w:val="left"/>
      </w:pPr>
      <w:r>
        <w:t>Numeric Annotation</w:t>
      </w:r>
      <w:r w:rsidR="000830A3">
        <w:t>; and</w:t>
      </w:r>
    </w:p>
    <w:p w14:paraId="65BEE2A8" w14:textId="77777777" w:rsidR="00B70766" w:rsidRPr="00B70766" w:rsidRDefault="00B70766" w:rsidP="000830A3">
      <w:pPr>
        <w:pStyle w:val="ListParagraph"/>
        <w:numPr>
          <w:ilvl w:val="0"/>
          <w:numId w:val="8"/>
        </w:numPr>
        <w:suppressAutoHyphens w:val="0"/>
        <w:spacing w:after="120" w:line="276" w:lineRule="auto"/>
        <w:jc w:val="left"/>
      </w:pPr>
      <w:r>
        <w:t>Symbol Annotation</w:t>
      </w:r>
      <w:r w:rsidR="000830A3">
        <w:t>.</w:t>
      </w:r>
    </w:p>
    <w:p w14:paraId="670A3C71" w14:textId="77777777" w:rsidR="00A73A7B" w:rsidRDefault="00A73A7B" w:rsidP="00531C7D">
      <w:pPr>
        <w:pStyle w:val="Heading3"/>
        <w:numPr>
          <w:ilvl w:val="2"/>
          <w:numId w:val="34"/>
        </w:numPr>
      </w:pPr>
      <w:bookmarkStart w:id="175" w:name="_Toc16161155"/>
      <w:r>
        <w:t>Ranges</w:t>
      </w:r>
      <w:bookmarkEnd w:id="175"/>
    </w:p>
    <w:p w14:paraId="0EBDAD18" w14:textId="77777777" w:rsidR="00B70766" w:rsidRDefault="00B70766" w:rsidP="000830A3">
      <w:pPr>
        <w:spacing w:after="120"/>
      </w:pPr>
      <w:r>
        <w:t xml:space="preserve">Ranges are used to control how portrayal is assigned to the values in a Coverage.  These make use of the S-100_NumericRange complex type which is defined in S-100 Part 1 </w:t>
      </w:r>
      <w:r w:rsidRPr="0065286C">
        <w:t>Conceptual Schema Language</w:t>
      </w:r>
      <w:r>
        <w:t>. The Numeric Range type allows for various range definitions with different closure options.</w:t>
      </w:r>
    </w:p>
    <w:p w14:paraId="1DA636BB" w14:textId="77777777" w:rsidR="00A73A7B" w:rsidRDefault="00A73A7B" w:rsidP="00531C7D">
      <w:pPr>
        <w:pStyle w:val="Heading3"/>
        <w:numPr>
          <w:ilvl w:val="2"/>
          <w:numId w:val="34"/>
        </w:numPr>
      </w:pPr>
      <w:bookmarkStart w:id="176" w:name="_Toc16161156"/>
      <w:r>
        <w:t>Lookup Table</w:t>
      </w:r>
      <w:bookmarkEnd w:id="176"/>
    </w:p>
    <w:p w14:paraId="0C8E6294" w14:textId="77777777" w:rsidR="00B70766" w:rsidRDefault="00B70766" w:rsidP="000830A3">
      <w:pPr>
        <w:spacing w:after="120"/>
        <w:rPr>
          <w:ins w:id="177" w:author="David M. Grant" w:date="2019-08-16T11:29:00Z"/>
        </w:rPr>
      </w:pPr>
      <w:r>
        <w:t>The CoverageFill class carries an</w:t>
      </w:r>
      <w:del w:id="178" w:author="David M. Grant" w:date="2019-08-16T11:28:00Z">
        <w:r w:rsidDel="008B647B">
          <w:delText>d</w:delText>
        </w:r>
      </w:del>
      <w:r>
        <w:t xml:space="preserve"> ordered list of lookup entries.  Each of these entries carries a range used to evaluate a match by testing if the coverage value matches the range. The first lookup entry with a matching range is used to apply up to one of each type of portrayal (colour, numeric annotation or a symbol) to the coverage element.  This allows for example to fill a cell in a grid with a colour and assign a numeric or symbol annotation to the cell as well.</w:t>
      </w:r>
    </w:p>
    <w:p w14:paraId="4D68758C" w14:textId="77777777" w:rsidR="008B647B" w:rsidRDefault="008B647B" w:rsidP="000830A3">
      <w:pPr>
        <w:spacing w:after="120"/>
      </w:pPr>
      <w:ins w:id="179" w:author="David M. Grant" w:date="2019-08-16T11:29:00Z">
        <w:r>
          <w:t xml:space="preserve">The lookup table </w:t>
        </w:r>
      </w:ins>
      <w:ins w:id="180" w:author="David M. Grant" w:date="2019-08-16T11:33:00Z">
        <w:r>
          <w:t>can</w:t>
        </w:r>
      </w:ins>
      <w:ins w:id="181" w:author="David M. Grant" w:date="2019-08-16T11:32:00Z">
        <w:r>
          <w:t xml:space="preserve"> </w:t>
        </w:r>
      </w:ins>
      <w:ins w:id="182" w:author="David M. Grant" w:date="2019-08-16T11:29:00Z">
        <w:r>
          <w:t>also associate a</w:t>
        </w:r>
      </w:ins>
      <w:ins w:id="183" w:author="David M. Grant" w:date="2019-08-16T11:32:00Z">
        <w:r>
          <w:t>n</w:t>
        </w:r>
      </w:ins>
      <w:ins w:id="184" w:author="David M. Grant" w:date="2019-08-16T11:29:00Z">
        <w:r>
          <w:t xml:space="preserve"> alert </w:t>
        </w:r>
      </w:ins>
      <w:ins w:id="185" w:author="David M. Grant" w:date="2019-08-16T11:33:00Z">
        <w:r>
          <w:t xml:space="preserve">specified in the drawing instruction </w:t>
        </w:r>
      </w:ins>
      <w:ins w:id="186" w:author="David M. Grant" w:date="2019-08-16T11:29:00Z">
        <w:r>
          <w:t xml:space="preserve">with a range of coverage values. </w:t>
        </w:r>
      </w:ins>
      <w:ins w:id="187" w:author="David M. Grant" w:date="2019-08-16T11:34:00Z">
        <w:r>
          <w:t xml:space="preserve">When associating alerts with coverage values there </w:t>
        </w:r>
      </w:ins>
      <w:ins w:id="188" w:author="David M. Grant" w:date="2019-08-16T11:29:00Z">
        <w:r>
          <w:t>may</w:t>
        </w:r>
      </w:ins>
      <w:ins w:id="189" w:author="David M. Grant" w:date="2019-08-16T11:34:00Z">
        <w:r>
          <w:t xml:space="preserve"> or may not</w:t>
        </w:r>
      </w:ins>
      <w:ins w:id="190" w:author="David M. Grant" w:date="2019-08-16T11:29:00Z">
        <w:r>
          <w:t xml:space="preserve"> be portrayal </w:t>
        </w:r>
      </w:ins>
      <w:ins w:id="191" w:author="David M. Grant" w:date="2019-08-16T11:32:00Z">
        <w:r>
          <w:t xml:space="preserve">elements </w:t>
        </w:r>
      </w:ins>
      <w:ins w:id="192" w:author="David M. Grant" w:date="2019-08-16T11:33:00Z">
        <w:r>
          <w:t xml:space="preserve">(colour, numeric annotation or a symbol) </w:t>
        </w:r>
      </w:ins>
      <w:ins w:id="193" w:author="David M. Grant" w:date="2019-08-16T11:32:00Z">
        <w:r>
          <w:t>present.</w:t>
        </w:r>
      </w:ins>
    </w:p>
    <w:p w14:paraId="3B725506" w14:textId="77777777" w:rsidR="00A73A7B" w:rsidRDefault="00A73A7B" w:rsidP="00531C7D">
      <w:pPr>
        <w:pStyle w:val="Heading3"/>
        <w:numPr>
          <w:ilvl w:val="2"/>
          <w:numId w:val="34"/>
        </w:numPr>
      </w:pPr>
      <w:bookmarkStart w:id="194" w:name="_Toc16161157"/>
      <w:r w:rsidRPr="00F4352A">
        <w:t>Model</w:t>
      </w:r>
      <w:bookmarkEnd w:id="194"/>
    </w:p>
    <w:p w14:paraId="2C34A6DD" w14:textId="77777777" w:rsidR="00B70766" w:rsidRDefault="00672036" w:rsidP="00B70766">
      <w:pPr>
        <w:rPr>
          <w:noProof/>
          <w:lang w:eastAsia="en-GB"/>
        </w:rPr>
      </w:pPr>
      <w:r>
        <w:rPr>
          <w:noProof/>
          <w:lang w:eastAsia="en-GB"/>
        </w:rPr>
        <w:pict w14:anchorId="660006B0">
          <v:shape id="_x0000_i1046" type="#_x0000_t75" style="width:432.75pt;height:366pt">
            <v:imagedata r:id="rId36" o:title="Fig 9-19 Coverage Package"/>
          </v:shape>
        </w:pict>
      </w:r>
    </w:p>
    <w:p w14:paraId="7AF24466" w14:textId="77777777" w:rsidR="00B70766" w:rsidRPr="00272BDF" w:rsidRDefault="00B70766" w:rsidP="000830A3">
      <w:pPr>
        <w:pStyle w:val="Figuretitle"/>
        <w:spacing w:before="120" w:after="120"/>
        <w:rPr>
          <w:lang w:val="en-GB"/>
        </w:rPr>
      </w:pPr>
      <w:r w:rsidRPr="00CF7710">
        <w:rPr>
          <w:lang w:val="en-GB"/>
        </w:rPr>
        <w:t>Figure </w:t>
      </w:r>
      <w:r>
        <w:rPr>
          <w:lang w:val="en-GB"/>
        </w:rPr>
        <w:t>9</w:t>
      </w:r>
      <w:r w:rsidRPr="00CF7710">
        <w:rPr>
          <w:lang w:val="en-GB"/>
        </w:rPr>
        <w:t>-</w:t>
      </w:r>
      <w:r>
        <w:rPr>
          <w:lang w:val="en-GB"/>
        </w:rPr>
        <w:t>19</w:t>
      </w:r>
      <w:r w:rsidRPr="00CF7710">
        <w:rPr>
          <w:lang w:val="en-GB"/>
        </w:rPr>
        <w:t xml:space="preserve"> — </w:t>
      </w:r>
      <w:r>
        <w:rPr>
          <w:lang w:val="en-GB"/>
        </w:rPr>
        <w:t>Coverage Package</w:t>
      </w:r>
    </w:p>
    <w:p w14:paraId="3B36EE46" w14:textId="77777777" w:rsidR="00A73A7B" w:rsidRDefault="00EB21CC" w:rsidP="00531C7D">
      <w:pPr>
        <w:pStyle w:val="Heading4"/>
        <w:numPr>
          <w:ilvl w:val="0"/>
          <w:numId w:val="35"/>
        </w:numPr>
        <w:tabs>
          <w:tab w:val="left" w:pos="1077"/>
        </w:tabs>
        <w:spacing w:before="120" w:after="120"/>
        <w:ind w:left="0" w:firstLine="0"/>
        <w:jc w:val="left"/>
      </w:pPr>
      <w:r w:rsidRPr="00EB21CC">
        <w:t>CoverageFill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6D7187B4" w14:textId="77777777" w:rsidTr="000830A3">
        <w:trPr>
          <w:trHeight w:val="311"/>
        </w:trPr>
        <w:tc>
          <w:tcPr>
            <w:tcW w:w="1242" w:type="dxa"/>
            <w:tcBorders>
              <w:top w:val="single" w:sz="4" w:space="0" w:color="auto"/>
              <w:left w:val="single" w:sz="4" w:space="0" w:color="auto"/>
              <w:bottom w:val="single" w:sz="4" w:space="0" w:color="auto"/>
              <w:right w:val="single" w:sz="4" w:space="0" w:color="auto"/>
            </w:tcBorders>
          </w:tcPr>
          <w:p w14:paraId="455FB897"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4394570"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4297F3B"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702ADFB" w14:textId="77777777" w:rsidR="00B70766" w:rsidRPr="000830A3" w:rsidRDefault="00B70766" w:rsidP="000830A3">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CD9752F"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5641FEF0" w14:textId="77777777" w:rsidTr="000830A3">
        <w:tc>
          <w:tcPr>
            <w:tcW w:w="1242" w:type="dxa"/>
            <w:tcBorders>
              <w:top w:val="single" w:sz="4" w:space="0" w:color="auto"/>
              <w:left w:val="single" w:sz="4" w:space="0" w:color="auto"/>
              <w:bottom w:val="single" w:sz="4" w:space="0" w:color="auto"/>
              <w:right w:val="single" w:sz="4" w:space="0" w:color="auto"/>
            </w:tcBorders>
          </w:tcPr>
          <w:p w14:paraId="376FF981"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DC3A01B" w14:textId="77777777" w:rsidR="00B70766" w:rsidRPr="000830A3" w:rsidRDefault="00B70766" w:rsidP="000830A3">
            <w:pPr>
              <w:spacing w:before="60" w:after="60"/>
              <w:jc w:val="left"/>
              <w:rPr>
                <w:sz w:val="16"/>
                <w:szCs w:val="16"/>
              </w:rPr>
            </w:pPr>
            <w:r w:rsidRPr="000830A3">
              <w:rPr>
                <w:sz w:val="16"/>
                <w:szCs w:val="16"/>
              </w:rPr>
              <w:t>CoverageFill</w:t>
            </w:r>
          </w:p>
        </w:tc>
        <w:tc>
          <w:tcPr>
            <w:tcW w:w="3827" w:type="dxa"/>
            <w:tcBorders>
              <w:top w:val="single" w:sz="4" w:space="0" w:color="auto"/>
              <w:left w:val="single" w:sz="4" w:space="0" w:color="auto"/>
              <w:bottom w:val="single" w:sz="4" w:space="0" w:color="auto"/>
              <w:right w:val="single" w:sz="4" w:space="0" w:color="auto"/>
            </w:tcBorders>
          </w:tcPr>
          <w:p w14:paraId="34E20845" w14:textId="77777777" w:rsidR="00B70766" w:rsidRPr="000830A3" w:rsidRDefault="00B70766" w:rsidP="000830A3">
            <w:pPr>
              <w:spacing w:before="60" w:after="60"/>
              <w:jc w:val="left"/>
              <w:rPr>
                <w:sz w:val="16"/>
                <w:szCs w:val="16"/>
              </w:rPr>
            </w:pPr>
            <w:r w:rsidRPr="000830A3">
              <w:rPr>
                <w:sz w:val="16"/>
                <w:szCs w:val="16"/>
              </w:rPr>
              <w:t>A class to fill a Coverage with using a lookup table to match a value or range of values and assign colour</w:t>
            </w:r>
            <w:r w:rsidR="000830A3">
              <w:rPr>
                <w:sz w:val="16"/>
                <w:szCs w:val="16"/>
              </w:rPr>
              <w:t>, numeric or symbol annotations</w:t>
            </w:r>
          </w:p>
        </w:tc>
        <w:tc>
          <w:tcPr>
            <w:tcW w:w="709" w:type="dxa"/>
            <w:tcBorders>
              <w:top w:val="single" w:sz="4" w:space="0" w:color="auto"/>
              <w:left w:val="single" w:sz="4" w:space="0" w:color="auto"/>
              <w:bottom w:val="single" w:sz="4" w:space="0" w:color="auto"/>
              <w:right w:val="single" w:sz="4" w:space="0" w:color="auto"/>
            </w:tcBorders>
          </w:tcPr>
          <w:p w14:paraId="5E641E73" w14:textId="77777777" w:rsidR="00B70766" w:rsidRPr="000830A3" w:rsidRDefault="00B70766" w:rsidP="000830A3">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1F10462"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0B849B60" w14:textId="77777777" w:rsidTr="000830A3">
        <w:tc>
          <w:tcPr>
            <w:tcW w:w="1242" w:type="dxa"/>
            <w:tcBorders>
              <w:top w:val="single" w:sz="4" w:space="0" w:color="auto"/>
              <w:left w:val="single" w:sz="4" w:space="0" w:color="auto"/>
              <w:bottom w:val="single" w:sz="4" w:space="0" w:color="auto"/>
              <w:right w:val="single" w:sz="4" w:space="0" w:color="auto"/>
            </w:tcBorders>
          </w:tcPr>
          <w:p w14:paraId="3CDE2723"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1903D69" w14:textId="77777777" w:rsidR="00B70766" w:rsidRPr="000830A3" w:rsidRDefault="00B70766" w:rsidP="000830A3">
            <w:pPr>
              <w:spacing w:before="60" w:after="60"/>
              <w:jc w:val="left"/>
              <w:rPr>
                <w:sz w:val="16"/>
                <w:szCs w:val="16"/>
              </w:rPr>
            </w:pPr>
            <w:r w:rsidRPr="000830A3">
              <w:rPr>
                <w:sz w:val="16"/>
                <w:szCs w:val="16"/>
              </w:rPr>
              <w:t>attributeCode</w:t>
            </w:r>
          </w:p>
        </w:tc>
        <w:tc>
          <w:tcPr>
            <w:tcW w:w="3827" w:type="dxa"/>
            <w:tcBorders>
              <w:top w:val="single" w:sz="4" w:space="0" w:color="auto"/>
              <w:left w:val="single" w:sz="4" w:space="0" w:color="auto"/>
              <w:bottom w:val="single" w:sz="4" w:space="0" w:color="auto"/>
              <w:right w:val="single" w:sz="4" w:space="0" w:color="auto"/>
            </w:tcBorders>
          </w:tcPr>
          <w:p w14:paraId="0590BADE" w14:textId="77777777" w:rsidR="00B70766" w:rsidRPr="000830A3" w:rsidRDefault="00B70766" w:rsidP="000830A3">
            <w:pPr>
              <w:spacing w:before="60" w:after="60"/>
              <w:jc w:val="left"/>
              <w:rPr>
                <w:sz w:val="16"/>
                <w:szCs w:val="16"/>
              </w:rPr>
            </w:pPr>
            <w:r w:rsidRPr="000830A3">
              <w:rPr>
                <w:sz w:val="16"/>
                <w:szCs w:val="16"/>
              </w:rPr>
              <w:t>Code of co</w:t>
            </w:r>
            <w:r w:rsidR="000830A3">
              <w:rPr>
                <w:sz w:val="16"/>
                <w:szCs w:val="16"/>
              </w:rPr>
              <w:t>verage attribute value to match</w:t>
            </w:r>
          </w:p>
        </w:tc>
        <w:tc>
          <w:tcPr>
            <w:tcW w:w="709" w:type="dxa"/>
            <w:tcBorders>
              <w:top w:val="single" w:sz="4" w:space="0" w:color="auto"/>
              <w:left w:val="single" w:sz="4" w:space="0" w:color="auto"/>
              <w:bottom w:val="single" w:sz="4" w:space="0" w:color="auto"/>
              <w:right w:val="single" w:sz="4" w:space="0" w:color="auto"/>
            </w:tcBorders>
          </w:tcPr>
          <w:p w14:paraId="1C5D8256"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A5DCCBF" w14:textId="77777777" w:rsidR="00B70766" w:rsidRPr="000830A3" w:rsidRDefault="005B7DF3" w:rsidP="000830A3">
            <w:pPr>
              <w:spacing w:before="60" w:after="60"/>
              <w:jc w:val="left"/>
              <w:rPr>
                <w:sz w:val="16"/>
                <w:szCs w:val="16"/>
              </w:rPr>
            </w:pPr>
            <w:r>
              <w:rPr>
                <w:sz w:val="16"/>
                <w:szCs w:val="16"/>
              </w:rPr>
              <w:t>c</w:t>
            </w:r>
            <w:r w:rsidRPr="000830A3">
              <w:rPr>
                <w:sz w:val="16"/>
                <w:szCs w:val="16"/>
              </w:rPr>
              <w:t>haracterString</w:t>
            </w:r>
          </w:p>
        </w:tc>
      </w:tr>
      <w:tr w:rsidR="00B70766" w:rsidRPr="004663CF" w14:paraId="341897C7" w14:textId="77777777" w:rsidTr="000830A3">
        <w:tc>
          <w:tcPr>
            <w:tcW w:w="1242" w:type="dxa"/>
            <w:tcBorders>
              <w:top w:val="single" w:sz="4" w:space="0" w:color="auto"/>
              <w:left w:val="single" w:sz="4" w:space="0" w:color="auto"/>
              <w:bottom w:val="single" w:sz="4" w:space="0" w:color="auto"/>
              <w:right w:val="single" w:sz="4" w:space="0" w:color="auto"/>
            </w:tcBorders>
          </w:tcPr>
          <w:p w14:paraId="79495922"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DED7473" w14:textId="77777777" w:rsidR="00B70766" w:rsidRPr="000830A3" w:rsidRDefault="00B70766" w:rsidP="000830A3">
            <w:pPr>
              <w:spacing w:before="60" w:after="60"/>
              <w:jc w:val="left"/>
              <w:rPr>
                <w:sz w:val="16"/>
                <w:szCs w:val="16"/>
              </w:rPr>
            </w:pPr>
            <w:r w:rsidRPr="000830A3">
              <w:rPr>
                <w:sz w:val="16"/>
                <w:szCs w:val="16"/>
              </w:rPr>
              <w:t>uom</w:t>
            </w:r>
          </w:p>
        </w:tc>
        <w:tc>
          <w:tcPr>
            <w:tcW w:w="3827" w:type="dxa"/>
            <w:tcBorders>
              <w:top w:val="single" w:sz="4" w:space="0" w:color="auto"/>
              <w:left w:val="single" w:sz="4" w:space="0" w:color="auto"/>
              <w:bottom w:val="single" w:sz="4" w:space="0" w:color="auto"/>
              <w:right w:val="single" w:sz="4" w:space="0" w:color="auto"/>
            </w:tcBorders>
          </w:tcPr>
          <w:p w14:paraId="6999266F" w14:textId="77777777" w:rsidR="00B70766" w:rsidRPr="000830A3" w:rsidRDefault="00B70766" w:rsidP="000830A3">
            <w:pPr>
              <w:spacing w:before="60" w:after="60"/>
              <w:jc w:val="left"/>
              <w:rPr>
                <w:sz w:val="16"/>
                <w:szCs w:val="16"/>
              </w:rPr>
            </w:pPr>
            <w:r w:rsidRPr="000830A3">
              <w:rPr>
                <w:sz w:val="16"/>
                <w:szCs w:val="16"/>
              </w:rPr>
              <w:t>Unit of measure. If not given the values in the range are assumed to be same units as the coverage attribute value</w:t>
            </w:r>
            <w:r w:rsidR="000830A3">
              <w:rPr>
                <w:sz w:val="16"/>
                <w:szCs w:val="16"/>
              </w:rPr>
              <w:t>s</w:t>
            </w:r>
          </w:p>
        </w:tc>
        <w:tc>
          <w:tcPr>
            <w:tcW w:w="709" w:type="dxa"/>
            <w:tcBorders>
              <w:top w:val="single" w:sz="4" w:space="0" w:color="auto"/>
              <w:left w:val="single" w:sz="4" w:space="0" w:color="auto"/>
              <w:bottom w:val="single" w:sz="4" w:space="0" w:color="auto"/>
              <w:right w:val="single" w:sz="4" w:space="0" w:color="auto"/>
            </w:tcBorders>
          </w:tcPr>
          <w:p w14:paraId="3364552E" w14:textId="77777777" w:rsidR="00B70766" w:rsidRPr="000830A3" w:rsidRDefault="00B70766" w:rsidP="000830A3">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B248BEC" w14:textId="77777777" w:rsidR="00B70766" w:rsidRPr="000830A3" w:rsidRDefault="00B70766" w:rsidP="000830A3">
            <w:pPr>
              <w:spacing w:before="60" w:after="60"/>
              <w:jc w:val="left"/>
              <w:rPr>
                <w:sz w:val="16"/>
                <w:szCs w:val="16"/>
              </w:rPr>
            </w:pPr>
            <w:r w:rsidRPr="000830A3">
              <w:rPr>
                <w:sz w:val="16"/>
                <w:szCs w:val="16"/>
              </w:rPr>
              <w:t>S100_UnitOfMeasure</w:t>
            </w:r>
          </w:p>
        </w:tc>
      </w:tr>
      <w:tr w:rsidR="00B70766" w:rsidRPr="004663CF" w14:paraId="3AA2CD1F" w14:textId="77777777" w:rsidTr="000830A3">
        <w:tc>
          <w:tcPr>
            <w:tcW w:w="1242" w:type="dxa"/>
            <w:tcBorders>
              <w:top w:val="single" w:sz="4" w:space="0" w:color="auto"/>
              <w:left w:val="single" w:sz="4" w:space="0" w:color="auto"/>
              <w:bottom w:val="single" w:sz="4" w:space="0" w:color="auto"/>
              <w:right w:val="single" w:sz="4" w:space="0" w:color="auto"/>
            </w:tcBorders>
          </w:tcPr>
          <w:p w14:paraId="2E838C3A"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7A76C3C" w14:textId="77777777" w:rsidR="00B70766" w:rsidRPr="000830A3" w:rsidRDefault="00B70766" w:rsidP="000830A3">
            <w:pPr>
              <w:spacing w:before="60" w:after="60"/>
              <w:jc w:val="left"/>
              <w:rPr>
                <w:sz w:val="16"/>
                <w:szCs w:val="16"/>
              </w:rPr>
            </w:pPr>
            <w:r w:rsidRPr="000830A3">
              <w:rPr>
                <w:sz w:val="16"/>
                <w:szCs w:val="16"/>
              </w:rPr>
              <w:t>lookup</w:t>
            </w:r>
          </w:p>
        </w:tc>
        <w:tc>
          <w:tcPr>
            <w:tcW w:w="3827" w:type="dxa"/>
            <w:tcBorders>
              <w:top w:val="single" w:sz="4" w:space="0" w:color="auto"/>
              <w:left w:val="single" w:sz="4" w:space="0" w:color="auto"/>
              <w:bottom w:val="single" w:sz="4" w:space="0" w:color="auto"/>
              <w:right w:val="single" w:sz="4" w:space="0" w:color="auto"/>
            </w:tcBorders>
          </w:tcPr>
          <w:p w14:paraId="3CEFE122" w14:textId="77777777" w:rsidR="00B70766" w:rsidRPr="000830A3" w:rsidRDefault="00B70766" w:rsidP="000830A3">
            <w:pPr>
              <w:spacing w:before="60" w:after="60"/>
              <w:jc w:val="left"/>
              <w:rPr>
                <w:sz w:val="16"/>
                <w:szCs w:val="16"/>
              </w:rPr>
            </w:pPr>
            <w:r w:rsidRPr="000830A3">
              <w:rPr>
                <w:sz w:val="16"/>
                <w:szCs w:val="16"/>
              </w:rPr>
              <w:t>Lookup table.  The entries are ordered and p</w:t>
            </w:r>
            <w:r w:rsidR="000830A3">
              <w:rPr>
                <w:sz w:val="16"/>
                <w:szCs w:val="16"/>
              </w:rPr>
              <w:t>rocessed on a first match basis</w:t>
            </w:r>
          </w:p>
        </w:tc>
        <w:tc>
          <w:tcPr>
            <w:tcW w:w="709" w:type="dxa"/>
            <w:tcBorders>
              <w:top w:val="single" w:sz="4" w:space="0" w:color="auto"/>
              <w:left w:val="single" w:sz="4" w:space="0" w:color="auto"/>
              <w:bottom w:val="single" w:sz="4" w:space="0" w:color="auto"/>
              <w:right w:val="single" w:sz="4" w:space="0" w:color="auto"/>
            </w:tcBorders>
          </w:tcPr>
          <w:p w14:paraId="599CBD0D"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D0D848B" w14:textId="77777777" w:rsidR="00B70766" w:rsidRPr="000830A3" w:rsidRDefault="00B70766" w:rsidP="000830A3">
            <w:pPr>
              <w:spacing w:before="60" w:after="60"/>
              <w:jc w:val="left"/>
              <w:rPr>
                <w:sz w:val="16"/>
                <w:szCs w:val="16"/>
              </w:rPr>
            </w:pPr>
            <w:r w:rsidRPr="000830A3">
              <w:rPr>
                <w:sz w:val="16"/>
                <w:szCs w:val="16"/>
              </w:rPr>
              <w:t>LookupEntry</w:t>
            </w:r>
          </w:p>
        </w:tc>
      </w:tr>
    </w:tbl>
    <w:p w14:paraId="12A3E539" w14:textId="77777777" w:rsidR="000830A3" w:rsidRPr="000830A3" w:rsidRDefault="000830A3" w:rsidP="000830A3"/>
    <w:p w14:paraId="349D6FB5" w14:textId="77777777" w:rsidR="00A73A7B" w:rsidRDefault="00A73A7B" w:rsidP="00531C7D">
      <w:pPr>
        <w:pStyle w:val="Heading4"/>
        <w:numPr>
          <w:ilvl w:val="0"/>
          <w:numId w:val="35"/>
        </w:numPr>
        <w:tabs>
          <w:tab w:val="left" w:pos="1077"/>
        </w:tabs>
        <w:spacing w:before="120" w:after="120"/>
        <w:ind w:left="357" w:hanging="357"/>
      </w:pPr>
      <w:r>
        <w:t>LookupEntry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4E8554EB" w14:textId="77777777" w:rsidTr="00E620DB">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16D34ED8"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3847103"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AF050F0"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05DE0A8" w14:textId="77777777" w:rsidR="00B70766" w:rsidRPr="000830A3" w:rsidRDefault="00B70766" w:rsidP="00E620DB">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C803BDD"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4CDC8347" w14:textId="77777777" w:rsidTr="000830A3">
        <w:tc>
          <w:tcPr>
            <w:tcW w:w="1242" w:type="dxa"/>
            <w:tcBorders>
              <w:top w:val="single" w:sz="4" w:space="0" w:color="auto"/>
              <w:left w:val="single" w:sz="4" w:space="0" w:color="auto"/>
              <w:bottom w:val="single" w:sz="4" w:space="0" w:color="auto"/>
              <w:right w:val="single" w:sz="4" w:space="0" w:color="auto"/>
            </w:tcBorders>
          </w:tcPr>
          <w:p w14:paraId="6C17961B"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FE688BC" w14:textId="77777777" w:rsidR="00B70766" w:rsidRPr="000830A3" w:rsidRDefault="00B70766" w:rsidP="000830A3">
            <w:pPr>
              <w:spacing w:before="60" w:after="60"/>
              <w:jc w:val="left"/>
              <w:rPr>
                <w:sz w:val="16"/>
                <w:szCs w:val="16"/>
              </w:rPr>
            </w:pPr>
            <w:r w:rsidRPr="000830A3">
              <w:rPr>
                <w:sz w:val="16"/>
                <w:szCs w:val="16"/>
              </w:rPr>
              <w:t>LookupEntry</w:t>
            </w:r>
          </w:p>
        </w:tc>
        <w:tc>
          <w:tcPr>
            <w:tcW w:w="3827" w:type="dxa"/>
            <w:tcBorders>
              <w:top w:val="single" w:sz="4" w:space="0" w:color="auto"/>
              <w:left w:val="single" w:sz="4" w:space="0" w:color="auto"/>
              <w:bottom w:val="single" w:sz="4" w:space="0" w:color="auto"/>
              <w:right w:val="single" w:sz="4" w:space="0" w:color="auto"/>
            </w:tcBorders>
          </w:tcPr>
          <w:p w14:paraId="2A18891D" w14:textId="77777777" w:rsidR="00B70766" w:rsidRPr="000830A3" w:rsidRDefault="00B70766" w:rsidP="000830A3">
            <w:pPr>
              <w:spacing w:before="60" w:after="60"/>
              <w:jc w:val="left"/>
              <w:rPr>
                <w:sz w:val="16"/>
                <w:szCs w:val="16"/>
              </w:rPr>
            </w:pPr>
            <w:r w:rsidRPr="000830A3">
              <w:rPr>
                <w:sz w:val="16"/>
                <w:szCs w:val="16"/>
              </w:rPr>
              <w:t>An entry in a lookup table used to assign portrayal to coverage elements.</w:t>
            </w:r>
          </w:p>
        </w:tc>
        <w:tc>
          <w:tcPr>
            <w:tcW w:w="709" w:type="dxa"/>
            <w:tcBorders>
              <w:top w:val="single" w:sz="4" w:space="0" w:color="auto"/>
              <w:left w:val="single" w:sz="4" w:space="0" w:color="auto"/>
              <w:bottom w:val="single" w:sz="4" w:space="0" w:color="auto"/>
              <w:right w:val="single" w:sz="4" w:space="0" w:color="auto"/>
            </w:tcBorders>
          </w:tcPr>
          <w:p w14:paraId="0A50D7D5" w14:textId="77777777" w:rsidR="00B70766" w:rsidRPr="000830A3" w:rsidRDefault="00B70766" w:rsidP="00E620DB">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A74C5FE"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4B496EEA" w14:textId="77777777" w:rsidTr="000830A3">
        <w:tc>
          <w:tcPr>
            <w:tcW w:w="1242" w:type="dxa"/>
            <w:tcBorders>
              <w:top w:val="single" w:sz="4" w:space="0" w:color="auto"/>
              <w:left w:val="single" w:sz="4" w:space="0" w:color="auto"/>
              <w:bottom w:val="single" w:sz="4" w:space="0" w:color="auto"/>
              <w:right w:val="single" w:sz="4" w:space="0" w:color="auto"/>
            </w:tcBorders>
          </w:tcPr>
          <w:p w14:paraId="42A52B1C"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573B5BA" w14:textId="77777777" w:rsidR="00B70766" w:rsidRPr="000830A3" w:rsidRDefault="00B70766" w:rsidP="000830A3">
            <w:pPr>
              <w:spacing w:before="60" w:after="60"/>
              <w:jc w:val="left"/>
              <w:rPr>
                <w:sz w:val="16"/>
                <w:szCs w:val="16"/>
              </w:rPr>
            </w:pPr>
            <w:r w:rsidRPr="000830A3">
              <w:rPr>
                <w:sz w:val="16"/>
                <w:szCs w:val="16"/>
              </w:rPr>
              <w:t>label</w:t>
            </w:r>
          </w:p>
        </w:tc>
        <w:tc>
          <w:tcPr>
            <w:tcW w:w="3827" w:type="dxa"/>
            <w:tcBorders>
              <w:top w:val="single" w:sz="4" w:space="0" w:color="auto"/>
              <w:left w:val="single" w:sz="4" w:space="0" w:color="auto"/>
              <w:bottom w:val="single" w:sz="4" w:space="0" w:color="auto"/>
              <w:right w:val="single" w:sz="4" w:space="0" w:color="auto"/>
            </w:tcBorders>
          </w:tcPr>
          <w:p w14:paraId="530F7144" w14:textId="77777777" w:rsidR="00B70766" w:rsidRPr="000830A3" w:rsidRDefault="00B70766" w:rsidP="000830A3">
            <w:pPr>
              <w:spacing w:before="60" w:after="60"/>
              <w:jc w:val="left"/>
              <w:rPr>
                <w:sz w:val="16"/>
                <w:szCs w:val="16"/>
              </w:rPr>
            </w:pPr>
            <w:r w:rsidRPr="000830A3">
              <w:rPr>
                <w:sz w:val="16"/>
                <w:szCs w:val="16"/>
              </w:rPr>
              <w:t>String used as a display label or legend  field.</w:t>
            </w:r>
          </w:p>
        </w:tc>
        <w:tc>
          <w:tcPr>
            <w:tcW w:w="709" w:type="dxa"/>
            <w:tcBorders>
              <w:top w:val="single" w:sz="4" w:space="0" w:color="auto"/>
              <w:left w:val="single" w:sz="4" w:space="0" w:color="auto"/>
              <w:bottom w:val="single" w:sz="4" w:space="0" w:color="auto"/>
              <w:right w:val="single" w:sz="4" w:space="0" w:color="auto"/>
            </w:tcBorders>
          </w:tcPr>
          <w:p w14:paraId="12792F99"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E23B7A7" w14:textId="77777777" w:rsidR="00B70766" w:rsidRPr="000830A3" w:rsidRDefault="00004A3F" w:rsidP="000830A3">
            <w:pPr>
              <w:spacing w:before="60" w:after="60"/>
              <w:jc w:val="left"/>
              <w:rPr>
                <w:sz w:val="16"/>
                <w:szCs w:val="16"/>
              </w:rPr>
            </w:pPr>
            <w:r>
              <w:rPr>
                <w:sz w:val="16"/>
                <w:szCs w:val="16"/>
              </w:rPr>
              <w:t>c</w:t>
            </w:r>
            <w:r w:rsidRPr="000830A3">
              <w:rPr>
                <w:sz w:val="16"/>
                <w:szCs w:val="16"/>
              </w:rPr>
              <w:t>haracterString</w:t>
            </w:r>
          </w:p>
        </w:tc>
      </w:tr>
      <w:tr w:rsidR="00B70766" w:rsidRPr="004663CF" w14:paraId="372849B5" w14:textId="77777777" w:rsidTr="000830A3">
        <w:tc>
          <w:tcPr>
            <w:tcW w:w="1242" w:type="dxa"/>
            <w:tcBorders>
              <w:top w:val="single" w:sz="4" w:space="0" w:color="auto"/>
              <w:left w:val="single" w:sz="4" w:space="0" w:color="auto"/>
              <w:bottom w:val="single" w:sz="4" w:space="0" w:color="auto"/>
              <w:right w:val="single" w:sz="4" w:space="0" w:color="auto"/>
            </w:tcBorders>
          </w:tcPr>
          <w:p w14:paraId="5B30DA67"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C37819F" w14:textId="77777777" w:rsidR="00B70766" w:rsidRPr="000830A3" w:rsidRDefault="00B70766" w:rsidP="000830A3">
            <w:pPr>
              <w:spacing w:before="60" w:after="60"/>
              <w:jc w:val="left"/>
              <w:rPr>
                <w:sz w:val="16"/>
                <w:szCs w:val="16"/>
              </w:rPr>
            </w:pPr>
            <w:r w:rsidRPr="000830A3">
              <w:rPr>
                <w:sz w:val="16"/>
                <w:szCs w:val="16"/>
              </w:rPr>
              <w:t>range</w:t>
            </w:r>
          </w:p>
        </w:tc>
        <w:tc>
          <w:tcPr>
            <w:tcW w:w="3827" w:type="dxa"/>
            <w:tcBorders>
              <w:top w:val="single" w:sz="4" w:space="0" w:color="auto"/>
              <w:left w:val="single" w:sz="4" w:space="0" w:color="auto"/>
              <w:bottom w:val="single" w:sz="4" w:space="0" w:color="auto"/>
              <w:right w:val="single" w:sz="4" w:space="0" w:color="auto"/>
            </w:tcBorders>
          </w:tcPr>
          <w:p w14:paraId="7874B9A7" w14:textId="77777777" w:rsidR="00B70766" w:rsidRPr="000830A3" w:rsidRDefault="00B70766" w:rsidP="000830A3">
            <w:pPr>
              <w:spacing w:before="60" w:after="60"/>
              <w:jc w:val="left"/>
              <w:rPr>
                <w:sz w:val="16"/>
                <w:szCs w:val="16"/>
              </w:rPr>
            </w:pPr>
            <w:r w:rsidRPr="000830A3">
              <w:rPr>
                <w:sz w:val="16"/>
                <w:szCs w:val="16"/>
              </w:rPr>
              <w:t>Value range definition. Can be a single value, open or closed range etc. See S-100 Part 1 Conceptual Schema Language for details.</w:t>
            </w:r>
          </w:p>
        </w:tc>
        <w:tc>
          <w:tcPr>
            <w:tcW w:w="709" w:type="dxa"/>
            <w:tcBorders>
              <w:top w:val="single" w:sz="4" w:space="0" w:color="auto"/>
              <w:left w:val="single" w:sz="4" w:space="0" w:color="auto"/>
              <w:bottom w:val="single" w:sz="4" w:space="0" w:color="auto"/>
              <w:right w:val="single" w:sz="4" w:space="0" w:color="auto"/>
            </w:tcBorders>
          </w:tcPr>
          <w:p w14:paraId="3103367A"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34DB511" w14:textId="77777777" w:rsidR="00B70766" w:rsidRPr="000830A3" w:rsidRDefault="00B70766" w:rsidP="000830A3">
            <w:pPr>
              <w:spacing w:before="60" w:after="60"/>
              <w:jc w:val="left"/>
              <w:rPr>
                <w:sz w:val="16"/>
                <w:szCs w:val="16"/>
              </w:rPr>
            </w:pPr>
            <w:r w:rsidRPr="000830A3">
              <w:rPr>
                <w:sz w:val="16"/>
                <w:szCs w:val="16"/>
              </w:rPr>
              <w:t>S100_NumericRange</w:t>
            </w:r>
          </w:p>
        </w:tc>
      </w:tr>
      <w:tr w:rsidR="00B70766" w:rsidRPr="004663CF" w14:paraId="3E0D9F26" w14:textId="77777777" w:rsidTr="000830A3">
        <w:tc>
          <w:tcPr>
            <w:tcW w:w="1242" w:type="dxa"/>
            <w:tcBorders>
              <w:top w:val="single" w:sz="4" w:space="0" w:color="auto"/>
              <w:left w:val="single" w:sz="4" w:space="0" w:color="auto"/>
              <w:bottom w:val="single" w:sz="4" w:space="0" w:color="auto"/>
              <w:right w:val="single" w:sz="4" w:space="0" w:color="auto"/>
            </w:tcBorders>
          </w:tcPr>
          <w:p w14:paraId="1FA07A40"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A7EA664" w14:textId="77777777" w:rsidR="00B70766" w:rsidRPr="000830A3" w:rsidRDefault="00B70766" w:rsidP="000830A3">
            <w:pPr>
              <w:spacing w:before="60" w:after="60"/>
              <w:jc w:val="left"/>
              <w:rPr>
                <w:sz w:val="16"/>
                <w:szCs w:val="16"/>
              </w:rPr>
            </w:pPr>
            <w:r w:rsidRPr="000830A3">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17C22C90" w14:textId="77777777" w:rsidR="00B70766" w:rsidRPr="000830A3" w:rsidRDefault="00B70766" w:rsidP="000830A3">
            <w:pPr>
              <w:spacing w:before="60" w:after="60"/>
              <w:jc w:val="left"/>
              <w:rPr>
                <w:sz w:val="16"/>
                <w:szCs w:val="16"/>
              </w:rPr>
            </w:pPr>
            <w:r w:rsidRPr="000830A3">
              <w:rPr>
                <w:sz w:val="16"/>
                <w:szCs w:val="16"/>
              </w:rPr>
              <w:t>The color to assign to the matching range. Can be a single color or a color ramp.</w:t>
            </w:r>
          </w:p>
        </w:tc>
        <w:tc>
          <w:tcPr>
            <w:tcW w:w="709" w:type="dxa"/>
            <w:tcBorders>
              <w:top w:val="single" w:sz="4" w:space="0" w:color="auto"/>
              <w:left w:val="single" w:sz="4" w:space="0" w:color="auto"/>
              <w:bottom w:val="single" w:sz="4" w:space="0" w:color="auto"/>
              <w:right w:val="single" w:sz="4" w:space="0" w:color="auto"/>
            </w:tcBorders>
          </w:tcPr>
          <w:p w14:paraId="0F3448D0"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3DA0563" w14:textId="77777777" w:rsidR="00B70766" w:rsidRPr="000830A3" w:rsidRDefault="00B70766" w:rsidP="000830A3">
            <w:pPr>
              <w:spacing w:before="60" w:after="60"/>
              <w:jc w:val="left"/>
              <w:rPr>
                <w:sz w:val="16"/>
                <w:szCs w:val="16"/>
              </w:rPr>
            </w:pPr>
            <w:r w:rsidRPr="000830A3">
              <w:rPr>
                <w:sz w:val="16"/>
                <w:szCs w:val="16"/>
              </w:rPr>
              <w:t>CoverageColor</w:t>
            </w:r>
          </w:p>
        </w:tc>
      </w:tr>
      <w:tr w:rsidR="00B70766" w:rsidRPr="004663CF" w14:paraId="7EA5FAEA" w14:textId="77777777" w:rsidTr="000830A3">
        <w:tc>
          <w:tcPr>
            <w:tcW w:w="1242" w:type="dxa"/>
            <w:tcBorders>
              <w:top w:val="single" w:sz="4" w:space="0" w:color="auto"/>
              <w:left w:val="single" w:sz="4" w:space="0" w:color="auto"/>
              <w:bottom w:val="single" w:sz="4" w:space="0" w:color="auto"/>
              <w:right w:val="single" w:sz="4" w:space="0" w:color="auto"/>
            </w:tcBorders>
          </w:tcPr>
          <w:p w14:paraId="2B9F5C22"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B9E4A56" w14:textId="77777777" w:rsidR="00B70766" w:rsidRPr="000830A3" w:rsidRDefault="00B70766" w:rsidP="000830A3">
            <w:pPr>
              <w:spacing w:before="60" w:after="60"/>
              <w:jc w:val="left"/>
              <w:rPr>
                <w:sz w:val="16"/>
                <w:szCs w:val="16"/>
              </w:rPr>
            </w:pPr>
            <w:r w:rsidRPr="000830A3">
              <w:rPr>
                <w:sz w:val="16"/>
                <w:szCs w:val="16"/>
              </w:rPr>
              <w:t>digits</w:t>
            </w:r>
          </w:p>
        </w:tc>
        <w:tc>
          <w:tcPr>
            <w:tcW w:w="3827" w:type="dxa"/>
            <w:tcBorders>
              <w:top w:val="single" w:sz="4" w:space="0" w:color="auto"/>
              <w:left w:val="single" w:sz="4" w:space="0" w:color="auto"/>
              <w:bottom w:val="single" w:sz="4" w:space="0" w:color="auto"/>
              <w:right w:val="single" w:sz="4" w:space="0" w:color="auto"/>
            </w:tcBorders>
          </w:tcPr>
          <w:p w14:paraId="229691BF" w14:textId="77777777" w:rsidR="00B70766" w:rsidRPr="000830A3" w:rsidRDefault="00B70766" w:rsidP="000830A3">
            <w:pPr>
              <w:spacing w:before="60" w:after="60"/>
              <w:jc w:val="left"/>
              <w:rPr>
                <w:sz w:val="16"/>
                <w:szCs w:val="16"/>
              </w:rPr>
            </w:pPr>
            <w:r w:rsidRPr="000830A3">
              <w:rPr>
                <w:sz w:val="16"/>
                <w:szCs w:val="16"/>
              </w:rPr>
              <w:t>Display the value as numeric digits.</w:t>
            </w:r>
          </w:p>
        </w:tc>
        <w:tc>
          <w:tcPr>
            <w:tcW w:w="709" w:type="dxa"/>
            <w:tcBorders>
              <w:top w:val="single" w:sz="4" w:space="0" w:color="auto"/>
              <w:left w:val="single" w:sz="4" w:space="0" w:color="auto"/>
              <w:bottom w:val="single" w:sz="4" w:space="0" w:color="auto"/>
              <w:right w:val="single" w:sz="4" w:space="0" w:color="auto"/>
            </w:tcBorders>
          </w:tcPr>
          <w:p w14:paraId="05621153"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E3F54D4" w14:textId="77777777" w:rsidR="00B70766" w:rsidRPr="000830A3" w:rsidRDefault="00B70766" w:rsidP="000830A3">
            <w:pPr>
              <w:spacing w:before="60" w:after="60"/>
              <w:jc w:val="left"/>
              <w:rPr>
                <w:sz w:val="16"/>
                <w:szCs w:val="16"/>
              </w:rPr>
            </w:pPr>
            <w:r w:rsidRPr="000830A3">
              <w:rPr>
                <w:sz w:val="16"/>
                <w:szCs w:val="16"/>
              </w:rPr>
              <w:t>NumericAnnotation</w:t>
            </w:r>
          </w:p>
        </w:tc>
      </w:tr>
      <w:tr w:rsidR="00B70766" w:rsidRPr="004663CF" w14:paraId="6A9224AC" w14:textId="77777777" w:rsidTr="000830A3">
        <w:tc>
          <w:tcPr>
            <w:tcW w:w="1242" w:type="dxa"/>
            <w:tcBorders>
              <w:top w:val="single" w:sz="4" w:space="0" w:color="auto"/>
              <w:left w:val="single" w:sz="4" w:space="0" w:color="auto"/>
              <w:bottom w:val="single" w:sz="4" w:space="0" w:color="auto"/>
              <w:right w:val="single" w:sz="4" w:space="0" w:color="auto"/>
            </w:tcBorders>
          </w:tcPr>
          <w:p w14:paraId="4097E229"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DCC222D" w14:textId="77777777" w:rsidR="00B70766" w:rsidRPr="000830A3" w:rsidRDefault="00B70766" w:rsidP="000830A3">
            <w:pPr>
              <w:spacing w:before="60" w:after="60"/>
              <w:jc w:val="left"/>
              <w:rPr>
                <w:sz w:val="16"/>
                <w:szCs w:val="16"/>
              </w:rPr>
            </w:pPr>
            <w:r w:rsidRPr="000830A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3B47E5AD" w14:textId="77777777" w:rsidR="00B70766" w:rsidRPr="000830A3" w:rsidRDefault="00B70766" w:rsidP="000830A3">
            <w:pPr>
              <w:spacing w:before="60" w:after="60"/>
              <w:jc w:val="left"/>
              <w:rPr>
                <w:sz w:val="16"/>
                <w:szCs w:val="16"/>
              </w:rPr>
            </w:pPr>
            <w:r w:rsidRPr="000830A3">
              <w:rPr>
                <w:sz w:val="16"/>
                <w:szCs w:val="16"/>
              </w:rPr>
              <w:t>Display a symbol.</w:t>
            </w:r>
          </w:p>
        </w:tc>
        <w:tc>
          <w:tcPr>
            <w:tcW w:w="709" w:type="dxa"/>
            <w:tcBorders>
              <w:top w:val="single" w:sz="4" w:space="0" w:color="auto"/>
              <w:left w:val="single" w:sz="4" w:space="0" w:color="auto"/>
              <w:bottom w:val="single" w:sz="4" w:space="0" w:color="auto"/>
              <w:right w:val="single" w:sz="4" w:space="0" w:color="auto"/>
            </w:tcBorders>
          </w:tcPr>
          <w:p w14:paraId="5042E2B5"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10010D2" w14:textId="77777777" w:rsidR="00B70766" w:rsidRPr="000830A3" w:rsidRDefault="00B70766" w:rsidP="000830A3">
            <w:pPr>
              <w:spacing w:before="60" w:after="60"/>
              <w:jc w:val="left"/>
              <w:rPr>
                <w:sz w:val="16"/>
                <w:szCs w:val="16"/>
              </w:rPr>
            </w:pPr>
            <w:r w:rsidRPr="000830A3">
              <w:rPr>
                <w:sz w:val="16"/>
                <w:szCs w:val="16"/>
              </w:rPr>
              <w:t>SymbolAnnotation</w:t>
            </w:r>
          </w:p>
        </w:tc>
      </w:tr>
    </w:tbl>
    <w:p w14:paraId="0395D944" w14:textId="77777777" w:rsidR="00E620DB" w:rsidRPr="00E620DB" w:rsidRDefault="00E620DB" w:rsidP="00E620DB"/>
    <w:p w14:paraId="26BCC612" w14:textId="77777777" w:rsidR="00A73A7B" w:rsidRDefault="00A73A7B" w:rsidP="00531C7D">
      <w:pPr>
        <w:pStyle w:val="Heading4"/>
        <w:numPr>
          <w:ilvl w:val="0"/>
          <w:numId w:val="35"/>
        </w:numPr>
        <w:tabs>
          <w:tab w:val="left" w:pos="1077"/>
        </w:tabs>
        <w:spacing w:before="120" w:after="120"/>
        <w:ind w:left="357" w:hanging="357"/>
      </w:pPr>
      <w:r>
        <w:t>CoverageColor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598D984E"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33075524"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B5A0D30" w14:textId="77777777" w:rsidR="00B70766" w:rsidRPr="00E620DB" w:rsidRDefault="00B70766" w:rsidP="00E620DB">
            <w:pPr>
              <w:spacing w:before="60" w:after="60"/>
              <w:jc w:val="left"/>
              <w:rPr>
                <w:b/>
                <w:sz w:val="16"/>
                <w:szCs w:val="16"/>
              </w:rPr>
            </w:pPr>
            <w:r w:rsidRPr="00E620D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8B8AC61"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FB9B2B9" w14:textId="77777777" w:rsidR="00B70766" w:rsidRPr="00E620DB" w:rsidRDefault="00B70766" w:rsidP="00E620DB">
            <w:pPr>
              <w:spacing w:before="60" w:after="60"/>
              <w:jc w:val="center"/>
              <w:rPr>
                <w:b/>
                <w:sz w:val="16"/>
                <w:szCs w:val="16"/>
              </w:rPr>
            </w:pPr>
            <w:r w:rsidRPr="00E620D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20A2081"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5C2BCDF8" w14:textId="77777777" w:rsidTr="00E620DB">
        <w:tc>
          <w:tcPr>
            <w:tcW w:w="1242" w:type="dxa"/>
            <w:tcBorders>
              <w:top w:val="single" w:sz="4" w:space="0" w:color="auto"/>
              <w:left w:val="single" w:sz="4" w:space="0" w:color="auto"/>
              <w:bottom w:val="single" w:sz="4" w:space="0" w:color="auto"/>
              <w:right w:val="single" w:sz="4" w:space="0" w:color="auto"/>
            </w:tcBorders>
          </w:tcPr>
          <w:p w14:paraId="2818BEF5"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8628695" w14:textId="77777777" w:rsidR="00B70766" w:rsidRPr="00E620DB" w:rsidRDefault="00B70766" w:rsidP="00E620DB">
            <w:pPr>
              <w:spacing w:before="60" w:after="60"/>
              <w:jc w:val="left"/>
              <w:rPr>
                <w:sz w:val="16"/>
                <w:szCs w:val="16"/>
              </w:rPr>
            </w:pPr>
            <w:r w:rsidRPr="00E620DB">
              <w:rPr>
                <w:sz w:val="16"/>
                <w:szCs w:val="16"/>
              </w:rPr>
              <w:t>CoverageColor</w:t>
            </w:r>
          </w:p>
        </w:tc>
        <w:tc>
          <w:tcPr>
            <w:tcW w:w="3827" w:type="dxa"/>
            <w:tcBorders>
              <w:top w:val="single" w:sz="4" w:space="0" w:color="auto"/>
              <w:left w:val="single" w:sz="4" w:space="0" w:color="auto"/>
              <w:bottom w:val="single" w:sz="4" w:space="0" w:color="auto"/>
              <w:right w:val="single" w:sz="4" w:space="0" w:color="auto"/>
            </w:tcBorders>
          </w:tcPr>
          <w:p w14:paraId="56D1EA34" w14:textId="77777777" w:rsidR="00B70766" w:rsidRPr="00E620DB" w:rsidRDefault="00B70766" w:rsidP="00E620DB">
            <w:pPr>
              <w:spacing w:before="60" w:after="60"/>
              <w:jc w:val="left"/>
              <w:rPr>
                <w:sz w:val="16"/>
                <w:szCs w:val="16"/>
              </w:rPr>
            </w:pPr>
            <w:r w:rsidRPr="00E620DB">
              <w:rPr>
                <w:sz w:val="16"/>
                <w:szCs w:val="16"/>
              </w:rPr>
              <w:t xml:space="preserve">A class to fill a Coverage with color </w:t>
            </w:r>
          </w:p>
        </w:tc>
        <w:tc>
          <w:tcPr>
            <w:tcW w:w="709" w:type="dxa"/>
            <w:tcBorders>
              <w:top w:val="single" w:sz="4" w:space="0" w:color="auto"/>
              <w:left w:val="single" w:sz="4" w:space="0" w:color="auto"/>
              <w:bottom w:val="single" w:sz="4" w:space="0" w:color="auto"/>
              <w:right w:val="single" w:sz="4" w:space="0" w:color="auto"/>
            </w:tcBorders>
          </w:tcPr>
          <w:p w14:paraId="4E12B231" w14:textId="77777777" w:rsidR="00B70766" w:rsidRPr="00E620DB" w:rsidRDefault="00B70766" w:rsidP="00E620DB">
            <w:pPr>
              <w:spacing w:before="60" w:after="60"/>
              <w:jc w:val="center"/>
              <w:rPr>
                <w:sz w:val="16"/>
                <w:szCs w:val="16"/>
              </w:rPr>
            </w:pPr>
            <w:r w:rsidRPr="00E620D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E4AF1D2"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6FFBBF18" w14:textId="77777777" w:rsidTr="00E620DB">
        <w:tc>
          <w:tcPr>
            <w:tcW w:w="1242" w:type="dxa"/>
            <w:tcBorders>
              <w:top w:val="single" w:sz="4" w:space="0" w:color="auto"/>
              <w:left w:val="single" w:sz="4" w:space="0" w:color="auto"/>
              <w:bottom w:val="single" w:sz="4" w:space="0" w:color="auto"/>
              <w:right w:val="single" w:sz="4" w:space="0" w:color="auto"/>
            </w:tcBorders>
          </w:tcPr>
          <w:p w14:paraId="17898447"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1A461D3" w14:textId="77777777" w:rsidR="00B70766" w:rsidRPr="00E620DB" w:rsidRDefault="00B70766" w:rsidP="00E620DB">
            <w:pPr>
              <w:spacing w:before="60" w:after="60"/>
              <w:jc w:val="left"/>
              <w:rPr>
                <w:sz w:val="16"/>
                <w:szCs w:val="16"/>
              </w:rPr>
            </w:pPr>
            <w:r w:rsidRPr="00E620DB">
              <w:rPr>
                <w:sz w:val="16"/>
                <w:szCs w:val="16"/>
              </w:rPr>
              <w:t>penWidth</w:t>
            </w:r>
          </w:p>
        </w:tc>
        <w:tc>
          <w:tcPr>
            <w:tcW w:w="3827" w:type="dxa"/>
            <w:tcBorders>
              <w:top w:val="single" w:sz="4" w:space="0" w:color="auto"/>
              <w:left w:val="single" w:sz="4" w:space="0" w:color="auto"/>
              <w:bottom w:val="single" w:sz="4" w:space="0" w:color="auto"/>
              <w:right w:val="single" w:sz="4" w:space="0" w:color="auto"/>
            </w:tcBorders>
          </w:tcPr>
          <w:p w14:paraId="6A49A0CF" w14:textId="77777777" w:rsidR="00B70766" w:rsidRPr="00E620DB" w:rsidRDefault="00B70766" w:rsidP="00E620DB">
            <w:pPr>
              <w:spacing w:before="60" w:after="60"/>
              <w:jc w:val="left"/>
              <w:rPr>
                <w:sz w:val="16"/>
                <w:szCs w:val="16"/>
              </w:rPr>
            </w:pPr>
            <w:r w:rsidRPr="00E620DB">
              <w:rPr>
                <w:sz w:val="16"/>
                <w:szCs w:val="16"/>
              </w:rPr>
              <w:t>Optional pen width to apply for dot</w:t>
            </w:r>
            <w:r w:rsidR="00E620DB">
              <w:rPr>
                <w:sz w:val="16"/>
                <w:szCs w:val="16"/>
              </w:rPr>
              <w:t xml:space="preserve"> color used for discrete points</w:t>
            </w:r>
          </w:p>
        </w:tc>
        <w:tc>
          <w:tcPr>
            <w:tcW w:w="709" w:type="dxa"/>
            <w:tcBorders>
              <w:top w:val="single" w:sz="4" w:space="0" w:color="auto"/>
              <w:left w:val="single" w:sz="4" w:space="0" w:color="auto"/>
              <w:bottom w:val="single" w:sz="4" w:space="0" w:color="auto"/>
              <w:right w:val="single" w:sz="4" w:space="0" w:color="auto"/>
            </w:tcBorders>
          </w:tcPr>
          <w:p w14:paraId="25AB1824"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2FC9E8FB"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2E74073A" w14:textId="77777777" w:rsidTr="00E620DB">
        <w:tc>
          <w:tcPr>
            <w:tcW w:w="1242" w:type="dxa"/>
            <w:tcBorders>
              <w:top w:val="single" w:sz="4" w:space="0" w:color="auto"/>
              <w:left w:val="single" w:sz="4" w:space="0" w:color="auto"/>
              <w:bottom w:val="single" w:sz="4" w:space="0" w:color="auto"/>
              <w:right w:val="single" w:sz="4" w:space="0" w:color="auto"/>
            </w:tcBorders>
          </w:tcPr>
          <w:p w14:paraId="27DEFAB9"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45608D" w14:textId="77777777" w:rsidR="00B70766" w:rsidRPr="00E620DB" w:rsidRDefault="00B70766" w:rsidP="00E620DB">
            <w:pPr>
              <w:spacing w:before="60" w:after="60"/>
              <w:jc w:val="left"/>
              <w:rPr>
                <w:sz w:val="16"/>
                <w:szCs w:val="16"/>
              </w:rPr>
            </w:pPr>
            <w:r w:rsidRPr="00E620DB">
              <w:rPr>
                <w:sz w:val="16"/>
                <w:szCs w:val="16"/>
              </w:rPr>
              <w:t>startColor</w:t>
            </w:r>
          </w:p>
        </w:tc>
        <w:tc>
          <w:tcPr>
            <w:tcW w:w="3827" w:type="dxa"/>
            <w:tcBorders>
              <w:top w:val="single" w:sz="4" w:space="0" w:color="auto"/>
              <w:left w:val="single" w:sz="4" w:space="0" w:color="auto"/>
              <w:bottom w:val="single" w:sz="4" w:space="0" w:color="auto"/>
              <w:right w:val="single" w:sz="4" w:space="0" w:color="auto"/>
            </w:tcBorders>
          </w:tcPr>
          <w:p w14:paraId="7095D6CA" w14:textId="77777777" w:rsidR="00B70766" w:rsidRPr="00E620DB" w:rsidRDefault="00B70766" w:rsidP="00E620DB">
            <w:pPr>
              <w:spacing w:before="60" w:after="60"/>
              <w:jc w:val="left"/>
              <w:rPr>
                <w:sz w:val="16"/>
                <w:szCs w:val="16"/>
              </w:rPr>
            </w:pPr>
            <w:r w:rsidRPr="00E620DB">
              <w:rPr>
                <w:sz w:val="16"/>
                <w:szCs w:val="16"/>
              </w:rPr>
              <w:t xml:space="preserve">The color to assign to the matching range or to use as start point in a color </w:t>
            </w:r>
            <w:r w:rsidR="00E620DB">
              <w:rPr>
                <w:sz w:val="16"/>
                <w:szCs w:val="16"/>
              </w:rPr>
              <w:t>ramp when ‘endColor’ is defined</w:t>
            </w:r>
          </w:p>
        </w:tc>
        <w:tc>
          <w:tcPr>
            <w:tcW w:w="709" w:type="dxa"/>
            <w:tcBorders>
              <w:top w:val="single" w:sz="4" w:space="0" w:color="auto"/>
              <w:left w:val="single" w:sz="4" w:space="0" w:color="auto"/>
              <w:bottom w:val="single" w:sz="4" w:space="0" w:color="auto"/>
              <w:right w:val="single" w:sz="4" w:space="0" w:color="auto"/>
            </w:tcBorders>
          </w:tcPr>
          <w:p w14:paraId="3F5DEDDB" w14:textId="77777777" w:rsidR="00B70766" w:rsidRPr="00E620DB" w:rsidRDefault="00B70766" w:rsidP="00E620DB">
            <w:pPr>
              <w:spacing w:before="60" w:after="60"/>
              <w:jc w:val="center"/>
              <w:rPr>
                <w:sz w:val="16"/>
                <w:szCs w:val="16"/>
              </w:rPr>
            </w:pPr>
            <w:r w:rsidRPr="00E620D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17AC8BF" w14:textId="77777777" w:rsidR="00B70766" w:rsidRPr="00E620DB" w:rsidRDefault="00B70766" w:rsidP="00E620DB">
            <w:pPr>
              <w:spacing w:before="60" w:after="60"/>
              <w:jc w:val="left"/>
              <w:rPr>
                <w:sz w:val="16"/>
                <w:szCs w:val="16"/>
              </w:rPr>
            </w:pPr>
            <w:r w:rsidRPr="00E620DB">
              <w:rPr>
                <w:sz w:val="16"/>
                <w:szCs w:val="16"/>
              </w:rPr>
              <w:t>GraphicBase::Color</w:t>
            </w:r>
          </w:p>
        </w:tc>
      </w:tr>
      <w:tr w:rsidR="00B70766" w:rsidRPr="004663CF" w14:paraId="24715B35" w14:textId="77777777" w:rsidTr="00E620DB">
        <w:tc>
          <w:tcPr>
            <w:tcW w:w="1242" w:type="dxa"/>
            <w:tcBorders>
              <w:top w:val="single" w:sz="4" w:space="0" w:color="auto"/>
              <w:left w:val="single" w:sz="4" w:space="0" w:color="auto"/>
              <w:bottom w:val="single" w:sz="4" w:space="0" w:color="auto"/>
              <w:right w:val="single" w:sz="4" w:space="0" w:color="auto"/>
            </w:tcBorders>
          </w:tcPr>
          <w:p w14:paraId="34460C9F"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E5EED59" w14:textId="77777777" w:rsidR="00B70766" w:rsidRPr="00E620DB" w:rsidRDefault="00B70766" w:rsidP="00E620DB">
            <w:pPr>
              <w:spacing w:before="60" w:after="60"/>
              <w:jc w:val="left"/>
              <w:rPr>
                <w:sz w:val="16"/>
                <w:szCs w:val="16"/>
              </w:rPr>
            </w:pPr>
            <w:r w:rsidRPr="00E620DB">
              <w:rPr>
                <w:sz w:val="16"/>
                <w:szCs w:val="16"/>
              </w:rPr>
              <w:t>endColor</w:t>
            </w:r>
          </w:p>
        </w:tc>
        <w:tc>
          <w:tcPr>
            <w:tcW w:w="3827" w:type="dxa"/>
            <w:tcBorders>
              <w:top w:val="single" w:sz="4" w:space="0" w:color="auto"/>
              <w:left w:val="single" w:sz="4" w:space="0" w:color="auto"/>
              <w:bottom w:val="single" w:sz="4" w:space="0" w:color="auto"/>
              <w:right w:val="single" w:sz="4" w:space="0" w:color="auto"/>
            </w:tcBorders>
          </w:tcPr>
          <w:p w14:paraId="1AC47B60" w14:textId="77777777" w:rsidR="00B70766" w:rsidRPr="00E620DB" w:rsidRDefault="00B70766" w:rsidP="00E620DB">
            <w:pPr>
              <w:spacing w:before="60" w:after="60"/>
              <w:jc w:val="left"/>
              <w:rPr>
                <w:sz w:val="16"/>
                <w:szCs w:val="16"/>
              </w:rPr>
            </w:pPr>
            <w:r w:rsidRPr="00E620DB">
              <w:rPr>
                <w:sz w:val="16"/>
                <w:szCs w:val="16"/>
              </w:rPr>
              <w:t>The color to use as stop point in a color ramp. The range of values is spread linearly across the range of colors from ‘startColor’ to ‘endColo</w:t>
            </w:r>
            <w:r w:rsidR="00E620DB">
              <w:rPr>
                <w:sz w:val="16"/>
                <w:szCs w:val="16"/>
              </w:rPr>
              <w:t>r’ to produce a gradient effect</w:t>
            </w:r>
          </w:p>
        </w:tc>
        <w:tc>
          <w:tcPr>
            <w:tcW w:w="709" w:type="dxa"/>
            <w:tcBorders>
              <w:top w:val="single" w:sz="4" w:space="0" w:color="auto"/>
              <w:left w:val="single" w:sz="4" w:space="0" w:color="auto"/>
              <w:bottom w:val="single" w:sz="4" w:space="0" w:color="auto"/>
              <w:right w:val="single" w:sz="4" w:space="0" w:color="auto"/>
            </w:tcBorders>
          </w:tcPr>
          <w:p w14:paraId="7EBDD814"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54177F09" w14:textId="77777777" w:rsidR="00B70766" w:rsidRPr="00E620DB" w:rsidRDefault="00B70766" w:rsidP="00E620DB">
            <w:pPr>
              <w:spacing w:before="60" w:after="60"/>
              <w:jc w:val="left"/>
              <w:rPr>
                <w:sz w:val="16"/>
                <w:szCs w:val="16"/>
              </w:rPr>
            </w:pPr>
            <w:r w:rsidRPr="00E620DB">
              <w:rPr>
                <w:sz w:val="16"/>
                <w:szCs w:val="16"/>
              </w:rPr>
              <w:t>GraphicBase::Color</w:t>
            </w:r>
          </w:p>
        </w:tc>
      </w:tr>
    </w:tbl>
    <w:p w14:paraId="2BC4B90D" w14:textId="77777777" w:rsidR="00E620DB" w:rsidRPr="00E620DB" w:rsidRDefault="00E620DB" w:rsidP="00E620DB"/>
    <w:p w14:paraId="34FBF56D" w14:textId="77777777" w:rsidR="00A73A7B" w:rsidRDefault="00A73A7B" w:rsidP="00531C7D">
      <w:pPr>
        <w:pStyle w:val="Heading4"/>
        <w:numPr>
          <w:ilvl w:val="0"/>
          <w:numId w:val="35"/>
        </w:numPr>
        <w:tabs>
          <w:tab w:val="left" w:pos="1077"/>
        </w:tabs>
        <w:spacing w:before="120" w:after="120"/>
        <w:ind w:left="357" w:hanging="357"/>
      </w:pPr>
      <w:r>
        <w:t>NumericAnnotation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B70766" w:rsidRPr="004663CF" w14:paraId="46629649"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410317EF"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EBA14A6" w14:textId="77777777" w:rsidR="00B70766" w:rsidRPr="00E620DB" w:rsidRDefault="00B70766" w:rsidP="00E620DB">
            <w:pPr>
              <w:spacing w:before="60" w:after="60"/>
              <w:jc w:val="left"/>
              <w:rPr>
                <w:b/>
                <w:sz w:val="16"/>
                <w:szCs w:val="16"/>
              </w:rPr>
            </w:pPr>
            <w:r w:rsidRPr="00E620D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3B70291"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EEA3B7D" w14:textId="77777777" w:rsidR="00B70766" w:rsidRPr="00E620DB" w:rsidRDefault="00B70766" w:rsidP="00E620DB">
            <w:pPr>
              <w:spacing w:before="60" w:after="60"/>
              <w:jc w:val="center"/>
              <w:rPr>
                <w:b/>
                <w:sz w:val="16"/>
                <w:szCs w:val="16"/>
              </w:rPr>
            </w:pPr>
            <w:r w:rsidRPr="00E620D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AF8D079"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1D5D84CB" w14:textId="77777777" w:rsidTr="00E620DB">
        <w:tc>
          <w:tcPr>
            <w:tcW w:w="1242" w:type="dxa"/>
            <w:tcBorders>
              <w:top w:val="single" w:sz="4" w:space="0" w:color="auto"/>
              <w:left w:val="single" w:sz="4" w:space="0" w:color="auto"/>
              <w:bottom w:val="single" w:sz="4" w:space="0" w:color="auto"/>
              <w:right w:val="single" w:sz="4" w:space="0" w:color="auto"/>
            </w:tcBorders>
          </w:tcPr>
          <w:p w14:paraId="4F2C50AD"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21FD4BC" w14:textId="77777777" w:rsidR="00B70766" w:rsidRPr="00E620DB" w:rsidRDefault="00B70766" w:rsidP="00E620DB">
            <w:pPr>
              <w:spacing w:before="60" w:after="60"/>
              <w:jc w:val="left"/>
              <w:rPr>
                <w:sz w:val="16"/>
                <w:szCs w:val="16"/>
              </w:rPr>
            </w:pPr>
            <w:r w:rsidRPr="00E620DB">
              <w:rPr>
                <w:sz w:val="16"/>
                <w:szCs w:val="16"/>
              </w:rPr>
              <w:t>NumericAnnotation</w:t>
            </w:r>
          </w:p>
        </w:tc>
        <w:tc>
          <w:tcPr>
            <w:tcW w:w="3969" w:type="dxa"/>
            <w:tcBorders>
              <w:top w:val="single" w:sz="4" w:space="0" w:color="auto"/>
              <w:left w:val="single" w:sz="4" w:space="0" w:color="auto"/>
              <w:bottom w:val="single" w:sz="4" w:space="0" w:color="auto"/>
              <w:right w:val="single" w:sz="4" w:space="0" w:color="auto"/>
            </w:tcBorders>
          </w:tcPr>
          <w:p w14:paraId="4A3132F9" w14:textId="77777777" w:rsidR="00B70766" w:rsidRPr="00E620DB" w:rsidRDefault="00B70766" w:rsidP="00E620DB">
            <w:pPr>
              <w:spacing w:before="60" w:after="60"/>
              <w:jc w:val="left"/>
              <w:rPr>
                <w:sz w:val="16"/>
                <w:szCs w:val="16"/>
              </w:rPr>
            </w:pPr>
            <w:r w:rsidRPr="00E620DB">
              <w:rPr>
                <w:sz w:val="16"/>
                <w:szCs w:val="16"/>
              </w:rPr>
              <w:t>A class for numeric textual anno</w:t>
            </w:r>
            <w:r w:rsidR="00E620DB">
              <w:rPr>
                <w:sz w:val="16"/>
                <w:szCs w:val="16"/>
              </w:rPr>
              <w:t>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5C7D4BE7" w14:textId="77777777" w:rsidR="00B70766" w:rsidRPr="00E620DB" w:rsidRDefault="00B70766" w:rsidP="00E620DB">
            <w:pPr>
              <w:spacing w:before="60" w:after="60"/>
              <w:jc w:val="center"/>
              <w:rPr>
                <w:sz w:val="16"/>
                <w:szCs w:val="16"/>
              </w:rPr>
            </w:pPr>
            <w:r w:rsidRPr="00E620D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DD5C7C4"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0E541285" w14:textId="77777777" w:rsidTr="00E620DB">
        <w:tc>
          <w:tcPr>
            <w:tcW w:w="1242" w:type="dxa"/>
            <w:tcBorders>
              <w:top w:val="single" w:sz="4" w:space="0" w:color="auto"/>
              <w:left w:val="single" w:sz="4" w:space="0" w:color="auto"/>
              <w:bottom w:val="single" w:sz="4" w:space="0" w:color="auto"/>
              <w:right w:val="single" w:sz="4" w:space="0" w:color="auto"/>
            </w:tcBorders>
          </w:tcPr>
          <w:p w14:paraId="27BC2A60"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8B27B6A" w14:textId="77777777" w:rsidR="00B70766" w:rsidRPr="00E620DB" w:rsidRDefault="00B70766" w:rsidP="00E620DB">
            <w:pPr>
              <w:spacing w:before="60" w:after="60"/>
              <w:jc w:val="left"/>
              <w:rPr>
                <w:sz w:val="16"/>
                <w:szCs w:val="16"/>
              </w:rPr>
            </w:pPr>
            <w:r w:rsidRPr="00E620DB">
              <w:rPr>
                <w:sz w:val="16"/>
                <w:szCs w:val="16"/>
              </w:rPr>
              <w:t>decimals</w:t>
            </w:r>
          </w:p>
        </w:tc>
        <w:tc>
          <w:tcPr>
            <w:tcW w:w="3969" w:type="dxa"/>
            <w:tcBorders>
              <w:top w:val="single" w:sz="4" w:space="0" w:color="auto"/>
              <w:left w:val="single" w:sz="4" w:space="0" w:color="auto"/>
              <w:bottom w:val="single" w:sz="4" w:space="0" w:color="auto"/>
              <w:right w:val="single" w:sz="4" w:space="0" w:color="auto"/>
            </w:tcBorders>
          </w:tcPr>
          <w:p w14:paraId="723589D7" w14:textId="77777777" w:rsidR="00B70766" w:rsidRPr="00E620DB" w:rsidRDefault="00B70766" w:rsidP="00E620DB">
            <w:pPr>
              <w:spacing w:before="60" w:after="60"/>
              <w:jc w:val="left"/>
              <w:rPr>
                <w:sz w:val="16"/>
                <w:szCs w:val="16"/>
              </w:rPr>
            </w:pPr>
            <w:r w:rsidRPr="00E620DB">
              <w:rPr>
                <w:sz w:val="16"/>
                <w:szCs w:val="16"/>
              </w:rPr>
              <w:t>Number of decim</w:t>
            </w:r>
            <w:r w:rsidR="00E620DB">
              <w:rPr>
                <w:sz w:val="16"/>
                <w:szCs w:val="16"/>
              </w:rPr>
              <w:t>al digits to show in subscript</w:t>
            </w:r>
          </w:p>
        </w:tc>
        <w:tc>
          <w:tcPr>
            <w:tcW w:w="709" w:type="dxa"/>
            <w:tcBorders>
              <w:top w:val="single" w:sz="4" w:space="0" w:color="auto"/>
              <w:left w:val="single" w:sz="4" w:space="0" w:color="auto"/>
              <w:bottom w:val="single" w:sz="4" w:space="0" w:color="auto"/>
              <w:right w:val="single" w:sz="4" w:space="0" w:color="auto"/>
            </w:tcBorders>
          </w:tcPr>
          <w:p w14:paraId="0AF5F286"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865A412" w14:textId="77777777" w:rsidR="00B70766" w:rsidRPr="00E620DB" w:rsidRDefault="005B7DF3" w:rsidP="00E620DB">
            <w:pPr>
              <w:spacing w:before="60" w:after="60"/>
              <w:jc w:val="left"/>
              <w:rPr>
                <w:sz w:val="16"/>
                <w:szCs w:val="16"/>
              </w:rPr>
            </w:pPr>
            <w:r>
              <w:rPr>
                <w:sz w:val="16"/>
                <w:szCs w:val="16"/>
              </w:rPr>
              <w:t>i</w:t>
            </w:r>
            <w:r w:rsidRPr="00E620DB">
              <w:rPr>
                <w:sz w:val="16"/>
                <w:szCs w:val="16"/>
              </w:rPr>
              <w:t>nteger</w:t>
            </w:r>
          </w:p>
        </w:tc>
      </w:tr>
      <w:tr w:rsidR="00B70766" w:rsidRPr="004663CF" w14:paraId="18BF2525" w14:textId="77777777" w:rsidTr="00E620DB">
        <w:tc>
          <w:tcPr>
            <w:tcW w:w="1242" w:type="dxa"/>
            <w:tcBorders>
              <w:top w:val="single" w:sz="4" w:space="0" w:color="auto"/>
              <w:left w:val="single" w:sz="4" w:space="0" w:color="auto"/>
              <w:bottom w:val="single" w:sz="4" w:space="0" w:color="auto"/>
              <w:right w:val="single" w:sz="4" w:space="0" w:color="auto"/>
            </w:tcBorders>
          </w:tcPr>
          <w:p w14:paraId="4A5732D6"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461044" w14:textId="77777777" w:rsidR="00B70766" w:rsidRPr="00E620DB" w:rsidRDefault="00B70766" w:rsidP="00E620DB">
            <w:pPr>
              <w:spacing w:before="60" w:after="60"/>
              <w:jc w:val="left"/>
              <w:rPr>
                <w:sz w:val="16"/>
                <w:szCs w:val="16"/>
              </w:rPr>
            </w:pPr>
            <w:r w:rsidRPr="00E620DB">
              <w:rPr>
                <w:sz w:val="16"/>
                <w:szCs w:val="16"/>
              </w:rPr>
              <w:t>bodySize</w:t>
            </w:r>
          </w:p>
        </w:tc>
        <w:tc>
          <w:tcPr>
            <w:tcW w:w="3969" w:type="dxa"/>
            <w:tcBorders>
              <w:top w:val="single" w:sz="4" w:space="0" w:color="auto"/>
              <w:left w:val="single" w:sz="4" w:space="0" w:color="auto"/>
              <w:bottom w:val="single" w:sz="4" w:space="0" w:color="auto"/>
              <w:right w:val="single" w:sz="4" w:space="0" w:color="auto"/>
            </w:tcBorders>
          </w:tcPr>
          <w:p w14:paraId="30EAAFFC" w14:textId="77777777" w:rsidR="00B70766" w:rsidRPr="00E620DB" w:rsidRDefault="00B70766" w:rsidP="00E620DB">
            <w:pPr>
              <w:spacing w:before="60" w:after="60"/>
              <w:jc w:val="left"/>
              <w:rPr>
                <w:sz w:val="16"/>
                <w:szCs w:val="16"/>
              </w:rPr>
            </w:pPr>
            <w:r w:rsidRPr="00E620DB">
              <w:rPr>
                <w:sz w:val="16"/>
                <w:szCs w:val="16"/>
              </w:rPr>
              <w:t xml:space="preserve">This property describes the size with </w:t>
            </w:r>
            <w:r w:rsidR="00E620DB">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366E21A0"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A0CD11D"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38B744A9" w14:textId="77777777" w:rsidTr="00E620DB">
        <w:tc>
          <w:tcPr>
            <w:tcW w:w="1242" w:type="dxa"/>
            <w:tcBorders>
              <w:top w:val="single" w:sz="4" w:space="0" w:color="auto"/>
              <w:left w:val="single" w:sz="4" w:space="0" w:color="auto"/>
              <w:bottom w:val="single" w:sz="4" w:space="0" w:color="auto"/>
              <w:right w:val="single" w:sz="4" w:space="0" w:color="auto"/>
            </w:tcBorders>
          </w:tcPr>
          <w:p w14:paraId="7800CD96"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1DBE8D4" w14:textId="77777777" w:rsidR="00B70766" w:rsidRPr="00E620DB" w:rsidRDefault="00B70766" w:rsidP="00E620DB">
            <w:pPr>
              <w:spacing w:before="60" w:after="60"/>
              <w:jc w:val="left"/>
              <w:rPr>
                <w:sz w:val="16"/>
                <w:szCs w:val="16"/>
              </w:rPr>
            </w:pPr>
            <w:r w:rsidRPr="00E620DB">
              <w:rPr>
                <w:sz w:val="16"/>
                <w:szCs w:val="16"/>
              </w:rPr>
              <w:t>buffer</w:t>
            </w:r>
          </w:p>
        </w:tc>
        <w:tc>
          <w:tcPr>
            <w:tcW w:w="3969" w:type="dxa"/>
            <w:tcBorders>
              <w:top w:val="single" w:sz="4" w:space="0" w:color="auto"/>
              <w:left w:val="single" w:sz="4" w:space="0" w:color="auto"/>
              <w:bottom w:val="single" w:sz="4" w:space="0" w:color="auto"/>
              <w:right w:val="single" w:sz="4" w:space="0" w:color="auto"/>
            </w:tcBorders>
          </w:tcPr>
          <w:p w14:paraId="7C7FF83C" w14:textId="77777777" w:rsidR="00B70766" w:rsidRPr="00E620DB" w:rsidRDefault="00B70766" w:rsidP="00E620DB">
            <w:pPr>
              <w:spacing w:before="60" w:after="60"/>
              <w:jc w:val="left"/>
              <w:rPr>
                <w:sz w:val="16"/>
                <w:szCs w:val="16"/>
              </w:rPr>
            </w:pPr>
            <w:r w:rsidRPr="00E620DB">
              <w:rPr>
                <w:sz w:val="16"/>
                <w:szCs w:val="16"/>
              </w:rPr>
              <w:t>Buffer to apply for collision detection in presentation units. Default=0</w:t>
            </w:r>
          </w:p>
        </w:tc>
        <w:tc>
          <w:tcPr>
            <w:tcW w:w="709" w:type="dxa"/>
            <w:tcBorders>
              <w:top w:val="single" w:sz="4" w:space="0" w:color="auto"/>
              <w:left w:val="single" w:sz="4" w:space="0" w:color="auto"/>
              <w:bottom w:val="single" w:sz="4" w:space="0" w:color="auto"/>
              <w:right w:val="single" w:sz="4" w:space="0" w:color="auto"/>
            </w:tcBorders>
          </w:tcPr>
          <w:p w14:paraId="5463133A"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7E5749B"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626A4390" w14:textId="77777777" w:rsidTr="00E620DB">
        <w:tc>
          <w:tcPr>
            <w:tcW w:w="1242" w:type="dxa"/>
            <w:tcBorders>
              <w:top w:val="single" w:sz="4" w:space="0" w:color="auto"/>
              <w:left w:val="single" w:sz="4" w:space="0" w:color="auto"/>
              <w:bottom w:val="single" w:sz="4" w:space="0" w:color="auto"/>
              <w:right w:val="single" w:sz="4" w:space="0" w:color="auto"/>
            </w:tcBorders>
          </w:tcPr>
          <w:p w14:paraId="69D1E607"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4728431" w14:textId="77777777" w:rsidR="00B70766" w:rsidRPr="00E620DB" w:rsidRDefault="00B70766" w:rsidP="00E620DB">
            <w:pPr>
              <w:spacing w:before="60" w:after="60"/>
              <w:jc w:val="left"/>
              <w:rPr>
                <w:sz w:val="16"/>
                <w:szCs w:val="16"/>
              </w:rPr>
            </w:pPr>
            <w:r w:rsidRPr="00E620DB">
              <w:rPr>
                <w:sz w:val="16"/>
                <w:szCs w:val="16"/>
              </w:rPr>
              <w:t>champion</w:t>
            </w:r>
          </w:p>
        </w:tc>
        <w:tc>
          <w:tcPr>
            <w:tcW w:w="3969" w:type="dxa"/>
            <w:tcBorders>
              <w:top w:val="single" w:sz="4" w:space="0" w:color="auto"/>
              <w:left w:val="single" w:sz="4" w:space="0" w:color="auto"/>
              <w:bottom w:val="single" w:sz="4" w:space="0" w:color="auto"/>
              <w:right w:val="single" w:sz="4" w:space="0" w:color="auto"/>
            </w:tcBorders>
          </w:tcPr>
          <w:p w14:paraId="284629FD" w14:textId="77777777" w:rsidR="00B70766" w:rsidRPr="00E620DB" w:rsidRDefault="00B70766" w:rsidP="00E620DB">
            <w:pPr>
              <w:spacing w:before="60" w:after="60"/>
              <w:jc w:val="left"/>
              <w:rPr>
                <w:sz w:val="16"/>
                <w:szCs w:val="16"/>
              </w:rPr>
            </w:pPr>
            <w:r w:rsidRPr="00E620DB">
              <w:rPr>
                <w:sz w:val="16"/>
                <w:szCs w:val="16"/>
              </w:rPr>
              <w:t>Enumeration to indicate which value to disp</w:t>
            </w:r>
            <w:r w:rsidR="00E620DB">
              <w:rPr>
                <w:sz w:val="16"/>
                <w:szCs w:val="16"/>
              </w:rPr>
              <w:t>lay in the event of a collision</w:t>
            </w:r>
          </w:p>
        </w:tc>
        <w:tc>
          <w:tcPr>
            <w:tcW w:w="709" w:type="dxa"/>
            <w:tcBorders>
              <w:top w:val="single" w:sz="4" w:space="0" w:color="auto"/>
              <w:left w:val="single" w:sz="4" w:space="0" w:color="auto"/>
              <w:bottom w:val="single" w:sz="4" w:space="0" w:color="auto"/>
              <w:right w:val="single" w:sz="4" w:space="0" w:color="auto"/>
            </w:tcBorders>
          </w:tcPr>
          <w:p w14:paraId="26C58EC0"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4022C4D" w14:textId="77777777" w:rsidR="00B70766" w:rsidRPr="00E620DB" w:rsidRDefault="00B70766" w:rsidP="00E620DB">
            <w:pPr>
              <w:spacing w:before="60" w:after="60"/>
              <w:jc w:val="left"/>
              <w:rPr>
                <w:sz w:val="16"/>
                <w:szCs w:val="16"/>
              </w:rPr>
            </w:pPr>
            <w:r w:rsidRPr="00E620DB">
              <w:rPr>
                <w:sz w:val="16"/>
                <w:szCs w:val="16"/>
              </w:rPr>
              <w:t>ChampionChoice</w:t>
            </w:r>
          </w:p>
        </w:tc>
      </w:tr>
      <w:tr w:rsidR="00B70766" w:rsidRPr="004663CF" w14:paraId="7B906953" w14:textId="77777777" w:rsidTr="00E620DB">
        <w:tc>
          <w:tcPr>
            <w:tcW w:w="1242" w:type="dxa"/>
            <w:tcBorders>
              <w:top w:val="single" w:sz="4" w:space="0" w:color="auto"/>
              <w:left w:val="single" w:sz="4" w:space="0" w:color="auto"/>
              <w:bottom w:val="single" w:sz="4" w:space="0" w:color="auto"/>
              <w:right w:val="single" w:sz="4" w:space="0" w:color="auto"/>
            </w:tcBorders>
          </w:tcPr>
          <w:p w14:paraId="21AED0FE"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A946668" w14:textId="77777777" w:rsidR="00B70766" w:rsidRPr="00E620DB" w:rsidRDefault="00B70766" w:rsidP="00E620DB">
            <w:pPr>
              <w:spacing w:before="60" w:after="60"/>
              <w:jc w:val="left"/>
              <w:rPr>
                <w:sz w:val="16"/>
                <w:szCs w:val="16"/>
              </w:rPr>
            </w:pPr>
            <w:r w:rsidRPr="00E620DB">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3A297E38" w14:textId="77777777" w:rsidR="00B70766" w:rsidRPr="00E620DB" w:rsidRDefault="00B70766" w:rsidP="00E620DB">
            <w:pPr>
              <w:spacing w:before="60" w:after="60"/>
              <w:jc w:val="left"/>
              <w:rPr>
                <w:sz w:val="16"/>
                <w:szCs w:val="16"/>
              </w:rPr>
            </w:pPr>
            <w:r w:rsidRPr="00E620DB">
              <w:rPr>
                <w:sz w:val="16"/>
                <w:szCs w:val="16"/>
              </w:rPr>
              <w:t>Font information to use for display of numeric values across a coverage. Text::Font is a choice of either FontC</w:t>
            </w:r>
            <w:r w:rsidR="00E620DB">
              <w:rPr>
                <w:sz w:val="16"/>
                <w:szCs w:val="16"/>
              </w:rPr>
              <w:t>haracteristics or FontReference</w:t>
            </w:r>
          </w:p>
        </w:tc>
        <w:tc>
          <w:tcPr>
            <w:tcW w:w="709" w:type="dxa"/>
            <w:tcBorders>
              <w:top w:val="single" w:sz="4" w:space="0" w:color="auto"/>
              <w:left w:val="single" w:sz="4" w:space="0" w:color="auto"/>
              <w:bottom w:val="single" w:sz="4" w:space="0" w:color="auto"/>
              <w:right w:val="single" w:sz="4" w:space="0" w:color="auto"/>
            </w:tcBorders>
          </w:tcPr>
          <w:p w14:paraId="64DC0D66"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8FAE0D6" w14:textId="77777777" w:rsidR="00B70766" w:rsidRPr="00E620DB" w:rsidRDefault="00B70766" w:rsidP="00E620DB">
            <w:pPr>
              <w:spacing w:before="60" w:after="60"/>
              <w:jc w:val="left"/>
              <w:rPr>
                <w:sz w:val="16"/>
                <w:szCs w:val="16"/>
              </w:rPr>
            </w:pPr>
            <w:r w:rsidRPr="00E620DB">
              <w:rPr>
                <w:sz w:val="16"/>
                <w:szCs w:val="16"/>
              </w:rPr>
              <w:t>Text::Font</w:t>
            </w:r>
          </w:p>
        </w:tc>
      </w:tr>
      <w:tr w:rsidR="00B70766" w:rsidRPr="004663CF" w14:paraId="63D79EC3" w14:textId="77777777" w:rsidTr="00E620DB">
        <w:tc>
          <w:tcPr>
            <w:tcW w:w="1242" w:type="dxa"/>
            <w:tcBorders>
              <w:top w:val="single" w:sz="4" w:space="0" w:color="auto"/>
              <w:left w:val="single" w:sz="4" w:space="0" w:color="auto"/>
              <w:bottom w:val="single" w:sz="4" w:space="0" w:color="auto"/>
              <w:right w:val="single" w:sz="4" w:space="0" w:color="auto"/>
            </w:tcBorders>
          </w:tcPr>
          <w:p w14:paraId="6E259175"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24A1C88" w14:textId="77777777" w:rsidR="00B70766" w:rsidRPr="00E620DB" w:rsidRDefault="00B70766" w:rsidP="00E620DB">
            <w:pPr>
              <w:spacing w:before="60" w:after="60"/>
              <w:jc w:val="left"/>
              <w:rPr>
                <w:sz w:val="16"/>
                <w:szCs w:val="16"/>
              </w:rPr>
            </w:pPr>
            <w:r w:rsidRPr="00E620DB">
              <w:rPr>
                <w:sz w:val="16"/>
                <w:szCs w:val="16"/>
              </w:rPr>
              <w:t>color</w:t>
            </w:r>
          </w:p>
        </w:tc>
        <w:tc>
          <w:tcPr>
            <w:tcW w:w="3969" w:type="dxa"/>
            <w:tcBorders>
              <w:top w:val="single" w:sz="4" w:space="0" w:color="auto"/>
              <w:left w:val="single" w:sz="4" w:space="0" w:color="auto"/>
              <w:bottom w:val="single" w:sz="4" w:space="0" w:color="auto"/>
              <w:right w:val="single" w:sz="4" w:space="0" w:color="auto"/>
            </w:tcBorders>
          </w:tcPr>
          <w:p w14:paraId="60355DF4" w14:textId="77777777" w:rsidR="00B70766" w:rsidRPr="00E620DB" w:rsidRDefault="00B70766" w:rsidP="00E620DB">
            <w:pPr>
              <w:spacing w:before="60" w:after="60"/>
              <w:jc w:val="left"/>
              <w:rPr>
                <w:sz w:val="16"/>
                <w:szCs w:val="16"/>
              </w:rPr>
            </w:pPr>
            <w:r w:rsidRPr="00E620DB">
              <w:rPr>
                <w:sz w:val="16"/>
                <w:szCs w:val="16"/>
              </w:rPr>
              <w:t>Color</w:t>
            </w:r>
            <w:r w:rsidR="00E620DB">
              <w:rPr>
                <w:sz w:val="16"/>
                <w:szCs w:val="16"/>
              </w:rPr>
              <w:t xml:space="preserve"> to draw the numeric annotation</w:t>
            </w:r>
          </w:p>
        </w:tc>
        <w:tc>
          <w:tcPr>
            <w:tcW w:w="709" w:type="dxa"/>
            <w:tcBorders>
              <w:top w:val="single" w:sz="4" w:space="0" w:color="auto"/>
              <w:left w:val="single" w:sz="4" w:space="0" w:color="auto"/>
              <w:bottom w:val="single" w:sz="4" w:space="0" w:color="auto"/>
              <w:right w:val="single" w:sz="4" w:space="0" w:color="auto"/>
            </w:tcBorders>
          </w:tcPr>
          <w:p w14:paraId="7A623D97"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5E1D5E6" w14:textId="77777777" w:rsidR="00B70766" w:rsidRPr="00E620DB" w:rsidRDefault="00B70766" w:rsidP="00E620DB">
            <w:pPr>
              <w:spacing w:before="60" w:after="60"/>
              <w:jc w:val="left"/>
              <w:rPr>
                <w:sz w:val="16"/>
                <w:szCs w:val="16"/>
              </w:rPr>
            </w:pPr>
            <w:r w:rsidRPr="00E620DB">
              <w:rPr>
                <w:sz w:val="16"/>
                <w:szCs w:val="16"/>
              </w:rPr>
              <w:t>GraphicBase::Color</w:t>
            </w:r>
          </w:p>
        </w:tc>
      </w:tr>
    </w:tbl>
    <w:p w14:paraId="61F2803F" w14:textId="77777777" w:rsidR="00E620DB" w:rsidRPr="00E620DB" w:rsidRDefault="00E620DB" w:rsidP="00E620DB"/>
    <w:p w14:paraId="2F2ECFD2" w14:textId="77777777" w:rsidR="00A73A7B" w:rsidRDefault="00A73A7B" w:rsidP="00531C7D">
      <w:pPr>
        <w:pStyle w:val="Heading4"/>
        <w:numPr>
          <w:ilvl w:val="0"/>
          <w:numId w:val="35"/>
        </w:numPr>
        <w:tabs>
          <w:tab w:val="left" w:pos="1077"/>
        </w:tabs>
        <w:spacing w:before="120" w:after="120"/>
        <w:ind w:left="0" w:firstLine="0"/>
      </w:pPr>
      <w:r w:rsidRPr="00A95A83">
        <w:t>SymbolAnnotation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701"/>
        <w:gridCol w:w="3686"/>
        <w:gridCol w:w="709"/>
        <w:gridCol w:w="2126"/>
      </w:tblGrid>
      <w:tr w:rsidR="00B70766" w:rsidRPr="004663CF" w14:paraId="08410C8E"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31E78A73" w14:textId="77777777" w:rsidR="00B70766" w:rsidRPr="00E620DB" w:rsidRDefault="00B70766" w:rsidP="00E620DB">
            <w:pPr>
              <w:spacing w:before="60" w:after="60"/>
              <w:jc w:val="left"/>
              <w:rPr>
                <w:b/>
                <w:sz w:val="16"/>
                <w:szCs w:val="16"/>
              </w:rPr>
            </w:pPr>
            <w:r w:rsidRPr="00E620DB">
              <w:rPr>
                <w:b/>
                <w:sz w:val="16"/>
                <w:szCs w:val="16"/>
              </w:rPr>
              <w:t>Role Name</w:t>
            </w:r>
          </w:p>
        </w:tc>
        <w:tc>
          <w:tcPr>
            <w:tcW w:w="1701" w:type="dxa"/>
            <w:tcBorders>
              <w:top w:val="single" w:sz="4" w:space="0" w:color="auto"/>
              <w:left w:val="single" w:sz="4" w:space="0" w:color="auto"/>
              <w:bottom w:val="single" w:sz="4" w:space="0" w:color="auto"/>
              <w:right w:val="single" w:sz="4" w:space="0" w:color="auto"/>
            </w:tcBorders>
          </w:tcPr>
          <w:p w14:paraId="1AB72B7B" w14:textId="77777777" w:rsidR="00B70766" w:rsidRPr="00E620DB" w:rsidRDefault="00B70766" w:rsidP="00E620DB">
            <w:pPr>
              <w:spacing w:before="60" w:after="60"/>
              <w:jc w:val="left"/>
              <w:rPr>
                <w:b/>
                <w:sz w:val="16"/>
                <w:szCs w:val="16"/>
              </w:rPr>
            </w:pPr>
            <w:r w:rsidRPr="00E620DB">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000BCF06"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011DBA4" w14:textId="77777777" w:rsidR="00B70766" w:rsidRPr="00E620DB" w:rsidRDefault="00B70766" w:rsidP="00E620DB">
            <w:pPr>
              <w:spacing w:before="60" w:after="60"/>
              <w:jc w:val="center"/>
              <w:rPr>
                <w:b/>
                <w:sz w:val="16"/>
                <w:szCs w:val="16"/>
              </w:rPr>
            </w:pPr>
            <w:r w:rsidRPr="00E620DB">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282400D7"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65A65DC1" w14:textId="77777777" w:rsidTr="00E620DB">
        <w:tc>
          <w:tcPr>
            <w:tcW w:w="1242" w:type="dxa"/>
            <w:tcBorders>
              <w:top w:val="single" w:sz="4" w:space="0" w:color="auto"/>
              <w:left w:val="single" w:sz="4" w:space="0" w:color="auto"/>
              <w:bottom w:val="single" w:sz="4" w:space="0" w:color="auto"/>
              <w:right w:val="single" w:sz="4" w:space="0" w:color="auto"/>
            </w:tcBorders>
          </w:tcPr>
          <w:p w14:paraId="428B4BE6" w14:textId="77777777" w:rsidR="00B70766" w:rsidRPr="00E620DB" w:rsidRDefault="00B70766" w:rsidP="00E620DB">
            <w:pPr>
              <w:spacing w:before="60" w:after="60"/>
              <w:jc w:val="left"/>
              <w:rPr>
                <w:sz w:val="16"/>
                <w:szCs w:val="16"/>
              </w:rPr>
            </w:pPr>
            <w:r w:rsidRPr="00E620DB">
              <w:rPr>
                <w:sz w:val="16"/>
                <w:szCs w:val="16"/>
              </w:rPr>
              <w:t>Class</w:t>
            </w:r>
          </w:p>
        </w:tc>
        <w:tc>
          <w:tcPr>
            <w:tcW w:w="1701" w:type="dxa"/>
            <w:tcBorders>
              <w:top w:val="single" w:sz="4" w:space="0" w:color="auto"/>
              <w:left w:val="single" w:sz="4" w:space="0" w:color="auto"/>
              <w:bottom w:val="single" w:sz="4" w:space="0" w:color="auto"/>
              <w:right w:val="single" w:sz="4" w:space="0" w:color="auto"/>
            </w:tcBorders>
          </w:tcPr>
          <w:p w14:paraId="74EB85C0" w14:textId="77777777" w:rsidR="00B70766" w:rsidRPr="00E620DB" w:rsidRDefault="00B70766" w:rsidP="00E620DB">
            <w:pPr>
              <w:spacing w:before="60" w:after="60"/>
              <w:jc w:val="left"/>
              <w:rPr>
                <w:sz w:val="16"/>
                <w:szCs w:val="16"/>
              </w:rPr>
            </w:pPr>
            <w:r w:rsidRPr="00E620DB">
              <w:rPr>
                <w:sz w:val="16"/>
                <w:szCs w:val="16"/>
              </w:rPr>
              <w:t>SymbolAnnotation</w:t>
            </w:r>
          </w:p>
        </w:tc>
        <w:tc>
          <w:tcPr>
            <w:tcW w:w="3686" w:type="dxa"/>
            <w:tcBorders>
              <w:top w:val="single" w:sz="4" w:space="0" w:color="auto"/>
              <w:left w:val="single" w:sz="4" w:space="0" w:color="auto"/>
              <w:bottom w:val="single" w:sz="4" w:space="0" w:color="auto"/>
              <w:right w:val="single" w:sz="4" w:space="0" w:color="auto"/>
            </w:tcBorders>
          </w:tcPr>
          <w:p w14:paraId="0A7716BB" w14:textId="77777777" w:rsidR="00B70766" w:rsidRPr="00E620DB" w:rsidRDefault="00B70766" w:rsidP="00E620DB">
            <w:pPr>
              <w:spacing w:before="60" w:after="60"/>
              <w:jc w:val="left"/>
              <w:rPr>
                <w:sz w:val="16"/>
                <w:szCs w:val="16"/>
              </w:rPr>
            </w:pPr>
            <w:r w:rsidRPr="00E620DB">
              <w:rPr>
                <w:sz w:val="16"/>
                <w:szCs w:val="16"/>
              </w:rPr>
              <w:t>A class for symbol annotations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15AFC0B4" w14:textId="77777777" w:rsidR="00B70766" w:rsidRPr="00E620DB" w:rsidRDefault="00B70766" w:rsidP="00E620DB">
            <w:pPr>
              <w:spacing w:before="60" w:after="60"/>
              <w:jc w:val="center"/>
              <w:rPr>
                <w:sz w:val="16"/>
                <w:szCs w:val="16"/>
              </w:rPr>
            </w:pPr>
            <w:r w:rsidRPr="00E620DB">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128078C8"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1BCE0465" w14:textId="77777777" w:rsidTr="00E620DB">
        <w:tc>
          <w:tcPr>
            <w:tcW w:w="1242" w:type="dxa"/>
            <w:tcBorders>
              <w:top w:val="single" w:sz="4" w:space="0" w:color="auto"/>
              <w:left w:val="single" w:sz="4" w:space="0" w:color="auto"/>
              <w:bottom w:val="single" w:sz="4" w:space="0" w:color="auto"/>
              <w:right w:val="single" w:sz="4" w:space="0" w:color="auto"/>
            </w:tcBorders>
          </w:tcPr>
          <w:p w14:paraId="3A67B1CB"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371C9C2D" w14:textId="77777777" w:rsidR="00B70766" w:rsidRPr="00E620DB" w:rsidRDefault="00B70766" w:rsidP="00E620DB">
            <w:pPr>
              <w:spacing w:before="60" w:after="60"/>
              <w:jc w:val="left"/>
              <w:rPr>
                <w:sz w:val="16"/>
                <w:szCs w:val="16"/>
              </w:rPr>
            </w:pPr>
            <w:r w:rsidRPr="00E620DB">
              <w:rPr>
                <w:sz w:val="16"/>
                <w:szCs w:val="16"/>
              </w:rPr>
              <w:t>symbolRef</w:t>
            </w:r>
          </w:p>
        </w:tc>
        <w:tc>
          <w:tcPr>
            <w:tcW w:w="3686" w:type="dxa"/>
            <w:tcBorders>
              <w:top w:val="single" w:sz="4" w:space="0" w:color="auto"/>
              <w:left w:val="single" w:sz="4" w:space="0" w:color="auto"/>
              <w:bottom w:val="single" w:sz="4" w:space="0" w:color="auto"/>
              <w:right w:val="single" w:sz="4" w:space="0" w:color="auto"/>
            </w:tcBorders>
          </w:tcPr>
          <w:p w14:paraId="5FA0459C" w14:textId="77777777" w:rsidR="00B70766" w:rsidRPr="00E620DB" w:rsidRDefault="00B70766" w:rsidP="00E620DB">
            <w:pPr>
              <w:spacing w:before="60" w:after="60"/>
              <w:jc w:val="left"/>
              <w:rPr>
                <w:sz w:val="16"/>
                <w:szCs w:val="16"/>
              </w:rPr>
            </w:pPr>
            <w:r w:rsidRPr="00E620DB">
              <w:rPr>
                <w:sz w:val="16"/>
                <w:szCs w:val="16"/>
              </w:rPr>
              <w:t>Reference to the symbol to apply. Catalogue id.</w:t>
            </w:r>
          </w:p>
        </w:tc>
        <w:tc>
          <w:tcPr>
            <w:tcW w:w="709" w:type="dxa"/>
            <w:tcBorders>
              <w:top w:val="single" w:sz="4" w:space="0" w:color="auto"/>
              <w:left w:val="single" w:sz="4" w:space="0" w:color="auto"/>
              <w:bottom w:val="single" w:sz="4" w:space="0" w:color="auto"/>
              <w:right w:val="single" w:sz="4" w:space="0" w:color="auto"/>
            </w:tcBorders>
          </w:tcPr>
          <w:p w14:paraId="229B54A7"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3C0B627C" w14:textId="77777777" w:rsidR="00B70766" w:rsidRPr="00E620DB" w:rsidRDefault="00B70766" w:rsidP="00E620DB">
            <w:pPr>
              <w:spacing w:before="60" w:after="60"/>
              <w:jc w:val="left"/>
              <w:rPr>
                <w:sz w:val="16"/>
                <w:szCs w:val="16"/>
              </w:rPr>
            </w:pPr>
            <w:r w:rsidRPr="00E620DB">
              <w:rPr>
                <w:sz w:val="16"/>
                <w:szCs w:val="16"/>
              </w:rPr>
              <w:t>IDString</w:t>
            </w:r>
          </w:p>
        </w:tc>
      </w:tr>
      <w:tr w:rsidR="00B70766" w:rsidRPr="004663CF" w14:paraId="733C4D25" w14:textId="77777777" w:rsidTr="00E620DB">
        <w:tc>
          <w:tcPr>
            <w:tcW w:w="1242" w:type="dxa"/>
            <w:tcBorders>
              <w:top w:val="single" w:sz="4" w:space="0" w:color="auto"/>
              <w:left w:val="single" w:sz="4" w:space="0" w:color="auto"/>
              <w:bottom w:val="single" w:sz="4" w:space="0" w:color="auto"/>
              <w:right w:val="single" w:sz="4" w:space="0" w:color="auto"/>
            </w:tcBorders>
          </w:tcPr>
          <w:p w14:paraId="498B45E5"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7F054CA9" w14:textId="77777777" w:rsidR="00B70766" w:rsidRPr="00E620DB" w:rsidRDefault="00B70766" w:rsidP="00E620DB">
            <w:pPr>
              <w:spacing w:before="60" w:after="60"/>
              <w:jc w:val="left"/>
              <w:rPr>
                <w:sz w:val="16"/>
                <w:szCs w:val="16"/>
              </w:rPr>
            </w:pPr>
            <w:r w:rsidRPr="00E620DB">
              <w:rPr>
                <w:sz w:val="16"/>
                <w:szCs w:val="16"/>
              </w:rPr>
              <w:t>defaultRotation</w:t>
            </w:r>
          </w:p>
        </w:tc>
        <w:tc>
          <w:tcPr>
            <w:tcW w:w="3686" w:type="dxa"/>
            <w:tcBorders>
              <w:top w:val="single" w:sz="4" w:space="0" w:color="auto"/>
              <w:left w:val="single" w:sz="4" w:space="0" w:color="auto"/>
              <w:bottom w:val="single" w:sz="4" w:space="0" w:color="auto"/>
              <w:right w:val="single" w:sz="4" w:space="0" w:color="auto"/>
            </w:tcBorders>
          </w:tcPr>
          <w:p w14:paraId="095AF3DF" w14:textId="77777777" w:rsidR="00B70766" w:rsidRPr="00E620DB" w:rsidRDefault="00B70766" w:rsidP="00E620DB">
            <w:pPr>
              <w:spacing w:before="60" w:after="60"/>
              <w:jc w:val="left"/>
              <w:rPr>
                <w:sz w:val="16"/>
                <w:szCs w:val="16"/>
              </w:rPr>
            </w:pPr>
            <w:r w:rsidRPr="00E620DB">
              <w:rPr>
                <w:sz w:val="16"/>
                <w:szCs w:val="16"/>
              </w:rPr>
              <w:t>A default symbol rotation. Applies when rotation attribute not defined. Default=0</w:t>
            </w:r>
          </w:p>
        </w:tc>
        <w:tc>
          <w:tcPr>
            <w:tcW w:w="709" w:type="dxa"/>
            <w:tcBorders>
              <w:top w:val="single" w:sz="4" w:space="0" w:color="auto"/>
              <w:left w:val="single" w:sz="4" w:space="0" w:color="auto"/>
              <w:bottom w:val="single" w:sz="4" w:space="0" w:color="auto"/>
              <w:right w:val="single" w:sz="4" w:space="0" w:color="auto"/>
            </w:tcBorders>
          </w:tcPr>
          <w:p w14:paraId="014A6AE3"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1EF334C6"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38F98B82" w14:textId="77777777" w:rsidTr="00E620DB">
        <w:tc>
          <w:tcPr>
            <w:tcW w:w="1242" w:type="dxa"/>
            <w:tcBorders>
              <w:top w:val="single" w:sz="4" w:space="0" w:color="auto"/>
              <w:left w:val="single" w:sz="4" w:space="0" w:color="auto"/>
              <w:bottom w:val="single" w:sz="4" w:space="0" w:color="auto"/>
              <w:right w:val="single" w:sz="4" w:space="0" w:color="auto"/>
            </w:tcBorders>
          </w:tcPr>
          <w:p w14:paraId="6B687924"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21FC4381" w14:textId="77777777" w:rsidR="00B70766" w:rsidRPr="00E620DB" w:rsidRDefault="00B70766" w:rsidP="00E620DB">
            <w:pPr>
              <w:spacing w:before="60" w:after="60"/>
              <w:jc w:val="left"/>
              <w:rPr>
                <w:sz w:val="16"/>
                <w:szCs w:val="16"/>
              </w:rPr>
            </w:pPr>
            <w:r w:rsidRPr="00E620DB">
              <w:rPr>
                <w:sz w:val="16"/>
                <w:szCs w:val="16"/>
              </w:rPr>
              <w:t>rotationCRS</w:t>
            </w:r>
          </w:p>
        </w:tc>
        <w:tc>
          <w:tcPr>
            <w:tcW w:w="3686" w:type="dxa"/>
            <w:tcBorders>
              <w:top w:val="single" w:sz="4" w:space="0" w:color="auto"/>
              <w:left w:val="single" w:sz="4" w:space="0" w:color="auto"/>
              <w:bottom w:val="single" w:sz="4" w:space="0" w:color="auto"/>
              <w:right w:val="single" w:sz="4" w:space="0" w:color="auto"/>
            </w:tcBorders>
          </w:tcPr>
          <w:p w14:paraId="65B67537" w14:textId="77777777" w:rsidR="00B70766" w:rsidRPr="00E620DB" w:rsidRDefault="00B70766" w:rsidP="00E620DB">
            <w:pPr>
              <w:spacing w:before="60" w:after="60"/>
              <w:jc w:val="left"/>
              <w:rPr>
                <w:sz w:val="16"/>
                <w:szCs w:val="16"/>
              </w:rPr>
            </w:pPr>
            <w:r w:rsidRPr="00E620DB">
              <w:rPr>
                <w:sz w:val="16"/>
                <w:szCs w:val="16"/>
              </w:rPr>
              <w:t>Specifies the coordinate reference system for the rotation. Default=PortrayalCRS</w:t>
            </w:r>
          </w:p>
        </w:tc>
        <w:tc>
          <w:tcPr>
            <w:tcW w:w="709" w:type="dxa"/>
            <w:tcBorders>
              <w:top w:val="single" w:sz="4" w:space="0" w:color="auto"/>
              <w:left w:val="single" w:sz="4" w:space="0" w:color="auto"/>
              <w:bottom w:val="single" w:sz="4" w:space="0" w:color="auto"/>
              <w:right w:val="single" w:sz="4" w:space="0" w:color="auto"/>
            </w:tcBorders>
          </w:tcPr>
          <w:p w14:paraId="23BBB884"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73A26B41" w14:textId="77777777" w:rsidR="00B70766" w:rsidRPr="00E620DB" w:rsidRDefault="00B70766" w:rsidP="00E620DB">
            <w:pPr>
              <w:spacing w:before="60" w:after="60"/>
              <w:jc w:val="left"/>
              <w:rPr>
                <w:sz w:val="16"/>
                <w:szCs w:val="16"/>
              </w:rPr>
            </w:pPr>
            <w:r w:rsidRPr="00E620DB">
              <w:rPr>
                <w:sz w:val="16"/>
                <w:szCs w:val="16"/>
              </w:rPr>
              <w:t>GraphicsBase::CRSType</w:t>
            </w:r>
          </w:p>
        </w:tc>
      </w:tr>
      <w:tr w:rsidR="00B70766" w:rsidRPr="004663CF" w14:paraId="6EBF2EDD" w14:textId="77777777" w:rsidTr="00E620DB">
        <w:tc>
          <w:tcPr>
            <w:tcW w:w="1242" w:type="dxa"/>
            <w:tcBorders>
              <w:top w:val="single" w:sz="4" w:space="0" w:color="auto"/>
              <w:left w:val="single" w:sz="4" w:space="0" w:color="auto"/>
              <w:bottom w:val="single" w:sz="4" w:space="0" w:color="auto"/>
              <w:right w:val="single" w:sz="4" w:space="0" w:color="auto"/>
            </w:tcBorders>
          </w:tcPr>
          <w:p w14:paraId="5869CD79"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6DFC6D3A" w14:textId="77777777" w:rsidR="00B70766" w:rsidRPr="00E620DB" w:rsidRDefault="00B70766" w:rsidP="00E620DB">
            <w:pPr>
              <w:spacing w:before="60" w:after="60"/>
              <w:jc w:val="left"/>
              <w:rPr>
                <w:sz w:val="16"/>
                <w:szCs w:val="16"/>
              </w:rPr>
            </w:pPr>
            <w:r w:rsidRPr="00E620DB">
              <w:rPr>
                <w:sz w:val="16"/>
                <w:szCs w:val="16"/>
              </w:rPr>
              <w:t>defaultScale</w:t>
            </w:r>
          </w:p>
        </w:tc>
        <w:tc>
          <w:tcPr>
            <w:tcW w:w="3686" w:type="dxa"/>
            <w:tcBorders>
              <w:top w:val="single" w:sz="4" w:space="0" w:color="auto"/>
              <w:left w:val="single" w:sz="4" w:space="0" w:color="auto"/>
              <w:bottom w:val="single" w:sz="4" w:space="0" w:color="auto"/>
              <w:right w:val="single" w:sz="4" w:space="0" w:color="auto"/>
            </w:tcBorders>
          </w:tcPr>
          <w:p w14:paraId="07F734D9" w14:textId="77777777" w:rsidR="00B70766" w:rsidRPr="00E620DB" w:rsidRDefault="00B70766" w:rsidP="00E620DB">
            <w:pPr>
              <w:spacing w:before="60" w:after="60"/>
              <w:jc w:val="left"/>
              <w:rPr>
                <w:sz w:val="16"/>
                <w:szCs w:val="16"/>
              </w:rPr>
            </w:pPr>
            <w:r w:rsidRPr="00E620DB">
              <w:rPr>
                <w:sz w:val="16"/>
                <w:szCs w:val="16"/>
              </w:rPr>
              <w:t>A default symbol scale factor. Applies when scale attribute not defined. Default=1</w:t>
            </w:r>
          </w:p>
        </w:tc>
        <w:tc>
          <w:tcPr>
            <w:tcW w:w="709" w:type="dxa"/>
            <w:tcBorders>
              <w:top w:val="single" w:sz="4" w:space="0" w:color="auto"/>
              <w:left w:val="single" w:sz="4" w:space="0" w:color="auto"/>
              <w:bottom w:val="single" w:sz="4" w:space="0" w:color="auto"/>
              <w:right w:val="single" w:sz="4" w:space="0" w:color="auto"/>
            </w:tcBorders>
          </w:tcPr>
          <w:p w14:paraId="31B3162A"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3E661EFA"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7894D6C" w14:textId="77777777" w:rsidTr="00E620DB">
        <w:tc>
          <w:tcPr>
            <w:tcW w:w="1242" w:type="dxa"/>
            <w:tcBorders>
              <w:top w:val="single" w:sz="4" w:space="0" w:color="auto"/>
              <w:left w:val="single" w:sz="4" w:space="0" w:color="auto"/>
              <w:bottom w:val="single" w:sz="4" w:space="0" w:color="auto"/>
              <w:right w:val="single" w:sz="4" w:space="0" w:color="auto"/>
            </w:tcBorders>
          </w:tcPr>
          <w:p w14:paraId="3775D084"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3DCD3816" w14:textId="77777777" w:rsidR="00B70766" w:rsidRPr="00E620DB" w:rsidRDefault="00B70766" w:rsidP="00E620DB">
            <w:pPr>
              <w:spacing w:before="60" w:after="60"/>
              <w:jc w:val="left"/>
              <w:rPr>
                <w:sz w:val="16"/>
                <w:szCs w:val="16"/>
              </w:rPr>
            </w:pPr>
            <w:r w:rsidRPr="00E620DB">
              <w:rPr>
                <w:sz w:val="16"/>
                <w:szCs w:val="16"/>
              </w:rPr>
              <w:t>rotationAttribute</w:t>
            </w:r>
          </w:p>
        </w:tc>
        <w:tc>
          <w:tcPr>
            <w:tcW w:w="3686" w:type="dxa"/>
            <w:tcBorders>
              <w:top w:val="single" w:sz="4" w:space="0" w:color="auto"/>
              <w:left w:val="single" w:sz="4" w:space="0" w:color="auto"/>
              <w:bottom w:val="single" w:sz="4" w:space="0" w:color="auto"/>
              <w:right w:val="single" w:sz="4" w:space="0" w:color="auto"/>
            </w:tcBorders>
          </w:tcPr>
          <w:p w14:paraId="04ED7F8F"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the symbol rotation value.</w:t>
            </w:r>
          </w:p>
        </w:tc>
        <w:tc>
          <w:tcPr>
            <w:tcW w:w="709" w:type="dxa"/>
            <w:tcBorders>
              <w:top w:val="single" w:sz="4" w:space="0" w:color="auto"/>
              <w:left w:val="single" w:sz="4" w:space="0" w:color="auto"/>
              <w:bottom w:val="single" w:sz="4" w:space="0" w:color="auto"/>
              <w:right w:val="single" w:sz="4" w:space="0" w:color="auto"/>
            </w:tcBorders>
          </w:tcPr>
          <w:p w14:paraId="26434314"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7D711D98"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32058AAC" w14:textId="77777777" w:rsidTr="00E620DB">
        <w:tc>
          <w:tcPr>
            <w:tcW w:w="1242" w:type="dxa"/>
            <w:tcBorders>
              <w:top w:val="single" w:sz="4" w:space="0" w:color="auto"/>
              <w:left w:val="single" w:sz="4" w:space="0" w:color="auto"/>
              <w:bottom w:val="single" w:sz="4" w:space="0" w:color="auto"/>
              <w:right w:val="single" w:sz="4" w:space="0" w:color="auto"/>
            </w:tcBorders>
          </w:tcPr>
          <w:p w14:paraId="696C1627"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729AC1FD" w14:textId="77777777" w:rsidR="00B70766" w:rsidRPr="00E620DB" w:rsidRDefault="00B70766" w:rsidP="00E620DB">
            <w:pPr>
              <w:spacing w:before="60" w:after="60"/>
              <w:jc w:val="left"/>
              <w:rPr>
                <w:sz w:val="16"/>
                <w:szCs w:val="16"/>
              </w:rPr>
            </w:pPr>
            <w:r w:rsidRPr="00E620DB">
              <w:rPr>
                <w:sz w:val="16"/>
                <w:szCs w:val="16"/>
              </w:rPr>
              <w:t>rotationFactor</w:t>
            </w:r>
          </w:p>
        </w:tc>
        <w:tc>
          <w:tcPr>
            <w:tcW w:w="3686" w:type="dxa"/>
            <w:tcBorders>
              <w:top w:val="single" w:sz="4" w:space="0" w:color="auto"/>
              <w:left w:val="single" w:sz="4" w:space="0" w:color="auto"/>
              <w:bottom w:val="single" w:sz="4" w:space="0" w:color="auto"/>
              <w:right w:val="single" w:sz="4" w:space="0" w:color="auto"/>
            </w:tcBorders>
          </w:tcPr>
          <w:p w14:paraId="3610EF5C" w14:textId="77777777" w:rsidR="00B70766" w:rsidRPr="00E620DB" w:rsidRDefault="00B70766" w:rsidP="00E620DB">
            <w:pPr>
              <w:spacing w:before="60" w:after="60"/>
              <w:jc w:val="left"/>
              <w:rPr>
                <w:sz w:val="16"/>
                <w:szCs w:val="16"/>
              </w:rPr>
            </w:pPr>
            <w:r w:rsidRPr="00E620DB">
              <w:rPr>
                <w:sz w:val="16"/>
                <w:szCs w:val="16"/>
              </w:rPr>
              <w:t>Used to adjust the ‘rotationAttribute’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42BB7E5A"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2DEB2C0C"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13349EBB" w14:textId="77777777" w:rsidTr="00E620DB">
        <w:tc>
          <w:tcPr>
            <w:tcW w:w="1242" w:type="dxa"/>
            <w:tcBorders>
              <w:top w:val="single" w:sz="4" w:space="0" w:color="auto"/>
              <w:left w:val="single" w:sz="4" w:space="0" w:color="auto"/>
              <w:bottom w:val="single" w:sz="4" w:space="0" w:color="auto"/>
              <w:right w:val="single" w:sz="4" w:space="0" w:color="auto"/>
            </w:tcBorders>
          </w:tcPr>
          <w:p w14:paraId="19A5B8CF"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05AFAC41" w14:textId="77777777" w:rsidR="00B70766" w:rsidRPr="00E620DB" w:rsidRDefault="00B70766" w:rsidP="00E620DB">
            <w:pPr>
              <w:spacing w:before="60" w:after="60"/>
              <w:jc w:val="left"/>
              <w:rPr>
                <w:sz w:val="16"/>
                <w:szCs w:val="16"/>
              </w:rPr>
            </w:pPr>
            <w:r w:rsidRPr="00E620DB">
              <w:rPr>
                <w:sz w:val="16"/>
                <w:szCs w:val="16"/>
              </w:rPr>
              <w:t>scaleAttribute</w:t>
            </w:r>
          </w:p>
        </w:tc>
        <w:tc>
          <w:tcPr>
            <w:tcW w:w="3686" w:type="dxa"/>
            <w:tcBorders>
              <w:top w:val="single" w:sz="4" w:space="0" w:color="auto"/>
              <w:left w:val="single" w:sz="4" w:space="0" w:color="auto"/>
              <w:bottom w:val="single" w:sz="4" w:space="0" w:color="auto"/>
              <w:right w:val="single" w:sz="4" w:space="0" w:color="auto"/>
            </w:tcBorders>
          </w:tcPr>
          <w:p w14:paraId="3F6FDEEE"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scaling the symbol size.</w:t>
            </w:r>
          </w:p>
        </w:tc>
        <w:tc>
          <w:tcPr>
            <w:tcW w:w="709" w:type="dxa"/>
            <w:tcBorders>
              <w:top w:val="single" w:sz="4" w:space="0" w:color="auto"/>
              <w:left w:val="single" w:sz="4" w:space="0" w:color="auto"/>
              <w:bottom w:val="single" w:sz="4" w:space="0" w:color="auto"/>
              <w:right w:val="single" w:sz="4" w:space="0" w:color="auto"/>
            </w:tcBorders>
          </w:tcPr>
          <w:p w14:paraId="41C81578"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33EC8199"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4384AAED" w14:textId="77777777" w:rsidTr="00E620DB">
        <w:tc>
          <w:tcPr>
            <w:tcW w:w="1242" w:type="dxa"/>
            <w:tcBorders>
              <w:top w:val="single" w:sz="4" w:space="0" w:color="auto"/>
              <w:left w:val="single" w:sz="4" w:space="0" w:color="auto"/>
              <w:bottom w:val="single" w:sz="4" w:space="0" w:color="auto"/>
              <w:right w:val="single" w:sz="4" w:space="0" w:color="auto"/>
            </w:tcBorders>
          </w:tcPr>
          <w:p w14:paraId="64BA1EBC"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339F1FB" w14:textId="77777777" w:rsidR="00B70766" w:rsidRPr="00E620DB" w:rsidRDefault="00B70766" w:rsidP="00E620DB">
            <w:pPr>
              <w:spacing w:before="60" w:after="60"/>
              <w:jc w:val="left"/>
              <w:rPr>
                <w:sz w:val="16"/>
                <w:szCs w:val="16"/>
              </w:rPr>
            </w:pPr>
            <w:r w:rsidRPr="00E620DB">
              <w:rPr>
                <w:sz w:val="16"/>
                <w:szCs w:val="16"/>
              </w:rPr>
              <w:t>scaleFactor</w:t>
            </w:r>
          </w:p>
        </w:tc>
        <w:tc>
          <w:tcPr>
            <w:tcW w:w="3686" w:type="dxa"/>
            <w:tcBorders>
              <w:top w:val="single" w:sz="4" w:space="0" w:color="auto"/>
              <w:left w:val="single" w:sz="4" w:space="0" w:color="auto"/>
              <w:bottom w:val="single" w:sz="4" w:space="0" w:color="auto"/>
              <w:right w:val="single" w:sz="4" w:space="0" w:color="auto"/>
            </w:tcBorders>
          </w:tcPr>
          <w:p w14:paraId="7105024C" w14:textId="77777777" w:rsidR="00B70766" w:rsidRPr="00E620DB" w:rsidRDefault="00B70766" w:rsidP="00E620DB">
            <w:pPr>
              <w:spacing w:before="60" w:after="60"/>
              <w:jc w:val="left"/>
              <w:rPr>
                <w:sz w:val="16"/>
                <w:szCs w:val="16"/>
              </w:rPr>
            </w:pPr>
            <w:r w:rsidRPr="00E620DB">
              <w:rPr>
                <w:sz w:val="16"/>
                <w:szCs w:val="16"/>
              </w:rPr>
              <w:t>Used to adjust the ‘ scaleAttribute’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68360ED3"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7CE3A02C" w14:textId="77777777" w:rsidR="00B70766" w:rsidRPr="00E620DB" w:rsidRDefault="00B70766" w:rsidP="00E620DB">
            <w:pPr>
              <w:spacing w:before="60" w:after="60"/>
              <w:jc w:val="left"/>
              <w:rPr>
                <w:sz w:val="16"/>
                <w:szCs w:val="16"/>
              </w:rPr>
            </w:pPr>
            <w:r w:rsidRPr="00E620DB">
              <w:rPr>
                <w:sz w:val="16"/>
                <w:szCs w:val="16"/>
              </w:rPr>
              <w:t>double</w:t>
            </w:r>
          </w:p>
        </w:tc>
      </w:tr>
    </w:tbl>
    <w:p w14:paraId="539E1226" w14:textId="77777777" w:rsidR="00A73A7B" w:rsidRDefault="00A73A7B" w:rsidP="00A73A7B"/>
    <w:p w14:paraId="722B23A7" w14:textId="77777777" w:rsidR="005369A9" w:rsidRPr="003535A5" w:rsidRDefault="005369A9" w:rsidP="00E620DB">
      <w:pPr>
        <w:spacing w:after="120"/>
      </w:pPr>
      <w:r w:rsidRPr="003535A5">
        <w:t xml:space="preserve">For schema definition see </w:t>
      </w:r>
      <w:r w:rsidR="00FB6192" w:rsidRPr="003535A5">
        <w:t>9-A-</w:t>
      </w:r>
      <w:r w:rsidRPr="003535A5">
        <w:t>2 Symbol Definition Schema</w:t>
      </w:r>
    </w:p>
    <w:p w14:paraId="7C03B46D" w14:textId="77777777" w:rsidR="005369A9" w:rsidRPr="003535A5" w:rsidRDefault="005369A9" w:rsidP="00E620DB">
      <w:pPr>
        <w:spacing w:after="120"/>
      </w:pPr>
    </w:p>
    <w:p w14:paraId="352DB60E" w14:textId="77777777" w:rsidR="00A73A7B" w:rsidRPr="003535A5" w:rsidRDefault="00A73A7B" w:rsidP="00531C7D">
      <w:pPr>
        <w:pStyle w:val="Heading1"/>
        <w:numPr>
          <w:ilvl w:val="0"/>
          <w:numId w:val="36"/>
        </w:numPr>
        <w:spacing w:after="200"/>
        <w:rPr>
          <w:lang w:val="en-GB"/>
        </w:rPr>
      </w:pPr>
      <w:bookmarkStart w:id="195" w:name="_Toc16161158"/>
      <w:r w:rsidRPr="003535A5">
        <w:rPr>
          <w:lang w:val="en-GB"/>
        </w:rPr>
        <w:t>The portrayal library</w:t>
      </w:r>
      <w:bookmarkEnd w:id="195"/>
    </w:p>
    <w:p w14:paraId="35AE05B0" w14:textId="77777777" w:rsidR="00A73A7B" w:rsidRPr="003535A5" w:rsidRDefault="00A73A7B" w:rsidP="00531C7D">
      <w:pPr>
        <w:pStyle w:val="Heading2"/>
        <w:numPr>
          <w:ilvl w:val="0"/>
          <w:numId w:val="16"/>
        </w:numPr>
        <w:tabs>
          <w:tab w:val="left" w:pos="907"/>
        </w:tabs>
        <w:spacing w:after="200"/>
        <w:ind w:left="0" w:firstLine="0"/>
      </w:pPr>
      <w:bookmarkStart w:id="196" w:name="_Toc16161159"/>
      <w:r w:rsidRPr="003535A5">
        <w:t>Overview</w:t>
      </w:r>
      <w:bookmarkEnd w:id="196"/>
    </w:p>
    <w:p w14:paraId="701CF92A" w14:textId="77777777" w:rsidR="00EF1236" w:rsidRPr="003535A5" w:rsidRDefault="00EF1236" w:rsidP="00531C7D">
      <w:pPr>
        <w:numPr>
          <w:ilvl w:val="0"/>
          <w:numId w:val="9"/>
        </w:numPr>
        <w:spacing w:after="120" w:line="276" w:lineRule="auto"/>
        <w:ind w:left="714" w:hanging="357"/>
        <w:jc w:val="left"/>
      </w:pPr>
      <w:r w:rsidRPr="003535A5">
        <w:t>Machine readable</w:t>
      </w:r>
      <w:r w:rsidR="00AC484A" w:rsidRPr="003535A5">
        <w:t>.</w:t>
      </w:r>
    </w:p>
    <w:p w14:paraId="228FC45C" w14:textId="77777777" w:rsidR="00EF1236" w:rsidRPr="003535A5" w:rsidRDefault="00EF1236" w:rsidP="00531C7D">
      <w:pPr>
        <w:numPr>
          <w:ilvl w:val="0"/>
          <w:numId w:val="9"/>
        </w:numPr>
        <w:spacing w:after="120" w:line="276" w:lineRule="auto"/>
        <w:ind w:left="714" w:hanging="357"/>
        <w:jc w:val="left"/>
      </w:pPr>
      <w:r w:rsidRPr="003535A5">
        <w:t>A file/directory structure with a catalogue file</w:t>
      </w:r>
      <w:r w:rsidR="00AC484A" w:rsidRPr="003535A5">
        <w:t>.</w:t>
      </w:r>
    </w:p>
    <w:p w14:paraId="006CB9E5" w14:textId="77777777" w:rsidR="00EF1236" w:rsidRDefault="00EF1236" w:rsidP="00531C7D">
      <w:pPr>
        <w:numPr>
          <w:ilvl w:val="0"/>
          <w:numId w:val="9"/>
        </w:numPr>
        <w:spacing w:after="120" w:line="276" w:lineRule="auto"/>
        <w:ind w:left="714" w:hanging="357"/>
        <w:jc w:val="left"/>
        <w:rPr>
          <w:ins w:id="197" w:author="David M. Grant" w:date="2019-08-08T11:14:00Z"/>
        </w:rPr>
      </w:pPr>
      <w:r w:rsidRPr="003535A5">
        <w:t>Files for pixmaps, symbols, complex line styles, areafills, fonts and colour profiles</w:t>
      </w:r>
      <w:r w:rsidR="00AC484A" w:rsidRPr="003535A5">
        <w:t>.</w:t>
      </w:r>
    </w:p>
    <w:p w14:paraId="662429B5" w14:textId="77777777" w:rsidR="004E1D86" w:rsidRPr="003535A5" w:rsidRDefault="000D39BB" w:rsidP="00531C7D">
      <w:pPr>
        <w:numPr>
          <w:ilvl w:val="0"/>
          <w:numId w:val="9"/>
        </w:numPr>
        <w:spacing w:after="120" w:line="276" w:lineRule="auto"/>
        <w:ind w:left="714" w:hanging="357"/>
        <w:jc w:val="left"/>
      </w:pPr>
      <w:ins w:id="198" w:author="David M. Grant" w:date="2019-08-08T11:14:00Z">
        <w:r>
          <w:t>Alert information</w:t>
        </w:r>
        <w:r w:rsidR="004E1D86">
          <w:t xml:space="preserve"> in a separate file.</w:t>
        </w:r>
      </w:ins>
    </w:p>
    <w:p w14:paraId="1460E258" w14:textId="77777777" w:rsidR="00EF1236" w:rsidRPr="003535A5" w:rsidRDefault="00EA1525" w:rsidP="00531C7D">
      <w:pPr>
        <w:numPr>
          <w:ilvl w:val="0"/>
          <w:numId w:val="9"/>
        </w:numPr>
        <w:spacing w:after="120" w:line="276" w:lineRule="auto"/>
        <w:ind w:left="714" w:hanging="357"/>
        <w:jc w:val="left"/>
      </w:pPr>
      <w:r w:rsidRPr="003535A5">
        <w:t>Portrayal rules</w:t>
      </w:r>
      <w:r w:rsidR="00EF1236" w:rsidRPr="003535A5">
        <w:t xml:space="preserve"> in separate files</w:t>
      </w:r>
      <w:r w:rsidR="00AC484A" w:rsidRPr="003535A5">
        <w:t>.</w:t>
      </w:r>
    </w:p>
    <w:p w14:paraId="63D803E3" w14:textId="77777777" w:rsidR="00EF1236" w:rsidRPr="003535A5" w:rsidRDefault="00EF1236" w:rsidP="00531C7D">
      <w:pPr>
        <w:numPr>
          <w:ilvl w:val="0"/>
          <w:numId w:val="9"/>
        </w:numPr>
        <w:spacing w:after="120" w:line="276" w:lineRule="auto"/>
        <w:ind w:left="714" w:hanging="357"/>
        <w:jc w:val="left"/>
      </w:pPr>
      <w:r w:rsidRPr="003535A5">
        <w:t>Model and schema for the catalogue included</w:t>
      </w:r>
      <w:r w:rsidR="00AC484A" w:rsidRPr="003535A5">
        <w:t>.</w:t>
      </w:r>
    </w:p>
    <w:p w14:paraId="711A04F6" w14:textId="77777777" w:rsidR="00AC484A" w:rsidRPr="003535A5" w:rsidRDefault="00AC484A" w:rsidP="00AC484A"/>
    <w:p w14:paraId="0E3D47FB" w14:textId="77777777" w:rsidR="00A73A7B" w:rsidRPr="003535A5" w:rsidRDefault="00A73A7B" w:rsidP="00531C7D">
      <w:pPr>
        <w:pStyle w:val="Heading2"/>
        <w:numPr>
          <w:ilvl w:val="0"/>
          <w:numId w:val="16"/>
        </w:numPr>
        <w:tabs>
          <w:tab w:val="left" w:pos="907"/>
        </w:tabs>
        <w:spacing w:after="200"/>
        <w:ind w:left="0" w:firstLine="0"/>
      </w:pPr>
      <w:bookmarkStart w:id="199" w:name="_Toc16161160"/>
      <w:r w:rsidRPr="003535A5">
        <w:t>Structure</w:t>
      </w:r>
      <w:bookmarkEnd w:id="199"/>
    </w:p>
    <w:p w14:paraId="5FFF3057" w14:textId="77777777" w:rsidR="00EF1236" w:rsidRPr="003535A5" w:rsidDel="004E1D86" w:rsidRDefault="00EF1236" w:rsidP="00EF1236">
      <w:pPr>
        <w:rPr>
          <w:del w:id="200" w:author="David M. Grant" w:date="2019-08-08T11:25:00Z"/>
          <w:rFonts w:ascii="Courier New" w:hAnsi="Courier New" w:cs="Courier New"/>
        </w:rPr>
      </w:pPr>
      <w:r w:rsidRPr="003535A5">
        <w:rPr>
          <w:rFonts w:ascii="Courier New" w:hAnsi="Courier New" w:cs="Courier New"/>
        </w:rPr>
        <w:t xml:space="preserve">Root ---- </w:t>
      </w:r>
      <w:r w:rsidRPr="003535A5">
        <w:rPr>
          <w:rFonts w:cs="Arial"/>
        </w:rPr>
        <w:t>(contains the catalogue named “</w:t>
      </w:r>
      <w:r w:rsidRPr="003535A5">
        <w:rPr>
          <w:rFonts w:ascii="Courier New" w:hAnsi="Courier New" w:cs="Courier New"/>
          <w:b/>
          <w:sz w:val="18"/>
          <w:szCs w:val="18"/>
        </w:rPr>
        <w:t>portrayal_catalogue.xm</w:t>
      </w:r>
      <w:r w:rsidRPr="003535A5">
        <w:rPr>
          <w:rFonts w:ascii="Courier New" w:hAnsi="Courier New" w:cs="Courier New"/>
          <w:b/>
        </w:rPr>
        <w:t>l”</w:t>
      </w:r>
      <w:ins w:id="201" w:author="David M. Grant" w:date="2019-08-08T11:26:00Z">
        <w:r w:rsidR="004E1D86">
          <w:rPr>
            <w:rFonts w:ascii="Courier New" w:hAnsi="Courier New" w:cs="Courier New"/>
            <w:b/>
          </w:rPr>
          <w:t>, and optionally an alert catalogue file</w:t>
        </w:r>
      </w:ins>
      <w:r w:rsidRPr="003535A5">
        <w:rPr>
          <w:rFonts w:cs="Arial"/>
        </w:rPr>
        <w:t>)</w:t>
      </w:r>
    </w:p>
    <w:p w14:paraId="5BEE505F"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608E3363" w14:textId="77777777" w:rsidR="00EF1236" w:rsidRPr="003535A5" w:rsidRDefault="00EF1236" w:rsidP="00EF1236">
      <w:pPr>
        <w:rPr>
          <w:rFonts w:ascii="Courier New" w:hAnsi="Courier New" w:cs="Courier New"/>
        </w:rPr>
      </w:pPr>
      <w:r w:rsidRPr="003535A5">
        <w:rPr>
          <w:rFonts w:ascii="Courier New" w:hAnsi="Courier New" w:cs="Courier New"/>
        </w:rPr>
        <w:t xml:space="preserve">   |-- Pixmaps </w:t>
      </w:r>
      <w:r w:rsidRPr="003535A5">
        <w:rPr>
          <w:rFonts w:cs="Courier New"/>
        </w:rPr>
        <w:t>(contains XML files describing pixmaps)</w:t>
      </w:r>
    </w:p>
    <w:p w14:paraId="4A5645DD"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6AC31483" w14:textId="77777777" w:rsidR="00EF1236" w:rsidRPr="003535A5" w:rsidRDefault="00EF1236" w:rsidP="00EF1236">
      <w:pPr>
        <w:rPr>
          <w:rFonts w:ascii="Courier New" w:hAnsi="Courier New" w:cs="Courier New"/>
        </w:rPr>
      </w:pPr>
      <w:r w:rsidRPr="003535A5">
        <w:rPr>
          <w:rFonts w:ascii="Courier New" w:hAnsi="Courier New" w:cs="Courier New"/>
        </w:rPr>
        <w:t xml:space="preserve">   |-- ColorProfiles </w:t>
      </w:r>
      <w:r w:rsidRPr="003535A5">
        <w:rPr>
          <w:rFonts w:cs="Arial"/>
        </w:rPr>
        <w:t>(contains XML files with colour profiles)</w:t>
      </w:r>
    </w:p>
    <w:p w14:paraId="58F6CEA3"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0F623662" w14:textId="77777777" w:rsidR="00EF1236" w:rsidRPr="003535A5" w:rsidRDefault="00EF1236" w:rsidP="00EF1236">
      <w:pPr>
        <w:rPr>
          <w:rFonts w:ascii="Courier New" w:hAnsi="Courier New" w:cs="Courier New"/>
        </w:rPr>
      </w:pPr>
      <w:r w:rsidRPr="003535A5">
        <w:rPr>
          <w:rFonts w:ascii="Courier New" w:hAnsi="Courier New" w:cs="Courier New"/>
        </w:rPr>
        <w:t xml:space="preserve">   |-- Symbols </w:t>
      </w:r>
      <w:r w:rsidRPr="003535A5">
        <w:rPr>
          <w:rFonts w:cs="Courier New"/>
        </w:rPr>
        <w:t>(contains SVG files with symbols</w:t>
      </w:r>
      <w:r w:rsidR="006E7AED">
        <w:rPr>
          <w:rFonts w:cs="Courier New"/>
        </w:rPr>
        <w:t xml:space="preserve"> </w:t>
      </w:r>
      <w:r w:rsidR="006E7AED" w:rsidRPr="003535A5">
        <w:rPr>
          <w:rFonts w:cs="Arial"/>
        </w:rPr>
        <w:t>and CSS2 style sheets</w:t>
      </w:r>
      <w:r w:rsidRPr="003535A5">
        <w:rPr>
          <w:rFonts w:cs="Courier New"/>
        </w:rPr>
        <w:t>)</w:t>
      </w:r>
    </w:p>
    <w:p w14:paraId="45CD080C"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65BA81E8" w14:textId="77777777" w:rsidR="00EF1236" w:rsidRPr="003535A5" w:rsidRDefault="00EF1236" w:rsidP="00EF1236">
      <w:pPr>
        <w:rPr>
          <w:rFonts w:ascii="Courier New" w:hAnsi="Courier New" w:cs="Courier New"/>
        </w:rPr>
      </w:pPr>
      <w:r w:rsidRPr="003535A5">
        <w:rPr>
          <w:rFonts w:ascii="Courier New" w:hAnsi="Courier New" w:cs="Courier New"/>
        </w:rPr>
        <w:t xml:space="preserve">   |-- LineStyles </w:t>
      </w:r>
      <w:r w:rsidRPr="003535A5">
        <w:rPr>
          <w:rFonts w:cs="Courier New"/>
        </w:rPr>
        <w:t>(contains XML files with line styles)</w:t>
      </w:r>
    </w:p>
    <w:p w14:paraId="3F16A169"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623B03D9" w14:textId="77777777" w:rsidR="00EF1236" w:rsidRPr="003535A5" w:rsidRDefault="00EF1236" w:rsidP="00EF1236">
      <w:pPr>
        <w:rPr>
          <w:rFonts w:ascii="Courier New" w:hAnsi="Courier New" w:cs="Courier New"/>
        </w:rPr>
      </w:pPr>
      <w:r w:rsidRPr="003535A5">
        <w:rPr>
          <w:rFonts w:ascii="Courier New" w:hAnsi="Courier New" w:cs="Courier New"/>
        </w:rPr>
        <w:t xml:space="preserve">   |-- AreaFills </w:t>
      </w:r>
      <w:r w:rsidRPr="003535A5">
        <w:rPr>
          <w:rFonts w:cs="Courier New"/>
        </w:rPr>
        <w:t>(contains XML files area fills)</w:t>
      </w:r>
    </w:p>
    <w:p w14:paraId="0D0F7959"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25AEF2D2" w14:textId="77777777" w:rsidR="00EF1236" w:rsidRPr="003535A5" w:rsidRDefault="00EF1236" w:rsidP="00EF1236">
      <w:pPr>
        <w:rPr>
          <w:rFonts w:ascii="Courier New" w:hAnsi="Courier New" w:cs="Courier New"/>
        </w:rPr>
      </w:pPr>
      <w:r w:rsidRPr="003535A5">
        <w:rPr>
          <w:rFonts w:ascii="Courier New" w:hAnsi="Courier New" w:cs="Courier New"/>
        </w:rPr>
        <w:t xml:space="preserve">   |-- Fonts </w:t>
      </w:r>
      <w:r w:rsidRPr="003535A5">
        <w:rPr>
          <w:rFonts w:cs="Courier New"/>
        </w:rPr>
        <w:t>(contains TrueType font files)</w:t>
      </w:r>
    </w:p>
    <w:p w14:paraId="43A63190"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59C841E5" w14:textId="77777777" w:rsidR="00EF1236" w:rsidRPr="003535A5" w:rsidRDefault="00EF1236" w:rsidP="00EF1236">
      <w:pPr>
        <w:rPr>
          <w:rFonts w:ascii="Courier New" w:hAnsi="Courier New" w:cs="Courier New"/>
        </w:rPr>
      </w:pPr>
      <w:r w:rsidRPr="003535A5">
        <w:rPr>
          <w:rFonts w:ascii="Courier New" w:hAnsi="Courier New" w:cs="Courier New"/>
        </w:rPr>
        <w:t xml:space="preserve">   |-- Rules </w:t>
      </w:r>
      <w:r w:rsidRPr="003535A5">
        <w:rPr>
          <w:rFonts w:cs="Courier New"/>
        </w:rPr>
        <w:t xml:space="preserve">(contains files with </w:t>
      </w:r>
      <w:r w:rsidR="00B7171F" w:rsidRPr="003535A5">
        <w:rPr>
          <w:rFonts w:cs="Courier New"/>
        </w:rPr>
        <w:t>rules which map features to drawing instructions</w:t>
      </w:r>
      <w:r w:rsidRPr="003535A5">
        <w:rPr>
          <w:rFonts w:cs="Courier New"/>
        </w:rPr>
        <w:t>)</w:t>
      </w:r>
    </w:p>
    <w:p w14:paraId="7294CD33" w14:textId="77777777" w:rsidR="00EF1236" w:rsidRPr="003535A5" w:rsidRDefault="00EF1236" w:rsidP="00AC484A">
      <w:pPr>
        <w:spacing w:after="120"/>
      </w:pPr>
    </w:p>
    <w:p w14:paraId="519103A7" w14:textId="77777777" w:rsidR="00A73A7B" w:rsidRDefault="00A73A7B" w:rsidP="00531C7D">
      <w:pPr>
        <w:pStyle w:val="Heading2"/>
        <w:keepNext/>
        <w:keepLines/>
        <w:numPr>
          <w:ilvl w:val="0"/>
          <w:numId w:val="16"/>
        </w:numPr>
        <w:tabs>
          <w:tab w:val="left" w:pos="907"/>
        </w:tabs>
        <w:spacing w:after="200"/>
        <w:ind w:left="0" w:firstLine="0"/>
      </w:pPr>
      <w:bookmarkStart w:id="202" w:name="_Toc16161161"/>
      <w:r>
        <w:t>Model of the Catalogue</w:t>
      </w:r>
      <w:bookmarkEnd w:id="202"/>
    </w:p>
    <w:p w14:paraId="43460DB0" w14:textId="77777777" w:rsidR="006E00EB" w:rsidRDefault="006A01C4" w:rsidP="006A01C4">
      <w:pPr>
        <w:ind w:left="360"/>
        <w:rPr>
          <w:noProof/>
          <w:lang w:eastAsia="en-GB"/>
        </w:rPr>
      </w:pPr>
      <w:commentRangeStart w:id="203"/>
      <w:commentRangeStart w:id="204"/>
      <w:r w:rsidRPr="006A01C4">
        <w:rPr>
          <w:noProof/>
          <w:lang w:eastAsia="en-GB"/>
        </w:rPr>
        <w:pict w14:anchorId="2A0D8C31">
          <v:shape id="_x0000_i1047" type="#_x0000_t75" style="width:435pt;height:545.25pt">
            <v:imagedata r:id="rId37" o:title="20181001_2 V4"/>
          </v:shape>
        </w:pict>
      </w:r>
      <w:commentRangeEnd w:id="203"/>
      <w:commentRangeEnd w:id="204"/>
      <w:r w:rsidR="004E1D86">
        <w:rPr>
          <w:rStyle w:val="CommentReference"/>
        </w:rPr>
        <w:commentReference w:id="204"/>
      </w:r>
      <w:r w:rsidR="0089157F">
        <w:rPr>
          <w:rStyle w:val="CommentReference"/>
        </w:rPr>
        <w:commentReference w:id="203"/>
      </w:r>
    </w:p>
    <w:p w14:paraId="7187E19E" w14:textId="77777777" w:rsidR="006E00EB" w:rsidRPr="00272BDF" w:rsidRDefault="006E00EB" w:rsidP="00AC484A">
      <w:pPr>
        <w:pStyle w:val="Figuretitle"/>
        <w:spacing w:before="120" w:after="120"/>
        <w:rPr>
          <w:lang w:val="en-GB"/>
        </w:rPr>
      </w:pPr>
      <w:r w:rsidRPr="00CF7710">
        <w:rPr>
          <w:lang w:val="en-GB"/>
        </w:rPr>
        <w:t>Figure </w:t>
      </w:r>
      <w:r>
        <w:rPr>
          <w:lang w:val="en-GB"/>
        </w:rPr>
        <w:t>9</w:t>
      </w:r>
      <w:r w:rsidRPr="00CF7710">
        <w:rPr>
          <w:lang w:val="en-GB"/>
        </w:rPr>
        <w:t>-</w:t>
      </w:r>
      <w:r>
        <w:rPr>
          <w:lang w:val="en-GB"/>
        </w:rPr>
        <w:t>20</w:t>
      </w:r>
      <w:r w:rsidRPr="00CF7710">
        <w:rPr>
          <w:lang w:val="en-GB"/>
        </w:rPr>
        <w:t xml:space="preserve"> — </w:t>
      </w:r>
      <w:r>
        <w:rPr>
          <w:lang w:val="en-GB"/>
        </w:rPr>
        <w:t>Catalogue</w:t>
      </w:r>
    </w:p>
    <w:p w14:paraId="04E74B96" w14:textId="77777777" w:rsidR="00A73A7B" w:rsidRDefault="00A73A7B" w:rsidP="00531C7D">
      <w:pPr>
        <w:pStyle w:val="Heading3"/>
        <w:numPr>
          <w:ilvl w:val="2"/>
          <w:numId w:val="37"/>
        </w:numPr>
      </w:pPr>
      <w:bookmarkStart w:id="205" w:name="_Toc16161162"/>
      <w:r>
        <w:t>PortrayalCatalog</w:t>
      </w:r>
      <w:bookmarkEnd w:id="20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533AC" w:rsidRPr="004663CF" w14:paraId="03E31440" w14:textId="77777777" w:rsidTr="004F2401">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384B5D3C" w14:textId="77777777" w:rsidR="00F533AC" w:rsidRPr="00AC484A" w:rsidRDefault="00F533AC" w:rsidP="00AC484A">
            <w:pPr>
              <w:spacing w:before="60" w:after="60"/>
              <w:jc w:val="left"/>
              <w:rPr>
                <w:rFonts w:cs="Arial"/>
                <w:b/>
                <w:sz w:val="16"/>
                <w:szCs w:val="16"/>
              </w:rPr>
            </w:pPr>
            <w:r w:rsidRPr="00AC484A">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E4492ED" w14:textId="77777777" w:rsidR="00F533AC" w:rsidRPr="00AC484A" w:rsidRDefault="00F533AC" w:rsidP="00AC484A">
            <w:pPr>
              <w:spacing w:before="60" w:after="60"/>
              <w:jc w:val="left"/>
              <w:rPr>
                <w:rFonts w:cs="Arial"/>
                <w:b/>
                <w:sz w:val="16"/>
                <w:szCs w:val="16"/>
              </w:rPr>
            </w:pPr>
            <w:r w:rsidRPr="00AC484A">
              <w:rPr>
                <w:rFonts w:cs="Arial"/>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7C5568D" w14:textId="77777777" w:rsidR="00F533AC" w:rsidRPr="00AC484A" w:rsidRDefault="00F533AC" w:rsidP="00AC484A">
            <w:pPr>
              <w:spacing w:before="60" w:after="60"/>
              <w:jc w:val="left"/>
              <w:rPr>
                <w:rFonts w:cs="Arial"/>
                <w:b/>
                <w:sz w:val="16"/>
                <w:szCs w:val="16"/>
              </w:rPr>
            </w:pPr>
            <w:r w:rsidRPr="00AC484A">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89651DE" w14:textId="77777777" w:rsidR="00F533AC" w:rsidRPr="00AC484A" w:rsidRDefault="00F533AC" w:rsidP="00AC484A">
            <w:pPr>
              <w:spacing w:before="60" w:after="60"/>
              <w:jc w:val="center"/>
              <w:rPr>
                <w:rFonts w:cs="Arial"/>
                <w:b/>
                <w:sz w:val="16"/>
                <w:szCs w:val="16"/>
              </w:rPr>
            </w:pPr>
            <w:r w:rsidRPr="00AC484A">
              <w:rPr>
                <w:rFonts w:cs="Arial"/>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9CF61AD" w14:textId="77777777" w:rsidR="00F533AC" w:rsidRPr="00AC484A" w:rsidRDefault="00F533AC" w:rsidP="00AC484A">
            <w:pPr>
              <w:spacing w:before="60" w:after="60"/>
              <w:jc w:val="left"/>
              <w:rPr>
                <w:rFonts w:cs="Arial"/>
                <w:b/>
                <w:sz w:val="16"/>
                <w:szCs w:val="16"/>
              </w:rPr>
            </w:pPr>
            <w:r w:rsidRPr="00AC484A">
              <w:rPr>
                <w:rFonts w:cs="Arial"/>
                <w:b/>
                <w:sz w:val="16"/>
                <w:szCs w:val="16"/>
              </w:rPr>
              <w:t>Type</w:t>
            </w:r>
          </w:p>
        </w:tc>
      </w:tr>
      <w:tr w:rsidR="00F533AC" w:rsidRPr="004663CF" w14:paraId="6B574691" w14:textId="77777777" w:rsidTr="004F2401">
        <w:tc>
          <w:tcPr>
            <w:tcW w:w="1242" w:type="dxa"/>
            <w:tcBorders>
              <w:top w:val="single" w:sz="4" w:space="0" w:color="auto"/>
              <w:left w:val="single" w:sz="4" w:space="0" w:color="auto"/>
              <w:bottom w:val="single" w:sz="4" w:space="0" w:color="auto"/>
              <w:right w:val="single" w:sz="4" w:space="0" w:color="auto"/>
            </w:tcBorders>
          </w:tcPr>
          <w:p w14:paraId="398C8C07" w14:textId="77777777" w:rsidR="00F533AC" w:rsidRPr="00AC484A" w:rsidRDefault="00F533AC" w:rsidP="00AC484A">
            <w:pPr>
              <w:spacing w:before="60" w:after="60"/>
              <w:jc w:val="left"/>
              <w:rPr>
                <w:rFonts w:cs="Arial"/>
                <w:sz w:val="16"/>
                <w:szCs w:val="16"/>
              </w:rPr>
            </w:pPr>
            <w:r w:rsidRPr="00AC484A">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FE4CBE5" w14:textId="77777777" w:rsidR="00F533AC" w:rsidRPr="00AC484A" w:rsidRDefault="00F533AC" w:rsidP="00AC484A">
            <w:pPr>
              <w:spacing w:before="60" w:after="60"/>
              <w:jc w:val="left"/>
              <w:rPr>
                <w:rFonts w:cs="Arial"/>
                <w:sz w:val="16"/>
                <w:szCs w:val="16"/>
              </w:rPr>
            </w:pPr>
            <w:r w:rsidRPr="00AC484A">
              <w:rPr>
                <w:rFonts w:cs="Arial"/>
                <w:sz w:val="16"/>
                <w:szCs w:val="16"/>
              </w:rPr>
              <w:t>PortrayalCatalog</w:t>
            </w:r>
          </w:p>
        </w:tc>
        <w:tc>
          <w:tcPr>
            <w:tcW w:w="3827" w:type="dxa"/>
            <w:tcBorders>
              <w:top w:val="single" w:sz="4" w:space="0" w:color="auto"/>
              <w:left w:val="single" w:sz="4" w:space="0" w:color="auto"/>
              <w:bottom w:val="single" w:sz="4" w:space="0" w:color="auto"/>
              <w:right w:val="single" w:sz="4" w:space="0" w:color="auto"/>
            </w:tcBorders>
          </w:tcPr>
          <w:p w14:paraId="676F0AD9" w14:textId="77777777" w:rsidR="00F533AC" w:rsidRPr="00AC484A" w:rsidRDefault="00F533AC" w:rsidP="00AC484A">
            <w:pPr>
              <w:spacing w:before="60" w:after="60"/>
              <w:jc w:val="left"/>
              <w:rPr>
                <w:rFonts w:cs="Arial"/>
                <w:sz w:val="16"/>
                <w:szCs w:val="16"/>
              </w:rPr>
            </w:pPr>
            <w:r w:rsidRPr="00AC484A">
              <w:rPr>
                <w:rFonts w:cs="Arial"/>
                <w:sz w:val="16"/>
                <w:szCs w:val="16"/>
              </w:rPr>
              <w:t>A container of all the Catalogue items</w:t>
            </w:r>
          </w:p>
        </w:tc>
        <w:tc>
          <w:tcPr>
            <w:tcW w:w="709" w:type="dxa"/>
            <w:tcBorders>
              <w:top w:val="single" w:sz="4" w:space="0" w:color="auto"/>
              <w:left w:val="single" w:sz="4" w:space="0" w:color="auto"/>
              <w:bottom w:val="single" w:sz="4" w:space="0" w:color="auto"/>
              <w:right w:val="single" w:sz="4" w:space="0" w:color="auto"/>
            </w:tcBorders>
          </w:tcPr>
          <w:p w14:paraId="2A000DEF" w14:textId="77777777" w:rsidR="00F533AC" w:rsidRPr="00AC484A" w:rsidRDefault="00F533AC" w:rsidP="00AC484A">
            <w:pPr>
              <w:spacing w:before="60" w:after="60"/>
              <w:jc w:val="center"/>
              <w:rPr>
                <w:rFonts w:cs="Arial"/>
                <w:sz w:val="16"/>
                <w:szCs w:val="16"/>
              </w:rPr>
            </w:pPr>
            <w:r w:rsidRPr="00AC484A">
              <w:rPr>
                <w:rFonts w:cs="Arial"/>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F236144" w14:textId="77777777" w:rsidR="00F533AC" w:rsidRPr="00AC484A" w:rsidRDefault="00F533AC" w:rsidP="00AC484A">
            <w:pPr>
              <w:spacing w:before="60" w:after="60"/>
              <w:jc w:val="left"/>
              <w:rPr>
                <w:rFonts w:cs="Arial"/>
                <w:sz w:val="16"/>
                <w:szCs w:val="16"/>
              </w:rPr>
            </w:pPr>
            <w:r w:rsidRPr="00AC484A">
              <w:rPr>
                <w:rFonts w:cs="Arial"/>
                <w:sz w:val="16"/>
                <w:szCs w:val="16"/>
              </w:rPr>
              <w:t>-</w:t>
            </w:r>
          </w:p>
        </w:tc>
      </w:tr>
      <w:tr w:rsidR="00F533AC" w:rsidRPr="004663CF" w14:paraId="4746EA0D" w14:textId="77777777" w:rsidTr="004F2401">
        <w:tc>
          <w:tcPr>
            <w:tcW w:w="1242" w:type="dxa"/>
            <w:tcBorders>
              <w:top w:val="single" w:sz="4" w:space="0" w:color="auto"/>
              <w:left w:val="single" w:sz="4" w:space="0" w:color="auto"/>
              <w:bottom w:val="single" w:sz="4" w:space="0" w:color="auto"/>
              <w:right w:val="single" w:sz="4" w:space="0" w:color="auto"/>
            </w:tcBorders>
          </w:tcPr>
          <w:p w14:paraId="0E3B12DA"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B4EF783" w14:textId="77777777" w:rsidR="00F533AC" w:rsidRPr="00AC484A" w:rsidRDefault="00F533AC" w:rsidP="00AC484A">
            <w:pPr>
              <w:spacing w:before="60" w:after="60"/>
              <w:jc w:val="left"/>
              <w:rPr>
                <w:rFonts w:cs="Arial"/>
                <w:sz w:val="16"/>
                <w:szCs w:val="16"/>
              </w:rPr>
            </w:pPr>
            <w:r w:rsidRPr="00AC484A">
              <w:rPr>
                <w:rFonts w:cs="Arial"/>
                <w:sz w:val="16"/>
                <w:szCs w:val="16"/>
              </w:rPr>
              <w:t>productId</w:t>
            </w:r>
          </w:p>
        </w:tc>
        <w:tc>
          <w:tcPr>
            <w:tcW w:w="3827" w:type="dxa"/>
            <w:tcBorders>
              <w:top w:val="single" w:sz="4" w:space="0" w:color="auto"/>
              <w:left w:val="single" w:sz="4" w:space="0" w:color="auto"/>
              <w:bottom w:val="single" w:sz="4" w:space="0" w:color="auto"/>
              <w:right w:val="single" w:sz="4" w:space="0" w:color="auto"/>
            </w:tcBorders>
          </w:tcPr>
          <w:p w14:paraId="6F7A068C"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The ID of the product for </w:t>
            </w:r>
            <w:r w:rsidR="00AC484A">
              <w:rPr>
                <w:rFonts w:cs="Arial"/>
                <w:sz w:val="16"/>
                <w:szCs w:val="16"/>
              </w:rPr>
              <w:t>which the Catalogue is intended</w:t>
            </w:r>
          </w:p>
        </w:tc>
        <w:tc>
          <w:tcPr>
            <w:tcW w:w="709" w:type="dxa"/>
            <w:tcBorders>
              <w:top w:val="single" w:sz="4" w:space="0" w:color="auto"/>
              <w:left w:val="single" w:sz="4" w:space="0" w:color="auto"/>
              <w:bottom w:val="single" w:sz="4" w:space="0" w:color="auto"/>
              <w:right w:val="single" w:sz="4" w:space="0" w:color="auto"/>
            </w:tcBorders>
          </w:tcPr>
          <w:p w14:paraId="375A1E46"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7482F2F"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F533AC" w:rsidRPr="004663CF" w14:paraId="1DC2819A" w14:textId="77777777" w:rsidTr="004F2401">
        <w:tc>
          <w:tcPr>
            <w:tcW w:w="1242" w:type="dxa"/>
            <w:tcBorders>
              <w:top w:val="single" w:sz="4" w:space="0" w:color="auto"/>
              <w:left w:val="single" w:sz="4" w:space="0" w:color="auto"/>
              <w:bottom w:val="single" w:sz="4" w:space="0" w:color="auto"/>
              <w:right w:val="single" w:sz="4" w:space="0" w:color="auto"/>
            </w:tcBorders>
          </w:tcPr>
          <w:p w14:paraId="068DD59C"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A486FD5" w14:textId="77777777" w:rsidR="00F533AC" w:rsidRPr="00AC484A" w:rsidRDefault="00F533AC" w:rsidP="00AC484A">
            <w:pPr>
              <w:spacing w:before="60" w:after="60"/>
              <w:jc w:val="left"/>
              <w:rPr>
                <w:rFonts w:cs="Arial"/>
                <w:sz w:val="16"/>
                <w:szCs w:val="16"/>
              </w:rPr>
            </w:pPr>
            <w:r w:rsidRPr="00AC484A">
              <w:rPr>
                <w:rFonts w:cs="Arial"/>
                <w:sz w:val="16"/>
                <w:szCs w:val="16"/>
              </w:rPr>
              <w:t>version</w:t>
            </w:r>
          </w:p>
        </w:tc>
        <w:tc>
          <w:tcPr>
            <w:tcW w:w="3827" w:type="dxa"/>
            <w:tcBorders>
              <w:top w:val="single" w:sz="4" w:space="0" w:color="auto"/>
              <w:left w:val="single" w:sz="4" w:space="0" w:color="auto"/>
              <w:bottom w:val="single" w:sz="4" w:space="0" w:color="auto"/>
              <w:right w:val="single" w:sz="4" w:space="0" w:color="auto"/>
            </w:tcBorders>
          </w:tcPr>
          <w:p w14:paraId="17F6EDA9" w14:textId="77777777" w:rsidR="00F533AC" w:rsidRPr="00AC484A" w:rsidRDefault="00F533AC" w:rsidP="00AC484A">
            <w:pPr>
              <w:spacing w:before="60" w:after="60"/>
              <w:jc w:val="left"/>
              <w:rPr>
                <w:rFonts w:cs="Arial"/>
                <w:sz w:val="16"/>
                <w:szCs w:val="16"/>
              </w:rPr>
            </w:pPr>
            <w:r w:rsidRPr="00AC484A">
              <w:rPr>
                <w:rFonts w:cs="Arial"/>
                <w:sz w:val="16"/>
                <w:szCs w:val="16"/>
              </w:rPr>
              <w:t>The version of the produ</w:t>
            </w:r>
            <w:r w:rsidR="00AC484A">
              <w:rPr>
                <w:rFonts w:cs="Arial"/>
                <w:sz w:val="16"/>
                <w:szCs w:val="16"/>
              </w:rPr>
              <w:t>ct the Catalogue is defined for</w:t>
            </w:r>
          </w:p>
        </w:tc>
        <w:tc>
          <w:tcPr>
            <w:tcW w:w="709" w:type="dxa"/>
            <w:tcBorders>
              <w:top w:val="single" w:sz="4" w:space="0" w:color="auto"/>
              <w:left w:val="single" w:sz="4" w:space="0" w:color="auto"/>
              <w:bottom w:val="single" w:sz="4" w:space="0" w:color="auto"/>
              <w:right w:val="single" w:sz="4" w:space="0" w:color="auto"/>
            </w:tcBorders>
          </w:tcPr>
          <w:p w14:paraId="77083778"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144F6F3"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3E0E70" w:rsidRPr="004663CF" w14:paraId="0C824DED" w14:textId="77777777" w:rsidTr="004F2401">
        <w:trPr>
          <w:ins w:id="206" w:author="David M. Grant" w:date="2019-08-08T12:45:00Z"/>
        </w:trPr>
        <w:tc>
          <w:tcPr>
            <w:tcW w:w="1242" w:type="dxa"/>
            <w:tcBorders>
              <w:top w:val="single" w:sz="4" w:space="0" w:color="auto"/>
              <w:left w:val="single" w:sz="4" w:space="0" w:color="auto"/>
              <w:bottom w:val="single" w:sz="4" w:space="0" w:color="auto"/>
              <w:right w:val="single" w:sz="4" w:space="0" w:color="auto"/>
            </w:tcBorders>
          </w:tcPr>
          <w:p w14:paraId="49F2A2B3" w14:textId="77777777" w:rsidR="003E0E70" w:rsidRPr="00AC484A" w:rsidRDefault="003E0E70" w:rsidP="00AC484A">
            <w:pPr>
              <w:spacing w:before="60" w:after="60"/>
              <w:jc w:val="left"/>
              <w:rPr>
                <w:ins w:id="207" w:author="David M. Grant" w:date="2019-08-08T12:45:00Z"/>
                <w:rFonts w:cs="Arial"/>
                <w:sz w:val="16"/>
                <w:szCs w:val="16"/>
              </w:rPr>
            </w:pPr>
            <w:ins w:id="208" w:author="David M. Grant" w:date="2019-08-08T12:45:00Z">
              <w:r>
                <w:rPr>
                  <w:rFonts w:cs="Arial"/>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7C5877E1" w14:textId="77777777" w:rsidR="003E0E70" w:rsidRPr="00AC484A" w:rsidRDefault="003E0E70" w:rsidP="00AC484A">
            <w:pPr>
              <w:spacing w:before="60" w:after="60"/>
              <w:jc w:val="left"/>
              <w:rPr>
                <w:ins w:id="209" w:author="David M. Grant" w:date="2019-08-08T12:45:00Z"/>
                <w:rFonts w:cs="Arial"/>
                <w:sz w:val="16"/>
                <w:szCs w:val="16"/>
              </w:rPr>
            </w:pPr>
            <w:ins w:id="210" w:author="David M. Grant" w:date="2019-08-08T12:45:00Z">
              <w:r>
                <w:rPr>
                  <w:rFonts w:cs="Arial"/>
                  <w:sz w:val="16"/>
                  <w:szCs w:val="16"/>
                </w:rPr>
                <w:t>alertCatalog</w:t>
              </w:r>
            </w:ins>
          </w:p>
        </w:tc>
        <w:tc>
          <w:tcPr>
            <w:tcW w:w="3827" w:type="dxa"/>
            <w:tcBorders>
              <w:top w:val="single" w:sz="4" w:space="0" w:color="auto"/>
              <w:left w:val="single" w:sz="4" w:space="0" w:color="auto"/>
              <w:bottom w:val="single" w:sz="4" w:space="0" w:color="auto"/>
              <w:right w:val="single" w:sz="4" w:space="0" w:color="auto"/>
            </w:tcBorders>
          </w:tcPr>
          <w:p w14:paraId="68FBDE2F" w14:textId="77777777" w:rsidR="003E0E70" w:rsidRPr="00AC484A" w:rsidRDefault="003E0E70" w:rsidP="00AC484A">
            <w:pPr>
              <w:spacing w:before="60" w:after="60"/>
              <w:jc w:val="left"/>
              <w:rPr>
                <w:ins w:id="211" w:author="David M. Grant" w:date="2019-08-08T12:45:00Z"/>
                <w:rFonts w:cs="Arial"/>
                <w:sz w:val="16"/>
                <w:szCs w:val="16"/>
              </w:rPr>
            </w:pPr>
            <w:ins w:id="212" w:author="David M. Grant" w:date="2019-08-08T12:46:00Z">
              <w:r>
                <w:rPr>
                  <w:rFonts w:cs="Arial"/>
                  <w:sz w:val="16"/>
                  <w:szCs w:val="16"/>
                </w:rPr>
                <w:t>A file reference to an alert catalogue</w:t>
              </w:r>
            </w:ins>
          </w:p>
        </w:tc>
        <w:tc>
          <w:tcPr>
            <w:tcW w:w="709" w:type="dxa"/>
            <w:tcBorders>
              <w:top w:val="single" w:sz="4" w:space="0" w:color="auto"/>
              <w:left w:val="single" w:sz="4" w:space="0" w:color="auto"/>
              <w:bottom w:val="single" w:sz="4" w:space="0" w:color="auto"/>
              <w:right w:val="single" w:sz="4" w:space="0" w:color="auto"/>
            </w:tcBorders>
          </w:tcPr>
          <w:p w14:paraId="21879D33" w14:textId="77777777" w:rsidR="003E0E70" w:rsidRPr="00AC484A" w:rsidRDefault="003E0E70" w:rsidP="00AC484A">
            <w:pPr>
              <w:spacing w:before="60" w:after="60"/>
              <w:jc w:val="center"/>
              <w:rPr>
                <w:ins w:id="213" w:author="David M. Grant" w:date="2019-08-08T12:45:00Z"/>
                <w:rFonts w:cs="Arial"/>
                <w:sz w:val="16"/>
                <w:szCs w:val="16"/>
              </w:rPr>
            </w:pPr>
            <w:ins w:id="214" w:author="David M. Grant" w:date="2019-08-08T12:46: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6AA6651F" w14:textId="77777777" w:rsidR="003E0E70" w:rsidRPr="00AC484A" w:rsidRDefault="003E0E70" w:rsidP="00AC484A">
            <w:pPr>
              <w:spacing w:before="60" w:after="60"/>
              <w:jc w:val="left"/>
              <w:rPr>
                <w:ins w:id="215" w:author="David M. Grant" w:date="2019-08-08T12:45:00Z"/>
                <w:rFonts w:cs="Arial"/>
                <w:sz w:val="16"/>
                <w:szCs w:val="16"/>
              </w:rPr>
            </w:pPr>
            <w:ins w:id="216" w:author="David M. Grant" w:date="2019-08-08T12:46:00Z">
              <w:r>
                <w:rPr>
                  <w:rFonts w:cs="Arial"/>
                  <w:sz w:val="16"/>
                  <w:szCs w:val="16"/>
                </w:rPr>
                <w:t>ExternalFile</w:t>
              </w:r>
            </w:ins>
          </w:p>
        </w:tc>
      </w:tr>
      <w:tr w:rsidR="00F533AC" w:rsidRPr="004663CF" w14:paraId="3EAFE876" w14:textId="77777777" w:rsidTr="004F2401">
        <w:tc>
          <w:tcPr>
            <w:tcW w:w="1242" w:type="dxa"/>
            <w:tcBorders>
              <w:top w:val="single" w:sz="4" w:space="0" w:color="auto"/>
              <w:left w:val="single" w:sz="4" w:space="0" w:color="auto"/>
              <w:bottom w:val="single" w:sz="4" w:space="0" w:color="auto"/>
              <w:right w:val="single" w:sz="4" w:space="0" w:color="auto"/>
            </w:tcBorders>
          </w:tcPr>
          <w:p w14:paraId="7DF433A4"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C6E23C6"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c>
          <w:tcPr>
            <w:tcW w:w="3827" w:type="dxa"/>
            <w:tcBorders>
              <w:top w:val="single" w:sz="4" w:space="0" w:color="auto"/>
              <w:left w:val="single" w:sz="4" w:space="0" w:color="auto"/>
              <w:bottom w:val="single" w:sz="4" w:space="0" w:color="auto"/>
              <w:right w:val="single" w:sz="4" w:space="0" w:color="auto"/>
            </w:tcBorders>
          </w:tcPr>
          <w:p w14:paraId="485F2CE2"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Pixmap file references </w:t>
            </w:r>
          </w:p>
        </w:tc>
        <w:tc>
          <w:tcPr>
            <w:tcW w:w="709" w:type="dxa"/>
            <w:tcBorders>
              <w:top w:val="single" w:sz="4" w:space="0" w:color="auto"/>
              <w:left w:val="single" w:sz="4" w:space="0" w:color="auto"/>
              <w:bottom w:val="single" w:sz="4" w:space="0" w:color="auto"/>
              <w:right w:val="single" w:sz="4" w:space="0" w:color="auto"/>
            </w:tcBorders>
          </w:tcPr>
          <w:p w14:paraId="0649BEA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62403BA"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r>
      <w:tr w:rsidR="00F533AC" w:rsidRPr="004663CF" w14:paraId="727E448F" w14:textId="77777777" w:rsidTr="004F2401">
        <w:tc>
          <w:tcPr>
            <w:tcW w:w="1242" w:type="dxa"/>
            <w:tcBorders>
              <w:top w:val="single" w:sz="4" w:space="0" w:color="auto"/>
              <w:left w:val="single" w:sz="4" w:space="0" w:color="auto"/>
              <w:bottom w:val="single" w:sz="4" w:space="0" w:color="auto"/>
              <w:right w:val="single" w:sz="4" w:space="0" w:color="auto"/>
            </w:tcBorders>
          </w:tcPr>
          <w:p w14:paraId="7D75D44D"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C5E7B38"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c>
          <w:tcPr>
            <w:tcW w:w="3827" w:type="dxa"/>
            <w:tcBorders>
              <w:top w:val="single" w:sz="4" w:space="0" w:color="auto"/>
              <w:left w:val="single" w:sz="4" w:space="0" w:color="auto"/>
              <w:bottom w:val="single" w:sz="4" w:space="0" w:color="auto"/>
              <w:right w:val="single" w:sz="4" w:space="0" w:color="auto"/>
            </w:tcBorders>
          </w:tcPr>
          <w:p w14:paraId="3FA9E6E4"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740B809B"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851BAF5"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r>
      <w:tr w:rsidR="00F533AC" w:rsidRPr="004663CF" w14:paraId="3D791F66" w14:textId="77777777" w:rsidTr="004F2401">
        <w:tc>
          <w:tcPr>
            <w:tcW w:w="1242" w:type="dxa"/>
            <w:tcBorders>
              <w:top w:val="single" w:sz="4" w:space="0" w:color="auto"/>
              <w:left w:val="single" w:sz="4" w:space="0" w:color="auto"/>
              <w:bottom w:val="single" w:sz="4" w:space="0" w:color="auto"/>
              <w:right w:val="single" w:sz="4" w:space="0" w:color="auto"/>
            </w:tcBorders>
          </w:tcPr>
          <w:p w14:paraId="71191004"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9886336"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c>
          <w:tcPr>
            <w:tcW w:w="3827" w:type="dxa"/>
            <w:tcBorders>
              <w:top w:val="single" w:sz="4" w:space="0" w:color="auto"/>
              <w:left w:val="single" w:sz="4" w:space="0" w:color="auto"/>
              <w:bottom w:val="single" w:sz="4" w:space="0" w:color="auto"/>
              <w:right w:val="single" w:sz="4" w:space="0" w:color="auto"/>
            </w:tcBorders>
          </w:tcPr>
          <w:p w14:paraId="3052EEE7"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SVG Symbol file references </w:t>
            </w:r>
          </w:p>
        </w:tc>
        <w:tc>
          <w:tcPr>
            <w:tcW w:w="709" w:type="dxa"/>
            <w:tcBorders>
              <w:top w:val="single" w:sz="4" w:space="0" w:color="auto"/>
              <w:left w:val="single" w:sz="4" w:space="0" w:color="auto"/>
              <w:bottom w:val="single" w:sz="4" w:space="0" w:color="auto"/>
              <w:right w:val="single" w:sz="4" w:space="0" w:color="auto"/>
            </w:tcBorders>
          </w:tcPr>
          <w:p w14:paraId="78A3D70D"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07E0456"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r>
      <w:tr w:rsidR="00C66557" w:rsidRPr="004663CF" w14:paraId="6951BED8" w14:textId="77777777" w:rsidTr="004F2401">
        <w:tc>
          <w:tcPr>
            <w:tcW w:w="1242" w:type="dxa"/>
            <w:tcBorders>
              <w:top w:val="single" w:sz="4" w:space="0" w:color="auto"/>
              <w:left w:val="single" w:sz="4" w:space="0" w:color="auto"/>
              <w:bottom w:val="single" w:sz="4" w:space="0" w:color="auto"/>
              <w:right w:val="single" w:sz="4" w:space="0" w:color="auto"/>
            </w:tcBorders>
          </w:tcPr>
          <w:p w14:paraId="6AB662D2" w14:textId="77777777" w:rsidR="00C66557" w:rsidRPr="00AC484A" w:rsidRDefault="00C66557" w:rsidP="00AC484A">
            <w:pPr>
              <w:spacing w:before="60" w:after="60"/>
              <w:jc w:val="left"/>
              <w:rPr>
                <w:rFonts w:cs="Arial"/>
                <w:sz w:val="16"/>
                <w:szCs w:val="16"/>
              </w:rPr>
            </w:pPr>
            <w:r>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1F9F92A" w14:textId="77777777" w:rsidR="00C66557" w:rsidRPr="00AC484A" w:rsidRDefault="00C66557" w:rsidP="00AC484A">
            <w:pPr>
              <w:spacing w:before="60" w:after="60"/>
              <w:jc w:val="left"/>
              <w:rPr>
                <w:rFonts w:cs="Arial"/>
                <w:sz w:val="16"/>
                <w:szCs w:val="16"/>
              </w:rPr>
            </w:pPr>
            <w:r>
              <w:rPr>
                <w:rFonts w:cs="Arial"/>
                <w:sz w:val="16"/>
                <w:szCs w:val="16"/>
              </w:rPr>
              <w:t>styleSheets</w:t>
            </w:r>
          </w:p>
        </w:tc>
        <w:tc>
          <w:tcPr>
            <w:tcW w:w="3827" w:type="dxa"/>
            <w:tcBorders>
              <w:top w:val="single" w:sz="4" w:space="0" w:color="auto"/>
              <w:left w:val="single" w:sz="4" w:space="0" w:color="auto"/>
              <w:bottom w:val="single" w:sz="4" w:space="0" w:color="auto"/>
              <w:right w:val="single" w:sz="4" w:space="0" w:color="auto"/>
            </w:tcBorders>
          </w:tcPr>
          <w:p w14:paraId="1DD8A929" w14:textId="77777777" w:rsidR="00C66557" w:rsidRPr="00AC484A" w:rsidRDefault="00C66557" w:rsidP="00AC484A">
            <w:pPr>
              <w:spacing w:before="60" w:after="60"/>
              <w:jc w:val="left"/>
              <w:rPr>
                <w:rFonts w:cs="Arial"/>
                <w:sz w:val="16"/>
                <w:szCs w:val="16"/>
              </w:rPr>
            </w:pPr>
            <w:r>
              <w:rPr>
                <w:rFonts w:cs="Arial"/>
                <w:sz w:val="16"/>
                <w:szCs w:val="16"/>
              </w:rPr>
              <w:t>Container of CSS file references</w:t>
            </w:r>
          </w:p>
        </w:tc>
        <w:tc>
          <w:tcPr>
            <w:tcW w:w="709" w:type="dxa"/>
            <w:tcBorders>
              <w:top w:val="single" w:sz="4" w:space="0" w:color="auto"/>
              <w:left w:val="single" w:sz="4" w:space="0" w:color="auto"/>
              <w:bottom w:val="single" w:sz="4" w:space="0" w:color="auto"/>
              <w:right w:val="single" w:sz="4" w:space="0" w:color="auto"/>
            </w:tcBorders>
          </w:tcPr>
          <w:p w14:paraId="1BDE48C3" w14:textId="77777777" w:rsidR="00C66557" w:rsidRPr="00AC484A" w:rsidRDefault="00C66557" w:rsidP="00AC484A">
            <w:pPr>
              <w:spacing w:before="60" w:after="60"/>
              <w:jc w:val="center"/>
              <w:rPr>
                <w:rFonts w:cs="Arial"/>
                <w:sz w:val="16"/>
                <w:szCs w:val="16"/>
              </w:rPr>
            </w:pPr>
            <w:r>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99A2387" w14:textId="77777777" w:rsidR="00C66557" w:rsidRPr="00AC484A" w:rsidRDefault="00C66557" w:rsidP="00AC484A">
            <w:pPr>
              <w:spacing w:before="60" w:after="60"/>
              <w:jc w:val="left"/>
              <w:rPr>
                <w:rFonts w:cs="Arial"/>
                <w:sz w:val="16"/>
                <w:szCs w:val="16"/>
              </w:rPr>
            </w:pPr>
            <w:r>
              <w:rPr>
                <w:rFonts w:cs="Arial"/>
                <w:sz w:val="16"/>
                <w:szCs w:val="16"/>
              </w:rPr>
              <w:t>StyleSheets</w:t>
            </w:r>
          </w:p>
        </w:tc>
      </w:tr>
      <w:tr w:rsidR="00F533AC" w:rsidRPr="004663CF" w14:paraId="09631253" w14:textId="77777777" w:rsidTr="004F2401">
        <w:tc>
          <w:tcPr>
            <w:tcW w:w="1242" w:type="dxa"/>
            <w:tcBorders>
              <w:top w:val="single" w:sz="4" w:space="0" w:color="auto"/>
              <w:left w:val="single" w:sz="4" w:space="0" w:color="auto"/>
              <w:bottom w:val="single" w:sz="4" w:space="0" w:color="auto"/>
              <w:right w:val="single" w:sz="4" w:space="0" w:color="auto"/>
            </w:tcBorders>
          </w:tcPr>
          <w:p w14:paraId="00134548"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E558257"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c>
          <w:tcPr>
            <w:tcW w:w="3827" w:type="dxa"/>
            <w:tcBorders>
              <w:top w:val="single" w:sz="4" w:space="0" w:color="auto"/>
              <w:left w:val="single" w:sz="4" w:space="0" w:color="auto"/>
              <w:bottom w:val="single" w:sz="4" w:space="0" w:color="auto"/>
              <w:right w:val="single" w:sz="4" w:space="0" w:color="auto"/>
            </w:tcBorders>
          </w:tcPr>
          <w:p w14:paraId="317643BC"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Line Style file references </w:t>
            </w:r>
          </w:p>
        </w:tc>
        <w:tc>
          <w:tcPr>
            <w:tcW w:w="709" w:type="dxa"/>
            <w:tcBorders>
              <w:top w:val="single" w:sz="4" w:space="0" w:color="auto"/>
              <w:left w:val="single" w:sz="4" w:space="0" w:color="auto"/>
              <w:bottom w:val="single" w:sz="4" w:space="0" w:color="auto"/>
              <w:right w:val="single" w:sz="4" w:space="0" w:color="auto"/>
            </w:tcBorders>
          </w:tcPr>
          <w:p w14:paraId="21115BCA"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1FB1BB7"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r>
      <w:tr w:rsidR="00F533AC" w:rsidRPr="004663CF" w14:paraId="482EB713" w14:textId="77777777" w:rsidTr="004F2401">
        <w:tc>
          <w:tcPr>
            <w:tcW w:w="1242" w:type="dxa"/>
            <w:tcBorders>
              <w:top w:val="single" w:sz="4" w:space="0" w:color="auto"/>
              <w:left w:val="single" w:sz="4" w:space="0" w:color="auto"/>
              <w:bottom w:val="single" w:sz="4" w:space="0" w:color="auto"/>
              <w:right w:val="single" w:sz="4" w:space="0" w:color="auto"/>
            </w:tcBorders>
          </w:tcPr>
          <w:p w14:paraId="38C2C1A2"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28B48A2"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c>
          <w:tcPr>
            <w:tcW w:w="3827" w:type="dxa"/>
            <w:tcBorders>
              <w:top w:val="single" w:sz="4" w:space="0" w:color="auto"/>
              <w:left w:val="single" w:sz="4" w:space="0" w:color="auto"/>
              <w:bottom w:val="single" w:sz="4" w:space="0" w:color="auto"/>
              <w:right w:val="single" w:sz="4" w:space="0" w:color="auto"/>
            </w:tcBorders>
          </w:tcPr>
          <w:p w14:paraId="546E2E17"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Area Fill file references</w:t>
            </w:r>
          </w:p>
        </w:tc>
        <w:tc>
          <w:tcPr>
            <w:tcW w:w="709" w:type="dxa"/>
            <w:tcBorders>
              <w:top w:val="single" w:sz="4" w:space="0" w:color="auto"/>
              <w:left w:val="single" w:sz="4" w:space="0" w:color="auto"/>
              <w:bottom w:val="single" w:sz="4" w:space="0" w:color="auto"/>
              <w:right w:val="single" w:sz="4" w:space="0" w:color="auto"/>
            </w:tcBorders>
          </w:tcPr>
          <w:p w14:paraId="21EB0DE3"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18075A9"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r>
      <w:tr w:rsidR="00F533AC" w:rsidRPr="004663CF" w14:paraId="133C321E" w14:textId="77777777" w:rsidTr="004F2401">
        <w:tc>
          <w:tcPr>
            <w:tcW w:w="1242" w:type="dxa"/>
            <w:tcBorders>
              <w:top w:val="single" w:sz="4" w:space="0" w:color="auto"/>
              <w:left w:val="single" w:sz="4" w:space="0" w:color="auto"/>
              <w:bottom w:val="single" w:sz="4" w:space="0" w:color="auto"/>
              <w:right w:val="single" w:sz="4" w:space="0" w:color="auto"/>
            </w:tcBorders>
          </w:tcPr>
          <w:p w14:paraId="43323635"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8567514"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c>
          <w:tcPr>
            <w:tcW w:w="3827" w:type="dxa"/>
            <w:tcBorders>
              <w:top w:val="single" w:sz="4" w:space="0" w:color="auto"/>
              <w:left w:val="single" w:sz="4" w:space="0" w:color="auto"/>
              <w:bottom w:val="single" w:sz="4" w:space="0" w:color="auto"/>
              <w:right w:val="single" w:sz="4" w:space="0" w:color="auto"/>
            </w:tcBorders>
          </w:tcPr>
          <w:p w14:paraId="27D67AB3" w14:textId="77777777" w:rsidR="00F533AC" w:rsidRPr="00AC484A" w:rsidRDefault="00F533AC" w:rsidP="00AC484A">
            <w:pPr>
              <w:spacing w:before="60" w:after="60"/>
              <w:jc w:val="left"/>
              <w:rPr>
                <w:rFonts w:cs="Arial"/>
                <w:sz w:val="16"/>
                <w:szCs w:val="16"/>
              </w:rPr>
            </w:pPr>
            <w:r w:rsidRPr="00AC484A">
              <w:rPr>
                <w:rFonts w:cs="Arial"/>
                <w:sz w:val="16"/>
                <w:szCs w:val="16"/>
              </w:rPr>
              <w:t>Container of True Type font references</w:t>
            </w:r>
          </w:p>
        </w:tc>
        <w:tc>
          <w:tcPr>
            <w:tcW w:w="709" w:type="dxa"/>
            <w:tcBorders>
              <w:top w:val="single" w:sz="4" w:space="0" w:color="auto"/>
              <w:left w:val="single" w:sz="4" w:space="0" w:color="auto"/>
              <w:bottom w:val="single" w:sz="4" w:space="0" w:color="auto"/>
              <w:right w:val="single" w:sz="4" w:space="0" w:color="auto"/>
            </w:tcBorders>
          </w:tcPr>
          <w:p w14:paraId="6A2DF75F"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077E942"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r>
      <w:tr w:rsidR="00F533AC" w:rsidRPr="004663CF" w14:paraId="3F358874" w14:textId="77777777" w:rsidTr="004F2401">
        <w:tc>
          <w:tcPr>
            <w:tcW w:w="1242" w:type="dxa"/>
            <w:tcBorders>
              <w:top w:val="single" w:sz="4" w:space="0" w:color="auto"/>
              <w:left w:val="single" w:sz="4" w:space="0" w:color="auto"/>
              <w:bottom w:val="single" w:sz="4" w:space="0" w:color="auto"/>
              <w:right w:val="single" w:sz="4" w:space="0" w:color="auto"/>
            </w:tcBorders>
          </w:tcPr>
          <w:p w14:paraId="075B51AA"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5589E8A"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c>
          <w:tcPr>
            <w:tcW w:w="3827" w:type="dxa"/>
            <w:tcBorders>
              <w:top w:val="single" w:sz="4" w:space="0" w:color="auto"/>
              <w:left w:val="single" w:sz="4" w:space="0" w:color="auto"/>
              <w:bottom w:val="single" w:sz="4" w:space="0" w:color="auto"/>
              <w:right w:val="single" w:sz="4" w:space="0" w:color="auto"/>
            </w:tcBorders>
          </w:tcPr>
          <w:p w14:paraId="43C70A08"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viewing group definitions </w:t>
            </w:r>
          </w:p>
        </w:tc>
        <w:tc>
          <w:tcPr>
            <w:tcW w:w="709" w:type="dxa"/>
            <w:tcBorders>
              <w:top w:val="single" w:sz="4" w:space="0" w:color="auto"/>
              <w:left w:val="single" w:sz="4" w:space="0" w:color="auto"/>
              <w:bottom w:val="single" w:sz="4" w:space="0" w:color="auto"/>
              <w:right w:val="single" w:sz="4" w:space="0" w:color="auto"/>
            </w:tcBorders>
          </w:tcPr>
          <w:p w14:paraId="45D8BAA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67DB27F"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r>
      <w:tr w:rsidR="00F533AC" w:rsidRPr="004663CF" w14:paraId="31DB8C7A" w14:textId="77777777" w:rsidTr="004F2401">
        <w:tc>
          <w:tcPr>
            <w:tcW w:w="1242" w:type="dxa"/>
            <w:tcBorders>
              <w:top w:val="single" w:sz="4" w:space="0" w:color="auto"/>
              <w:left w:val="single" w:sz="4" w:space="0" w:color="auto"/>
              <w:bottom w:val="single" w:sz="4" w:space="0" w:color="auto"/>
              <w:right w:val="single" w:sz="4" w:space="0" w:color="auto"/>
            </w:tcBorders>
          </w:tcPr>
          <w:p w14:paraId="03C0AD93"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1CF954E"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c>
          <w:tcPr>
            <w:tcW w:w="3827" w:type="dxa"/>
            <w:tcBorders>
              <w:top w:val="single" w:sz="4" w:space="0" w:color="auto"/>
              <w:left w:val="single" w:sz="4" w:space="0" w:color="auto"/>
              <w:bottom w:val="single" w:sz="4" w:space="0" w:color="auto"/>
              <w:right w:val="single" w:sz="4" w:space="0" w:color="auto"/>
            </w:tcBorders>
          </w:tcPr>
          <w:p w14:paraId="639F8DF3" w14:textId="77777777" w:rsidR="00F533AC" w:rsidRPr="00AC484A" w:rsidRDefault="00F533AC" w:rsidP="00AC484A">
            <w:pPr>
              <w:spacing w:before="60" w:after="60"/>
              <w:jc w:val="left"/>
              <w:rPr>
                <w:rFonts w:cs="Arial"/>
                <w:sz w:val="16"/>
                <w:szCs w:val="16"/>
              </w:rPr>
            </w:pPr>
            <w:r w:rsidRPr="00AC484A">
              <w:rPr>
                <w:rFonts w:cs="Arial"/>
                <w:sz w:val="16"/>
                <w:szCs w:val="16"/>
              </w:rPr>
              <w:t>The definition of the foundation of the portrayal</w:t>
            </w:r>
          </w:p>
        </w:tc>
        <w:tc>
          <w:tcPr>
            <w:tcW w:w="709" w:type="dxa"/>
            <w:tcBorders>
              <w:top w:val="single" w:sz="4" w:space="0" w:color="auto"/>
              <w:left w:val="single" w:sz="4" w:space="0" w:color="auto"/>
              <w:bottom w:val="single" w:sz="4" w:space="0" w:color="auto"/>
              <w:right w:val="single" w:sz="4" w:space="0" w:color="auto"/>
            </w:tcBorders>
          </w:tcPr>
          <w:p w14:paraId="7B15A174"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7DFDADA"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r>
      <w:tr w:rsidR="00F533AC" w:rsidRPr="004663CF" w14:paraId="3CA4C044" w14:textId="77777777" w:rsidTr="004F2401">
        <w:tc>
          <w:tcPr>
            <w:tcW w:w="1242" w:type="dxa"/>
            <w:tcBorders>
              <w:top w:val="single" w:sz="4" w:space="0" w:color="auto"/>
              <w:left w:val="single" w:sz="4" w:space="0" w:color="auto"/>
              <w:bottom w:val="single" w:sz="4" w:space="0" w:color="auto"/>
              <w:right w:val="single" w:sz="4" w:space="0" w:color="auto"/>
            </w:tcBorders>
          </w:tcPr>
          <w:p w14:paraId="4EA8EF66"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1F4F60B"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c>
          <w:tcPr>
            <w:tcW w:w="3827" w:type="dxa"/>
            <w:tcBorders>
              <w:top w:val="single" w:sz="4" w:space="0" w:color="auto"/>
              <w:left w:val="single" w:sz="4" w:space="0" w:color="auto"/>
              <w:bottom w:val="single" w:sz="4" w:space="0" w:color="auto"/>
              <w:right w:val="single" w:sz="4" w:space="0" w:color="auto"/>
            </w:tcBorders>
          </w:tcPr>
          <w:p w14:paraId="6D8FE39A" w14:textId="77777777" w:rsidR="00F533AC" w:rsidRPr="00AC484A" w:rsidRDefault="00F533AC" w:rsidP="00AC484A">
            <w:pPr>
              <w:spacing w:before="60" w:after="60"/>
              <w:jc w:val="left"/>
              <w:rPr>
                <w:rFonts w:cs="Arial"/>
                <w:sz w:val="16"/>
                <w:szCs w:val="16"/>
              </w:rPr>
            </w:pPr>
            <w:r w:rsidRPr="00AC484A">
              <w:rPr>
                <w:rFonts w:cs="Arial"/>
                <w:sz w:val="16"/>
                <w:szCs w:val="16"/>
              </w:rPr>
              <w:t>Container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441B8275"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E68918D"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r>
      <w:tr w:rsidR="00F533AC" w:rsidRPr="004663CF" w14:paraId="4CBF6983" w14:textId="77777777" w:rsidTr="004F2401">
        <w:tc>
          <w:tcPr>
            <w:tcW w:w="1242" w:type="dxa"/>
            <w:tcBorders>
              <w:top w:val="single" w:sz="4" w:space="0" w:color="auto"/>
              <w:left w:val="single" w:sz="4" w:space="0" w:color="auto"/>
              <w:bottom w:val="single" w:sz="4" w:space="0" w:color="auto"/>
              <w:right w:val="single" w:sz="4" w:space="0" w:color="auto"/>
            </w:tcBorders>
          </w:tcPr>
          <w:p w14:paraId="1770B5DD"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9FDABDC"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c>
          <w:tcPr>
            <w:tcW w:w="3827" w:type="dxa"/>
            <w:tcBorders>
              <w:top w:val="single" w:sz="4" w:space="0" w:color="auto"/>
              <w:left w:val="single" w:sz="4" w:space="0" w:color="auto"/>
              <w:bottom w:val="single" w:sz="4" w:space="0" w:color="auto"/>
              <w:right w:val="single" w:sz="4" w:space="0" w:color="auto"/>
            </w:tcBorders>
          </w:tcPr>
          <w:p w14:paraId="73B7092F"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mode definitions </w:t>
            </w:r>
          </w:p>
        </w:tc>
        <w:tc>
          <w:tcPr>
            <w:tcW w:w="709" w:type="dxa"/>
            <w:tcBorders>
              <w:top w:val="single" w:sz="4" w:space="0" w:color="auto"/>
              <w:left w:val="single" w:sz="4" w:space="0" w:color="auto"/>
              <w:bottom w:val="single" w:sz="4" w:space="0" w:color="auto"/>
              <w:right w:val="single" w:sz="4" w:space="0" w:color="auto"/>
            </w:tcBorders>
          </w:tcPr>
          <w:p w14:paraId="4FE8505A"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E5F6556"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r>
      <w:tr w:rsidR="00F533AC" w:rsidRPr="004663CF" w14:paraId="4CED0EF3" w14:textId="77777777" w:rsidTr="004F2401">
        <w:tc>
          <w:tcPr>
            <w:tcW w:w="1242" w:type="dxa"/>
            <w:tcBorders>
              <w:top w:val="single" w:sz="4" w:space="0" w:color="auto"/>
              <w:left w:val="single" w:sz="4" w:space="0" w:color="auto"/>
              <w:bottom w:val="single" w:sz="4" w:space="0" w:color="auto"/>
              <w:right w:val="single" w:sz="4" w:space="0" w:color="auto"/>
            </w:tcBorders>
          </w:tcPr>
          <w:p w14:paraId="663F9530"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4B4108"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c>
          <w:tcPr>
            <w:tcW w:w="3827" w:type="dxa"/>
            <w:tcBorders>
              <w:top w:val="single" w:sz="4" w:space="0" w:color="auto"/>
              <w:left w:val="single" w:sz="4" w:space="0" w:color="auto"/>
              <w:bottom w:val="single" w:sz="4" w:space="0" w:color="auto"/>
              <w:right w:val="single" w:sz="4" w:space="0" w:color="auto"/>
            </w:tcBorders>
          </w:tcPr>
          <w:p w14:paraId="520AADA4"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plane definitions </w:t>
            </w:r>
          </w:p>
        </w:tc>
        <w:tc>
          <w:tcPr>
            <w:tcW w:w="709" w:type="dxa"/>
            <w:tcBorders>
              <w:top w:val="single" w:sz="4" w:space="0" w:color="auto"/>
              <w:left w:val="single" w:sz="4" w:space="0" w:color="auto"/>
              <w:bottom w:val="single" w:sz="4" w:space="0" w:color="auto"/>
              <w:right w:val="single" w:sz="4" w:space="0" w:color="auto"/>
            </w:tcBorders>
          </w:tcPr>
          <w:p w14:paraId="7EB44F55"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6545927"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r>
      <w:tr w:rsidR="00F533AC" w:rsidRPr="004663CF" w14:paraId="774BE7CF" w14:textId="77777777" w:rsidTr="004F2401">
        <w:tc>
          <w:tcPr>
            <w:tcW w:w="1242" w:type="dxa"/>
            <w:tcBorders>
              <w:top w:val="single" w:sz="4" w:space="0" w:color="auto"/>
              <w:left w:val="single" w:sz="4" w:space="0" w:color="auto"/>
              <w:bottom w:val="single" w:sz="4" w:space="0" w:color="auto"/>
              <w:right w:val="single" w:sz="4" w:space="0" w:color="auto"/>
            </w:tcBorders>
          </w:tcPr>
          <w:p w14:paraId="3D635BB1"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7C15FDB"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c>
          <w:tcPr>
            <w:tcW w:w="3827" w:type="dxa"/>
            <w:tcBorders>
              <w:top w:val="single" w:sz="4" w:space="0" w:color="auto"/>
              <w:left w:val="single" w:sz="4" w:space="0" w:color="auto"/>
              <w:bottom w:val="single" w:sz="4" w:space="0" w:color="auto"/>
              <w:right w:val="single" w:sz="4" w:space="0" w:color="auto"/>
            </w:tcBorders>
          </w:tcPr>
          <w:p w14:paraId="40872422"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context parameter definitions </w:t>
            </w:r>
          </w:p>
        </w:tc>
        <w:tc>
          <w:tcPr>
            <w:tcW w:w="709" w:type="dxa"/>
            <w:tcBorders>
              <w:top w:val="single" w:sz="4" w:space="0" w:color="auto"/>
              <w:left w:val="single" w:sz="4" w:space="0" w:color="auto"/>
              <w:bottom w:val="single" w:sz="4" w:space="0" w:color="auto"/>
              <w:right w:val="single" w:sz="4" w:space="0" w:color="auto"/>
            </w:tcBorders>
          </w:tcPr>
          <w:p w14:paraId="1B820272"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5A49DF0"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r>
      <w:tr w:rsidR="00F533AC" w:rsidRPr="004663CF" w14:paraId="512FCE16" w14:textId="77777777" w:rsidTr="004F2401">
        <w:tc>
          <w:tcPr>
            <w:tcW w:w="1242" w:type="dxa"/>
            <w:tcBorders>
              <w:top w:val="single" w:sz="4" w:space="0" w:color="auto"/>
              <w:left w:val="single" w:sz="4" w:space="0" w:color="auto"/>
              <w:bottom w:val="single" w:sz="4" w:space="0" w:color="auto"/>
              <w:right w:val="single" w:sz="4" w:space="0" w:color="auto"/>
            </w:tcBorders>
          </w:tcPr>
          <w:p w14:paraId="3608F86B"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12F0368"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c>
          <w:tcPr>
            <w:tcW w:w="3827" w:type="dxa"/>
            <w:tcBorders>
              <w:top w:val="single" w:sz="4" w:space="0" w:color="auto"/>
              <w:left w:val="single" w:sz="4" w:space="0" w:color="auto"/>
              <w:bottom w:val="single" w:sz="4" w:space="0" w:color="auto"/>
              <w:right w:val="single" w:sz="4" w:space="0" w:color="auto"/>
            </w:tcBorders>
          </w:tcPr>
          <w:p w14:paraId="53A25AC9" w14:textId="77777777" w:rsidR="00F533AC" w:rsidRPr="00AC484A" w:rsidRDefault="00F533AC" w:rsidP="00AC484A">
            <w:pPr>
              <w:spacing w:before="60" w:after="60"/>
              <w:jc w:val="left"/>
              <w:rPr>
                <w:rFonts w:cs="Arial"/>
                <w:sz w:val="16"/>
                <w:szCs w:val="16"/>
              </w:rPr>
            </w:pPr>
            <w:r w:rsidRPr="00AC484A">
              <w:rPr>
                <w:rFonts w:cs="Arial"/>
                <w:sz w:val="16"/>
                <w:szCs w:val="16"/>
              </w:rPr>
              <w:t>Container of rule file references</w:t>
            </w:r>
          </w:p>
        </w:tc>
        <w:tc>
          <w:tcPr>
            <w:tcW w:w="709" w:type="dxa"/>
            <w:tcBorders>
              <w:top w:val="single" w:sz="4" w:space="0" w:color="auto"/>
              <w:left w:val="single" w:sz="4" w:space="0" w:color="auto"/>
              <w:bottom w:val="single" w:sz="4" w:space="0" w:color="auto"/>
              <w:right w:val="single" w:sz="4" w:space="0" w:color="auto"/>
            </w:tcBorders>
          </w:tcPr>
          <w:p w14:paraId="1681BF18"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A8CA8AE"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r>
    </w:tbl>
    <w:p w14:paraId="320208A5" w14:textId="77777777" w:rsidR="00F533AC" w:rsidRPr="00F533AC" w:rsidRDefault="00F533AC" w:rsidP="00F533AC"/>
    <w:p w14:paraId="131275F0" w14:textId="77777777" w:rsidR="00A73A7B" w:rsidRDefault="00A73A7B" w:rsidP="00531C7D">
      <w:pPr>
        <w:pStyle w:val="Heading3"/>
        <w:numPr>
          <w:ilvl w:val="2"/>
          <w:numId w:val="37"/>
        </w:numPr>
      </w:pPr>
      <w:bookmarkStart w:id="217" w:name="_Toc16161163"/>
      <w:r>
        <w:t>CatalogItem</w:t>
      </w:r>
      <w:bookmarkEnd w:id="21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BC912BB"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4643436A"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D7E2170"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AD576B2"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A373633"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3270A75"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4FAA5567" w14:textId="77777777" w:rsidTr="0041084B">
        <w:tc>
          <w:tcPr>
            <w:tcW w:w="1242" w:type="dxa"/>
            <w:tcBorders>
              <w:top w:val="single" w:sz="4" w:space="0" w:color="auto"/>
              <w:left w:val="single" w:sz="4" w:space="0" w:color="auto"/>
              <w:bottom w:val="single" w:sz="4" w:space="0" w:color="auto"/>
              <w:right w:val="single" w:sz="4" w:space="0" w:color="auto"/>
            </w:tcBorders>
          </w:tcPr>
          <w:p w14:paraId="2BE05CE3"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95838D8"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2889A224" w14:textId="77777777" w:rsidR="00F533AC" w:rsidRPr="00AC484A" w:rsidRDefault="00F533AC" w:rsidP="00AC484A">
            <w:pPr>
              <w:spacing w:before="60" w:after="60"/>
              <w:jc w:val="left"/>
              <w:rPr>
                <w:sz w:val="16"/>
                <w:szCs w:val="16"/>
              </w:rPr>
            </w:pPr>
            <w:r w:rsidRPr="00AC484A">
              <w:rPr>
                <w:sz w:val="16"/>
                <w:szCs w:val="16"/>
              </w:rPr>
              <w:t>An abstract base class for components of the Catalogue</w:t>
            </w:r>
          </w:p>
        </w:tc>
        <w:tc>
          <w:tcPr>
            <w:tcW w:w="709" w:type="dxa"/>
            <w:tcBorders>
              <w:top w:val="single" w:sz="4" w:space="0" w:color="auto"/>
              <w:left w:val="single" w:sz="4" w:space="0" w:color="auto"/>
              <w:bottom w:val="single" w:sz="4" w:space="0" w:color="auto"/>
              <w:right w:val="single" w:sz="4" w:space="0" w:color="auto"/>
            </w:tcBorders>
          </w:tcPr>
          <w:p w14:paraId="431E1997"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4C89FE0"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13C25237" w14:textId="77777777" w:rsidTr="0041084B">
        <w:tc>
          <w:tcPr>
            <w:tcW w:w="1242" w:type="dxa"/>
            <w:tcBorders>
              <w:top w:val="single" w:sz="4" w:space="0" w:color="auto"/>
              <w:left w:val="single" w:sz="4" w:space="0" w:color="auto"/>
              <w:bottom w:val="single" w:sz="4" w:space="0" w:color="auto"/>
              <w:right w:val="single" w:sz="4" w:space="0" w:color="auto"/>
            </w:tcBorders>
          </w:tcPr>
          <w:p w14:paraId="549B222A"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E7A859D" w14:textId="77777777" w:rsidR="00F533AC" w:rsidRPr="00AC484A" w:rsidRDefault="00F533AC" w:rsidP="00AC484A">
            <w:pPr>
              <w:spacing w:before="60" w:after="60"/>
              <w:jc w:val="left"/>
              <w:rPr>
                <w:sz w:val="16"/>
                <w:szCs w:val="16"/>
              </w:rPr>
            </w:pPr>
            <w:r w:rsidRPr="00AC484A">
              <w:rPr>
                <w:sz w:val="16"/>
                <w:szCs w:val="16"/>
              </w:rPr>
              <w:t>id</w:t>
            </w:r>
          </w:p>
        </w:tc>
        <w:tc>
          <w:tcPr>
            <w:tcW w:w="3969" w:type="dxa"/>
            <w:tcBorders>
              <w:top w:val="single" w:sz="4" w:space="0" w:color="auto"/>
              <w:left w:val="single" w:sz="4" w:space="0" w:color="auto"/>
              <w:bottom w:val="single" w:sz="4" w:space="0" w:color="auto"/>
              <w:right w:val="single" w:sz="4" w:space="0" w:color="auto"/>
            </w:tcBorders>
          </w:tcPr>
          <w:p w14:paraId="1D64C881" w14:textId="77777777" w:rsidR="00F533AC" w:rsidRPr="00AC484A" w:rsidRDefault="00F533AC" w:rsidP="00AC484A">
            <w:pPr>
              <w:spacing w:before="60" w:after="60"/>
              <w:jc w:val="left"/>
              <w:rPr>
                <w:sz w:val="16"/>
                <w:szCs w:val="16"/>
              </w:rPr>
            </w:pPr>
            <w:r w:rsidRPr="00AC484A">
              <w:rPr>
                <w:sz w:val="16"/>
                <w:szCs w:val="16"/>
              </w:rPr>
              <w:t>A unique identifier of the catalogue item</w:t>
            </w:r>
          </w:p>
        </w:tc>
        <w:tc>
          <w:tcPr>
            <w:tcW w:w="709" w:type="dxa"/>
            <w:tcBorders>
              <w:top w:val="single" w:sz="4" w:space="0" w:color="auto"/>
              <w:left w:val="single" w:sz="4" w:space="0" w:color="auto"/>
              <w:bottom w:val="single" w:sz="4" w:space="0" w:color="auto"/>
              <w:right w:val="single" w:sz="4" w:space="0" w:color="auto"/>
            </w:tcBorders>
          </w:tcPr>
          <w:p w14:paraId="3E6CC8FE"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E6780BA"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1C9DEC71" w14:textId="77777777" w:rsidTr="0041084B">
        <w:tc>
          <w:tcPr>
            <w:tcW w:w="1242" w:type="dxa"/>
            <w:tcBorders>
              <w:top w:val="single" w:sz="4" w:space="0" w:color="auto"/>
              <w:left w:val="single" w:sz="4" w:space="0" w:color="auto"/>
              <w:bottom w:val="single" w:sz="4" w:space="0" w:color="auto"/>
              <w:right w:val="single" w:sz="4" w:space="0" w:color="auto"/>
            </w:tcBorders>
          </w:tcPr>
          <w:p w14:paraId="20D8B829" w14:textId="77777777" w:rsidR="00F533AC" w:rsidRPr="00AC484A" w:rsidRDefault="00F533AC" w:rsidP="00AC484A">
            <w:pPr>
              <w:spacing w:before="60" w:after="60"/>
              <w:jc w:val="left"/>
              <w:rPr>
                <w:sz w:val="16"/>
                <w:szCs w:val="16"/>
              </w:rPr>
            </w:pPr>
            <w:r w:rsidRPr="00AC484A">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51DCEDE" w14:textId="77777777" w:rsidR="00F533AC" w:rsidRPr="00AC484A" w:rsidRDefault="00F533AC" w:rsidP="00AC484A">
            <w:pPr>
              <w:spacing w:before="60" w:after="60"/>
              <w:jc w:val="left"/>
              <w:rPr>
                <w:sz w:val="16"/>
                <w:szCs w:val="16"/>
              </w:rPr>
            </w:pPr>
            <w:r w:rsidRPr="00AC484A">
              <w:rPr>
                <w:sz w:val="16"/>
                <w:szCs w:val="16"/>
              </w:rPr>
              <w:t>description</w:t>
            </w:r>
          </w:p>
        </w:tc>
        <w:tc>
          <w:tcPr>
            <w:tcW w:w="3969" w:type="dxa"/>
            <w:tcBorders>
              <w:top w:val="single" w:sz="4" w:space="0" w:color="auto"/>
              <w:left w:val="single" w:sz="4" w:space="0" w:color="auto"/>
              <w:bottom w:val="single" w:sz="4" w:space="0" w:color="auto"/>
              <w:right w:val="single" w:sz="4" w:space="0" w:color="auto"/>
            </w:tcBorders>
          </w:tcPr>
          <w:p w14:paraId="5395E98C" w14:textId="77777777" w:rsidR="00F533AC" w:rsidRPr="00AC484A" w:rsidRDefault="00F533AC" w:rsidP="00AC484A">
            <w:pPr>
              <w:spacing w:before="60" w:after="60"/>
              <w:jc w:val="left"/>
              <w:rPr>
                <w:sz w:val="16"/>
                <w:szCs w:val="16"/>
              </w:rPr>
            </w:pPr>
            <w:r w:rsidRPr="00AC484A">
              <w:rPr>
                <w:sz w:val="16"/>
                <w:szCs w:val="16"/>
              </w:rPr>
              <w:t>Meta Data common to each Catalogue Item. There can be desc</w:t>
            </w:r>
            <w:r w:rsidR="00AC484A">
              <w:rPr>
                <w:sz w:val="16"/>
                <w:szCs w:val="16"/>
              </w:rPr>
              <w:t>riptions in different languages</w:t>
            </w:r>
          </w:p>
        </w:tc>
        <w:tc>
          <w:tcPr>
            <w:tcW w:w="709" w:type="dxa"/>
            <w:tcBorders>
              <w:top w:val="single" w:sz="4" w:space="0" w:color="auto"/>
              <w:left w:val="single" w:sz="4" w:space="0" w:color="auto"/>
              <w:bottom w:val="single" w:sz="4" w:space="0" w:color="auto"/>
              <w:right w:val="single" w:sz="4" w:space="0" w:color="auto"/>
            </w:tcBorders>
          </w:tcPr>
          <w:p w14:paraId="392D83F7" w14:textId="77777777" w:rsidR="00F533AC" w:rsidRPr="00AC484A" w:rsidRDefault="00F533AC" w:rsidP="00AC484A">
            <w:pPr>
              <w:spacing w:before="60" w:after="60"/>
              <w:jc w:val="center"/>
              <w:rPr>
                <w:sz w:val="16"/>
                <w:szCs w:val="16"/>
              </w:rPr>
            </w:pPr>
            <w:r w:rsidRPr="00AC484A">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222C67FC" w14:textId="77777777" w:rsidR="00F533AC" w:rsidRPr="00AC484A" w:rsidRDefault="00F533AC" w:rsidP="00AC484A">
            <w:pPr>
              <w:spacing w:before="60" w:after="60"/>
              <w:jc w:val="left"/>
              <w:rPr>
                <w:sz w:val="16"/>
                <w:szCs w:val="16"/>
              </w:rPr>
            </w:pPr>
            <w:r w:rsidRPr="00AC484A">
              <w:rPr>
                <w:sz w:val="16"/>
                <w:szCs w:val="16"/>
              </w:rPr>
              <w:t>Description</w:t>
            </w:r>
          </w:p>
        </w:tc>
      </w:tr>
    </w:tbl>
    <w:p w14:paraId="71845FDF" w14:textId="77777777" w:rsidR="00F533AC" w:rsidRPr="00F533AC" w:rsidRDefault="00F533AC" w:rsidP="00F533AC"/>
    <w:p w14:paraId="7E5EF062" w14:textId="77777777" w:rsidR="00A73A7B" w:rsidRDefault="00A73A7B" w:rsidP="00531C7D">
      <w:pPr>
        <w:pStyle w:val="Heading3"/>
        <w:numPr>
          <w:ilvl w:val="2"/>
          <w:numId w:val="37"/>
        </w:numPr>
      </w:pPr>
      <w:bookmarkStart w:id="218" w:name="_Toc16161164"/>
      <w:r>
        <w:t>ExternalFile</w:t>
      </w:r>
      <w:bookmarkEnd w:id="21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0FBF6B40"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B38E1E8"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3F2FF5"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31FD06D"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68BBA58"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9788628"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4AB79F9C" w14:textId="77777777" w:rsidTr="0041084B">
        <w:tc>
          <w:tcPr>
            <w:tcW w:w="1242" w:type="dxa"/>
            <w:tcBorders>
              <w:top w:val="single" w:sz="4" w:space="0" w:color="auto"/>
              <w:left w:val="single" w:sz="4" w:space="0" w:color="auto"/>
              <w:bottom w:val="single" w:sz="4" w:space="0" w:color="auto"/>
              <w:right w:val="single" w:sz="4" w:space="0" w:color="auto"/>
            </w:tcBorders>
          </w:tcPr>
          <w:p w14:paraId="3D822B00"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5B8740B" w14:textId="77777777" w:rsidR="00F533AC" w:rsidRPr="00AC484A" w:rsidRDefault="00F533AC" w:rsidP="00AC484A">
            <w:pPr>
              <w:spacing w:before="60" w:after="60"/>
              <w:jc w:val="left"/>
              <w:rPr>
                <w:sz w:val="16"/>
                <w:szCs w:val="16"/>
              </w:rPr>
            </w:pPr>
            <w:r w:rsidRPr="00AC484A">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5048AA0E" w14:textId="77777777" w:rsidR="00F533AC" w:rsidRPr="00AC484A" w:rsidRDefault="00F533AC" w:rsidP="00AC484A">
            <w:pPr>
              <w:spacing w:before="60" w:after="60"/>
              <w:jc w:val="left"/>
              <w:rPr>
                <w:sz w:val="16"/>
                <w:szCs w:val="16"/>
              </w:rPr>
            </w:pPr>
            <w:r w:rsidRPr="00AC484A">
              <w:rPr>
                <w:sz w:val="16"/>
                <w:szCs w:val="16"/>
              </w:rPr>
              <w:t>A catalogue item that defines the reference to a</w:t>
            </w:r>
            <w:r w:rsidR="00AC484A">
              <w:rPr>
                <w:sz w:val="16"/>
                <w:szCs w:val="16"/>
              </w:rPr>
              <w:t>n external file</w:t>
            </w:r>
          </w:p>
        </w:tc>
        <w:tc>
          <w:tcPr>
            <w:tcW w:w="709" w:type="dxa"/>
            <w:tcBorders>
              <w:top w:val="single" w:sz="4" w:space="0" w:color="auto"/>
              <w:left w:val="single" w:sz="4" w:space="0" w:color="auto"/>
              <w:bottom w:val="single" w:sz="4" w:space="0" w:color="auto"/>
              <w:right w:val="single" w:sz="4" w:space="0" w:color="auto"/>
            </w:tcBorders>
          </w:tcPr>
          <w:p w14:paraId="0EB0AFAF"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B5082D3"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530B2DCE" w14:textId="77777777" w:rsidTr="0041084B">
        <w:tc>
          <w:tcPr>
            <w:tcW w:w="1242" w:type="dxa"/>
            <w:tcBorders>
              <w:top w:val="single" w:sz="4" w:space="0" w:color="auto"/>
              <w:left w:val="single" w:sz="4" w:space="0" w:color="auto"/>
              <w:bottom w:val="single" w:sz="4" w:space="0" w:color="auto"/>
              <w:right w:val="single" w:sz="4" w:space="0" w:color="auto"/>
            </w:tcBorders>
          </w:tcPr>
          <w:p w14:paraId="0172FE0A" w14:textId="77777777" w:rsidR="00F533AC" w:rsidRPr="00AC484A" w:rsidRDefault="00F533AC" w:rsidP="00AC484A">
            <w:pPr>
              <w:spacing w:before="60" w:after="60"/>
              <w:jc w:val="left"/>
              <w:rPr>
                <w:sz w:val="16"/>
                <w:szCs w:val="16"/>
              </w:rPr>
            </w:pPr>
            <w:r w:rsidRPr="00AC484A">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33887B5C"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15F134F8" w14:textId="77777777" w:rsidR="00F533AC" w:rsidRPr="00AC484A" w:rsidRDefault="00F533AC" w:rsidP="00AC484A">
            <w:pPr>
              <w:spacing w:before="60" w:after="60"/>
              <w:jc w:val="left"/>
              <w:rPr>
                <w:sz w:val="16"/>
                <w:szCs w:val="16"/>
              </w:rPr>
            </w:pPr>
            <w:r w:rsidRPr="00AC484A">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6189C414"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D341B60"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067EC5C4" w14:textId="77777777" w:rsidTr="0041084B">
        <w:tc>
          <w:tcPr>
            <w:tcW w:w="1242" w:type="dxa"/>
            <w:tcBorders>
              <w:top w:val="single" w:sz="4" w:space="0" w:color="auto"/>
              <w:left w:val="single" w:sz="4" w:space="0" w:color="auto"/>
              <w:bottom w:val="single" w:sz="4" w:space="0" w:color="auto"/>
              <w:right w:val="single" w:sz="4" w:space="0" w:color="auto"/>
            </w:tcBorders>
          </w:tcPr>
          <w:p w14:paraId="6EE92275"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0DBCE8E" w14:textId="77777777" w:rsidR="00F533AC" w:rsidRPr="00AC484A" w:rsidRDefault="00F533AC" w:rsidP="00AC484A">
            <w:pPr>
              <w:spacing w:before="60" w:after="60"/>
              <w:jc w:val="left"/>
              <w:rPr>
                <w:sz w:val="16"/>
                <w:szCs w:val="16"/>
              </w:rPr>
            </w:pPr>
            <w:r w:rsidRPr="00AC484A">
              <w:rPr>
                <w:sz w:val="16"/>
                <w:szCs w:val="16"/>
              </w:rPr>
              <w:t>fileName</w:t>
            </w:r>
          </w:p>
        </w:tc>
        <w:tc>
          <w:tcPr>
            <w:tcW w:w="3969" w:type="dxa"/>
            <w:tcBorders>
              <w:top w:val="single" w:sz="4" w:space="0" w:color="auto"/>
              <w:left w:val="single" w:sz="4" w:space="0" w:color="auto"/>
              <w:bottom w:val="single" w:sz="4" w:space="0" w:color="auto"/>
              <w:right w:val="single" w:sz="4" w:space="0" w:color="auto"/>
            </w:tcBorders>
          </w:tcPr>
          <w:p w14:paraId="0B8FCE5E" w14:textId="77777777" w:rsidR="00F533AC" w:rsidRPr="00AC484A" w:rsidRDefault="00F533AC" w:rsidP="00AC484A">
            <w:pPr>
              <w:spacing w:before="60" w:after="60"/>
              <w:jc w:val="left"/>
              <w:rPr>
                <w:sz w:val="16"/>
                <w:szCs w:val="16"/>
              </w:rPr>
            </w:pPr>
            <w:r w:rsidRPr="00AC484A">
              <w:rPr>
                <w:sz w:val="16"/>
                <w:szCs w:val="16"/>
              </w:rPr>
              <w:t>The name of the file</w:t>
            </w:r>
          </w:p>
        </w:tc>
        <w:tc>
          <w:tcPr>
            <w:tcW w:w="709" w:type="dxa"/>
            <w:tcBorders>
              <w:top w:val="single" w:sz="4" w:space="0" w:color="auto"/>
              <w:left w:val="single" w:sz="4" w:space="0" w:color="auto"/>
              <w:bottom w:val="single" w:sz="4" w:space="0" w:color="auto"/>
              <w:right w:val="single" w:sz="4" w:space="0" w:color="auto"/>
            </w:tcBorders>
          </w:tcPr>
          <w:p w14:paraId="26ECA925"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021A9DF"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21F6167D" w14:textId="77777777" w:rsidTr="0041084B">
        <w:tc>
          <w:tcPr>
            <w:tcW w:w="1242" w:type="dxa"/>
            <w:tcBorders>
              <w:top w:val="single" w:sz="4" w:space="0" w:color="auto"/>
              <w:left w:val="single" w:sz="4" w:space="0" w:color="auto"/>
              <w:bottom w:val="single" w:sz="4" w:space="0" w:color="auto"/>
              <w:right w:val="single" w:sz="4" w:space="0" w:color="auto"/>
            </w:tcBorders>
          </w:tcPr>
          <w:p w14:paraId="4875A1A8"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3C77F5F" w14:textId="77777777" w:rsidR="00F533AC" w:rsidRPr="00AC484A" w:rsidRDefault="00F533AC" w:rsidP="00AC484A">
            <w:pPr>
              <w:spacing w:before="60" w:after="60"/>
              <w:jc w:val="left"/>
              <w:rPr>
                <w:sz w:val="16"/>
                <w:szCs w:val="16"/>
              </w:rPr>
            </w:pPr>
            <w:r w:rsidRPr="00AC484A">
              <w:rPr>
                <w:sz w:val="16"/>
                <w:szCs w:val="16"/>
              </w:rPr>
              <w:t>fileType</w:t>
            </w:r>
          </w:p>
        </w:tc>
        <w:tc>
          <w:tcPr>
            <w:tcW w:w="3969" w:type="dxa"/>
            <w:tcBorders>
              <w:top w:val="single" w:sz="4" w:space="0" w:color="auto"/>
              <w:left w:val="single" w:sz="4" w:space="0" w:color="auto"/>
              <w:bottom w:val="single" w:sz="4" w:space="0" w:color="auto"/>
              <w:right w:val="single" w:sz="4" w:space="0" w:color="auto"/>
            </w:tcBorders>
          </w:tcPr>
          <w:p w14:paraId="776E5B71" w14:textId="77777777" w:rsidR="00F533AC" w:rsidRPr="00AC484A" w:rsidRDefault="00F533AC" w:rsidP="00AC484A">
            <w:pPr>
              <w:spacing w:before="60" w:after="60"/>
              <w:jc w:val="left"/>
              <w:rPr>
                <w:sz w:val="16"/>
                <w:szCs w:val="16"/>
              </w:rPr>
            </w:pPr>
            <w:r w:rsidRPr="00AC484A">
              <w:rPr>
                <w:sz w:val="16"/>
                <w:szCs w:val="16"/>
              </w:rPr>
              <w:t>The type of the file</w:t>
            </w:r>
          </w:p>
        </w:tc>
        <w:tc>
          <w:tcPr>
            <w:tcW w:w="709" w:type="dxa"/>
            <w:tcBorders>
              <w:top w:val="single" w:sz="4" w:space="0" w:color="auto"/>
              <w:left w:val="single" w:sz="4" w:space="0" w:color="auto"/>
              <w:bottom w:val="single" w:sz="4" w:space="0" w:color="auto"/>
              <w:right w:val="single" w:sz="4" w:space="0" w:color="auto"/>
            </w:tcBorders>
          </w:tcPr>
          <w:p w14:paraId="5FB6E886"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7033ADE" w14:textId="77777777" w:rsidR="00F533AC" w:rsidRPr="00AC484A" w:rsidRDefault="00F533AC" w:rsidP="00AC484A">
            <w:pPr>
              <w:spacing w:before="60" w:after="60"/>
              <w:jc w:val="left"/>
              <w:rPr>
                <w:sz w:val="16"/>
                <w:szCs w:val="16"/>
              </w:rPr>
            </w:pPr>
            <w:r w:rsidRPr="00AC484A">
              <w:rPr>
                <w:sz w:val="16"/>
                <w:szCs w:val="16"/>
              </w:rPr>
              <w:t>FileType</w:t>
            </w:r>
          </w:p>
        </w:tc>
      </w:tr>
      <w:tr w:rsidR="00F533AC" w:rsidRPr="004663CF" w14:paraId="02AC7F57" w14:textId="77777777" w:rsidTr="0041084B">
        <w:tc>
          <w:tcPr>
            <w:tcW w:w="1242" w:type="dxa"/>
            <w:tcBorders>
              <w:top w:val="single" w:sz="4" w:space="0" w:color="auto"/>
              <w:left w:val="single" w:sz="4" w:space="0" w:color="auto"/>
              <w:bottom w:val="single" w:sz="4" w:space="0" w:color="auto"/>
              <w:right w:val="single" w:sz="4" w:space="0" w:color="auto"/>
            </w:tcBorders>
          </w:tcPr>
          <w:p w14:paraId="78C989F4"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6BE5FF5" w14:textId="77777777" w:rsidR="00F533AC" w:rsidRPr="00AC484A" w:rsidRDefault="00F533AC" w:rsidP="00AC484A">
            <w:pPr>
              <w:spacing w:before="60" w:after="60"/>
              <w:jc w:val="left"/>
              <w:rPr>
                <w:sz w:val="16"/>
                <w:szCs w:val="16"/>
              </w:rPr>
            </w:pPr>
            <w:r w:rsidRPr="00AC484A">
              <w:rPr>
                <w:sz w:val="16"/>
                <w:szCs w:val="16"/>
              </w:rPr>
              <w:t>fileFormat</w:t>
            </w:r>
          </w:p>
        </w:tc>
        <w:tc>
          <w:tcPr>
            <w:tcW w:w="3969" w:type="dxa"/>
            <w:tcBorders>
              <w:top w:val="single" w:sz="4" w:space="0" w:color="auto"/>
              <w:left w:val="single" w:sz="4" w:space="0" w:color="auto"/>
              <w:bottom w:val="single" w:sz="4" w:space="0" w:color="auto"/>
              <w:right w:val="single" w:sz="4" w:space="0" w:color="auto"/>
            </w:tcBorders>
          </w:tcPr>
          <w:p w14:paraId="30741FD5" w14:textId="77777777" w:rsidR="00F533AC" w:rsidRPr="00AC484A" w:rsidRDefault="00F533AC" w:rsidP="00AC484A">
            <w:pPr>
              <w:spacing w:before="60" w:after="60"/>
              <w:jc w:val="left"/>
              <w:rPr>
                <w:sz w:val="16"/>
                <w:szCs w:val="16"/>
              </w:rPr>
            </w:pPr>
            <w:r w:rsidRPr="00AC484A">
              <w:rPr>
                <w:sz w:val="16"/>
                <w:szCs w:val="16"/>
              </w:rPr>
              <w:t>The format of the file</w:t>
            </w:r>
          </w:p>
        </w:tc>
        <w:tc>
          <w:tcPr>
            <w:tcW w:w="709" w:type="dxa"/>
            <w:tcBorders>
              <w:top w:val="single" w:sz="4" w:space="0" w:color="auto"/>
              <w:left w:val="single" w:sz="4" w:space="0" w:color="auto"/>
              <w:bottom w:val="single" w:sz="4" w:space="0" w:color="auto"/>
              <w:right w:val="single" w:sz="4" w:space="0" w:color="auto"/>
            </w:tcBorders>
          </w:tcPr>
          <w:p w14:paraId="71F60272"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5C8C7FA" w14:textId="77777777" w:rsidR="00F533AC" w:rsidRPr="00AC484A" w:rsidRDefault="00F533AC" w:rsidP="00AC484A">
            <w:pPr>
              <w:spacing w:before="60" w:after="60"/>
              <w:jc w:val="left"/>
              <w:rPr>
                <w:sz w:val="16"/>
                <w:szCs w:val="16"/>
              </w:rPr>
            </w:pPr>
            <w:r w:rsidRPr="00AC484A">
              <w:rPr>
                <w:sz w:val="16"/>
                <w:szCs w:val="16"/>
              </w:rPr>
              <w:t>FileFormat</w:t>
            </w:r>
          </w:p>
        </w:tc>
      </w:tr>
    </w:tbl>
    <w:p w14:paraId="2E9DE4F4" w14:textId="77777777" w:rsidR="00F533AC" w:rsidRPr="00F533AC" w:rsidRDefault="00F533AC" w:rsidP="00F533AC"/>
    <w:p w14:paraId="7A652EE5" w14:textId="77777777" w:rsidR="00A73A7B" w:rsidRDefault="00A73A7B" w:rsidP="00531C7D">
      <w:pPr>
        <w:pStyle w:val="Heading3"/>
        <w:numPr>
          <w:ilvl w:val="2"/>
          <w:numId w:val="37"/>
        </w:numPr>
      </w:pPr>
      <w:bookmarkStart w:id="219" w:name="_Toc16161165"/>
      <w:r>
        <w:t>Description</w:t>
      </w:r>
      <w:bookmarkEnd w:id="219"/>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533AC" w:rsidRPr="004663CF" w14:paraId="34C805C7"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6C4F843"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D74D990" w14:textId="77777777" w:rsidR="00F533AC" w:rsidRPr="00074B42" w:rsidRDefault="00F533AC" w:rsidP="00074B42">
            <w:pPr>
              <w:spacing w:before="60" w:after="60"/>
              <w:jc w:val="left"/>
              <w:rPr>
                <w:b/>
                <w:sz w:val="16"/>
                <w:szCs w:val="16"/>
              </w:rPr>
            </w:pPr>
            <w:r w:rsidRPr="00074B42">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26CB3E22"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E1B6981" w14:textId="77777777" w:rsidR="00F533AC" w:rsidRPr="00074B42" w:rsidRDefault="00F533AC" w:rsidP="00074B42">
            <w:pPr>
              <w:spacing w:before="60" w:after="60"/>
              <w:jc w:val="center"/>
              <w:rPr>
                <w:b/>
                <w:sz w:val="16"/>
                <w:szCs w:val="16"/>
              </w:rPr>
            </w:pPr>
            <w:r w:rsidRPr="00074B42">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5CAB5AD2"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5EF01324" w14:textId="77777777" w:rsidTr="0041084B">
        <w:tc>
          <w:tcPr>
            <w:tcW w:w="1242" w:type="dxa"/>
            <w:tcBorders>
              <w:top w:val="single" w:sz="4" w:space="0" w:color="auto"/>
              <w:left w:val="single" w:sz="4" w:space="0" w:color="auto"/>
              <w:bottom w:val="single" w:sz="4" w:space="0" w:color="auto"/>
              <w:right w:val="single" w:sz="4" w:space="0" w:color="auto"/>
            </w:tcBorders>
          </w:tcPr>
          <w:p w14:paraId="789274D0"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5984161"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5D10FCC7" w14:textId="77777777" w:rsidR="00F533AC" w:rsidRPr="00074B42" w:rsidRDefault="00F533AC" w:rsidP="00074B42">
            <w:pPr>
              <w:spacing w:before="60" w:after="60"/>
              <w:jc w:val="left"/>
              <w:rPr>
                <w:sz w:val="16"/>
                <w:szCs w:val="16"/>
              </w:rPr>
            </w:pPr>
            <w:r w:rsidRPr="00074B42">
              <w:rPr>
                <w:sz w:val="16"/>
                <w:szCs w:val="16"/>
              </w:rPr>
              <w:t>Language specific information about an item</w:t>
            </w:r>
          </w:p>
        </w:tc>
        <w:tc>
          <w:tcPr>
            <w:tcW w:w="709" w:type="dxa"/>
            <w:tcBorders>
              <w:top w:val="single" w:sz="4" w:space="0" w:color="auto"/>
              <w:left w:val="single" w:sz="4" w:space="0" w:color="auto"/>
              <w:bottom w:val="single" w:sz="4" w:space="0" w:color="auto"/>
              <w:right w:val="single" w:sz="4" w:space="0" w:color="auto"/>
            </w:tcBorders>
          </w:tcPr>
          <w:p w14:paraId="6FBE56A0" w14:textId="77777777" w:rsidR="00F533AC" w:rsidRPr="00074B42" w:rsidRDefault="00F533AC" w:rsidP="00074B42">
            <w:pPr>
              <w:spacing w:before="60" w:after="60"/>
              <w:jc w:val="center"/>
              <w:rPr>
                <w:sz w:val="16"/>
                <w:szCs w:val="16"/>
              </w:rPr>
            </w:pPr>
            <w:r w:rsidRPr="00074B42">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740E2D63"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55071C95" w14:textId="77777777" w:rsidTr="0041084B">
        <w:tc>
          <w:tcPr>
            <w:tcW w:w="1242" w:type="dxa"/>
            <w:tcBorders>
              <w:top w:val="single" w:sz="4" w:space="0" w:color="auto"/>
              <w:left w:val="single" w:sz="4" w:space="0" w:color="auto"/>
              <w:bottom w:val="single" w:sz="4" w:space="0" w:color="auto"/>
              <w:right w:val="single" w:sz="4" w:space="0" w:color="auto"/>
            </w:tcBorders>
          </w:tcPr>
          <w:p w14:paraId="3B1B46BD"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0758167" w14:textId="77777777" w:rsidR="00F533AC" w:rsidRPr="00074B42" w:rsidRDefault="00F533AC" w:rsidP="00074B42">
            <w:pPr>
              <w:spacing w:before="60" w:after="60"/>
              <w:jc w:val="left"/>
              <w:rPr>
                <w:sz w:val="16"/>
                <w:szCs w:val="16"/>
              </w:rPr>
            </w:pPr>
            <w:r w:rsidRPr="00074B42">
              <w:rPr>
                <w:sz w:val="16"/>
                <w:szCs w:val="16"/>
              </w:rPr>
              <w:t>language</w:t>
            </w:r>
          </w:p>
        </w:tc>
        <w:tc>
          <w:tcPr>
            <w:tcW w:w="3861" w:type="dxa"/>
            <w:tcBorders>
              <w:top w:val="single" w:sz="4" w:space="0" w:color="auto"/>
              <w:left w:val="single" w:sz="4" w:space="0" w:color="auto"/>
              <w:bottom w:val="single" w:sz="4" w:space="0" w:color="auto"/>
              <w:right w:val="single" w:sz="4" w:space="0" w:color="auto"/>
            </w:tcBorders>
          </w:tcPr>
          <w:p w14:paraId="56F1FD7F" w14:textId="77777777" w:rsidR="00F533AC" w:rsidRPr="00074B42" w:rsidRDefault="00F533AC" w:rsidP="00074B42">
            <w:pPr>
              <w:spacing w:before="60" w:after="60"/>
              <w:jc w:val="left"/>
              <w:rPr>
                <w:sz w:val="16"/>
                <w:szCs w:val="16"/>
              </w:rPr>
            </w:pPr>
            <w:r w:rsidRPr="00074B42">
              <w:rPr>
                <w:sz w:val="16"/>
                <w:szCs w:val="16"/>
              </w:rPr>
              <w:t>A language identifier code. ISO 639-2/T alpha-3 code (eng – English, fra – French, deu - German)</w:t>
            </w:r>
          </w:p>
        </w:tc>
        <w:tc>
          <w:tcPr>
            <w:tcW w:w="709" w:type="dxa"/>
            <w:tcBorders>
              <w:top w:val="single" w:sz="4" w:space="0" w:color="auto"/>
              <w:left w:val="single" w:sz="4" w:space="0" w:color="auto"/>
              <w:bottom w:val="single" w:sz="4" w:space="0" w:color="auto"/>
              <w:right w:val="single" w:sz="4" w:space="0" w:color="auto"/>
            </w:tcBorders>
          </w:tcPr>
          <w:p w14:paraId="1C96CA01"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5FD04C2C"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3E55B048" w14:textId="77777777" w:rsidTr="0041084B">
        <w:tc>
          <w:tcPr>
            <w:tcW w:w="1242" w:type="dxa"/>
            <w:tcBorders>
              <w:top w:val="single" w:sz="4" w:space="0" w:color="auto"/>
              <w:left w:val="single" w:sz="4" w:space="0" w:color="auto"/>
              <w:bottom w:val="single" w:sz="4" w:space="0" w:color="auto"/>
              <w:right w:val="single" w:sz="4" w:space="0" w:color="auto"/>
            </w:tcBorders>
          </w:tcPr>
          <w:p w14:paraId="0CE06FDA"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92FAB01" w14:textId="77777777" w:rsidR="00F533AC" w:rsidRPr="00074B42" w:rsidRDefault="00F533AC" w:rsidP="00074B42">
            <w:pPr>
              <w:spacing w:before="60" w:after="60"/>
              <w:jc w:val="left"/>
              <w:rPr>
                <w:sz w:val="16"/>
                <w:szCs w:val="16"/>
              </w:rPr>
            </w:pPr>
            <w:r w:rsidRPr="00074B42">
              <w:rPr>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54C010AA" w14:textId="77777777" w:rsidR="00F533AC" w:rsidRPr="00074B42" w:rsidRDefault="00F533AC" w:rsidP="00074B42">
            <w:pPr>
              <w:spacing w:before="60" w:after="60"/>
              <w:jc w:val="left"/>
              <w:rPr>
                <w:sz w:val="16"/>
                <w:szCs w:val="16"/>
              </w:rPr>
            </w:pPr>
            <w:r w:rsidRPr="00074B42">
              <w:rPr>
                <w:sz w:val="16"/>
                <w:szCs w:val="16"/>
              </w:rPr>
              <w:t>An optional name of an item in the identified language</w:t>
            </w:r>
          </w:p>
        </w:tc>
        <w:tc>
          <w:tcPr>
            <w:tcW w:w="709" w:type="dxa"/>
            <w:tcBorders>
              <w:top w:val="single" w:sz="4" w:space="0" w:color="auto"/>
              <w:left w:val="single" w:sz="4" w:space="0" w:color="auto"/>
              <w:bottom w:val="single" w:sz="4" w:space="0" w:color="auto"/>
              <w:right w:val="single" w:sz="4" w:space="0" w:color="auto"/>
            </w:tcBorders>
          </w:tcPr>
          <w:p w14:paraId="674C38A6" w14:textId="77777777" w:rsidR="00F533AC" w:rsidRPr="00074B42" w:rsidRDefault="00F533AC" w:rsidP="00074B42">
            <w:pPr>
              <w:spacing w:before="60" w:after="60"/>
              <w:jc w:val="center"/>
              <w:rPr>
                <w:sz w:val="16"/>
                <w:szCs w:val="16"/>
              </w:rPr>
            </w:pPr>
            <w:r w:rsidRPr="00074B42">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722631E9"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4DCB0CF2" w14:textId="77777777" w:rsidTr="0041084B">
        <w:tc>
          <w:tcPr>
            <w:tcW w:w="1242" w:type="dxa"/>
            <w:tcBorders>
              <w:top w:val="single" w:sz="4" w:space="0" w:color="auto"/>
              <w:left w:val="single" w:sz="4" w:space="0" w:color="auto"/>
              <w:bottom w:val="single" w:sz="4" w:space="0" w:color="auto"/>
              <w:right w:val="single" w:sz="4" w:space="0" w:color="auto"/>
            </w:tcBorders>
          </w:tcPr>
          <w:p w14:paraId="78587EB6"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6021409"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48C78A4A" w14:textId="77777777" w:rsidR="00F533AC" w:rsidRPr="00074B42" w:rsidRDefault="00F533AC" w:rsidP="00074B42">
            <w:pPr>
              <w:spacing w:before="60" w:after="60"/>
              <w:jc w:val="left"/>
              <w:rPr>
                <w:sz w:val="16"/>
                <w:szCs w:val="16"/>
              </w:rPr>
            </w:pPr>
            <w:r w:rsidRPr="00074B42">
              <w:rPr>
                <w:sz w:val="16"/>
                <w:szCs w:val="16"/>
              </w:rPr>
              <w:t>The language specific description of the item</w:t>
            </w:r>
          </w:p>
        </w:tc>
        <w:tc>
          <w:tcPr>
            <w:tcW w:w="709" w:type="dxa"/>
            <w:tcBorders>
              <w:top w:val="single" w:sz="4" w:space="0" w:color="auto"/>
              <w:left w:val="single" w:sz="4" w:space="0" w:color="auto"/>
              <w:bottom w:val="single" w:sz="4" w:space="0" w:color="auto"/>
              <w:right w:val="single" w:sz="4" w:space="0" w:color="auto"/>
            </w:tcBorders>
          </w:tcPr>
          <w:p w14:paraId="2A111DD0"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6DB181BC" w14:textId="77777777" w:rsidR="00F533AC" w:rsidRPr="00074B42" w:rsidRDefault="00F533AC" w:rsidP="00074B42">
            <w:pPr>
              <w:spacing w:before="60" w:after="60"/>
              <w:jc w:val="left"/>
              <w:rPr>
                <w:sz w:val="16"/>
                <w:szCs w:val="16"/>
              </w:rPr>
            </w:pPr>
            <w:r w:rsidRPr="00074B42">
              <w:rPr>
                <w:sz w:val="16"/>
                <w:szCs w:val="16"/>
              </w:rPr>
              <w:t>string</w:t>
            </w:r>
          </w:p>
        </w:tc>
      </w:tr>
    </w:tbl>
    <w:p w14:paraId="01BC7F4D" w14:textId="77777777" w:rsidR="00F533AC" w:rsidRPr="00F533AC" w:rsidRDefault="00F533AC" w:rsidP="00F533AC"/>
    <w:p w14:paraId="376C6937" w14:textId="77777777" w:rsidR="00A73A7B" w:rsidRDefault="00A73A7B" w:rsidP="00531C7D">
      <w:pPr>
        <w:pStyle w:val="Heading3"/>
        <w:numPr>
          <w:ilvl w:val="2"/>
          <w:numId w:val="37"/>
        </w:numPr>
      </w:pPr>
      <w:bookmarkStart w:id="220" w:name="_Toc16161166"/>
      <w:r>
        <w:t>Pixmaps</w:t>
      </w:r>
      <w:bookmarkEnd w:id="220"/>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6E5DBB4" w14:textId="77777777" w:rsidTr="00FB6192">
        <w:trPr>
          <w:trHeight w:val="311"/>
        </w:trPr>
        <w:tc>
          <w:tcPr>
            <w:tcW w:w="1242" w:type="dxa"/>
            <w:tcBorders>
              <w:top w:val="single" w:sz="4" w:space="0" w:color="auto"/>
              <w:left w:val="single" w:sz="4" w:space="0" w:color="auto"/>
              <w:bottom w:val="single" w:sz="4" w:space="0" w:color="auto"/>
              <w:right w:val="single" w:sz="4" w:space="0" w:color="auto"/>
            </w:tcBorders>
          </w:tcPr>
          <w:p w14:paraId="550D3E52"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1CAA60"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7EC115DD"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070BC31"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FF075DA"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55841BF" w14:textId="77777777" w:rsidTr="00FB6192">
        <w:tc>
          <w:tcPr>
            <w:tcW w:w="1242" w:type="dxa"/>
            <w:tcBorders>
              <w:top w:val="single" w:sz="4" w:space="0" w:color="auto"/>
              <w:left w:val="single" w:sz="4" w:space="0" w:color="auto"/>
              <w:bottom w:val="single" w:sz="4" w:space="0" w:color="auto"/>
              <w:right w:val="single" w:sz="4" w:space="0" w:color="auto"/>
            </w:tcBorders>
          </w:tcPr>
          <w:p w14:paraId="0B2A4204"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F333AB7" w14:textId="77777777" w:rsidR="00F533AC" w:rsidRPr="00074B42" w:rsidRDefault="00F533AC" w:rsidP="00074B42">
            <w:pPr>
              <w:spacing w:before="60" w:after="60"/>
              <w:jc w:val="left"/>
              <w:rPr>
                <w:sz w:val="16"/>
                <w:szCs w:val="16"/>
              </w:rPr>
            </w:pPr>
            <w:r w:rsidRPr="00074B42">
              <w:rPr>
                <w:sz w:val="16"/>
                <w:szCs w:val="16"/>
              </w:rPr>
              <w:t>Pixmaps</w:t>
            </w:r>
          </w:p>
        </w:tc>
        <w:tc>
          <w:tcPr>
            <w:tcW w:w="3969" w:type="dxa"/>
            <w:tcBorders>
              <w:top w:val="single" w:sz="4" w:space="0" w:color="auto"/>
              <w:left w:val="single" w:sz="4" w:space="0" w:color="auto"/>
              <w:bottom w:val="single" w:sz="4" w:space="0" w:color="auto"/>
              <w:right w:val="single" w:sz="4" w:space="0" w:color="auto"/>
            </w:tcBorders>
          </w:tcPr>
          <w:p w14:paraId="1B605F37" w14:textId="77777777" w:rsidR="00F533AC" w:rsidRPr="00074B42" w:rsidRDefault="00F533AC" w:rsidP="00074B42">
            <w:pPr>
              <w:spacing w:before="60" w:after="60"/>
              <w:jc w:val="left"/>
              <w:rPr>
                <w:sz w:val="16"/>
                <w:szCs w:val="16"/>
              </w:rPr>
            </w:pPr>
            <w:r w:rsidRPr="00074B42">
              <w:rPr>
                <w:sz w:val="16"/>
                <w:szCs w:val="16"/>
              </w:rPr>
              <w:t>A container of pixmap file references</w:t>
            </w:r>
          </w:p>
        </w:tc>
        <w:tc>
          <w:tcPr>
            <w:tcW w:w="709" w:type="dxa"/>
            <w:tcBorders>
              <w:top w:val="single" w:sz="4" w:space="0" w:color="auto"/>
              <w:left w:val="single" w:sz="4" w:space="0" w:color="auto"/>
              <w:bottom w:val="single" w:sz="4" w:space="0" w:color="auto"/>
              <w:right w:val="single" w:sz="4" w:space="0" w:color="auto"/>
            </w:tcBorders>
          </w:tcPr>
          <w:p w14:paraId="5B3187A3"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62D5D12"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06FA8641" w14:textId="77777777" w:rsidTr="00FB6192">
        <w:tc>
          <w:tcPr>
            <w:tcW w:w="1242" w:type="dxa"/>
            <w:tcBorders>
              <w:top w:val="single" w:sz="4" w:space="0" w:color="auto"/>
              <w:left w:val="single" w:sz="4" w:space="0" w:color="auto"/>
              <w:bottom w:val="single" w:sz="4" w:space="0" w:color="auto"/>
              <w:right w:val="single" w:sz="4" w:space="0" w:color="auto"/>
            </w:tcBorders>
          </w:tcPr>
          <w:p w14:paraId="05DF1DCC"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B86D3AE" w14:textId="77777777" w:rsidR="00F533AC" w:rsidRPr="00074B42" w:rsidRDefault="00F533AC" w:rsidP="00074B42">
            <w:pPr>
              <w:spacing w:before="60" w:after="60"/>
              <w:jc w:val="left"/>
              <w:rPr>
                <w:sz w:val="16"/>
                <w:szCs w:val="16"/>
              </w:rPr>
            </w:pPr>
            <w:r w:rsidRPr="00074B42">
              <w:rPr>
                <w:sz w:val="16"/>
                <w:szCs w:val="16"/>
              </w:rPr>
              <w:t>pixmap</w:t>
            </w:r>
          </w:p>
        </w:tc>
        <w:tc>
          <w:tcPr>
            <w:tcW w:w="3969" w:type="dxa"/>
            <w:tcBorders>
              <w:top w:val="single" w:sz="4" w:space="0" w:color="auto"/>
              <w:left w:val="single" w:sz="4" w:space="0" w:color="auto"/>
              <w:bottom w:val="single" w:sz="4" w:space="0" w:color="auto"/>
              <w:right w:val="single" w:sz="4" w:space="0" w:color="auto"/>
            </w:tcBorders>
          </w:tcPr>
          <w:p w14:paraId="5E73995E" w14:textId="77777777" w:rsidR="00F533AC" w:rsidRPr="00074B42" w:rsidRDefault="00F533AC" w:rsidP="00074B42">
            <w:pPr>
              <w:spacing w:before="60" w:after="60"/>
              <w:jc w:val="left"/>
              <w:rPr>
                <w:sz w:val="16"/>
                <w:szCs w:val="16"/>
              </w:rPr>
            </w:pPr>
            <w:r w:rsidRPr="00074B42">
              <w:rPr>
                <w:sz w:val="16"/>
                <w:szCs w:val="16"/>
              </w:rPr>
              <w:t>The file reference</w:t>
            </w:r>
            <w:r w:rsidR="00074B42">
              <w:rPr>
                <w:sz w:val="16"/>
                <w:szCs w:val="16"/>
              </w:rPr>
              <w:t>. The type is XML</w:t>
            </w:r>
          </w:p>
        </w:tc>
        <w:tc>
          <w:tcPr>
            <w:tcW w:w="709" w:type="dxa"/>
            <w:tcBorders>
              <w:top w:val="single" w:sz="4" w:space="0" w:color="auto"/>
              <w:left w:val="single" w:sz="4" w:space="0" w:color="auto"/>
              <w:bottom w:val="single" w:sz="4" w:space="0" w:color="auto"/>
              <w:right w:val="single" w:sz="4" w:space="0" w:color="auto"/>
            </w:tcBorders>
          </w:tcPr>
          <w:p w14:paraId="13CF9F37"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F1BC252" w14:textId="77777777" w:rsidR="00F533AC" w:rsidRPr="00074B42" w:rsidRDefault="00F533AC" w:rsidP="00074B42">
            <w:pPr>
              <w:spacing w:before="60" w:after="60"/>
              <w:jc w:val="left"/>
              <w:rPr>
                <w:sz w:val="16"/>
                <w:szCs w:val="16"/>
              </w:rPr>
            </w:pPr>
            <w:r w:rsidRPr="00074B42">
              <w:rPr>
                <w:sz w:val="16"/>
                <w:szCs w:val="16"/>
              </w:rPr>
              <w:t>ExternalFile</w:t>
            </w:r>
          </w:p>
        </w:tc>
      </w:tr>
    </w:tbl>
    <w:p w14:paraId="53FD2382" w14:textId="77777777" w:rsidR="00F533AC" w:rsidRPr="00F533AC" w:rsidRDefault="00F533AC" w:rsidP="00F533AC"/>
    <w:p w14:paraId="31481F66" w14:textId="77777777" w:rsidR="00A73A7B" w:rsidRDefault="00A73A7B" w:rsidP="00531C7D">
      <w:pPr>
        <w:pStyle w:val="Heading3"/>
        <w:numPr>
          <w:ilvl w:val="2"/>
          <w:numId w:val="37"/>
        </w:numPr>
      </w:pPr>
      <w:bookmarkStart w:id="221" w:name="_Toc16161167"/>
      <w:r>
        <w:t>ColorProfiles</w:t>
      </w:r>
      <w:bookmarkEnd w:id="22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6168ADC1"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6E9587C"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0F44B04"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6EE943F"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9BA0CC7"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61890A9A"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53B5A0A8" w14:textId="77777777" w:rsidTr="0041084B">
        <w:tc>
          <w:tcPr>
            <w:tcW w:w="1242" w:type="dxa"/>
            <w:tcBorders>
              <w:top w:val="single" w:sz="4" w:space="0" w:color="auto"/>
              <w:left w:val="single" w:sz="4" w:space="0" w:color="auto"/>
              <w:bottom w:val="single" w:sz="4" w:space="0" w:color="auto"/>
              <w:right w:val="single" w:sz="4" w:space="0" w:color="auto"/>
            </w:tcBorders>
          </w:tcPr>
          <w:p w14:paraId="07DEAFF7"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5114AF6" w14:textId="77777777" w:rsidR="00F533AC" w:rsidRPr="00074B42" w:rsidRDefault="00F533AC" w:rsidP="00074B42">
            <w:pPr>
              <w:spacing w:before="60" w:after="60"/>
              <w:jc w:val="left"/>
              <w:rPr>
                <w:sz w:val="16"/>
                <w:szCs w:val="16"/>
              </w:rPr>
            </w:pPr>
            <w:r w:rsidRPr="00074B42">
              <w:rPr>
                <w:sz w:val="16"/>
                <w:szCs w:val="16"/>
              </w:rPr>
              <w:t>ColorProfiles</w:t>
            </w:r>
          </w:p>
        </w:tc>
        <w:tc>
          <w:tcPr>
            <w:tcW w:w="3969" w:type="dxa"/>
            <w:tcBorders>
              <w:top w:val="single" w:sz="4" w:space="0" w:color="auto"/>
              <w:left w:val="single" w:sz="4" w:space="0" w:color="auto"/>
              <w:bottom w:val="single" w:sz="4" w:space="0" w:color="auto"/>
              <w:right w:val="single" w:sz="4" w:space="0" w:color="auto"/>
            </w:tcBorders>
          </w:tcPr>
          <w:p w14:paraId="037563A3" w14:textId="77777777" w:rsidR="00F533AC" w:rsidRPr="00074B42" w:rsidRDefault="00F533AC" w:rsidP="00074B42">
            <w:pPr>
              <w:spacing w:before="60" w:after="60"/>
              <w:jc w:val="left"/>
              <w:rPr>
                <w:sz w:val="16"/>
                <w:szCs w:val="16"/>
              </w:rPr>
            </w:pPr>
            <w:r w:rsidRPr="00074B42">
              <w:rPr>
                <w:sz w:val="16"/>
                <w:szCs w:val="16"/>
              </w:rPr>
              <w:t>A container of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497C1465"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82738AA"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57F0D3D6" w14:textId="77777777" w:rsidTr="0041084B">
        <w:tc>
          <w:tcPr>
            <w:tcW w:w="1242" w:type="dxa"/>
            <w:tcBorders>
              <w:top w:val="single" w:sz="4" w:space="0" w:color="auto"/>
              <w:left w:val="single" w:sz="4" w:space="0" w:color="auto"/>
              <w:bottom w:val="single" w:sz="4" w:space="0" w:color="auto"/>
              <w:right w:val="single" w:sz="4" w:space="0" w:color="auto"/>
            </w:tcBorders>
          </w:tcPr>
          <w:p w14:paraId="79E13122"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F26D8F7" w14:textId="77777777" w:rsidR="00F533AC" w:rsidRPr="00074B42" w:rsidRDefault="00F533AC" w:rsidP="00074B42">
            <w:pPr>
              <w:spacing w:before="60" w:after="60"/>
              <w:jc w:val="left"/>
              <w:rPr>
                <w:sz w:val="16"/>
                <w:szCs w:val="16"/>
              </w:rPr>
            </w:pPr>
            <w:r w:rsidRPr="00074B42">
              <w:rPr>
                <w:sz w:val="16"/>
                <w:szCs w:val="16"/>
              </w:rPr>
              <w:t>colorProfile</w:t>
            </w:r>
          </w:p>
        </w:tc>
        <w:tc>
          <w:tcPr>
            <w:tcW w:w="3969" w:type="dxa"/>
            <w:tcBorders>
              <w:top w:val="single" w:sz="4" w:space="0" w:color="auto"/>
              <w:left w:val="single" w:sz="4" w:space="0" w:color="auto"/>
              <w:bottom w:val="single" w:sz="4" w:space="0" w:color="auto"/>
              <w:right w:val="single" w:sz="4" w:space="0" w:color="auto"/>
            </w:tcBorders>
          </w:tcPr>
          <w:p w14:paraId="205E6010"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5F98019B"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65826F33" w14:textId="77777777" w:rsidR="00F533AC" w:rsidRPr="00074B42" w:rsidRDefault="00F533AC" w:rsidP="00074B42">
            <w:pPr>
              <w:spacing w:before="60" w:after="60"/>
              <w:jc w:val="left"/>
              <w:rPr>
                <w:sz w:val="16"/>
                <w:szCs w:val="16"/>
              </w:rPr>
            </w:pPr>
            <w:r w:rsidRPr="00074B42">
              <w:rPr>
                <w:sz w:val="16"/>
                <w:szCs w:val="16"/>
              </w:rPr>
              <w:t>ExternalFile</w:t>
            </w:r>
          </w:p>
        </w:tc>
      </w:tr>
    </w:tbl>
    <w:p w14:paraId="4CFBB08D" w14:textId="77777777" w:rsidR="00F533AC" w:rsidRPr="00F533AC" w:rsidRDefault="00F533AC" w:rsidP="00F533AC"/>
    <w:p w14:paraId="6EB0FC11" w14:textId="77777777" w:rsidR="00A73A7B" w:rsidRDefault="00A73A7B" w:rsidP="00531C7D">
      <w:pPr>
        <w:pStyle w:val="Heading3"/>
        <w:numPr>
          <w:ilvl w:val="2"/>
          <w:numId w:val="37"/>
        </w:numPr>
      </w:pPr>
      <w:bookmarkStart w:id="222" w:name="_Toc16161168"/>
      <w:r>
        <w:t>Symbols</w:t>
      </w:r>
      <w:bookmarkEnd w:id="22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36E373D"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6C31921"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5A7D1B1"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22450D0"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63D0969"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E9EF6C8"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778FD2C0" w14:textId="77777777" w:rsidTr="0041084B">
        <w:tc>
          <w:tcPr>
            <w:tcW w:w="1242" w:type="dxa"/>
            <w:tcBorders>
              <w:top w:val="single" w:sz="4" w:space="0" w:color="auto"/>
              <w:left w:val="single" w:sz="4" w:space="0" w:color="auto"/>
              <w:bottom w:val="single" w:sz="4" w:space="0" w:color="auto"/>
              <w:right w:val="single" w:sz="4" w:space="0" w:color="auto"/>
            </w:tcBorders>
          </w:tcPr>
          <w:p w14:paraId="7649FE2B"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FA89DC0" w14:textId="77777777" w:rsidR="00F533AC" w:rsidRPr="00074B42" w:rsidRDefault="00F533AC" w:rsidP="00074B42">
            <w:pPr>
              <w:spacing w:before="60" w:after="60"/>
              <w:jc w:val="left"/>
              <w:rPr>
                <w:sz w:val="16"/>
                <w:szCs w:val="16"/>
              </w:rPr>
            </w:pPr>
            <w:r w:rsidRPr="00074B42">
              <w:rPr>
                <w:sz w:val="16"/>
                <w:szCs w:val="16"/>
              </w:rPr>
              <w:t>Symbols</w:t>
            </w:r>
          </w:p>
        </w:tc>
        <w:tc>
          <w:tcPr>
            <w:tcW w:w="3969" w:type="dxa"/>
            <w:tcBorders>
              <w:top w:val="single" w:sz="4" w:space="0" w:color="auto"/>
              <w:left w:val="single" w:sz="4" w:space="0" w:color="auto"/>
              <w:bottom w:val="single" w:sz="4" w:space="0" w:color="auto"/>
              <w:right w:val="single" w:sz="4" w:space="0" w:color="auto"/>
            </w:tcBorders>
          </w:tcPr>
          <w:p w14:paraId="52B89867" w14:textId="77777777" w:rsidR="00F533AC" w:rsidRPr="00074B42" w:rsidRDefault="00F533AC" w:rsidP="00074B42">
            <w:pPr>
              <w:spacing w:before="60" w:after="60"/>
              <w:jc w:val="left"/>
              <w:rPr>
                <w:sz w:val="16"/>
                <w:szCs w:val="16"/>
              </w:rPr>
            </w:pPr>
            <w:r w:rsidRPr="00074B42">
              <w:rPr>
                <w:sz w:val="16"/>
                <w:szCs w:val="16"/>
              </w:rPr>
              <w:t>A container of Symbol file references</w:t>
            </w:r>
          </w:p>
        </w:tc>
        <w:tc>
          <w:tcPr>
            <w:tcW w:w="709" w:type="dxa"/>
            <w:tcBorders>
              <w:top w:val="single" w:sz="4" w:space="0" w:color="auto"/>
              <w:left w:val="single" w:sz="4" w:space="0" w:color="auto"/>
              <w:bottom w:val="single" w:sz="4" w:space="0" w:color="auto"/>
              <w:right w:val="single" w:sz="4" w:space="0" w:color="auto"/>
            </w:tcBorders>
          </w:tcPr>
          <w:p w14:paraId="0EBB9677"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D880E0C"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4A4B9F16" w14:textId="77777777" w:rsidTr="0041084B">
        <w:tc>
          <w:tcPr>
            <w:tcW w:w="1242" w:type="dxa"/>
            <w:tcBorders>
              <w:top w:val="single" w:sz="4" w:space="0" w:color="auto"/>
              <w:left w:val="single" w:sz="4" w:space="0" w:color="auto"/>
              <w:bottom w:val="single" w:sz="4" w:space="0" w:color="auto"/>
              <w:right w:val="single" w:sz="4" w:space="0" w:color="auto"/>
            </w:tcBorders>
          </w:tcPr>
          <w:p w14:paraId="6394FB45"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5787914" w14:textId="77777777" w:rsidR="00F533AC" w:rsidRPr="00074B42" w:rsidRDefault="00F533AC" w:rsidP="00074B42">
            <w:pPr>
              <w:spacing w:before="60" w:after="60"/>
              <w:jc w:val="left"/>
              <w:rPr>
                <w:sz w:val="16"/>
                <w:szCs w:val="16"/>
              </w:rPr>
            </w:pPr>
            <w:r w:rsidRPr="00074B42">
              <w:rPr>
                <w:sz w:val="16"/>
                <w:szCs w:val="16"/>
              </w:rPr>
              <w:t>symbol</w:t>
            </w:r>
          </w:p>
        </w:tc>
        <w:tc>
          <w:tcPr>
            <w:tcW w:w="3969" w:type="dxa"/>
            <w:tcBorders>
              <w:top w:val="single" w:sz="4" w:space="0" w:color="auto"/>
              <w:left w:val="single" w:sz="4" w:space="0" w:color="auto"/>
              <w:bottom w:val="single" w:sz="4" w:space="0" w:color="auto"/>
              <w:right w:val="single" w:sz="4" w:space="0" w:color="auto"/>
            </w:tcBorders>
          </w:tcPr>
          <w:p w14:paraId="59C9ED80"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SVG</w:t>
            </w:r>
          </w:p>
        </w:tc>
        <w:tc>
          <w:tcPr>
            <w:tcW w:w="709" w:type="dxa"/>
            <w:tcBorders>
              <w:top w:val="single" w:sz="4" w:space="0" w:color="auto"/>
              <w:left w:val="single" w:sz="4" w:space="0" w:color="auto"/>
              <w:bottom w:val="single" w:sz="4" w:space="0" w:color="auto"/>
              <w:right w:val="single" w:sz="4" w:space="0" w:color="auto"/>
            </w:tcBorders>
          </w:tcPr>
          <w:p w14:paraId="32A91D4B"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CD59F43" w14:textId="77777777" w:rsidR="00F533AC" w:rsidRPr="00074B42" w:rsidRDefault="00F533AC" w:rsidP="00074B42">
            <w:pPr>
              <w:spacing w:before="60" w:after="60"/>
              <w:jc w:val="left"/>
              <w:rPr>
                <w:sz w:val="16"/>
                <w:szCs w:val="16"/>
              </w:rPr>
            </w:pPr>
            <w:r w:rsidRPr="00074B42">
              <w:rPr>
                <w:sz w:val="16"/>
                <w:szCs w:val="16"/>
              </w:rPr>
              <w:t>ExternalFile</w:t>
            </w:r>
          </w:p>
        </w:tc>
      </w:tr>
    </w:tbl>
    <w:p w14:paraId="5222EF59" w14:textId="77777777" w:rsidR="00F533AC" w:rsidRDefault="00F533AC" w:rsidP="00F533AC"/>
    <w:p w14:paraId="214519CD" w14:textId="77777777" w:rsidR="00C66557" w:rsidRDefault="00C66557" w:rsidP="00C66557">
      <w:pPr>
        <w:pStyle w:val="Heading3"/>
        <w:numPr>
          <w:ilvl w:val="2"/>
          <w:numId w:val="37"/>
        </w:numPr>
      </w:pPr>
      <w:bookmarkStart w:id="223" w:name="_Toc16161169"/>
      <w:r>
        <w:t>StyleSheets</w:t>
      </w:r>
      <w:bookmarkEnd w:id="22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C66557" w:rsidRPr="004663CF" w14:paraId="69CCD635" w14:textId="77777777" w:rsidTr="00702EBF">
        <w:trPr>
          <w:trHeight w:val="311"/>
        </w:trPr>
        <w:tc>
          <w:tcPr>
            <w:tcW w:w="1242" w:type="dxa"/>
            <w:tcBorders>
              <w:top w:val="single" w:sz="4" w:space="0" w:color="auto"/>
              <w:left w:val="single" w:sz="4" w:space="0" w:color="auto"/>
              <w:bottom w:val="single" w:sz="4" w:space="0" w:color="auto"/>
              <w:right w:val="single" w:sz="4" w:space="0" w:color="auto"/>
            </w:tcBorders>
          </w:tcPr>
          <w:p w14:paraId="72FB9999" w14:textId="77777777" w:rsidR="00C66557" w:rsidRPr="00074B42" w:rsidRDefault="00C66557" w:rsidP="00702EBF">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9407167" w14:textId="77777777" w:rsidR="00C66557" w:rsidRPr="00074B42" w:rsidRDefault="00C66557" w:rsidP="00702EBF">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784B48C4" w14:textId="77777777" w:rsidR="00C66557" w:rsidRPr="00074B42" w:rsidRDefault="00C66557" w:rsidP="00702EBF">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B338AEC" w14:textId="77777777" w:rsidR="00C66557" w:rsidRPr="00074B42" w:rsidRDefault="00C66557" w:rsidP="00702EBF">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3658C87" w14:textId="77777777" w:rsidR="00C66557" w:rsidRPr="00074B42" w:rsidRDefault="00C66557" w:rsidP="00702EBF">
            <w:pPr>
              <w:spacing w:before="60" w:after="60"/>
              <w:jc w:val="left"/>
              <w:rPr>
                <w:b/>
                <w:sz w:val="16"/>
                <w:szCs w:val="16"/>
              </w:rPr>
            </w:pPr>
            <w:r w:rsidRPr="00074B42">
              <w:rPr>
                <w:b/>
                <w:sz w:val="16"/>
                <w:szCs w:val="16"/>
              </w:rPr>
              <w:t>Type</w:t>
            </w:r>
          </w:p>
        </w:tc>
      </w:tr>
      <w:tr w:rsidR="00C66557" w:rsidRPr="004663CF" w14:paraId="0AAFB16D" w14:textId="77777777" w:rsidTr="00702EBF">
        <w:tc>
          <w:tcPr>
            <w:tcW w:w="1242" w:type="dxa"/>
            <w:tcBorders>
              <w:top w:val="single" w:sz="4" w:space="0" w:color="auto"/>
              <w:left w:val="single" w:sz="4" w:space="0" w:color="auto"/>
              <w:bottom w:val="single" w:sz="4" w:space="0" w:color="auto"/>
              <w:right w:val="single" w:sz="4" w:space="0" w:color="auto"/>
            </w:tcBorders>
          </w:tcPr>
          <w:p w14:paraId="72428DD0" w14:textId="77777777" w:rsidR="00C66557" w:rsidRPr="00074B42" w:rsidRDefault="00C66557" w:rsidP="00702EBF">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E47473D"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tyleSheets</w:t>
            </w:r>
          </w:p>
        </w:tc>
        <w:tc>
          <w:tcPr>
            <w:tcW w:w="3969" w:type="dxa"/>
            <w:tcBorders>
              <w:top w:val="single" w:sz="4" w:space="0" w:color="auto"/>
              <w:left w:val="single" w:sz="4" w:space="0" w:color="auto"/>
              <w:bottom w:val="single" w:sz="4" w:space="0" w:color="auto"/>
              <w:right w:val="single" w:sz="4" w:space="0" w:color="auto"/>
            </w:tcBorders>
          </w:tcPr>
          <w:p w14:paraId="0F84F7E8" w14:textId="77777777" w:rsidR="00C66557" w:rsidRPr="00074B42" w:rsidRDefault="00C66557" w:rsidP="00C66557">
            <w:pPr>
              <w:spacing w:before="60" w:after="60"/>
              <w:jc w:val="left"/>
              <w:rPr>
                <w:sz w:val="16"/>
                <w:szCs w:val="16"/>
              </w:rPr>
            </w:pPr>
            <w:r w:rsidRPr="00074B42">
              <w:rPr>
                <w:sz w:val="16"/>
                <w:szCs w:val="16"/>
              </w:rPr>
              <w:t xml:space="preserve">A container of </w:t>
            </w:r>
            <w:r>
              <w:rPr>
                <w:sz w:val="16"/>
                <w:szCs w:val="16"/>
              </w:rPr>
              <w:t>CSS file references</w:t>
            </w:r>
          </w:p>
        </w:tc>
        <w:tc>
          <w:tcPr>
            <w:tcW w:w="709" w:type="dxa"/>
            <w:tcBorders>
              <w:top w:val="single" w:sz="4" w:space="0" w:color="auto"/>
              <w:left w:val="single" w:sz="4" w:space="0" w:color="auto"/>
              <w:bottom w:val="single" w:sz="4" w:space="0" w:color="auto"/>
              <w:right w:val="single" w:sz="4" w:space="0" w:color="auto"/>
            </w:tcBorders>
          </w:tcPr>
          <w:p w14:paraId="7B2745C9" w14:textId="77777777" w:rsidR="00C66557" w:rsidRPr="00074B42" w:rsidRDefault="00C66557" w:rsidP="00702EBF">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CAD2D4D" w14:textId="77777777" w:rsidR="00C66557" w:rsidRPr="00074B42" w:rsidRDefault="00C66557" w:rsidP="00702EBF">
            <w:pPr>
              <w:spacing w:before="60" w:after="60"/>
              <w:jc w:val="left"/>
              <w:rPr>
                <w:sz w:val="16"/>
                <w:szCs w:val="16"/>
              </w:rPr>
            </w:pPr>
            <w:r w:rsidRPr="00074B42">
              <w:rPr>
                <w:sz w:val="16"/>
                <w:szCs w:val="16"/>
              </w:rPr>
              <w:t>-</w:t>
            </w:r>
          </w:p>
        </w:tc>
      </w:tr>
      <w:tr w:rsidR="00C66557" w:rsidRPr="004663CF" w14:paraId="44236115" w14:textId="77777777" w:rsidTr="00702EBF">
        <w:tc>
          <w:tcPr>
            <w:tcW w:w="1242" w:type="dxa"/>
            <w:tcBorders>
              <w:top w:val="single" w:sz="4" w:space="0" w:color="auto"/>
              <w:left w:val="single" w:sz="4" w:space="0" w:color="auto"/>
              <w:bottom w:val="single" w:sz="4" w:space="0" w:color="auto"/>
              <w:right w:val="single" w:sz="4" w:space="0" w:color="auto"/>
            </w:tcBorders>
          </w:tcPr>
          <w:p w14:paraId="11365CE5" w14:textId="77777777" w:rsidR="00C66557" w:rsidRPr="00074B42" w:rsidRDefault="00C66557" w:rsidP="00702EBF">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D967CCE"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w:t>
            </w:r>
          </w:p>
        </w:tc>
        <w:tc>
          <w:tcPr>
            <w:tcW w:w="3969" w:type="dxa"/>
            <w:tcBorders>
              <w:top w:val="single" w:sz="4" w:space="0" w:color="auto"/>
              <w:left w:val="single" w:sz="4" w:space="0" w:color="auto"/>
              <w:bottom w:val="single" w:sz="4" w:space="0" w:color="auto"/>
              <w:right w:val="single" w:sz="4" w:space="0" w:color="auto"/>
            </w:tcBorders>
          </w:tcPr>
          <w:p w14:paraId="413ECCD8" w14:textId="77777777" w:rsidR="00C66557" w:rsidRPr="00074B42" w:rsidRDefault="00C66557" w:rsidP="00C66557">
            <w:pPr>
              <w:spacing w:before="60" w:after="60"/>
              <w:jc w:val="left"/>
              <w:rPr>
                <w:sz w:val="16"/>
                <w:szCs w:val="16"/>
              </w:rPr>
            </w:pPr>
            <w:r w:rsidRPr="00074B42">
              <w:rPr>
                <w:sz w:val="16"/>
                <w:szCs w:val="16"/>
              </w:rPr>
              <w:t xml:space="preserve">The </w:t>
            </w:r>
            <w:r>
              <w:rPr>
                <w:sz w:val="16"/>
                <w:szCs w:val="16"/>
              </w:rPr>
              <w:t>file reference</w:t>
            </w:r>
          </w:p>
        </w:tc>
        <w:tc>
          <w:tcPr>
            <w:tcW w:w="709" w:type="dxa"/>
            <w:tcBorders>
              <w:top w:val="single" w:sz="4" w:space="0" w:color="auto"/>
              <w:left w:val="single" w:sz="4" w:space="0" w:color="auto"/>
              <w:bottom w:val="single" w:sz="4" w:space="0" w:color="auto"/>
              <w:right w:val="single" w:sz="4" w:space="0" w:color="auto"/>
            </w:tcBorders>
          </w:tcPr>
          <w:p w14:paraId="2145446D" w14:textId="77777777" w:rsidR="00C66557" w:rsidRPr="00074B42" w:rsidRDefault="00C66557" w:rsidP="00702EBF">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795EC7C9" w14:textId="77777777" w:rsidR="00C66557" w:rsidRPr="00074B42" w:rsidRDefault="00C66557" w:rsidP="00702EBF">
            <w:pPr>
              <w:spacing w:before="60" w:after="60"/>
              <w:jc w:val="left"/>
              <w:rPr>
                <w:sz w:val="16"/>
                <w:szCs w:val="16"/>
              </w:rPr>
            </w:pPr>
            <w:r w:rsidRPr="00074B42">
              <w:rPr>
                <w:sz w:val="16"/>
                <w:szCs w:val="16"/>
              </w:rPr>
              <w:t>ExternalFile</w:t>
            </w:r>
          </w:p>
        </w:tc>
      </w:tr>
    </w:tbl>
    <w:p w14:paraId="1C502E3C" w14:textId="77777777" w:rsidR="00C66557" w:rsidRPr="00F533AC" w:rsidRDefault="00C66557" w:rsidP="00F533AC"/>
    <w:p w14:paraId="4B0A71D6" w14:textId="77777777" w:rsidR="00A73A7B" w:rsidRDefault="00A73A7B" w:rsidP="00531C7D">
      <w:pPr>
        <w:pStyle w:val="Heading3"/>
        <w:numPr>
          <w:ilvl w:val="2"/>
          <w:numId w:val="37"/>
        </w:numPr>
      </w:pPr>
      <w:bookmarkStart w:id="224" w:name="_Toc16161170"/>
      <w:r>
        <w:t>LineStyles</w:t>
      </w:r>
      <w:bookmarkEnd w:id="22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2D8BD3DD"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6ABE07DD"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740A36C"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5CA1C8F"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5B667E0"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1BBD29E"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5D034CAF" w14:textId="77777777" w:rsidTr="0041084B">
        <w:tc>
          <w:tcPr>
            <w:tcW w:w="1242" w:type="dxa"/>
            <w:tcBorders>
              <w:top w:val="single" w:sz="4" w:space="0" w:color="auto"/>
              <w:left w:val="single" w:sz="4" w:space="0" w:color="auto"/>
              <w:bottom w:val="single" w:sz="4" w:space="0" w:color="auto"/>
              <w:right w:val="single" w:sz="4" w:space="0" w:color="auto"/>
            </w:tcBorders>
          </w:tcPr>
          <w:p w14:paraId="684B7E4E"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33958F1" w14:textId="77777777" w:rsidR="00F533AC" w:rsidRPr="00074B42" w:rsidRDefault="00F533AC" w:rsidP="00074B42">
            <w:pPr>
              <w:spacing w:before="60" w:after="60"/>
              <w:jc w:val="left"/>
              <w:rPr>
                <w:sz w:val="16"/>
                <w:szCs w:val="16"/>
              </w:rPr>
            </w:pPr>
            <w:r w:rsidRPr="00074B42">
              <w:rPr>
                <w:sz w:val="16"/>
                <w:szCs w:val="16"/>
              </w:rPr>
              <w:t>LineStyles</w:t>
            </w:r>
          </w:p>
        </w:tc>
        <w:tc>
          <w:tcPr>
            <w:tcW w:w="3969" w:type="dxa"/>
            <w:tcBorders>
              <w:top w:val="single" w:sz="4" w:space="0" w:color="auto"/>
              <w:left w:val="single" w:sz="4" w:space="0" w:color="auto"/>
              <w:bottom w:val="single" w:sz="4" w:space="0" w:color="auto"/>
              <w:right w:val="single" w:sz="4" w:space="0" w:color="auto"/>
            </w:tcBorders>
          </w:tcPr>
          <w:p w14:paraId="3A15F0E4" w14:textId="77777777" w:rsidR="00F533AC" w:rsidRPr="00074B42" w:rsidRDefault="00F533AC" w:rsidP="00074B42">
            <w:pPr>
              <w:spacing w:before="60" w:after="60"/>
              <w:jc w:val="left"/>
              <w:rPr>
                <w:sz w:val="16"/>
                <w:szCs w:val="16"/>
              </w:rPr>
            </w:pPr>
            <w:r w:rsidRPr="00074B42">
              <w:rPr>
                <w:sz w:val="16"/>
                <w:szCs w:val="16"/>
              </w:rPr>
              <w:t>A container of Line Style file references</w:t>
            </w:r>
          </w:p>
        </w:tc>
        <w:tc>
          <w:tcPr>
            <w:tcW w:w="709" w:type="dxa"/>
            <w:tcBorders>
              <w:top w:val="single" w:sz="4" w:space="0" w:color="auto"/>
              <w:left w:val="single" w:sz="4" w:space="0" w:color="auto"/>
              <w:bottom w:val="single" w:sz="4" w:space="0" w:color="auto"/>
              <w:right w:val="single" w:sz="4" w:space="0" w:color="auto"/>
            </w:tcBorders>
          </w:tcPr>
          <w:p w14:paraId="76C71E69"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FE69C34"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4E112619" w14:textId="77777777" w:rsidTr="0041084B">
        <w:tc>
          <w:tcPr>
            <w:tcW w:w="1242" w:type="dxa"/>
            <w:tcBorders>
              <w:top w:val="single" w:sz="4" w:space="0" w:color="auto"/>
              <w:left w:val="single" w:sz="4" w:space="0" w:color="auto"/>
              <w:bottom w:val="single" w:sz="4" w:space="0" w:color="auto"/>
              <w:right w:val="single" w:sz="4" w:space="0" w:color="auto"/>
            </w:tcBorders>
          </w:tcPr>
          <w:p w14:paraId="62A1AE96"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FB3A89A"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5A57FC4D"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7C770696"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7D44A8EA" w14:textId="77777777" w:rsidR="00F533AC" w:rsidRPr="00074B42" w:rsidRDefault="00F533AC" w:rsidP="00074B42">
            <w:pPr>
              <w:spacing w:before="60" w:after="60"/>
              <w:jc w:val="left"/>
              <w:rPr>
                <w:sz w:val="16"/>
                <w:szCs w:val="16"/>
              </w:rPr>
            </w:pPr>
            <w:r w:rsidRPr="00074B42">
              <w:rPr>
                <w:sz w:val="16"/>
                <w:szCs w:val="16"/>
              </w:rPr>
              <w:t>ExternalFile</w:t>
            </w:r>
          </w:p>
        </w:tc>
      </w:tr>
    </w:tbl>
    <w:p w14:paraId="02EF6820" w14:textId="77777777" w:rsidR="00F533AC" w:rsidRPr="00F533AC" w:rsidRDefault="00F533AC" w:rsidP="00F533AC"/>
    <w:p w14:paraId="357A3B57" w14:textId="77777777" w:rsidR="00A73A7B" w:rsidRDefault="00A73A7B" w:rsidP="00531C7D">
      <w:pPr>
        <w:pStyle w:val="Heading3"/>
        <w:numPr>
          <w:ilvl w:val="2"/>
          <w:numId w:val="37"/>
        </w:numPr>
      </w:pPr>
      <w:bookmarkStart w:id="225" w:name="_Toc16161171"/>
      <w:r>
        <w:t>AreaFills</w:t>
      </w:r>
      <w:bookmarkEnd w:id="22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E3387D1"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2D43366D"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68BB876"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9303792"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9D0B86E"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7400604"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D9ED441" w14:textId="77777777" w:rsidTr="0041084B">
        <w:tc>
          <w:tcPr>
            <w:tcW w:w="1242" w:type="dxa"/>
            <w:tcBorders>
              <w:top w:val="single" w:sz="4" w:space="0" w:color="auto"/>
              <w:left w:val="single" w:sz="4" w:space="0" w:color="auto"/>
              <w:bottom w:val="single" w:sz="4" w:space="0" w:color="auto"/>
              <w:right w:val="single" w:sz="4" w:space="0" w:color="auto"/>
            </w:tcBorders>
          </w:tcPr>
          <w:p w14:paraId="79EE37E3"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2E2ECEF" w14:textId="77777777" w:rsidR="00F533AC" w:rsidRPr="00074B42" w:rsidRDefault="00F533AC" w:rsidP="00074B42">
            <w:pPr>
              <w:spacing w:before="60" w:after="60"/>
              <w:jc w:val="left"/>
              <w:rPr>
                <w:sz w:val="16"/>
                <w:szCs w:val="16"/>
              </w:rPr>
            </w:pPr>
            <w:r w:rsidRPr="00074B42">
              <w:rPr>
                <w:sz w:val="16"/>
                <w:szCs w:val="16"/>
              </w:rPr>
              <w:t>AreaFills</w:t>
            </w:r>
          </w:p>
        </w:tc>
        <w:tc>
          <w:tcPr>
            <w:tcW w:w="3969" w:type="dxa"/>
            <w:tcBorders>
              <w:top w:val="single" w:sz="4" w:space="0" w:color="auto"/>
              <w:left w:val="single" w:sz="4" w:space="0" w:color="auto"/>
              <w:bottom w:val="single" w:sz="4" w:space="0" w:color="auto"/>
              <w:right w:val="single" w:sz="4" w:space="0" w:color="auto"/>
            </w:tcBorders>
          </w:tcPr>
          <w:p w14:paraId="16A87534" w14:textId="77777777" w:rsidR="00F533AC" w:rsidRPr="00074B42" w:rsidRDefault="00F533AC" w:rsidP="00074B42">
            <w:pPr>
              <w:spacing w:before="60" w:after="60"/>
              <w:jc w:val="left"/>
              <w:rPr>
                <w:sz w:val="16"/>
                <w:szCs w:val="16"/>
              </w:rPr>
            </w:pPr>
            <w:r w:rsidRPr="00074B42">
              <w:rPr>
                <w:sz w:val="16"/>
                <w:szCs w:val="16"/>
              </w:rPr>
              <w:t>A container of Area Fill file references</w:t>
            </w:r>
          </w:p>
        </w:tc>
        <w:tc>
          <w:tcPr>
            <w:tcW w:w="709" w:type="dxa"/>
            <w:tcBorders>
              <w:top w:val="single" w:sz="4" w:space="0" w:color="auto"/>
              <w:left w:val="single" w:sz="4" w:space="0" w:color="auto"/>
              <w:bottom w:val="single" w:sz="4" w:space="0" w:color="auto"/>
              <w:right w:val="single" w:sz="4" w:space="0" w:color="auto"/>
            </w:tcBorders>
          </w:tcPr>
          <w:p w14:paraId="57A50057"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00AE923"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2A2F005E" w14:textId="77777777" w:rsidTr="0041084B">
        <w:tc>
          <w:tcPr>
            <w:tcW w:w="1242" w:type="dxa"/>
            <w:tcBorders>
              <w:top w:val="single" w:sz="4" w:space="0" w:color="auto"/>
              <w:left w:val="single" w:sz="4" w:space="0" w:color="auto"/>
              <w:bottom w:val="single" w:sz="4" w:space="0" w:color="auto"/>
              <w:right w:val="single" w:sz="4" w:space="0" w:color="auto"/>
            </w:tcBorders>
          </w:tcPr>
          <w:p w14:paraId="0141BB3A"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1B84C0D"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264A8078" w14:textId="77777777" w:rsidR="00F533AC" w:rsidRPr="00074B42" w:rsidRDefault="00F533AC" w:rsidP="00074B42">
            <w:pPr>
              <w:spacing w:before="60" w:after="60"/>
              <w:jc w:val="left"/>
              <w:rPr>
                <w:sz w:val="16"/>
                <w:szCs w:val="16"/>
              </w:rPr>
            </w:pPr>
            <w:r w:rsidRPr="00074B42">
              <w:rPr>
                <w:sz w:val="16"/>
                <w:szCs w:val="16"/>
              </w:rPr>
              <w:t>The file reference. The type is XML.</w:t>
            </w:r>
          </w:p>
        </w:tc>
        <w:tc>
          <w:tcPr>
            <w:tcW w:w="709" w:type="dxa"/>
            <w:tcBorders>
              <w:top w:val="single" w:sz="4" w:space="0" w:color="auto"/>
              <w:left w:val="single" w:sz="4" w:space="0" w:color="auto"/>
              <w:bottom w:val="single" w:sz="4" w:space="0" w:color="auto"/>
              <w:right w:val="single" w:sz="4" w:space="0" w:color="auto"/>
            </w:tcBorders>
          </w:tcPr>
          <w:p w14:paraId="132F3032"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458B546" w14:textId="77777777" w:rsidR="00F533AC" w:rsidRPr="00074B42" w:rsidRDefault="00F533AC" w:rsidP="00074B42">
            <w:pPr>
              <w:spacing w:before="60" w:after="60"/>
              <w:jc w:val="left"/>
              <w:rPr>
                <w:sz w:val="16"/>
                <w:szCs w:val="16"/>
              </w:rPr>
            </w:pPr>
            <w:r w:rsidRPr="00074B42">
              <w:rPr>
                <w:sz w:val="16"/>
                <w:szCs w:val="16"/>
              </w:rPr>
              <w:t>ExternalFile</w:t>
            </w:r>
          </w:p>
        </w:tc>
      </w:tr>
    </w:tbl>
    <w:p w14:paraId="682DE9FE" w14:textId="77777777" w:rsidR="00F533AC" w:rsidRDefault="00F533AC" w:rsidP="00F533AC"/>
    <w:p w14:paraId="447698EE" w14:textId="77777777" w:rsidR="00004A3F" w:rsidRDefault="00914DA7" w:rsidP="00004A3F">
      <w:pPr>
        <w:pStyle w:val="Heading3"/>
        <w:numPr>
          <w:ilvl w:val="2"/>
          <w:numId w:val="37"/>
        </w:numPr>
      </w:pPr>
      <w:bookmarkStart w:id="226" w:name="_Toc16161172"/>
      <w:r>
        <w:t>Fonts</w:t>
      </w:r>
      <w:bookmarkEnd w:id="22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04A3F" w:rsidRPr="004663CF" w14:paraId="215DE650" w14:textId="77777777" w:rsidTr="009A4AC0">
        <w:trPr>
          <w:trHeight w:val="311"/>
        </w:trPr>
        <w:tc>
          <w:tcPr>
            <w:tcW w:w="1242" w:type="dxa"/>
            <w:tcBorders>
              <w:top w:val="single" w:sz="4" w:space="0" w:color="auto"/>
              <w:left w:val="single" w:sz="4" w:space="0" w:color="auto"/>
              <w:bottom w:val="single" w:sz="4" w:space="0" w:color="auto"/>
              <w:right w:val="single" w:sz="4" w:space="0" w:color="auto"/>
            </w:tcBorders>
          </w:tcPr>
          <w:p w14:paraId="14D5AC45" w14:textId="77777777" w:rsidR="00004A3F" w:rsidRPr="00074B42" w:rsidRDefault="00004A3F" w:rsidP="009A4AC0">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43E8351" w14:textId="77777777" w:rsidR="00004A3F" w:rsidRPr="00074B42" w:rsidRDefault="00004A3F" w:rsidP="009A4AC0">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D40B9BA" w14:textId="77777777" w:rsidR="00004A3F" w:rsidRPr="00074B42" w:rsidRDefault="00004A3F" w:rsidP="009A4AC0">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72205B6" w14:textId="77777777" w:rsidR="00004A3F" w:rsidRPr="00074B42" w:rsidRDefault="00004A3F" w:rsidP="009A4AC0">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F41FB98" w14:textId="77777777" w:rsidR="00004A3F" w:rsidRPr="00074B42" w:rsidRDefault="00004A3F" w:rsidP="009A4AC0">
            <w:pPr>
              <w:spacing w:before="60" w:after="60"/>
              <w:jc w:val="left"/>
              <w:rPr>
                <w:b/>
                <w:sz w:val="16"/>
                <w:szCs w:val="16"/>
              </w:rPr>
            </w:pPr>
            <w:r w:rsidRPr="00074B42">
              <w:rPr>
                <w:b/>
                <w:sz w:val="16"/>
                <w:szCs w:val="16"/>
              </w:rPr>
              <w:t>Type</w:t>
            </w:r>
          </w:p>
        </w:tc>
      </w:tr>
      <w:tr w:rsidR="00004A3F" w:rsidRPr="004663CF" w14:paraId="7DE67795" w14:textId="77777777" w:rsidTr="009A4AC0">
        <w:tc>
          <w:tcPr>
            <w:tcW w:w="1242" w:type="dxa"/>
            <w:tcBorders>
              <w:top w:val="single" w:sz="4" w:space="0" w:color="auto"/>
              <w:left w:val="single" w:sz="4" w:space="0" w:color="auto"/>
              <w:bottom w:val="single" w:sz="4" w:space="0" w:color="auto"/>
              <w:right w:val="single" w:sz="4" w:space="0" w:color="auto"/>
            </w:tcBorders>
          </w:tcPr>
          <w:p w14:paraId="2A595AB7" w14:textId="77777777" w:rsidR="00004A3F" w:rsidRPr="00074B42" w:rsidRDefault="00004A3F" w:rsidP="009A4AC0">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0F9D52E" w14:textId="77777777" w:rsidR="00004A3F" w:rsidRPr="00074B42" w:rsidRDefault="00914DA7" w:rsidP="009A4AC0">
            <w:pPr>
              <w:spacing w:before="60" w:after="60"/>
              <w:jc w:val="left"/>
              <w:rPr>
                <w:sz w:val="16"/>
                <w:szCs w:val="16"/>
              </w:rPr>
            </w:pPr>
            <w:r>
              <w:rPr>
                <w:sz w:val="16"/>
                <w:szCs w:val="16"/>
              </w:rPr>
              <w:t>Fonts</w:t>
            </w:r>
          </w:p>
        </w:tc>
        <w:tc>
          <w:tcPr>
            <w:tcW w:w="3969" w:type="dxa"/>
            <w:tcBorders>
              <w:top w:val="single" w:sz="4" w:space="0" w:color="auto"/>
              <w:left w:val="single" w:sz="4" w:space="0" w:color="auto"/>
              <w:bottom w:val="single" w:sz="4" w:space="0" w:color="auto"/>
              <w:right w:val="single" w:sz="4" w:space="0" w:color="auto"/>
            </w:tcBorders>
          </w:tcPr>
          <w:p w14:paraId="4B74101D" w14:textId="77777777" w:rsidR="00004A3F" w:rsidRPr="00074B42" w:rsidRDefault="00004A3F" w:rsidP="00914DA7">
            <w:pPr>
              <w:spacing w:before="60" w:after="60"/>
              <w:jc w:val="left"/>
              <w:rPr>
                <w:sz w:val="16"/>
                <w:szCs w:val="16"/>
              </w:rPr>
            </w:pPr>
            <w:r w:rsidRPr="00074B42">
              <w:rPr>
                <w:sz w:val="16"/>
                <w:szCs w:val="16"/>
              </w:rPr>
              <w:t xml:space="preserve">A container </w:t>
            </w:r>
            <w:r w:rsidR="00914DA7">
              <w:rPr>
                <w:sz w:val="16"/>
                <w:szCs w:val="16"/>
              </w:rPr>
              <w:t>for fonts</w:t>
            </w:r>
          </w:p>
        </w:tc>
        <w:tc>
          <w:tcPr>
            <w:tcW w:w="709" w:type="dxa"/>
            <w:tcBorders>
              <w:top w:val="single" w:sz="4" w:space="0" w:color="auto"/>
              <w:left w:val="single" w:sz="4" w:space="0" w:color="auto"/>
              <w:bottom w:val="single" w:sz="4" w:space="0" w:color="auto"/>
              <w:right w:val="single" w:sz="4" w:space="0" w:color="auto"/>
            </w:tcBorders>
          </w:tcPr>
          <w:p w14:paraId="3E9B1089" w14:textId="77777777" w:rsidR="00004A3F" w:rsidRPr="00074B42" w:rsidRDefault="00004A3F" w:rsidP="009A4AC0">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DD6361A" w14:textId="77777777" w:rsidR="00004A3F" w:rsidRPr="00074B42" w:rsidRDefault="00004A3F" w:rsidP="009A4AC0">
            <w:pPr>
              <w:spacing w:before="60" w:after="60"/>
              <w:jc w:val="left"/>
              <w:rPr>
                <w:sz w:val="16"/>
                <w:szCs w:val="16"/>
              </w:rPr>
            </w:pPr>
            <w:r w:rsidRPr="00074B42">
              <w:rPr>
                <w:sz w:val="16"/>
                <w:szCs w:val="16"/>
              </w:rPr>
              <w:t>-</w:t>
            </w:r>
          </w:p>
        </w:tc>
      </w:tr>
      <w:tr w:rsidR="00004A3F" w:rsidRPr="004663CF" w14:paraId="0E1EC1F6" w14:textId="77777777" w:rsidTr="009A4AC0">
        <w:tc>
          <w:tcPr>
            <w:tcW w:w="1242" w:type="dxa"/>
            <w:tcBorders>
              <w:top w:val="single" w:sz="4" w:space="0" w:color="auto"/>
              <w:left w:val="single" w:sz="4" w:space="0" w:color="auto"/>
              <w:bottom w:val="single" w:sz="4" w:space="0" w:color="auto"/>
              <w:right w:val="single" w:sz="4" w:space="0" w:color="auto"/>
            </w:tcBorders>
          </w:tcPr>
          <w:p w14:paraId="0D867DCD" w14:textId="77777777" w:rsidR="00004A3F" w:rsidRPr="00074B42" w:rsidRDefault="00004A3F" w:rsidP="009A4AC0">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B94DFE2" w14:textId="77777777" w:rsidR="00004A3F" w:rsidRPr="00074B42" w:rsidRDefault="00914DA7" w:rsidP="009A4AC0">
            <w:pPr>
              <w:spacing w:before="60" w:after="60"/>
              <w:jc w:val="left"/>
              <w:rPr>
                <w:sz w:val="16"/>
                <w:szCs w:val="16"/>
              </w:rPr>
            </w:pPr>
            <w:r>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195DED12" w14:textId="77777777" w:rsidR="00004A3F" w:rsidRPr="00074B42" w:rsidRDefault="00004A3F" w:rsidP="00914DA7">
            <w:pPr>
              <w:spacing w:before="60" w:after="60"/>
              <w:jc w:val="left"/>
              <w:rPr>
                <w:sz w:val="16"/>
                <w:szCs w:val="16"/>
              </w:rPr>
            </w:pPr>
            <w:r w:rsidRPr="00074B42">
              <w:rPr>
                <w:sz w:val="16"/>
                <w:szCs w:val="16"/>
              </w:rPr>
              <w:t xml:space="preserve">The file reference. </w:t>
            </w:r>
            <w:r w:rsidR="00914DA7">
              <w:rPr>
                <w:sz w:val="16"/>
                <w:szCs w:val="16"/>
              </w:rPr>
              <w:t>For true type fonts t</w:t>
            </w:r>
            <w:r w:rsidRPr="00074B42">
              <w:rPr>
                <w:sz w:val="16"/>
                <w:szCs w:val="16"/>
              </w:rPr>
              <w:t xml:space="preserve">he type is </w:t>
            </w:r>
            <w:r w:rsidR="00914DA7">
              <w:rPr>
                <w:sz w:val="16"/>
                <w:szCs w:val="16"/>
              </w:rPr>
              <w:t>tff</w:t>
            </w:r>
            <w:r w:rsidRPr="00074B42">
              <w:rPr>
                <w:sz w:val="16"/>
                <w:szCs w:val="16"/>
              </w:rPr>
              <w:t>.</w:t>
            </w:r>
          </w:p>
        </w:tc>
        <w:tc>
          <w:tcPr>
            <w:tcW w:w="709" w:type="dxa"/>
            <w:tcBorders>
              <w:top w:val="single" w:sz="4" w:space="0" w:color="auto"/>
              <w:left w:val="single" w:sz="4" w:space="0" w:color="auto"/>
              <w:bottom w:val="single" w:sz="4" w:space="0" w:color="auto"/>
              <w:right w:val="single" w:sz="4" w:space="0" w:color="auto"/>
            </w:tcBorders>
          </w:tcPr>
          <w:p w14:paraId="435C8AB4" w14:textId="77777777" w:rsidR="00004A3F" w:rsidRPr="00074B42" w:rsidRDefault="00004A3F" w:rsidP="009A4AC0">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5041F9F3" w14:textId="77777777" w:rsidR="00004A3F" w:rsidRPr="00074B42" w:rsidRDefault="00004A3F" w:rsidP="009A4AC0">
            <w:pPr>
              <w:spacing w:before="60" w:after="60"/>
              <w:jc w:val="left"/>
              <w:rPr>
                <w:sz w:val="16"/>
                <w:szCs w:val="16"/>
              </w:rPr>
            </w:pPr>
            <w:r w:rsidRPr="00074B42">
              <w:rPr>
                <w:sz w:val="16"/>
                <w:szCs w:val="16"/>
              </w:rPr>
              <w:t>ExternalFile</w:t>
            </w:r>
          </w:p>
        </w:tc>
      </w:tr>
    </w:tbl>
    <w:p w14:paraId="4D03B64F" w14:textId="77777777" w:rsidR="00004A3F" w:rsidRPr="00F533AC" w:rsidRDefault="00004A3F" w:rsidP="00F533AC"/>
    <w:p w14:paraId="2275DA87" w14:textId="77777777" w:rsidR="00A73A7B" w:rsidRDefault="00A73A7B" w:rsidP="00531C7D">
      <w:pPr>
        <w:pStyle w:val="Heading3"/>
        <w:numPr>
          <w:ilvl w:val="2"/>
          <w:numId w:val="37"/>
        </w:numPr>
      </w:pPr>
      <w:bookmarkStart w:id="227" w:name="_Toc16161173"/>
      <w:r>
        <w:t>ViewingGroups</w:t>
      </w:r>
      <w:bookmarkEnd w:id="22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73CE6C6F"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E4D411D"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4C7C7BC"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F4634BD"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3620E66"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3CF53CA"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7E011CDB" w14:textId="77777777" w:rsidTr="0041084B">
        <w:tc>
          <w:tcPr>
            <w:tcW w:w="1242" w:type="dxa"/>
            <w:tcBorders>
              <w:top w:val="single" w:sz="4" w:space="0" w:color="auto"/>
              <w:left w:val="single" w:sz="4" w:space="0" w:color="auto"/>
              <w:bottom w:val="single" w:sz="4" w:space="0" w:color="auto"/>
              <w:right w:val="single" w:sz="4" w:space="0" w:color="auto"/>
            </w:tcBorders>
          </w:tcPr>
          <w:p w14:paraId="5122C87F"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E7298D0" w14:textId="77777777" w:rsidR="00F533AC" w:rsidRPr="00074B42" w:rsidRDefault="00F533AC" w:rsidP="00074B42">
            <w:pPr>
              <w:spacing w:before="60" w:after="60"/>
              <w:jc w:val="left"/>
              <w:rPr>
                <w:sz w:val="16"/>
                <w:szCs w:val="16"/>
              </w:rPr>
            </w:pPr>
            <w:r w:rsidRPr="00074B42">
              <w:rPr>
                <w:sz w:val="16"/>
                <w:szCs w:val="16"/>
              </w:rPr>
              <w:t>ViewingGroups</w:t>
            </w:r>
          </w:p>
        </w:tc>
        <w:tc>
          <w:tcPr>
            <w:tcW w:w="3969" w:type="dxa"/>
            <w:tcBorders>
              <w:top w:val="single" w:sz="4" w:space="0" w:color="auto"/>
              <w:left w:val="single" w:sz="4" w:space="0" w:color="auto"/>
              <w:bottom w:val="single" w:sz="4" w:space="0" w:color="auto"/>
              <w:right w:val="single" w:sz="4" w:space="0" w:color="auto"/>
            </w:tcBorders>
          </w:tcPr>
          <w:p w14:paraId="4D5D33E3" w14:textId="77777777" w:rsidR="00F533AC" w:rsidRPr="00074B42" w:rsidRDefault="00F533AC" w:rsidP="00074B42">
            <w:pPr>
              <w:spacing w:before="60" w:after="60"/>
              <w:jc w:val="left"/>
              <w:rPr>
                <w:sz w:val="16"/>
                <w:szCs w:val="16"/>
              </w:rPr>
            </w:pPr>
            <w:r w:rsidRPr="00074B42">
              <w:rPr>
                <w:sz w:val="16"/>
                <w:szCs w:val="16"/>
              </w:rPr>
              <w:t>A container of Viewing Group definitions</w:t>
            </w:r>
          </w:p>
        </w:tc>
        <w:tc>
          <w:tcPr>
            <w:tcW w:w="709" w:type="dxa"/>
            <w:tcBorders>
              <w:top w:val="single" w:sz="4" w:space="0" w:color="auto"/>
              <w:left w:val="single" w:sz="4" w:space="0" w:color="auto"/>
              <w:bottom w:val="single" w:sz="4" w:space="0" w:color="auto"/>
              <w:right w:val="single" w:sz="4" w:space="0" w:color="auto"/>
            </w:tcBorders>
          </w:tcPr>
          <w:p w14:paraId="0B9C5A85"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84945A2"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0349DB87" w14:textId="77777777" w:rsidTr="0041084B">
        <w:tc>
          <w:tcPr>
            <w:tcW w:w="1242" w:type="dxa"/>
            <w:tcBorders>
              <w:top w:val="single" w:sz="4" w:space="0" w:color="auto"/>
              <w:left w:val="single" w:sz="4" w:space="0" w:color="auto"/>
              <w:bottom w:val="single" w:sz="4" w:space="0" w:color="auto"/>
              <w:right w:val="single" w:sz="4" w:space="0" w:color="auto"/>
            </w:tcBorders>
          </w:tcPr>
          <w:p w14:paraId="0BBD08EE"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E0C403D"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670963B0" w14:textId="77777777" w:rsidR="00F533AC" w:rsidRPr="00074B42" w:rsidRDefault="00F533AC" w:rsidP="00074B42">
            <w:pPr>
              <w:spacing w:before="60" w:after="60"/>
              <w:jc w:val="left"/>
              <w:rPr>
                <w:sz w:val="16"/>
                <w:szCs w:val="16"/>
              </w:rPr>
            </w:pPr>
            <w:r w:rsidRPr="00074B42">
              <w:rPr>
                <w:sz w:val="16"/>
                <w:szCs w:val="16"/>
              </w:rPr>
              <w:t xml:space="preserve">Definition of a specific Viewing Group </w:t>
            </w:r>
          </w:p>
        </w:tc>
        <w:tc>
          <w:tcPr>
            <w:tcW w:w="709" w:type="dxa"/>
            <w:tcBorders>
              <w:top w:val="single" w:sz="4" w:space="0" w:color="auto"/>
              <w:left w:val="single" w:sz="4" w:space="0" w:color="auto"/>
              <w:bottom w:val="single" w:sz="4" w:space="0" w:color="auto"/>
              <w:right w:val="single" w:sz="4" w:space="0" w:color="auto"/>
            </w:tcBorders>
          </w:tcPr>
          <w:p w14:paraId="6E4236C5" w14:textId="77777777" w:rsidR="00F533AC" w:rsidRPr="00074B42" w:rsidRDefault="00F533AC" w:rsidP="00074B42">
            <w:pPr>
              <w:spacing w:before="60" w:after="60"/>
              <w:jc w:val="center"/>
              <w:rPr>
                <w:sz w:val="16"/>
                <w:szCs w:val="16"/>
              </w:rPr>
            </w:pPr>
            <w:r w:rsidRPr="00074B42">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D3C099E" w14:textId="77777777" w:rsidR="00F533AC" w:rsidRPr="00074B42" w:rsidRDefault="00F533AC" w:rsidP="00074B42">
            <w:pPr>
              <w:spacing w:before="60" w:after="60"/>
              <w:jc w:val="left"/>
              <w:rPr>
                <w:sz w:val="16"/>
                <w:szCs w:val="16"/>
              </w:rPr>
            </w:pPr>
            <w:r w:rsidRPr="00074B42">
              <w:rPr>
                <w:sz w:val="16"/>
                <w:szCs w:val="16"/>
              </w:rPr>
              <w:t>ViewingGroup</w:t>
            </w:r>
          </w:p>
        </w:tc>
      </w:tr>
    </w:tbl>
    <w:p w14:paraId="43777786" w14:textId="77777777" w:rsidR="00F533AC" w:rsidRPr="00F533AC" w:rsidRDefault="00F533AC" w:rsidP="00F533AC"/>
    <w:p w14:paraId="59313356" w14:textId="77777777" w:rsidR="00A73A7B" w:rsidRDefault="00A73A7B" w:rsidP="00531C7D">
      <w:pPr>
        <w:pStyle w:val="Heading3"/>
        <w:numPr>
          <w:ilvl w:val="2"/>
          <w:numId w:val="37"/>
        </w:numPr>
      </w:pPr>
      <w:bookmarkStart w:id="228" w:name="_Toc16161174"/>
      <w:r>
        <w:t>ViewingGroup</w:t>
      </w:r>
      <w:bookmarkEnd w:id="22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2FB5B6BF"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4F8B4B0D"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CAFF46"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FAFFA31"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D1E1ADD"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6F9942A"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117FB3E5" w14:textId="77777777" w:rsidTr="0041084B">
        <w:tc>
          <w:tcPr>
            <w:tcW w:w="1242" w:type="dxa"/>
            <w:tcBorders>
              <w:top w:val="single" w:sz="4" w:space="0" w:color="auto"/>
              <w:left w:val="single" w:sz="4" w:space="0" w:color="auto"/>
              <w:bottom w:val="single" w:sz="4" w:space="0" w:color="auto"/>
              <w:right w:val="single" w:sz="4" w:space="0" w:color="auto"/>
            </w:tcBorders>
          </w:tcPr>
          <w:p w14:paraId="69308CA9"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6910FFB"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061EC8D5" w14:textId="77777777" w:rsidR="00F533AC" w:rsidRPr="00074B42" w:rsidRDefault="00F533AC" w:rsidP="00074B42">
            <w:pPr>
              <w:spacing w:before="60" w:after="60"/>
              <w:jc w:val="left"/>
              <w:rPr>
                <w:sz w:val="16"/>
                <w:szCs w:val="16"/>
              </w:rPr>
            </w:pPr>
            <w:r w:rsidRPr="00074B42">
              <w:rPr>
                <w:sz w:val="16"/>
                <w:szCs w:val="16"/>
              </w:rPr>
              <w:t>A Viewing Group name and definition</w:t>
            </w:r>
          </w:p>
        </w:tc>
        <w:tc>
          <w:tcPr>
            <w:tcW w:w="709" w:type="dxa"/>
            <w:tcBorders>
              <w:top w:val="single" w:sz="4" w:space="0" w:color="auto"/>
              <w:left w:val="single" w:sz="4" w:space="0" w:color="auto"/>
              <w:bottom w:val="single" w:sz="4" w:space="0" w:color="auto"/>
              <w:right w:val="single" w:sz="4" w:space="0" w:color="auto"/>
            </w:tcBorders>
          </w:tcPr>
          <w:p w14:paraId="660B5324"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B817C05"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64DDA346" w14:textId="77777777" w:rsidTr="0041084B">
        <w:tc>
          <w:tcPr>
            <w:tcW w:w="1242" w:type="dxa"/>
            <w:tcBorders>
              <w:top w:val="single" w:sz="4" w:space="0" w:color="auto"/>
              <w:left w:val="single" w:sz="4" w:space="0" w:color="auto"/>
              <w:bottom w:val="single" w:sz="4" w:space="0" w:color="auto"/>
              <w:right w:val="single" w:sz="4" w:space="0" w:color="auto"/>
            </w:tcBorders>
          </w:tcPr>
          <w:p w14:paraId="6B251721" w14:textId="77777777" w:rsidR="00F533AC" w:rsidRPr="00074B42" w:rsidRDefault="00F533AC" w:rsidP="00074B42">
            <w:pPr>
              <w:spacing w:before="60" w:after="60"/>
              <w:jc w:val="left"/>
              <w:rPr>
                <w:sz w:val="16"/>
                <w:szCs w:val="16"/>
              </w:rPr>
            </w:pPr>
            <w:r w:rsidRPr="00074B42">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08F53D03" w14:textId="77777777" w:rsidR="00F533AC" w:rsidRPr="00074B42" w:rsidRDefault="00F533AC" w:rsidP="00074B42">
            <w:pPr>
              <w:spacing w:before="60" w:after="60"/>
              <w:jc w:val="left"/>
              <w:rPr>
                <w:sz w:val="16"/>
                <w:szCs w:val="16"/>
              </w:rPr>
            </w:pPr>
            <w:r w:rsidRPr="00074B42">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43323E7B" w14:textId="77777777" w:rsidR="00F533AC" w:rsidRPr="00074B42" w:rsidRDefault="00F533AC" w:rsidP="00074B42">
            <w:pPr>
              <w:spacing w:before="60" w:after="60"/>
              <w:jc w:val="left"/>
              <w:rPr>
                <w:sz w:val="16"/>
                <w:szCs w:val="16"/>
              </w:rPr>
            </w:pPr>
            <w:r w:rsidRPr="00074B42">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7993DCD5"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88BC3A7" w14:textId="77777777" w:rsidR="00F533AC" w:rsidRPr="00074B42" w:rsidRDefault="00F533AC" w:rsidP="00074B42">
            <w:pPr>
              <w:spacing w:before="60" w:after="60"/>
              <w:jc w:val="left"/>
              <w:rPr>
                <w:sz w:val="16"/>
                <w:szCs w:val="16"/>
              </w:rPr>
            </w:pPr>
            <w:r w:rsidRPr="00074B42">
              <w:rPr>
                <w:sz w:val="16"/>
                <w:szCs w:val="16"/>
              </w:rPr>
              <w:t>-</w:t>
            </w:r>
          </w:p>
        </w:tc>
      </w:tr>
    </w:tbl>
    <w:p w14:paraId="25CDAAD1" w14:textId="77777777" w:rsidR="00F533AC" w:rsidRPr="00F533AC" w:rsidRDefault="00F533AC" w:rsidP="00F533AC"/>
    <w:p w14:paraId="5E1EED77" w14:textId="77777777" w:rsidR="00A73A7B" w:rsidRDefault="00A73A7B" w:rsidP="00AE315C">
      <w:pPr>
        <w:pStyle w:val="Heading3"/>
        <w:keepLines/>
        <w:numPr>
          <w:ilvl w:val="2"/>
          <w:numId w:val="37"/>
        </w:numPr>
      </w:pPr>
      <w:bookmarkStart w:id="229" w:name="_Toc16161175"/>
      <w:r>
        <w:t>FoundationMode</w:t>
      </w:r>
      <w:bookmarkEnd w:id="22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88B5FA4"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6388CA64" w14:textId="77777777" w:rsidR="00F533AC" w:rsidRPr="0041084B" w:rsidRDefault="00F533AC" w:rsidP="00AE315C">
            <w:pPr>
              <w:keepNext/>
              <w:keepLines/>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1C94834" w14:textId="77777777" w:rsidR="00F533AC" w:rsidRPr="0041084B" w:rsidRDefault="00F533AC" w:rsidP="00AE315C">
            <w:pPr>
              <w:keepNext/>
              <w:keepLines/>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71E3BF9D" w14:textId="77777777" w:rsidR="00F533AC" w:rsidRPr="0041084B" w:rsidRDefault="00F533AC" w:rsidP="00AE315C">
            <w:pPr>
              <w:keepNext/>
              <w:keepLines/>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93AEA3D" w14:textId="77777777" w:rsidR="00F533AC" w:rsidRPr="0041084B" w:rsidRDefault="00F533AC" w:rsidP="00AE315C">
            <w:pPr>
              <w:keepNext/>
              <w:keepLines/>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438F7E7" w14:textId="77777777" w:rsidR="00F533AC" w:rsidRPr="0041084B" w:rsidRDefault="00F533AC" w:rsidP="00AE315C">
            <w:pPr>
              <w:keepNext/>
              <w:keepLines/>
              <w:spacing w:before="60" w:after="60"/>
              <w:jc w:val="left"/>
              <w:rPr>
                <w:b/>
                <w:sz w:val="16"/>
                <w:szCs w:val="16"/>
              </w:rPr>
            </w:pPr>
            <w:r w:rsidRPr="0041084B">
              <w:rPr>
                <w:b/>
                <w:sz w:val="16"/>
                <w:szCs w:val="16"/>
              </w:rPr>
              <w:t>Type</w:t>
            </w:r>
          </w:p>
        </w:tc>
      </w:tr>
      <w:tr w:rsidR="00F533AC" w:rsidRPr="004663CF" w14:paraId="5FCCD686" w14:textId="77777777" w:rsidTr="0041084B">
        <w:tc>
          <w:tcPr>
            <w:tcW w:w="1242" w:type="dxa"/>
            <w:tcBorders>
              <w:top w:val="single" w:sz="4" w:space="0" w:color="auto"/>
              <w:left w:val="single" w:sz="4" w:space="0" w:color="auto"/>
              <w:bottom w:val="single" w:sz="4" w:space="0" w:color="auto"/>
              <w:right w:val="single" w:sz="4" w:space="0" w:color="auto"/>
            </w:tcBorders>
          </w:tcPr>
          <w:p w14:paraId="25E0E0D5"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F1E2571" w14:textId="77777777" w:rsidR="00F533AC" w:rsidRPr="0041084B" w:rsidRDefault="00F533AC" w:rsidP="0041084B">
            <w:pPr>
              <w:spacing w:before="60" w:after="60"/>
              <w:jc w:val="left"/>
              <w:rPr>
                <w:sz w:val="16"/>
                <w:szCs w:val="16"/>
              </w:rPr>
            </w:pPr>
            <w:r w:rsidRPr="0041084B">
              <w:rPr>
                <w:sz w:val="16"/>
                <w:szCs w:val="16"/>
              </w:rPr>
              <w:t>FoundationMode</w:t>
            </w:r>
          </w:p>
        </w:tc>
        <w:tc>
          <w:tcPr>
            <w:tcW w:w="3969" w:type="dxa"/>
            <w:tcBorders>
              <w:top w:val="single" w:sz="4" w:space="0" w:color="auto"/>
              <w:left w:val="single" w:sz="4" w:space="0" w:color="auto"/>
              <w:bottom w:val="single" w:sz="4" w:space="0" w:color="auto"/>
              <w:right w:val="single" w:sz="4" w:space="0" w:color="auto"/>
            </w:tcBorders>
          </w:tcPr>
          <w:p w14:paraId="028F46A2" w14:textId="77777777" w:rsidR="00F533AC" w:rsidRPr="0041084B" w:rsidRDefault="00F533AC" w:rsidP="0041084B">
            <w:pPr>
              <w:spacing w:before="60" w:after="60"/>
              <w:jc w:val="left"/>
              <w:rPr>
                <w:sz w:val="16"/>
                <w:szCs w:val="16"/>
              </w:rPr>
            </w:pPr>
            <w:r w:rsidRPr="0041084B">
              <w:rPr>
                <w:sz w:val="16"/>
                <w:szCs w:val="16"/>
              </w:rPr>
              <w:t>A set of viewing groups that forms the foundation of the portrayal and can</w:t>
            </w:r>
            <w:r w:rsidR="0041084B">
              <w:rPr>
                <w:sz w:val="16"/>
                <w:szCs w:val="16"/>
              </w:rPr>
              <w:t>not be removed from the display</w:t>
            </w:r>
          </w:p>
        </w:tc>
        <w:tc>
          <w:tcPr>
            <w:tcW w:w="709" w:type="dxa"/>
            <w:tcBorders>
              <w:top w:val="single" w:sz="4" w:space="0" w:color="auto"/>
              <w:left w:val="single" w:sz="4" w:space="0" w:color="auto"/>
              <w:bottom w:val="single" w:sz="4" w:space="0" w:color="auto"/>
              <w:right w:val="single" w:sz="4" w:space="0" w:color="auto"/>
            </w:tcBorders>
          </w:tcPr>
          <w:p w14:paraId="4D955B84"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5E4A64D"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44BDDE0A" w14:textId="77777777" w:rsidTr="0041084B">
        <w:tc>
          <w:tcPr>
            <w:tcW w:w="1242" w:type="dxa"/>
            <w:tcBorders>
              <w:top w:val="single" w:sz="4" w:space="0" w:color="auto"/>
              <w:left w:val="single" w:sz="4" w:space="0" w:color="auto"/>
              <w:bottom w:val="single" w:sz="4" w:space="0" w:color="auto"/>
              <w:right w:val="single" w:sz="4" w:space="0" w:color="auto"/>
            </w:tcBorders>
          </w:tcPr>
          <w:p w14:paraId="504ECAF0"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9CC477B" w14:textId="77777777" w:rsidR="00F533AC" w:rsidRPr="0041084B" w:rsidRDefault="00F533AC" w:rsidP="0041084B">
            <w:pPr>
              <w:spacing w:before="60" w:after="60"/>
              <w:jc w:val="left"/>
              <w:rPr>
                <w:sz w:val="16"/>
                <w:szCs w:val="16"/>
              </w:rPr>
            </w:pPr>
            <w:r w:rsidRPr="0041084B">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2CDF21E9" w14:textId="77777777" w:rsidR="00F533AC" w:rsidRPr="0041084B" w:rsidRDefault="00F533AC" w:rsidP="0041084B">
            <w:pPr>
              <w:spacing w:before="60" w:after="60"/>
              <w:jc w:val="left"/>
              <w:rPr>
                <w:sz w:val="16"/>
                <w:szCs w:val="16"/>
              </w:rPr>
            </w:pPr>
            <w:r w:rsidRPr="0041084B">
              <w:rPr>
                <w:sz w:val="16"/>
                <w:szCs w:val="16"/>
              </w:rPr>
              <w:t>Viewin</w:t>
            </w:r>
            <w:r w:rsidR="0041084B">
              <w:rPr>
                <w:sz w:val="16"/>
                <w:szCs w:val="16"/>
              </w:rPr>
              <w:t>g group of the foundation mode</w:t>
            </w:r>
          </w:p>
        </w:tc>
        <w:tc>
          <w:tcPr>
            <w:tcW w:w="709" w:type="dxa"/>
            <w:tcBorders>
              <w:top w:val="single" w:sz="4" w:space="0" w:color="auto"/>
              <w:left w:val="single" w:sz="4" w:space="0" w:color="auto"/>
              <w:bottom w:val="single" w:sz="4" w:space="0" w:color="auto"/>
              <w:right w:val="single" w:sz="4" w:space="0" w:color="auto"/>
            </w:tcBorders>
          </w:tcPr>
          <w:p w14:paraId="0724B49A"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263119F7" w14:textId="77777777" w:rsidR="00F533AC" w:rsidRPr="0041084B" w:rsidRDefault="00F533AC" w:rsidP="0041084B">
            <w:pPr>
              <w:spacing w:before="60" w:after="60"/>
              <w:jc w:val="left"/>
              <w:rPr>
                <w:sz w:val="16"/>
                <w:szCs w:val="16"/>
              </w:rPr>
            </w:pPr>
            <w:r w:rsidRPr="0041084B">
              <w:rPr>
                <w:sz w:val="16"/>
                <w:szCs w:val="16"/>
              </w:rPr>
              <w:t>ViewingGroup</w:t>
            </w:r>
          </w:p>
        </w:tc>
      </w:tr>
    </w:tbl>
    <w:p w14:paraId="42FC0025" w14:textId="77777777" w:rsidR="00F533AC" w:rsidRPr="00F533AC" w:rsidRDefault="00F533AC" w:rsidP="00F533AC"/>
    <w:p w14:paraId="589E7577" w14:textId="77777777" w:rsidR="00A73A7B" w:rsidRDefault="00A73A7B" w:rsidP="00531C7D">
      <w:pPr>
        <w:pStyle w:val="Heading3"/>
        <w:numPr>
          <w:ilvl w:val="2"/>
          <w:numId w:val="37"/>
        </w:numPr>
      </w:pPr>
      <w:bookmarkStart w:id="230" w:name="_Toc16161176"/>
      <w:r>
        <w:t>ViewingGroupLayers</w:t>
      </w:r>
      <w:bookmarkEnd w:id="23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D826D82"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520D30E5" w14:textId="77777777" w:rsidR="00F533AC" w:rsidRPr="0041084B" w:rsidRDefault="00F533AC" w:rsidP="0041084B">
            <w:pPr>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F1992C9" w14:textId="77777777" w:rsidR="00F533AC" w:rsidRPr="0041084B" w:rsidRDefault="00F533AC" w:rsidP="0041084B">
            <w:pPr>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732121CD" w14:textId="77777777" w:rsidR="00F533AC" w:rsidRPr="0041084B" w:rsidRDefault="00F533AC" w:rsidP="0041084B">
            <w:pPr>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91AAE2E" w14:textId="77777777" w:rsidR="00F533AC" w:rsidRPr="0041084B" w:rsidRDefault="00F533AC" w:rsidP="0041084B">
            <w:pPr>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6F990C86" w14:textId="77777777" w:rsidR="00F533AC" w:rsidRPr="0041084B" w:rsidRDefault="00F533AC" w:rsidP="0041084B">
            <w:pPr>
              <w:spacing w:before="60" w:after="60"/>
              <w:jc w:val="left"/>
              <w:rPr>
                <w:b/>
                <w:sz w:val="16"/>
                <w:szCs w:val="16"/>
              </w:rPr>
            </w:pPr>
            <w:r w:rsidRPr="0041084B">
              <w:rPr>
                <w:b/>
                <w:sz w:val="16"/>
                <w:szCs w:val="16"/>
              </w:rPr>
              <w:t>Type</w:t>
            </w:r>
          </w:p>
        </w:tc>
      </w:tr>
      <w:tr w:rsidR="00F533AC" w:rsidRPr="004663CF" w14:paraId="7B76CD52" w14:textId="77777777" w:rsidTr="0041084B">
        <w:tc>
          <w:tcPr>
            <w:tcW w:w="1242" w:type="dxa"/>
            <w:tcBorders>
              <w:top w:val="single" w:sz="4" w:space="0" w:color="auto"/>
              <w:left w:val="single" w:sz="4" w:space="0" w:color="auto"/>
              <w:bottom w:val="single" w:sz="4" w:space="0" w:color="auto"/>
              <w:right w:val="single" w:sz="4" w:space="0" w:color="auto"/>
            </w:tcBorders>
          </w:tcPr>
          <w:p w14:paraId="6FB005BE"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ED92AFB" w14:textId="77777777" w:rsidR="00F533AC" w:rsidRPr="0041084B" w:rsidRDefault="00F533AC" w:rsidP="0041084B">
            <w:pPr>
              <w:spacing w:before="60" w:after="60"/>
              <w:jc w:val="left"/>
              <w:rPr>
                <w:sz w:val="16"/>
                <w:szCs w:val="16"/>
              </w:rPr>
            </w:pPr>
            <w:r w:rsidRPr="0041084B">
              <w:rPr>
                <w:sz w:val="16"/>
                <w:szCs w:val="16"/>
              </w:rPr>
              <w:t>ViewingGroupLayers</w:t>
            </w:r>
          </w:p>
        </w:tc>
        <w:tc>
          <w:tcPr>
            <w:tcW w:w="3969" w:type="dxa"/>
            <w:tcBorders>
              <w:top w:val="single" w:sz="4" w:space="0" w:color="auto"/>
              <w:left w:val="single" w:sz="4" w:space="0" w:color="auto"/>
              <w:bottom w:val="single" w:sz="4" w:space="0" w:color="auto"/>
              <w:right w:val="single" w:sz="4" w:space="0" w:color="auto"/>
            </w:tcBorders>
          </w:tcPr>
          <w:p w14:paraId="7C52BAD1" w14:textId="77777777" w:rsidR="00F533AC" w:rsidRPr="0041084B" w:rsidRDefault="00F533AC" w:rsidP="0041084B">
            <w:pPr>
              <w:spacing w:before="60" w:after="60"/>
              <w:jc w:val="left"/>
              <w:rPr>
                <w:sz w:val="16"/>
                <w:szCs w:val="16"/>
              </w:rPr>
            </w:pPr>
            <w:r w:rsidRPr="0041084B">
              <w:rPr>
                <w:sz w:val="16"/>
                <w:szCs w:val="16"/>
              </w:rPr>
              <w:t>A co</w:t>
            </w:r>
            <w:r w:rsidR="0041084B">
              <w:rPr>
                <w:sz w:val="16"/>
                <w:szCs w:val="16"/>
              </w:rPr>
              <w:t>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0CD5E9C0"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5752E1D"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077B993C" w14:textId="77777777" w:rsidTr="0041084B">
        <w:tc>
          <w:tcPr>
            <w:tcW w:w="1242" w:type="dxa"/>
            <w:tcBorders>
              <w:top w:val="single" w:sz="4" w:space="0" w:color="auto"/>
              <w:left w:val="single" w:sz="4" w:space="0" w:color="auto"/>
              <w:bottom w:val="single" w:sz="4" w:space="0" w:color="auto"/>
              <w:right w:val="single" w:sz="4" w:space="0" w:color="auto"/>
            </w:tcBorders>
          </w:tcPr>
          <w:p w14:paraId="17AFCB3C"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E148DCB" w14:textId="77777777" w:rsidR="00F533AC" w:rsidRPr="0041084B" w:rsidRDefault="00F533AC" w:rsidP="0041084B">
            <w:pPr>
              <w:spacing w:before="60" w:after="60"/>
              <w:jc w:val="left"/>
              <w:rPr>
                <w:sz w:val="16"/>
                <w:szCs w:val="16"/>
              </w:rPr>
            </w:pPr>
            <w:r w:rsidRPr="0041084B">
              <w:rPr>
                <w:sz w:val="16"/>
                <w:szCs w:val="16"/>
              </w:rPr>
              <w:t>layer</w:t>
            </w:r>
          </w:p>
        </w:tc>
        <w:tc>
          <w:tcPr>
            <w:tcW w:w="3969" w:type="dxa"/>
            <w:tcBorders>
              <w:top w:val="single" w:sz="4" w:space="0" w:color="auto"/>
              <w:left w:val="single" w:sz="4" w:space="0" w:color="auto"/>
              <w:bottom w:val="single" w:sz="4" w:space="0" w:color="auto"/>
              <w:right w:val="single" w:sz="4" w:space="0" w:color="auto"/>
            </w:tcBorders>
          </w:tcPr>
          <w:p w14:paraId="05908C27" w14:textId="77777777" w:rsidR="00F533AC" w:rsidRPr="0041084B" w:rsidRDefault="00F533AC" w:rsidP="0041084B">
            <w:pPr>
              <w:spacing w:before="60" w:after="60"/>
              <w:jc w:val="left"/>
              <w:rPr>
                <w:sz w:val="16"/>
                <w:szCs w:val="16"/>
              </w:rPr>
            </w:pPr>
            <w:r w:rsidRPr="0041084B">
              <w:rPr>
                <w:sz w:val="16"/>
                <w:szCs w:val="16"/>
              </w:rPr>
              <w:t xml:space="preserve">Definition of </w:t>
            </w:r>
            <w:r w:rsidR="0041084B">
              <w:rPr>
                <w:sz w:val="16"/>
                <w:szCs w:val="16"/>
              </w:rPr>
              <w:t>a specific Viewing Group layer</w:t>
            </w:r>
          </w:p>
        </w:tc>
        <w:tc>
          <w:tcPr>
            <w:tcW w:w="709" w:type="dxa"/>
            <w:tcBorders>
              <w:top w:val="single" w:sz="4" w:space="0" w:color="auto"/>
              <w:left w:val="single" w:sz="4" w:space="0" w:color="auto"/>
              <w:bottom w:val="single" w:sz="4" w:space="0" w:color="auto"/>
              <w:right w:val="single" w:sz="4" w:space="0" w:color="auto"/>
            </w:tcBorders>
          </w:tcPr>
          <w:p w14:paraId="155D5AC2"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396F8CDC" w14:textId="77777777" w:rsidR="00F533AC" w:rsidRPr="0041084B" w:rsidRDefault="00F533AC" w:rsidP="0041084B">
            <w:pPr>
              <w:spacing w:before="60" w:after="60"/>
              <w:jc w:val="left"/>
              <w:rPr>
                <w:sz w:val="16"/>
                <w:szCs w:val="16"/>
              </w:rPr>
            </w:pPr>
            <w:r w:rsidRPr="0041084B">
              <w:rPr>
                <w:sz w:val="16"/>
                <w:szCs w:val="16"/>
              </w:rPr>
              <w:t>ViewingGroupLayer</w:t>
            </w:r>
          </w:p>
        </w:tc>
      </w:tr>
    </w:tbl>
    <w:p w14:paraId="2BB246F3" w14:textId="77777777" w:rsidR="00F533AC" w:rsidRPr="00F533AC" w:rsidRDefault="00F533AC" w:rsidP="00F533AC"/>
    <w:p w14:paraId="71589BEF" w14:textId="77777777" w:rsidR="00A73A7B" w:rsidRDefault="00A73A7B" w:rsidP="00531C7D">
      <w:pPr>
        <w:pStyle w:val="Heading3"/>
        <w:numPr>
          <w:ilvl w:val="2"/>
          <w:numId w:val="37"/>
        </w:numPr>
      </w:pPr>
      <w:bookmarkStart w:id="231" w:name="_Toc16161177"/>
      <w:r>
        <w:t>ViewingGroupLayer</w:t>
      </w:r>
      <w:bookmarkEnd w:id="23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005A9E67"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6F6320D9"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8F01CF1"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E9329FC"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EBE799F"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C4C90C4"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3A106D46" w14:textId="77777777" w:rsidTr="001C0C05">
        <w:tc>
          <w:tcPr>
            <w:tcW w:w="1242" w:type="dxa"/>
            <w:tcBorders>
              <w:top w:val="single" w:sz="4" w:space="0" w:color="auto"/>
              <w:left w:val="single" w:sz="4" w:space="0" w:color="auto"/>
              <w:bottom w:val="single" w:sz="4" w:space="0" w:color="auto"/>
              <w:right w:val="single" w:sz="4" w:space="0" w:color="auto"/>
            </w:tcBorders>
          </w:tcPr>
          <w:p w14:paraId="2F7B77D0"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EB0285A"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3708D8FE" w14:textId="77777777" w:rsidR="00F533AC" w:rsidRPr="001C0C05" w:rsidRDefault="00F533AC" w:rsidP="001C0C05">
            <w:pPr>
              <w:spacing w:before="60" w:after="60"/>
              <w:jc w:val="left"/>
              <w:rPr>
                <w:sz w:val="16"/>
                <w:szCs w:val="16"/>
              </w:rPr>
            </w:pPr>
            <w:r w:rsidRPr="001C0C05">
              <w:rPr>
                <w:sz w:val="16"/>
                <w:szCs w:val="16"/>
              </w:rPr>
              <w:t>A set of Viewing groups which are intended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69794902"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CF2CF87"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6AC12A17" w14:textId="77777777" w:rsidTr="001C0C05">
        <w:tc>
          <w:tcPr>
            <w:tcW w:w="1242" w:type="dxa"/>
            <w:tcBorders>
              <w:top w:val="single" w:sz="4" w:space="0" w:color="auto"/>
              <w:left w:val="single" w:sz="4" w:space="0" w:color="auto"/>
              <w:bottom w:val="single" w:sz="4" w:space="0" w:color="auto"/>
              <w:right w:val="single" w:sz="4" w:space="0" w:color="auto"/>
            </w:tcBorders>
          </w:tcPr>
          <w:p w14:paraId="233CDA64"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092FE80"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23A5BFA"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23E759D1"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D6D7226"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501DC462" w14:textId="77777777" w:rsidTr="001C0C05">
        <w:tc>
          <w:tcPr>
            <w:tcW w:w="1242" w:type="dxa"/>
            <w:tcBorders>
              <w:top w:val="single" w:sz="4" w:space="0" w:color="auto"/>
              <w:left w:val="single" w:sz="4" w:space="0" w:color="auto"/>
              <w:bottom w:val="single" w:sz="4" w:space="0" w:color="auto"/>
              <w:right w:val="single" w:sz="4" w:space="0" w:color="auto"/>
            </w:tcBorders>
          </w:tcPr>
          <w:p w14:paraId="0F78B22A"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457A7C3" w14:textId="77777777" w:rsidR="00F533AC" w:rsidRPr="001C0C05" w:rsidRDefault="00F533AC" w:rsidP="001C0C05">
            <w:pPr>
              <w:spacing w:before="60" w:after="60"/>
              <w:jc w:val="left"/>
              <w:rPr>
                <w:sz w:val="16"/>
                <w:szCs w:val="16"/>
              </w:rPr>
            </w:pPr>
            <w:r w:rsidRPr="001C0C05">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51CBA7A6" w14:textId="77777777" w:rsidR="00F533AC" w:rsidRPr="001C0C05" w:rsidRDefault="00F533AC" w:rsidP="001C0C05">
            <w:pPr>
              <w:spacing w:before="60" w:after="60"/>
              <w:jc w:val="left"/>
              <w:rPr>
                <w:sz w:val="16"/>
                <w:szCs w:val="16"/>
              </w:rPr>
            </w:pPr>
            <w:r w:rsidRPr="001C0C05">
              <w:rPr>
                <w:sz w:val="16"/>
                <w:szCs w:val="16"/>
              </w:rPr>
              <w:t xml:space="preserve">Viewing Group of the layer </w:t>
            </w:r>
          </w:p>
        </w:tc>
        <w:tc>
          <w:tcPr>
            <w:tcW w:w="709" w:type="dxa"/>
            <w:tcBorders>
              <w:top w:val="single" w:sz="4" w:space="0" w:color="auto"/>
              <w:left w:val="single" w:sz="4" w:space="0" w:color="auto"/>
              <w:bottom w:val="single" w:sz="4" w:space="0" w:color="auto"/>
              <w:right w:val="single" w:sz="4" w:space="0" w:color="auto"/>
            </w:tcBorders>
          </w:tcPr>
          <w:p w14:paraId="0CEB73E8"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FCA54A3" w14:textId="77777777" w:rsidR="00F533AC" w:rsidRPr="001C0C05" w:rsidRDefault="00F533AC" w:rsidP="001C0C05">
            <w:pPr>
              <w:spacing w:before="60" w:after="60"/>
              <w:jc w:val="left"/>
              <w:rPr>
                <w:sz w:val="16"/>
                <w:szCs w:val="16"/>
              </w:rPr>
            </w:pPr>
            <w:r w:rsidRPr="001C0C05">
              <w:rPr>
                <w:sz w:val="16"/>
                <w:szCs w:val="16"/>
              </w:rPr>
              <w:t>ViewingGroup</w:t>
            </w:r>
          </w:p>
        </w:tc>
      </w:tr>
    </w:tbl>
    <w:p w14:paraId="2103D545" w14:textId="77777777" w:rsidR="00F533AC" w:rsidRPr="00F533AC" w:rsidRDefault="00F533AC" w:rsidP="00F533AC"/>
    <w:p w14:paraId="2B198099" w14:textId="77777777" w:rsidR="00A73A7B" w:rsidRDefault="00A73A7B" w:rsidP="00531C7D">
      <w:pPr>
        <w:pStyle w:val="Heading3"/>
        <w:numPr>
          <w:ilvl w:val="2"/>
          <w:numId w:val="37"/>
        </w:numPr>
      </w:pPr>
      <w:bookmarkStart w:id="232" w:name="_Toc16161178"/>
      <w:r>
        <w:t>DisplayModes</w:t>
      </w:r>
      <w:bookmarkEnd w:id="23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3F3CE1D"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0C6740D5"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2ED749"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005F64B"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FC66EF2"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A9AE945"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5D895BD6" w14:textId="77777777" w:rsidTr="001C0C05">
        <w:tc>
          <w:tcPr>
            <w:tcW w:w="1242" w:type="dxa"/>
            <w:tcBorders>
              <w:top w:val="single" w:sz="4" w:space="0" w:color="auto"/>
              <w:left w:val="single" w:sz="4" w:space="0" w:color="auto"/>
              <w:bottom w:val="single" w:sz="4" w:space="0" w:color="auto"/>
              <w:right w:val="single" w:sz="4" w:space="0" w:color="auto"/>
            </w:tcBorders>
          </w:tcPr>
          <w:p w14:paraId="2B370468"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8B0C366" w14:textId="77777777" w:rsidR="00F533AC" w:rsidRPr="001C0C05" w:rsidRDefault="00F533AC" w:rsidP="001C0C05">
            <w:pPr>
              <w:spacing w:before="60" w:after="60"/>
              <w:jc w:val="left"/>
              <w:rPr>
                <w:sz w:val="16"/>
                <w:szCs w:val="16"/>
              </w:rPr>
            </w:pPr>
            <w:r w:rsidRPr="001C0C05">
              <w:rPr>
                <w:sz w:val="16"/>
                <w:szCs w:val="16"/>
              </w:rPr>
              <w:t>DisplayModes</w:t>
            </w:r>
          </w:p>
        </w:tc>
        <w:tc>
          <w:tcPr>
            <w:tcW w:w="3969" w:type="dxa"/>
            <w:tcBorders>
              <w:top w:val="single" w:sz="4" w:space="0" w:color="auto"/>
              <w:left w:val="single" w:sz="4" w:space="0" w:color="auto"/>
              <w:bottom w:val="single" w:sz="4" w:space="0" w:color="auto"/>
              <w:right w:val="single" w:sz="4" w:space="0" w:color="auto"/>
            </w:tcBorders>
          </w:tcPr>
          <w:p w14:paraId="3045140C" w14:textId="77777777" w:rsidR="00F533AC" w:rsidRPr="001C0C05" w:rsidRDefault="00F533AC" w:rsidP="001C0C05">
            <w:pPr>
              <w:spacing w:before="60" w:after="60"/>
              <w:jc w:val="left"/>
              <w:rPr>
                <w:sz w:val="16"/>
                <w:szCs w:val="16"/>
              </w:rPr>
            </w:pPr>
            <w:r w:rsidRPr="001C0C05">
              <w:rPr>
                <w:sz w:val="16"/>
                <w:szCs w:val="16"/>
              </w:rPr>
              <w:t>A container of Display Mode definitions</w:t>
            </w:r>
          </w:p>
        </w:tc>
        <w:tc>
          <w:tcPr>
            <w:tcW w:w="709" w:type="dxa"/>
            <w:tcBorders>
              <w:top w:val="single" w:sz="4" w:space="0" w:color="auto"/>
              <w:left w:val="single" w:sz="4" w:space="0" w:color="auto"/>
              <w:bottom w:val="single" w:sz="4" w:space="0" w:color="auto"/>
              <w:right w:val="single" w:sz="4" w:space="0" w:color="auto"/>
            </w:tcBorders>
          </w:tcPr>
          <w:p w14:paraId="651ECABA"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9542E84"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3FB5639D" w14:textId="77777777" w:rsidTr="001C0C05">
        <w:tc>
          <w:tcPr>
            <w:tcW w:w="1242" w:type="dxa"/>
            <w:tcBorders>
              <w:top w:val="single" w:sz="4" w:space="0" w:color="auto"/>
              <w:left w:val="single" w:sz="4" w:space="0" w:color="auto"/>
              <w:bottom w:val="single" w:sz="4" w:space="0" w:color="auto"/>
              <w:right w:val="single" w:sz="4" w:space="0" w:color="auto"/>
            </w:tcBorders>
          </w:tcPr>
          <w:p w14:paraId="7995116E"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6CAB05B"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08DC7598" w14:textId="77777777" w:rsidR="00F533AC" w:rsidRPr="001C0C05" w:rsidRDefault="00F533AC" w:rsidP="001C0C05">
            <w:pPr>
              <w:spacing w:before="60" w:after="60"/>
              <w:jc w:val="left"/>
              <w:rPr>
                <w:sz w:val="16"/>
                <w:szCs w:val="16"/>
              </w:rPr>
            </w:pPr>
            <w:r w:rsidRPr="001C0C05">
              <w:rPr>
                <w:sz w:val="16"/>
                <w:szCs w:val="16"/>
              </w:rPr>
              <w:t xml:space="preserve">Definition of a Display Mode </w:t>
            </w:r>
          </w:p>
        </w:tc>
        <w:tc>
          <w:tcPr>
            <w:tcW w:w="709" w:type="dxa"/>
            <w:tcBorders>
              <w:top w:val="single" w:sz="4" w:space="0" w:color="auto"/>
              <w:left w:val="single" w:sz="4" w:space="0" w:color="auto"/>
              <w:bottom w:val="single" w:sz="4" w:space="0" w:color="auto"/>
              <w:right w:val="single" w:sz="4" w:space="0" w:color="auto"/>
            </w:tcBorders>
          </w:tcPr>
          <w:p w14:paraId="0C97F63A"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CCDD6C7" w14:textId="77777777" w:rsidR="00F533AC" w:rsidRPr="001C0C05" w:rsidRDefault="00F533AC" w:rsidP="001C0C05">
            <w:pPr>
              <w:spacing w:before="60" w:after="60"/>
              <w:jc w:val="left"/>
              <w:rPr>
                <w:sz w:val="16"/>
                <w:szCs w:val="16"/>
              </w:rPr>
            </w:pPr>
            <w:r w:rsidRPr="001C0C05">
              <w:rPr>
                <w:sz w:val="16"/>
                <w:szCs w:val="16"/>
              </w:rPr>
              <w:t>DisplayMode</w:t>
            </w:r>
          </w:p>
        </w:tc>
      </w:tr>
    </w:tbl>
    <w:p w14:paraId="2CBB5747" w14:textId="77777777" w:rsidR="00F533AC" w:rsidRPr="00F533AC" w:rsidRDefault="00F533AC" w:rsidP="00F533AC"/>
    <w:p w14:paraId="2A0FFF15" w14:textId="77777777" w:rsidR="00A73A7B" w:rsidRDefault="00A73A7B" w:rsidP="00531C7D">
      <w:pPr>
        <w:pStyle w:val="Heading3"/>
        <w:numPr>
          <w:ilvl w:val="2"/>
          <w:numId w:val="37"/>
        </w:numPr>
      </w:pPr>
      <w:bookmarkStart w:id="233" w:name="_Toc16161179"/>
      <w:r>
        <w:t>DisplayMode</w:t>
      </w:r>
      <w:bookmarkEnd w:id="23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CEF1B65"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42B99CA0"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5BA715A"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C9B719F"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262B821"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03E9BE3"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4D246FF2" w14:textId="77777777" w:rsidTr="001C0C05">
        <w:tc>
          <w:tcPr>
            <w:tcW w:w="1242" w:type="dxa"/>
            <w:tcBorders>
              <w:top w:val="single" w:sz="4" w:space="0" w:color="auto"/>
              <w:left w:val="single" w:sz="4" w:space="0" w:color="auto"/>
              <w:bottom w:val="single" w:sz="4" w:space="0" w:color="auto"/>
              <w:right w:val="single" w:sz="4" w:space="0" w:color="auto"/>
            </w:tcBorders>
          </w:tcPr>
          <w:p w14:paraId="0BFAD9EC"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186D940"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1D492DAA" w14:textId="77777777" w:rsidR="00F533AC" w:rsidRPr="001C0C05" w:rsidRDefault="00F533AC" w:rsidP="001C0C05">
            <w:pPr>
              <w:spacing w:before="60" w:after="60"/>
              <w:jc w:val="left"/>
              <w:rPr>
                <w:sz w:val="16"/>
                <w:szCs w:val="16"/>
              </w:rPr>
            </w:pPr>
            <w:r w:rsidRPr="001C0C05">
              <w:rPr>
                <w:sz w:val="16"/>
                <w:szCs w:val="16"/>
              </w:rPr>
              <w:t>A set of Viewing Layers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1B699C31"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D99B794"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05D9D2EE" w14:textId="77777777" w:rsidTr="001C0C05">
        <w:tc>
          <w:tcPr>
            <w:tcW w:w="1242" w:type="dxa"/>
            <w:tcBorders>
              <w:top w:val="single" w:sz="4" w:space="0" w:color="auto"/>
              <w:left w:val="single" w:sz="4" w:space="0" w:color="auto"/>
              <w:bottom w:val="single" w:sz="4" w:space="0" w:color="auto"/>
              <w:right w:val="single" w:sz="4" w:space="0" w:color="auto"/>
            </w:tcBorders>
          </w:tcPr>
          <w:p w14:paraId="09E78630"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121388CD"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1273DE24"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021DD15D"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CF59ECC"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029FD723" w14:textId="77777777" w:rsidTr="001C0C05">
        <w:tc>
          <w:tcPr>
            <w:tcW w:w="1242" w:type="dxa"/>
            <w:tcBorders>
              <w:top w:val="single" w:sz="4" w:space="0" w:color="auto"/>
              <w:left w:val="single" w:sz="4" w:space="0" w:color="auto"/>
              <w:bottom w:val="single" w:sz="4" w:space="0" w:color="auto"/>
              <w:right w:val="single" w:sz="4" w:space="0" w:color="auto"/>
            </w:tcBorders>
          </w:tcPr>
          <w:p w14:paraId="107D9E46"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E2DA48B"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780E3C6A" w14:textId="77777777" w:rsidR="00F533AC" w:rsidRPr="001C0C05" w:rsidRDefault="00F533AC" w:rsidP="001C0C05">
            <w:pPr>
              <w:spacing w:before="60" w:after="60"/>
              <w:jc w:val="left"/>
              <w:rPr>
                <w:sz w:val="16"/>
                <w:szCs w:val="16"/>
              </w:rPr>
            </w:pPr>
            <w:r w:rsidRPr="001C0C05">
              <w:rPr>
                <w:sz w:val="16"/>
                <w:szCs w:val="16"/>
              </w:rPr>
              <w:t>Viewing Group Layer included in this Display Mode</w:t>
            </w:r>
          </w:p>
        </w:tc>
        <w:tc>
          <w:tcPr>
            <w:tcW w:w="709" w:type="dxa"/>
            <w:tcBorders>
              <w:top w:val="single" w:sz="4" w:space="0" w:color="auto"/>
              <w:left w:val="single" w:sz="4" w:space="0" w:color="auto"/>
              <w:bottom w:val="single" w:sz="4" w:space="0" w:color="auto"/>
              <w:right w:val="single" w:sz="4" w:space="0" w:color="auto"/>
            </w:tcBorders>
          </w:tcPr>
          <w:p w14:paraId="55309921"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46F731C" w14:textId="77777777" w:rsidR="00F533AC" w:rsidRPr="001C0C05" w:rsidRDefault="00F533AC" w:rsidP="001C0C05">
            <w:pPr>
              <w:spacing w:before="60" w:after="60"/>
              <w:jc w:val="left"/>
              <w:rPr>
                <w:sz w:val="16"/>
                <w:szCs w:val="16"/>
              </w:rPr>
            </w:pPr>
            <w:r w:rsidRPr="001C0C05">
              <w:rPr>
                <w:sz w:val="16"/>
                <w:szCs w:val="16"/>
              </w:rPr>
              <w:t>ViewingGroupLayer</w:t>
            </w:r>
          </w:p>
        </w:tc>
      </w:tr>
    </w:tbl>
    <w:p w14:paraId="490D04A6" w14:textId="77777777" w:rsidR="00F533AC" w:rsidRPr="00F533AC" w:rsidRDefault="00F533AC" w:rsidP="00F533AC"/>
    <w:p w14:paraId="13783139" w14:textId="77777777" w:rsidR="00A73A7B" w:rsidRDefault="00A73A7B" w:rsidP="00531C7D">
      <w:pPr>
        <w:pStyle w:val="Heading3"/>
        <w:numPr>
          <w:ilvl w:val="2"/>
          <w:numId w:val="37"/>
        </w:numPr>
      </w:pPr>
      <w:bookmarkStart w:id="234" w:name="_Toc16161180"/>
      <w:r>
        <w:t>DisplayPlanes</w:t>
      </w:r>
      <w:bookmarkEnd w:id="23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63B9C78"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050504D1"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C9686BE"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5BBDF12"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3698A49"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2EAD6B4"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3BDA0115" w14:textId="77777777" w:rsidTr="001C0C05">
        <w:tc>
          <w:tcPr>
            <w:tcW w:w="1242" w:type="dxa"/>
            <w:tcBorders>
              <w:top w:val="single" w:sz="4" w:space="0" w:color="auto"/>
              <w:left w:val="single" w:sz="4" w:space="0" w:color="auto"/>
              <w:bottom w:val="single" w:sz="4" w:space="0" w:color="auto"/>
              <w:right w:val="single" w:sz="4" w:space="0" w:color="auto"/>
            </w:tcBorders>
          </w:tcPr>
          <w:p w14:paraId="27EE82C9"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41C0EAC" w14:textId="77777777" w:rsidR="00F533AC" w:rsidRPr="001C0C05" w:rsidRDefault="00F533AC" w:rsidP="001C0C05">
            <w:pPr>
              <w:spacing w:before="60" w:after="60"/>
              <w:jc w:val="left"/>
              <w:rPr>
                <w:sz w:val="16"/>
                <w:szCs w:val="16"/>
              </w:rPr>
            </w:pPr>
            <w:r w:rsidRPr="001C0C05">
              <w:rPr>
                <w:sz w:val="16"/>
                <w:szCs w:val="16"/>
              </w:rPr>
              <w:t>DisplayPlanes</w:t>
            </w:r>
          </w:p>
        </w:tc>
        <w:tc>
          <w:tcPr>
            <w:tcW w:w="3969" w:type="dxa"/>
            <w:tcBorders>
              <w:top w:val="single" w:sz="4" w:space="0" w:color="auto"/>
              <w:left w:val="single" w:sz="4" w:space="0" w:color="auto"/>
              <w:bottom w:val="single" w:sz="4" w:space="0" w:color="auto"/>
              <w:right w:val="single" w:sz="4" w:space="0" w:color="auto"/>
            </w:tcBorders>
          </w:tcPr>
          <w:p w14:paraId="436B920F" w14:textId="77777777" w:rsidR="00F533AC" w:rsidRPr="001C0C05" w:rsidRDefault="00F533AC" w:rsidP="001C0C05">
            <w:pPr>
              <w:spacing w:before="60" w:after="60"/>
              <w:jc w:val="left"/>
              <w:rPr>
                <w:sz w:val="16"/>
                <w:szCs w:val="16"/>
              </w:rPr>
            </w:pPr>
            <w:r w:rsidRPr="001C0C05">
              <w:rPr>
                <w:sz w:val="16"/>
                <w:szCs w:val="16"/>
              </w:rPr>
              <w:t>A container of Display Plane definitions</w:t>
            </w:r>
          </w:p>
        </w:tc>
        <w:tc>
          <w:tcPr>
            <w:tcW w:w="709" w:type="dxa"/>
            <w:tcBorders>
              <w:top w:val="single" w:sz="4" w:space="0" w:color="auto"/>
              <w:left w:val="single" w:sz="4" w:space="0" w:color="auto"/>
              <w:bottom w:val="single" w:sz="4" w:space="0" w:color="auto"/>
              <w:right w:val="single" w:sz="4" w:space="0" w:color="auto"/>
            </w:tcBorders>
          </w:tcPr>
          <w:p w14:paraId="10CF1E6C"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4CEC7F5"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534AF54F" w14:textId="77777777" w:rsidTr="001C0C05">
        <w:tc>
          <w:tcPr>
            <w:tcW w:w="1242" w:type="dxa"/>
            <w:tcBorders>
              <w:top w:val="single" w:sz="4" w:space="0" w:color="auto"/>
              <w:left w:val="single" w:sz="4" w:space="0" w:color="auto"/>
              <w:bottom w:val="single" w:sz="4" w:space="0" w:color="auto"/>
              <w:right w:val="single" w:sz="4" w:space="0" w:color="auto"/>
            </w:tcBorders>
          </w:tcPr>
          <w:p w14:paraId="35685EDE"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00C3522" w14:textId="77777777" w:rsidR="00F533AC" w:rsidRPr="001C0C05" w:rsidRDefault="00F533A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6F5EFB97" w14:textId="77777777" w:rsidR="00F533AC" w:rsidRPr="001C0C05" w:rsidRDefault="001C0C05" w:rsidP="001C0C05">
            <w:pPr>
              <w:spacing w:before="60" w:after="60"/>
              <w:jc w:val="left"/>
              <w:rPr>
                <w:sz w:val="16"/>
                <w:szCs w:val="16"/>
              </w:rPr>
            </w:pPr>
            <w:r>
              <w:rPr>
                <w:sz w:val="16"/>
                <w:szCs w:val="16"/>
              </w:rPr>
              <w:t>Definition of a Display Plane</w:t>
            </w:r>
          </w:p>
        </w:tc>
        <w:tc>
          <w:tcPr>
            <w:tcW w:w="709" w:type="dxa"/>
            <w:tcBorders>
              <w:top w:val="single" w:sz="4" w:space="0" w:color="auto"/>
              <w:left w:val="single" w:sz="4" w:space="0" w:color="auto"/>
              <w:bottom w:val="single" w:sz="4" w:space="0" w:color="auto"/>
              <w:right w:val="single" w:sz="4" w:space="0" w:color="auto"/>
            </w:tcBorders>
          </w:tcPr>
          <w:p w14:paraId="29E6D06F"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6D70E44" w14:textId="77777777" w:rsidR="00F533AC" w:rsidRPr="001C0C05" w:rsidRDefault="00F533AC" w:rsidP="001C0C05">
            <w:pPr>
              <w:spacing w:before="60" w:after="60"/>
              <w:jc w:val="left"/>
              <w:rPr>
                <w:sz w:val="16"/>
                <w:szCs w:val="16"/>
              </w:rPr>
            </w:pPr>
            <w:r w:rsidRPr="001C0C05">
              <w:rPr>
                <w:sz w:val="16"/>
                <w:szCs w:val="16"/>
              </w:rPr>
              <w:t>DisplayPlane</w:t>
            </w:r>
          </w:p>
        </w:tc>
      </w:tr>
    </w:tbl>
    <w:p w14:paraId="7DB1B0C9" w14:textId="77777777" w:rsidR="00F533AC" w:rsidRPr="00F533AC" w:rsidRDefault="00F533AC" w:rsidP="00F533AC"/>
    <w:p w14:paraId="24D80E1A" w14:textId="77777777" w:rsidR="00A73A7B" w:rsidRDefault="00A73A7B" w:rsidP="00531C7D">
      <w:pPr>
        <w:pStyle w:val="Heading3"/>
        <w:numPr>
          <w:ilvl w:val="2"/>
          <w:numId w:val="37"/>
        </w:numPr>
      </w:pPr>
      <w:bookmarkStart w:id="235" w:name="_Toc16161181"/>
      <w:r>
        <w:t>DisplayPlane</w:t>
      </w:r>
      <w:bookmarkEnd w:id="23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6FB0927E"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0FA1B152"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91C6144"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0CC5CAC"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B0C0CB3" w14:textId="77777777" w:rsidR="005E6B6C" w:rsidRPr="001C0C05" w:rsidRDefault="005E6B6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84FFD2E"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7150E121" w14:textId="77777777" w:rsidTr="001C0C05">
        <w:tc>
          <w:tcPr>
            <w:tcW w:w="1242" w:type="dxa"/>
            <w:tcBorders>
              <w:top w:val="single" w:sz="4" w:space="0" w:color="auto"/>
              <w:left w:val="single" w:sz="4" w:space="0" w:color="auto"/>
              <w:bottom w:val="single" w:sz="4" w:space="0" w:color="auto"/>
              <w:right w:val="single" w:sz="4" w:space="0" w:color="auto"/>
            </w:tcBorders>
          </w:tcPr>
          <w:p w14:paraId="63F0E23C"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B23F862" w14:textId="77777777" w:rsidR="005E6B6C" w:rsidRPr="001C0C05" w:rsidRDefault="005E6B6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1DFC8040" w14:textId="77777777" w:rsidR="005E6B6C" w:rsidRPr="001C0C05" w:rsidRDefault="005E6B6C" w:rsidP="001C0C05">
            <w:pPr>
              <w:spacing w:before="60" w:after="60"/>
              <w:jc w:val="left"/>
              <w:rPr>
                <w:sz w:val="16"/>
                <w:szCs w:val="16"/>
              </w:rPr>
            </w:pPr>
            <w:r w:rsidRPr="001C0C05">
              <w:rPr>
                <w:sz w:val="16"/>
                <w:szCs w:val="16"/>
              </w:rPr>
              <w:t>A Display Plane name and definition</w:t>
            </w:r>
          </w:p>
        </w:tc>
        <w:tc>
          <w:tcPr>
            <w:tcW w:w="709" w:type="dxa"/>
            <w:tcBorders>
              <w:top w:val="single" w:sz="4" w:space="0" w:color="auto"/>
              <w:left w:val="single" w:sz="4" w:space="0" w:color="auto"/>
              <w:bottom w:val="single" w:sz="4" w:space="0" w:color="auto"/>
              <w:right w:val="single" w:sz="4" w:space="0" w:color="auto"/>
            </w:tcBorders>
          </w:tcPr>
          <w:p w14:paraId="7AD0D703"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8D57E09"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75FF994A" w14:textId="77777777" w:rsidTr="001C0C05">
        <w:tc>
          <w:tcPr>
            <w:tcW w:w="1242" w:type="dxa"/>
            <w:tcBorders>
              <w:top w:val="single" w:sz="4" w:space="0" w:color="auto"/>
              <w:left w:val="single" w:sz="4" w:space="0" w:color="auto"/>
              <w:bottom w:val="single" w:sz="4" w:space="0" w:color="auto"/>
              <w:right w:val="single" w:sz="4" w:space="0" w:color="auto"/>
            </w:tcBorders>
          </w:tcPr>
          <w:p w14:paraId="46D9A23A"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263172FF"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2157801"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1CA99043"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0102246" w14:textId="77777777" w:rsidR="005E6B6C" w:rsidRPr="001C0C05" w:rsidRDefault="005E6B6C" w:rsidP="001C0C05">
            <w:pPr>
              <w:spacing w:before="60" w:after="60"/>
              <w:jc w:val="left"/>
              <w:rPr>
                <w:sz w:val="16"/>
                <w:szCs w:val="16"/>
              </w:rPr>
            </w:pPr>
            <w:r w:rsidRPr="001C0C05">
              <w:rPr>
                <w:sz w:val="16"/>
                <w:szCs w:val="16"/>
              </w:rPr>
              <w:t>-</w:t>
            </w:r>
          </w:p>
        </w:tc>
      </w:tr>
    </w:tbl>
    <w:p w14:paraId="69A89F1F" w14:textId="77777777" w:rsidR="005E6B6C" w:rsidRPr="005E6B6C" w:rsidRDefault="005E6B6C" w:rsidP="005E6B6C"/>
    <w:p w14:paraId="04ED5031" w14:textId="77777777" w:rsidR="00A73A7B" w:rsidRDefault="00A73A7B" w:rsidP="00AE315C">
      <w:pPr>
        <w:pStyle w:val="Heading3"/>
        <w:keepLines/>
        <w:numPr>
          <w:ilvl w:val="2"/>
          <w:numId w:val="37"/>
        </w:numPr>
      </w:pPr>
      <w:bookmarkStart w:id="236" w:name="_Toc16161182"/>
      <w:r>
        <w:t>Context</w:t>
      </w:r>
      <w:bookmarkEnd w:id="23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5F72B9D2"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1F2A18CE" w14:textId="77777777" w:rsidR="005E6B6C" w:rsidRPr="001C0C05" w:rsidRDefault="005E6B6C" w:rsidP="00AE315C">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0668BC" w14:textId="77777777" w:rsidR="005E6B6C" w:rsidRPr="001C0C05" w:rsidRDefault="005E6B6C" w:rsidP="00AE315C">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9ECBC3A" w14:textId="77777777" w:rsidR="005E6B6C" w:rsidRPr="001C0C05" w:rsidRDefault="005E6B6C" w:rsidP="00AE315C">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9FDE54C" w14:textId="77777777" w:rsidR="005E6B6C" w:rsidRPr="001C0C05" w:rsidRDefault="005E6B6C" w:rsidP="00AE315C">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C52617C" w14:textId="77777777" w:rsidR="005E6B6C" w:rsidRPr="001C0C05" w:rsidRDefault="005E6B6C" w:rsidP="00AE315C">
            <w:pPr>
              <w:keepNext/>
              <w:keepLines/>
              <w:spacing w:before="60" w:after="60"/>
              <w:jc w:val="left"/>
              <w:rPr>
                <w:b/>
                <w:sz w:val="16"/>
                <w:szCs w:val="16"/>
              </w:rPr>
            </w:pPr>
            <w:r w:rsidRPr="001C0C05">
              <w:rPr>
                <w:b/>
                <w:sz w:val="16"/>
                <w:szCs w:val="16"/>
              </w:rPr>
              <w:t>Type</w:t>
            </w:r>
          </w:p>
        </w:tc>
      </w:tr>
      <w:tr w:rsidR="005E6B6C" w:rsidRPr="004663CF" w14:paraId="47B3BE03" w14:textId="77777777" w:rsidTr="001C0C05">
        <w:tc>
          <w:tcPr>
            <w:tcW w:w="1242" w:type="dxa"/>
            <w:tcBorders>
              <w:top w:val="single" w:sz="4" w:space="0" w:color="auto"/>
              <w:left w:val="single" w:sz="4" w:space="0" w:color="auto"/>
              <w:bottom w:val="single" w:sz="4" w:space="0" w:color="auto"/>
              <w:right w:val="single" w:sz="4" w:space="0" w:color="auto"/>
            </w:tcBorders>
          </w:tcPr>
          <w:p w14:paraId="4F4F9D15" w14:textId="77777777" w:rsidR="005E6B6C" w:rsidRPr="001C0C05" w:rsidRDefault="005E6B6C" w:rsidP="00AE315C">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C4A08C5" w14:textId="77777777" w:rsidR="005E6B6C" w:rsidRPr="001C0C05" w:rsidRDefault="005E6B6C" w:rsidP="00AE315C">
            <w:pPr>
              <w:keepNext/>
              <w:keepLines/>
              <w:spacing w:before="60" w:after="60"/>
              <w:jc w:val="left"/>
              <w:rPr>
                <w:sz w:val="16"/>
                <w:szCs w:val="16"/>
              </w:rPr>
            </w:pPr>
            <w:r w:rsidRPr="001C0C05">
              <w:rPr>
                <w:sz w:val="16"/>
                <w:szCs w:val="16"/>
              </w:rPr>
              <w:t>Context</w:t>
            </w:r>
          </w:p>
        </w:tc>
        <w:tc>
          <w:tcPr>
            <w:tcW w:w="3969" w:type="dxa"/>
            <w:tcBorders>
              <w:top w:val="single" w:sz="4" w:space="0" w:color="auto"/>
              <w:left w:val="single" w:sz="4" w:space="0" w:color="auto"/>
              <w:bottom w:val="single" w:sz="4" w:space="0" w:color="auto"/>
              <w:right w:val="single" w:sz="4" w:space="0" w:color="auto"/>
            </w:tcBorders>
          </w:tcPr>
          <w:p w14:paraId="7F3F34BF" w14:textId="77777777" w:rsidR="005E6B6C" w:rsidRPr="001C0C05" w:rsidRDefault="005E6B6C" w:rsidP="00AE315C">
            <w:pPr>
              <w:keepNext/>
              <w:keepLines/>
              <w:spacing w:before="60" w:after="60"/>
              <w:jc w:val="left"/>
              <w:rPr>
                <w:sz w:val="16"/>
                <w:szCs w:val="16"/>
              </w:rPr>
            </w:pPr>
            <w:r w:rsidRPr="001C0C05">
              <w:rPr>
                <w:sz w:val="16"/>
                <w:szCs w:val="16"/>
              </w:rPr>
              <w:t>A container of Context Parameters</w:t>
            </w:r>
          </w:p>
        </w:tc>
        <w:tc>
          <w:tcPr>
            <w:tcW w:w="709" w:type="dxa"/>
            <w:tcBorders>
              <w:top w:val="single" w:sz="4" w:space="0" w:color="auto"/>
              <w:left w:val="single" w:sz="4" w:space="0" w:color="auto"/>
              <w:bottom w:val="single" w:sz="4" w:space="0" w:color="auto"/>
              <w:right w:val="single" w:sz="4" w:space="0" w:color="auto"/>
            </w:tcBorders>
          </w:tcPr>
          <w:p w14:paraId="36D772A8" w14:textId="77777777" w:rsidR="005E6B6C" w:rsidRPr="001C0C05" w:rsidRDefault="005E6B6C" w:rsidP="00AE315C">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25666D5" w14:textId="77777777" w:rsidR="005E6B6C" w:rsidRPr="001C0C05" w:rsidRDefault="005E6B6C" w:rsidP="00AE315C">
            <w:pPr>
              <w:keepNext/>
              <w:keepLines/>
              <w:spacing w:before="60" w:after="60"/>
              <w:jc w:val="left"/>
              <w:rPr>
                <w:sz w:val="16"/>
                <w:szCs w:val="16"/>
              </w:rPr>
            </w:pPr>
            <w:r w:rsidRPr="001C0C05">
              <w:rPr>
                <w:sz w:val="16"/>
                <w:szCs w:val="16"/>
              </w:rPr>
              <w:t>-</w:t>
            </w:r>
          </w:p>
        </w:tc>
      </w:tr>
      <w:tr w:rsidR="005E6B6C" w:rsidRPr="004663CF" w14:paraId="070A034A" w14:textId="77777777" w:rsidTr="001C0C05">
        <w:tc>
          <w:tcPr>
            <w:tcW w:w="1242" w:type="dxa"/>
            <w:tcBorders>
              <w:top w:val="single" w:sz="4" w:space="0" w:color="auto"/>
              <w:left w:val="single" w:sz="4" w:space="0" w:color="auto"/>
              <w:bottom w:val="single" w:sz="4" w:space="0" w:color="auto"/>
              <w:right w:val="single" w:sz="4" w:space="0" w:color="auto"/>
            </w:tcBorders>
          </w:tcPr>
          <w:p w14:paraId="558D619E"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BE6C3CA" w14:textId="77777777" w:rsidR="005E6B6C" w:rsidRPr="001C0C05" w:rsidRDefault="005E6B6C" w:rsidP="001C0C05">
            <w:pPr>
              <w:spacing w:before="60" w:after="60"/>
              <w:jc w:val="left"/>
              <w:rPr>
                <w:sz w:val="16"/>
                <w:szCs w:val="16"/>
              </w:rPr>
            </w:pPr>
            <w:r w:rsidRPr="001C0C05">
              <w:rPr>
                <w:sz w:val="16"/>
                <w:szCs w:val="16"/>
              </w:rPr>
              <w:t>parameter</w:t>
            </w:r>
          </w:p>
        </w:tc>
        <w:tc>
          <w:tcPr>
            <w:tcW w:w="3969" w:type="dxa"/>
            <w:tcBorders>
              <w:top w:val="single" w:sz="4" w:space="0" w:color="auto"/>
              <w:left w:val="single" w:sz="4" w:space="0" w:color="auto"/>
              <w:bottom w:val="single" w:sz="4" w:space="0" w:color="auto"/>
              <w:right w:val="single" w:sz="4" w:space="0" w:color="auto"/>
            </w:tcBorders>
          </w:tcPr>
          <w:p w14:paraId="4EF1EA9B" w14:textId="77777777" w:rsidR="005E6B6C" w:rsidRPr="001C0C05" w:rsidRDefault="005E6B6C" w:rsidP="001C0C05">
            <w:pPr>
              <w:spacing w:before="60" w:after="60"/>
              <w:jc w:val="left"/>
              <w:rPr>
                <w:sz w:val="16"/>
                <w:szCs w:val="16"/>
              </w:rPr>
            </w:pPr>
            <w:r w:rsidRPr="001C0C05">
              <w:rPr>
                <w:sz w:val="16"/>
                <w:szCs w:val="16"/>
              </w:rPr>
              <w:t xml:space="preserve">Context Parameter  </w:t>
            </w:r>
          </w:p>
        </w:tc>
        <w:tc>
          <w:tcPr>
            <w:tcW w:w="709" w:type="dxa"/>
            <w:tcBorders>
              <w:top w:val="single" w:sz="4" w:space="0" w:color="auto"/>
              <w:left w:val="single" w:sz="4" w:space="0" w:color="auto"/>
              <w:bottom w:val="single" w:sz="4" w:space="0" w:color="auto"/>
              <w:right w:val="single" w:sz="4" w:space="0" w:color="auto"/>
            </w:tcBorders>
          </w:tcPr>
          <w:p w14:paraId="31C22E6D" w14:textId="77777777" w:rsidR="005E6B6C" w:rsidRPr="001C0C05" w:rsidRDefault="005E6B6C" w:rsidP="001C0C05">
            <w:pPr>
              <w:spacing w:before="60" w:after="60"/>
              <w:jc w:val="center"/>
              <w:rPr>
                <w:sz w:val="16"/>
                <w:szCs w:val="16"/>
              </w:rPr>
            </w:pPr>
            <w:r w:rsidRPr="001C0C05">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017BD794" w14:textId="77777777" w:rsidR="005E6B6C" w:rsidRPr="001C0C05" w:rsidRDefault="005E6B6C" w:rsidP="001C0C05">
            <w:pPr>
              <w:spacing w:before="60" w:after="60"/>
              <w:jc w:val="left"/>
              <w:rPr>
                <w:sz w:val="16"/>
                <w:szCs w:val="16"/>
              </w:rPr>
            </w:pPr>
            <w:r w:rsidRPr="001C0C05">
              <w:rPr>
                <w:sz w:val="16"/>
                <w:szCs w:val="16"/>
              </w:rPr>
              <w:t>ContextParameter</w:t>
            </w:r>
          </w:p>
        </w:tc>
      </w:tr>
    </w:tbl>
    <w:p w14:paraId="262CDC0B" w14:textId="77777777" w:rsidR="005E6B6C" w:rsidRPr="005E6B6C" w:rsidRDefault="005E6B6C" w:rsidP="005E6B6C"/>
    <w:p w14:paraId="22024CC8" w14:textId="77777777" w:rsidR="00A73A7B" w:rsidRDefault="00A73A7B" w:rsidP="00531C7D">
      <w:pPr>
        <w:pStyle w:val="Heading3"/>
        <w:numPr>
          <w:ilvl w:val="2"/>
          <w:numId w:val="37"/>
        </w:numPr>
      </w:pPr>
      <w:bookmarkStart w:id="237" w:name="_Toc16161183"/>
      <w:r>
        <w:t>ContextParameter</w:t>
      </w:r>
      <w:bookmarkEnd w:id="23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7C687838"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4D484805"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8FFC237"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6CAAAC6"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8062BE6" w14:textId="77777777" w:rsidR="005E6B6C" w:rsidRPr="001C0C05" w:rsidRDefault="005E6B6C" w:rsidP="00540CBB">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FCED259"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1A98064F" w14:textId="77777777" w:rsidTr="001C0C05">
        <w:tc>
          <w:tcPr>
            <w:tcW w:w="1242" w:type="dxa"/>
            <w:tcBorders>
              <w:top w:val="single" w:sz="4" w:space="0" w:color="auto"/>
              <w:left w:val="single" w:sz="4" w:space="0" w:color="auto"/>
              <w:bottom w:val="single" w:sz="4" w:space="0" w:color="auto"/>
              <w:right w:val="single" w:sz="4" w:space="0" w:color="auto"/>
            </w:tcBorders>
          </w:tcPr>
          <w:p w14:paraId="4ED8FF05"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5BC3443" w14:textId="77777777" w:rsidR="005E6B6C" w:rsidRPr="001C0C05" w:rsidRDefault="005E6B6C" w:rsidP="001C0C05">
            <w:pPr>
              <w:spacing w:before="60" w:after="60"/>
              <w:jc w:val="left"/>
              <w:rPr>
                <w:sz w:val="16"/>
                <w:szCs w:val="16"/>
              </w:rPr>
            </w:pPr>
            <w:r w:rsidRPr="001C0C05">
              <w:rPr>
                <w:sz w:val="16"/>
                <w:szCs w:val="16"/>
              </w:rPr>
              <w:t>ContextParameter</w:t>
            </w:r>
          </w:p>
        </w:tc>
        <w:tc>
          <w:tcPr>
            <w:tcW w:w="3969" w:type="dxa"/>
            <w:tcBorders>
              <w:top w:val="single" w:sz="4" w:space="0" w:color="auto"/>
              <w:left w:val="single" w:sz="4" w:space="0" w:color="auto"/>
              <w:bottom w:val="single" w:sz="4" w:space="0" w:color="auto"/>
              <w:right w:val="single" w:sz="4" w:space="0" w:color="auto"/>
            </w:tcBorders>
          </w:tcPr>
          <w:p w14:paraId="502DD930" w14:textId="77777777" w:rsidR="005E6B6C" w:rsidRPr="001C0C05" w:rsidRDefault="005E6B6C" w:rsidP="001C0C05">
            <w:pPr>
              <w:spacing w:before="60" w:after="60"/>
              <w:jc w:val="left"/>
              <w:rPr>
                <w:sz w:val="16"/>
                <w:szCs w:val="16"/>
              </w:rPr>
            </w:pPr>
            <w:r w:rsidRPr="001C0C05">
              <w:rPr>
                <w:sz w:val="16"/>
                <w:szCs w:val="16"/>
              </w:rPr>
              <w:t>A Context Parameter name and definition</w:t>
            </w:r>
          </w:p>
        </w:tc>
        <w:tc>
          <w:tcPr>
            <w:tcW w:w="709" w:type="dxa"/>
            <w:tcBorders>
              <w:top w:val="single" w:sz="4" w:space="0" w:color="auto"/>
              <w:left w:val="single" w:sz="4" w:space="0" w:color="auto"/>
              <w:bottom w:val="single" w:sz="4" w:space="0" w:color="auto"/>
              <w:right w:val="single" w:sz="4" w:space="0" w:color="auto"/>
            </w:tcBorders>
          </w:tcPr>
          <w:p w14:paraId="09F1E12E"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F5853EA"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7A6E7EA6" w14:textId="77777777" w:rsidTr="001C0C05">
        <w:tc>
          <w:tcPr>
            <w:tcW w:w="1242" w:type="dxa"/>
            <w:tcBorders>
              <w:top w:val="single" w:sz="4" w:space="0" w:color="auto"/>
              <w:left w:val="single" w:sz="4" w:space="0" w:color="auto"/>
              <w:bottom w:val="single" w:sz="4" w:space="0" w:color="auto"/>
              <w:right w:val="single" w:sz="4" w:space="0" w:color="auto"/>
            </w:tcBorders>
          </w:tcPr>
          <w:p w14:paraId="5536D76B"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33F31217"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0F09DD9E"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0887A109"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639974E"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474DAD19" w14:textId="77777777" w:rsidTr="001C0C05">
        <w:tc>
          <w:tcPr>
            <w:tcW w:w="1242" w:type="dxa"/>
            <w:tcBorders>
              <w:top w:val="single" w:sz="4" w:space="0" w:color="auto"/>
              <w:left w:val="single" w:sz="4" w:space="0" w:color="auto"/>
              <w:bottom w:val="single" w:sz="4" w:space="0" w:color="auto"/>
              <w:right w:val="single" w:sz="4" w:space="0" w:color="auto"/>
            </w:tcBorders>
          </w:tcPr>
          <w:p w14:paraId="7BFD950C"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A4BD92E" w14:textId="77777777" w:rsidR="005E6B6C" w:rsidRPr="001C0C05" w:rsidRDefault="005E6B6C" w:rsidP="001C0C05">
            <w:pPr>
              <w:spacing w:before="60" w:after="60"/>
              <w:jc w:val="left"/>
              <w:rPr>
                <w:sz w:val="16"/>
                <w:szCs w:val="16"/>
              </w:rPr>
            </w:pPr>
            <w:r w:rsidRPr="001C0C05">
              <w:rPr>
                <w:sz w:val="16"/>
                <w:szCs w:val="16"/>
              </w:rPr>
              <w:t>type</w:t>
            </w:r>
          </w:p>
        </w:tc>
        <w:tc>
          <w:tcPr>
            <w:tcW w:w="3969" w:type="dxa"/>
            <w:tcBorders>
              <w:top w:val="single" w:sz="4" w:space="0" w:color="auto"/>
              <w:left w:val="single" w:sz="4" w:space="0" w:color="auto"/>
              <w:bottom w:val="single" w:sz="4" w:space="0" w:color="auto"/>
              <w:right w:val="single" w:sz="4" w:space="0" w:color="auto"/>
            </w:tcBorders>
          </w:tcPr>
          <w:p w14:paraId="5AD7A23C" w14:textId="77777777" w:rsidR="005E6B6C" w:rsidRPr="001C0C05" w:rsidRDefault="005E6B6C" w:rsidP="001C0C05">
            <w:pPr>
              <w:spacing w:before="60" w:after="60"/>
              <w:jc w:val="left"/>
              <w:rPr>
                <w:sz w:val="16"/>
                <w:szCs w:val="16"/>
              </w:rPr>
            </w:pPr>
            <w:r w:rsidRPr="001C0C05">
              <w:rPr>
                <w:sz w:val="16"/>
                <w:szCs w:val="16"/>
              </w:rPr>
              <w:t>The data type of the Parameter</w:t>
            </w:r>
          </w:p>
        </w:tc>
        <w:tc>
          <w:tcPr>
            <w:tcW w:w="709" w:type="dxa"/>
            <w:tcBorders>
              <w:top w:val="single" w:sz="4" w:space="0" w:color="auto"/>
              <w:left w:val="single" w:sz="4" w:space="0" w:color="auto"/>
              <w:bottom w:val="single" w:sz="4" w:space="0" w:color="auto"/>
              <w:right w:val="single" w:sz="4" w:space="0" w:color="auto"/>
            </w:tcBorders>
          </w:tcPr>
          <w:p w14:paraId="1D77C08D"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6229227" w14:textId="77777777" w:rsidR="005E6B6C" w:rsidRPr="001C0C05" w:rsidRDefault="005E6B6C" w:rsidP="001C0C05">
            <w:pPr>
              <w:spacing w:before="60" w:after="60"/>
              <w:jc w:val="left"/>
              <w:rPr>
                <w:sz w:val="16"/>
                <w:szCs w:val="16"/>
              </w:rPr>
            </w:pPr>
            <w:r w:rsidRPr="001C0C05">
              <w:rPr>
                <w:sz w:val="16"/>
                <w:szCs w:val="16"/>
              </w:rPr>
              <w:t>ParameterType</w:t>
            </w:r>
          </w:p>
        </w:tc>
      </w:tr>
      <w:tr w:rsidR="005E6B6C" w:rsidRPr="004663CF" w14:paraId="6314A5B4" w14:textId="77777777" w:rsidTr="001C0C05">
        <w:tc>
          <w:tcPr>
            <w:tcW w:w="1242" w:type="dxa"/>
            <w:tcBorders>
              <w:top w:val="single" w:sz="4" w:space="0" w:color="auto"/>
              <w:left w:val="single" w:sz="4" w:space="0" w:color="auto"/>
              <w:bottom w:val="single" w:sz="4" w:space="0" w:color="auto"/>
              <w:right w:val="single" w:sz="4" w:space="0" w:color="auto"/>
            </w:tcBorders>
          </w:tcPr>
          <w:p w14:paraId="09F66423"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C6C5434" w14:textId="77777777" w:rsidR="005E6B6C" w:rsidRPr="001C0C05" w:rsidRDefault="005E6B6C" w:rsidP="001C0C05">
            <w:pPr>
              <w:spacing w:before="60" w:after="60"/>
              <w:jc w:val="left"/>
              <w:rPr>
                <w:sz w:val="16"/>
                <w:szCs w:val="16"/>
              </w:rPr>
            </w:pPr>
            <w:r w:rsidRPr="001C0C05">
              <w:rPr>
                <w:sz w:val="16"/>
                <w:szCs w:val="16"/>
              </w:rPr>
              <w:t>default</w:t>
            </w:r>
          </w:p>
        </w:tc>
        <w:tc>
          <w:tcPr>
            <w:tcW w:w="3969" w:type="dxa"/>
            <w:tcBorders>
              <w:top w:val="single" w:sz="4" w:space="0" w:color="auto"/>
              <w:left w:val="single" w:sz="4" w:space="0" w:color="auto"/>
              <w:bottom w:val="single" w:sz="4" w:space="0" w:color="auto"/>
              <w:right w:val="single" w:sz="4" w:space="0" w:color="auto"/>
            </w:tcBorders>
          </w:tcPr>
          <w:p w14:paraId="72E71F49" w14:textId="77777777" w:rsidR="005E6B6C" w:rsidRPr="001C0C05" w:rsidRDefault="005E6B6C" w:rsidP="001C0C05">
            <w:pPr>
              <w:spacing w:before="60" w:after="60"/>
              <w:jc w:val="left"/>
              <w:rPr>
                <w:sz w:val="16"/>
                <w:szCs w:val="16"/>
              </w:rPr>
            </w:pPr>
            <w:r w:rsidRPr="001C0C05">
              <w:rPr>
                <w:sz w:val="16"/>
                <w:szCs w:val="16"/>
              </w:rPr>
              <w:t>A default value for the Parameter</w:t>
            </w:r>
          </w:p>
        </w:tc>
        <w:tc>
          <w:tcPr>
            <w:tcW w:w="709" w:type="dxa"/>
            <w:tcBorders>
              <w:top w:val="single" w:sz="4" w:space="0" w:color="auto"/>
              <w:left w:val="single" w:sz="4" w:space="0" w:color="auto"/>
              <w:bottom w:val="single" w:sz="4" w:space="0" w:color="auto"/>
              <w:right w:val="single" w:sz="4" w:space="0" w:color="auto"/>
            </w:tcBorders>
          </w:tcPr>
          <w:p w14:paraId="27A82FE7"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A427879" w14:textId="77777777" w:rsidR="005E6B6C" w:rsidRPr="001C0C05" w:rsidRDefault="005E6B6C" w:rsidP="001C0C05">
            <w:pPr>
              <w:spacing w:before="60" w:after="60"/>
              <w:jc w:val="left"/>
              <w:rPr>
                <w:sz w:val="16"/>
                <w:szCs w:val="16"/>
              </w:rPr>
            </w:pPr>
            <w:r w:rsidRPr="001C0C05">
              <w:rPr>
                <w:sz w:val="16"/>
                <w:szCs w:val="16"/>
              </w:rPr>
              <w:t>string</w:t>
            </w:r>
          </w:p>
        </w:tc>
      </w:tr>
    </w:tbl>
    <w:p w14:paraId="2A25CC06" w14:textId="77777777" w:rsidR="005E6B6C" w:rsidRPr="005E6B6C" w:rsidRDefault="005E6B6C" w:rsidP="005E6B6C"/>
    <w:p w14:paraId="0710CFA9" w14:textId="77777777" w:rsidR="00A73A7B" w:rsidRDefault="00A73A7B" w:rsidP="00531C7D">
      <w:pPr>
        <w:pStyle w:val="Heading3"/>
        <w:keepLines/>
        <w:numPr>
          <w:ilvl w:val="2"/>
          <w:numId w:val="37"/>
        </w:numPr>
      </w:pPr>
      <w:bookmarkStart w:id="238" w:name="_Toc16161184"/>
      <w:r>
        <w:t>Rules</w:t>
      </w:r>
      <w:bookmarkEnd w:id="23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08E8338D"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2AFB32D4" w14:textId="77777777" w:rsidR="005E6B6C" w:rsidRPr="001C0C05" w:rsidRDefault="005E6B6C" w:rsidP="001C0C05">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1D9BDD8" w14:textId="77777777" w:rsidR="005E6B6C" w:rsidRPr="001C0C05" w:rsidRDefault="005E6B6C" w:rsidP="001C0C05">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954BE3E" w14:textId="77777777" w:rsidR="005E6B6C" w:rsidRPr="001C0C05" w:rsidRDefault="005E6B6C" w:rsidP="001C0C05">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31321E5" w14:textId="77777777" w:rsidR="005E6B6C" w:rsidRPr="001C0C05" w:rsidRDefault="005E6B6C" w:rsidP="00540CBB">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0084912" w14:textId="77777777" w:rsidR="005E6B6C" w:rsidRPr="001C0C05" w:rsidRDefault="005E6B6C" w:rsidP="001C0C05">
            <w:pPr>
              <w:keepNext/>
              <w:keepLines/>
              <w:spacing w:before="60" w:after="60"/>
              <w:jc w:val="left"/>
              <w:rPr>
                <w:b/>
                <w:sz w:val="16"/>
                <w:szCs w:val="16"/>
              </w:rPr>
            </w:pPr>
            <w:r w:rsidRPr="001C0C05">
              <w:rPr>
                <w:b/>
                <w:sz w:val="16"/>
                <w:szCs w:val="16"/>
              </w:rPr>
              <w:t>Type</w:t>
            </w:r>
          </w:p>
        </w:tc>
      </w:tr>
      <w:tr w:rsidR="005E6B6C" w:rsidRPr="004663CF" w14:paraId="5FA65DD1" w14:textId="77777777" w:rsidTr="001C0C05">
        <w:tc>
          <w:tcPr>
            <w:tcW w:w="1242" w:type="dxa"/>
            <w:tcBorders>
              <w:top w:val="single" w:sz="4" w:space="0" w:color="auto"/>
              <w:left w:val="single" w:sz="4" w:space="0" w:color="auto"/>
              <w:bottom w:val="single" w:sz="4" w:space="0" w:color="auto"/>
              <w:right w:val="single" w:sz="4" w:space="0" w:color="auto"/>
            </w:tcBorders>
          </w:tcPr>
          <w:p w14:paraId="4F0E4D03" w14:textId="77777777" w:rsidR="005E6B6C" w:rsidRPr="001C0C05" w:rsidRDefault="005E6B6C" w:rsidP="001C0C05">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2AD4D0B" w14:textId="77777777" w:rsidR="005E6B6C" w:rsidRPr="001C0C05" w:rsidRDefault="005E6B6C" w:rsidP="001C0C05">
            <w:pPr>
              <w:keepNext/>
              <w:keepLines/>
              <w:spacing w:before="60" w:after="60"/>
              <w:jc w:val="left"/>
              <w:rPr>
                <w:sz w:val="16"/>
                <w:szCs w:val="16"/>
              </w:rPr>
            </w:pPr>
            <w:r w:rsidRPr="001C0C05">
              <w:rPr>
                <w:sz w:val="16"/>
                <w:szCs w:val="16"/>
              </w:rPr>
              <w:t>Rules</w:t>
            </w:r>
          </w:p>
        </w:tc>
        <w:tc>
          <w:tcPr>
            <w:tcW w:w="3969" w:type="dxa"/>
            <w:tcBorders>
              <w:top w:val="single" w:sz="4" w:space="0" w:color="auto"/>
              <w:left w:val="single" w:sz="4" w:space="0" w:color="auto"/>
              <w:bottom w:val="single" w:sz="4" w:space="0" w:color="auto"/>
              <w:right w:val="single" w:sz="4" w:space="0" w:color="auto"/>
            </w:tcBorders>
          </w:tcPr>
          <w:p w14:paraId="7D71A0D8" w14:textId="77777777" w:rsidR="005E6B6C" w:rsidRPr="001C0C05" w:rsidRDefault="005E6B6C" w:rsidP="001C0C05">
            <w:pPr>
              <w:keepNext/>
              <w:keepLines/>
              <w:spacing w:before="60" w:after="60"/>
              <w:jc w:val="left"/>
              <w:rPr>
                <w:sz w:val="16"/>
                <w:szCs w:val="16"/>
              </w:rPr>
            </w:pPr>
            <w:r w:rsidRPr="001C0C05">
              <w:rPr>
                <w:sz w:val="16"/>
                <w:szCs w:val="16"/>
              </w:rPr>
              <w:t>A container of XSLT rule file references</w:t>
            </w:r>
          </w:p>
        </w:tc>
        <w:tc>
          <w:tcPr>
            <w:tcW w:w="709" w:type="dxa"/>
            <w:tcBorders>
              <w:top w:val="single" w:sz="4" w:space="0" w:color="auto"/>
              <w:left w:val="single" w:sz="4" w:space="0" w:color="auto"/>
              <w:bottom w:val="single" w:sz="4" w:space="0" w:color="auto"/>
              <w:right w:val="single" w:sz="4" w:space="0" w:color="auto"/>
            </w:tcBorders>
          </w:tcPr>
          <w:p w14:paraId="0B34766F" w14:textId="77777777" w:rsidR="005E6B6C" w:rsidRPr="001C0C05" w:rsidRDefault="005E6B6C" w:rsidP="00540CBB">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6B02C74" w14:textId="77777777" w:rsidR="005E6B6C" w:rsidRPr="001C0C05" w:rsidRDefault="005E6B6C" w:rsidP="001C0C05">
            <w:pPr>
              <w:keepNext/>
              <w:keepLines/>
              <w:spacing w:before="60" w:after="60"/>
              <w:jc w:val="left"/>
              <w:rPr>
                <w:sz w:val="16"/>
                <w:szCs w:val="16"/>
              </w:rPr>
            </w:pPr>
            <w:r w:rsidRPr="001C0C05">
              <w:rPr>
                <w:sz w:val="16"/>
                <w:szCs w:val="16"/>
              </w:rPr>
              <w:t>-</w:t>
            </w:r>
          </w:p>
        </w:tc>
      </w:tr>
      <w:tr w:rsidR="005E6B6C" w:rsidRPr="004663CF" w14:paraId="75E07DC1" w14:textId="77777777" w:rsidTr="001C0C05">
        <w:tc>
          <w:tcPr>
            <w:tcW w:w="1242" w:type="dxa"/>
            <w:tcBorders>
              <w:top w:val="single" w:sz="4" w:space="0" w:color="auto"/>
              <w:left w:val="single" w:sz="4" w:space="0" w:color="auto"/>
              <w:bottom w:val="single" w:sz="4" w:space="0" w:color="auto"/>
              <w:right w:val="single" w:sz="4" w:space="0" w:color="auto"/>
            </w:tcBorders>
          </w:tcPr>
          <w:p w14:paraId="0C6A088D"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AD6B2BB" w14:textId="77777777" w:rsidR="005E6B6C" w:rsidRPr="001C0C05" w:rsidRDefault="005E6B6C" w:rsidP="001C0C05">
            <w:pPr>
              <w:spacing w:before="60" w:after="60"/>
              <w:jc w:val="left"/>
              <w:rPr>
                <w:sz w:val="16"/>
                <w:szCs w:val="16"/>
              </w:rPr>
            </w:pPr>
            <w:r w:rsidRPr="001C0C0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7993A1E5" w14:textId="77777777" w:rsidR="005E6B6C" w:rsidRPr="001C0C05" w:rsidRDefault="005E6B6C" w:rsidP="001C0C05">
            <w:pPr>
              <w:spacing w:before="60" w:after="60"/>
              <w:jc w:val="left"/>
              <w:rPr>
                <w:sz w:val="16"/>
                <w:szCs w:val="16"/>
              </w:rPr>
            </w:pPr>
            <w:r w:rsidRPr="001C0C05">
              <w:rPr>
                <w:sz w:val="16"/>
                <w:szCs w:val="16"/>
              </w:rPr>
              <w:t xml:space="preserve">Reference to a </w:t>
            </w:r>
            <w:r w:rsidR="001C0C05">
              <w:rPr>
                <w:sz w:val="16"/>
                <w:szCs w:val="16"/>
              </w:rPr>
              <w:t>file containing rules</w:t>
            </w:r>
          </w:p>
        </w:tc>
        <w:tc>
          <w:tcPr>
            <w:tcW w:w="709" w:type="dxa"/>
            <w:tcBorders>
              <w:top w:val="single" w:sz="4" w:space="0" w:color="auto"/>
              <w:left w:val="single" w:sz="4" w:space="0" w:color="auto"/>
              <w:bottom w:val="single" w:sz="4" w:space="0" w:color="auto"/>
              <w:right w:val="single" w:sz="4" w:space="0" w:color="auto"/>
            </w:tcBorders>
          </w:tcPr>
          <w:p w14:paraId="2FB6D8F6"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4AE1822" w14:textId="77777777" w:rsidR="005E6B6C" w:rsidRPr="001C0C05" w:rsidRDefault="005E6B6C" w:rsidP="001C0C05">
            <w:pPr>
              <w:spacing w:before="60" w:after="60"/>
              <w:jc w:val="left"/>
              <w:rPr>
                <w:sz w:val="16"/>
                <w:szCs w:val="16"/>
              </w:rPr>
            </w:pPr>
            <w:r w:rsidRPr="001C0C05">
              <w:rPr>
                <w:sz w:val="16"/>
                <w:szCs w:val="16"/>
              </w:rPr>
              <w:t>RuleFile</w:t>
            </w:r>
          </w:p>
        </w:tc>
      </w:tr>
    </w:tbl>
    <w:p w14:paraId="4045582A" w14:textId="77777777" w:rsidR="005E6B6C" w:rsidRPr="005E6B6C" w:rsidRDefault="005E6B6C" w:rsidP="005E6B6C"/>
    <w:p w14:paraId="3F541142" w14:textId="77777777" w:rsidR="00A73A7B" w:rsidRPr="003535A5" w:rsidRDefault="00A73A7B" w:rsidP="00531C7D">
      <w:pPr>
        <w:pStyle w:val="Heading3"/>
        <w:numPr>
          <w:ilvl w:val="2"/>
          <w:numId w:val="37"/>
        </w:numPr>
      </w:pPr>
      <w:bookmarkStart w:id="239" w:name="_Toc16161185"/>
      <w:r w:rsidRPr="003535A5">
        <w:t>RuleFile</w:t>
      </w:r>
      <w:bookmarkEnd w:id="23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3535A5" w14:paraId="45DC9748"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1726EE31" w14:textId="77777777" w:rsidR="005E6B6C" w:rsidRPr="003535A5" w:rsidRDefault="005E6B6C" w:rsidP="001C0C05">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B8C7FC7" w14:textId="77777777" w:rsidR="005E6B6C" w:rsidRPr="003535A5" w:rsidRDefault="005E6B6C" w:rsidP="001C0C05">
            <w:pPr>
              <w:spacing w:before="60" w:after="60"/>
              <w:jc w:val="left"/>
              <w:rPr>
                <w:b/>
                <w:sz w:val="16"/>
                <w:szCs w:val="16"/>
              </w:rPr>
            </w:pPr>
            <w:r w:rsidRPr="003535A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80ED50D" w14:textId="77777777" w:rsidR="005E6B6C" w:rsidRPr="003535A5" w:rsidRDefault="005E6B6C" w:rsidP="001C0C05">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C1032CF" w14:textId="77777777" w:rsidR="005E6B6C" w:rsidRPr="003535A5" w:rsidRDefault="005E6B6C" w:rsidP="00540CBB">
            <w:pPr>
              <w:spacing w:before="60" w:after="60"/>
              <w:jc w:val="center"/>
              <w:rPr>
                <w:b/>
                <w:sz w:val="16"/>
                <w:szCs w:val="16"/>
              </w:rPr>
            </w:pPr>
            <w:r w:rsidRPr="003535A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479F5EF" w14:textId="77777777" w:rsidR="005E6B6C" w:rsidRPr="003535A5" w:rsidRDefault="005E6B6C" w:rsidP="001C0C05">
            <w:pPr>
              <w:spacing w:before="60" w:after="60"/>
              <w:jc w:val="left"/>
              <w:rPr>
                <w:b/>
                <w:sz w:val="16"/>
                <w:szCs w:val="16"/>
              </w:rPr>
            </w:pPr>
            <w:r w:rsidRPr="003535A5">
              <w:rPr>
                <w:b/>
                <w:sz w:val="16"/>
                <w:szCs w:val="16"/>
              </w:rPr>
              <w:t>Type</w:t>
            </w:r>
          </w:p>
        </w:tc>
      </w:tr>
      <w:tr w:rsidR="005E6B6C" w:rsidRPr="003535A5" w14:paraId="2B1FC1D6" w14:textId="77777777" w:rsidTr="00540CBB">
        <w:tc>
          <w:tcPr>
            <w:tcW w:w="1242" w:type="dxa"/>
            <w:tcBorders>
              <w:top w:val="single" w:sz="4" w:space="0" w:color="auto"/>
              <w:left w:val="single" w:sz="4" w:space="0" w:color="auto"/>
              <w:bottom w:val="single" w:sz="4" w:space="0" w:color="auto"/>
              <w:right w:val="single" w:sz="4" w:space="0" w:color="auto"/>
            </w:tcBorders>
          </w:tcPr>
          <w:p w14:paraId="3AA48D9B" w14:textId="77777777" w:rsidR="005E6B6C" w:rsidRPr="003535A5" w:rsidRDefault="005E6B6C" w:rsidP="001C0C05">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5D95517" w14:textId="77777777" w:rsidR="005E6B6C" w:rsidRPr="003535A5" w:rsidRDefault="005E6B6C" w:rsidP="001C0C05">
            <w:pPr>
              <w:spacing w:before="60" w:after="60"/>
              <w:jc w:val="left"/>
              <w:rPr>
                <w:sz w:val="16"/>
                <w:szCs w:val="16"/>
              </w:rPr>
            </w:pPr>
            <w:r w:rsidRPr="003535A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0DA22EC5" w14:textId="77777777" w:rsidR="005E6B6C" w:rsidRPr="003535A5" w:rsidRDefault="00137543" w:rsidP="001C0C05">
            <w:pPr>
              <w:spacing w:before="60" w:after="60"/>
              <w:jc w:val="left"/>
              <w:rPr>
                <w:sz w:val="16"/>
                <w:szCs w:val="16"/>
              </w:rPr>
            </w:pPr>
            <w:r w:rsidRPr="003535A5">
              <w:rPr>
                <w:sz w:val="16"/>
                <w:szCs w:val="16"/>
              </w:rPr>
              <w:t>R</w:t>
            </w:r>
            <w:r w:rsidR="005E6B6C" w:rsidRPr="003535A5">
              <w:rPr>
                <w:sz w:val="16"/>
                <w:szCs w:val="16"/>
              </w:rPr>
              <w:t>ule file reference</w:t>
            </w:r>
          </w:p>
        </w:tc>
        <w:tc>
          <w:tcPr>
            <w:tcW w:w="709" w:type="dxa"/>
            <w:tcBorders>
              <w:top w:val="single" w:sz="4" w:space="0" w:color="auto"/>
              <w:left w:val="single" w:sz="4" w:space="0" w:color="auto"/>
              <w:bottom w:val="single" w:sz="4" w:space="0" w:color="auto"/>
              <w:right w:val="single" w:sz="4" w:space="0" w:color="auto"/>
            </w:tcBorders>
          </w:tcPr>
          <w:p w14:paraId="21E9061F"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39CA2D7"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7C64962A" w14:textId="77777777" w:rsidTr="00540CBB">
        <w:tc>
          <w:tcPr>
            <w:tcW w:w="1242" w:type="dxa"/>
            <w:tcBorders>
              <w:top w:val="single" w:sz="4" w:space="0" w:color="auto"/>
              <w:left w:val="single" w:sz="4" w:space="0" w:color="auto"/>
              <w:bottom w:val="single" w:sz="4" w:space="0" w:color="auto"/>
              <w:right w:val="single" w:sz="4" w:space="0" w:color="auto"/>
            </w:tcBorders>
          </w:tcPr>
          <w:p w14:paraId="7C5BFD44" w14:textId="77777777" w:rsidR="005E6B6C" w:rsidRPr="003535A5" w:rsidRDefault="005E6B6C" w:rsidP="001C0C05">
            <w:pPr>
              <w:spacing w:before="60" w:after="60"/>
              <w:jc w:val="left"/>
              <w:rPr>
                <w:sz w:val="16"/>
                <w:szCs w:val="16"/>
              </w:rPr>
            </w:pPr>
            <w:r w:rsidRPr="003535A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0100154" w14:textId="77777777" w:rsidR="005E6B6C" w:rsidRPr="003535A5" w:rsidRDefault="005E6B6C" w:rsidP="001C0C05">
            <w:pPr>
              <w:spacing w:before="60" w:after="60"/>
              <w:jc w:val="left"/>
              <w:rPr>
                <w:sz w:val="16"/>
                <w:szCs w:val="16"/>
              </w:rPr>
            </w:pPr>
            <w:r w:rsidRPr="003535A5">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310FD573" w14:textId="77777777" w:rsidR="005E6B6C" w:rsidRPr="003535A5" w:rsidRDefault="005E6B6C" w:rsidP="001C0C05">
            <w:pPr>
              <w:spacing w:before="60" w:after="60"/>
              <w:jc w:val="left"/>
              <w:rPr>
                <w:sz w:val="16"/>
                <w:szCs w:val="16"/>
              </w:rPr>
            </w:pPr>
            <w:r w:rsidRPr="003535A5">
              <w:rPr>
                <w:sz w:val="16"/>
                <w:szCs w:val="16"/>
              </w:rPr>
              <w:t xml:space="preserve">See ExternalFile </w:t>
            </w:r>
          </w:p>
        </w:tc>
        <w:tc>
          <w:tcPr>
            <w:tcW w:w="709" w:type="dxa"/>
            <w:tcBorders>
              <w:top w:val="single" w:sz="4" w:space="0" w:color="auto"/>
              <w:left w:val="single" w:sz="4" w:space="0" w:color="auto"/>
              <w:bottom w:val="single" w:sz="4" w:space="0" w:color="auto"/>
              <w:right w:val="single" w:sz="4" w:space="0" w:color="auto"/>
            </w:tcBorders>
          </w:tcPr>
          <w:p w14:paraId="477C5FD7"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9758464"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5803CB40" w14:textId="77777777" w:rsidTr="00540CBB">
        <w:tc>
          <w:tcPr>
            <w:tcW w:w="1242" w:type="dxa"/>
            <w:tcBorders>
              <w:top w:val="single" w:sz="4" w:space="0" w:color="auto"/>
              <w:left w:val="single" w:sz="4" w:space="0" w:color="auto"/>
              <w:bottom w:val="single" w:sz="4" w:space="0" w:color="auto"/>
              <w:right w:val="single" w:sz="4" w:space="0" w:color="auto"/>
            </w:tcBorders>
          </w:tcPr>
          <w:p w14:paraId="39E1BF0C" w14:textId="77777777" w:rsidR="005E6B6C" w:rsidRPr="003535A5" w:rsidRDefault="005E6B6C" w:rsidP="001C0C05">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46AF784" w14:textId="77777777" w:rsidR="005E6B6C" w:rsidRPr="003535A5" w:rsidRDefault="005E6B6C" w:rsidP="001C0C05">
            <w:pPr>
              <w:spacing w:before="60" w:after="60"/>
              <w:jc w:val="left"/>
              <w:rPr>
                <w:sz w:val="16"/>
                <w:szCs w:val="16"/>
              </w:rPr>
            </w:pPr>
            <w:r w:rsidRPr="003535A5">
              <w:rPr>
                <w:sz w:val="16"/>
                <w:szCs w:val="16"/>
              </w:rPr>
              <w:t>ruleType</w:t>
            </w:r>
          </w:p>
        </w:tc>
        <w:tc>
          <w:tcPr>
            <w:tcW w:w="3969" w:type="dxa"/>
            <w:tcBorders>
              <w:top w:val="single" w:sz="4" w:space="0" w:color="auto"/>
              <w:left w:val="single" w:sz="4" w:space="0" w:color="auto"/>
              <w:bottom w:val="single" w:sz="4" w:space="0" w:color="auto"/>
              <w:right w:val="single" w:sz="4" w:space="0" w:color="auto"/>
            </w:tcBorders>
          </w:tcPr>
          <w:p w14:paraId="36A659B9" w14:textId="77777777" w:rsidR="005E6B6C" w:rsidRPr="003535A5" w:rsidRDefault="005E6B6C" w:rsidP="001C0C05">
            <w:pPr>
              <w:spacing w:before="60" w:after="60"/>
              <w:jc w:val="left"/>
              <w:rPr>
                <w:sz w:val="16"/>
                <w:szCs w:val="16"/>
              </w:rPr>
            </w:pPr>
            <w:r w:rsidRPr="003535A5">
              <w:rPr>
                <w:sz w:val="16"/>
                <w:szCs w:val="16"/>
              </w:rPr>
              <w:t xml:space="preserve">The type of the templates within the rule file. There can be more than one top level rule which can be selected in an application to allow </w:t>
            </w:r>
            <w:r w:rsidR="001C0C05" w:rsidRPr="003535A5">
              <w:rPr>
                <w:sz w:val="16"/>
                <w:szCs w:val="16"/>
              </w:rPr>
              <w:t>different portrayal of the data</w:t>
            </w:r>
          </w:p>
        </w:tc>
        <w:tc>
          <w:tcPr>
            <w:tcW w:w="709" w:type="dxa"/>
            <w:tcBorders>
              <w:top w:val="single" w:sz="4" w:space="0" w:color="auto"/>
              <w:left w:val="single" w:sz="4" w:space="0" w:color="auto"/>
              <w:bottom w:val="single" w:sz="4" w:space="0" w:color="auto"/>
              <w:right w:val="single" w:sz="4" w:space="0" w:color="auto"/>
            </w:tcBorders>
          </w:tcPr>
          <w:p w14:paraId="26CCCEB9" w14:textId="77777777" w:rsidR="005E6B6C" w:rsidRPr="003535A5" w:rsidRDefault="005E6B6C" w:rsidP="00540CBB">
            <w:pPr>
              <w:spacing w:before="60" w:after="60"/>
              <w:jc w:val="center"/>
              <w:rPr>
                <w:sz w:val="16"/>
                <w:szCs w:val="16"/>
              </w:rPr>
            </w:pPr>
            <w:r w:rsidRPr="003535A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A2351BF" w14:textId="77777777" w:rsidR="005E6B6C" w:rsidRPr="003535A5" w:rsidRDefault="005E6B6C" w:rsidP="001C0C05">
            <w:pPr>
              <w:spacing w:before="60" w:after="60"/>
              <w:jc w:val="left"/>
              <w:rPr>
                <w:sz w:val="16"/>
                <w:szCs w:val="16"/>
              </w:rPr>
            </w:pPr>
            <w:r w:rsidRPr="003535A5">
              <w:rPr>
                <w:sz w:val="16"/>
                <w:szCs w:val="16"/>
              </w:rPr>
              <w:t>RuleType</w:t>
            </w:r>
          </w:p>
        </w:tc>
      </w:tr>
    </w:tbl>
    <w:p w14:paraId="24993F4D" w14:textId="77777777" w:rsidR="005E6B6C" w:rsidRPr="003535A5" w:rsidRDefault="005E6B6C" w:rsidP="005E6B6C"/>
    <w:p w14:paraId="261E39C7" w14:textId="77777777" w:rsidR="00A73A7B" w:rsidRPr="003535A5" w:rsidRDefault="00A73A7B" w:rsidP="00531C7D">
      <w:pPr>
        <w:pStyle w:val="Heading3"/>
        <w:numPr>
          <w:ilvl w:val="2"/>
          <w:numId w:val="37"/>
        </w:numPr>
      </w:pPr>
      <w:bookmarkStart w:id="240" w:name="_Toc16161186"/>
      <w:r w:rsidRPr="003535A5">
        <w:t>ParameterType</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2E3A4C2D"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709B41BC"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F35BD37"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1BA89A75"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7A66DF51" w14:textId="77777777" w:rsidTr="00540CBB">
        <w:tc>
          <w:tcPr>
            <w:tcW w:w="1242" w:type="dxa"/>
            <w:tcBorders>
              <w:top w:val="single" w:sz="4" w:space="0" w:color="auto"/>
              <w:left w:val="single" w:sz="4" w:space="0" w:color="auto"/>
              <w:bottom w:val="single" w:sz="4" w:space="0" w:color="auto"/>
              <w:right w:val="single" w:sz="4" w:space="0" w:color="auto"/>
            </w:tcBorders>
          </w:tcPr>
          <w:p w14:paraId="0D8933BE"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392A7E2" w14:textId="77777777" w:rsidR="005E6B6C" w:rsidRPr="003535A5" w:rsidRDefault="005E6B6C" w:rsidP="00540CBB">
            <w:pPr>
              <w:spacing w:before="60" w:after="60"/>
              <w:jc w:val="left"/>
              <w:rPr>
                <w:sz w:val="16"/>
                <w:szCs w:val="16"/>
              </w:rPr>
            </w:pPr>
            <w:r w:rsidRPr="003535A5">
              <w:rPr>
                <w:sz w:val="16"/>
                <w:szCs w:val="16"/>
              </w:rPr>
              <w:t>ParameterType</w:t>
            </w:r>
          </w:p>
        </w:tc>
        <w:tc>
          <w:tcPr>
            <w:tcW w:w="6379" w:type="dxa"/>
            <w:tcBorders>
              <w:top w:val="single" w:sz="4" w:space="0" w:color="auto"/>
              <w:left w:val="single" w:sz="4" w:space="0" w:color="auto"/>
              <w:bottom w:val="single" w:sz="4" w:space="0" w:color="auto"/>
              <w:right w:val="single" w:sz="4" w:space="0" w:color="auto"/>
            </w:tcBorders>
          </w:tcPr>
          <w:p w14:paraId="0C3F7B39" w14:textId="77777777" w:rsidR="005E6B6C" w:rsidRPr="003535A5" w:rsidRDefault="005E6B6C" w:rsidP="00540CBB">
            <w:pPr>
              <w:spacing w:before="60" w:after="60"/>
              <w:jc w:val="left"/>
              <w:rPr>
                <w:sz w:val="16"/>
                <w:szCs w:val="16"/>
              </w:rPr>
            </w:pPr>
            <w:r w:rsidRPr="003535A5">
              <w:rPr>
                <w:sz w:val="16"/>
                <w:szCs w:val="16"/>
              </w:rPr>
              <w:t>Choice of Parameter Types</w:t>
            </w:r>
          </w:p>
        </w:tc>
      </w:tr>
      <w:tr w:rsidR="005E6B6C" w:rsidRPr="003535A5" w14:paraId="4134A1B2" w14:textId="77777777" w:rsidTr="00540CBB">
        <w:tc>
          <w:tcPr>
            <w:tcW w:w="1242" w:type="dxa"/>
            <w:tcBorders>
              <w:top w:val="single" w:sz="4" w:space="0" w:color="auto"/>
              <w:left w:val="single" w:sz="4" w:space="0" w:color="auto"/>
              <w:bottom w:val="single" w:sz="4" w:space="0" w:color="auto"/>
              <w:right w:val="single" w:sz="4" w:space="0" w:color="auto"/>
            </w:tcBorders>
          </w:tcPr>
          <w:p w14:paraId="57922DAC"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DEEF415" w14:textId="77777777" w:rsidR="005E6B6C" w:rsidRPr="003535A5" w:rsidRDefault="005E6B6C" w:rsidP="00540CBB">
            <w:pPr>
              <w:spacing w:before="60" w:after="60"/>
              <w:jc w:val="left"/>
              <w:rPr>
                <w:sz w:val="16"/>
                <w:szCs w:val="16"/>
              </w:rPr>
            </w:pPr>
            <w:r w:rsidRPr="003535A5">
              <w:rPr>
                <w:sz w:val="16"/>
                <w:szCs w:val="16"/>
              </w:rPr>
              <w:t>boolean</w:t>
            </w:r>
          </w:p>
        </w:tc>
        <w:tc>
          <w:tcPr>
            <w:tcW w:w="6379" w:type="dxa"/>
            <w:tcBorders>
              <w:top w:val="single" w:sz="4" w:space="0" w:color="auto"/>
              <w:left w:val="single" w:sz="4" w:space="0" w:color="auto"/>
              <w:bottom w:val="single" w:sz="4" w:space="0" w:color="auto"/>
              <w:right w:val="single" w:sz="4" w:space="0" w:color="auto"/>
            </w:tcBorders>
          </w:tcPr>
          <w:p w14:paraId="73167FE0" w14:textId="77777777" w:rsidR="005E6B6C" w:rsidRPr="003535A5" w:rsidRDefault="005E6B6C" w:rsidP="00540CBB">
            <w:pPr>
              <w:spacing w:before="60" w:after="60"/>
              <w:jc w:val="left"/>
              <w:rPr>
                <w:sz w:val="16"/>
                <w:szCs w:val="16"/>
              </w:rPr>
            </w:pPr>
            <w:r w:rsidRPr="003535A5">
              <w:rPr>
                <w:sz w:val="16"/>
                <w:szCs w:val="16"/>
              </w:rPr>
              <w:t>A Boolean value</w:t>
            </w:r>
          </w:p>
        </w:tc>
      </w:tr>
      <w:tr w:rsidR="005E6B6C" w:rsidRPr="003535A5" w14:paraId="4A7B96BE" w14:textId="77777777" w:rsidTr="00540CBB">
        <w:tc>
          <w:tcPr>
            <w:tcW w:w="1242" w:type="dxa"/>
            <w:tcBorders>
              <w:top w:val="single" w:sz="4" w:space="0" w:color="auto"/>
              <w:left w:val="single" w:sz="4" w:space="0" w:color="auto"/>
              <w:bottom w:val="single" w:sz="4" w:space="0" w:color="auto"/>
              <w:right w:val="single" w:sz="4" w:space="0" w:color="auto"/>
            </w:tcBorders>
          </w:tcPr>
          <w:p w14:paraId="1B2C041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2A63C81" w14:textId="77777777" w:rsidR="005E6B6C" w:rsidRPr="003535A5" w:rsidRDefault="005E6B6C" w:rsidP="00540CBB">
            <w:pPr>
              <w:spacing w:before="60" w:after="60"/>
              <w:jc w:val="left"/>
              <w:rPr>
                <w:sz w:val="16"/>
                <w:szCs w:val="16"/>
              </w:rPr>
            </w:pPr>
            <w:r w:rsidRPr="003535A5">
              <w:rPr>
                <w:sz w:val="16"/>
                <w:szCs w:val="16"/>
              </w:rPr>
              <w:t>integer</w:t>
            </w:r>
          </w:p>
        </w:tc>
        <w:tc>
          <w:tcPr>
            <w:tcW w:w="6379" w:type="dxa"/>
            <w:tcBorders>
              <w:top w:val="single" w:sz="4" w:space="0" w:color="auto"/>
              <w:left w:val="single" w:sz="4" w:space="0" w:color="auto"/>
              <w:bottom w:val="single" w:sz="4" w:space="0" w:color="auto"/>
              <w:right w:val="single" w:sz="4" w:space="0" w:color="auto"/>
            </w:tcBorders>
          </w:tcPr>
          <w:p w14:paraId="3E6BD949" w14:textId="77777777" w:rsidR="005E6B6C" w:rsidRPr="003535A5" w:rsidRDefault="005E6B6C" w:rsidP="00540CBB">
            <w:pPr>
              <w:spacing w:before="60" w:after="60"/>
              <w:jc w:val="left"/>
              <w:rPr>
                <w:sz w:val="16"/>
                <w:szCs w:val="16"/>
              </w:rPr>
            </w:pPr>
            <w:r w:rsidRPr="003535A5">
              <w:rPr>
                <w:sz w:val="16"/>
                <w:szCs w:val="16"/>
              </w:rPr>
              <w:t>An integer number</w:t>
            </w:r>
          </w:p>
        </w:tc>
      </w:tr>
      <w:tr w:rsidR="005E6B6C" w:rsidRPr="003535A5" w14:paraId="6022F2A0" w14:textId="77777777" w:rsidTr="00540CBB">
        <w:tc>
          <w:tcPr>
            <w:tcW w:w="1242" w:type="dxa"/>
            <w:tcBorders>
              <w:top w:val="single" w:sz="4" w:space="0" w:color="auto"/>
              <w:left w:val="single" w:sz="4" w:space="0" w:color="auto"/>
              <w:bottom w:val="single" w:sz="4" w:space="0" w:color="auto"/>
              <w:right w:val="single" w:sz="4" w:space="0" w:color="auto"/>
            </w:tcBorders>
          </w:tcPr>
          <w:p w14:paraId="0252E3F9"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1007EFB" w14:textId="77777777" w:rsidR="005E6B6C" w:rsidRPr="003535A5" w:rsidRDefault="005E6B6C" w:rsidP="00540CBB">
            <w:pPr>
              <w:spacing w:before="60" w:after="60"/>
              <w:jc w:val="left"/>
              <w:rPr>
                <w:sz w:val="16"/>
                <w:szCs w:val="16"/>
              </w:rPr>
            </w:pPr>
            <w:r w:rsidRPr="003535A5">
              <w:rPr>
                <w:sz w:val="16"/>
                <w:szCs w:val="16"/>
              </w:rPr>
              <w:t>double</w:t>
            </w:r>
          </w:p>
        </w:tc>
        <w:tc>
          <w:tcPr>
            <w:tcW w:w="6379" w:type="dxa"/>
            <w:tcBorders>
              <w:top w:val="single" w:sz="4" w:space="0" w:color="auto"/>
              <w:left w:val="single" w:sz="4" w:space="0" w:color="auto"/>
              <w:bottom w:val="single" w:sz="4" w:space="0" w:color="auto"/>
              <w:right w:val="single" w:sz="4" w:space="0" w:color="auto"/>
            </w:tcBorders>
          </w:tcPr>
          <w:p w14:paraId="4B142D84" w14:textId="77777777" w:rsidR="005E6B6C" w:rsidRPr="003535A5" w:rsidRDefault="00540CBB" w:rsidP="00540CBB">
            <w:pPr>
              <w:spacing w:before="60" w:after="60"/>
              <w:jc w:val="left"/>
              <w:rPr>
                <w:sz w:val="16"/>
                <w:szCs w:val="16"/>
              </w:rPr>
            </w:pPr>
            <w:r w:rsidRPr="003535A5">
              <w:rPr>
                <w:sz w:val="16"/>
                <w:szCs w:val="16"/>
              </w:rPr>
              <w:t>A floating point number</w:t>
            </w:r>
          </w:p>
        </w:tc>
      </w:tr>
      <w:tr w:rsidR="005E6B6C" w:rsidRPr="003535A5" w14:paraId="242F0836" w14:textId="77777777" w:rsidTr="00540CBB">
        <w:tc>
          <w:tcPr>
            <w:tcW w:w="1242" w:type="dxa"/>
            <w:tcBorders>
              <w:top w:val="single" w:sz="4" w:space="0" w:color="auto"/>
              <w:left w:val="single" w:sz="4" w:space="0" w:color="auto"/>
              <w:bottom w:val="single" w:sz="4" w:space="0" w:color="auto"/>
              <w:right w:val="single" w:sz="4" w:space="0" w:color="auto"/>
            </w:tcBorders>
          </w:tcPr>
          <w:p w14:paraId="37C2BD84"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4ED3F2E" w14:textId="77777777" w:rsidR="005E6B6C" w:rsidRPr="003535A5" w:rsidRDefault="005E6B6C" w:rsidP="00540CBB">
            <w:pPr>
              <w:spacing w:before="60" w:after="60"/>
              <w:jc w:val="left"/>
              <w:rPr>
                <w:sz w:val="16"/>
                <w:szCs w:val="16"/>
              </w:rPr>
            </w:pPr>
            <w:r w:rsidRPr="003535A5">
              <w:rPr>
                <w:sz w:val="16"/>
                <w:szCs w:val="16"/>
              </w:rPr>
              <w:t>string</w:t>
            </w:r>
          </w:p>
        </w:tc>
        <w:tc>
          <w:tcPr>
            <w:tcW w:w="6379" w:type="dxa"/>
            <w:tcBorders>
              <w:top w:val="single" w:sz="4" w:space="0" w:color="auto"/>
              <w:left w:val="single" w:sz="4" w:space="0" w:color="auto"/>
              <w:bottom w:val="single" w:sz="4" w:space="0" w:color="auto"/>
              <w:right w:val="single" w:sz="4" w:space="0" w:color="auto"/>
            </w:tcBorders>
          </w:tcPr>
          <w:p w14:paraId="5C9D9376" w14:textId="77777777" w:rsidR="005E6B6C" w:rsidRPr="003535A5" w:rsidRDefault="00540CBB" w:rsidP="00540CBB">
            <w:pPr>
              <w:spacing w:before="60" w:after="60"/>
              <w:jc w:val="left"/>
              <w:rPr>
                <w:sz w:val="16"/>
                <w:szCs w:val="16"/>
              </w:rPr>
            </w:pPr>
            <w:r w:rsidRPr="003535A5">
              <w:rPr>
                <w:sz w:val="16"/>
                <w:szCs w:val="16"/>
              </w:rPr>
              <w:t>A character string</w:t>
            </w:r>
          </w:p>
        </w:tc>
      </w:tr>
      <w:tr w:rsidR="005E6B6C" w:rsidRPr="003535A5" w14:paraId="4DAAEE21" w14:textId="77777777" w:rsidTr="00540CBB">
        <w:tc>
          <w:tcPr>
            <w:tcW w:w="1242" w:type="dxa"/>
            <w:tcBorders>
              <w:top w:val="single" w:sz="4" w:space="0" w:color="auto"/>
              <w:left w:val="single" w:sz="4" w:space="0" w:color="auto"/>
              <w:bottom w:val="single" w:sz="4" w:space="0" w:color="auto"/>
              <w:right w:val="single" w:sz="4" w:space="0" w:color="auto"/>
            </w:tcBorders>
          </w:tcPr>
          <w:p w14:paraId="3B5ABA23"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2A3A53C" w14:textId="77777777" w:rsidR="005E6B6C" w:rsidRPr="003535A5" w:rsidRDefault="005E6B6C" w:rsidP="00540CBB">
            <w:pPr>
              <w:spacing w:before="60" w:after="60"/>
              <w:jc w:val="left"/>
              <w:rPr>
                <w:sz w:val="16"/>
                <w:szCs w:val="16"/>
              </w:rPr>
            </w:pPr>
            <w:r w:rsidRPr="003535A5">
              <w:rPr>
                <w:sz w:val="16"/>
                <w:szCs w:val="16"/>
              </w:rPr>
              <w:t>date</w:t>
            </w:r>
          </w:p>
        </w:tc>
        <w:tc>
          <w:tcPr>
            <w:tcW w:w="6379" w:type="dxa"/>
            <w:tcBorders>
              <w:top w:val="single" w:sz="4" w:space="0" w:color="auto"/>
              <w:left w:val="single" w:sz="4" w:space="0" w:color="auto"/>
              <w:bottom w:val="single" w:sz="4" w:space="0" w:color="auto"/>
              <w:right w:val="single" w:sz="4" w:space="0" w:color="auto"/>
            </w:tcBorders>
          </w:tcPr>
          <w:p w14:paraId="7B06C470" w14:textId="77777777" w:rsidR="005E6B6C" w:rsidRPr="003535A5" w:rsidRDefault="005E6B6C" w:rsidP="00540CBB">
            <w:pPr>
              <w:spacing w:before="60" w:after="60"/>
              <w:jc w:val="left"/>
              <w:rPr>
                <w:sz w:val="16"/>
                <w:szCs w:val="16"/>
              </w:rPr>
            </w:pPr>
            <w:r w:rsidRPr="003535A5">
              <w:rPr>
                <w:sz w:val="16"/>
                <w:szCs w:val="16"/>
              </w:rPr>
              <w:t>A date acco</w:t>
            </w:r>
            <w:r w:rsidR="00540CBB" w:rsidRPr="003535A5">
              <w:rPr>
                <w:sz w:val="16"/>
                <w:szCs w:val="16"/>
              </w:rPr>
              <w:t>rding to the gregorian calendar</w:t>
            </w:r>
          </w:p>
        </w:tc>
      </w:tr>
    </w:tbl>
    <w:p w14:paraId="317E4221" w14:textId="77777777" w:rsidR="005E6B6C" w:rsidRPr="003535A5" w:rsidRDefault="005E6B6C" w:rsidP="005E6B6C"/>
    <w:p w14:paraId="53BBB32B" w14:textId="77777777" w:rsidR="00A73A7B" w:rsidRPr="003535A5" w:rsidRDefault="00A73A7B" w:rsidP="00531C7D">
      <w:pPr>
        <w:pStyle w:val="Heading3"/>
        <w:numPr>
          <w:ilvl w:val="2"/>
          <w:numId w:val="37"/>
        </w:numPr>
      </w:pPr>
      <w:bookmarkStart w:id="241" w:name="_Toc16161187"/>
      <w:r w:rsidRPr="003535A5">
        <w:t>FileFormat</w:t>
      </w:r>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1B47A1E6"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62D567E3"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FFF658E"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3E7B640"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4CFE2B80" w14:textId="77777777" w:rsidTr="00540CBB">
        <w:tc>
          <w:tcPr>
            <w:tcW w:w="1242" w:type="dxa"/>
            <w:tcBorders>
              <w:top w:val="single" w:sz="4" w:space="0" w:color="auto"/>
              <w:left w:val="single" w:sz="4" w:space="0" w:color="auto"/>
              <w:bottom w:val="single" w:sz="4" w:space="0" w:color="auto"/>
              <w:right w:val="single" w:sz="4" w:space="0" w:color="auto"/>
            </w:tcBorders>
          </w:tcPr>
          <w:p w14:paraId="261AB6B8"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9E0733A" w14:textId="77777777" w:rsidR="005E6B6C" w:rsidRPr="003535A5" w:rsidRDefault="005E6B6C" w:rsidP="00540CBB">
            <w:pPr>
              <w:spacing w:before="60" w:after="60"/>
              <w:jc w:val="left"/>
              <w:rPr>
                <w:sz w:val="16"/>
                <w:szCs w:val="16"/>
              </w:rPr>
            </w:pPr>
            <w:r w:rsidRPr="003535A5">
              <w:rPr>
                <w:sz w:val="16"/>
                <w:szCs w:val="16"/>
              </w:rPr>
              <w:t>FileFormat</w:t>
            </w:r>
          </w:p>
        </w:tc>
        <w:tc>
          <w:tcPr>
            <w:tcW w:w="6379" w:type="dxa"/>
            <w:tcBorders>
              <w:top w:val="single" w:sz="4" w:space="0" w:color="auto"/>
              <w:left w:val="single" w:sz="4" w:space="0" w:color="auto"/>
              <w:bottom w:val="single" w:sz="4" w:space="0" w:color="auto"/>
              <w:right w:val="single" w:sz="4" w:space="0" w:color="auto"/>
            </w:tcBorders>
          </w:tcPr>
          <w:p w14:paraId="62B175B9" w14:textId="77777777" w:rsidR="005E6B6C" w:rsidRPr="003535A5" w:rsidRDefault="005E6B6C" w:rsidP="00540CBB">
            <w:pPr>
              <w:spacing w:before="60" w:after="60"/>
              <w:jc w:val="left"/>
              <w:rPr>
                <w:sz w:val="16"/>
                <w:szCs w:val="16"/>
              </w:rPr>
            </w:pPr>
            <w:r w:rsidRPr="003535A5">
              <w:rPr>
                <w:sz w:val="16"/>
                <w:szCs w:val="16"/>
              </w:rPr>
              <w:t>The format of an external file</w:t>
            </w:r>
          </w:p>
        </w:tc>
      </w:tr>
      <w:tr w:rsidR="005E6B6C" w:rsidRPr="003535A5" w14:paraId="77FAD2FD" w14:textId="77777777" w:rsidTr="00540CBB">
        <w:tc>
          <w:tcPr>
            <w:tcW w:w="1242" w:type="dxa"/>
            <w:tcBorders>
              <w:top w:val="single" w:sz="4" w:space="0" w:color="auto"/>
              <w:left w:val="single" w:sz="4" w:space="0" w:color="auto"/>
              <w:bottom w:val="single" w:sz="4" w:space="0" w:color="auto"/>
              <w:right w:val="single" w:sz="4" w:space="0" w:color="auto"/>
            </w:tcBorders>
          </w:tcPr>
          <w:p w14:paraId="4DD7998D"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32A9E12" w14:textId="77777777" w:rsidR="005E6B6C" w:rsidRPr="003535A5" w:rsidRDefault="005E6B6C" w:rsidP="00540CBB">
            <w:pPr>
              <w:spacing w:before="60" w:after="60"/>
              <w:jc w:val="left"/>
              <w:rPr>
                <w:sz w:val="16"/>
                <w:szCs w:val="16"/>
              </w:rPr>
            </w:pPr>
            <w:r w:rsidRPr="003535A5">
              <w:rPr>
                <w:sz w:val="16"/>
                <w:szCs w:val="16"/>
              </w:rPr>
              <w:t>xml</w:t>
            </w:r>
          </w:p>
        </w:tc>
        <w:tc>
          <w:tcPr>
            <w:tcW w:w="6379" w:type="dxa"/>
            <w:tcBorders>
              <w:top w:val="single" w:sz="4" w:space="0" w:color="auto"/>
              <w:left w:val="single" w:sz="4" w:space="0" w:color="auto"/>
              <w:bottom w:val="single" w:sz="4" w:space="0" w:color="auto"/>
              <w:right w:val="single" w:sz="4" w:space="0" w:color="auto"/>
            </w:tcBorders>
          </w:tcPr>
          <w:p w14:paraId="74FF0F4C" w14:textId="77777777" w:rsidR="005E6B6C" w:rsidRPr="003535A5" w:rsidRDefault="005E6B6C" w:rsidP="00540CBB">
            <w:pPr>
              <w:spacing w:before="60" w:after="60"/>
              <w:jc w:val="left"/>
              <w:rPr>
                <w:sz w:val="16"/>
                <w:szCs w:val="16"/>
              </w:rPr>
            </w:pPr>
          </w:p>
        </w:tc>
      </w:tr>
      <w:tr w:rsidR="005E6B6C" w:rsidRPr="003535A5" w14:paraId="5EC9C074" w14:textId="77777777" w:rsidTr="00540CBB">
        <w:tc>
          <w:tcPr>
            <w:tcW w:w="1242" w:type="dxa"/>
            <w:tcBorders>
              <w:top w:val="single" w:sz="4" w:space="0" w:color="auto"/>
              <w:left w:val="single" w:sz="4" w:space="0" w:color="auto"/>
              <w:bottom w:val="single" w:sz="4" w:space="0" w:color="auto"/>
              <w:right w:val="single" w:sz="4" w:space="0" w:color="auto"/>
            </w:tcBorders>
          </w:tcPr>
          <w:p w14:paraId="6C7D21D4"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787ADD7" w14:textId="77777777" w:rsidR="005E6B6C" w:rsidRPr="003535A5" w:rsidRDefault="005E6B6C" w:rsidP="00540CBB">
            <w:pPr>
              <w:spacing w:before="60" w:after="60"/>
              <w:jc w:val="left"/>
              <w:rPr>
                <w:sz w:val="16"/>
                <w:szCs w:val="16"/>
              </w:rPr>
            </w:pPr>
            <w:r w:rsidRPr="003535A5">
              <w:rPr>
                <w:sz w:val="16"/>
                <w:szCs w:val="16"/>
              </w:rPr>
              <w:t>svg</w:t>
            </w:r>
          </w:p>
        </w:tc>
        <w:tc>
          <w:tcPr>
            <w:tcW w:w="6379" w:type="dxa"/>
            <w:tcBorders>
              <w:top w:val="single" w:sz="4" w:space="0" w:color="auto"/>
              <w:left w:val="single" w:sz="4" w:space="0" w:color="auto"/>
              <w:bottom w:val="single" w:sz="4" w:space="0" w:color="auto"/>
              <w:right w:val="single" w:sz="4" w:space="0" w:color="auto"/>
            </w:tcBorders>
          </w:tcPr>
          <w:p w14:paraId="4B24D344" w14:textId="77777777" w:rsidR="005E6B6C" w:rsidRPr="003535A5" w:rsidRDefault="005E6B6C" w:rsidP="00540CBB">
            <w:pPr>
              <w:spacing w:before="60" w:after="60"/>
              <w:jc w:val="left"/>
              <w:rPr>
                <w:sz w:val="16"/>
                <w:szCs w:val="16"/>
              </w:rPr>
            </w:pPr>
          </w:p>
        </w:tc>
      </w:tr>
      <w:tr w:rsidR="005E6B6C" w:rsidRPr="003535A5" w14:paraId="4F54989C" w14:textId="77777777" w:rsidTr="00540CBB">
        <w:tc>
          <w:tcPr>
            <w:tcW w:w="1242" w:type="dxa"/>
            <w:tcBorders>
              <w:top w:val="single" w:sz="4" w:space="0" w:color="auto"/>
              <w:left w:val="single" w:sz="4" w:space="0" w:color="auto"/>
              <w:bottom w:val="single" w:sz="4" w:space="0" w:color="auto"/>
              <w:right w:val="single" w:sz="4" w:space="0" w:color="auto"/>
            </w:tcBorders>
          </w:tcPr>
          <w:p w14:paraId="7CE8F96E"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0B5E241" w14:textId="77777777" w:rsidR="005E6B6C" w:rsidRPr="003535A5" w:rsidRDefault="005E6B6C" w:rsidP="00540CBB">
            <w:pPr>
              <w:spacing w:before="60" w:after="60"/>
              <w:jc w:val="left"/>
              <w:rPr>
                <w:sz w:val="16"/>
                <w:szCs w:val="16"/>
              </w:rPr>
            </w:pPr>
            <w:r w:rsidRPr="003535A5">
              <w:rPr>
                <w:sz w:val="16"/>
                <w:szCs w:val="16"/>
              </w:rPr>
              <w:t>xslt</w:t>
            </w:r>
          </w:p>
        </w:tc>
        <w:tc>
          <w:tcPr>
            <w:tcW w:w="6379" w:type="dxa"/>
            <w:tcBorders>
              <w:top w:val="single" w:sz="4" w:space="0" w:color="auto"/>
              <w:left w:val="single" w:sz="4" w:space="0" w:color="auto"/>
              <w:bottom w:val="single" w:sz="4" w:space="0" w:color="auto"/>
              <w:right w:val="single" w:sz="4" w:space="0" w:color="auto"/>
            </w:tcBorders>
          </w:tcPr>
          <w:p w14:paraId="2CB5A3AB" w14:textId="77777777" w:rsidR="005E6B6C" w:rsidRPr="003535A5" w:rsidRDefault="005E6B6C" w:rsidP="00540CBB">
            <w:pPr>
              <w:spacing w:before="60" w:after="60"/>
              <w:jc w:val="left"/>
              <w:rPr>
                <w:sz w:val="16"/>
                <w:szCs w:val="16"/>
              </w:rPr>
            </w:pPr>
          </w:p>
        </w:tc>
      </w:tr>
      <w:tr w:rsidR="005E6B6C" w:rsidRPr="003535A5" w14:paraId="373A56B0" w14:textId="77777777" w:rsidTr="00540CBB">
        <w:tc>
          <w:tcPr>
            <w:tcW w:w="1242" w:type="dxa"/>
            <w:tcBorders>
              <w:top w:val="single" w:sz="4" w:space="0" w:color="auto"/>
              <w:left w:val="single" w:sz="4" w:space="0" w:color="auto"/>
              <w:bottom w:val="single" w:sz="4" w:space="0" w:color="auto"/>
              <w:right w:val="single" w:sz="4" w:space="0" w:color="auto"/>
            </w:tcBorders>
          </w:tcPr>
          <w:p w14:paraId="7B6F6911"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C1EAD8E" w14:textId="77777777" w:rsidR="005E6B6C" w:rsidRPr="003535A5" w:rsidRDefault="005E6B6C" w:rsidP="00540CBB">
            <w:pPr>
              <w:spacing w:before="60" w:after="60"/>
              <w:jc w:val="left"/>
              <w:rPr>
                <w:sz w:val="16"/>
                <w:szCs w:val="16"/>
              </w:rPr>
            </w:pPr>
            <w:r w:rsidRPr="003535A5">
              <w:rPr>
                <w:sz w:val="16"/>
                <w:szCs w:val="16"/>
              </w:rPr>
              <w:t>ttf</w:t>
            </w:r>
          </w:p>
        </w:tc>
        <w:tc>
          <w:tcPr>
            <w:tcW w:w="6379" w:type="dxa"/>
            <w:tcBorders>
              <w:top w:val="single" w:sz="4" w:space="0" w:color="auto"/>
              <w:left w:val="single" w:sz="4" w:space="0" w:color="auto"/>
              <w:bottom w:val="single" w:sz="4" w:space="0" w:color="auto"/>
              <w:right w:val="single" w:sz="4" w:space="0" w:color="auto"/>
            </w:tcBorders>
          </w:tcPr>
          <w:p w14:paraId="3FF50E82" w14:textId="77777777" w:rsidR="005E6B6C" w:rsidRPr="003535A5" w:rsidRDefault="005E6B6C" w:rsidP="00540CBB">
            <w:pPr>
              <w:spacing w:before="60" w:after="60"/>
              <w:jc w:val="left"/>
              <w:rPr>
                <w:sz w:val="16"/>
                <w:szCs w:val="16"/>
              </w:rPr>
            </w:pPr>
          </w:p>
        </w:tc>
      </w:tr>
      <w:tr w:rsidR="0065752D" w:rsidRPr="003535A5" w14:paraId="2FD4BA36" w14:textId="77777777" w:rsidTr="00540CBB">
        <w:tc>
          <w:tcPr>
            <w:tcW w:w="1242" w:type="dxa"/>
            <w:tcBorders>
              <w:top w:val="single" w:sz="4" w:space="0" w:color="auto"/>
              <w:left w:val="single" w:sz="4" w:space="0" w:color="auto"/>
              <w:bottom w:val="single" w:sz="4" w:space="0" w:color="auto"/>
              <w:right w:val="single" w:sz="4" w:space="0" w:color="auto"/>
            </w:tcBorders>
          </w:tcPr>
          <w:p w14:paraId="541C6006" w14:textId="77777777" w:rsidR="0065752D" w:rsidRPr="003535A5" w:rsidRDefault="0065752D"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F9CA7F6" w14:textId="77777777" w:rsidR="0065752D" w:rsidRPr="003535A5" w:rsidRDefault="0065752D" w:rsidP="00540CBB">
            <w:pPr>
              <w:spacing w:before="60" w:after="60"/>
              <w:jc w:val="left"/>
              <w:rPr>
                <w:sz w:val="16"/>
                <w:szCs w:val="16"/>
              </w:rPr>
            </w:pPr>
            <w:r w:rsidRPr="003535A5">
              <w:rPr>
                <w:sz w:val="16"/>
                <w:szCs w:val="16"/>
              </w:rPr>
              <w:t>lua</w:t>
            </w:r>
          </w:p>
        </w:tc>
        <w:tc>
          <w:tcPr>
            <w:tcW w:w="6379" w:type="dxa"/>
            <w:tcBorders>
              <w:top w:val="single" w:sz="4" w:space="0" w:color="auto"/>
              <w:left w:val="single" w:sz="4" w:space="0" w:color="auto"/>
              <w:bottom w:val="single" w:sz="4" w:space="0" w:color="auto"/>
              <w:right w:val="single" w:sz="4" w:space="0" w:color="auto"/>
            </w:tcBorders>
          </w:tcPr>
          <w:p w14:paraId="17E463C8" w14:textId="77777777" w:rsidR="0065752D" w:rsidRPr="003535A5" w:rsidRDefault="0065752D" w:rsidP="00540CBB">
            <w:pPr>
              <w:spacing w:before="60" w:after="60"/>
              <w:jc w:val="left"/>
              <w:rPr>
                <w:sz w:val="16"/>
                <w:szCs w:val="16"/>
              </w:rPr>
            </w:pPr>
          </w:p>
        </w:tc>
      </w:tr>
    </w:tbl>
    <w:p w14:paraId="0EF87932" w14:textId="77777777" w:rsidR="005E6B6C" w:rsidRPr="005E6B6C" w:rsidRDefault="005E6B6C" w:rsidP="005E6B6C"/>
    <w:p w14:paraId="6D4E22E4" w14:textId="77777777" w:rsidR="00A73A7B" w:rsidRPr="003535A5" w:rsidRDefault="00A73A7B" w:rsidP="00531C7D">
      <w:pPr>
        <w:pStyle w:val="Heading3"/>
        <w:numPr>
          <w:ilvl w:val="2"/>
          <w:numId w:val="37"/>
        </w:numPr>
      </w:pPr>
      <w:bookmarkStart w:id="242" w:name="_Toc16161188"/>
      <w:r w:rsidRPr="003535A5">
        <w:t>FileType</w:t>
      </w:r>
      <w:bookmarkEnd w:id="24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09C3C624"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699D79B7"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953491B"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6B2872AA"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28F6DFE1" w14:textId="77777777" w:rsidTr="00BF36C0">
        <w:tc>
          <w:tcPr>
            <w:tcW w:w="1242" w:type="dxa"/>
            <w:tcBorders>
              <w:top w:val="single" w:sz="4" w:space="0" w:color="auto"/>
              <w:left w:val="single" w:sz="4" w:space="0" w:color="auto"/>
              <w:bottom w:val="single" w:sz="4" w:space="0" w:color="auto"/>
              <w:right w:val="single" w:sz="4" w:space="0" w:color="auto"/>
            </w:tcBorders>
          </w:tcPr>
          <w:p w14:paraId="36951996"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103666A" w14:textId="77777777" w:rsidR="005E6B6C" w:rsidRPr="003535A5" w:rsidRDefault="005E6B6C" w:rsidP="00540CBB">
            <w:pPr>
              <w:spacing w:before="60" w:after="60"/>
              <w:jc w:val="left"/>
              <w:rPr>
                <w:sz w:val="16"/>
                <w:szCs w:val="16"/>
              </w:rPr>
            </w:pPr>
            <w:r w:rsidRPr="003535A5">
              <w:rPr>
                <w:sz w:val="16"/>
                <w:szCs w:val="16"/>
              </w:rPr>
              <w:t>FileType</w:t>
            </w:r>
          </w:p>
        </w:tc>
        <w:tc>
          <w:tcPr>
            <w:tcW w:w="6379" w:type="dxa"/>
            <w:tcBorders>
              <w:top w:val="single" w:sz="4" w:space="0" w:color="auto"/>
              <w:left w:val="single" w:sz="4" w:space="0" w:color="auto"/>
              <w:bottom w:val="single" w:sz="4" w:space="0" w:color="auto"/>
              <w:right w:val="single" w:sz="4" w:space="0" w:color="auto"/>
            </w:tcBorders>
          </w:tcPr>
          <w:p w14:paraId="4A7C9898" w14:textId="77777777" w:rsidR="005E6B6C" w:rsidRPr="003535A5" w:rsidRDefault="005E6B6C" w:rsidP="00540CBB">
            <w:pPr>
              <w:spacing w:before="60" w:after="60"/>
              <w:jc w:val="left"/>
              <w:rPr>
                <w:sz w:val="16"/>
                <w:szCs w:val="16"/>
              </w:rPr>
            </w:pPr>
            <w:r w:rsidRPr="003535A5">
              <w:rPr>
                <w:sz w:val="16"/>
                <w:szCs w:val="16"/>
              </w:rPr>
              <w:t>The type of an external file</w:t>
            </w:r>
          </w:p>
        </w:tc>
      </w:tr>
      <w:tr w:rsidR="005E6B6C" w:rsidRPr="003535A5" w14:paraId="4FBD1B86" w14:textId="77777777" w:rsidTr="00BF36C0">
        <w:tc>
          <w:tcPr>
            <w:tcW w:w="1242" w:type="dxa"/>
            <w:tcBorders>
              <w:top w:val="single" w:sz="4" w:space="0" w:color="auto"/>
              <w:left w:val="single" w:sz="4" w:space="0" w:color="auto"/>
              <w:bottom w:val="single" w:sz="4" w:space="0" w:color="auto"/>
              <w:right w:val="single" w:sz="4" w:space="0" w:color="auto"/>
            </w:tcBorders>
          </w:tcPr>
          <w:p w14:paraId="21F77A5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E1DB0B4" w14:textId="77777777" w:rsidR="005E6B6C" w:rsidRPr="003535A5" w:rsidRDefault="005E6B6C" w:rsidP="00540CBB">
            <w:pPr>
              <w:spacing w:before="60" w:after="60"/>
              <w:jc w:val="left"/>
              <w:rPr>
                <w:sz w:val="16"/>
                <w:szCs w:val="16"/>
              </w:rPr>
            </w:pPr>
            <w:r w:rsidRPr="003535A5">
              <w:rPr>
                <w:sz w:val="16"/>
                <w:szCs w:val="16"/>
              </w:rPr>
              <w:t>font</w:t>
            </w:r>
          </w:p>
        </w:tc>
        <w:tc>
          <w:tcPr>
            <w:tcW w:w="6379" w:type="dxa"/>
            <w:tcBorders>
              <w:top w:val="single" w:sz="4" w:space="0" w:color="auto"/>
              <w:left w:val="single" w:sz="4" w:space="0" w:color="auto"/>
              <w:bottom w:val="single" w:sz="4" w:space="0" w:color="auto"/>
              <w:right w:val="single" w:sz="4" w:space="0" w:color="auto"/>
            </w:tcBorders>
          </w:tcPr>
          <w:p w14:paraId="4410B358" w14:textId="77777777" w:rsidR="005E6B6C" w:rsidRPr="003535A5" w:rsidRDefault="005E6B6C" w:rsidP="00540CBB">
            <w:pPr>
              <w:spacing w:before="60" w:after="60"/>
              <w:jc w:val="left"/>
              <w:rPr>
                <w:sz w:val="16"/>
                <w:szCs w:val="16"/>
              </w:rPr>
            </w:pPr>
            <w:r w:rsidRPr="003535A5">
              <w:rPr>
                <w:sz w:val="16"/>
                <w:szCs w:val="16"/>
              </w:rPr>
              <w:t>A font file</w:t>
            </w:r>
          </w:p>
        </w:tc>
      </w:tr>
      <w:tr w:rsidR="005E6B6C" w:rsidRPr="003535A5" w14:paraId="68AA9E75" w14:textId="77777777" w:rsidTr="00BF36C0">
        <w:tc>
          <w:tcPr>
            <w:tcW w:w="1242" w:type="dxa"/>
            <w:tcBorders>
              <w:top w:val="single" w:sz="4" w:space="0" w:color="auto"/>
              <w:left w:val="single" w:sz="4" w:space="0" w:color="auto"/>
              <w:bottom w:val="single" w:sz="4" w:space="0" w:color="auto"/>
              <w:right w:val="single" w:sz="4" w:space="0" w:color="auto"/>
            </w:tcBorders>
          </w:tcPr>
          <w:p w14:paraId="24D5B461"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575B8C4" w14:textId="77777777" w:rsidR="005E6B6C" w:rsidRPr="003535A5" w:rsidRDefault="005E6B6C" w:rsidP="00540CBB">
            <w:pPr>
              <w:spacing w:before="60" w:after="60"/>
              <w:jc w:val="left"/>
              <w:rPr>
                <w:sz w:val="16"/>
                <w:szCs w:val="16"/>
              </w:rPr>
            </w:pPr>
            <w:r w:rsidRPr="003535A5">
              <w:rPr>
                <w:sz w:val="16"/>
                <w:szCs w:val="16"/>
              </w:rPr>
              <w:t>areaFill</w:t>
            </w:r>
          </w:p>
        </w:tc>
        <w:tc>
          <w:tcPr>
            <w:tcW w:w="6379" w:type="dxa"/>
            <w:tcBorders>
              <w:top w:val="single" w:sz="4" w:space="0" w:color="auto"/>
              <w:left w:val="single" w:sz="4" w:space="0" w:color="auto"/>
              <w:bottom w:val="single" w:sz="4" w:space="0" w:color="auto"/>
              <w:right w:val="single" w:sz="4" w:space="0" w:color="auto"/>
            </w:tcBorders>
          </w:tcPr>
          <w:p w14:paraId="003E14A5" w14:textId="77777777" w:rsidR="005E6B6C" w:rsidRPr="003535A5" w:rsidRDefault="005E6B6C" w:rsidP="00540CBB">
            <w:pPr>
              <w:spacing w:before="60" w:after="60"/>
              <w:jc w:val="left"/>
              <w:rPr>
                <w:sz w:val="16"/>
                <w:szCs w:val="16"/>
              </w:rPr>
            </w:pPr>
            <w:r w:rsidRPr="003535A5">
              <w:rPr>
                <w:sz w:val="16"/>
                <w:szCs w:val="16"/>
              </w:rPr>
              <w:t>A file describing an area fill</w:t>
            </w:r>
          </w:p>
        </w:tc>
      </w:tr>
      <w:tr w:rsidR="005E6B6C" w:rsidRPr="003535A5" w14:paraId="53CBC6B5" w14:textId="77777777" w:rsidTr="00BF36C0">
        <w:tc>
          <w:tcPr>
            <w:tcW w:w="1242" w:type="dxa"/>
            <w:tcBorders>
              <w:top w:val="single" w:sz="4" w:space="0" w:color="auto"/>
              <w:left w:val="single" w:sz="4" w:space="0" w:color="auto"/>
              <w:bottom w:val="single" w:sz="4" w:space="0" w:color="auto"/>
              <w:right w:val="single" w:sz="4" w:space="0" w:color="auto"/>
            </w:tcBorders>
          </w:tcPr>
          <w:p w14:paraId="748DE843"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31440F0" w14:textId="77777777" w:rsidR="005E6B6C" w:rsidRPr="003535A5" w:rsidRDefault="005E6B6C" w:rsidP="00540CBB">
            <w:pPr>
              <w:spacing w:before="60" w:after="60"/>
              <w:jc w:val="left"/>
              <w:rPr>
                <w:sz w:val="16"/>
                <w:szCs w:val="16"/>
              </w:rPr>
            </w:pPr>
            <w:r w:rsidRPr="003535A5">
              <w:rPr>
                <w:sz w:val="16"/>
                <w:szCs w:val="16"/>
              </w:rPr>
              <w:t>lineStyle</w:t>
            </w:r>
          </w:p>
        </w:tc>
        <w:tc>
          <w:tcPr>
            <w:tcW w:w="6379" w:type="dxa"/>
            <w:tcBorders>
              <w:top w:val="single" w:sz="4" w:space="0" w:color="auto"/>
              <w:left w:val="single" w:sz="4" w:space="0" w:color="auto"/>
              <w:bottom w:val="single" w:sz="4" w:space="0" w:color="auto"/>
              <w:right w:val="single" w:sz="4" w:space="0" w:color="auto"/>
            </w:tcBorders>
          </w:tcPr>
          <w:p w14:paraId="3B0BEE8F" w14:textId="77777777" w:rsidR="005E6B6C" w:rsidRPr="003535A5" w:rsidRDefault="005E6B6C" w:rsidP="00540CBB">
            <w:pPr>
              <w:spacing w:before="60" w:after="60"/>
              <w:jc w:val="left"/>
              <w:rPr>
                <w:sz w:val="16"/>
                <w:szCs w:val="16"/>
              </w:rPr>
            </w:pPr>
            <w:r w:rsidRPr="003535A5">
              <w:rPr>
                <w:sz w:val="16"/>
                <w:szCs w:val="16"/>
              </w:rPr>
              <w:t>A file describing a line style</w:t>
            </w:r>
          </w:p>
        </w:tc>
      </w:tr>
      <w:tr w:rsidR="005E6B6C" w:rsidRPr="003535A5" w14:paraId="1A8ED1C6" w14:textId="77777777" w:rsidTr="00BF36C0">
        <w:tc>
          <w:tcPr>
            <w:tcW w:w="1242" w:type="dxa"/>
            <w:tcBorders>
              <w:top w:val="single" w:sz="4" w:space="0" w:color="auto"/>
              <w:left w:val="single" w:sz="4" w:space="0" w:color="auto"/>
              <w:bottom w:val="single" w:sz="4" w:space="0" w:color="auto"/>
              <w:right w:val="single" w:sz="4" w:space="0" w:color="auto"/>
            </w:tcBorders>
          </w:tcPr>
          <w:p w14:paraId="4B92E7A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DCE63C3" w14:textId="77777777" w:rsidR="005E6B6C" w:rsidRPr="003535A5" w:rsidRDefault="005E6B6C" w:rsidP="00540CBB">
            <w:pPr>
              <w:spacing w:before="60" w:after="60"/>
              <w:jc w:val="left"/>
              <w:rPr>
                <w:sz w:val="16"/>
                <w:szCs w:val="16"/>
              </w:rPr>
            </w:pPr>
            <w:r w:rsidRPr="003535A5">
              <w:rPr>
                <w:sz w:val="16"/>
                <w:szCs w:val="16"/>
              </w:rPr>
              <w:t>symbol</w:t>
            </w:r>
          </w:p>
        </w:tc>
        <w:tc>
          <w:tcPr>
            <w:tcW w:w="6379" w:type="dxa"/>
            <w:tcBorders>
              <w:top w:val="single" w:sz="4" w:space="0" w:color="auto"/>
              <w:left w:val="single" w:sz="4" w:space="0" w:color="auto"/>
              <w:bottom w:val="single" w:sz="4" w:space="0" w:color="auto"/>
              <w:right w:val="single" w:sz="4" w:space="0" w:color="auto"/>
            </w:tcBorders>
          </w:tcPr>
          <w:p w14:paraId="51D6051C" w14:textId="77777777" w:rsidR="005E6B6C" w:rsidRPr="003535A5" w:rsidRDefault="005E6B6C" w:rsidP="00540CBB">
            <w:pPr>
              <w:spacing w:before="60" w:after="60"/>
              <w:jc w:val="left"/>
              <w:rPr>
                <w:sz w:val="16"/>
                <w:szCs w:val="16"/>
              </w:rPr>
            </w:pPr>
            <w:r w:rsidRPr="003535A5">
              <w:rPr>
                <w:sz w:val="16"/>
                <w:szCs w:val="16"/>
              </w:rPr>
              <w:t>A file describing a symbol</w:t>
            </w:r>
          </w:p>
        </w:tc>
      </w:tr>
      <w:tr w:rsidR="005E6B6C" w:rsidRPr="003535A5" w14:paraId="5187A1AB" w14:textId="77777777" w:rsidTr="00BF36C0">
        <w:tc>
          <w:tcPr>
            <w:tcW w:w="1242" w:type="dxa"/>
            <w:tcBorders>
              <w:top w:val="single" w:sz="4" w:space="0" w:color="auto"/>
              <w:left w:val="single" w:sz="4" w:space="0" w:color="auto"/>
              <w:bottom w:val="single" w:sz="4" w:space="0" w:color="auto"/>
              <w:right w:val="single" w:sz="4" w:space="0" w:color="auto"/>
            </w:tcBorders>
          </w:tcPr>
          <w:p w14:paraId="74126128"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0263FA2" w14:textId="77777777" w:rsidR="005E6B6C" w:rsidRPr="003535A5" w:rsidRDefault="005E6B6C" w:rsidP="00540CBB">
            <w:pPr>
              <w:spacing w:before="60" w:after="60"/>
              <w:jc w:val="left"/>
              <w:rPr>
                <w:sz w:val="16"/>
                <w:szCs w:val="16"/>
              </w:rPr>
            </w:pPr>
            <w:r w:rsidRPr="003535A5">
              <w:rPr>
                <w:sz w:val="16"/>
                <w:szCs w:val="16"/>
              </w:rPr>
              <w:t>colorProfile</w:t>
            </w:r>
          </w:p>
        </w:tc>
        <w:tc>
          <w:tcPr>
            <w:tcW w:w="6379" w:type="dxa"/>
            <w:tcBorders>
              <w:top w:val="single" w:sz="4" w:space="0" w:color="auto"/>
              <w:left w:val="single" w:sz="4" w:space="0" w:color="auto"/>
              <w:bottom w:val="single" w:sz="4" w:space="0" w:color="auto"/>
              <w:right w:val="single" w:sz="4" w:space="0" w:color="auto"/>
            </w:tcBorders>
          </w:tcPr>
          <w:p w14:paraId="5663E651" w14:textId="77777777" w:rsidR="005E6B6C" w:rsidRPr="003535A5" w:rsidRDefault="005E6B6C" w:rsidP="00540CBB">
            <w:pPr>
              <w:spacing w:before="60" w:after="60"/>
              <w:jc w:val="left"/>
              <w:rPr>
                <w:sz w:val="16"/>
                <w:szCs w:val="16"/>
              </w:rPr>
            </w:pPr>
            <w:r w:rsidRPr="003535A5">
              <w:rPr>
                <w:sz w:val="16"/>
                <w:szCs w:val="16"/>
              </w:rPr>
              <w:t>A file describing a colour profile</w:t>
            </w:r>
          </w:p>
        </w:tc>
      </w:tr>
      <w:tr w:rsidR="005E6B6C" w:rsidRPr="003535A5" w14:paraId="5A9D0F8C" w14:textId="77777777" w:rsidTr="00BF36C0">
        <w:tc>
          <w:tcPr>
            <w:tcW w:w="1242" w:type="dxa"/>
            <w:tcBorders>
              <w:top w:val="single" w:sz="4" w:space="0" w:color="auto"/>
              <w:left w:val="single" w:sz="4" w:space="0" w:color="auto"/>
              <w:bottom w:val="single" w:sz="4" w:space="0" w:color="auto"/>
              <w:right w:val="single" w:sz="4" w:space="0" w:color="auto"/>
            </w:tcBorders>
          </w:tcPr>
          <w:p w14:paraId="5B52091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533ADBD" w14:textId="77777777" w:rsidR="005E6B6C" w:rsidRPr="003535A5" w:rsidRDefault="005E6B6C" w:rsidP="00540CBB">
            <w:pPr>
              <w:spacing w:before="60" w:after="60"/>
              <w:jc w:val="left"/>
              <w:rPr>
                <w:sz w:val="16"/>
                <w:szCs w:val="16"/>
              </w:rPr>
            </w:pPr>
            <w:r w:rsidRPr="003535A5">
              <w:rPr>
                <w:sz w:val="16"/>
                <w:szCs w:val="16"/>
              </w:rPr>
              <w:t>pixmap</w:t>
            </w:r>
          </w:p>
        </w:tc>
        <w:tc>
          <w:tcPr>
            <w:tcW w:w="6379" w:type="dxa"/>
            <w:tcBorders>
              <w:top w:val="single" w:sz="4" w:space="0" w:color="auto"/>
              <w:left w:val="single" w:sz="4" w:space="0" w:color="auto"/>
              <w:bottom w:val="single" w:sz="4" w:space="0" w:color="auto"/>
              <w:right w:val="single" w:sz="4" w:space="0" w:color="auto"/>
            </w:tcBorders>
          </w:tcPr>
          <w:p w14:paraId="5A9D2B90" w14:textId="77777777" w:rsidR="005E6B6C" w:rsidRPr="003535A5" w:rsidRDefault="005E6B6C" w:rsidP="00540CBB">
            <w:pPr>
              <w:spacing w:before="60" w:after="60"/>
              <w:jc w:val="left"/>
              <w:rPr>
                <w:sz w:val="16"/>
                <w:szCs w:val="16"/>
              </w:rPr>
            </w:pPr>
            <w:r w:rsidRPr="003535A5">
              <w:rPr>
                <w:sz w:val="16"/>
                <w:szCs w:val="16"/>
              </w:rPr>
              <w:t>A file describing a pixmap</w:t>
            </w:r>
          </w:p>
        </w:tc>
      </w:tr>
      <w:tr w:rsidR="005E6B6C" w:rsidRPr="003535A5" w14:paraId="7F51A858" w14:textId="77777777" w:rsidTr="00BF36C0">
        <w:tc>
          <w:tcPr>
            <w:tcW w:w="1242" w:type="dxa"/>
            <w:tcBorders>
              <w:top w:val="single" w:sz="4" w:space="0" w:color="auto"/>
              <w:left w:val="single" w:sz="4" w:space="0" w:color="auto"/>
              <w:bottom w:val="single" w:sz="4" w:space="0" w:color="auto"/>
              <w:right w:val="single" w:sz="4" w:space="0" w:color="auto"/>
            </w:tcBorders>
          </w:tcPr>
          <w:p w14:paraId="566A5EB3"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9BFE7FF" w14:textId="77777777" w:rsidR="005E6B6C" w:rsidRPr="003535A5" w:rsidRDefault="005E6B6C" w:rsidP="00540CBB">
            <w:pPr>
              <w:spacing w:before="60" w:after="60"/>
              <w:jc w:val="left"/>
              <w:rPr>
                <w:sz w:val="16"/>
                <w:szCs w:val="16"/>
              </w:rPr>
            </w:pPr>
            <w:r w:rsidRPr="003535A5">
              <w:rPr>
                <w:sz w:val="16"/>
                <w:szCs w:val="16"/>
              </w:rPr>
              <w:t>rules</w:t>
            </w:r>
          </w:p>
        </w:tc>
        <w:tc>
          <w:tcPr>
            <w:tcW w:w="6379" w:type="dxa"/>
            <w:tcBorders>
              <w:top w:val="single" w:sz="4" w:space="0" w:color="auto"/>
              <w:left w:val="single" w:sz="4" w:space="0" w:color="auto"/>
              <w:bottom w:val="single" w:sz="4" w:space="0" w:color="auto"/>
              <w:right w:val="single" w:sz="4" w:space="0" w:color="auto"/>
            </w:tcBorders>
          </w:tcPr>
          <w:p w14:paraId="6233FBD9" w14:textId="77777777" w:rsidR="005E6B6C" w:rsidRPr="003535A5" w:rsidRDefault="005E6B6C" w:rsidP="00540CBB">
            <w:pPr>
              <w:spacing w:before="60" w:after="60"/>
              <w:jc w:val="left"/>
              <w:rPr>
                <w:sz w:val="16"/>
                <w:szCs w:val="16"/>
              </w:rPr>
            </w:pPr>
            <w:r w:rsidRPr="003535A5">
              <w:rPr>
                <w:sz w:val="16"/>
                <w:szCs w:val="16"/>
              </w:rPr>
              <w:t xml:space="preserve">A file containing </w:t>
            </w:r>
            <w:r w:rsidR="008D4020" w:rsidRPr="003535A5">
              <w:rPr>
                <w:sz w:val="16"/>
                <w:szCs w:val="16"/>
              </w:rPr>
              <w:t xml:space="preserve">portrayal </w:t>
            </w:r>
            <w:r w:rsidRPr="003535A5">
              <w:rPr>
                <w:sz w:val="16"/>
                <w:szCs w:val="16"/>
              </w:rPr>
              <w:t>rules</w:t>
            </w:r>
          </w:p>
        </w:tc>
      </w:tr>
      <w:tr w:rsidR="00BF36C0" w:rsidRPr="003535A5" w14:paraId="21A45F36" w14:textId="77777777" w:rsidTr="00BF36C0">
        <w:tc>
          <w:tcPr>
            <w:tcW w:w="1242" w:type="dxa"/>
            <w:tcBorders>
              <w:top w:val="single" w:sz="4" w:space="0" w:color="auto"/>
              <w:left w:val="single" w:sz="4" w:space="0" w:color="auto"/>
              <w:bottom w:val="single" w:sz="4" w:space="0" w:color="auto"/>
              <w:right w:val="single" w:sz="4" w:space="0" w:color="auto"/>
            </w:tcBorders>
          </w:tcPr>
          <w:p w14:paraId="7AB4231D" w14:textId="77777777" w:rsidR="00BF36C0" w:rsidRPr="003535A5" w:rsidRDefault="00BF36C0" w:rsidP="00BF36C0">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BB40625" w14:textId="77777777" w:rsidR="00BF36C0" w:rsidRPr="003535A5" w:rsidRDefault="00BF36C0" w:rsidP="00BF36C0">
            <w:pPr>
              <w:spacing w:before="60" w:after="60"/>
              <w:jc w:val="left"/>
              <w:rPr>
                <w:sz w:val="16"/>
                <w:szCs w:val="16"/>
              </w:rPr>
            </w:pPr>
            <w:r>
              <w:rPr>
                <w:sz w:val="16"/>
                <w:szCs w:val="16"/>
              </w:rPr>
              <w:t>styleSheet</w:t>
            </w:r>
          </w:p>
        </w:tc>
        <w:tc>
          <w:tcPr>
            <w:tcW w:w="6379" w:type="dxa"/>
            <w:tcBorders>
              <w:top w:val="single" w:sz="4" w:space="0" w:color="auto"/>
              <w:left w:val="single" w:sz="4" w:space="0" w:color="auto"/>
              <w:bottom w:val="single" w:sz="4" w:space="0" w:color="auto"/>
              <w:right w:val="single" w:sz="4" w:space="0" w:color="auto"/>
            </w:tcBorders>
          </w:tcPr>
          <w:p w14:paraId="745CA7F5" w14:textId="77777777" w:rsidR="00BF36C0" w:rsidRPr="003535A5" w:rsidRDefault="00BF36C0" w:rsidP="00BF36C0">
            <w:pPr>
              <w:spacing w:before="60" w:after="60"/>
              <w:jc w:val="left"/>
              <w:rPr>
                <w:sz w:val="16"/>
                <w:szCs w:val="16"/>
              </w:rPr>
            </w:pPr>
            <w:r>
              <w:rPr>
                <w:sz w:val="16"/>
                <w:szCs w:val="16"/>
              </w:rPr>
              <w:t>A file containing styles for symbols</w:t>
            </w:r>
          </w:p>
        </w:tc>
      </w:tr>
      <w:tr w:rsidR="004E1D86" w:rsidRPr="003535A5" w14:paraId="0E56786A" w14:textId="77777777" w:rsidTr="00BF36C0">
        <w:trPr>
          <w:ins w:id="243" w:author="David M. Grant" w:date="2019-08-08T11:28:00Z"/>
        </w:trPr>
        <w:tc>
          <w:tcPr>
            <w:tcW w:w="1242" w:type="dxa"/>
            <w:tcBorders>
              <w:top w:val="single" w:sz="4" w:space="0" w:color="auto"/>
              <w:left w:val="single" w:sz="4" w:space="0" w:color="auto"/>
              <w:bottom w:val="single" w:sz="4" w:space="0" w:color="auto"/>
              <w:right w:val="single" w:sz="4" w:space="0" w:color="auto"/>
            </w:tcBorders>
          </w:tcPr>
          <w:p w14:paraId="39E5622D" w14:textId="77777777" w:rsidR="004E1D86" w:rsidRPr="003535A5" w:rsidRDefault="004E1D86" w:rsidP="00BF36C0">
            <w:pPr>
              <w:spacing w:before="60" w:after="60"/>
              <w:jc w:val="left"/>
              <w:rPr>
                <w:ins w:id="244" w:author="David M. Grant" w:date="2019-08-08T11:28:00Z"/>
                <w:sz w:val="16"/>
                <w:szCs w:val="16"/>
              </w:rPr>
            </w:pPr>
            <w:ins w:id="245" w:author="David M. Grant" w:date="2019-08-08T11:28:00Z">
              <w:r>
                <w:rPr>
                  <w:sz w:val="16"/>
                  <w:szCs w:val="16"/>
                </w:rPr>
                <w:t>Enumeration</w:t>
              </w:r>
            </w:ins>
          </w:p>
        </w:tc>
        <w:tc>
          <w:tcPr>
            <w:tcW w:w="1843" w:type="dxa"/>
            <w:tcBorders>
              <w:top w:val="single" w:sz="4" w:space="0" w:color="auto"/>
              <w:left w:val="single" w:sz="4" w:space="0" w:color="auto"/>
              <w:bottom w:val="single" w:sz="4" w:space="0" w:color="auto"/>
              <w:right w:val="single" w:sz="4" w:space="0" w:color="auto"/>
            </w:tcBorders>
          </w:tcPr>
          <w:p w14:paraId="2FF41DBC" w14:textId="77777777" w:rsidR="004E1D86" w:rsidRDefault="004E1D86" w:rsidP="00BF36C0">
            <w:pPr>
              <w:spacing w:before="60" w:after="60"/>
              <w:jc w:val="left"/>
              <w:rPr>
                <w:ins w:id="246" w:author="David M. Grant" w:date="2019-08-08T11:28:00Z"/>
                <w:sz w:val="16"/>
                <w:szCs w:val="16"/>
              </w:rPr>
            </w:pPr>
            <w:ins w:id="247" w:author="David M. Grant" w:date="2019-08-08T11:28:00Z">
              <w:r>
                <w:rPr>
                  <w:sz w:val="16"/>
                  <w:szCs w:val="16"/>
                </w:rPr>
                <w:t>alertCatalog</w:t>
              </w:r>
            </w:ins>
          </w:p>
        </w:tc>
        <w:tc>
          <w:tcPr>
            <w:tcW w:w="6379" w:type="dxa"/>
            <w:tcBorders>
              <w:top w:val="single" w:sz="4" w:space="0" w:color="auto"/>
              <w:left w:val="single" w:sz="4" w:space="0" w:color="auto"/>
              <w:bottom w:val="single" w:sz="4" w:space="0" w:color="auto"/>
              <w:right w:val="single" w:sz="4" w:space="0" w:color="auto"/>
            </w:tcBorders>
          </w:tcPr>
          <w:p w14:paraId="4325706A" w14:textId="77777777" w:rsidR="004E1D86" w:rsidRDefault="004E1D86" w:rsidP="00BF36C0">
            <w:pPr>
              <w:spacing w:before="60" w:after="60"/>
              <w:jc w:val="left"/>
              <w:rPr>
                <w:ins w:id="248" w:author="David M. Grant" w:date="2019-08-08T11:28:00Z"/>
                <w:sz w:val="16"/>
                <w:szCs w:val="16"/>
              </w:rPr>
            </w:pPr>
            <w:ins w:id="249" w:author="David M. Grant" w:date="2019-08-08T11:28:00Z">
              <w:r>
                <w:rPr>
                  <w:sz w:val="16"/>
                  <w:szCs w:val="16"/>
                </w:rPr>
                <w:t>A file containing an alert catalog</w:t>
              </w:r>
            </w:ins>
          </w:p>
        </w:tc>
      </w:tr>
    </w:tbl>
    <w:p w14:paraId="26562F2F" w14:textId="77777777" w:rsidR="005E6B6C" w:rsidRPr="003535A5" w:rsidRDefault="005E6B6C" w:rsidP="005E6B6C"/>
    <w:p w14:paraId="535CEC26" w14:textId="77777777" w:rsidR="00A73A7B" w:rsidRPr="003535A5" w:rsidRDefault="00A73A7B" w:rsidP="00531C7D">
      <w:pPr>
        <w:pStyle w:val="Heading3"/>
        <w:keepLines/>
        <w:numPr>
          <w:ilvl w:val="2"/>
          <w:numId w:val="37"/>
        </w:numPr>
      </w:pPr>
      <w:bookmarkStart w:id="250" w:name="_Toc16161189"/>
      <w:r w:rsidRPr="003535A5">
        <w:t>RuleType</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6895C5CD"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2EDC51FC" w14:textId="77777777" w:rsidR="005E6B6C" w:rsidRPr="003535A5" w:rsidRDefault="005E6B6C" w:rsidP="00540CBB">
            <w:pPr>
              <w:keepNext/>
              <w:keepLines/>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54204C4" w14:textId="77777777" w:rsidR="005E6B6C" w:rsidRPr="003535A5" w:rsidRDefault="005E6B6C" w:rsidP="00540CBB">
            <w:pPr>
              <w:keepNext/>
              <w:keepLines/>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60BDB356" w14:textId="77777777" w:rsidR="005E6B6C" w:rsidRPr="003535A5" w:rsidRDefault="005E6B6C" w:rsidP="00540CBB">
            <w:pPr>
              <w:keepNext/>
              <w:keepLines/>
              <w:spacing w:before="60" w:after="60"/>
              <w:jc w:val="left"/>
              <w:rPr>
                <w:b/>
                <w:sz w:val="16"/>
                <w:szCs w:val="16"/>
              </w:rPr>
            </w:pPr>
            <w:r w:rsidRPr="003535A5">
              <w:rPr>
                <w:b/>
                <w:sz w:val="16"/>
                <w:szCs w:val="16"/>
              </w:rPr>
              <w:t>Description</w:t>
            </w:r>
          </w:p>
        </w:tc>
      </w:tr>
      <w:tr w:rsidR="005E6B6C" w:rsidRPr="003535A5" w14:paraId="62113054" w14:textId="77777777" w:rsidTr="00540CBB">
        <w:tc>
          <w:tcPr>
            <w:tcW w:w="1242" w:type="dxa"/>
            <w:tcBorders>
              <w:top w:val="single" w:sz="4" w:space="0" w:color="auto"/>
              <w:left w:val="single" w:sz="4" w:space="0" w:color="auto"/>
              <w:bottom w:val="single" w:sz="4" w:space="0" w:color="auto"/>
              <w:right w:val="single" w:sz="4" w:space="0" w:color="auto"/>
            </w:tcBorders>
          </w:tcPr>
          <w:p w14:paraId="54D24853" w14:textId="77777777" w:rsidR="005E6B6C" w:rsidRPr="003535A5" w:rsidRDefault="005E6B6C" w:rsidP="00540CBB">
            <w:pPr>
              <w:keepNext/>
              <w:keepLines/>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222D85D9" w14:textId="77777777" w:rsidR="005E6B6C" w:rsidRPr="003535A5" w:rsidRDefault="005E6B6C" w:rsidP="00540CBB">
            <w:pPr>
              <w:keepNext/>
              <w:keepLines/>
              <w:spacing w:before="60" w:after="60"/>
              <w:jc w:val="left"/>
              <w:rPr>
                <w:sz w:val="16"/>
                <w:szCs w:val="16"/>
              </w:rPr>
            </w:pPr>
            <w:r w:rsidRPr="003535A5">
              <w:rPr>
                <w:sz w:val="16"/>
                <w:szCs w:val="16"/>
              </w:rPr>
              <w:t>RuleType</w:t>
            </w:r>
          </w:p>
        </w:tc>
        <w:tc>
          <w:tcPr>
            <w:tcW w:w="6379" w:type="dxa"/>
            <w:tcBorders>
              <w:top w:val="single" w:sz="4" w:space="0" w:color="auto"/>
              <w:left w:val="single" w:sz="4" w:space="0" w:color="auto"/>
              <w:bottom w:val="single" w:sz="4" w:space="0" w:color="auto"/>
              <w:right w:val="single" w:sz="4" w:space="0" w:color="auto"/>
            </w:tcBorders>
          </w:tcPr>
          <w:p w14:paraId="4774ACAC" w14:textId="77777777" w:rsidR="005E6B6C" w:rsidRPr="003535A5" w:rsidRDefault="005E6B6C" w:rsidP="00540CBB">
            <w:pPr>
              <w:keepNext/>
              <w:keepLines/>
              <w:spacing w:before="60" w:after="60"/>
              <w:jc w:val="left"/>
              <w:rPr>
                <w:sz w:val="16"/>
                <w:szCs w:val="16"/>
              </w:rPr>
            </w:pPr>
            <w:r w:rsidRPr="003535A5">
              <w:rPr>
                <w:sz w:val="16"/>
                <w:szCs w:val="16"/>
              </w:rPr>
              <w:t>The type o</w:t>
            </w:r>
            <w:r w:rsidR="00540CBB" w:rsidRPr="003535A5">
              <w:rPr>
                <w:sz w:val="16"/>
                <w:szCs w:val="16"/>
              </w:rPr>
              <w:t xml:space="preserve">f templates within a </w:t>
            </w:r>
            <w:r w:rsidR="00DE6026" w:rsidRPr="003535A5">
              <w:rPr>
                <w:sz w:val="16"/>
                <w:szCs w:val="16"/>
              </w:rPr>
              <w:t xml:space="preserve">rule </w:t>
            </w:r>
            <w:r w:rsidR="00540CBB" w:rsidRPr="003535A5">
              <w:rPr>
                <w:sz w:val="16"/>
                <w:szCs w:val="16"/>
              </w:rPr>
              <w:t>file</w:t>
            </w:r>
          </w:p>
        </w:tc>
      </w:tr>
      <w:tr w:rsidR="005E6B6C" w:rsidRPr="003535A5" w14:paraId="785272FA" w14:textId="77777777" w:rsidTr="00540CBB">
        <w:tc>
          <w:tcPr>
            <w:tcW w:w="1242" w:type="dxa"/>
            <w:tcBorders>
              <w:top w:val="single" w:sz="4" w:space="0" w:color="auto"/>
              <w:left w:val="single" w:sz="4" w:space="0" w:color="auto"/>
              <w:bottom w:val="single" w:sz="4" w:space="0" w:color="auto"/>
              <w:right w:val="single" w:sz="4" w:space="0" w:color="auto"/>
            </w:tcBorders>
          </w:tcPr>
          <w:p w14:paraId="4877EB4B" w14:textId="77777777" w:rsidR="005E6B6C" w:rsidRPr="003535A5" w:rsidRDefault="005E6B6C" w:rsidP="00540CBB">
            <w:pPr>
              <w:keepNext/>
              <w:keepLines/>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B8A81D9" w14:textId="77777777" w:rsidR="005E6B6C" w:rsidRPr="003535A5" w:rsidRDefault="005E6B6C" w:rsidP="00540CBB">
            <w:pPr>
              <w:keepNext/>
              <w:keepLines/>
              <w:spacing w:before="60" w:after="60"/>
              <w:jc w:val="left"/>
              <w:rPr>
                <w:sz w:val="16"/>
                <w:szCs w:val="16"/>
              </w:rPr>
            </w:pPr>
            <w:r w:rsidRPr="003535A5">
              <w:rPr>
                <w:sz w:val="16"/>
                <w:szCs w:val="16"/>
              </w:rPr>
              <w:t>topLevelTemplate</w:t>
            </w:r>
          </w:p>
        </w:tc>
        <w:tc>
          <w:tcPr>
            <w:tcW w:w="6379" w:type="dxa"/>
            <w:tcBorders>
              <w:top w:val="single" w:sz="4" w:space="0" w:color="auto"/>
              <w:left w:val="single" w:sz="4" w:space="0" w:color="auto"/>
              <w:bottom w:val="single" w:sz="4" w:space="0" w:color="auto"/>
              <w:right w:val="single" w:sz="4" w:space="0" w:color="auto"/>
            </w:tcBorders>
          </w:tcPr>
          <w:p w14:paraId="4BA4475C" w14:textId="77777777" w:rsidR="005E6B6C" w:rsidRPr="003535A5" w:rsidRDefault="005E6B6C" w:rsidP="00540CBB">
            <w:pPr>
              <w:keepNext/>
              <w:keepLines/>
              <w:spacing w:before="60" w:after="60"/>
              <w:jc w:val="left"/>
              <w:rPr>
                <w:sz w:val="16"/>
                <w:szCs w:val="16"/>
              </w:rPr>
            </w:pPr>
            <w:r w:rsidRPr="003535A5">
              <w:rPr>
                <w:sz w:val="16"/>
                <w:szCs w:val="16"/>
              </w:rPr>
              <w:t>The rule file contains a top level template</w:t>
            </w:r>
          </w:p>
        </w:tc>
      </w:tr>
      <w:tr w:rsidR="005E6B6C" w:rsidRPr="003535A5" w14:paraId="47B8B289" w14:textId="77777777" w:rsidTr="00540CBB">
        <w:tc>
          <w:tcPr>
            <w:tcW w:w="1242" w:type="dxa"/>
            <w:tcBorders>
              <w:top w:val="single" w:sz="4" w:space="0" w:color="auto"/>
              <w:left w:val="single" w:sz="4" w:space="0" w:color="auto"/>
              <w:bottom w:val="single" w:sz="4" w:space="0" w:color="auto"/>
              <w:right w:val="single" w:sz="4" w:space="0" w:color="auto"/>
            </w:tcBorders>
          </w:tcPr>
          <w:p w14:paraId="0E11E9DE"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045A5AA" w14:textId="77777777" w:rsidR="005E6B6C" w:rsidRPr="003535A5" w:rsidRDefault="005E6B6C" w:rsidP="00540CBB">
            <w:pPr>
              <w:spacing w:before="60" w:after="60"/>
              <w:jc w:val="left"/>
              <w:rPr>
                <w:sz w:val="16"/>
                <w:szCs w:val="16"/>
              </w:rPr>
            </w:pPr>
            <w:r w:rsidRPr="003535A5">
              <w:rPr>
                <w:sz w:val="16"/>
                <w:szCs w:val="16"/>
              </w:rPr>
              <w:t>subTemplate</w:t>
            </w:r>
          </w:p>
        </w:tc>
        <w:tc>
          <w:tcPr>
            <w:tcW w:w="6379" w:type="dxa"/>
            <w:tcBorders>
              <w:top w:val="single" w:sz="4" w:space="0" w:color="auto"/>
              <w:left w:val="single" w:sz="4" w:space="0" w:color="auto"/>
              <w:bottom w:val="single" w:sz="4" w:space="0" w:color="auto"/>
              <w:right w:val="single" w:sz="4" w:space="0" w:color="auto"/>
            </w:tcBorders>
          </w:tcPr>
          <w:p w14:paraId="6AF1578D" w14:textId="77777777" w:rsidR="005E6B6C" w:rsidRPr="003535A5" w:rsidRDefault="005E6B6C" w:rsidP="00540CBB">
            <w:pPr>
              <w:spacing w:before="60" w:after="60"/>
              <w:jc w:val="left"/>
              <w:rPr>
                <w:sz w:val="16"/>
                <w:szCs w:val="16"/>
              </w:rPr>
            </w:pPr>
            <w:r w:rsidRPr="003535A5">
              <w:rPr>
                <w:sz w:val="16"/>
                <w:szCs w:val="16"/>
              </w:rPr>
              <w:t>The rule file contains templates that are used or called by other templates</w:t>
            </w:r>
          </w:p>
        </w:tc>
      </w:tr>
    </w:tbl>
    <w:p w14:paraId="13A6046B" w14:textId="77777777" w:rsidR="005E6B6C" w:rsidRPr="003535A5" w:rsidRDefault="005E6B6C" w:rsidP="005E6B6C"/>
    <w:p w14:paraId="63043DC2" w14:textId="77777777" w:rsidR="00276BD5" w:rsidRPr="003535A5" w:rsidRDefault="00276BD5" w:rsidP="00540CBB">
      <w:pPr>
        <w:spacing w:after="120"/>
      </w:pPr>
      <w:r w:rsidRPr="003535A5">
        <w:t xml:space="preserve">For schema definition see </w:t>
      </w:r>
      <w:r w:rsidR="005664AC" w:rsidRPr="003535A5">
        <w:t>9-</w:t>
      </w:r>
      <w:r w:rsidRPr="003535A5">
        <w:t>A</w:t>
      </w:r>
      <w:r w:rsidR="005664AC" w:rsidRPr="003535A5">
        <w:t>-5</w:t>
      </w:r>
      <w:r w:rsidRPr="003535A5">
        <w:t xml:space="preserve"> Portrayal Catalogue Schema</w:t>
      </w:r>
    </w:p>
    <w:p w14:paraId="34C220DB" w14:textId="77777777" w:rsidR="00276BD5" w:rsidRPr="005E6B6C" w:rsidRDefault="00276BD5" w:rsidP="005E6B6C"/>
    <w:p w14:paraId="1673422F" w14:textId="77777777" w:rsidR="004E1D86" w:rsidRPr="004E1D86" w:rsidRDefault="004E1D86" w:rsidP="004E1D86">
      <w:pPr>
        <w:pStyle w:val="Heading2"/>
        <w:keepNext/>
        <w:keepLines/>
        <w:numPr>
          <w:ilvl w:val="0"/>
          <w:numId w:val="16"/>
        </w:numPr>
        <w:tabs>
          <w:tab w:val="left" w:pos="907"/>
        </w:tabs>
        <w:spacing w:after="200"/>
        <w:ind w:left="0" w:firstLine="0"/>
        <w:rPr>
          <w:ins w:id="251" w:author="David M. Grant" w:date="2019-08-08T11:31:00Z"/>
        </w:rPr>
      </w:pPr>
      <w:bookmarkStart w:id="252" w:name="_Toc16161190"/>
      <w:ins w:id="253" w:author="David M. Grant" w:date="2019-08-08T11:30:00Z">
        <w:r>
          <w:t>Model of the Alert Catalogue</w:t>
        </w:r>
      </w:ins>
      <w:bookmarkEnd w:id="252"/>
    </w:p>
    <w:p w14:paraId="5EBEC9A2" w14:textId="77777777" w:rsidR="004E1D86" w:rsidRDefault="004E1D86" w:rsidP="004E1D86">
      <w:pPr>
        <w:rPr>
          <w:ins w:id="254" w:author="David M. Grant" w:date="2019-08-08T11:34:00Z"/>
        </w:rPr>
      </w:pPr>
      <w:commentRangeStart w:id="255"/>
      <w:ins w:id="256" w:author="David M. Grant" w:date="2019-08-08T11:33:00Z">
        <w:r>
          <w:pict w14:anchorId="64C8101C">
            <v:shape id="_x0000_i1048" type="#_x0000_t75" style="width:433.5pt;height:431.25pt">
              <v:imagedata r:id="rId38" o:title="UML"/>
            </v:shape>
          </w:pict>
        </w:r>
        <w:commentRangeEnd w:id="255"/>
        <w:r>
          <w:rPr>
            <w:rStyle w:val="CommentReference"/>
          </w:rPr>
          <w:commentReference w:id="255"/>
        </w:r>
      </w:ins>
    </w:p>
    <w:p w14:paraId="584A2D68" w14:textId="77777777" w:rsidR="004E1D86" w:rsidRDefault="004E1D86" w:rsidP="008F1251">
      <w:pPr>
        <w:pStyle w:val="Heading3"/>
        <w:numPr>
          <w:ilvl w:val="2"/>
          <w:numId w:val="58"/>
        </w:numPr>
        <w:rPr>
          <w:ins w:id="257" w:author="David M. Grant" w:date="2019-08-08T11:36:00Z"/>
        </w:rPr>
      </w:pPr>
      <w:bookmarkStart w:id="258" w:name="_Toc16161191"/>
      <w:ins w:id="259" w:author="David M. Grant" w:date="2019-08-08T11:35:00Z">
        <w:r>
          <w:t>AlertCatalog</w:t>
        </w:r>
      </w:ins>
      <w:bookmarkEnd w:id="25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4E1D86" w:rsidRPr="004663CF" w14:paraId="2FFED671" w14:textId="77777777" w:rsidTr="008F1251">
        <w:trPr>
          <w:cantSplit/>
          <w:trHeight w:val="311"/>
          <w:tblHeader/>
          <w:ins w:id="260" w:author="David M. Grant" w:date="2019-08-08T11:40:00Z"/>
        </w:trPr>
        <w:tc>
          <w:tcPr>
            <w:tcW w:w="1242" w:type="dxa"/>
            <w:tcBorders>
              <w:top w:val="single" w:sz="4" w:space="0" w:color="auto"/>
              <w:left w:val="single" w:sz="4" w:space="0" w:color="auto"/>
              <w:bottom w:val="single" w:sz="4" w:space="0" w:color="auto"/>
              <w:right w:val="single" w:sz="4" w:space="0" w:color="auto"/>
            </w:tcBorders>
          </w:tcPr>
          <w:p w14:paraId="30BCDBA7" w14:textId="77777777" w:rsidR="004E1D86" w:rsidRPr="00AC484A" w:rsidRDefault="004E1D86" w:rsidP="003A3183">
            <w:pPr>
              <w:spacing w:before="60" w:after="60"/>
              <w:jc w:val="left"/>
              <w:rPr>
                <w:ins w:id="261" w:author="David M. Grant" w:date="2019-08-08T11:40:00Z"/>
                <w:rFonts w:cs="Arial"/>
                <w:b/>
                <w:sz w:val="16"/>
                <w:szCs w:val="16"/>
              </w:rPr>
            </w:pPr>
            <w:ins w:id="262" w:author="David M. Grant" w:date="2019-08-08T11:40:00Z">
              <w:r w:rsidRPr="00AC484A">
                <w:rPr>
                  <w:rFonts w:cs="Arial"/>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58436C95" w14:textId="77777777" w:rsidR="004E1D86" w:rsidRPr="00AC484A" w:rsidRDefault="004E1D86" w:rsidP="003A3183">
            <w:pPr>
              <w:spacing w:before="60" w:after="60"/>
              <w:jc w:val="left"/>
              <w:rPr>
                <w:ins w:id="263" w:author="David M. Grant" w:date="2019-08-08T11:40:00Z"/>
                <w:rFonts w:cs="Arial"/>
                <w:b/>
                <w:sz w:val="16"/>
                <w:szCs w:val="16"/>
              </w:rPr>
            </w:pPr>
            <w:ins w:id="264" w:author="David M. Grant" w:date="2019-08-08T11:40:00Z">
              <w:r w:rsidRPr="00AC484A">
                <w:rPr>
                  <w:rFonts w:cs="Arial"/>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2DA984F2" w14:textId="77777777" w:rsidR="004E1D86" w:rsidRPr="00AC484A" w:rsidRDefault="004E1D86" w:rsidP="003A3183">
            <w:pPr>
              <w:spacing w:before="60" w:after="60"/>
              <w:jc w:val="left"/>
              <w:rPr>
                <w:ins w:id="265" w:author="David M. Grant" w:date="2019-08-08T11:40:00Z"/>
                <w:rFonts w:cs="Arial"/>
                <w:b/>
                <w:sz w:val="16"/>
                <w:szCs w:val="16"/>
              </w:rPr>
            </w:pPr>
            <w:ins w:id="266" w:author="David M. Grant" w:date="2019-08-08T11:40: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5B5DF235" w14:textId="77777777" w:rsidR="004E1D86" w:rsidRPr="00AC484A" w:rsidRDefault="004E1D86" w:rsidP="003A3183">
            <w:pPr>
              <w:spacing w:before="60" w:after="60"/>
              <w:jc w:val="center"/>
              <w:rPr>
                <w:ins w:id="267" w:author="David M. Grant" w:date="2019-08-08T11:40:00Z"/>
                <w:rFonts w:cs="Arial"/>
                <w:b/>
                <w:sz w:val="16"/>
                <w:szCs w:val="16"/>
              </w:rPr>
            </w:pPr>
            <w:ins w:id="268" w:author="David M. Grant" w:date="2019-08-08T11:40: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3E21C13B" w14:textId="77777777" w:rsidR="004E1D86" w:rsidRPr="00AC484A" w:rsidRDefault="004E1D86" w:rsidP="003A3183">
            <w:pPr>
              <w:spacing w:before="60" w:after="60"/>
              <w:jc w:val="left"/>
              <w:rPr>
                <w:ins w:id="269" w:author="David M. Grant" w:date="2019-08-08T11:40:00Z"/>
                <w:rFonts w:cs="Arial"/>
                <w:b/>
                <w:sz w:val="16"/>
                <w:szCs w:val="16"/>
              </w:rPr>
            </w:pPr>
            <w:ins w:id="270" w:author="David M. Grant" w:date="2019-08-08T11:40:00Z">
              <w:r w:rsidRPr="00AC484A">
                <w:rPr>
                  <w:rFonts w:cs="Arial"/>
                  <w:b/>
                  <w:sz w:val="16"/>
                  <w:szCs w:val="16"/>
                </w:rPr>
                <w:t>Type</w:t>
              </w:r>
            </w:ins>
          </w:p>
        </w:tc>
      </w:tr>
      <w:tr w:rsidR="004E1D86" w:rsidRPr="004663CF" w14:paraId="3D81DDEB" w14:textId="77777777" w:rsidTr="008F1251">
        <w:trPr>
          <w:ins w:id="271" w:author="David M. Grant" w:date="2019-08-08T11:40:00Z"/>
        </w:trPr>
        <w:tc>
          <w:tcPr>
            <w:tcW w:w="1242" w:type="dxa"/>
            <w:tcBorders>
              <w:top w:val="single" w:sz="4" w:space="0" w:color="auto"/>
              <w:left w:val="single" w:sz="4" w:space="0" w:color="auto"/>
              <w:bottom w:val="single" w:sz="4" w:space="0" w:color="auto"/>
              <w:right w:val="single" w:sz="4" w:space="0" w:color="auto"/>
            </w:tcBorders>
          </w:tcPr>
          <w:p w14:paraId="5E757701" w14:textId="77777777" w:rsidR="004E1D86" w:rsidRPr="00AC484A" w:rsidRDefault="004E1D86" w:rsidP="003A3183">
            <w:pPr>
              <w:spacing w:before="60" w:after="60"/>
              <w:jc w:val="left"/>
              <w:rPr>
                <w:ins w:id="272" w:author="David M. Grant" w:date="2019-08-08T11:40:00Z"/>
                <w:rFonts w:cs="Arial"/>
                <w:sz w:val="16"/>
                <w:szCs w:val="16"/>
              </w:rPr>
            </w:pPr>
            <w:ins w:id="273" w:author="David M. Grant" w:date="2019-08-08T11:40:00Z">
              <w:r w:rsidRPr="00AC484A">
                <w:rPr>
                  <w:rFonts w:cs="Arial"/>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5B6345EA" w14:textId="77777777" w:rsidR="004E1D86" w:rsidRPr="00AC484A" w:rsidRDefault="004E1D86" w:rsidP="003A3183">
            <w:pPr>
              <w:spacing w:before="60" w:after="60"/>
              <w:jc w:val="left"/>
              <w:rPr>
                <w:ins w:id="274" w:author="David M. Grant" w:date="2019-08-08T11:40:00Z"/>
                <w:rFonts w:cs="Arial"/>
                <w:sz w:val="16"/>
                <w:szCs w:val="16"/>
              </w:rPr>
            </w:pPr>
            <w:ins w:id="275" w:author="David M. Grant" w:date="2019-08-08T11:40:00Z">
              <w:r>
                <w:rPr>
                  <w:rFonts w:cs="Arial"/>
                  <w:sz w:val="16"/>
                  <w:szCs w:val="16"/>
                </w:rPr>
                <w:t>AlertCatalog</w:t>
              </w:r>
            </w:ins>
          </w:p>
        </w:tc>
        <w:tc>
          <w:tcPr>
            <w:tcW w:w="3827" w:type="dxa"/>
            <w:tcBorders>
              <w:top w:val="single" w:sz="4" w:space="0" w:color="auto"/>
              <w:left w:val="single" w:sz="4" w:space="0" w:color="auto"/>
              <w:bottom w:val="single" w:sz="4" w:space="0" w:color="auto"/>
              <w:right w:val="single" w:sz="4" w:space="0" w:color="auto"/>
            </w:tcBorders>
          </w:tcPr>
          <w:p w14:paraId="0A7E1913" w14:textId="77777777" w:rsidR="004E1D86" w:rsidRPr="00AC484A" w:rsidRDefault="004E1D86" w:rsidP="003A3183">
            <w:pPr>
              <w:spacing w:before="60" w:after="60"/>
              <w:jc w:val="left"/>
              <w:rPr>
                <w:ins w:id="276" w:author="David M. Grant" w:date="2019-08-08T11:40:00Z"/>
                <w:rFonts w:cs="Arial"/>
                <w:sz w:val="16"/>
                <w:szCs w:val="16"/>
              </w:rPr>
            </w:pPr>
            <w:ins w:id="277" w:author="David M. Grant" w:date="2019-08-08T11:40:00Z">
              <w:r w:rsidRPr="00AC484A">
                <w:rPr>
                  <w:rFonts w:cs="Arial"/>
                  <w:sz w:val="16"/>
                  <w:szCs w:val="16"/>
                </w:rPr>
                <w:t>A container of all the Catalogue items</w:t>
              </w:r>
            </w:ins>
          </w:p>
        </w:tc>
        <w:tc>
          <w:tcPr>
            <w:tcW w:w="709" w:type="dxa"/>
            <w:tcBorders>
              <w:top w:val="single" w:sz="4" w:space="0" w:color="auto"/>
              <w:left w:val="single" w:sz="4" w:space="0" w:color="auto"/>
              <w:bottom w:val="single" w:sz="4" w:space="0" w:color="auto"/>
              <w:right w:val="single" w:sz="4" w:space="0" w:color="auto"/>
            </w:tcBorders>
          </w:tcPr>
          <w:p w14:paraId="22949312" w14:textId="77777777" w:rsidR="004E1D86" w:rsidRPr="00AC484A" w:rsidRDefault="004E1D86" w:rsidP="003A3183">
            <w:pPr>
              <w:spacing w:before="60" w:after="60"/>
              <w:jc w:val="center"/>
              <w:rPr>
                <w:ins w:id="278" w:author="David M. Grant" w:date="2019-08-08T11:40:00Z"/>
                <w:rFonts w:cs="Arial"/>
                <w:sz w:val="16"/>
                <w:szCs w:val="16"/>
              </w:rPr>
            </w:pPr>
            <w:ins w:id="279" w:author="David M. Grant" w:date="2019-08-08T11:40: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38DAD09D" w14:textId="77777777" w:rsidR="004E1D86" w:rsidRPr="00AC484A" w:rsidRDefault="004E1D86" w:rsidP="003A3183">
            <w:pPr>
              <w:spacing w:before="60" w:after="60"/>
              <w:jc w:val="left"/>
              <w:rPr>
                <w:ins w:id="280" w:author="David M. Grant" w:date="2019-08-08T11:40:00Z"/>
                <w:rFonts w:cs="Arial"/>
                <w:sz w:val="16"/>
                <w:szCs w:val="16"/>
              </w:rPr>
            </w:pPr>
            <w:ins w:id="281" w:author="David M. Grant" w:date="2019-08-08T11:40:00Z">
              <w:r w:rsidRPr="00AC484A">
                <w:rPr>
                  <w:rFonts w:cs="Arial"/>
                  <w:sz w:val="16"/>
                  <w:szCs w:val="16"/>
                </w:rPr>
                <w:t>-</w:t>
              </w:r>
            </w:ins>
          </w:p>
        </w:tc>
      </w:tr>
      <w:tr w:rsidR="004E1D86" w:rsidRPr="004663CF" w14:paraId="4217A70B" w14:textId="77777777" w:rsidTr="008F1251">
        <w:trPr>
          <w:ins w:id="282" w:author="David M. Grant" w:date="2019-08-08T11:40:00Z"/>
        </w:trPr>
        <w:tc>
          <w:tcPr>
            <w:tcW w:w="1242" w:type="dxa"/>
            <w:tcBorders>
              <w:top w:val="single" w:sz="4" w:space="0" w:color="auto"/>
              <w:left w:val="single" w:sz="4" w:space="0" w:color="auto"/>
              <w:bottom w:val="single" w:sz="4" w:space="0" w:color="auto"/>
              <w:right w:val="single" w:sz="4" w:space="0" w:color="auto"/>
            </w:tcBorders>
          </w:tcPr>
          <w:p w14:paraId="3A2B53C4" w14:textId="77777777" w:rsidR="004E1D86" w:rsidRPr="00AC484A" w:rsidRDefault="004E1D86" w:rsidP="003A3183">
            <w:pPr>
              <w:spacing w:before="60" w:after="60"/>
              <w:jc w:val="left"/>
              <w:rPr>
                <w:ins w:id="283" w:author="David M. Grant" w:date="2019-08-08T11:40:00Z"/>
                <w:rFonts w:cs="Arial"/>
                <w:sz w:val="16"/>
                <w:szCs w:val="16"/>
              </w:rPr>
            </w:pPr>
            <w:ins w:id="284" w:author="David M. Grant" w:date="2019-08-08T11:40:00Z">
              <w:r w:rsidRPr="00AC484A">
                <w:rPr>
                  <w:rFonts w:cs="Arial"/>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2B39666A" w14:textId="77777777" w:rsidR="004E1D86" w:rsidRPr="00AC484A" w:rsidRDefault="004E1D86" w:rsidP="003A3183">
            <w:pPr>
              <w:spacing w:before="60" w:after="60"/>
              <w:jc w:val="left"/>
              <w:rPr>
                <w:ins w:id="285" w:author="David M. Grant" w:date="2019-08-08T11:40:00Z"/>
                <w:rFonts w:cs="Arial"/>
                <w:sz w:val="16"/>
                <w:szCs w:val="16"/>
              </w:rPr>
            </w:pPr>
            <w:ins w:id="286" w:author="David M. Grant" w:date="2019-08-08T11:40:00Z">
              <w:r w:rsidRPr="00AC484A">
                <w:rPr>
                  <w:rFonts w:cs="Arial"/>
                  <w:sz w:val="16"/>
                  <w:szCs w:val="16"/>
                </w:rPr>
                <w:t>version</w:t>
              </w:r>
            </w:ins>
          </w:p>
        </w:tc>
        <w:tc>
          <w:tcPr>
            <w:tcW w:w="3827" w:type="dxa"/>
            <w:tcBorders>
              <w:top w:val="single" w:sz="4" w:space="0" w:color="auto"/>
              <w:left w:val="single" w:sz="4" w:space="0" w:color="auto"/>
              <w:bottom w:val="single" w:sz="4" w:space="0" w:color="auto"/>
              <w:right w:val="single" w:sz="4" w:space="0" w:color="auto"/>
            </w:tcBorders>
          </w:tcPr>
          <w:p w14:paraId="541AACAD" w14:textId="77777777" w:rsidR="004E1D86" w:rsidRPr="00AC484A" w:rsidRDefault="004E1D86" w:rsidP="004E1D86">
            <w:pPr>
              <w:spacing w:before="60" w:after="60"/>
              <w:jc w:val="left"/>
              <w:rPr>
                <w:ins w:id="287" w:author="David M. Grant" w:date="2019-08-08T11:40:00Z"/>
                <w:rFonts w:cs="Arial"/>
                <w:sz w:val="16"/>
                <w:szCs w:val="16"/>
              </w:rPr>
            </w:pPr>
            <w:ins w:id="288" w:author="David M. Grant" w:date="2019-08-08T11:40:00Z">
              <w:r w:rsidRPr="00AC484A">
                <w:rPr>
                  <w:rFonts w:cs="Arial"/>
                  <w:sz w:val="16"/>
                  <w:szCs w:val="16"/>
                </w:rPr>
                <w:t xml:space="preserve">The version </w:t>
              </w:r>
            </w:ins>
            <w:ins w:id="289" w:author="David M. Grant" w:date="2019-08-08T11:41:00Z">
              <w:r>
                <w:rPr>
                  <w:rFonts w:cs="Arial"/>
                  <w:sz w:val="16"/>
                  <w:szCs w:val="16"/>
                </w:rPr>
                <w:t>of the catalogue</w:t>
              </w:r>
            </w:ins>
          </w:p>
        </w:tc>
        <w:tc>
          <w:tcPr>
            <w:tcW w:w="709" w:type="dxa"/>
            <w:tcBorders>
              <w:top w:val="single" w:sz="4" w:space="0" w:color="auto"/>
              <w:left w:val="single" w:sz="4" w:space="0" w:color="auto"/>
              <w:bottom w:val="single" w:sz="4" w:space="0" w:color="auto"/>
              <w:right w:val="single" w:sz="4" w:space="0" w:color="auto"/>
            </w:tcBorders>
          </w:tcPr>
          <w:p w14:paraId="1E5F3D38" w14:textId="77777777" w:rsidR="004E1D86" w:rsidRPr="00AC484A" w:rsidRDefault="004E1D86" w:rsidP="003A3183">
            <w:pPr>
              <w:spacing w:before="60" w:after="60"/>
              <w:jc w:val="center"/>
              <w:rPr>
                <w:ins w:id="290" w:author="David M. Grant" w:date="2019-08-08T11:40:00Z"/>
                <w:rFonts w:cs="Arial"/>
                <w:sz w:val="16"/>
                <w:szCs w:val="16"/>
              </w:rPr>
            </w:pPr>
            <w:ins w:id="291" w:author="David M. Grant" w:date="2019-08-08T11:40:00Z">
              <w:r w:rsidRPr="00AC484A">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46BC550D" w14:textId="77777777" w:rsidR="004E1D86" w:rsidRPr="00AC484A" w:rsidRDefault="004E1D86" w:rsidP="003A3183">
            <w:pPr>
              <w:spacing w:before="60" w:after="60"/>
              <w:jc w:val="left"/>
              <w:rPr>
                <w:ins w:id="292" w:author="David M. Grant" w:date="2019-08-08T11:40:00Z"/>
                <w:rFonts w:cs="Arial"/>
                <w:sz w:val="16"/>
                <w:szCs w:val="16"/>
              </w:rPr>
            </w:pPr>
            <w:ins w:id="293" w:author="David M. Grant" w:date="2019-08-08T11:40:00Z">
              <w:r w:rsidRPr="00AC484A">
                <w:rPr>
                  <w:rFonts w:cs="Arial"/>
                  <w:sz w:val="16"/>
                  <w:szCs w:val="16"/>
                </w:rPr>
                <w:t>string</w:t>
              </w:r>
            </w:ins>
          </w:p>
        </w:tc>
      </w:tr>
      <w:tr w:rsidR="004E1D86" w:rsidRPr="004663CF" w14:paraId="74EAADDE" w14:textId="77777777" w:rsidTr="008F1251">
        <w:trPr>
          <w:ins w:id="294" w:author="David M. Grant" w:date="2019-08-08T11:40:00Z"/>
        </w:trPr>
        <w:tc>
          <w:tcPr>
            <w:tcW w:w="1242" w:type="dxa"/>
            <w:tcBorders>
              <w:top w:val="single" w:sz="4" w:space="0" w:color="auto"/>
              <w:left w:val="single" w:sz="4" w:space="0" w:color="auto"/>
              <w:bottom w:val="single" w:sz="4" w:space="0" w:color="auto"/>
              <w:right w:val="single" w:sz="4" w:space="0" w:color="auto"/>
            </w:tcBorders>
          </w:tcPr>
          <w:p w14:paraId="20702A3D" w14:textId="77777777" w:rsidR="004E1D86" w:rsidRPr="00AC484A" w:rsidRDefault="004E1D86" w:rsidP="003A3183">
            <w:pPr>
              <w:spacing w:before="60" w:after="60"/>
              <w:jc w:val="left"/>
              <w:rPr>
                <w:ins w:id="295" w:author="David M. Grant" w:date="2019-08-08T11:40:00Z"/>
                <w:rFonts w:cs="Arial"/>
                <w:sz w:val="16"/>
                <w:szCs w:val="16"/>
              </w:rPr>
            </w:pPr>
            <w:ins w:id="296" w:author="David M. Grant" w:date="2019-08-08T11:40:00Z">
              <w:r w:rsidRPr="00AC484A">
                <w:rPr>
                  <w:rFonts w:cs="Arial"/>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0A112674" w14:textId="77777777" w:rsidR="004E1D86" w:rsidRPr="00AC484A" w:rsidRDefault="004E1D86" w:rsidP="003A3183">
            <w:pPr>
              <w:spacing w:before="60" w:after="60"/>
              <w:jc w:val="left"/>
              <w:rPr>
                <w:ins w:id="297" w:author="David M. Grant" w:date="2019-08-08T11:40:00Z"/>
                <w:rFonts w:cs="Arial"/>
                <w:sz w:val="16"/>
                <w:szCs w:val="16"/>
              </w:rPr>
            </w:pPr>
            <w:ins w:id="298" w:author="David M. Grant" w:date="2019-08-08T11:41:00Z">
              <w:r>
                <w:rPr>
                  <w:rFonts w:cs="Arial"/>
                  <w:sz w:val="16"/>
                  <w:szCs w:val="16"/>
                </w:rPr>
                <w:t>messages</w:t>
              </w:r>
            </w:ins>
          </w:p>
        </w:tc>
        <w:tc>
          <w:tcPr>
            <w:tcW w:w="3827" w:type="dxa"/>
            <w:tcBorders>
              <w:top w:val="single" w:sz="4" w:space="0" w:color="auto"/>
              <w:left w:val="single" w:sz="4" w:space="0" w:color="auto"/>
              <w:bottom w:val="single" w:sz="4" w:space="0" w:color="auto"/>
              <w:right w:val="single" w:sz="4" w:space="0" w:color="auto"/>
            </w:tcBorders>
          </w:tcPr>
          <w:p w14:paraId="4EFCDDC5" w14:textId="77777777" w:rsidR="004E1D86" w:rsidRPr="00AC484A" w:rsidRDefault="004E1D86" w:rsidP="004E1D86">
            <w:pPr>
              <w:spacing w:before="60" w:after="60"/>
              <w:jc w:val="left"/>
              <w:rPr>
                <w:ins w:id="299" w:author="David M. Grant" w:date="2019-08-08T11:40:00Z"/>
                <w:rFonts w:cs="Arial"/>
                <w:sz w:val="16"/>
                <w:szCs w:val="16"/>
              </w:rPr>
            </w:pPr>
            <w:ins w:id="300" w:author="David M. Grant" w:date="2019-08-08T11:40:00Z">
              <w:r w:rsidRPr="00AC484A">
                <w:rPr>
                  <w:rFonts w:cs="Arial"/>
                  <w:sz w:val="16"/>
                  <w:szCs w:val="16"/>
                </w:rPr>
                <w:t xml:space="preserve">Container of </w:t>
              </w:r>
            </w:ins>
            <w:ins w:id="301" w:author="David M. Grant" w:date="2019-08-08T11:42:00Z">
              <w:r>
                <w:rPr>
                  <w:rFonts w:cs="Arial"/>
                  <w:sz w:val="16"/>
                  <w:szCs w:val="16"/>
                </w:rPr>
                <w:t>messages</w:t>
              </w:r>
            </w:ins>
            <w:ins w:id="302" w:author="David M. Grant" w:date="2019-08-08T11:40:00Z">
              <w:r w:rsidRPr="00AC484A">
                <w:rPr>
                  <w:rFonts w:cs="Arial"/>
                  <w:sz w:val="16"/>
                  <w:szCs w:val="16"/>
                </w:rPr>
                <w:t xml:space="preserve"> </w:t>
              </w:r>
            </w:ins>
          </w:p>
        </w:tc>
        <w:tc>
          <w:tcPr>
            <w:tcW w:w="709" w:type="dxa"/>
            <w:tcBorders>
              <w:top w:val="single" w:sz="4" w:space="0" w:color="auto"/>
              <w:left w:val="single" w:sz="4" w:space="0" w:color="auto"/>
              <w:bottom w:val="single" w:sz="4" w:space="0" w:color="auto"/>
              <w:right w:val="single" w:sz="4" w:space="0" w:color="auto"/>
            </w:tcBorders>
          </w:tcPr>
          <w:p w14:paraId="55D4C028" w14:textId="77777777" w:rsidR="004E1D86" w:rsidRPr="00AC484A" w:rsidRDefault="004E1D86" w:rsidP="003A3183">
            <w:pPr>
              <w:spacing w:before="60" w:after="60"/>
              <w:jc w:val="center"/>
              <w:rPr>
                <w:ins w:id="303" w:author="David M. Grant" w:date="2019-08-08T11:40:00Z"/>
                <w:rFonts w:cs="Arial"/>
                <w:sz w:val="16"/>
                <w:szCs w:val="16"/>
              </w:rPr>
            </w:pPr>
            <w:ins w:id="304" w:author="David M. Grant" w:date="2019-08-08T11:40:00Z">
              <w:r w:rsidRPr="00AC484A">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5DDCA675" w14:textId="77777777" w:rsidR="004E1D86" w:rsidRPr="00AC484A" w:rsidRDefault="004E1D86" w:rsidP="003A3183">
            <w:pPr>
              <w:spacing w:before="60" w:after="60"/>
              <w:jc w:val="left"/>
              <w:rPr>
                <w:ins w:id="305" w:author="David M. Grant" w:date="2019-08-08T11:40:00Z"/>
                <w:rFonts w:cs="Arial"/>
                <w:sz w:val="16"/>
                <w:szCs w:val="16"/>
              </w:rPr>
            </w:pPr>
            <w:ins w:id="306" w:author="David M. Grant" w:date="2019-08-08T11:43:00Z">
              <w:r>
                <w:rPr>
                  <w:rFonts w:cs="Arial"/>
                  <w:sz w:val="16"/>
                  <w:szCs w:val="16"/>
                </w:rPr>
                <w:t>Messages</w:t>
              </w:r>
            </w:ins>
          </w:p>
        </w:tc>
      </w:tr>
      <w:tr w:rsidR="004E1D86" w:rsidRPr="004663CF" w14:paraId="2CB1D31D" w14:textId="77777777" w:rsidTr="008F1251">
        <w:trPr>
          <w:ins w:id="307" w:author="David M. Grant" w:date="2019-08-08T11:40:00Z"/>
        </w:trPr>
        <w:tc>
          <w:tcPr>
            <w:tcW w:w="1242" w:type="dxa"/>
            <w:tcBorders>
              <w:top w:val="single" w:sz="4" w:space="0" w:color="auto"/>
              <w:left w:val="single" w:sz="4" w:space="0" w:color="auto"/>
              <w:bottom w:val="single" w:sz="4" w:space="0" w:color="auto"/>
              <w:right w:val="single" w:sz="4" w:space="0" w:color="auto"/>
            </w:tcBorders>
          </w:tcPr>
          <w:p w14:paraId="6A1D15E8" w14:textId="77777777" w:rsidR="004E1D86" w:rsidRPr="00AC484A" w:rsidRDefault="004E1D86" w:rsidP="003A3183">
            <w:pPr>
              <w:spacing w:before="60" w:after="60"/>
              <w:jc w:val="left"/>
              <w:rPr>
                <w:ins w:id="308" w:author="David M. Grant" w:date="2019-08-08T11:40:00Z"/>
                <w:rFonts w:cs="Arial"/>
                <w:sz w:val="16"/>
                <w:szCs w:val="16"/>
              </w:rPr>
            </w:pPr>
            <w:ins w:id="309" w:author="David M. Grant" w:date="2019-08-08T11:40:00Z">
              <w:r w:rsidRPr="00AC484A">
                <w:rPr>
                  <w:rFonts w:cs="Arial"/>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78DE53A6" w14:textId="77777777" w:rsidR="004E1D86" w:rsidRPr="00AC484A" w:rsidRDefault="004E1D86" w:rsidP="003A3183">
            <w:pPr>
              <w:spacing w:before="60" w:after="60"/>
              <w:jc w:val="left"/>
              <w:rPr>
                <w:ins w:id="310" w:author="David M. Grant" w:date="2019-08-08T11:40:00Z"/>
                <w:rFonts w:cs="Arial"/>
                <w:sz w:val="16"/>
                <w:szCs w:val="16"/>
              </w:rPr>
            </w:pPr>
            <w:ins w:id="311" w:author="David M. Grant" w:date="2019-08-08T11:41:00Z">
              <w:r>
                <w:rPr>
                  <w:rFonts w:cs="Arial"/>
                  <w:sz w:val="16"/>
                  <w:szCs w:val="16"/>
                </w:rPr>
                <w:t>highlights</w:t>
              </w:r>
            </w:ins>
          </w:p>
        </w:tc>
        <w:tc>
          <w:tcPr>
            <w:tcW w:w="3827" w:type="dxa"/>
            <w:tcBorders>
              <w:top w:val="single" w:sz="4" w:space="0" w:color="auto"/>
              <w:left w:val="single" w:sz="4" w:space="0" w:color="auto"/>
              <w:bottom w:val="single" w:sz="4" w:space="0" w:color="auto"/>
              <w:right w:val="single" w:sz="4" w:space="0" w:color="auto"/>
            </w:tcBorders>
          </w:tcPr>
          <w:p w14:paraId="043BF681" w14:textId="77777777" w:rsidR="004E1D86" w:rsidRPr="00AC484A" w:rsidRDefault="004E1D86" w:rsidP="003A3183">
            <w:pPr>
              <w:spacing w:before="60" w:after="60"/>
              <w:jc w:val="left"/>
              <w:rPr>
                <w:ins w:id="312" w:author="David M. Grant" w:date="2019-08-08T11:40:00Z"/>
                <w:rFonts w:cs="Arial"/>
                <w:sz w:val="16"/>
                <w:szCs w:val="16"/>
              </w:rPr>
            </w:pPr>
            <w:ins w:id="313" w:author="David M. Grant" w:date="2019-08-08T11:42:00Z">
              <w:r>
                <w:rPr>
                  <w:rFonts w:cs="Arial"/>
                  <w:sz w:val="16"/>
                  <w:szCs w:val="16"/>
                </w:rPr>
                <w:t>Container of highlights</w:t>
              </w:r>
            </w:ins>
          </w:p>
        </w:tc>
        <w:tc>
          <w:tcPr>
            <w:tcW w:w="709" w:type="dxa"/>
            <w:tcBorders>
              <w:top w:val="single" w:sz="4" w:space="0" w:color="auto"/>
              <w:left w:val="single" w:sz="4" w:space="0" w:color="auto"/>
              <w:bottom w:val="single" w:sz="4" w:space="0" w:color="auto"/>
              <w:right w:val="single" w:sz="4" w:space="0" w:color="auto"/>
            </w:tcBorders>
          </w:tcPr>
          <w:p w14:paraId="0B6C5542" w14:textId="77777777" w:rsidR="004E1D86" w:rsidRPr="00AC484A" w:rsidRDefault="004E1D86" w:rsidP="003A3183">
            <w:pPr>
              <w:spacing w:before="60" w:after="60"/>
              <w:jc w:val="center"/>
              <w:rPr>
                <w:ins w:id="314" w:author="David M. Grant" w:date="2019-08-08T11:40:00Z"/>
                <w:rFonts w:cs="Arial"/>
                <w:sz w:val="16"/>
                <w:szCs w:val="16"/>
              </w:rPr>
            </w:pPr>
            <w:ins w:id="315" w:author="David M. Grant" w:date="2019-08-08T11:40:00Z">
              <w:r w:rsidRPr="00AC484A">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560F86C3" w14:textId="77777777" w:rsidR="004E1D86" w:rsidRPr="00AC484A" w:rsidRDefault="004E1D86" w:rsidP="003A3183">
            <w:pPr>
              <w:spacing w:before="60" w:after="60"/>
              <w:jc w:val="left"/>
              <w:rPr>
                <w:ins w:id="316" w:author="David M. Grant" w:date="2019-08-08T11:40:00Z"/>
                <w:rFonts w:cs="Arial"/>
                <w:sz w:val="16"/>
                <w:szCs w:val="16"/>
              </w:rPr>
            </w:pPr>
            <w:ins w:id="317" w:author="David M. Grant" w:date="2019-08-08T11:43:00Z">
              <w:r>
                <w:rPr>
                  <w:rFonts w:cs="Arial"/>
                  <w:sz w:val="16"/>
                  <w:szCs w:val="16"/>
                </w:rPr>
                <w:t>Highlights</w:t>
              </w:r>
            </w:ins>
          </w:p>
        </w:tc>
      </w:tr>
      <w:tr w:rsidR="004E1D86" w:rsidRPr="004663CF" w14:paraId="7E12DF3B" w14:textId="77777777" w:rsidTr="008F1251">
        <w:trPr>
          <w:ins w:id="318" w:author="David M. Grant" w:date="2019-08-08T11:40:00Z"/>
        </w:trPr>
        <w:tc>
          <w:tcPr>
            <w:tcW w:w="1242" w:type="dxa"/>
            <w:tcBorders>
              <w:top w:val="single" w:sz="4" w:space="0" w:color="auto"/>
              <w:left w:val="single" w:sz="4" w:space="0" w:color="auto"/>
              <w:bottom w:val="single" w:sz="4" w:space="0" w:color="auto"/>
              <w:right w:val="single" w:sz="4" w:space="0" w:color="auto"/>
            </w:tcBorders>
          </w:tcPr>
          <w:p w14:paraId="3CFCC512" w14:textId="77777777" w:rsidR="004E1D86" w:rsidRPr="00AC484A" w:rsidRDefault="004E1D86" w:rsidP="003A3183">
            <w:pPr>
              <w:spacing w:before="60" w:after="60"/>
              <w:jc w:val="left"/>
              <w:rPr>
                <w:ins w:id="319" w:author="David M. Grant" w:date="2019-08-08T11:40:00Z"/>
                <w:rFonts w:cs="Arial"/>
                <w:sz w:val="16"/>
                <w:szCs w:val="16"/>
              </w:rPr>
            </w:pPr>
            <w:ins w:id="320" w:author="David M. Grant" w:date="2019-08-08T11:40:00Z">
              <w:r w:rsidRPr="00AC484A">
                <w:rPr>
                  <w:rFonts w:cs="Arial"/>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48210C98" w14:textId="77777777" w:rsidR="004E1D86" w:rsidRPr="00AC484A" w:rsidRDefault="004E1D86" w:rsidP="003A3183">
            <w:pPr>
              <w:spacing w:before="60" w:after="60"/>
              <w:jc w:val="left"/>
              <w:rPr>
                <w:ins w:id="321" w:author="David M. Grant" w:date="2019-08-08T11:40:00Z"/>
                <w:rFonts w:cs="Arial"/>
                <w:sz w:val="16"/>
                <w:szCs w:val="16"/>
              </w:rPr>
            </w:pPr>
            <w:ins w:id="322" w:author="David M. Grant" w:date="2019-08-08T11:42:00Z">
              <w:r>
                <w:rPr>
                  <w:rFonts w:cs="Arial"/>
                  <w:sz w:val="16"/>
                  <w:szCs w:val="16"/>
                </w:rPr>
                <w:t>alerts</w:t>
              </w:r>
            </w:ins>
          </w:p>
        </w:tc>
        <w:tc>
          <w:tcPr>
            <w:tcW w:w="3827" w:type="dxa"/>
            <w:tcBorders>
              <w:top w:val="single" w:sz="4" w:space="0" w:color="auto"/>
              <w:left w:val="single" w:sz="4" w:space="0" w:color="auto"/>
              <w:bottom w:val="single" w:sz="4" w:space="0" w:color="auto"/>
              <w:right w:val="single" w:sz="4" w:space="0" w:color="auto"/>
            </w:tcBorders>
          </w:tcPr>
          <w:p w14:paraId="36ED00E1" w14:textId="77777777" w:rsidR="004E1D86" w:rsidRPr="00AC484A" w:rsidRDefault="004E1D86" w:rsidP="003A3183">
            <w:pPr>
              <w:spacing w:before="60" w:after="60"/>
              <w:jc w:val="left"/>
              <w:rPr>
                <w:ins w:id="323" w:author="David M. Grant" w:date="2019-08-08T11:40:00Z"/>
                <w:rFonts w:cs="Arial"/>
                <w:sz w:val="16"/>
                <w:szCs w:val="16"/>
              </w:rPr>
            </w:pPr>
            <w:ins w:id="324" w:author="David M. Grant" w:date="2019-08-08T11:42:00Z">
              <w:r>
                <w:rPr>
                  <w:rFonts w:cs="Arial"/>
                  <w:sz w:val="16"/>
                  <w:szCs w:val="16"/>
                </w:rPr>
                <w:t>Container of alerts</w:t>
              </w:r>
            </w:ins>
          </w:p>
        </w:tc>
        <w:tc>
          <w:tcPr>
            <w:tcW w:w="709" w:type="dxa"/>
            <w:tcBorders>
              <w:top w:val="single" w:sz="4" w:space="0" w:color="auto"/>
              <w:left w:val="single" w:sz="4" w:space="0" w:color="auto"/>
              <w:bottom w:val="single" w:sz="4" w:space="0" w:color="auto"/>
              <w:right w:val="single" w:sz="4" w:space="0" w:color="auto"/>
            </w:tcBorders>
          </w:tcPr>
          <w:p w14:paraId="3D479387" w14:textId="77777777" w:rsidR="004E1D86" w:rsidRPr="00AC484A" w:rsidRDefault="004E1D86" w:rsidP="003A3183">
            <w:pPr>
              <w:spacing w:before="60" w:after="60"/>
              <w:jc w:val="center"/>
              <w:rPr>
                <w:ins w:id="325" w:author="David M. Grant" w:date="2019-08-08T11:40:00Z"/>
                <w:rFonts w:cs="Arial"/>
                <w:sz w:val="16"/>
                <w:szCs w:val="16"/>
              </w:rPr>
            </w:pPr>
            <w:ins w:id="326" w:author="David M. Grant" w:date="2019-08-08T11:40:00Z">
              <w:r w:rsidRPr="00AC484A">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7DF36912" w14:textId="77777777" w:rsidR="004E1D86" w:rsidRPr="00AC484A" w:rsidRDefault="004E1D86" w:rsidP="003A3183">
            <w:pPr>
              <w:spacing w:before="60" w:after="60"/>
              <w:jc w:val="left"/>
              <w:rPr>
                <w:ins w:id="327" w:author="David M. Grant" w:date="2019-08-08T11:40:00Z"/>
                <w:rFonts w:cs="Arial"/>
                <w:sz w:val="16"/>
                <w:szCs w:val="16"/>
              </w:rPr>
            </w:pPr>
            <w:ins w:id="328" w:author="David M. Grant" w:date="2019-08-08T11:43:00Z">
              <w:r>
                <w:rPr>
                  <w:rFonts w:cs="Arial"/>
                  <w:sz w:val="16"/>
                  <w:szCs w:val="16"/>
                </w:rPr>
                <w:t>Alerts</w:t>
              </w:r>
            </w:ins>
          </w:p>
        </w:tc>
      </w:tr>
    </w:tbl>
    <w:p w14:paraId="350AD8D7" w14:textId="77777777" w:rsidR="004E1D86" w:rsidRPr="004E1D86" w:rsidRDefault="004E1D86" w:rsidP="004E1D86">
      <w:pPr>
        <w:rPr>
          <w:ins w:id="329" w:author="David M. Grant" w:date="2019-08-08T11:30:00Z"/>
        </w:rPr>
      </w:pPr>
    </w:p>
    <w:p w14:paraId="7C2D7410" w14:textId="77777777" w:rsidR="004E1D86" w:rsidRDefault="004E1D86" w:rsidP="004E1D86">
      <w:pPr>
        <w:pStyle w:val="Heading3"/>
        <w:numPr>
          <w:ilvl w:val="2"/>
          <w:numId w:val="58"/>
        </w:numPr>
        <w:rPr>
          <w:ins w:id="330" w:author="David M. Grant" w:date="2019-08-08T11:44:00Z"/>
        </w:rPr>
      </w:pPr>
      <w:bookmarkStart w:id="331" w:name="_Toc16161192"/>
      <w:ins w:id="332" w:author="David M. Grant" w:date="2019-08-08T11:43:00Z">
        <w:r>
          <w:t>Messages</w:t>
        </w:r>
      </w:ins>
      <w:bookmarkEnd w:id="33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4E1D86" w:rsidRPr="004663CF" w14:paraId="7BF6F2B7" w14:textId="77777777" w:rsidTr="003A3183">
        <w:trPr>
          <w:cantSplit/>
          <w:trHeight w:val="311"/>
          <w:tblHeader/>
          <w:ins w:id="333" w:author="David M. Grant" w:date="2019-08-08T11:44:00Z"/>
        </w:trPr>
        <w:tc>
          <w:tcPr>
            <w:tcW w:w="1242" w:type="dxa"/>
            <w:tcBorders>
              <w:top w:val="single" w:sz="4" w:space="0" w:color="auto"/>
              <w:left w:val="single" w:sz="4" w:space="0" w:color="auto"/>
              <w:bottom w:val="single" w:sz="4" w:space="0" w:color="auto"/>
              <w:right w:val="single" w:sz="4" w:space="0" w:color="auto"/>
            </w:tcBorders>
          </w:tcPr>
          <w:p w14:paraId="76CA8059" w14:textId="77777777" w:rsidR="004E1D86" w:rsidRPr="00AC484A" w:rsidRDefault="004E1D86" w:rsidP="003A3183">
            <w:pPr>
              <w:spacing w:before="60" w:after="60"/>
              <w:jc w:val="left"/>
              <w:rPr>
                <w:ins w:id="334" w:author="David M. Grant" w:date="2019-08-08T11:44:00Z"/>
                <w:rFonts w:cs="Arial"/>
                <w:b/>
                <w:sz w:val="16"/>
                <w:szCs w:val="16"/>
              </w:rPr>
            </w:pPr>
            <w:ins w:id="335" w:author="David M. Grant" w:date="2019-08-08T11:44:00Z">
              <w:r w:rsidRPr="00AC484A">
                <w:rPr>
                  <w:rFonts w:cs="Arial"/>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51AABDF5" w14:textId="77777777" w:rsidR="004E1D86" w:rsidRPr="00AC484A" w:rsidRDefault="004E1D86" w:rsidP="003A3183">
            <w:pPr>
              <w:spacing w:before="60" w:after="60"/>
              <w:jc w:val="left"/>
              <w:rPr>
                <w:ins w:id="336" w:author="David M. Grant" w:date="2019-08-08T11:44:00Z"/>
                <w:rFonts w:cs="Arial"/>
                <w:b/>
                <w:sz w:val="16"/>
                <w:szCs w:val="16"/>
              </w:rPr>
            </w:pPr>
            <w:ins w:id="337" w:author="David M. Grant" w:date="2019-08-08T11:44:00Z">
              <w:r w:rsidRPr="00AC484A">
                <w:rPr>
                  <w:rFonts w:cs="Arial"/>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1E4641F0" w14:textId="77777777" w:rsidR="004E1D86" w:rsidRPr="00AC484A" w:rsidRDefault="004E1D86" w:rsidP="003A3183">
            <w:pPr>
              <w:spacing w:before="60" w:after="60"/>
              <w:jc w:val="left"/>
              <w:rPr>
                <w:ins w:id="338" w:author="David M. Grant" w:date="2019-08-08T11:44:00Z"/>
                <w:rFonts w:cs="Arial"/>
                <w:b/>
                <w:sz w:val="16"/>
                <w:szCs w:val="16"/>
              </w:rPr>
            </w:pPr>
            <w:ins w:id="339" w:author="David M. Grant" w:date="2019-08-08T11:44: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085C572D" w14:textId="77777777" w:rsidR="004E1D86" w:rsidRPr="00AC484A" w:rsidRDefault="004E1D86" w:rsidP="003A3183">
            <w:pPr>
              <w:spacing w:before="60" w:after="60"/>
              <w:jc w:val="center"/>
              <w:rPr>
                <w:ins w:id="340" w:author="David M. Grant" w:date="2019-08-08T11:44:00Z"/>
                <w:rFonts w:cs="Arial"/>
                <w:b/>
                <w:sz w:val="16"/>
                <w:szCs w:val="16"/>
              </w:rPr>
            </w:pPr>
            <w:ins w:id="341" w:author="David M. Grant" w:date="2019-08-08T11:44: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59891BA8" w14:textId="77777777" w:rsidR="004E1D86" w:rsidRPr="00AC484A" w:rsidRDefault="004E1D86" w:rsidP="003A3183">
            <w:pPr>
              <w:spacing w:before="60" w:after="60"/>
              <w:jc w:val="left"/>
              <w:rPr>
                <w:ins w:id="342" w:author="David M. Grant" w:date="2019-08-08T11:44:00Z"/>
                <w:rFonts w:cs="Arial"/>
                <w:b/>
                <w:sz w:val="16"/>
                <w:szCs w:val="16"/>
              </w:rPr>
            </w:pPr>
            <w:ins w:id="343" w:author="David M. Grant" w:date="2019-08-08T11:44:00Z">
              <w:r w:rsidRPr="00AC484A">
                <w:rPr>
                  <w:rFonts w:cs="Arial"/>
                  <w:b/>
                  <w:sz w:val="16"/>
                  <w:szCs w:val="16"/>
                </w:rPr>
                <w:t>Type</w:t>
              </w:r>
            </w:ins>
          </w:p>
        </w:tc>
      </w:tr>
      <w:tr w:rsidR="004E1D86" w:rsidRPr="004663CF" w14:paraId="4663EDDC" w14:textId="77777777" w:rsidTr="003A3183">
        <w:trPr>
          <w:ins w:id="344" w:author="David M. Grant" w:date="2019-08-08T11:44:00Z"/>
        </w:trPr>
        <w:tc>
          <w:tcPr>
            <w:tcW w:w="1242" w:type="dxa"/>
            <w:tcBorders>
              <w:top w:val="single" w:sz="4" w:space="0" w:color="auto"/>
              <w:left w:val="single" w:sz="4" w:space="0" w:color="auto"/>
              <w:bottom w:val="single" w:sz="4" w:space="0" w:color="auto"/>
              <w:right w:val="single" w:sz="4" w:space="0" w:color="auto"/>
            </w:tcBorders>
          </w:tcPr>
          <w:p w14:paraId="4BCA4BE5" w14:textId="77777777" w:rsidR="004E1D86" w:rsidRPr="00AC484A" w:rsidRDefault="004E1D86" w:rsidP="003A3183">
            <w:pPr>
              <w:spacing w:before="60" w:after="60"/>
              <w:jc w:val="left"/>
              <w:rPr>
                <w:ins w:id="345" w:author="David M. Grant" w:date="2019-08-08T11:44:00Z"/>
                <w:rFonts w:cs="Arial"/>
                <w:sz w:val="16"/>
                <w:szCs w:val="16"/>
              </w:rPr>
            </w:pPr>
            <w:ins w:id="346" w:author="David M. Grant" w:date="2019-08-08T11:44:00Z">
              <w:r w:rsidRPr="00AC484A">
                <w:rPr>
                  <w:rFonts w:cs="Arial"/>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2ACE5BF2" w14:textId="77777777" w:rsidR="004E1D86" w:rsidRPr="00AC484A" w:rsidRDefault="004E1D86" w:rsidP="003A3183">
            <w:pPr>
              <w:spacing w:before="60" w:after="60"/>
              <w:jc w:val="left"/>
              <w:rPr>
                <w:ins w:id="347" w:author="David M. Grant" w:date="2019-08-08T11:44:00Z"/>
                <w:rFonts w:cs="Arial"/>
                <w:sz w:val="16"/>
                <w:szCs w:val="16"/>
              </w:rPr>
            </w:pPr>
            <w:ins w:id="348" w:author="David M. Grant" w:date="2019-08-08T11:44:00Z">
              <w:r>
                <w:rPr>
                  <w:rFonts w:cs="Arial"/>
                  <w:sz w:val="16"/>
                  <w:szCs w:val="16"/>
                </w:rPr>
                <w:t>Messages</w:t>
              </w:r>
            </w:ins>
          </w:p>
        </w:tc>
        <w:tc>
          <w:tcPr>
            <w:tcW w:w="3827" w:type="dxa"/>
            <w:tcBorders>
              <w:top w:val="single" w:sz="4" w:space="0" w:color="auto"/>
              <w:left w:val="single" w:sz="4" w:space="0" w:color="auto"/>
              <w:bottom w:val="single" w:sz="4" w:space="0" w:color="auto"/>
              <w:right w:val="single" w:sz="4" w:space="0" w:color="auto"/>
            </w:tcBorders>
          </w:tcPr>
          <w:p w14:paraId="49AA1EE4" w14:textId="77777777" w:rsidR="004E1D86" w:rsidRPr="00AC484A" w:rsidRDefault="004E1D86" w:rsidP="003A3183">
            <w:pPr>
              <w:spacing w:before="60" w:after="60"/>
              <w:jc w:val="left"/>
              <w:rPr>
                <w:ins w:id="349" w:author="David M. Grant" w:date="2019-08-08T11:44:00Z"/>
                <w:rFonts w:cs="Arial"/>
                <w:sz w:val="16"/>
                <w:szCs w:val="16"/>
              </w:rPr>
            </w:pPr>
            <w:ins w:id="350" w:author="David M. Grant" w:date="2019-08-08T11:44:00Z">
              <w:r w:rsidRPr="00AC484A">
                <w:rPr>
                  <w:rFonts w:cs="Arial"/>
                  <w:sz w:val="16"/>
                  <w:szCs w:val="16"/>
                </w:rPr>
                <w:t>A cont</w:t>
              </w:r>
              <w:r>
                <w:rPr>
                  <w:rFonts w:cs="Arial"/>
                  <w:sz w:val="16"/>
                  <w:szCs w:val="16"/>
                </w:rPr>
                <w:t>ainer of MessageItems</w:t>
              </w:r>
            </w:ins>
          </w:p>
        </w:tc>
        <w:tc>
          <w:tcPr>
            <w:tcW w:w="709" w:type="dxa"/>
            <w:tcBorders>
              <w:top w:val="single" w:sz="4" w:space="0" w:color="auto"/>
              <w:left w:val="single" w:sz="4" w:space="0" w:color="auto"/>
              <w:bottom w:val="single" w:sz="4" w:space="0" w:color="auto"/>
              <w:right w:val="single" w:sz="4" w:space="0" w:color="auto"/>
            </w:tcBorders>
          </w:tcPr>
          <w:p w14:paraId="1E6FF1B6" w14:textId="77777777" w:rsidR="004E1D86" w:rsidRPr="00AC484A" w:rsidRDefault="004E1D86" w:rsidP="003A3183">
            <w:pPr>
              <w:spacing w:before="60" w:after="60"/>
              <w:jc w:val="center"/>
              <w:rPr>
                <w:ins w:id="351" w:author="David M. Grant" w:date="2019-08-08T11:44:00Z"/>
                <w:rFonts w:cs="Arial"/>
                <w:sz w:val="16"/>
                <w:szCs w:val="16"/>
              </w:rPr>
            </w:pPr>
            <w:ins w:id="352" w:author="David M. Grant" w:date="2019-08-08T11:44: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4798A7A3" w14:textId="77777777" w:rsidR="004E1D86" w:rsidRPr="00AC484A" w:rsidRDefault="004E1D86" w:rsidP="003A3183">
            <w:pPr>
              <w:spacing w:before="60" w:after="60"/>
              <w:jc w:val="left"/>
              <w:rPr>
                <w:ins w:id="353" w:author="David M. Grant" w:date="2019-08-08T11:44:00Z"/>
                <w:rFonts w:cs="Arial"/>
                <w:sz w:val="16"/>
                <w:szCs w:val="16"/>
              </w:rPr>
            </w:pPr>
            <w:ins w:id="354" w:author="David M. Grant" w:date="2019-08-08T11:44:00Z">
              <w:r w:rsidRPr="00AC484A">
                <w:rPr>
                  <w:rFonts w:cs="Arial"/>
                  <w:sz w:val="16"/>
                  <w:szCs w:val="16"/>
                </w:rPr>
                <w:t>-</w:t>
              </w:r>
            </w:ins>
          </w:p>
        </w:tc>
      </w:tr>
      <w:tr w:rsidR="004E1D86" w:rsidRPr="004663CF" w14:paraId="7B6DFF78" w14:textId="77777777" w:rsidTr="003A3183">
        <w:trPr>
          <w:ins w:id="355" w:author="David M. Grant" w:date="2019-08-08T11:44:00Z"/>
        </w:trPr>
        <w:tc>
          <w:tcPr>
            <w:tcW w:w="1242" w:type="dxa"/>
            <w:tcBorders>
              <w:top w:val="single" w:sz="4" w:space="0" w:color="auto"/>
              <w:left w:val="single" w:sz="4" w:space="0" w:color="auto"/>
              <w:bottom w:val="single" w:sz="4" w:space="0" w:color="auto"/>
              <w:right w:val="single" w:sz="4" w:space="0" w:color="auto"/>
            </w:tcBorders>
          </w:tcPr>
          <w:p w14:paraId="02A8DC01" w14:textId="77777777" w:rsidR="004E1D86" w:rsidRPr="00AC484A" w:rsidRDefault="004E1D86" w:rsidP="003A3183">
            <w:pPr>
              <w:spacing w:before="60" w:after="60"/>
              <w:jc w:val="left"/>
              <w:rPr>
                <w:ins w:id="356" w:author="David M. Grant" w:date="2019-08-08T11:44:00Z"/>
                <w:rFonts w:cs="Arial"/>
                <w:sz w:val="16"/>
                <w:szCs w:val="16"/>
              </w:rPr>
            </w:pPr>
            <w:ins w:id="357" w:author="David M. Grant" w:date="2019-08-08T11:44:00Z">
              <w:r w:rsidRPr="00AC484A">
                <w:rPr>
                  <w:rFonts w:cs="Arial"/>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230CC5FE" w14:textId="77777777" w:rsidR="004E1D86" w:rsidRPr="00AC484A" w:rsidRDefault="004E1D86" w:rsidP="003A3183">
            <w:pPr>
              <w:spacing w:before="60" w:after="60"/>
              <w:jc w:val="left"/>
              <w:rPr>
                <w:ins w:id="358" w:author="David M. Grant" w:date="2019-08-08T11:44:00Z"/>
                <w:rFonts w:cs="Arial"/>
                <w:sz w:val="16"/>
                <w:szCs w:val="16"/>
              </w:rPr>
            </w:pPr>
            <w:ins w:id="359" w:author="David M. Grant" w:date="2019-08-08T11:47:00Z">
              <w:r>
                <w:rPr>
                  <w:rFonts w:cs="Arial"/>
                  <w:sz w:val="16"/>
                  <w:szCs w:val="16"/>
                </w:rPr>
                <w:t>m</w:t>
              </w:r>
            </w:ins>
            <w:ins w:id="360" w:author="David M. Grant" w:date="2019-08-08T11:44:00Z">
              <w:r>
                <w:rPr>
                  <w:rFonts w:cs="Arial"/>
                  <w:sz w:val="16"/>
                  <w:szCs w:val="16"/>
                </w:rPr>
                <w:t>essage</w:t>
              </w:r>
            </w:ins>
          </w:p>
        </w:tc>
        <w:tc>
          <w:tcPr>
            <w:tcW w:w="3827" w:type="dxa"/>
            <w:tcBorders>
              <w:top w:val="single" w:sz="4" w:space="0" w:color="auto"/>
              <w:left w:val="single" w:sz="4" w:space="0" w:color="auto"/>
              <w:bottom w:val="single" w:sz="4" w:space="0" w:color="auto"/>
              <w:right w:val="single" w:sz="4" w:space="0" w:color="auto"/>
            </w:tcBorders>
          </w:tcPr>
          <w:p w14:paraId="3C145A86" w14:textId="77777777" w:rsidR="004E1D86" w:rsidRPr="00AC484A" w:rsidRDefault="004E1D86" w:rsidP="003A3183">
            <w:pPr>
              <w:spacing w:before="60" w:after="60"/>
              <w:jc w:val="left"/>
              <w:rPr>
                <w:ins w:id="361" w:author="David M. Grant" w:date="2019-08-08T11:44:00Z"/>
                <w:rFonts w:cs="Arial"/>
                <w:sz w:val="16"/>
                <w:szCs w:val="16"/>
              </w:rPr>
            </w:pPr>
            <w:ins w:id="362" w:author="David M. Grant" w:date="2019-08-08T11:44:00Z">
              <w:r>
                <w:rPr>
                  <w:rFonts w:cs="Arial"/>
                  <w:sz w:val="16"/>
                  <w:szCs w:val="16"/>
                </w:rPr>
                <w:t>Definition of a message</w:t>
              </w:r>
            </w:ins>
          </w:p>
        </w:tc>
        <w:tc>
          <w:tcPr>
            <w:tcW w:w="709" w:type="dxa"/>
            <w:tcBorders>
              <w:top w:val="single" w:sz="4" w:space="0" w:color="auto"/>
              <w:left w:val="single" w:sz="4" w:space="0" w:color="auto"/>
              <w:bottom w:val="single" w:sz="4" w:space="0" w:color="auto"/>
              <w:right w:val="single" w:sz="4" w:space="0" w:color="auto"/>
            </w:tcBorders>
          </w:tcPr>
          <w:p w14:paraId="73E18877" w14:textId="77777777" w:rsidR="004E1D86" w:rsidRPr="00AC484A" w:rsidRDefault="004E1D86" w:rsidP="003A3183">
            <w:pPr>
              <w:spacing w:before="60" w:after="60"/>
              <w:jc w:val="center"/>
              <w:rPr>
                <w:ins w:id="363" w:author="David M. Grant" w:date="2019-08-08T11:44:00Z"/>
                <w:rFonts w:cs="Arial"/>
                <w:sz w:val="16"/>
                <w:szCs w:val="16"/>
              </w:rPr>
            </w:pPr>
            <w:ins w:id="364" w:author="David M. Grant" w:date="2019-08-08T11:45:00Z">
              <w:r>
                <w:rPr>
                  <w:rFonts w:cs="Arial"/>
                  <w:sz w:val="16"/>
                  <w:szCs w:val="16"/>
                </w:rPr>
                <w:t>0..*</w:t>
              </w:r>
            </w:ins>
          </w:p>
        </w:tc>
        <w:tc>
          <w:tcPr>
            <w:tcW w:w="1843" w:type="dxa"/>
            <w:tcBorders>
              <w:top w:val="single" w:sz="4" w:space="0" w:color="auto"/>
              <w:left w:val="single" w:sz="4" w:space="0" w:color="auto"/>
              <w:bottom w:val="single" w:sz="4" w:space="0" w:color="auto"/>
              <w:right w:val="single" w:sz="4" w:space="0" w:color="auto"/>
            </w:tcBorders>
          </w:tcPr>
          <w:p w14:paraId="2E3D2981" w14:textId="77777777" w:rsidR="004E1D86" w:rsidRPr="00AC484A" w:rsidRDefault="004E1D86" w:rsidP="003A3183">
            <w:pPr>
              <w:spacing w:before="60" w:after="60"/>
              <w:jc w:val="left"/>
              <w:rPr>
                <w:ins w:id="365" w:author="David M. Grant" w:date="2019-08-08T11:44:00Z"/>
                <w:rFonts w:cs="Arial"/>
                <w:sz w:val="16"/>
                <w:szCs w:val="16"/>
              </w:rPr>
            </w:pPr>
            <w:ins w:id="366" w:author="David M. Grant" w:date="2019-08-08T11:45:00Z">
              <w:r>
                <w:rPr>
                  <w:rFonts w:cs="Arial"/>
                  <w:sz w:val="16"/>
                  <w:szCs w:val="16"/>
                </w:rPr>
                <w:t>MessageItem</w:t>
              </w:r>
            </w:ins>
          </w:p>
        </w:tc>
      </w:tr>
    </w:tbl>
    <w:p w14:paraId="45EE94FB" w14:textId="77777777" w:rsidR="004E1D86" w:rsidRDefault="004E1D86" w:rsidP="004E1D86">
      <w:pPr>
        <w:pStyle w:val="Heading3"/>
        <w:numPr>
          <w:ilvl w:val="2"/>
          <w:numId w:val="58"/>
        </w:numPr>
        <w:rPr>
          <w:ins w:id="367" w:author="David M. Grant" w:date="2019-08-08T11:50:00Z"/>
        </w:rPr>
      </w:pPr>
      <w:bookmarkStart w:id="368" w:name="_Toc16161193"/>
      <w:ins w:id="369" w:author="David M. Grant" w:date="2019-08-08T11:49:00Z">
        <w:r>
          <w:t>MessageItem</w:t>
        </w:r>
      </w:ins>
      <w:bookmarkEnd w:id="36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4E1D86" w:rsidRPr="004663CF" w14:paraId="6A63003A" w14:textId="77777777" w:rsidTr="003A3183">
        <w:trPr>
          <w:cantSplit/>
          <w:trHeight w:val="311"/>
          <w:tblHeader/>
          <w:ins w:id="370" w:author="David M. Grant" w:date="2019-08-08T11:50:00Z"/>
        </w:trPr>
        <w:tc>
          <w:tcPr>
            <w:tcW w:w="1242" w:type="dxa"/>
            <w:tcBorders>
              <w:top w:val="single" w:sz="4" w:space="0" w:color="auto"/>
              <w:left w:val="single" w:sz="4" w:space="0" w:color="auto"/>
              <w:bottom w:val="single" w:sz="4" w:space="0" w:color="auto"/>
              <w:right w:val="single" w:sz="4" w:space="0" w:color="auto"/>
            </w:tcBorders>
          </w:tcPr>
          <w:p w14:paraId="6CD63AB8" w14:textId="77777777" w:rsidR="004E1D86" w:rsidRPr="00AC484A" w:rsidRDefault="004E1D86" w:rsidP="004E1D86">
            <w:pPr>
              <w:keepNext/>
              <w:spacing w:before="60" w:after="60"/>
              <w:jc w:val="left"/>
              <w:rPr>
                <w:ins w:id="371" w:author="David M. Grant" w:date="2019-08-08T11:50:00Z"/>
                <w:rFonts w:cs="Arial"/>
                <w:b/>
                <w:sz w:val="16"/>
                <w:szCs w:val="16"/>
              </w:rPr>
            </w:pPr>
            <w:ins w:id="372" w:author="David M. Grant" w:date="2019-08-08T11:50:00Z">
              <w:r w:rsidRPr="00AC484A">
                <w:rPr>
                  <w:rFonts w:cs="Arial"/>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7197A75E" w14:textId="77777777" w:rsidR="004E1D86" w:rsidRPr="00AC484A" w:rsidRDefault="004E1D86" w:rsidP="004E1D86">
            <w:pPr>
              <w:keepNext/>
              <w:spacing w:before="60" w:after="60"/>
              <w:jc w:val="left"/>
              <w:rPr>
                <w:ins w:id="373" w:author="David M. Grant" w:date="2019-08-08T11:50:00Z"/>
                <w:rFonts w:cs="Arial"/>
                <w:b/>
                <w:sz w:val="16"/>
                <w:szCs w:val="16"/>
              </w:rPr>
            </w:pPr>
            <w:ins w:id="374" w:author="David M. Grant" w:date="2019-08-08T11:50:00Z">
              <w:r w:rsidRPr="00AC484A">
                <w:rPr>
                  <w:rFonts w:cs="Arial"/>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61FCAB2C" w14:textId="77777777" w:rsidR="004E1D86" w:rsidRPr="00AC484A" w:rsidRDefault="004E1D86" w:rsidP="004E1D86">
            <w:pPr>
              <w:keepNext/>
              <w:spacing w:before="60" w:after="60"/>
              <w:jc w:val="left"/>
              <w:rPr>
                <w:ins w:id="375" w:author="David M. Grant" w:date="2019-08-08T11:50:00Z"/>
                <w:rFonts w:cs="Arial"/>
                <w:b/>
                <w:sz w:val="16"/>
                <w:szCs w:val="16"/>
              </w:rPr>
            </w:pPr>
            <w:ins w:id="376" w:author="David M. Grant" w:date="2019-08-08T11:50: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353F91B9" w14:textId="77777777" w:rsidR="004E1D86" w:rsidRPr="00AC484A" w:rsidRDefault="004E1D86" w:rsidP="004E1D86">
            <w:pPr>
              <w:keepNext/>
              <w:spacing w:before="60" w:after="60"/>
              <w:jc w:val="center"/>
              <w:rPr>
                <w:ins w:id="377" w:author="David M. Grant" w:date="2019-08-08T11:50:00Z"/>
                <w:rFonts w:cs="Arial"/>
                <w:b/>
                <w:sz w:val="16"/>
                <w:szCs w:val="16"/>
              </w:rPr>
            </w:pPr>
            <w:ins w:id="378" w:author="David M. Grant" w:date="2019-08-08T11:50: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62C63EC5" w14:textId="77777777" w:rsidR="004E1D86" w:rsidRPr="00AC484A" w:rsidRDefault="004E1D86" w:rsidP="004E1D86">
            <w:pPr>
              <w:keepNext/>
              <w:spacing w:before="60" w:after="60"/>
              <w:jc w:val="left"/>
              <w:rPr>
                <w:ins w:id="379" w:author="David M. Grant" w:date="2019-08-08T11:50:00Z"/>
                <w:rFonts w:cs="Arial"/>
                <w:b/>
                <w:sz w:val="16"/>
                <w:szCs w:val="16"/>
              </w:rPr>
            </w:pPr>
            <w:ins w:id="380" w:author="David M. Grant" w:date="2019-08-08T11:50:00Z">
              <w:r w:rsidRPr="00AC484A">
                <w:rPr>
                  <w:rFonts w:cs="Arial"/>
                  <w:b/>
                  <w:sz w:val="16"/>
                  <w:szCs w:val="16"/>
                </w:rPr>
                <w:t>Type</w:t>
              </w:r>
            </w:ins>
          </w:p>
        </w:tc>
      </w:tr>
      <w:tr w:rsidR="004E1D86" w:rsidRPr="004663CF" w14:paraId="1B38F6E7" w14:textId="77777777" w:rsidTr="003A3183">
        <w:trPr>
          <w:ins w:id="381" w:author="David M. Grant" w:date="2019-08-08T11:50:00Z"/>
        </w:trPr>
        <w:tc>
          <w:tcPr>
            <w:tcW w:w="1242" w:type="dxa"/>
            <w:tcBorders>
              <w:top w:val="single" w:sz="4" w:space="0" w:color="auto"/>
              <w:left w:val="single" w:sz="4" w:space="0" w:color="auto"/>
              <w:bottom w:val="single" w:sz="4" w:space="0" w:color="auto"/>
              <w:right w:val="single" w:sz="4" w:space="0" w:color="auto"/>
            </w:tcBorders>
          </w:tcPr>
          <w:p w14:paraId="730CAA27" w14:textId="77777777" w:rsidR="004E1D86" w:rsidRPr="00AC484A" w:rsidRDefault="004E1D86" w:rsidP="004E1D86">
            <w:pPr>
              <w:keepNext/>
              <w:spacing w:before="60" w:after="60"/>
              <w:jc w:val="left"/>
              <w:rPr>
                <w:ins w:id="382" w:author="David M. Grant" w:date="2019-08-08T11:50:00Z"/>
                <w:rFonts w:cs="Arial"/>
                <w:sz w:val="16"/>
                <w:szCs w:val="16"/>
              </w:rPr>
            </w:pPr>
            <w:ins w:id="383" w:author="David M. Grant" w:date="2019-08-08T11:50:00Z">
              <w:r w:rsidRPr="00AC484A">
                <w:rPr>
                  <w:rFonts w:cs="Arial"/>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47E88863" w14:textId="77777777" w:rsidR="004E1D86" w:rsidRPr="00AC484A" w:rsidRDefault="004E1D86" w:rsidP="004E1D86">
            <w:pPr>
              <w:keepNext/>
              <w:spacing w:before="60" w:after="60"/>
              <w:jc w:val="left"/>
              <w:rPr>
                <w:ins w:id="384" w:author="David M. Grant" w:date="2019-08-08T11:50:00Z"/>
                <w:rFonts w:cs="Arial"/>
                <w:sz w:val="16"/>
                <w:szCs w:val="16"/>
              </w:rPr>
            </w:pPr>
            <w:ins w:id="385" w:author="David M. Grant" w:date="2019-08-08T11:50:00Z">
              <w:r>
                <w:rPr>
                  <w:rFonts w:cs="Arial"/>
                  <w:sz w:val="16"/>
                  <w:szCs w:val="16"/>
                </w:rPr>
                <w:t>MessageItem</w:t>
              </w:r>
            </w:ins>
          </w:p>
        </w:tc>
        <w:tc>
          <w:tcPr>
            <w:tcW w:w="3827" w:type="dxa"/>
            <w:tcBorders>
              <w:top w:val="single" w:sz="4" w:space="0" w:color="auto"/>
              <w:left w:val="single" w:sz="4" w:space="0" w:color="auto"/>
              <w:bottom w:val="single" w:sz="4" w:space="0" w:color="auto"/>
              <w:right w:val="single" w:sz="4" w:space="0" w:color="auto"/>
            </w:tcBorders>
          </w:tcPr>
          <w:p w14:paraId="3EC51F4C" w14:textId="77777777" w:rsidR="004E1D86" w:rsidRPr="00AC484A" w:rsidRDefault="00681A6B" w:rsidP="00681A6B">
            <w:pPr>
              <w:keepNext/>
              <w:spacing w:before="60" w:after="60"/>
              <w:jc w:val="left"/>
              <w:rPr>
                <w:ins w:id="386" w:author="David M. Grant" w:date="2019-08-08T11:50:00Z"/>
                <w:rFonts w:cs="Arial"/>
                <w:sz w:val="16"/>
                <w:szCs w:val="16"/>
              </w:rPr>
            </w:pPr>
            <w:ins w:id="387" w:author="David M. Grant" w:date="2019-08-09T11:40:00Z">
              <w:r>
                <w:rPr>
                  <w:rFonts w:cs="Arial"/>
                  <w:sz w:val="16"/>
                  <w:szCs w:val="16"/>
                </w:rPr>
                <w:t>Defines a</w:t>
              </w:r>
            </w:ins>
            <w:ins w:id="388" w:author="David M. Grant" w:date="2019-08-08T11:50:00Z">
              <w:r w:rsidR="004E1D86" w:rsidRPr="00AC484A">
                <w:rPr>
                  <w:rFonts w:cs="Arial"/>
                  <w:sz w:val="16"/>
                  <w:szCs w:val="16"/>
                </w:rPr>
                <w:t xml:space="preserve"> </w:t>
              </w:r>
            </w:ins>
            <w:ins w:id="389" w:author="David M. Grant" w:date="2019-08-09T11:40:00Z">
              <w:r>
                <w:rPr>
                  <w:rFonts w:cs="Arial"/>
                  <w:sz w:val="16"/>
                  <w:szCs w:val="16"/>
                </w:rPr>
                <w:t>language independent message</w:t>
              </w:r>
            </w:ins>
          </w:p>
        </w:tc>
        <w:tc>
          <w:tcPr>
            <w:tcW w:w="709" w:type="dxa"/>
            <w:tcBorders>
              <w:top w:val="single" w:sz="4" w:space="0" w:color="auto"/>
              <w:left w:val="single" w:sz="4" w:space="0" w:color="auto"/>
              <w:bottom w:val="single" w:sz="4" w:space="0" w:color="auto"/>
              <w:right w:val="single" w:sz="4" w:space="0" w:color="auto"/>
            </w:tcBorders>
          </w:tcPr>
          <w:p w14:paraId="2B4E7E94" w14:textId="77777777" w:rsidR="004E1D86" w:rsidRPr="00AC484A" w:rsidRDefault="004E1D86" w:rsidP="004E1D86">
            <w:pPr>
              <w:keepNext/>
              <w:spacing w:before="60" w:after="60"/>
              <w:jc w:val="center"/>
              <w:rPr>
                <w:ins w:id="390" w:author="David M. Grant" w:date="2019-08-08T11:50:00Z"/>
                <w:rFonts w:cs="Arial"/>
                <w:sz w:val="16"/>
                <w:szCs w:val="16"/>
              </w:rPr>
            </w:pPr>
            <w:ins w:id="391" w:author="David M. Grant" w:date="2019-08-08T11:50: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7D5AB0AE" w14:textId="77777777" w:rsidR="004E1D86" w:rsidRPr="00AC484A" w:rsidRDefault="004E1D86" w:rsidP="004E1D86">
            <w:pPr>
              <w:keepNext/>
              <w:spacing w:before="60" w:after="60"/>
              <w:jc w:val="left"/>
              <w:rPr>
                <w:ins w:id="392" w:author="David M. Grant" w:date="2019-08-08T11:50:00Z"/>
                <w:rFonts w:cs="Arial"/>
                <w:sz w:val="16"/>
                <w:szCs w:val="16"/>
              </w:rPr>
            </w:pPr>
            <w:ins w:id="393" w:author="David M. Grant" w:date="2019-08-08T11:50:00Z">
              <w:r w:rsidRPr="00AC484A">
                <w:rPr>
                  <w:rFonts w:cs="Arial"/>
                  <w:sz w:val="16"/>
                  <w:szCs w:val="16"/>
                </w:rPr>
                <w:t>-</w:t>
              </w:r>
            </w:ins>
          </w:p>
        </w:tc>
      </w:tr>
      <w:tr w:rsidR="004E1D86" w:rsidRPr="004663CF" w14:paraId="0F922E1A" w14:textId="77777777" w:rsidTr="003A3183">
        <w:trPr>
          <w:ins w:id="394" w:author="David M. Grant" w:date="2019-08-08T11:51:00Z"/>
        </w:trPr>
        <w:tc>
          <w:tcPr>
            <w:tcW w:w="1242" w:type="dxa"/>
            <w:tcBorders>
              <w:top w:val="single" w:sz="4" w:space="0" w:color="auto"/>
              <w:left w:val="single" w:sz="4" w:space="0" w:color="auto"/>
              <w:bottom w:val="single" w:sz="4" w:space="0" w:color="auto"/>
              <w:right w:val="single" w:sz="4" w:space="0" w:color="auto"/>
            </w:tcBorders>
          </w:tcPr>
          <w:p w14:paraId="7364C0C6" w14:textId="77777777" w:rsidR="004E1D86" w:rsidRPr="00AC484A" w:rsidRDefault="004E1D86" w:rsidP="004E1D86">
            <w:pPr>
              <w:keepNext/>
              <w:spacing w:before="60" w:after="60"/>
              <w:jc w:val="left"/>
              <w:rPr>
                <w:ins w:id="395" w:author="David M. Grant" w:date="2019-08-08T11:51:00Z"/>
                <w:rFonts w:cs="Arial"/>
                <w:sz w:val="16"/>
                <w:szCs w:val="16"/>
              </w:rPr>
            </w:pPr>
            <w:ins w:id="396" w:author="David M. Grant" w:date="2019-08-08T11:51:00Z">
              <w:r>
                <w:rPr>
                  <w:rFonts w:cs="Arial"/>
                  <w:sz w:val="16"/>
                  <w:szCs w:val="16"/>
                </w:rPr>
                <w:t>Subtype of</w:t>
              </w:r>
            </w:ins>
          </w:p>
        </w:tc>
        <w:tc>
          <w:tcPr>
            <w:tcW w:w="1843" w:type="dxa"/>
            <w:tcBorders>
              <w:top w:val="single" w:sz="4" w:space="0" w:color="auto"/>
              <w:left w:val="single" w:sz="4" w:space="0" w:color="auto"/>
              <w:bottom w:val="single" w:sz="4" w:space="0" w:color="auto"/>
              <w:right w:val="single" w:sz="4" w:space="0" w:color="auto"/>
            </w:tcBorders>
          </w:tcPr>
          <w:p w14:paraId="7B44695B" w14:textId="77777777" w:rsidR="004E1D86" w:rsidRDefault="004E1D86" w:rsidP="004E1D86">
            <w:pPr>
              <w:keepNext/>
              <w:spacing w:before="60" w:after="60"/>
              <w:jc w:val="left"/>
              <w:rPr>
                <w:ins w:id="397" w:author="David M. Grant" w:date="2019-08-08T11:51:00Z"/>
                <w:rFonts w:cs="Arial"/>
                <w:sz w:val="16"/>
                <w:szCs w:val="16"/>
              </w:rPr>
            </w:pPr>
            <w:ins w:id="398" w:author="David M. Grant" w:date="2019-08-08T11:51:00Z">
              <w:r>
                <w:rPr>
                  <w:rFonts w:cs="Arial"/>
                  <w:sz w:val="16"/>
                  <w:szCs w:val="16"/>
                </w:rPr>
                <w:t>CatalogItem</w:t>
              </w:r>
            </w:ins>
          </w:p>
        </w:tc>
        <w:tc>
          <w:tcPr>
            <w:tcW w:w="3827" w:type="dxa"/>
            <w:tcBorders>
              <w:top w:val="single" w:sz="4" w:space="0" w:color="auto"/>
              <w:left w:val="single" w:sz="4" w:space="0" w:color="auto"/>
              <w:bottom w:val="single" w:sz="4" w:space="0" w:color="auto"/>
              <w:right w:val="single" w:sz="4" w:space="0" w:color="auto"/>
            </w:tcBorders>
          </w:tcPr>
          <w:p w14:paraId="0A8ACAF6" w14:textId="77777777" w:rsidR="004E1D86" w:rsidRPr="00AC484A" w:rsidRDefault="004E1D86" w:rsidP="004E1D86">
            <w:pPr>
              <w:keepNext/>
              <w:spacing w:before="60" w:after="60"/>
              <w:jc w:val="left"/>
              <w:rPr>
                <w:ins w:id="399" w:author="David M. Grant" w:date="2019-08-08T11:51:00Z"/>
                <w:rFonts w:cs="Arial"/>
                <w:sz w:val="16"/>
                <w:szCs w:val="16"/>
              </w:rPr>
            </w:pPr>
            <w:ins w:id="400" w:author="David M. Grant" w:date="2019-08-08T11:52:00Z">
              <w:r>
                <w:rPr>
                  <w:rFonts w:cs="Arial"/>
                  <w:sz w:val="16"/>
                  <w:szCs w:val="16"/>
                </w:rPr>
                <w:t>See CatalogItem</w:t>
              </w:r>
            </w:ins>
          </w:p>
        </w:tc>
        <w:tc>
          <w:tcPr>
            <w:tcW w:w="709" w:type="dxa"/>
            <w:tcBorders>
              <w:top w:val="single" w:sz="4" w:space="0" w:color="auto"/>
              <w:left w:val="single" w:sz="4" w:space="0" w:color="auto"/>
              <w:bottom w:val="single" w:sz="4" w:space="0" w:color="auto"/>
              <w:right w:val="single" w:sz="4" w:space="0" w:color="auto"/>
            </w:tcBorders>
          </w:tcPr>
          <w:p w14:paraId="0998FF6F" w14:textId="77777777" w:rsidR="004E1D86" w:rsidRPr="00AC484A" w:rsidRDefault="004E1D86" w:rsidP="004E1D86">
            <w:pPr>
              <w:keepNext/>
              <w:spacing w:before="60" w:after="60"/>
              <w:jc w:val="center"/>
              <w:rPr>
                <w:ins w:id="401" w:author="David M. Grant" w:date="2019-08-08T11:51:00Z"/>
                <w:rFonts w:cs="Arial"/>
                <w:sz w:val="16"/>
                <w:szCs w:val="16"/>
              </w:rPr>
            </w:pPr>
            <w:ins w:id="402" w:author="David M. Grant" w:date="2019-08-08T11:52:00Z">
              <w:r>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4D8C046A" w14:textId="77777777" w:rsidR="004E1D86" w:rsidRPr="00AC484A" w:rsidRDefault="004E1D86" w:rsidP="004E1D86">
            <w:pPr>
              <w:keepNext/>
              <w:spacing w:before="60" w:after="60"/>
              <w:jc w:val="left"/>
              <w:rPr>
                <w:ins w:id="403" w:author="David M. Grant" w:date="2019-08-08T11:51:00Z"/>
                <w:rFonts w:cs="Arial"/>
                <w:sz w:val="16"/>
                <w:szCs w:val="16"/>
              </w:rPr>
            </w:pPr>
            <w:ins w:id="404" w:author="David M. Grant" w:date="2019-08-08T11:52:00Z">
              <w:r>
                <w:rPr>
                  <w:rFonts w:cs="Arial"/>
                  <w:sz w:val="16"/>
                  <w:szCs w:val="16"/>
                </w:rPr>
                <w:t>-</w:t>
              </w:r>
            </w:ins>
          </w:p>
        </w:tc>
      </w:tr>
      <w:tr w:rsidR="004E1D86" w:rsidRPr="004663CF" w14:paraId="19829C53" w14:textId="77777777" w:rsidTr="003A3183">
        <w:trPr>
          <w:ins w:id="405" w:author="David M. Grant" w:date="2019-08-08T11:50:00Z"/>
        </w:trPr>
        <w:tc>
          <w:tcPr>
            <w:tcW w:w="1242" w:type="dxa"/>
            <w:tcBorders>
              <w:top w:val="single" w:sz="4" w:space="0" w:color="auto"/>
              <w:left w:val="single" w:sz="4" w:space="0" w:color="auto"/>
              <w:bottom w:val="single" w:sz="4" w:space="0" w:color="auto"/>
              <w:right w:val="single" w:sz="4" w:space="0" w:color="auto"/>
            </w:tcBorders>
          </w:tcPr>
          <w:p w14:paraId="75FF5BE1" w14:textId="77777777" w:rsidR="004E1D86" w:rsidRPr="00AC484A" w:rsidRDefault="004E1D86" w:rsidP="004E1D86">
            <w:pPr>
              <w:keepNext/>
              <w:spacing w:before="60" w:after="60"/>
              <w:jc w:val="left"/>
              <w:rPr>
                <w:ins w:id="406" w:author="David M. Grant" w:date="2019-08-08T11:50:00Z"/>
                <w:rFonts w:cs="Arial"/>
                <w:sz w:val="16"/>
                <w:szCs w:val="16"/>
              </w:rPr>
            </w:pPr>
            <w:ins w:id="407" w:author="David M. Grant" w:date="2019-08-08T11:50:00Z">
              <w:r>
                <w:rPr>
                  <w:rFonts w:cs="Arial"/>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6074CF08" w14:textId="77777777" w:rsidR="004E1D86" w:rsidRPr="00AC484A" w:rsidRDefault="004E1D86" w:rsidP="004E1D86">
            <w:pPr>
              <w:keepNext/>
              <w:spacing w:before="60" w:after="60"/>
              <w:jc w:val="left"/>
              <w:rPr>
                <w:ins w:id="408" w:author="David M. Grant" w:date="2019-08-08T11:50:00Z"/>
                <w:rFonts w:cs="Arial"/>
                <w:sz w:val="16"/>
                <w:szCs w:val="16"/>
              </w:rPr>
            </w:pPr>
            <w:ins w:id="409" w:author="David M. Grant" w:date="2019-08-08T11:50:00Z">
              <w:r>
                <w:rPr>
                  <w:rFonts w:cs="Arial"/>
                  <w:sz w:val="16"/>
                  <w:szCs w:val="16"/>
                </w:rPr>
                <w:t>icon</w:t>
              </w:r>
            </w:ins>
          </w:p>
        </w:tc>
        <w:tc>
          <w:tcPr>
            <w:tcW w:w="3827" w:type="dxa"/>
            <w:tcBorders>
              <w:top w:val="single" w:sz="4" w:space="0" w:color="auto"/>
              <w:left w:val="single" w:sz="4" w:space="0" w:color="auto"/>
              <w:bottom w:val="single" w:sz="4" w:space="0" w:color="auto"/>
              <w:right w:val="single" w:sz="4" w:space="0" w:color="auto"/>
            </w:tcBorders>
          </w:tcPr>
          <w:p w14:paraId="7C374F54" w14:textId="77777777" w:rsidR="004E1D86" w:rsidRPr="00AC484A" w:rsidRDefault="004E1D86" w:rsidP="004E1D86">
            <w:pPr>
              <w:keepNext/>
              <w:spacing w:before="60" w:after="60"/>
              <w:jc w:val="left"/>
              <w:rPr>
                <w:ins w:id="410" w:author="David M. Grant" w:date="2019-08-08T11:50:00Z"/>
                <w:rFonts w:cs="Arial"/>
                <w:sz w:val="16"/>
                <w:szCs w:val="16"/>
              </w:rPr>
            </w:pPr>
            <w:ins w:id="411" w:author="David M. Grant" w:date="2019-08-08T11:51:00Z">
              <w:r>
                <w:rPr>
                  <w:rFonts w:cs="Arial"/>
                  <w:sz w:val="16"/>
                  <w:szCs w:val="16"/>
                </w:rPr>
                <w:t>Reference to a symbol in the portrayal catalogue</w:t>
              </w:r>
            </w:ins>
          </w:p>
        </w:tc>
        <w:tc>
          <w:tcPr>
            <w:tcW w:w="709" w:type="dxa"/>
            <w:tcBorders>
              <w:top w:val="single" w:sz="4" w:space="0" w:color="auto"/>
              <w:left w:val="single" w:sz="4" w:space="0" w:color="auto"/>
              <w:bottom w:val="single" w:sz="4" w:space="0" w:color="auto"/>
              <w:right w:val="single" w:sz="4" w:space="0" w:color="auto"/>
            </w:tcBorders>
          </w:tcPr>
          <w:p w14:paraId="70EB3928" w14:textId="77777777" w:rsidR="004E1D86" w:rsidRPr="00AC484A" w:rsidRDefault="004E1D86" w:rsidP="004E1D86">
            <w:pPr>
              <w:keepNext/>
              <w:spacing w:before="60" w:after="60"/>
              <w:jc w:val="center"/>
              <w:rPr>
                <w:ins w:id="412" w:author="David M. Grant" w:date="2019-08-08T11:50:00Z"/>
                <w:rFonts w:cs="Arial"/>
                <w:sz w:val="16"/>
                <w:szCs w:val="16"/>
              </w:rPr>
            </w:pPr>
            <w:ins w:id="413" w:author="David M. Grant" w:date="2019-08-08T11:50: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0AFCA640" w14:textId="77777777" w:rsidR="004E1D86" w:rsidRPr="00AC484A" w:rsidRDefault="004E1D86" w:rsidP="004E1D86">
            <w:pPr>
              <w:keepNext/>
              <w:spacing w:before="60" w:after="60"/>
              <w:jc w:val="left"/>
              <w:rPr>
                <w:ins w:id="414" w:author="David M. Grant" w:date="2019-08-08T11:50:00Z"/>
                <w:rFonts w:cs="Arial"/>
                <w:sz w:val="16"/>
                <w:szCs w:val="16"/>
              </w:rPr>
            </w:pPr>
            <w:ins w:id="415" w:author="David M. Grant" w:date="2019-08-08T11:51:00Z">
              <w:r>
                <w:rPr>
                  <w:rFonts w:cs="Arial"/>
                  <w:sz w:val="16"/>
                  <w:szCs w:val="16"/>
                </w:rPr>
                <w:t>string</w:t>
              </w:r>
            </w:ins>
          </w:p>
        </w:tc>
      </w:tr>
      <w:tr w:rsidR="004E1D86" w:rsidRPr="004663CF" w14:paraId="6A3119D2" w14:textId="77777777" w:rsidTr="003A3183">
        <w:trPr>
          <w:ins w:id="416" w:author="David M. Grant" w:date="2019-08-08T11:50:00Z"/>
        </w:trPr>
        <w:tc>
          <w:tcPr>
            <w:tcW w:w="1242" w:type="dxa"/>
            <w:tcBorders>
              <w:top w:val="single" w:sz="4" w:space="0" w:color="auto"/>
              <w:left w:val="single" w:sz="4" w:space="0" w:color="auto"/>
              <w:bottom w:val="single" w:sz="4" w:space="0" w:color="auto"/>
              <w:right w:val="single" w:sz="4" w:space="0" w:color="auto"/>
            </w:tcBorders>
          </w:tcPr>
          <w:p w14:paraId="42B3E309" w14:textId="77777777" w:rsidR="004E1D86" w:rsidRDefault="004E1D86" w:rsidP="004E1D86">
            <w:pPr>
              <w:keepNext/>
              <w:spacing w:before="60" w:after="60"/>
              <w:jc w:val="left"/>
              <w:rPr>
                <w:ins w:id="417" w:author="David M. Grant" w:date="2019-08-08T11:50:00Z"/>
                <w:rFonts w:cs="Arial"/>
                <w:sz w:val="16"/>
                <w:szCs w:val="16"/>
              </w:rPr>
            </w:pPr>
            <w:ins w:id="418" w:author="David M. Grant" w:date="2019-08-08T11:50:00Z">
              <w:r>
                <w:rPr>
                  <w:rFonts w:cs="Arial"/>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0A19A3AB" w14:textId="77777777" w:rsidR="004E1D86" w:rsidRDefault="004E1D86" w:rsidP="004E1D86">
            <w:pPr>
              <w:keepNext/>
              <w:spacing w:before="60" w:after="60"/>
              <w:jc w:val="left"/>
              <w:rPr>
                <w:ins w:id="419" w:author="David M. Grant" w:date="2019-08-08T11:50:00Z"/>
                <w:rFonts w:cs="Arial"/>
                <w:sz w:val="16"/>
                <w:szCs w:val="16"/>
              </w:rPr>
            </w:pPr>
            <w:ins w:id="420" w:author="David M. Grant" w:date="2019-08-08T11:50:00Z">
              <w:r>
                <w:rPr>
                  <w:rFonts w:cs="Arial"/>
                  <w:sz w:val="16"/>
                  <w:szCs w:val="16"/>
                </w:rPr>
                <w:t>text</w:t>
              </w:r>
            </w:ins>
          </w:p>
        </w:tc>
        <w:tc>
          <w:tcPr>
            <w:tcW w:w="3827" w:type="dxa"/>
            <w:tcBorders>
              <w:top w:val="single" w:sz="4" w:space="0" w:color="auto"/>
              <w:left w:val="single" w:sz="4" w:space="0" w:color="auto"/>
              <w:bottom w:val="single" w:sz="4" w:space="0" w:color="auto"/>
              <w:right w:val="single" w:sz="4" w:space="0" w:color="auto"/>
            </w:tcBorders>
          </w:tcPr>
          <w:p w14:paraId="14A890F8" w14:textId="77777777" w:rsidR="004E1D86" w:rsidRDefault="004E1D86" w:rsidP="004E1D86">
            <w:pPr>
              <w:keepNext/>
              <w:spacing w:before="60" w:after="60"/>
              <w:jc w:val="left"/>
              <w:rPr>
                <w:ins w:id="421" w:author="David M. Grant" w:date="2019-08-08T11:50:00Z"/>
                <w:rFonts w:cs="Arial"/>
                <w:sz w:val="16"/>
                <w:szCs w:val="16"/>
              </w:rPr>
            </w:pPr>
            <w:ins w:id="422" w:author="David M. Grant" w:date="2019-08-08T11:51:00Z">
              <w:r>
                <w:rPr>
                  <w:rFonts w:cs="Arial"/>
                  <w:sz w:val="16"/>
                  <w:szCs w:val="16"/>
                </w:rPr>
                <w:t>Language specific text</w:t>
              </w:r>
            </w:ins>
          </w:p>
        </w:tc>
        <w:tc>
          <w:tcPr>
            <w:tcW w:w="709" w:type="dxa"/>
            <w:tcBorders>
              <w:top w:val="single" w:sz="4" w:space="0" w:color="auto"/>
              <w:left w:val="single" w:sz="4" w:space="0" w:color="auto"/>
              <w:bottom w:val="single" w:sz="4" w:space="0" w:color="auto"/>
              <w:right w:val="single" w:sz="4" w:space="0" w:color="auto"/>
            </w:tcBorders>
          </w:tcPr>
          <w:p w14:paraId="21CE3643" w14:textId="77777777" w:rsidR="004E1D86" w:rsidRDefault="004E1D86" w:rsidP="004E1D86">
            <w:pPr>
              <w:keepNext/>
              <w:spacing w:before="60" w:after="60"/>
              <w:jc w:val="center"/>
              <w:rPr>
                <w:ins w:id="423" w:author="David M. Grant" w:date="2019-08-08T11:50:00Z"/>
                <w:rFonts w:cs="Arial"/>
                <w:sz w:val="16"/>
                <w:szCs w:val="16"/>
              </w:rPr>
            </w:pPr>
            <w:ins w:id="424" w:author="David M. Grant" w:date="2019-08-08T11:51:00Z">
              <w:r>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7F047CB5" w14:textId="77777777" w:rsidR="004E1D86" w:rsidRDefault="004E1D86" w:rsidP="004E1D86">
            <w:pPr>
              <w:keepNext/>
              <w:spacing w:before="60" w:after="60"/>
              <w:jc w:val="left"/>
              <w:rPr>
                <w:ins w:id="425" w:author="David M. Grant" w:date="2019-08-08T11:50:00Z"/>
                <w:rFonts w:cs="Arial"/>
                <w:sz w:val="16"/>
                <w:szCs w:val="16"/>
              </w:rPr>
            </w:pPr>
            <w:ins w:id="426" w:author="David M. Grant" w:date="2019-08-08T11:51:00Z">
              <w:r>
                <w:rPr>
                  <w:rFonts w:cs="Arial"/>
                  <w:sz w:val="16"/>
                  <w:szCs w:val="16"/>
                </w:rPr>
                <w:t>Text</w:t>
              </w:r>
            </w:ins>
          </w:p>
        </w:tc>
      </w:tr>
    </w:tbl>
    <w:p w14:paraId="78B8870B" w14:textId="77777777" w:rsidR="004E1D86" w:rsidRPr="004E1D86" w:rsidRDefault="004E1D86" w:rsidP="004E1D86">
      <w:pPr>
        <w:rPr>
          <w:ins w:id="427" w:author="David M. Grant" w:date="2019-08-08T11:49:00Z"/>
        </w:rPr>
      </w:pPr>
    </w:p>
    <w:p w14:paraId="5A21B791" w14:textId="77777777" w:rsidR="004E1D86" w:rsidRDefault="004E1D86" w:rsidP="004E1D86">
      <w:pPr>
        <w:pStyle w:val="Heading3"/>
        <w:numPr>
          <w:ilvl w:val="2"/>
          <w:numId w:val="58"/>
        </w:numPr>
        <w:rPr>
          <w:ins w:id="428" w:author="David M. Grant" w:date="2019-08-08T11:50:00Z"/>
        </w:rPr>
      </w:pPr>
      <w:bookmarkStart w:id="429" w:name="_Toc16161194"/>
      <w:ins w:id="430" w:author="David M. Grant" w:date="2019-08-08T11:50:00Z">
        <w:r>
          <w:t>Text</w:t>
        </w:r>
        <w:bookmarkEnd w:id="429"/>
      </w:ins>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4E1D86" w:rsidRPr="004663CF" w14:paraId="6A79936D" w14:textId="77777777" w:rsidTr="003A3183">
        <w:trPr>
          <w:cantSplit/>
          <w:trHeight w:val="311"/>
          <w:tblHeader/>
          <w:ins w:id="431" w:author="David M. Grant" w:date="2019-08-08T11:52:00Z"/>
        </w:trPr>
        <w:tc>
          <w:tcPr>
            <w:tcW w:w="1242" w:type="dxa"/>
            <w:tcBorders>
              <w:top w:val="single" w:sz="4" w:space="0" w:color="auto"/>
              <w:left w:val="single" w:sz="4" w:space="0" w:color="auto"/>
              <w:bottom w:val="single" w:sz="4" w:space="0" w:color="auto"/>
              <w:right w:val="single" w:sz="4" w:space="0" w:color="auto"/>
            </w:tcBorders>
          </w:tcPr>
          <w:p w14:paraId="5A8C1835" w14:textId="77777777" w:rsidR="004E1D86" w:rsidRPr="00AC484A" w:rsidRDefault="004E1D86" w:rsidP="003A3183">
            <w:pPr>
              <w:keepNext/>
              <w:spacing w:before="60" w:after="60"/>
              <w:jc w:val="left"/>
              <w:rPr>
                <w:ins w:id="432" w:author="David M. Grant" w:date="2019-08-08T11:52:00Z"/>
                <w:rFonts w:cs="Arial"/>
                <w:b/>
                <w:sz w:val="16"/>
                <w:szCs w:val="16"/>
              </w:rPr>
            </w:pPr>
            <w:ins w:id="433" w:author="David M. Grant" w:date="2019-08-08T11:52:00Z">
              <w:r w:rsidRPr="00AC484A">
                <w:rPr>
                  <w:rFonts w:cs="Arial"/>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4B897D9F" w14:textId="77777777" w:rsidR="004E1D86" w:rsidRPr="00AC484A" w:rsidRDefault="004E1D86" w:rsidP="003A3183">
            <w:pPr>
              <w:keepNext/>
              <w:spacing w:before="60" w:after="60"/>
              <w:jc w:val="left"/>
              <w:rPr>
                <w:ins w:id="434" w:author="David M. Grant" w:date="2019-08-08T11:52:00Z"/>
                <w:rFonts w:cs="Arial"/>
                <w:b/>
                <w:sz w:val="16"/>
                <w:szCs w:val="16"/>
              </w:rPr>
            </w:pPr>
            <w:ins w:id="435" w:author="David M. Grant" w:date="2019-08-08T11:52:00Z">
              <w:r w:rsidRPr="00AC484A">
                <w:rPr>
                  <w:rFonts w:cs="Arial"/>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74A52AD4" w14:textId="77777777" w:rsidR="004E1D86" w:rsidRPr="00AC484A" w:rsidRDefault="004E1D86" w:rsidP="003A3183">
            <w:pPr>
              <w:keepNext/>
              <w:spacing w:before="60" w:after="60"/>
              <w:jc w:val="left"/>
              <w:rPr>
                <w:ins w:id="436" w:author="David M. Grant" w:date="2019-08-08T11:52:00Z"/>
                <w:rFonts w:cs="Arial"/>
                <w:b/>
                <w:sz w:val="16"/>
                <w:szCs w:val="16"/>
              </w:rPr>
            </w:pPr>
            <w:ins w:id="437" w:author="David M. Grant" w:date="2019-08-08T11:52: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7F6900B2" w14:textId="77777777" w:rsidR="004E1D86" w:rsidRPr="00AC484A" w:rsidRDefault="004E1D86" w:rsidP="003A3183">
            <w:pPr>
              <w:keepNext/>
              <w:spacing w:before="60" w:after="60"/>
              <w:jc w:val="center"/>
              <w:rPr>
                <w:ins w:id="438" w:author="David M. Grant" w:date="2019-08-08T11:52:00Z"/>
                <w:rFonts w:cs="Arial"/>
                <w:b/>
                <w:sz w:val="16"/>
                <w:szCs w:val="16"/>
              </w:rPr>
            </w:pPr>
            <w:ins w:id="439" w:author="David M. Grant" w:date="2019-08-08T11:52: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7A4CAC44" w14:textId="77777777" w:rsidR="004E1D86" w:rsidRPr="00AC484A" w:rsidRDefault="004E1D86" w:rsidP="003A3183">
            <w:pPr>
              <w:keepNext/>
              <w:spacing w:before="60" w:after="60"/>
              <w:jc w:val="left"/>
              <w:rPr>
                <w:ins w:id="440" w:author="David M. Grant" w:date="2019-08-08T11:52:00Z"/>
                <w:rFonts w:cs="Arial"/>
                <w:b/>
                <w:sz w:val="16"/>
                <w:szCs w:val="16"/>
              </w:rPr>
            </w:pPr>
            <w:ins w:id="441" w:author="David M. Grant" w:date="2019-08-08T11:52:00Z">
              <w:r w:rsidRPr="00AC484A">
                <w:rPr>
                  <w:rFonts w:cs="Arial"/>
                  <w:b/>
                  <w:sz w:val="16"/>
                  <w:szCs w:val="16"/>
                </w:rPr>
                <w:t>Type</w:t>
              </w:r>
            </w:ins>
          </w:p>
        </w:tc>
      </w:tr>
      <w:tr w:rsidR="004E1D86" w:rsidRPr="004663CF" w14:paraId="7390794A" w14:textId="77777777" w:rsidTr="003A3183">
        <w:trPr>
          <w:ins w:id="442" w:author="David M. Grant" w:date="2019-08-08T11:52:00Z"/>
        </w:trPr>
        <w:tc>
          <w:tcPr>
            <w:tcW w:w="1242" w:type="dxa"/>
            <w:tcBorders>
              <w:top w:val="single" w:sz="4" w:space="0" w:color="auto"/>
              <w:left w:val="single" w:sz="4" w:space="0" w:color="auto"/>
              <w:bottom w:val="single" w:sz="4" w:space="0" w:color="auto"/>
              <w:right w:val="single" w:sz="4" w:space="0" w:color="auto"/>
            </w:tcBorders>
          </w:tcPr>
          <w:p w14:paraId="5519BDFF" w14:textId="77777777" w:rsidR="004E1D86" w:rsidRPr="00AC484A" w:rsidRDefault="004E1D86" w:rsidP="003A3183">
            <w:pPr>
              <w:keepNext/>
              <w:spacing w:before="60" w:after="60"/>
              <w:jc w:val="left"/>
              <w:rPr>
                <w:ins w:id="443" w:author="David M. Grant" w:date="2019-08-08T11:52:00Z"/>
                <w:rFonts w:cs="Arial"/>
                <w:sz w:val="16"/>
                <w:szCs w:val="16"/>
              </w:rPr>
            </w:pPr>
            <w:ins w:id="444" w:author="David M. Grant" w:date="2019-08-08T11:52:00Z">
              <w:r w:rsidRPr="00AC484A">
                <w:rPr>
                  <w:rFonts w:cs="Arial"/>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579AD413" w14:textId="77777777" w:rsidR="004E1D86" w:rsidRPr="00AC484A" w:rsidRDefault="004E1D86" w:rsidP="003A3183">
            <w:pPr>
              <w:keepNext/>
              <w:spacing w:before="60" w:after="60"/>
              <w:jc w:val="left"/>
              <w:rPr>
                <w:ins w:id="445" w:author="David M. Grant" w:date="2019-08-08T11:52:00Z"/>
                <w:rFonts w:cs="Arial"/>
                <w:sz w:val="16"/>
                <w:szCs w:val="16"/>
              </w:rPr>
            </w:pPr>
            <w:ins w:id="446" w:author="David M. Grant" w:date="2019-08-08T11:52:00Z">
              <w:r>
                <w:rPr>
                  <w:rFonts w:cs="Arial"/>
                  <w:sz w:val="16"/>
                  <w:szCs w:val="16"/>
                </w:rPr>
                <w:t>Text</w:t>
              </w:r>
            </w:ins>
          </w:p>
        </w:tc>
        <w:tc>
          <w:tcPr>
            <w:tcW w:w="3827" w:type="dxa"/>
            <w:tcBorders>
              <w:top w:val="single" w:sz="4" w:space="0" w:color="auto"/>
              <w:left w:val="single" w:sz="4" w:space="0" w:color="auto"/>
              <w:bottom w:val="single" w:sz="4" w:space="0" w:color="auto"/>
              <w:right w:val="single" w:sz="4" w:space="0" w:color="auto"/>
            </w:tcBorders>
          </w:tcPr>
          <w:p w14:paraId="69C6C114" w14:textId="77777777" w:rsidR="004E1D86" w:rsidRPr="00AC484A" w:rsidRDefault="004E1D86" w:rsidP="003A3183">
            <w:pPr>
              <w:keepNext/>
              <w:spacing w:before="60" w:after="60"/>
              <w:jc w:val="left"/>
              <w:rPr>
                <w:ins w:id="447" w:author="David M. Grant" w:date="2019-08-08T11:52:00Z"/>
                <w:rFonts w:cs="Arial"/>
                <w:sz w:val="16"/>
                <w:szCs w:val="16"/>
              </w:rPr>
            </w:pPr>
            <w:ins w:id="448" w:author="David M. Grant" w:date="2019-08-08T11:53:00Z">
              <w:r>
                <w:rPr>
                  <w:rFonts w:cs="Arial"/>
                  <w:sz w:val="16"/>
                  <w:szCs w:val="16"/>
                </w:rPr>
                <w:t>Language specific string</w:t>
              </w:r>
            </w:ins>
          </w:p>
        </w:tc>
        <w:tc>
          <w:tcPr>
            <w:tcW w:w="709" w:type="dxa"/>
            <w:tcBorders>
              <w:top w:val="single" w:sz="4" w:space="0" w:color="auto"/>
              <w:left w:val="single" w:sz="4" w:space="0" w:color="auto"/>
              <w:bottom w:val="single" w:sz="4" w:space="0" w:color="auto"/>
              <w:right w:val="single" w:sz="4" w:space="0" w:color="auto"/>
            </w:tcBorders>
          </w:tcPr>
          <w:p w14:paraId="08EA16DA" w14:textId="77777777" w:rsidR="004E1D86" w:rsidRPr="00AC484A" w:rsidRDefault="004E1D86" w:rsidP="003A3183">
            <w:pPr>
              <w:keepNext/>
              <w:spacing w:before="60" w:after="60"/>
              <w:jc w:val="center"/>
              <w:rPr>
                <w:ins w:id="449" w:author="David M. Grant" w:date="2019-08-08T11:52:00Z"/>
                <w:rFonts w:cs="Arial"/>
                <w:sz w:val="16"/>
                <w:szCs w:val="16"/>
              </w:rPr>
            </w:pPr>
            <w:ins w:id="450" w:author="David M. Grant" w:date="2019-08-08T11:52: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177B62F8" w14:textId="77777777" w:rsidR="004E1D86" w:rsidRPr="00AC484A" w:rsidRDefault="004E1D86" w:rsidP="003A3183">
            <w:pPr>
              <w:keepNext/>
              <w:spacing w:before="60" w:after="60"/>
              <w:jc w:val="left"/>
              <w:rPr>
                <w:ins w:id="451" w:author="David M. Grant" w:date="2019-08-08T11:52:00Z"/>
                <w:rFonts w:cs="Arial"/>
                <w:sz w:val="16"/>
                <w:szCs w:val="16"/>
              </w:rPr>
            </w:pPr>
            <w:ins w:id="452" w:author="David M. Grant" w:date="2019-08-08T11:52:00Z">
              <w:r w:rsidRPr="00AC484A">
                <w:rPr>
                  <w:rFonts w:cs="Arial"/>
                  <w:sz w:val="16"/>
                  <w:szCs w:val="16"/>
                </w:rPr>
                <w:t>-</w:t>
              </w:r>
            </w:ins>
          </w:p>
        </w:tc>
      </w:tr>
      <w:tr w:rsidR="004E1D86" w:rsidRPr="004663CF" w14:paraId="626D706C" w14:textId="77777777" w:rsidTr="003A3183">
        <w:trPr>
          <w:ins w:id="453" w:author="David M. Grant" w:date="2019-08-08T11:52:00Z"/>
        </w:trPr>
        <w:tc>
          <w:tcPr>
            <w:tcW w:w="1242" w:type="dxa"/>
            <w:tcBorders>
              <w:top w:val="single" w:sz="4" w:space="0" w:color="auto"/>
              <w:left w:val="single" w:sz="4" w:space="0" w:color="auto"/>
              <w:bottom w:val="single" w:sz="4" w:space="0" w:color="auto"/>
              <w:right w:val="single" w:sz="4" w:space="0" w:color="auto"/>
            </w:tcBorders>
          </w:tcPr>
          <w:p w14:paraId="088A0ABD" w14:textId="77777777" w:rsidR="004E1D86" w:rsidRPr="00AC484A" w:rsidRDefault="004E1D86" w:rsidP="003A3183">
            <w:pPr>
              <w:keepNext/>
              <w:spacing w:before="60" w:after="60"/>
              <w:jc w:val="left"/>
              <w:rPr>
                <w:ins w:id="454" w:author="David M. Grant" w:date="2019-08-08T11:52:00Z"/>
                <w:rFonts w:cs="Arial"/>
                <w:sz w:val="16"/>
                <w:szCs w:val="16"/>
              </w:rPr>
            </w:pPr>
            <w:ins w:id="455" w:author="David M. Grant" w:date="2019-08-08T11:52:00Z">
              <w:r>
                <w:rPr>
                  <w:rFonts w:cs="Arial"/>
                  <w:sz w:val="16"/>
                  <w:szCs w:val="16"/>
                </w:rPr>
                <w:t>Subtype of</w:t>
              </w:r>
            </w:ins>
          </w:p>
        </w:tc>
        <w:tc>
          <w:tcPr>
            <w:tcW w:w="1843" w:type="dxa"/>
            <w:tcBorders>
              <w:top w:val="single" w:sz="4" w:space="0" w:color="auto"/>
              <w:left w:val="single" w:sz="4" w:space="0" w:color="auto"/>
              <w:bottom w:val="single" w:sz="4" w:space="0" w:color="auto"/>
              <w:right w:val="single" w:sz="4" w:space="0" w:color="auto"/>
            </w:tcBorders>
          </w:tcPr>
          <w:p w14:paraId="32CABC11" w14:textId="77777777" w:rsidR="004E1D86" w:rsidRDefault="004E1D86" w:rsidP="003A3183">
            <w:pPr>
              <w:keepNext/>
              <w:spacing w:before="60" w:after="60"/>
              <w:jc w:val="left"/>
              <w:rPr>
                <w:ins w:id="456" w:author="David M. Grant" w:date="2019-08-08T11:52:00Z"/>
                <w:rFonts w:cs="Arial"/>
                <w:sz w:val="16"/>
                <w:szCs w:val="16"/>
              </w:rPr>
            </w:pPr>
            <w:ins w:id="457" w:author="David M. Grant" w:date="2019-08-08T11:52:00Z">
              <w:r>
                <w:rPr>
                  <w:rFonts w:cs="Arial"/>
                  <w:sz w:val="16"/>
                  <w:szCs w:val="16"/>
                </w:rPr>
                <w:t>string</w:t>
              </w:r>
            </w:ins>
          </w:p>
        </w:tc>
        <w:tc>
          <w:tcPr>
            <w:tcW w:w="3827" w:type="dxa"/>
            <w:tcBorders>
              <w:top w:val="single" w:sz="4" w:space="0" w:color="auto"/>
              <w:left w:val="single" w:sz="4" w:space="0" w:color="auto"/>
              <w:bottom w:val="single" w:sz="4" w:space="0" w:color="auto"/>
              <w:right w:val="single" w:sz="4" w:space="0" w:color="auto"/>
            </w:tcBorders>
          </w:tcPr>
          <w:p w14:paraId="269DB5FD" w14:textId="77777777" w:rsidR="004E1D86" w:rsidRPr="00AC484A" w:rsidRDefault="004E1D86" w:rsidP="003A3183">
            <w:pPr>
              <w:keepNext/>
              <w:spacing w:before="60" w:after="60"/>
              <w:jc w:val="left"/>
              <w:rPr>
                <w:ins w:id="458" w:author="David M. Grant" w:date="2019-08-08T11:52:00Z"/>
                <w:rFonts w:cs="Arial"/>
                <w:sz w:val="16"/>
                <w:szCs w:val="16"/>
              </w:rPr>
            </w:pPr>
          </w:p>
        </w:tc>
        <w:tc>
          <w:tcPr>
            <w:tcW w:w="709" w:type="dxa"/>
            <w:tcBorders>
              <w:top w:val="single" w:sz="4" w:space="0" w:color="auto"/>
              <w:left w:val="single" w:sz="4" w:space="0" w:color="auto"/>
              <w:bottom w:val="single" w:sz="4" w:space="0" w:color="auto"/>
              <w:right w:val="single" w:sz="4" w:space="0" w:color="auto"/>
            </w:tcBorders>
          </w:tcPr>
          <w:p w14:paraId="0B5B6E46" w14:textId="77777777" w:rsidR="004E1D86" w:rsidRPr="00AC484A" w:rsidRDefault="004E1D86" w:rsidP="003A3183">
            <w:pPr>
              <w:keepNext/>
              <w:spacing w:before="60" w:after="60"/>
              <w:jc w:val="center"/>
              <w:rPr>
                <w:ins w:id="459" w:author="David M. Grant" w:date="2019-08-08T11:52:00Z"/>
                <w:rFonts w:cs="Arial"/>
                <w:sz w:val="16"/>
                <w:szCs w:val="16"/>
              </w:rPr>
            </w:pPr>
            <w:ins w:id="460" w:author="David M. Grant" w:date="2019-08-08T11:52:00Z">
              <w:r>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4DA23238" w14:textId="77777777" w:rsidR="004E1D86" w:rsidRPr="00AC484A" w:rsidRDefault="004E1D86" w:rsidP="003A3183">
            <w:pPr>
              <w:keepNext/>
              <w:spacing w:before="60" w:after="60"/>
              <w:jc w:val="left"/>
              <w:rPr>
                <w:ins w:id="461" w:author="David M. Grant" w:date="2019-08-08T11:52:00Z"/>
                <w:rFonts w:cs="Arial"/>
                <w:sz w:val="16"/>
                <w:szCs w:val="16"/>
              </w:rPr>
            </w:pPr>
            <w:ins w:id="462" w:author="David M. Grant" w:date="2019-08-08T11:52:00Z">
              <w:r>
                <w:rPr>
                  <w:rFonts w:cs="Arial"/>
                  <w:sz w:val="16"/>
                  <w:szCs w:val="16"/>
                </w:rPr>
                <w:t>-</w:t>
              </w:r>
            </w:ins>
          </w:p>
        </w:tc>
      </w:tr>
      <w:tr w:rsidR="004E1D86" w:rsidRPr="004663CF" w14:paraId="010AC99C" w14:textId="77777777" w:rsidTr="003A3183">
        <w:trPr>
          <w:ins w:id="463" w:author="David M. Grant" w:date="2019-08-08T11:52:00Z"/>
        </w:trPr>
        <w:tc>
          <w:tcPr>
            <w:tcW w:w="1242" w:type="dxa"/>
            <w:tcBorders>
              <w:top w:val="single" w:sz="4" w:space="0" w:color="auto"/>
              <w:left w:val="single" w:sz="4" w:space="0" w:color="auto"/>
              <w:bottom w:val="single" w:sz="4" w:space="0" w:color="auto"/>
              <w:right w:val="single" w:sz="4" w:space="0" w:color="auto"/>
            </w:tcBorders>
          </w:tcPr>
          <w:p w14:paraId="1B7ED686" w14:textId="77777777" w:rsidR="004E1D86" w:rsidRPr="00AC484A" w:rsidRDefault="004E1D86" w:rsidP="003A3183">
            <w:pPr>
              <w:keepNext/>
              <w:spacing w:before="60" w:after="60"/>
              <w:jc w:val="left"/>
              <w:rPr>
                <w:ins w:id="464" w:author="David M. Grant" w:date="2019-08-08T11:52:00Z"/>
                <w:rFonts w:cs="Arial"/>
                <w:sz w:val="16"/>
                <w:szCs w:val="16"/>
              </w:rPr>
            </w:pPr>
            <w:ins w:id="465" w:author="David M. Grant" w:date="2019-08-08T11:52:00Z">
              <w:r>
                <w:rPr>
                  <w:rFonts w:cs="Arial"/>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6BF88CBF" w14:textId="77777777" w:rsidR="004E1D86" w:rsidRPr="00AC484A" w:rsidRDefault="004E1D86" w:rsidP="003A3183">
            <w:pPr>
              <w:keepNext/>
              <w:spacing w:before="60" w:after="60"/>
              <w:jc w:val="left"/>
              <w:rPr>
                <w:ins w:id="466" w:author="David M. Grant" w:date="2019-08-08T11:52:00Z"/>
                <w:rFonts w:cs="Arial"/>
                <w:sz w:val="16"/>
                <w:szCs w:val="16"/>
              </w:rPr>
            </w:pPr>
            <w:ins w:id="467" w:author="David M. Grant" w:date="2019-08-08T11:53:00Z">
              <w:r>
                <w:rPr>
                  <w:rFonts w:cs="Arial"/>
                  <w:sz w:val="16"/>
                  <w:szCs w:val="16"/>
                </w:rPr>
                <w:t>language</w:t>
              </w:r>
            </w:ins>
          </w:p>
        </w:tc>
        <w:tc>
          <w:tcPr>
            <w:tcW w:w="3827" w:type="dxa"/>
            <w:tcBorders>
              <w:top w:val="single" w:sz="4" w:space="0" w:color="auto"/>
              <w:left w:val="single" w:sz="4" w:space="0" w:color="auto"/>
              <w:bottom w:val="single" w:sz="4" w:space="0" w:color="auto"/>
              <w:right w:val="single" w:sz="4" w:space="0" w:color="auto"/>
            </w:tcBorders>
          </w:tcPr>
          <w:p w14:paraId="393C72D3" w14:textId="77777777" w:rsidR="004E1D86" w:rsidRPr="00AC484A" w:rsidRDefault="004E1D86" w:rsidP="003A3183">
            <w:pPr>
              <w:keepNext/>
              <w:spacing w:before="60" w:after="60"/>
              <w:jc w:val="left"/>
              <w:rPr>
                <w:ins w:id="468" w:author="David M. Grant" w:date="2019-08-08T11:52:00Z"/>
                <w:rFonts w:cs="Arial"/>
                <w:sz w:val="16"/>
                <w:szCs w:val="16"/>
              </w:rPr>
            </w:pPr>
            <w:ins w:id="469" w:author="David M. Grant" w:date="2019-08-08T11:53:00Z">
              <w:r>
                <w:rPr>
                  <w:rFonts w:cs="Arial"/>
                  <w:sz w:val="16"/>
                  <w:szCs w:val="16"/>
                </w:rPr>
                <w:t xml:space="preserve">Identifies a language, default is eng. ISO 639-2/T alpha-3 code (eng – English, deu </w:t>
              </w:r>
            </w:ins>
            <w:ins w:id="470" w:author="David M. Grant" w:date="2019-08-08T11:54:00Z">
              <w:r>
                <w:rPr>
                  <w:rFonts w:cs="Arial"/>
                  <w:sz w:val="16"/>
                  <w:szCs w:val="16"/>
                </w:rPr>
                <w:t>–</w:t>
              </w:r>
            </w:ins>
            <w:ins w:id="471" w:author="David M. Grant" w:date="2019-08-08T11:53:00Z">
              <w:r>
                <w:rPr>
                  <w:rFonts w:cs="Arial"/>
                  <w:sz w:val="16"/>
                  <w:szCs w:val="16"/>
                </w:rPr>
                <w:t xml:space="preserve"> German)</w:t>
              </w:r>
            </w:ins>
          </w:p>
        </w:tc>
        <w:tc>
          <w:tcPr>
            <w:tcW w:w="709" w:type="dxa"/>
            <w:tcBorders>
              <w:top w:val="single" w:sz="4" w:space="0" w:color="auto"/>
              <w:left w:val="single" w:sz="4" w:space="0" w:color="auto"/>
              <w:bottom w:val="single" w:sz="4" w:space="0" w:color="auto"/>
              <w:right w:val="single" w:sz="4" w:space="0" w:color="auto"/>
            </w:tcBorders>
          </w:tcPr>
          <w:p w14:paraId="5F0DD0CF" w14:textId="77777777" w:rsidR="004E1D86" w:rsidRPr="00AC484A" w:rsidRDefault="004E1D86" w:rsidP="003A3183">
            <w:pPr>
              <w:keepNext/>
              <w:spacing w:before="60" w:after="60"/>
              <w:jc w:val="center"/>
              <w:rPr>
                <w:ins w:id="472" w:author="David M. Grant" w:date="2019-08-08T11:52:00Z"/>
                <w:rFonts w:cs="Arial"/>
                <w:sz w:val="16"/>
                <w:szCs w:val="16"/>
              </w:rPr>
            </w:pPr>
            <w:ins w:id="473" w:author="David M. Grant" w:date="2019-08-08T11:52: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30106BF8" w14:textId="77777777" w:rsidR="004E1D86" w:rsidRPr="00AC484A" w:rsidRDefault="004E1D86" w:rsidP="003A3183">
            <w:pPr>
              <w:keepNext/>
              <w:spacing w:before="60" w:after="60"/>
              <w:jc w:val="left"/>
              <w:rPr>
                <w:ins w:id="474" w:author="David M. Grant" w:date="2019-08-08T11:52:00Z"/>
                <w:rFonts w:cs="Arial"/>
                <w:sz w:val="16"/>
                <w:szCs w:val="16"/>
              </w:rPr>
            </w:pPr>
            <w:ins w:id="475" w:author="David M. Grant" w:date="2019-08-08T11:52:00Z">
              <w:r>
                <w:rPr>
                  <w:rFonts w:cs="Arial"/>
                  <w:sz w:val="16"/>
                  <w:szCs w:val="16"/>
                </w:rPr>
                <w:t>string</w:t>
              </w:r>
            </w:ins>
          </w:p>
        </w:tc>
      </w:tr>
    </w:tbl>
    <w:p w14:paraId="15E52836" w14:textId="77777777" w:rsidR="004E1D86" w:rsidRPr="004E1D86" w:rsidRDefault="004E1D86" w:rsidP="004E1D86">
      <w:pPr>
        <w:rPr>
          <w:ins w:id="476" w:author="David M. Grant" w:date="2019-08-08T11:43:00Z"/>
        </w:rPr>
      </w:pPr>
    </w:p>
    <w:p w14:paraId="13445E7C" w14:textId="77777777" w:rsidR="004E1D86" w:rsidRDefault="004E1D86" w:rsidP="004E1D86">
      <w:pPr>
        <w:pStyle w:val="Heading3"/>
        <w:numPr>
          <w:ilvl w:val="2"/>
          <w:numId w:val="58"/>
        </w:numPr>
        <w:rPr>
          <w:ins w:id="477" w:author="David M. Grant" w:date="2019-08-08T11:45:00Z"/>
        </w:rPr>
      </w:pPr>
      <w:bookmarkStart w:id="478" w:name="_Toc16161195"/>
      <w:ins w:id="479" w:author="David M. Grant" w:date="2019-08-08T11:43:00Z">
        <w:r>
          <w:t>Highlights</w:t>
        </w:r>
      </w:ins>
      <w:bookmarkEnd w:id="47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4E1D86" w:rsidRPr="004663CF" w14:paraId="1BC4034F" w14:textId="77777777" w:rsidTr="004E1D86">
        <w:trPr>
          <w:cantSplit/>
          <w:trHeight w:val="311"/>
          <w:tblHeader/>
          <w:ins w:id="480" w:author="David M. Grant" w:date="2019-08-08T11:45:00Z"/>
        </w:trPr>
        <w:tc>
          <w:tcPr>
            <w:tcW w:w="1242" w:type="dxa"/>
            <w:tcBorders>
              <w:top w:val="single" w:sz="4" w:space="0" w:color="auto"/>
              <w:left w:val="single" w:sz="4" w:space="0" w:color="auto"/>
              <w:bottom w:val="single" w:sz="4" w:space="0" w:color="auto"/>
              <w:right w:val="single" w:sz="4" w:space="0" w:color="auto"/>
            </w:tcBorders>
          </w:tcPr>
          <w:p w14:paraId="40E9893C" w14:textId="77777777" w:rsidR="004E1D86" w:rsidRPr="00AC484A" w:rsidRDefault="004E1D86" w:rsidP="004E1D86">
            <w:pPr>
              <w:keepNext/>
              <w:spacing w:before="60" w:after="60"/>
              <w:jc w:val="left"/>
              <w:rPr>
                <w:ins w:id="481" w:author="David M. Grant" w:date="2019-08-08T11:45:00Z"/>
                <w:rFonts w:cs="Arial"/>
                <w:b/>
                <w:sz w:val="16"/>
                <w:szCs w:val="16"/>
              </w:rPr>
            </w:pPr>
            <w:ins w:id="482" w:author="David M. Grant" w:date="2019-08-08T11:45:00Z">
              <w:r w:rsidRPr="00AC484A">
                <w:rPr>
                  <w:rFonts w:cs="Arial"/>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5A429E3F" w14:textId="77777777" w:rsidR="004E1D86" w:rsidRPr="00AC484A" w:rsidRDefault="004E1D86" w:rsidP="004E1D86">
            <w:pPr>
              <w:keepNext/>
              <w:spacing w:before="60" w:after="60"/>
              <w:jc w:val="left"/>
              <w:rPr>
                <w:ins w:id="483" w:author="David M. Grant" w:date="2019-08-08T11:45:00Z"/>
                <w:rFonts w:cs="Arial"/>
                <w:b/>
                <w:sz w:val="16"/>
                <w:szCs w:val="16"/>
              </w:rPr>
            </w:pPr>
            <w:ins w:id="484" w:author="David M. Grant" w:date="2019-08-08T11:45:00Z">
              <w:r w:rsidRPr="00AC484A">
                <w:rPr>
                  <w:rFonts w:cs="Arial"/>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48BDB825" w14:textId="77777777" w:rsidR="004E1D86" w:rsidRPr="00AC484A" w:rsidRDefault="004E1D86" w:rsidP="004E1D86">
            <w:pPr>
              <w:keepNext/>
              <w:spacing w:before="60" w:after="60"/>
              <w:jc w:val="left"/>
              <w:rPr>
                <w:ins w:id="485" w:author="David M. Grant" w:date="2019-08-08T11:45:00Z"/>
                <w:rFonts w:cs="Arial"/>
                <w:b/>
                <w:sz w:val="16"/>
                <w:szCs w:val="16"/>
              </w:rPr>
            </w:pPr>
            <w:ins w:id="486" w:author="David M. Grant" w:date="2019-08-08T11:45: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314E3471" w14:textId="77777777" w:rsidR="004E1D86" w:rsidRPr="00AC484A" w:rsidRDefault="004E1D86" w:rsidP="004E1D86">
            <w:pPr>
              <w:keepNext/>
              <w:spacing w:before="60" w:after="60"/>
              <w:jc w:val="center"/>
              <w:rPr>
                <w:ins w:id="487" w:author="David M. Grant" w:date="2019-08-08T11:45:00Z"/>
                <w:rFonts w:cs="Arial"/>
                <w:b/>
                <w:sz w:val="16"/>
                <w:szCs w:val="16"/>
              </w:rPr>
            </w:pPr>
            <w:ins w:id="488" w:author="David M. Grant" w:date="2019-08-08T11:45: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203E9417" w14:textId="77777777" w:rsidR="004E1D86" w:rsidRPr="00AC484A" w:rsidRDefault="004E1D86" w:rsidP="004E1D86">
            <w:pPr>
              <w:keepNext/>
              <w:spacing w:before="60" w:after="60"/>
              <w:jc w:val="left"/>
              <w:rPr>
                <w:ins w:id="489" w:author="David M. Grant" w:date="2019-08-08T11:45:00Z"/>
                <w:rFonts w:cs="Arial"/>
                <w:b/>
                <w:sz w:val="16"/>
                <w:szCs w:val="16"/>
              </w:rPr>
            </w:pPr>
            <w:ins w:id="490" w:author="David M. Grant" w:date="2019-08-08T11:45:00Z">
              <w:r w:rsidRPr="00AC484A">
                <w:rPr>
                  <w:rFonts w:cs="Arial"/>
                  <w:b/>
                  <w:sz w:val="16"/>
                  <w:szCs w:val="16"/>
                </w:rPr>
                <w:t>Type</w:t>
              </w:r>
            </w:ins>
          </w:p>
        </w:tc>
      </w:tr>
      <w:tr w:rsidR="004E1D86" w:rsidRPr="004663CF" w14:paraId="3F2A2290" w14:textId="77777777" w:rsidTr="004E1D86">
        <w:trPr>
          <w:cantSplit/>
          <w:ins w:id="491" w:author="David M. Grant" w:date="2019-08-08T11:45:00Z"/>
        </w:trPr>
        <w:tc>
          <w:tcPr>
            <w:tcW w:w="1242" w:type="dxa"/>
            <w:tcBorders>
              <w:top w:val="single" w:sz="4" w:space="0" w:color="auto"/>
              <w:left w:val="single" w:sz="4" w:space="0" w:color="auto"/>
              <w:bottom w:val="single" w:sz="4" w:space="0" w:color="auto"/>
              <w:right w:val="single" w:sz="4" w:space="0" w:color="auto"/>
            </w:tcBorders>
          </w:tcPr>
          <w:p w14:paraId="49BFB614" w14:textId="77777777" w:rsidR="004E1D86" w:rsidRPr="00AC484A" w:rsidRDefault="004E1D86" w:rsidP="004E1D86">
            <w:pPr>
              <w:keepNext/>
              <w:spacing w:before="60" w:after="60"/>
              <w:jc w:val="left"/>
              <w:rPr>
                <w:ins w:id="492" w:author="David M. Grant" w:date="2019-08-08T11:45:00Z"/>
                <w:rFonts w:cs="Arial"/>
                <w:sz w:val="16"/>
                <w:szCs w:val="16"/>
              </w:rPr>
            </w:pPr>
            <w:ins w:id="493" w:author="David M. Grant" w:date="2019-08-08T11:45:00Z">
              <w:r w:rsidRPr="00AC484A">
                <w:rPr>
                  <w:rFonts w:cs="Arial"/>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5AB908F0" w14:textId="77777777" w:rsidR="004E1D86" w:rsidRPr="00AC484A" w:rsidRDefault="004E1D86" w:rsidP="004E1D86">
            <w:pPr>
              <w:keepNext/>
              <w:spacing w:before="60" w:after="60"/>
              <w:jc w:val="left"/>
              <w:rPr>
                <w:ins w:id="494" w:author="David M. Grant" w:date="2019-08-08T11:45:00Z"/>
                <w:rFonts w:cs="Arial"/>
                <w:sz w:val="16"/>
                <w:szCs w:val="16"/>
              </w:rPr>
            </w:pPr>
            <w:ins w:id="495" w:author="David M. Grant" w:date="2019-08-08T11:46:00Z">
              <w:r>
                <w:rPr>
                  <w:rFonts w:cs="Arial"/>
                  <w:sz w:val="16"/>
                  <w:szCs w:val="16"/>
                </w:rPr>
                <w:t>Highlights</w:t>
              </w:r>
            </w:ins>
          </w:p>
        </w:tc>
        <w:tc>
          <w:tcPr>
            <w:tcW w:w="3827" w:type="dxa"/>
            <w:tcBorders>
              <w:top w:val="single" w:sz="4" w:space="0" w:color="auto"/>
              <w:left w:val="single" w:sz="4" w:space="0" w:color="auto"/>
              <w:bottom w:val="single" w:sz="4" w:space="0" w:color="auto"/>
              <w:right w:val="single" w:sz="4" w:space="0" w:color="auto"/>
            </w:tcBorders>
          </w:tcPr>
          <w:p w14:paraId="0798B9B4" w14:textId="77777777" w:rsidR="004E1D86" w:rsidRPr="00AC484A" w:rsidRDefault="004E1D86" w:rsidP="004E1D86">
            <w:pPr>
              <w:keepNext/>
              <w:spacing w:before="60" w:after="60"/>
              <w:jc w:val="left"/>
              <w:rPr>
                <w:ins w:id="496" w:author="David M. Grant" w:date="2019-08-08T11:45:00Z"/>
                <w:rFonts w:cs="Arial"/>
                <w:sz w:val="16"/>
                <w:szCs w:val="16"/>
              </w:rPr>
            </w:pPr>
            <w:ins w:id="497" w:author="David M. Grant" w:date="2019-08-08T11:45:00Z">
              <w:r w:rsidRPr="00AC484A">
                <w:rPr>
                  <w:rFonts w:cs="Arial"/>
                  <w:sz w:val="16"/>
                  <w:szCs w:val="16"/>
                </w:rPr>
                <w:t>A cont</w:t>
              </w:r>
              <w:r>
                <w:rPr>
                  <w:rFonts w:cs="Arial"/>
                  <w:sz w:val="16"/>
                  <w:szCs w:val="16"/>
                </w:rPr>
                <w:t xml:space="preserve">ainer of </w:t>
              </w:r>
            </w:ins>
            <w:ins w:id="498" w:author="David M. Grant" w:date="2019-08-08T11:47:00Z">
              <w:r>
                <w:rPr>
                  <w:rFonts w:cs="Arial"/>
                  <w:sz w:val="16"/>
                  <w:szCs w:val="16"/>
                </w:rPr>
                <w:t>GraphicalHighlighting items</w:t>
              </w:r>
            </w:ins>
          </w:p>
        </w:tc>
        <w:tc>
          <w:tcPr>
            <w:tcW w:w="709" w:type="dxa"/>
            <w:tcBorders>
              <w:top w:val="single" w:sz="4" w:space="0" w:color="auto"/>
              <w:left w:val="single" w:sz="4" w:space="0" w:color="auto"/>
              <w:bottom w:val="single" w:sz="4" w:space="0" w:color="auto"/>
              <w:right w:val="single" w:sz="4" w:space="0" w:color="auto"/>
            </w:tcBorders>
          </w:tcPr>
          <w:p w14:paraId="0918F20E" w14:textId="77777777" w:rsidR="004E1D86" w:rsidRPr="00AC484A" w:rsidRDefault="004E1D86" w:rsidP="004E1D86">
            <w:pPr>
              <w:keepNext/>
              <w:spacing w:before="60" w:after="60"/>
              <w:jc w:val="center"/>
              <w:rPr>
                <w:ins w:id="499" w:author="David M. Grant" w:date="2019-08-08T11:45:00Z"/>
                <w:rFonts w:cs="Arial"/>
                <w:sz w:val="16"/>
                <w:szCs w:val="16"/>
              </w:rPr>
            </w:pPr>
            <w:ins w:id="500" w:author="David M. Grant" w:date="2019-08-08T11:45: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1D0AB763" w14:textId="77777777" w:rsidR="004E1D86" w:rsidRPr="00AC484A" w:rsidRDefault="004E1D86" w:rsidP="004E1D86">
            <w:pPr>
              <w:keepNext/>
              <w:spacing w:before="60" w:after="60"/>
              <w:jc w:val="left"/>
              <w:rPr>
                <w:ins w:id="501" w:author="David M. Grant" w:date="2019-08-08T11:45:00Z"/>
                <w:rFonts w:cs="Arial"/>
                <w:sz w:val="16"/>
                <w:szCs w:val="16"/>
              </w:rPr>
            </w:pPr>
            <w:ins w:id="502" w:author="David M. Grant" w:date="2019-08-08T11:45:00Z">
              <w:r w:rsidRPr="00AC484A">
                <w:rPr>
                  <w:rFonts w:cs="Arial"/>
                  <w:sz w:val="16"/>
                  <w:szCs w:val="16"/>
                </w:rPr>
                <w:t>-</w:t>
              </w:r>
            </w:ins>
          </w:p>
        </w:tc>
      </w:tr>
      <w:tr w:rsidR="004E1D86" w:rsidRPr="004663CF" w14:paraId="1BD40560" w14:textId="77777777" w:rsidTr="004E1D86">
        <w:trPr>
          <w:cantSplit/>
          <w:ins w:id="503" w:author="David M. Grant" w:date="2019-08-08T11:45:00Z"/>
        </w:trPr>
        <w:tc>
          <w:tcPr>
            <w:tcW w:w="1242" w:type="dxa"/>
            <w:tcBorders>
              <w:top w:val="single" w:sz="4" w:space="0" w:color="auto"/>
              <w:left w:val="single" w:sz="4" w:space="0" w:color="auto"/>
              <w:bottom w:val="single" w:sz="4" w:space="0" w:color="auto"/>
              <w:right w:val="single" w:sz="4" w:space="0" w:color="auto"/>
            </w:tcBorders>
          </w:tcPr>
          <w:p w14:paraId="4E7CC0BC" w14:textId="77777777" w:rsidR="004E1D86" w:rsidRPr="00AC484A" w:rsidRDefault="004E1D86" w:rsidP="004E1D86">
            <w:pPr>
              <w:keepNext/>
              <w:spacing w:before="60" w:after="60"/>
              <w:jc w:val="left"/>
              <w:rPr>
                <w:ins w:id="504" w:author="David M. Grant" w:date="2019-08-08T11:45:00Z"/>
                <w:rFonts w:cs="Arial"/>
                <w:sz w:val="16"/>
                <w:szCs w:val="16"/>
              </w:rPr>
            </w:pPr>
            <w:ins w:id="505" w:author="David M. Grant" w:date="2019-08-08T11:45:00Z">
              <w:r w:rsidRPr="00AC484A">
                <w:rPr>
                  <w:rFonts w:cs="Arial"/>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22FABEA5" w14:textId="77777777" w:rsidR="004E1D86" w:rsidRPr="00AC484A" w:rsidRDefault="004E1D86" w:rsidP="004E1D86">
            <w:pPr>
              <w:keepNext/>
              <w:spacing w:before="60" w:after="60"/>
              <w:jc w:val="left"/>
              <w:rPr>
                <w:ins w:id="506" w:author="David M. Grant" w:date="2019-08-08T11:45:00Z"/>
                <w:rFonts w:cs="Arial"/>
                <w:sz w:val="16"/>
                <w:szCs w:val="16"/>
              </w:rPr>
            </w:pPr>
            <w:ins w:id="507" w:author="David M. Grant" w:date="2019-08-08T11:47:00Z">
              <w:r>
                <w:rPr>
                  <w:rFonts w:cs="Arial"/>
                  <w:sz w:val="16"/>
                  <w:szCs w:val="16"/>
                </w:rPr>
                <w:t>highlight</w:t>
              </w:r>
            </w:ins>
          </w:p>
        </w:tc>
        <w:tc>
          <w:tcPr>
            <w:tcW w:w="3827" w:type="dxa"/>
            <w:tcBorders>
              <w:top w:val="single" w:sz="4" w:space="0" w:color="auto"/>
              <w:left w:val="single" w:sz="4" w:space="0" w:color="auto"/>
              <w:bottom w:val="single" w:sz="4" w:space="0" w:color="auto"/>
              <w:right w:val="single" w:sz="4" w:space="0" w:color="auto"/>
            </w:tcBorders>
          </w:tcPr>
          <w:p w14:paraId="08708B53" w14:textId="77777777" w:rsidR="004E1D86" w:rsidRPr="00AC484A" w:rsidRDefault="004E1D86" w:rsidP="004E1D86">
            <w:pPr>
              <w:keepNext/>
              <w:spacing w:before="60" w:after="60"/>
              <w:jc w:val="left"/>
              <w:rPr>
                <w:ins w:id="508" w:author="David M. Grant" w:date="2019-08-08T11:45:00Z"/>
                <w:rFonts w:cs="Arial"/>
                <w:sz w:val="16"/>
                <w:szCs w:val="16"/>
              </w:rPr>
            </w:pPr>
            <w:ins w:id="509" w:author="David M. Grant" w:date="2019-08-08T11:47:00Z">
              <w:r>
                <w:rPr>
                  <w:rFonts w:cs="Arial"/>
                  <w:sz w:val="16"/>
                  <w:szCs w:val="16"/>
                </w:rPr>
                <w:t>Definition of a highlight</w:t>
              </w:r>
            </w:ins>
          </w:p>
        </w:tc>
        <w:tc>
          <w:tcPr>
            <w:tcW w:w="709" w:type="dxa"/>
            <w:tcBorders>
              <w:top w:val="single" w:sz="4" w:space="0" w:color="auto"/>
              <w:left w:val="single" w:sz="4" w:space="0" w:color="auto"/>
              <w:bottom w:val="single" w:sz="4" w:space="0" w:color="auto"/>
              <w:right w:val="single" w:sz="4" w:space="0" w:color="auto"/>
            </w:tcBorders>
          </w:tcPr>
          <w:p w14:paraId="609D9849" w14:textId="77777777" w:rsidR="004E1D86" w:rsidRPr="00AC484A" w:rsidRDefault="004E1D86" w:rsidP="004E1D86">
            <w:pPr>
              <w:keepNext/>
              <w:spacing w:before="60" w:after="60"/>
              <w:jc w:val="center"/>
              <w:rPr>
                <w:ins w:id="510" w:author="David M. Grant" w:date="2019-08-08T11:45:00Z"/>
                <w:rFonts w:cs="Arial"/>
                <w:sz w:val="16"/>
                <w:szCs w:val="16"/>
              </w:rPr>
            </w:pPr>
            <w:ins w:id="511" w:author="David M. Grant" w:date="2019-08-08T11:45:00Z">
              <w:r>
                <w:rPr>
                  <w:rFonts w:cs="Arial"/>
                  <w:sz w:val="16"/>
                  <w:szCs w:val="16"/>
                </w:rPr>
                <w:t>0..*</w:t>
              </w:r>
            </w:ins>
          </w:p>
        </w:tc>
        <w:tc>
          <w:tcPr>
            <w:tcW w:w="1843" w:type="dxa"/>
            <w:tcBorders>
              <w:top w:val="single" w:sz="4" w:space="0" w:color="auto"/>
              <w:left w:val="single" w:sz="4" w:space="0" w:color="auto"/>
              <w:bottom w:val="single" w:sz="4" w:space="0" w:color="auto"/>
              <w:right w:val="single" w:sz="4" w:space="0" w:color="auto"/>
            </w:tcBorders>
          </w:tcPr>
          <w:p w14:paraId="18E81E03" w14:textId="77777777" w:rsidR="004E1D86" w:rsidRPr="00AC484A" w:rsidRDefault="004E1D86" w:rsidP="004E1D86">
            <w:pPr>
              <w:keepNext/>
              <w:spacing w:before="60" w:after="60"/>
              <w:jc w:val="left"/>
              <w:rPr>
                <w:ins w:id="512" w:author="David M. Grant" w:date="2019-08-08T11:45:00Z"/>
                <w:rFonts w:cs="Arial"/>
                <w:sz w:val="16"/>
                <w:szCs w:val="16"/>
              </w:rPr>
            </w:pPr>
            <w:ins w:id="513" w:author="David M. Grant" w:date="2019-08-08T11:47:00Z">
              <w:r>
                <w:rPr>
                  <w:rFonts w:cs="Arial"/>
                  <w:sz w:val="16"/>
                  <w:szCs w:val="16"/>
                </w:rPr>
                <w:t>GraphicalHighlighting</w:t>
              </w:r>
            </w:ins>
          </w:p>
        </w:tc>
      </w:tr>
    </w:tbl>
    <w:p w14:paraId="2FDEF4C4" w14:textId="77777777" w:rsidR="004E1D86" w:rsidRPr="004E1D86" w:rsidRDefault="004E1D86" w:rsidP="004E1D86">
      <w:pPr>
        <w:rPr>
          <w:ins w:id="514" w:author="David M. Grant" w:date="2019-08-08T11:43:00Z"/>
        </w:rPr>
      </w:pPr>
    </w:p>
    <w:p w14:paraId="1760C238" w14:textId="77777777" w:rsidR="004E1D86" w:rsidRDefault="004E1D86" w:rsidP="004E1D86">
      <w:pPr>
        <w:pStyle w:val="Heading3"/>
        <w:numPr>
          <w:ilvl w:val="2"/>
          <w:numId w:val="58"/>
        </w:numPr>
        <w:rPr>
          <w:ins w:id="515" w:author="David M. Grant" w:date="2019-08-08T11:54:00Z"/>
        </w:rPr>
      </w:pPr>
      <w:bookmarkStart w:id="516" w:name="_Toc16161196"/>
      <w:ins w:id="517" w:author="David M. Grant" w:date="2019-08-08T11:54:00Z">
        <w:r>
          <w:t>GraphicalHighlighting</w:t>
        </w:r>
        <w:bookmarkEnd w:id="516"/>
      </w:ins>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36"/>
        <w:gridCol w:w="3780"/>
        <w:gridCol w:w="630"/>
        <w:gridCol w:w="1976"/>
      </w:tblGrid>
      <w:tr w:rsidR="004E1D86" w:rsidRPr="004663CF" w14:paraId="26E0273B" w14:textId="77777777" w:rsidTr="004E1D86">
        <w:trPr>
          <w:cantSplit/>
          <w:trHeight w:val="311"/>
          <w:tblHeader/>
          <w:ins w:id="518" w:author="David M. Grant" w:date="2019-08-08T11:55:00Z"/>
        </w:trPr>
        <w:tc>
          <w:tcPr>
            <w:tcW w:w="1242" w:type="dxa"/>
            <w:tcBorders>
              <w:top w:val="single" w:sz="4" w:space="0" w:color="auto"/>
              <w:left w:val="single" w:sz="4" w:space="0" w:color="auto"/>
              <w:bottom w:val="single" w:sz="4" w:space="0" w:color="auto"/>
              <w:right w:val="single" w:sz="4" w:space="0" w:color="auto"/>
            </w:tcBorders>
          </w:tcPr>
          <w:p w14:paraId="7607AEF7" w14:textId="77777777" w:rsidR="004E1D86" w:rsidRPr="00AC484A" w:rsidRDefault="004E1D86" w:rsidP="003A3183">
            <w:pPr>
              <w:keepNext/>
              <w:spacing w:before="60" w:after="60"/>
              <w:jc w:val="left"/>
              <w:rPr>
                <w:ins w:id="519" w:author="David M. Grant" w:date="2019-08-08T11:55:00Z"/>
                <w:rFonts w:cs="Arial"/>
                <w:b/>
                <w:sz w:val="16"/>
                <w:szCs w:val="16"/>
              </w:rPr>
            </w:pPr>
            <w:ins w:id="520" w:author="David M. Grant" w:date="2019-08-08T11:55:00Z">
              <w:r w:rsidRPr="00AC484A">
                <w:rPr>
                  <w:rFonts w:cs="Arial"/>
                  <w:b/>
                  <w:sz w:val="16"/>
                  <w:szCs w:val="16"/>
                </w:rPr>
                <w:t>Role Name</w:t>
              </w:r>
            </w:ins>
          </w:p>
        </w:tc>
        <w:tc>
          <w:tcPr>
            <w:tcW w:w="1836" w:type="dxa"/>
            <w:tcBorders>
              <w:top w:val="single" w:sz="4" w:space="0" w:color="auto"/>
              <w:left w:val="single" w:sz="4" w:space="0" w:color="auto"/>
              <w:bottom w:val="single" w:sz="4" w:space="0" w:color="auto"/>
              <w:right w:val="single" w:sz="4" w:space="0" w:color="auto"/>
            </w:tcBorders>
          </w:tcPr>
          <w:p w14:paraId="1FD024A8" w14:textId="77777777" w:rsidR="004E1D86" w:rsidRPr="00AC484A" w:rsidRDefault="004E1D86" w:rsidP="003A3183">
            <w:pPr>
              <w:keepNext/>
              <w:spacing w:before="60" w:after="60"/>
              <w:jc w:val="left"/>
              <w:rPr>
                <w:ins w:id="521" w:author="David M. Grant" w:date="2019-08-08T11:55:00Z"/>
                <w:rFonts w:cs="Arial"/>
                <w:b/>
                <w:sz w:val="16"/>
                <w:szCs w:val="16"/>
              </w:rPr>
            </w:pPr>
            <w:ins w:id="522" w:author="David M. Grant" w:date="2019-08-08T11:55:00Z">
              <w:r w:rsidRPr="00AC484A">
                <w:rPr>
                  <w:rFonts w:cs="Arial"/>
                  <w:b/>
                  <w:sz w:val="16"/>
                  <w:szCs w:val="16"/>
                </w:rPr>
                <w:t>Name</w:t>
              </w:r>
            </w:ins>
          </w:p>
        </w:tc>
        <w:tc>
          <w:tcPr>
            <w:tcW w:w="3780" w:type="dxa"/>
            <w:tcBorders>
              <w:top w:val="single" w:sz="4" w:space="0" w:color="auto"/>
              <w:left w:val="single" w:sz="4" w:space="0" w:color="auto"/>
              <w:bottom w:val="single" w:sz="4" w:space="0" w:color="auto"/>
              <w:right w:val="single" w:sz="4" w:space="0" w:color="auto"/>
            </w:tcBorders>
          </w:tcPr>
          <w:p w14:paraId="0F1AFC4E" w14:textId="77777777" w:rsidR="004E1D86" w:rsidRPr="00AC484A" w:rsidRDefault="004E1D86" w:rsidP="003A3183">
            <w:pPr>
              <w:keepNext/>
              <w:spacing w:before="60" w:after="60"/>
              <w:jc w:val="left"/>
              <w:rPr>
                <w:ins w:id="523" w:author="David M. Grant" w:date="2019-08-08T11:55:00Z"/>
                <w:rFonts w:cs="Arial"/>
                <w:b/>
                <w:sz w:val="16"/>
                <w:szCs w:val="16"/>
              </w:rPr>
            </w:pPr>
            <w:ins w:id="524" w:author="David M. Grant" w:date="2019-08-08T11:55:00Z">
              <w:r w:rsidRPr="00AC484A">
                <w:rPr>
                  <w:rFonts w:cs="Arial"/>
                  <w:b/>
                  <w:sz w:val="16"/>
                  <w:szCs w:val="16"/>
                </w:rPr>
                <w:t>Description</w:t>
              </w:r>
            </w:ins>
          </w:p>
        </w:tc>
        <w:tc>
          <w:tcPr>
            <w:tcW w:w="630" w:type="dxa"/>
            <w:tcBorders>
              <w:top w:val="single" w:sz="4" w:space="0" w:color="auto"/>
              <w:left w:val="single" w:sz="4" w:space="0" w:color="auto"/>
              <w:bottom w:val="single" w:sz="4" w:space="0" w:color="auto"/>
              <w:right w:val="single" w:sz="4" w:space="0" w:color="auto"/>
            </w:tcBorders>
          </w:tcPr>
          <w:p w14:paraId="194DE374" w14:textId="77777777" w:rsidR="004E1D86" w:rsidRPr="00AC484A" w:rsidRDefault="004E1D86" w:rsidP="003A3183">
            <w:pPr>
              <w:keepNext/>
              <w:spacing w:before="60" w:after="60"/>
              <w:jc w:val="center"/>
              <w:rPr>
                <w:ins w:id="525" w:author="David M. Grant" w:date="2019-08-08T11:55:00Z"/>
                <w:rFonts w:cs="Arial"/>
                <w:b/>
                <w:sz w:val="16"/>
                <w:szCs w:val="16"/>
              </w:rPr>
            </w:pPr>
            <w:ins w:id="526" w:author="David M. Grant" w:date="2019-08-08T11:55:00Z">
              <w:r w:rsidRPr="00AC484A">
                <w:rPr>
                  <w:rFonts w:cs="Arial"/>
                  <w:b/>
                  <w:sz w:val="16"/>
                  <w:szCs w:val="16"/>
                </w:rPr>
                <w:t>Mult.</w:t>
              </w:r>
            </w:ins>
          </w:p>
        </w:tc>
        <w:tc>
          <w:tcPr>
            <w:tcW w:w="1976" w:type="dxa"/>
            <w:tcBorders>
              <w:top w:val="single" w:sz="4" w:space="0" w:color="auto"/>
              <w:left w:val="single" w:sz="4" w:space="0" w:color="auto"/>
              <w:bottom w:val="single" w:sz="4" w:space="0" w:color="auto"/>
              <w:right w:val="single" w:sz="4" w:space="0" w:color="auto"/>
            </w:tcBorders>
          </w:tcPr>
          <w:p w14:paraId="5C1B8592" w14:textId="77777777" w:rsidR="004E1D86" w:rsidRPr="00AC484A" w:rsidRDefault="004E1D86" w:rsidP="003A3183">
            <w:pPr>
              <w:keepNext/>
              <w:spacing w:before="60" w:after="60"/>
              <w:jc w:val="left"/>
              <w:rPr>
                <w:ins w:id="527" w:author="David M. Grant" w:date="2019-08-08T11:55:00Z"/>
                <w:rFonts w:cs="Arial"/>
                <w:b/>
                <w:sz w:val="16"/>
                <w:szCs w:val="16"/>
              </w:rPr>
            </w:pPr>
            <w:ins w:id="528" w:author="David M. Grant" w:date="2019-08-08T11:55:00Z">
              <w:r w:rsidRPr="00AC484A">
                <w:rPr>
                  <w:rFonts w:cs="Arial"/>
                  <w:b/>
                  <w:sz w:val="16"/>
                  <w:szCs w:val="16"/>
                </w:rPr>
                <w:t>Type</w:t>
              </w:r>
            </w:ins>
          </w:p>
        </w:tc>
      </w:tr>
      <w:tr w:rsidR="004E1D86" w:rsidRPr="004663CF" w14:paraId="2AA564AE" w14:textId="77777777" w:rsidTr="004E1D86">
        <w:trPr>
          <w:ins w:id="529" w:author="David M. Grant" w:date="2019-08-08T11:55:00Z"/>
        </w:trPr>
        <w:tc>
          <w:tcPr>
            <w:tcW w:w="1242" w:type="dxa"/>
            <w:tcBorders>
              <w:top w:val="single" w:sz="4" w:space="0" w:color="auto"/>
              <w:left w:val="single" w:sz="4" w:space="0" w:color="auto"/>
              <w:bottom w:val="single" w:sz="4" w:space="0" w:color="auto"/>
              <w:right w:val="single" w:sz="4" w:space="0" w:color="auto"/>
            </w:tcBorders>
          </w:tcPr>
          <w:p w14:paraId="004DB936" w14:textId="77777777" w:rsidR="004E1D86" w:rsidRPr="00AC484A" w:rsidRDefault="004E1D86" w:rsidP="003A3183">
            <w:pPr>
              <w:keepNext/>
              <w:spacing w:before="60" w:after="60"/>
              <w:jc w:val="left"/>
              <w:rPr>
                <w:ins w:id="530" w:author="David M. Grant" w:date="2019-08-08T11:55:00Z"/>
                <w:rFonts w:cs="Arial"/>
                <w:sz w:val="16"/>
                <w:szCs w:val="16"/>
              </w:rPr>
            </w:pPr>
            <w:ins w:id="531" w:author="David M. Grant" w:date="2019-08-08T11:55:00Z">
              <w:r w:rsidRPr="00AC484A">
                <w:rPr>
                  <w:rFonts w:cs="Arial"/>
                  <w:sz w:val="16"/>
                  <w:szCs w:val="16"/>
                </w:rPr>
                <w:t>Class</w:t>
              </w:r>
            </w:ins>
          </w:p>
        </w:tc>
        <w:tc>
          <w:tcPr>
            <w:tcW w:w="1836" w:type="dxa"/>
            <w:tcBorders>
              <w:top w:val="single" w:sz="4" w:space="0" w:color="auto"/>
              <w:left w:val="single" w:sz="4" w:space="0" w:color="auto"/>
              <w:bottom w:val="single" w:sz="4" w:space="0" w:color="auto"/>
              <w:right w:val="single" w:sz="4" w:space="0" w:color="auto"/>
            </w:tcBorders>
          </w:tcPr>
          <w:p w14:paraId="40C6F7A0" w14:textId="77777777" w:rsidR="004E1D86" w:rsidRPr="00AC484A" w:rsidRDefault="004E1D86" w:rsidP="003A3183">
            <w:pPr>
              <w:keepNext/>
              <w:spacing w:before="60" w:after="60"/>
              <w:jc w:val="left"/>
              <w:rPr>
                <w:ins w:id="532" w:author="David M. Grant" w:date="2019-08-08T11:55:00Z"/>
                <w:rFonts w:cs="Arial"/>
                <w:sz w:val="16"/>
                <w:szCs w:val="16"/>
              </w:rPr>
            </w:pPr>
            <w:ins w:id="533" w:author="David M. Grant" w:date="2019-08-08T11:55:00Z">
              <w:r>
                <w:rPr>
                  <w:rFonts w:cs="Arial"/>
                  <w:sz w:val="16"/>
                  <w:szCs w:val="16"/>
                </w:rPr>
                <w:t>GraphicalHighlighting</w:t>
              </w:r>
            </w:ins>
          </w:p>
        </w:tc>
        <w:tc>
          <w:tcPr>
            <w:tcW w:w="3780" w:type="dxa"/>
            <w:tcBorders>
              <w:top w:val="single" w:sz="4" w:space="0" w:color="auto"/>
              <w:left w:val="single" w:sz="4" w:space="0" w:color="auto"/>
              <w:bottom w:val="single" w:sz="4" w:space="0" w:color="auto"/>
              <w:right w:val="single" w:sz="4" w:space="0" w:color="auto"/>
            </w:tcBorders>
          </w:tcPr>
          <w:p w14:paraId="2C169902" w14:textId="77777777" w:rsidR="004E1D86" w:rsidRPr="00AC484A" w:rsidRDefault="004E1D86" w:rsidP="003A3183">
            <w:pPr>
              <w:keepNext/>
              <w:spacing w:before="60" w:after="60"/>
              <w:jc w:val="left"/>
              <w:rPr>
                <w:ins w:id="534" w:author="David M. Grant" w:date="2019-08-08T11:55:00Z"/>
                <w:rFonts w:cs="Arial"/>
                <w:sz w:val="16"/>
                <w:szCs w:val="16"/>
              </w:rPr>
            </w:pPr>
            <w:ins w:id="535" w:author="David M. Grant" w:date="2019-08-08T11:55:00Z">
              <w:r>
                <w:rPr>
                  <w:rFonts w:cs="Arial"/>
                  <w:sz w:val="16"/>
                  <w:szCs w:val="16"/>
                </w:rPr>
                <w:t>Associates viewing groups with alert information</w:t>
              </w:r>
            </w:ins>
          </w:p>
        </w:tc>
        <w:tc>
          <w:tcPr>
            <w:tcW w:w="630" w:type="dxa"/>
            <w:tcBorders>
              <w:top w:val="single" w:sz="4" w:space="0" w:color="auto"/>
              <w:left w:val="single" w:sz="4" w:space="0" w:color="auto"/>
              <w:bottom w:val="single" w:sz="4" w:space="0" w:color="auto"/>
              <w:right w:val="single" w:sz="4" w:space="0" w:color="auto"/>
            </w:tcBorders>
          </w:tcPr>
          <w:p w14:paraId="79F8A875" w14:textId="77777777" w:rsidR="004E1D86" w:rsidRPr="00AC484A" w:rsidRDefault="004E1D86" w:rsidP="003A3183">
            <w:pPr>
              <w:keepNext/>
              <w:spacing w:before="60" w:after="60"/>
              <w:jc w:val="center"/>
              <w:rPr>
                <w:ins w:id="536" w:author="David M. Grant" w:date="2019-08-08T11:55:00Z"/>
                <w:rFonts w:cs="Arial"/>
                <w:sz w:val="16"/>
                <w:szCs w:val="16"/>
              </w:rPr>
            </w:pPr>
            <w:ins w:id="537" w:author="David M. Grant" w:date="2019-08-08T11:55:00Z">
              <w:r w:rsidRPr="00AC484A">
                <w:rPr>
                  <w:rFonts w:cs="Arial"/>
                  <w:sz w:val="16"/>
                  <w:szCs w:val="16"/>
                </w:rPr>
                <w:t>-</w:t>
              </w:r>
            </w:ins>
          </w:p>
        </w:tc>
        <w:tc>
          <w:tcPr>
            <w:tcW w:w="1976" w:type="dxa"/>
            <w:tcBorders>
              <w:top w:val="single" w:sz="4" w:space="0" w:color="auto"/>
              <w:left w:val="single" w:sz="4" w:space="0" w:color="auto"/>
              <w:bottom w:val="single" w:sz="4" w:space="0" w:color="auto"/>
              <w:right w:val="single" w:sz="4" w:space="0" w:color="auto"/>
            </w:tcBorders>
          </w:tcPr>
          <w:p w14:paraId="53637C53" w14:textId="77777777" w:rsidR="004E1D86" w:rsidRPr="00AC484A" w:rsidRDefault="004E1D86" w:rsidP="003A3183">
            <w:pPr>
              <w:keepNext/>
              <w:spacing w:before="60" w:after="60"/>
              <w:jc w:val="left"/>
              <w:rPr>
                <w:ins w:id="538" w:author="David M. Grant" w:date="2019-08-08T11:55:00Z"/>
                <w:rFonts w:cs="Arial"/>
                <w:sz w:val="16"/>
                <w:szCs w:val="16"/>
              </w:rPr>
            </w:pPr>
            <w:ins w:id="539" w:author="David M. Grant" w:date="2019-08-08T11:55:00Z">
              <w:r w:rsidRPr="00AC484A">
                <w:rPr>
                  <w:rFonts w:cs="Arial"/>
                  <w:sz w:val="16"/>
                  <w:szCs w:val="16"/>
                </w:rPr>
                <w:t>-</w:t>
              </w:r>
            </w:ins>
          </w:p>
        </w:tc>
      </w:tr>
      <w:tr w:rsidR="004E1D86" w:rsidRPr="004663CF" w14:paraId="7CAFEC52" w14:textId="77777777" w:rsidTr="004E1D86">
        <w:trPr>
          <w:ins w:id="540" w:author="David M. Grant" w:date="2019-08-08T11:55:00Z"/>
        </w:trPr>
        <w:tc>
          <w:tcPr>
            <w:tcW w:w="1242" w:type="dxa"/>
            <w:tcBorders>
              <w:top w:val="single" w:sz="4" w:space="0" w:color="auto"/>
              <w:left w:val="single" w:sz="4" w:space="0" w:color="auto"/>
              <w:bottom w:val="single" w:sz="4" w:space="0" w:color="auto"/>
              <w:right w:val="single" w:sz="4" w:space="0" w:color="auto"/>
            </w:tcBorders>
          </w:tcPr>
          <w:p w14:paraId="26142999" w14:textId="77777777" w:rsidR="004E1D86" w:rsidRPr="00AC484A" w:rsidRDefault="004E1D86" w:rsidP="003A3183">
            <w:pPr>
              <w:keepNext/>
              <w:spacing w:before="60" w:after="60"/>
              <w:jc w:val="left"/>
              <w:rPr>
                <w:ins w:id="541" w:author="David M. Grant" w:date="2019-08-08T11:55:00Z"/>
                <w:rFonts w:cs="Arial"/>
                <w:sz w:val="16"/>
                <w:szCs w:val="16"/>
              </w:rPr>
            </w:pPr>
            <w:ins w:id="542" w:author="David M. Grant" w:date="2019-08-08T11:55:00Z">
              <w:r>
                <w:rPr>
                  <w:rFonts w:cs="Arial"/>
                  <w:sz w:val="16"/>
                  <w:szCs w:val="16"/>
                </w:rPr>
                <w:t>Subtype of</w:t>
              </w:r>
            </w:ins>
          </w:p>
        </w:tc>
        <w:tc>
          <w:tcPr>
            <w:tcW w:w="1836" w:type="dxa"/>
            <w:tcBorders>
              <w:top w:val="single" w:sz="4" w:space="0" w:color="auto"/>
              <w:left w:val="single" w:sz="4" w:space="0" w:color="auto"/>
              <w:bottom w:val="single" w:sz="4" w:space="0" w:color="auto"/>
              <w:right w:val="single" w:sz="4" w:space="0" w:color="auto"/>
            </w:tcBorders>
          </w:tcPr>
          <w:p w14:paraId="6E8CA9DF" w14:textId="77777777" w:rsidR="004E1D86" w:rsidRDefault="004E1D86" w:rsidP="003A3183">
            <w:pPr>
              <w:keepNext/>
              <w:spacing w:before="60" w:after="60"/>
              <w:jc w:val="left"/>
              <w:rPr>
                <w:ins w:id="543" w:author="David M. Grant" w:date="2019-08-08T11:55:00Z"/>
                <w:rFonts w:cs="Arial"/>
                <w:sz w:val="16"/>
                <w:szCs w:val="16"/>
              </w:rPr>
            </w:pPr>
            <w:ins w:id="544" w:author="David M. Grant" w:date="2019-08-08T11:55:00Z">
              <w:r>
                <w:rPr>
                  <w:rFonts w:cs="Arial"/>
                  <w:sz w:val="16"/>
                  <w:szCs w:val="16"/>
                </w:rPr>
                <w:t>CatalogItem</w:t>
              </w:r>
            </w:ins>
          </w:p>
        </w:tc>
        <w:tc>
          <w:tcPr>
            <w:tcW w:w="3780" w:type="dxa"/>
            <w:tcBorders>
              <w:top w:val="single" w:sz="4" w:space="0" w:color="auto"/>
              <w:left w:val="single" w:sz="4" w:space="0" w:color="auto"/>
              <w:bottom w:val="single" w:sz="4" w:space="0" w:color="auto"/>
              <w:right w:val="single" w:sz="4" w:space="0" w:color="auto"/>
            </w:tcBorders>
          </w:tcPr>
          <w:p w14:paraId="255DC14E" w14:textId="77777777" w:rsidR="004E1D86" w:rsidRPr="00AC484A" w:rsidRDefault="004E1D86" w:rsidP="003A3183">
            <w:pPr>
              <w:keepNext/>
              <w:spacing w:before="60" w:after="60"/>
              <w:jc w:val="left"/>
              <w:rPr>
                <w:ins w:id="545" w:author="David M. Grant" w:date="2019-08-08T11:55:00Z"/>
                <w:rFonts w:cs="Arial"/>
                <w:sz w:val="16"/>
                <w:szCs w:val="16"/>
              </w:rPr>
            </w:pPr>
            <w:ins w:id="546" w:author="David M. Grant" w:date="2019-08-08T11:55:00Z">
              <w:r>
                <w:rPr>
                  <w:rFonts w:cs="Arial"/>
                  <w:sz w:val="16"/>
                  <w:szCs w:val="16"/>
                </w:rPr>
                <w:t>See CatalogItem</w:t>
              </w:r>
            </w:ins>
          </w:p>
        </w:tc>
        <w:tc>
          <w:tcPr>
            <w:tcW w:w="630" w:type="dxa"/>
            <w:tcBorders>
              <w:top w:val="single" w:sz="4" w:space="0" w:color="auto"/>
              <w:left w:val="single" w:sz="4" w:space="0" w:color="auto"/>
              <w:bottom w:val="single" w:sz="4" w:space="0" w:color="auto"/>
              <w:right w:val="single" w:sz="4" w:space="0" w:color="auto"/>
            </w:tcBorders>
          </w:tcPr>
          <w:p w14:paraId="18CD9964" w14:textId="77777777" w:rsidR="004E1D86" w:rsidRPr="00AC484A" w:rsidRDefault="004E1D86" w:rsidP="003A3183">
            <w:pPr>
              <w:keepNext/>
              <w:spacing w:before="60" w:after="60"/>
              <w:jc w:val="center"/>
              <w:rPr>
                <w:ins w:id="547" w:author="David M. Grant" w:date="2019-08-08T11:55:00Z"/>
                <w:rFonts w:cs="Arial"/>
                <w:sz w:val="16"/>
                <w:szCs w:val="16"/>
              </w:rPr>
            </w:pPr>
            <w:ins w:id="548" w:author="David M. Grant" w:date="2019-08-08T11:55:00Z">
              <w:r>
                <w:rPr>
                  <w:rFonts w:cs="Arial"/>
                  <w:sz w:val="16"/>
                  <w:szCs w:val="16"/>
                </w:rPr>
                <w:t>-</w:t>
              </w:r>
            </w:ins>
          </w:p>
        </w:tc>
        <w:tc>
          <w:tcPr>
            <w:tcW w:w="1976" w:type="dxa"/>
            <w:tcBorders>
              <w:top w:val="single" w:sz="4" w:space="0" w:color="auto"/>
              <w:left w:val="single" w:sz="4" w:space="0" w:color="auto"/>
              <w:bottom w:val="single" w:sz="4" w:space="0" w:color="auto"/>
              <w:right w:val="single" w:sz="4" w:space="0" w:color="auto"/>
            </w:tcBorders>
          </w:tcPr>
          <w:p w14:paraId="228252D1" w14:textId="77777777" w:rsidR="004E1D86" w:rsidRPr="00AC484A" w:rsidRDefault="004E1D86" w:rsidP="003A3183">
            <w:pPr>
              <w:keepNext/>
              <w:spacing w:before="60" w:after="60"/>
              <w:jc w:val="left"/>
              <w:rPr>
                <w:ins w:id="549" w:author="David M. Grant" w:date="2019-08-08T11:55:00Z"/>
                <w:rFonts w:cs="Arial"/>
                <w:sz w:val="16"/>
                <w:szCs w:val="16"/>
              </w:rPr>
            </w:pPr>
            <w:ins w:id="550" w:author="David M. Grant" w:date="2019-08-08T11:55:00Z">
              <w:r>
                <w:rPr>
                  <w:rFonts w:cs="Arial"/>
                  <w:sz w:val="16"/>
                  <w:szCs w:val="16"/>
                </w:rPr>
                <w:t>-</w:t>
              </w:r>
            </w:ins>
          </w:p>
        </w:tc>
      </w:tr>
      <w:tr w:rsidR="004E1D86" w:rsidRPr="004663CF" w14:paraId="1B4EB4ED" w14:textId="77777777" w:rsidTr="004E1D86">
        <w:trPr>
          <w:ins w:id="551" w:author="David M. Grant" w:date="2019-08-08T11:55:00Z"/>
        </w:trPr>
        <w:tc>
          <w:tcPr>
            <w:tcW w:w="1242" w:type="dxa"/>
            <w:tcBorders>
              <w:top w:val="single" w:sz="4" w:space="0" w:color="auto"/>
              <w:left w:val="single" w:sz="4" w:space="0" w:color="auto"/>
              <w:bottom w:val="single" w:sz="4" w:space="0" w:color="auto"/>
              <w:right w:val="single" w:sz="4" w:space="0" w:color="auto"/>
            </w:tcBorders>
          </w:tcPr>
          <w:p w14:paraId="040A022D" w14:textId="77777777" w:rsidR="004E1D86" w:rsidRPr="00AC484A" w:rsidRDefault="004E1D86" w:rsidP="003A3183">
            <w:pPr>
              <w:keepNext/>
              <w:spacing w:before="60" w:after="60"/>
              <w:jc w:val="left"/>
              <w:rPr>
                <w:ins w:id="552" w:author="David M. Grant" w:date="2019-08-08T11:55:00Z"/>
                <w:rFonts w:cs="Arial"/>
                <w:sz w:val="16"/>
                <w:szCs w:val="16"/>
              </w:rPr>
            </w:pPr>
            <w:ins w:id="553" w:author="David M. Grant" w:date="2019-08-08T11:55:00Z">
              <w:r>
                <w:rPr>
                  <w:rFonts w:cs="Arial"/>
                  <w:sz w:val="16"/>
                  <w:szCs w:val="16"/>
                </w:rPr>
                <w:t>Attribute</w:t>
              </w:r>
            </w:ins>
          </w:p>
        </w:tc>
        <w:tc>
          <w:tcPr>
            <w:tcW w:w="1836" w:type="dxa"/>
            <w:tcBorders>
              <w:top w:val="single" w:sz="4" w:space="0" w:color="auto"/>
              <w:left w:val="single" w:sz="4" w:space="0" w:color="auto"/>
              <w:bottom w:val="single" w:sz="4" w:space="0" w:color="auto"/>
              <w:right w:val="single" w:sz="4" w:space="0" w:color="auto"/>
            </w:tcBorders>
          </w:tcPr>
          <w:p w14:paraId="0F02198B" w14:textId="77777777" w:rsidR="004E1D86" w:rsidRPr="00AC484A" w:rsidRDefault="004E1D86" w:rsidP="003A3183">
            <w:pPr>
              <w:keepNext/>
              <w:spacing w:before="60" w:after="60"/>
              <w:jc w:val="left"/>
              <w:rPr>
                <w:ins w:id="554" w:author="David M. Grant" w:date="2019-08-08T11:55:00Z"/>
                <w:rFonts w:cs="Arial"/>
                <w:sz w:val="16"/>
                <w:szCs w:val="16"/>
              </w:rPr>
            </w:pPr>
            <w:ins w:id="555" w:author="David M. Grant" w:date="2019-08-08T11:55:00Z">
              <w:r>
                <w:rPr>
                  <w:rFonts w:cs="Arial"/>
                  <w:sz w:val="16"/>
                  <w:szCs w:val="16"/>
                </w:rPr>
                <w:t>optional</w:t>
              </w:r>
            </w:ins>
          </w:p>
        </w:tc>
        <w:tc>
          <w:tcPr>
            <w:tcW w:w="3780" w:type="dxa"/>
            <w:tcBorders>
              <w:top w:val="single" w:sz="4" w:space="0" w:color="auto"/>
              <w:left w:val="single" w:sz="4" w:space="0" w:color="auto"/>
              <w:bottom w:val="single" w:sz="4" w:space="0" w:color="auto"/>
              <w:right w:val="single" w:sz="4" w:space="0" w:color="auto"/>
            </w:tcBorders>
          </w:tcPr>
          <w:p w14:paraId="5E9AAEE1" w14:textId="77777777" w:rsidR="004E1D86" w:rsidRPr="00AC484A" w:rsidRDefault="004E1D86" w:rsidP="003A3183">
            <w:pPr>
              <w:keepNext/>
              <w:spacing w:before="60" w:after="60"/>
              <w:jc w:val="left"/>
              <w:rPr>
                <w:ins w:id="556" w:author="David M. Grant" w:date="2019-08-08T11:55:00Z"/>
                <w:rFonts w:cs="Arial"/>
                <w:sz w:val="16"/>
                <w:szCs w:val="16"/>
              </w:rPr>
            </w:pPr>
            <w:ins w:id="557" w:author="David M. Grant" w:date="2019-08-08T12:14:00Z">
              <w:r>
                <w:rPr>
                  <w:rFonts w:cs="Arial"/>
                  <w:sz w:val="16"/>
                  <w:szCs w:val="16"/>
                </w:rPr>
                <w:t>Allowing the highlight to be turned off is not required. Default is false</w:t>
              </w:r>
            </w:ins>
          </w:p>
        </w:tc>
        <w:tc>
          <w:tcPr>
            <w:tcW w:w="630" w:type="dxa"/>
            <w:tcBorders>
              <w:top w:val="single" w:sz="4" w:space="0" w:color="auto"/>
              <w:left w:val="single" w:sz="4" w:space="0" w:color="auto"/>
              <w:bottom w:val="single" w:sz="4" w:space="0" w:color="auto"/>
              <w:right w:val="single" w:sz="4" w:space="0" w:color="auto"/>
            </w:tcBorders>
          </w:tcPr>
          <w:p w14:paraId="6F33CF38" w14:textId="77777777" w:rsidR="004E1D86" w:rsidRPr="00AC484A" w:rsidRDefault="004E1D86" w:rsidP="003A3183">
            <w:pPr>
              <w:keepNext/>
              <w:spacing w:before="60" w:after="60"/>
              <w:jc w:val="center"/>
              <w:rPr>
                <w:ins w:id="558" w:author="David M. Grant" w:date="2019-08-08T11:55:00Z"/>
                <w:rFonts w:cs="Arial"/>
                <w:sz w:val="16"/>
                <w:szCs w:val="16"/>
              </w:rPr>
            </w:pPr>
            <w:ins w:id="559" w:author="David M. Grant" w:date="2019-08-08T11:55:00Z">
              <w:r>
                <w:rPr>
                  <w:rFonts w:cs="Arial"/>
                  <w:sz w:val="16"/>
                  <w:szCs w:val="16"/>
                </w:rPr>
                <w:t>0..1</w:t>
              </w:r>
            </w:ins>
          </w:p>
        </w:tc>
        <w:tc>
          <w:tcPr>
            <w:tcW w:w="1976" w:type="dxa"/>
            <w:tcBorders>
              <w:top w:val="single" w:sz="4" w:space="0" w:color="auto"/>
              <w:left w:val="single" w:sz="4" w:space="0" w:color="auto"/>
              <w:bottom w:val="single" w:sz="4" w:space="0" w:color="auto"/>
              <w:right w:val="single" w:sz="4" w:space="0" w:color="auto"/>
            </w:tcBorders>
          </w:tcPr>
          <w:p w14:paraId="31A17D3F" w14:textId="77777777" w:rsidR="004E1D86" w:rsidRPr="00AC484A" w:rsidRDefault="004E1D86" w:rsidP="003A3183">
            <w:pPr>
              <w:keepNext/>
              <w:spacing w:before="60" w:after="60"/>
              <w:jc w:val="left"/>
              <w:rPr>
                <w:ins w:id="560" w:author="David M. Grant" w:date="2019-08-08T11:55:00Z"/>
                <w:rFonts w:cs="Arial"/>
                <w:sz w:val="16"/>
                <w:szCs w:val="16"/>
              </w:rPr>
            </w:pPr>
            <w:ins w:id="561" w:author="David M. Grant" w:date="2019-08-08T12:14:00Z">
              <w:r>
                <w:rPr>
                  <w:rFonts w:cs="Arial"/>
                  <w:sz w:val="16"/>
                  <w:szCs w:val="16"/>
                </w:rPr>
                <w:t>boolean</w:t>
              </w:r>
            </w:ins>
          </w:p>
        </w:tc>
      </w:tr>
      <w:tr w:rsidR="004E1D86" w:rsidRPr="004663CF" w14:paraId="1177B7E2" w14:textId="77777777" w:rsidTr="004E1D86">
        <w:trPr>
          <w:ins w:id="562" w:author="David M. Grant" w:date="2019-08-08T11:55:00Z"/>
        </w:trPr>
        <w:tc>
          <w:tcPr>
            <w:tcW w:w="1242" w:type="dxa"/>
            <w:tcBorders>
              <w:top w:val="single" w:sz="4" w:space="0" w:color="auto"/>
              <w:left w:val="single" w:sz="4" w:space="0" w:color="auto"/>
              <w:bottom w:val="single" w:sz="4" w:space="0" w:color="auto"/>
              <w:right w:val="single" w:sz="4" w:space="0" w:color="auto"/>
            </w:tcBorders>
          </w:tcPr>
          <w:p w14:paraId="357FB62D" w14:textId="77777777" w:rsidR="004E1D86" w:rsidRDefault="004E1D86" w:rsidP="003A3183">
            <w:pPr>
              <w:keepNext/>
              <w:spacing w:before="60" w:after="60"/>
              <w:jc w:val="left"/>
              <w:rPr>
                <w:ins w:id="563" w:author="David M. Grant" w:date="2019-08-08T11:55:00Z"/>
                <w:rFonts w:cs="Arial"/>
                <w:sz w:val="16"/>
                <w:szCs w:val="16"/>
              </w:rPr>
            </w:pPr>
            <w:ins w:id="564" w:author="David M. Grant" w:date="2019-08-08T11:55:00Z">
              <w:r>
                <w:rPr>
                  <w:rFonts w:cs="Arial"/>
                  <w:sz w:val="16"/>
                  <w:szCs w:val="16"/>
                </w:rPr>
                <w:t>Attribute</w:t>
              </w:r>
            </w:ins>
          </w:p>
        </w:tc>
        <w:tc>
          <w:tcPr>
            <w:tcW w:w="1836" w:type="dxa"/>
            <w:tcBorders>
              <w:top w:val="single" w:sz="4" w:space="0" w:color="auto"/>
              <w:left w:val="single" w:sz="4" w:space="0" w:color="auto"/>
              <w:bottom w:val="single" w:sz="4" w:space="0" w:color="auto"/>
              <w:right w:val="single" w:sz="4" w:space="0" w:color="auto"/>
            </w:tcBorders>
          </w:tcPr>
          <w:p w14:paraId="7F7C9A29" w14:textId="77777777" w:rsidR="004E1D86" w:rsidRDefault="004E1D86" w:rsidP="003A3183">
            <w:pPr>
              <w:keepNext/>
              <w:spacing w:before="60" w:after="60"/>
              <w:jc w:val="left"/>
              <w:rPr>
                <w:ins w:id="565" w:author="David M. Grant" w:date="2019-08-08T11:55:00Z"/>
                <w:rFonts w:cs="Arial"/>
                <w:sz w:val="16"/>
                <w:szCs w:val="16"/>
              </w:rPr>
            </w:pPr>
            <w:ins w:id="566" w:author="David M. Grant" w:date="2019-08-08T11:55:00Z">
              <w:r>
                <w:rPr>
                  <w:rFonts w:cs="Arial"/>
                  <w:sz w:val="16"/>
                  <w:szCs w:val="16"/>
                </w:rPr>
                <w:t>msg</w:t>
              </w:r>
            </w:ins>
          </w:p>
        </w:tc>
        <w:tc>
          <w:tcPr>
            <w:tcW w:w="3780" w:type="dxa"/>
            <w:tcBorders>
              <w:top w:val="single" w:sz="4" w:space="0" w:color="auto"/>
              <w:left w:val="single" w:sz="4" w:space="0" w:color="auto"/>
              <w:bottom w:val="single" w:sz="4" w:space="0" w:color="auto"/>
              <w:right w:val="single" w:sz="4" w:space="0" w:color="auto"/>
            </w:tcBorders>
          </w:tcPr>
          <w:p w14:paraId="6A33117A" w14:textId="77777777" w:rsidR="004E1D86" w:rsidRDefault="004E1D86" w:rsidP="003A3183">
            <w:pPr>
              <w:keepNext/>
              <w:spacing w:before="60" w:after="60"/>
              <w:jc w:val="left"/>
              <w:rPr>
                <w:ins w:id="567" w:author="David M. Grant" w:date="2019-08-08T11:55:00Z"/>
                <w:rFonts w:cs="Arial"/>
                <w:sz w:val="16"/>
                <w:szCs w:val="16"/>
              </w:rPr>
            </w:pPr>
            <w:ins w:id="568" w:author="David M. Grant" w:date="2019-08-08T12:14:00Z">
              <w:r>
                <w:rPr>
                  <w:rFonts w:cs="Arial"/>
                  <w:sz w:val="16"/>
                  <w:szCs w:val="16"/>
                </w:rPr>
                <w:t>A reference to a message to be displayed while any of the viewing groups are disabled</w:t>
              </w:r>
            </w:ins>
          </w:p>
        </w:tc>
        <w:tc>
          <w:tcPr>
            <w:tcW w:w="630" w:type="dxa"/>
            <w:tcBorders>
              <w:top w:val="single" w:sz="4" w:space="0" w:color="auto"/>
              <w:left w:val="single" w:sz="4" w:space="0" w:color="auto"/>
              <w:bottom w:val="single" w:sz="4" w:space="0" w:color="auto"/>
              <w:right w:val="single" w:sz="4" w:space="0" w:color="auto"/>
            </w:tcBorders>
          </w:tcPr>
          <w:p w14:paraId="44325574" w14:textId="77777777" w:rsidR="004E1D86" w:rsidRDefault="004E1D86" w:rsidP="003A3183">
            <w:pPr>
              <w:keepNext/>
              <w:spacing w:before="60" w:after="60"/>
              <w:jc w:val="center"/>
              <w:rPr>
                <w:ins w:id="569" w:author="David M. Grant" w:date="2019-08-08T11:55:00Z"/>
                <w:rFonts w:cs="Arial"/>
                <w:sz w:val="16"/>
                <w:szCs w:val="16"/>
              </w:rPr>
            </w:pPr>
            <w:ins w:id="570" w:author="David M. Grant" w:date="2019-08-08T12:16:00Z">
              <w:r>
                <w:rPr>
                  <w:rFonts w:cs="Arial"/>
                  <w:sz w:val="16"/>
                  <w:szCs w:val="16"/>
                </w:rPr>
                <w:t>0..</w:t>
              </w:r>
            </w:ins>
            <w:ins w:id="571" w:author="David M. Grant" w:date="2019-08-08T12:15:00Z">
              <w:r>
                <w:rPr>
                  <w:rFonts w:cs="Arial"/>
                  <w:sz w:val="16"/>
                  <w:szCs w:val="16"/>
                </w:rPr>
                <w:t>1</w:t>
              </w:r>
            </w:ins>
          </w:p>
        </w:tc>
        <w:tc>
          <w:tcPr>
            <w:tcW w:w="1976" w:type="dxa"/>
            <w:tcBorders>
              <w:top w:val="single" w:sz="4" w:space="0" w:color="auto"/>
              <w:left w:val="single" w:sz="4" w:space="0" w:color="auto"/>
              <w:bottom w:val="single" w:sz="4" w:space="0" w:color="auto"/>
              <w:right w:val="single" w:sz="4" w:space="0" w:color="auto"/>
            </w:tcBorders>
          </w:tcPr>
          <w:p w14:paraId="5A051EB4" w14:textId="77777777" w:rsidR="004E1D86" w:rsidRDefault="004E1D86" w:rsidP="003A3183">
            <w:pPr>
              <w:keepNext/>
              <w:spacing w:before="60" w:after="60"/>
              <w:jc w:val="left"/>
              <w:rPr>
                <w:ins w:id="572" w:author="David M. Grant" w:date="2019-08-08T11:55:00Z"/>
                <w:rFonts w:cs="Arial"/>
                <w:sz w:val="16"/>
                <w:szCs w:val="16"/>
              </w:rPr>
            </w:pPr>
            <w:ins w:id="573" w:author="David M. Grant" w:date="2019-08-08T12:15:00Z">
              <w:r>
                <w:rPr>
                  <w:rFonts w:cs="Arial"/>
                  <w:sz w:val="16"/>
                  <w:szCs w:val="16"/>
                </w:rPr>
                <w:t>string</w:t>
              </w:r>
            </w:ins>
          </w:p>
        </w:tc>
      </w:tr>
      <w:tr w:rsidR="004E1D86" w:rsidRPr="004663CF" w14:paraId="3F358C3A" w14:textId="77777777" w:rsidTr="004E1D86">
        <w:trPr>
          <w:ins w:id="574" w:author="David M. Grant" w:date="2019-08-08T11:55:00Z"/>
        </w:trPr>
        <w:tc>
          <w:tcPr>
            <w:tcW w:w="1242" w:type="dxa"/>
            <w:tcBorders>
              <w:top w:val="single" w:sz="4" w:space="0" w:color="auto"/>
              <w:left w:val="single" w:sz="4" w:space="0" w:color="auto"/>
              <w:bottom w:val="single" w:sz="4" w:space="0" w:color="auto"/>
              <w:right w:val="single" w:sz="4" w:space="0" w:color="auto"/>
            </w:tcBorders>
          </w:tcPr>
          <w:p w14:paraId="38D6206F" w14:textId="77777777" w:rsidR="004E1D86" w:rsidRDefault="004E1D86" w:rsidP="003A3183">
            <w:pPr>
              <w:keepNext/>
              <w:spacing w:before="60" w:after="60"/>
              <w:jc w:val="left"/>
              <w:rPr>
                <w:ins w:id="575" w:author="David M. Grant" w:date="2019-08-08T11:55:00Z"/>
                <w:rFonts w:cs="Arial"/>
                <w:sz w:val="16"/>
                <w:szCs w:val="16"/>
              </w:rPr>
            </w:pPr>
            <w:ins w:id="576" w:author="David M. Grant" w:date="2019-08-08T11:55:00Z">
              <w:r>
                <w:rPr>
                  <w:rFonts w:cs="Arial"/>
                  <w:sz w:val="16"/>
                  <w:szCs w:val="16"/>
                </w:rPr>
                <w:t>Role</w:t>
              </w:r>
            </w:ins>
          </w:p>
        </w:tc>
        <w:tc>
          <w:tcPr>
            <w:tcW w:w="1836" w:type="dxa"/>
            <w:tcBorders>
              <w:top w:val="single" w:sz="4" w:space="0" w:color="auto"/>
              <w:left w:val="single" w:sz="4" w:space="0" w:color="auto"/>
              <w:bottom w:val="single" w:sz="4" w:space="0" w:color="auto"/>
              <w:right w:val="single" w:sz="4" w:space="0" w:color="auto"/>
            </w:tcBorders>
          </w:tcPr>
          <w:p w14:paraId="09A7192B" w14:textId="77777777" w:rsidR="004E1D86" w:rsidRDefault="004E1D86" w:rsidP="003A3183">
            <w:pPr>
              <w:keepNext/>
              <w:spacing w:before="60" w:after="60"/>
              <w:jc w:val="left"/>
              <w:rPr>
                <w:ins w:id="577" w:author="David M. Grant" w:date="2019-08-08T11:55:00Z"/>
                <w:rFonts w:cs="Arial"/>
                <w:sz w:val="16"/>
                <w:szCs w:val="16"/>
              </w:rPr>
            </w:pPr>
            <w:ins w:id="578" w:author="David M. Grant" w:date="2019-08-08T11:56:00Z">
              <w:r>
                <w:rPr>
                  <w:rFonts w:cs="Arial"/>
                  <w:sz w:val="16"/>
                  <w:szCs w:val="16"/>
                </w:rPr>
                <w:t>viewingGroup</w:t>
              </w:r>
            </w:ins>
          </w:p>
        </w:tc>
        <w:tc>
          <w:tcPr>
            <w:tcW w:w="3780" w:type="dxa"/>
            <w:tcBorders>
              <w:top w:val="single" w:sz="4" w:space="0" w:color="auto"/>
              <w:left w:val="single" w:sz="4" w:space="0" w:color="auto"/>
              <w:bottom w:val="single" w:sz="4" w:space="0" w:color="auto"/>
              <w:right w:val="single" w:sz="4" w:space="0" w:color="auto"/>
            </w:tcBorders>
          </w:tcPr>
          <w:p w14:paraId="6A7D4E1A" w14:textId="77777777" w:rsidR="004E1D86" w:rsidRDefault="004E1D86" w:rsidP="003A3183">
            <w:pPr>
              <w:keepNext/>
              <w:spacing w:before="60" w:after="60"/>
              <w:jc w:val="left"/>
              <w:rPr>
                <w:ins w:id="579" w:author="David M. Grant" w:date="2019-08-08T11:55:00Z"/>
                <w:rFonts w:cs="Arial"/>
                <w:sz w:val="16"/>
                <w:szCs w:val="16"/>
              </w:rPr>
            </w:pPr>
            <w:ins w:id="580" w:author="David M. Grant" w:date="2019-08-08T12:17:00Z">
              <w:r>
                <w:rPr>
                  <w:rFonts w:cs="Arial"/>
                  <w:sz w:val="16"/>
                  <w:szCs w:val="16"/>
                </w:rPr>
                <w:t>References viewing groups used to control graphical highlighting</w:t>
              </w:r>
            </w:ins>
          </w:p>
        </w:tc>
        <w:tc>
          <w:tcPr>
            <w:tcW w:w="630" w:type="dxa"/>
            <w:tcBorders>
              <w:top w:val="single" w:sz="4" w:space="0" w:color="auto"/>
              <w:left w:val="single" w:sz="4" w:space="0" w:color="auto"/>
              <w:bottom w:val="single" w:sz="4" w:space="0" w:color="auto"/>
              <w:right w:val="single" w:sz="4" w:space="0" w:color="auto"/>
            </w:tcBorders>
          </w:tcPr>
          <w:p w14:paraId="642A2039" w14:textId="77777777" w:rsidR="004E1D86" w:rsidRDefault="004E1D86" w:rsidP="003A3183">
            <w:pPr>
              <w:keepNext/>
              <w:spacing w:before="60" w:after="60"/>
              <w:jc w:val="center"/>
              <w:rPr>
                <w:ins w:id="581" w:author="David M. Grant" w:date="2019-08-08T11:55:00Z"/>
                <w:rFonts w:cs="Arial"/>
                <w:sz w:val="16"/>
                <w:szCs w:val="16"/>
              </w:rPr>
            </w:pPr>
            <w:ins w:id="582" w:author="David M. Grant" w:date="2019-08-08T11:55:00Z">
              <w:r>
                <w:rPr>
                  <w:rFonts w:cs="Arial"/>
                  <w:sz w:val="16"/>
                  <w:szCs w:val="16"/>
                </w:rPr>
                <w:t>1..*</w:t>
              </w:r>
            </w:ins>
          </w:p>
        </w:tc>
        <w:tc>
          <w:tcPr>
            <w:tcW w:w="1976" w:type="dxa"/>
            <w:tcBorders>
              <w:top w:val="single" w:sz="4" w:space="0" w:color="auto"/>
              <w:left w:val="single" w:sz="4" w:space="0" w:color="auto"/>
              <w:bottom w:val="single" w:sz="4" w:space="0" w:color="auto"/>
              <w:right w:val="single" w:sz="4" w:space="0" w:color="auto"/>
            </w:tcBorders>
          </w:tcPr>
          <w:p w14:paraId="3F23104F" w14:textId="77777777" w:rsidR="004E1D86" w:rsidRDefault="004E1D86" w:rsidP="003A3183">
            <w:pPr>
              <w:keepNext/>
              <w:spacing w:before="60" w:after="60"/>
              <w:jc w:val="left"/>
              <w:rPr>
                <w:ins w:id="583" w:author="David M. Grant" w:date="2019-08-08T11:55:00Z"/>
                <w:rFonts w:cs="Arial"/>
                <w:sz w:val="16"/>
                <w:szCs w:val="16"/>
              </w:rPr>
            </w:pPr>
            <w:ins w:id="584" w:author="David M. Grant" w:date="2019-08-08T11:55:00Z">
              <w:r>
                <w:rPr>
                  <w:rFonts w:cs="Arial"/>
                  <w:sz w:val="16"/>
                  <w:szCs w:val="16"/>
                </w:rPr>
                <w:t>ViewingGroupReference</w:t>
              </w:r>
            </w:ins>
          </w:p>
        </w:tc>
      </w:tr>
    </w:tbl>
    <w:p w14:paraId="04516BA2" w14:textId="77777777" w:rsidR="004E1D86" w:rsidRPr="004E1D86" w:rsidRDefault="004E1D86" w:rsidP="004E1D86">
      <w:pPr>
        <w:rPr>
          <w:ins w:id="585" w:author="David M. Grant" w:date="2019-08-08T11:54:00Z"/>
        </w:rPr>
      </w:pPr>
    </w:p>
    <w:p w14:paraId="429AE22B" w14:textId="77777777" w:rsidR="004E1D86" w:rsidRDefault="004E1D86" w:rsidP="004E1D86">
      <w:pPr>
        <w:pStyle w:val="Heading3"/>
        <w:numPr>
          <w:ilvl w:val="2"/>
          <w:numId w:val="58"/>
        </w:numPr>
        <w:rPr>
          <w:ins w:id="586" w:author="David M. Grant" w:date="2019-08-08T11:56:00Z"/>
        </w:rPr>
      </w:pPr>
      <w:bookmarkStart w:id="587" w:name="_Toc16161197"/>
      <w:ins w:id="588" w:author="David M. Grant" w:date="2019-08-08T11:56:00Z">
        <w:r>
          <w:t>ViewingGroup</w:t>
        </w:r>
      </w:ins>
      <w:ins w:id="589" w:author="David M. Grant" w:date="2019-08-08T11:58:00Z">
        <w:r>
          <w:t>Reference</w:t>
        </w:r>
      </w:ins>
      <w:bookmarkEnd w:id="58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2016"/>
        <w:gridCol w:w="3600"/>
        <w:gridCol w:w="630"/>
        <w:gridCol w:w="1976"/>
      </w:tblGrid>
      <w:tr w:rsidR="004E1D86" w:rsidRPr="004663CF" w14:paraId="11BB13AE" w14:textId="77777777" w:rsidTr="004E1D86">
        <w:trPr>
          <w:cantSplit/>
          <w:trHeight w:val="311"/>
          <w:tblHeader/>
          <w:ins w:id="590" w:author="David M. Grant" w:date="2019-08-08T11:56:00Z"/>
        </w:trPr>
        <w:tc>
          <w:tcPr>
            <w:tcW w:w="1242" w:type="dxa"/>
            <w:tcBorders>
              <w:top w:val="single" w:sz="4" w:space="0" w:color="auto"/>
              <w:left w:val="single" w:sz="4" w:space="0" w:color="auto"/>
              <w:bottom w:val="single" w:sz="4" w:space="0" w:color="auto"/>
              <w:right w:val="single" w:sz="4" w:space="0" w:color="auto"/>
            </w:tcBorders>
          </w:tcPr>
          <w:p w14:paraId="4AE36DED" w14:textId="77777777" w:rsidR="004E1D86" w:rsidRPr="00AC484A" w:rsidRDefault="004E1D86" w:rsidP="003A3183">
            <w:pPr>
              <w:keepNext/>
              <w:spacing w:before="60" w:after="60"/>
              <w:jc w:val="left"/>
              <w:rPr>
                <w:ins w:id="591" w:author="David M. Grant" w:date="2019-08-08T11:56:00Z"/>
                <w:rFonts w:cs="Arial"/>
                <w:b/>
                <w:sz w:val="16"/>
                <w:szCs w:val="16"/>
              </w:rPr>
            </w:pPr>
            <w:ins w:id="592" w:author="David M. Grant" w:date="2019-08-08T11:56:00Z">
              <w:r w:rsidRPr="00AC484A">
                <w:rPr>
                  <w:rFonts w:cs="Arial"/>
                  <w:b/>
                  <w:sz w:val="16"/>
                  <w:szCs w:val="16"/>
                </w:rPr>
                <w:t>Role Name</w:t>
              </w:r>
            </w:ins>
          </w:p>
        </w:tc>
        <w:tc>
          <w:tcPr>
            <w:tcW w:w="2016" w:type="dxa"/>
            <w:tcBorders>
              <w:top w:val="single" w:sz="4" w:space="0" w:color="auto"/>
              <w:left w:val="single" w:sz="4" w:space="0" w:color="auto"/>
              <w:bottom w:val="single" w:sz="4" w:space="0" w:color="auto"/>
              <w:right w:val="single" w:sz="4" w:space="0" w:color="auto"/>
            </w:tcBorders>
          </w:tcPr>
          <w:p w14:paraId="11FD02EE" w14:textId="77777777" w:rsidR="004E1D86" w:rsidRPr="00AC484A" w:rsidRDefault="004E1D86" w:rsidP="003A3183">
            <w:pPr>
              <w:keepNext/>
              <w:spacing w:before="60" w:after="60"/>
              <w:jc w:val="left"/>
              <w:rPr>
                <w:ins w:id="593" w:author="David M. Grant" w:date="2019-08-08T11:56:00Z"/>
                <w:rFonts w:cs="Arial"/>
                <w:b/>
                <w:sz w:val="16"/>
                <w:szCs w:val="16"/>
              </w:rPr>
            </w:pPr>
            <w:ins w:id="594" w:author="David M. Grant" w:date="2019-08-08T11:56:00Z">
              <w:r w:rsidRPr="00AC484A">
                <w:rPr>
                  <w:rFonts w:cs="Arial"/>
                  <w:b/>
                  <w:sz w:val="16"/>
                  <w:szCs w:val="16"/>
                </w:rPr>
                <w:t>Name</w:t>
              </w:r>
            </w:ins>
          </w:p>
        </w:tc>
        <w:tc>
          <w:tcPr>
            <w:tcW w:w="3600" w:type="dxa"/>
            <w:tcBorders>
              <w:top w:val="single" w:sz="4" w:space="0" w:color="auto"/>
              <w:left w:val="single" w:sz="4" w:space="0" w:color="auto"/>
              <w:bottom w:val="single" w:sz="4" w:space="0" w:color="auto"/>
              <w:right w:val="single" w:sz="4" w:space="0" w:color="auto"/>
            </w:tcBorders>
          </w:tcPr>
          <w:p w14:paraId="3266122B" w14:textId="77777777" w:rsidR="004E1D86" w:rsidRPr="00AC484A" w:rsidRDefault="004E1D86" w:rsidP="003A3183">
            <w:pPr>
              <w:keepNext/>
              <w:spacing w:before="60" w:after="60"/>
              <w:jc w:val="left"/>
              <w:rPr>
                <w:ins w:id="595" w:author="David M. Grant" w:date="2019-08-08T11:56:00Z"/>
                <w:rFonts w:cs="Arial"/>
                <w:b/>
                <w:sz w:val="16"/>
                <w:szCs w:val="16"/>
              </w:rPr>
            </w:pPr>
            <w:ins w:id="596" w:author="David M. Grant" w:date="2019-08-08T11:56:00Z">
              <w:r w:rsidRPr="00AC484A">
                <w:rPr>
                  <w:rFonts w:cs="Arial"/>
                  <w:b/>
                  <w:sz w:val="16"/>
                  <w:szCs w:val="16"/>
                </w:rPr>
                <w:t>Description</w:t>
              </w:r>
            </w:ins>
          </w:p>
        </w:tc>
        <w:tc>
          <w:tcPr>
            <w:tcW w:w="630" w:type="dxa"/>
            <w:tcBorders>
              <w:top w:val="single" w:sz="4" w:space="0" w:color="auto"/>
              <w:left w:val="single" w:sz="4" w:space="0" w:color="auto"/>
              <w:bottom w:val="single" w:sz="4" w:space="0" w:color="auto"/>
              <w:right w:val="single" w:sz="4" w:space="0" w:color="auto"/>
            </w:tcBorders>
          </w:tcPr>
          <w:p w14:paraId="10D3CDD2" w14:textId="77777777" w:rsidR="004E1D86" w:rsidRPr="00AC484A" w:rsidRDefault="004E1D86" w:rsidP="003A3183">
            <w:pPr>
              <w:keepNext/>
              <w:spacing w:before="60" w:after="60"/>
              <w:jc w:val="center"/>
              <w:rPr>
                <w:ins w:id="597" w:author="David M. Grant" w:date="2019-08-08T11:56:00Z"/>
                <w:rFonts w:cs="Arial"/>
                <w:b/>
                <w:sz w:val="16"/>
                <w:szCs w:val="16"/>
              </w:rPr>
            </w:pPr>
            <w:ins w:id="598" w:author="David M. Grant" w:date="2019-08-08T11:56:00Z">
              <w:r w:rsidRPr="00AC484A">
                <w:rPr>
                  <w:rFonts w:cs="Arial"/>
                  <w:b/>
                  <w:sz w:val="16"/>
                  <w:szCs w:val="16"/>
                </w:rPr>
                <w:t>Mult.</w:t>
              </w:r>
            </w:ins>
          </w:p>
        </w:tc>
        <w:tc>
          <w:tcPr>
            <w:tcW w:w="1976" w:type="dxa"/>
            <w:tcBorders>
              <w:top w:val="single" w:sz="4" w:space="0" w:color="auto"/>
              <w:left w:val="single" w:sz="4" w:space="0" w:color="auto"/>
              <w:bottom w:val="single" w:sz="4" w:space="0" w:color="auto"/>
              <w:right w:val="single" w:sz="4" w:space="0" w:color="auto"/>
            </w:tcBorders>
          </w:tcPr>
          <w:p w14:paraId="288BAEBB" w14:textId="77777777" w:rsidR="004E1D86" w:rsidRPr="00AC484A" w:rsidRDefault="004E1D86" w:rsidP="003A3183">
            <w:pPr>
              <w:keepNext/>
              <w:spacing w:before="60" w:after="60"/>
              <w:jc w:val="left"/>
              <w:rPr>
                <w:ins w:id="599" w:author="David M. Grant" w:date="2019-08-08T11:56:00Z"/>
                <w:rFonts w:cs="Arial"/>
                <w:b/>
                <w:sz w:val="16"/>
                <w:szCs w:val="16"/>
              </w:rPr>
            </w:pPr>
            <w:ins w:id="600" w:author="David M. Grant" w:date="2019-08-08T11:56:00Z">
              <w:r w:rsidRPr="00AC484A">
                <w:rPr>
                  <w:rFonts w:cs="Arial"/>
                  <w:b/>
                  <w:sz w:val="16"/>
                  <w:szCs w:val="16"/>
                </w:rPr>
                <w:t>Type</w:t>
              </w:r>
            </w:ins>
          </w:p>
        </w:tc>
      </w:tr>
      <w:tr w:rsidR="004E1D86" w:rsidRPr="004663CF" w14:paraId="0A620443" w14:textId="77777777" w:rsidTr="004E1D86">
        <w:trPr>
          <w:ins w:id="601" w:author="David M. Grant" w:date="2019-08-08T11:56:00Z"/>
        </w:trPr>
        <w:tc>
          <w:tcPr>
            <w:tcW w:w="1242" w:type="dxa"/>
            <w:tcBorders>
              <w:top w:val="single" w:sz="4" w:space="0" w:color="auto"/>
              <w:left w:val="single" w:sz="4" w:space="0" w:color="auto"/>
              <w:bottom w:val="single" w:sz="4" w:space="0" w:color="auto"/>
              <w:right w:val="single" w:sz="4" w:space="0" w:color="auto"/>
            </w:tcBorders>
          </w:tcPr>
          <w:p w14:paraId="50EEA239" w14:textId="77777777" w:rsidR="004E1D86" w:rsidRPr="00AC484A" w:rsidRDefault="004E1D86" w:rsidP="003A3183">
            <w:pPr>
              <w:keepNext/>
              <w:spacing w:before="60" w:after="60"/>
              <w:jc w:val="left"/>
              <w:rPr>
                <w:ins w:id="602" w:author="David M. Grant" w:date="2019-08-08T11:56:00Z"/>
                <w:rFonts w:cs="Arial"/>
                <w:sz w:val="16"/>
                <w:szCs w:val="16"/>
              </w:rPr>
            </w:pPr>
            <w:ins w:id="603" w:author="David M. Grant" w:date="2019-08-08T11:56:00Z">
              <w:r w:rsidRPr="00AC484A">
                <w:rPr>
                  <w:rFonts w:cs="Arial"/>
                  <w:sz w:val="16"/>
                  <w:szCs w:val="16"/>
                </w:rPr>
                <w:t>Class</w:t>
              </w:r>
            </w:ins>
          </w:p>
        </w:tc>
        <w:tc>
          <w:tcPr>
            <w:tcW w:w="2016" w:type="dxa"/>
            <w:tcBorders>
              <w:top w:val="single" w:sz="4" w:space="0" w:color="auto"/>
              <w:left w:val="single" w:sz="4" w:space="0" w:color="auto"/>
              <w:bottom w:val="single" w:sz="4" w:space="0" w:color="auto"/>
              <w:right w:val="single" w:sz="4" w:space="0" w:color="auto"/>
            </w:tcBorders>
          </w:tcPr>
          <w:p w14:paraId="6DD23E65" w14:textId="77777777" w:rsidR="004E1D86" w:rsidRPr="00AC484A" w:rsidRDefault="004E1D86" w:rsidP="003A3183">
            <w:pPr>
              <w:keepNext/>
              <w:spacing w:before="60" w:after="60"/>
              <w:jc w:val="left"/>
              <w:rPr>
                <w:ins w:id="604" w:author="David M. Grant" w:date="2019-08-08T11:56:00Z"/>
                <w:rFonts w:cs="Arial"/>
                <w:sz w:val="16"/>
                <w:szCs w:val="16"/>
              </w:rPr>
            </w:pPr>
            <w:ins w:id="605" w:author="David M. Grant" w:date="2019-08-08T11:56:00Z">
              <w:r>
                <w:rPr>
                  <w:rFonts w:cs="Arial"/>
                  <w:sz w:val="16"/>
                  <w:szCs w:val="16"/>
                </w:rPr>
                <w:t>ViewingGroup</w:t>
              </w:r>
            </w:ins>
            <w:ins w:id="606" w:author="David M. Grant" w:date="2019-08-08T11:58:00Z">
              <w:r>
                <w:rPr>
                  <w:rFonts w:cs="Arial"/>
                  <w:sz w:val="16"/>
                  <w:szCs w:val="16"/>
                </w:rPr>
                <w:t>Reference</w:t>
              </w:r>
            </w:ins>
          </w:p>
        </w:tc>
        <w:tc>
          <w:tcPr>
            <w:tcW w:w="3600" w:type="dxa"/>
            <w:tcBorders>
              <w:top w:val="single" w:sz="4" w:space="0" w:color="auto"/>
              <w:left w:val="single" w:sz="4" w:space="0" w:color="auto"/>
              <w:bottom w:val="single" w:sz="4" w:space="0" w:color="auto"/>
              <w:right w:val="single" w:sz="4" w:space="0" w:color="auto"/>
            </w:tcBorders>
          </w:tcPr>
          <w:p w14:paraId="35B092CA" w14:textId="77777777" w:rsidR="004E1D86" w:rsidRPr="00AC484A" w:rsidRDefault="004E1D86" w:rsidP="003A3183">
            <w:pPr>
              <w:keepNext/>
              <w:spacing w:before="60" w:after="60"/>
              <w:jc w:val="left"/>
              <w:rPr>
                <w:ins w:id="607" w:author="David M. Grant" w:date="2019-08-08T11:56:00Z"/>
                <w:rFonts w:cs="Arial"/>
                <w:sz w:val="16"/>
                <w:szCs w:val="16"/>
              </w:rPr>
            </w:pPr>
            <w:ins w:id="608" w:author="David M. Grant" w:date="2019-08-08T11:59:00Z">
              <w:r>
                <w:rPr>
                  <w:rFonts w:cs="Arial"/>
                  <w:sz w:val="16"/>
                  <w:szCs w:val="16"/>
                </w:rPr>
                <w:t>A reference to a viewing group</w:t>
              </w:r>
            </w:ins>
          </w:p>
        </w:tc>
        <w:tc>
          <w:tcPr>
            <w:tcW w:w="630" w:type="dxa"/>
            <w:tcBorders>
              <w:top w:val="single" w:sz="4" w:space="0" w:color="auto"/>
              <w:left w:val="single" w:sz="4" w:space="0" w:color="auto"/>
              <w:bottom w:val="single" w:sz="4" w:space="0" w:color="auto"/>
              <w:right w:val="single" w:sz="4" w:space="0" w:color="auto"/>
            </w:tcBorders>
          </w:tcPr>
          <w:p w14:paraId="51FC3103" w14:textId="77777777" w:rsidR="004E1D86" w:rsidRPr="00AC484A" w:rsidRDefault="004E1D86" w:rsidP="003A3183">
            <w:pPr>
              <w:keepNext/>
              <w:spacing w:before="60" w:after="60"/>
              <w:jc w:val="center"/>
              <w:rPr>
                <w:ins w:id="609" w:author="David M. Grant" w:date="2019-08-08T11:56:00Z"/>
                <w:rFonts w:cs="Arial"/>
                <w:sz w:val="16"/>
                <w:szCs w:val="16"/>
              </w:rPr>
            </w:pPr>
            <w:ins w:id="610" w:author="David M. Grant" w:date="2019-08-08T11:56:00Z">
              <w:r w:rsidRPr="00AC484A">
                <w:rPr>
                  <w:rFonts w:cs="Arial"/>
                  <w:sz w:val="16"/>
                  <w:szCs w:val="16"/>
                </w:rPr>
                <w:t>-</w:t>
              </w:r>
            </w:ins>
          </w:p>
        </w:tc>
        <w:tc>
          <w:tcPr>
            <w:tcW w:w="1976" w:type="dxa"/>
            <w:tcBorders>
              <w:top w:val="single" w:sz="4" w:space="0" w:color="auto"/>
              <w:left w:val="single" w:sz="4" w:space="0" w:color="auto"/>
              <w:bottom w:val="single" w:sz="4" w:space="0" w:color="auto"/>
              <w:right w:val="single" w:sz="4" w:space="0" w:color="auto"/>
            </w:tcBorders>
          </w:tcPr>
          <w:p w14:paraId="52F133EE" w14:textId="77777777" w:rsidR="004E1D86" w:rsidRPr="00AC484A" w:rsidRDefault="004E1D86" w:rsidP="003A3183">
            <w:pPr>
              <w:keepNext/>
              <w:spacing w:before="60" w:after="60"/>
              <w:jc w:val="left"/>
              <w:rPr>
                <w:ins w:id="611" w:author="David M. Grant" w:date="2019-08-08T11:56:00Z"/>
                <w:rFonts w:cs="Arial"/>
                <w:sz w:val="16"/>
                <w:szCs w:val="16"/>
              </w:rPr>
            </w:pPr>
            <w:ins w:id="612" w:author="David M. Grant" w:date="2019-08-08T11:56:00Z">
              <w:r w:rsidRPr="00AC484A">
                <w:rPr>
                  <w:rFonts w:cs="Arial"/>
                  <w:sz w:val="16"/>
                  <w:szCs w:val="16"/>
                </w:rPr>
                <w:t>-</w:t>
              </w:r>
            </w:ins>
          </w:p>
        </w:tc>
      </w:tr>
      <w:tr w:rsidR="004E1D86" w:rsidRPr="004663CF" w14:paraId="65437472" w14:textId="77777777" w:rsidTr="004E1D86">
        <w:trPr>
          <w:ins w:id="613" w:author="David M. Grant" w:date="2019-08-08T11:56:00Z"/>
        </w:trPr>
        <w:tc>
          <w:tcPr>
            <w:tcW w:w="1242" w:type="dxa"/>
            <w:tcBorders>
              <w:top w:val="single" w:sz="4" w:space="0" w:color="auto"/>
              <w:left w:val="single" w:sz="4" w:space="0" w:color="auto"/>
              <w:bottom w:val="single" w:sz="4" w:space="0" w:color="auto"/>
              <w:right w:val="single" w:sz="4" w:space="0" w:color="auto"/>
            </w:tcBorders>
          </w:tcPr>
          <w:p w14:paraId="6D4A26CC" w14:textId="77777777" w:rsidR="004E1D86" w:rsidRPr="00AC484A" w:rsidRDefault="004E1D86" w:rsidP="003A3183">
            <w:pPr>
              <w:keepNext/>
              <w:spacing w:before="60" w:after="60"/>
              <w:jc w:val="left"/>
              <w:rPr>
                <w:ins w:id="614" w:author="David M. Grant" w:date="2019-08-08T11:56:00Z"/>
                <w:rFonts w:cs="Arial"/>
                <w:sz w:val="16"/>
                <w:szCs w:val="16"/>
              </w:rPr>
            </w:pPr>
            <w:ins w:id="615" w:author="David M. Grant" w:date="2019-08-08T11:56:00Z">
              <w:r>
                <w:rPr>
                  <w:rFonts w:cs="Arial"/>
                  <w:sz w:val="16"/>
                  <w:szCs w:val="16"/>
                </w:rPr>
                <w:t>Attribute</w:t>
              </w:r>
            </w:ins>
          </w:p>
        </w:tc>
        <w:tc>
          <w:tcPr>
            <w:tcW w:w="2016" w:type="dxa"/>
            <w:tcBorders>
              <w:top w:val="single" w:sz="4" w:space="0" w:color="auto"/>
              <w:left w:val="single" w:sz="4" w:space="0" w:color="auto"/>
              <w:bottom w:val="single" w:sz="4" w:space="0" w:color="auto"/>
              <w:right w:val="single" w:sz="4" w:space="0" w:color="auto"/>
            </w:tcBorders>
          </w:tcPr>
          <w:p w14:paraId="50BF639C" w14:textId="77777777" w:rsidR="004E1D86" w:rsidRPr="00AC484A" w:rsidRDefault="004E1D86" w:rsidP="003A3183">
            <w:pPr>
              <w:keepNext/>
              <w:spacing w:before="60" w:after="60"/>
              <w:jc w:val="left"/>
              <w:rPr>
                <w:ins w:id="616" w:author="David M. Grant" w:date="2019-08-08T11:56:00Z"/>
                <w:rFonts w:cs="Arial"/>
                <w:sz w:val="16"/>
                <w:szCs w:val="16"/>
              </w:rPr>
            </w:pPr>
            <w:ins w:id="617" w:author="David M. Grant" w:date="2019-08-08T11:59:00Z">
              <w:r>
                <w:rPr>
                  <w:rFonts w:cs="Arial"/>
                  <w:sz w:val="16"/>
                  <w:szCs w:val="16"/>
                </w:rPr>
                <w:t>ref</w:t>
              </w:r>
            </w:ins>
          </w:p>
        </w:tc>
        <w:tc>
          <w:tcPr>
            <w:tcW w:w="3600" w:type="dxa"/>
            <w:tcBorders>
              <w:top w:val="single" w:sz="4" w:space="0" w:color="auto"/>
              <w:left w:val="single" w:sz="4" w:space="0" w:color="auto"/>
              <w:bottom w:val="single" w:sz="4" w:space="0" w:color="auto"/>
              <w:right w:val="single" w:sz="4" w:space="0" w:color="auto"/>
            </w:tcBorders>
          </w:tcPr>
          <w:p w14:paraId="595D291E" w14:textId="77777777" w:rsidR="004E1D86" w:rsidRPr="00AC484A" w:rsidRDefault="004E1D86" w:rsidP="003A3183">
            <w:pPr>
              <w:keepNext/>
              <w:spacing w:before="60" w:after="60"/>
              <w:jc w:val="left"/>
              <w:rPr>
                <w:ins w:id="618" w:author="David M. Grant" w:date="2019-08-08T11:56:00Z"/>
                <w:rFonts w:cs="Arial"/>
                <w:sz w:val="16"/>
                <w:szCs w:val="16"/>
              </w:rPr>
            </w:pPr>
            <w:ins w:id="619" w:author="David M. Grant" w:date="2019-08-08T12:00:00Z">
              <w:r w:rsidRPr="00FA7F13">
                <w:rPr>
                  <w:sz w:val="16"/>
                  <w:szCs w:val="16"/>
                </w:rPr>
                <w:t>T</w:t>
              </w:r>
              <w:r>
                <w:rPr>
                  <w:sz w:val="16"/>
                  <w:szCs w:val="16"/>
                </w:rPr>
                <w:t>he identifier of the viewing group</w:t>
              </w:r>
            </w:ins>
          </w:p>
        </w:tc>
        <w:tc>
          <w:tcPr>
            <w:tcW w:w="630" w:type="dxa"/>
            <w:tcBorders>
              <w:top w:val="single" w:sz="4" w:space="0" w:color="auto"/>
              <w:left w:val="single" w:sz="4" w:space="0" w:color="auto"/>
              <w:bottom w:val="single" w:sz="4" w:space="0" w:color="auto"/>
              <w:right w:val="single" w:sz="4" w:space="0" w:color="auto"/>
            </w:tcBorders>
          </w:tcPr>
          <w:p w14:paraId="65FF4EBF" w14:textId="77777777" w:rsidR="004E1D86" w:rsidRPr="00AC484A" w:rsidRDefault="004E1D86" w:rsidP="003A3183">
            <w:pPr>
              <w:keepNext/>
              <w:spacing w:before="60" w:after="60"/>
              <w:jc w:val="center"/>
              <w:rPr>
                <w:ins w:id="620" w:author="David M. Grant" w:date="2019-08-08T11:56:00Z"/>
                <w:rFonts w:cs="Arial"/>
                <w:sz w:val="16"/>
                <w:szCs w:val="16"/>
              </w:rPr>
            </w:pPr>
            <w:ins w:id="621" w:author="David M. Grant" w:date="2019-08-08T11:56:00Z">
              <w:r>
                <w:rPr>
                  <w:rFonts w:cs="Arial"/>
                  <w:sz w:val="16"/>
                  <w:szCs w:val="16"/>
                </w:rPr>
                <w:t>1</w:t>
              </w:r>
            </w:ins>
          </w:p>
        </w:tc>
        <w:tc>
          <w:tcPr>
            <w:tcW w:w="1976" w:type="dxa"/>
            <w:tcBorders>
              <w:top w:val="single" w:sz="4" w:space="0" w:color="auto"/>
              <w:left w:val="single" w:sz="4" w:space="0" w:color="auto"/>
              <w:bottom w:val="single" w:sz="4" w:space="0" w:color="auto"/>
              <w:right w:val="single" w:sz="4" w:space="0" w:color="auto"/>
            </w:tcBorders>
          </w:tcPr>
          <w:p w14:paraId="0E7CCFFA" w14:textId="77777777" w:rsidR="004E1D86" w:rsidRPr="00AC484A" w:rsidRDefault="004E1D86" w:rsidP="003A3183">
            <w:pPr>
              <w:keepNext/>
              <w:spacing w:before="60" w:after="60"/>
              <w:jc w:val="left"/>
              <w:rPr>
                <w:ins w:id="622" w:author="David M. Grant" w:date="2019-08-08T11:56:00Z"/>
                <w:rFonts w:cs="Arial"/>
                <w:sz w:val="16"/>
                <w:szCs w:val="16"/>
              </w:rPr>
            </w:pPr>
            <w:ins w:id="623" w:author="David M. Grant" w:date="2019-08-08T11:56:00Z">
              <w:r>
                <w:rPr>
                  <w:rFonts w:cs="Arial"/>
                  <w:sz w:val="16"/>
                  <w:szCs w:val="16"/>
                </w:rPr>
                <w:t>string</w:t>
              </w:r>
            </w:ins>
          </w:p>
        </w:tc>
      </w:tr>
    </w:tbl>
    <w:p w14:paraId="67D73651" w14:textId="77777777" w:rsidR="004E1D86" w:rsidRPr="004E1D86" w:rsidRDefault="004E1D86" w:rsidP="004E1D86">
      <w:pPr>
        <w:rPr>
          <w:ins w:id="624" w:author="David M. Grant" w:date="2019-08-08T11:56:00Z"/>
        </w:rPr>
      </w:pPr>
    </w:p>
    <w:p w14:paraId="464BB9C3" w14:textId="77777777" w:rsidR="004E1D86" w:rsidRDefault="004E1D86" w:rsidP="004E1D86">
      <w:pPr>
        <w:pStyle w:val="Heading3"/>
        <w:numPr>
          <w:ilvl w:val="2"/>
          <w:numId w:val="58"/>
        </w:numPr>
        <w:rPr>
          <w:ins w:id="625" w:author="David M. Grant" w:date="2019-08-08T12:20:00Z"/>
        </w:rPr>
      </w:pPr>
      <w:bookmarkStart w:id="626" w:name="_Toc16161198"/>
      <w:ins w:id="627" w:author="David M. Grant" w:date="2019-08-08T12:19:00Z">
        <w:r>
          <w:t>Alerts</w:t>
        </w:r>
      </w:ins>
      <w:bookmarkEnd w:id="62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2016"/>
        <w:gridCol w:w="3654"/>
        <w:gridCol w:w="709"/>
        <w:gridCol w:w="1843"/>
      </w:tblGrid>
      <w:tr w:rsidR="004E1D86" w:rsidRPr="004663CF" w14:paraId="7FADF0BF" w14:textId="77777777" w:rsidTr="003A3183">
        <w:trPr>
          <w:cantSplit/>
          <w:trHeight w:val="311"/>
          <w:tblHeader/>
          <w:ins w:id="628"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62223CBD" w14:textId="77777777" w:rsidR="004E1D86" w:rsidRPr="00AC484A" w:rsidRDefault="004E1D86" w:rsidP="003A3183">
            <w:pPr>
              <w:spacing w:before="60" w:after="60"/>
              <w:jc w:val="left"/>
              <w:rPr>
                <w:ins w:id="629" w:author="David M. Grant" w:date="2019-08-08T12:20:00Z"/>
                <w:rFonts w:cs="Arial"/>
                <w:b/>
                <w:sz w:val="16"/>
                <w:szCs w:val="16"/>
              </w:rPr>
            </w:pPr>
            <w:ins w:id="630" w:author="David M. Grant" w:date="2019-08-08T12:20:00Z">
              <w:r w:rsidRPr="00AC484A">
                <w:rPr>
                  <w:rFonts w:cs="Arial"/>
                  <w:b/>
                  <w:sz w:val="16"/>
                  <w:szCs w:val="16"/>
                </w:rPr>
                <w:t>Role Name</w:t>
              </w:r>
            </w:ins>
          </w:p>
        </w:tc>
        <w:tc>
          <w:tcPr>
            <w:tcW w:w="2016" w:type="dxa"/>
            <w:tcBorders>
              <w:top w:val="single" w:sz="4" w:space="0" w:color="auto"/>
              <w:left w:val="single" w:sz="4" w:space="0" w:color="auto"/>
              <w:bottom w:val="single" w:sz="4" w:space="0" w:color="auto"/>
              <w:right w:val="single" w:sz="4" w:space="0" w:color="auto"/>
            </w:tcBorders>
          </w:tcPr>
          <w:p w14:paraId="568102C3" w14:textId="77777777" w:rsidR="004E1D86" w:rsidRPr="00AC484A" w:rsidRDefault="004E1D86" w:rsidP="003A3183">
            <w:pPr>
              <w:spacing w:before="60" w:after="60"/>
              <w:jc w:val="left"/>
              <w:rPr>
                <w:ins w:id="631" w:author="David M. Grant" w:date="2019-08-08T12:20:00Z"/>
                <w:rFonts w:cs="Arial"/>
                <w:b/>
                <w:sz w:val="16"/>
                <w:szCs w:val="16"/>
              </w:rPr>
            </w:pPr>
            <w:ins w:id="632" w:author="David M. Grant" w:date="2019-08-08T12:20:00Z">
              <w:r w:rsidRPr="00AC484A">
                <w:rPr>
                  <w:rFonts w:cs="Arial"/>
                  <w:b/>
                  <w:sz w:val="16"/>
                  <w:szCs w:val="16"/>
                </w:rPr>
                <w:t>Name</w:t>
              </w:r>
            </w:ins>
          </w:p>
        </w:tc>
        <w:tc>
          <w:tcPr>
            <w:tcW w:w="3654" w:type="dxa"/>
            <w:tcBorders>
              <w:top w:val="single" w:sz="4" w:space="0" w:color="auto"/>
              <w:left w:val="single" w:sz="4" w:space="0" w:color="auto"/>
              <w:bottom w:val="single" w:sz="4" w:space="0" w:color="auto"/>
              <w:right w:val="single" w:sz="4" w:space="0" w:color="auto"/>
            </w:tcBorders>
          </w:tcPr>
          <w:p w14:paraId="2E53E675" w14:textId="77777777" w:rsidR="004E1D86" w:rsidRPr="00AC484A" w:rsidRDefault="004E1D86" w:rsidP="003A3183">
            <w:pPr>
              <w:spacing w:before="60" w:after="60"/>
              <w:jc w:val="left"/>
              <w:rPr>
                <w:ins w:id="633" w:author="David M. Grant" w:date="2019-08-08T12:20:00Z"/>
                <w:rFonts w:cs="Arial"/>
                <w:b/>
                <w:sz w:val="16"/>
                <w:szCs w:val="16"/>
              </w:rPr>
            </w:pPr>
            <w:ins w:id="634" w:author="David M. Grant" w:date="2019-08-08T12:20: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63BCD465" w14:textId="77777777" w:rsidR="004E1D86" w:rsidRPr="00AC484A" w:rsidRDefault="004E1D86" w:rsidP="003A3183">
            <w:pPr>
              <w:spacing w:before="60" w:after="60"/>
              <w:jc w:val="center"/>
              <w:rPr>
                <w:ins w:id="635" w:author="David M. Grant" w:date="2019-08-08T12:20:00Z"/>
                <w:rFonts w:cs="Arial"/>
                <w:b/>
                <w:sz w:val="16"/>
                <w:szCs w:val="16"/>
              </w:rPr>
            </w:pPr>
            <w:ins w:id="636" w:author="David M. Grant" w:date="2019-08-08T12:20: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5E2D01E1" w14:textId="77777777" w:rsidR="004E1D86" w:rsidRPr="00AC484A" w:rsidRDefault="004E1D86" w:rsidP="003A3183">
            <w:pPr>
              <w:spacing w:before="60" w:after="60"/>
              <w:jc w:val="left"/>
              <w:rPr>
                <w:ins w:id="637" w:author="David M. Grant" w:date="2019-08-08T12:20:00Z"/>
                <w:rFonts w:cs="Arial"/>
                <w:b/>
                <w:sz w:val="16"/>
                <w:szCs w:val="16"/>
              </w:rPr>
            </w:pPr>
            <w:ins w:id="638" w:author="David M. Grant" w:date="2019-08-08T12:20:00Z">
              <w:r w:rsidRPr="00AC484A">
                <w:rPr>
                  <w:rFonts w:cs="Arial"/>
                  <w:b/>
                  <w:sz w:val="16"/>
                  <w:szCs w:val="16"/>
                </w:rPr>
                <w:t>Type</w:t>
              </w:r>
            </w:ins>
          </w:p>
        </w:tc>
      </w:tr>
      <w:tr w:rsidR="004E1D86" w:rsidRPr="004663CF" w14:paraId="5086308C" w14:textId="77777777" w:rsidTr="003A3183">
        <w:trPr>
          <w:ins w:id="639"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4EF9D1B0" w14:textId="77777777" w:rsidR="004E1D86" w:rsidRPr="00AC484A" w:rsidRDefault="004E1D86" w:rsidP="003A3183">
            <w:pPr>
              <w:spacing w:before="60" w:after="60"/>
              <w:jc w:val="left"/>
              <w:rPr>
                <w:ins w:id="640" w:author="David M. Grant" w:date="2019-08-08T12:20:00Z"/>
                <w:rFonts w:cs="Arial"/>
                <w:sz w:val="16"/>
                <w:szCs w:val="16"/>
              </w:rPr>
            </w:pPr>
            <w:ins w:id="641" w:author="David M. Grant" w:date="2019-08-08T12:20:00Z">
              <w:r w:rsidRPr="00AC484A">
                <w:rPr>
                  <w:rFonts w:cs="Arial"/>
                  <w:sz w:val="16"/>
                  <w:szCs w:val="16"/>
                </w:rPr>
                <w:t>Class</w:t>
              </w:r>
            </w:ins>
          </w:p>
        </w:tc>
        <w:tc>
          <w:tcPr>
            <w:tcW w:w="2016" w:type="dxa"/>
            <w:tcBorders>
              <w:top w:val="single" w:sz="4" w:space="0" w:color="auto"/>
              <w:left w:val="single" w:sz="4" w:space="0" w:color="auto"/>
              <w:bottom w:val="single" w:sz="4" w:space="0" w:color="auto"/>
              <w:right w:val="single" w:sz="4" w:space="0" w:color="auto"/>
            </w:tcBorders>
          </w:tcPr>
          <w:p w14:paraId="60EE21FB" w14:textId="77777777" w:rsidR="004E1D86" w:rsidRPr="00AC484A" w:rsidRDefault="004E1D86" w:rsidP="003A3183">
            <w:pPr>
              <w:spacing w:before="60" w:after="60"/>
              <w:jc w:val="left"/>
              <w:rPr>
                <w:ins w:id="642" w:author="David M. Grant" w:date="2019-08-08T12:20:00Z"/>
                <w:rFonts w:cs="Arial"/>
                <w:sz w:val="16"/>
                <w:szCs w:val="16"/>
              </w:rPr>
            </w:pPr>
            <w:ins w:id="643" w:author="David M. Grant" w:date="2019-08-08T12:20:00Z">
              <w:r>
                <w:rPr>
                  <w:rFonts w:cs="Arial"/>
                  <w:sz w:val="16"/>
                  <w:szCs w:val="16"/>
                </w:rPr>
                <w:t>Alerts</w:t>
              </w:r>
            </w:ins>
          </w:p>
        </w:tc>
        <w:tc>
          <w:tcPr>
            <w:tcW w:w="3654" w:type="dxa"/>
            <w:tcBorders>
              <w:top w:val="single" w:sz="4" w:space="0" w:color="auto"/>
              <w:left w:val="single" w:sz="4" w:space="0" w:color="auto"/>
              <w:bottom w:val="single" w:sz="4" w:space="0" w:color="auto"/>
              <w:right w:val="single" w:sz="4" w:space="0" w:color="auto"/>
            </w:tcBorders>
          </w:tcPr>
          <w:p w14:paraId="2A9A7A3E" w14:textId="77777777" w:rsidR="004E1D86" w:rsidRPr="00AC484A" w:rsidRDefault="004E1D86" w:rsidP="003A3183">
            <w:pPr>
              <w:spacing w:before="60" w:after="60"/>
              <w:jc w:val="left"/>
              <w:rPr>
                <w:ins w:id="644" w:author="David M. Grant" w:date="2019-08-08T12:20:00Z"/>
                <w:rFonts w:cs="Arial"/>
                <w:sz w:val="16"/>
                <w:szCs w:val="16"/>
              </w:rPr>
            </w:pPr>
            <w:ins w:id="645" w:author="David M. Grant" w:date="2019-08-08T12:20:00Z">
              <w:r w:rsidRPr="00AC484A">
                <w:rPr>
                  <w:rFonts w:cs="Arial"/>
                  <w:sz w:val="16"/>
                  <w:szCs w:val="16"/>
                </w:rPr>
                <w:t>A cont</w:t>
              </w:r>
              <w:r>
                <w:rPr>
                  <w:rFonts w:cs="Arial"/>
                  <w:sz w:val="16"/>
                  <w:szCs w:val="16"/>
                </w:rPr>
                <w:t>ainer of AlertItems</w:t>
              </w:r>
            </w:ins>
          </w:p>
        </w:tc>
        <w:tc>
          <w:tcPr>
            <w:tcW w:w="709" w:type="dxa"/>
            <w:tcBorders>
              <w:top w:val="single" w:sz="4" w:space="0" w:color="auto"/>
              <w:left w:val="single" w:sz="4" w:space="0" w:color="auto"/>
              <w:bottom w:val="single" w:sz="4" w:space="0" w:color="auto"/>
              <w:right w:val="single" w:sz="4" w:space="0" w:color="auto"/>
            </w:tcBorders>
          </w:tcPr>
          <w:p w14:paraId="0350711F" w14:textId="77777777" w:rsidR="004E1D86" w:rsidRPr="00AC484A" w:rsidRDefault="004E1D86" w:rsidP="003A3183">
            <w:pPr>
              <w:spacing w:before="60" w:after="60"/>
              <w:jc w:val="center"/>
              <w:rPr>
                <w:ins w:id="646" w:author="David M. Grant" w:date="2019-08-08T12:20:00Z"/>
                <w:rFonts w:cs="Arial"/>
                <w:sz w:val="16"/>
                <w:szCs w:val="16"/>
              </w:rPr>
            </w:pPr>
            <w:ins w:id="647" w:author="David M. Grant" w:date="2019-08-08T12:20: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40106883" w14:textId="77777777" w:rsidR="004E1D86" w:rsidRPr="00AC484A" w:rsidRDefault="004E1D86" w:rsidP="003A3183">
            <w:pPr>
              <w:spacing w:before="60" w:after="60"/>
              <w:jc w:val="left"/>
              <w:rPr>
                <w:ins w:id="648" w:author="David M. Grant" w:date="2019-08-08T12:20:00Z"/>
                <w:rFonts w:cs="Arial"/>
                <w:sz w:val="16"/>
                <w:szCs w:val="16"/>
              </w:rPr>
            </w:pPr>
            <w:ins w:id="649" w:author="David M. Grant" w:date="2019-08-08T12:20:00Z">
              <w:r w:rsidRPr="00AC484A">
                <w:rPr>
                  <w:rFonts w:cs="Arial"/>
                  <w:sz w:val="16"/>
                  <w:szCs w:val="16"/>
                </w:rPr>
                <w:t>-</w:t>
              </w:r>
            </w:ins>
          </w:p>
        </w:tc>
      </w:tr>
      <w:tr w:rsidR="004E1D86" w:rsidRPr="004663CF" w14:paraId="7A141357" w14:textId="77777777" w:rsidTr="003A3183">
        <w:trPr>
          <w:ins w:id="650"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47015C3A" w14:textId="77777777" w:rsidR="004E1D86" w:rsidRPr="00AC484A" w:rsidRDefault="004E1D86" w:rsidP="003A3183">
            <w:pPr>
              <w:spacing w:before="60" w:after="60"/>
              <w:jc w:val="left"/>
              <w:rPr>
                <w:ins w:id="651" w:author="David M. Grant" w:date="2019-08-08T12:20:00Z"/>
                <w:rFonts w:cs="Arial"/>
                <w:sz w:val="16"/>
                <w:szCs w:val="16"/>
              </w:rPr>
            </w:pPr>
            <w:ins w:id="652" w:author="David M. Grant" w:date="2019-08-08T12:20:00Z">
              <w:r w:rsidRPr="00AC484A">
                <w:rPr>
                  <w:rFonts w:cs="Arial"/>
                  <w:sz w:val="16"/>
                  <w:szCs w:val="16"/>
                </w:rPr>
                <w:t>Role</w:t>
              </w:r>
            </w:ins>
          </w:p>
        </w:tc>
        <w:tc>
          <w:tcPr>
            <w:tcW w:w="2016" w:type="dxa"/>
            <w:tcBorders>
              <w:top w:val="single" w:sz="4" w:space="0" w:color="auto"/>
              <w:left w:val="single" w:sz="4" w:space="0" w:color="auto"/>
              <w:bottom w:val="single" w:sz="4" w:space="0" w:color="auto"/>
              <w:right w:val="single" w:sz="4" w:space="0" w:color="auto"/>
            </w:tcBorders>
          </w:tcPr>
          <w:p w14:paraId="1A3BF018" w14:textId="77777777" w:rsidR="004E1D86" w:rsidRPr="00AC484A" w:rsidRDefault="004E1D86" w:rsidP="003A3183">
            <w:pPr>
              <w:spacing w:before="60" w:after="60"/>
              <w:jc w:val="left"/>
              <w:rPr>
                <w:ins w:id="653" w:author="David M. Grant" w:date="2019-08-08T12:20:00Z"/>
                <w:rFonts w:cs="Arial"/>
                <w:sz w:val="16"/>
                <w:szCs w:val="16"/>
              </w:rPr>
            </w:pPr>
            <w:ins w:id="654" w:author="David M. Grant" w:date="2019-08-08T12:20:00Z">
              <w:r>
                <w:rPr>
                  <w:rFonts w:cs="Arial"/>
                  <w:sz w:val="16"/>
                  <w:szCs w:val="16"/>
                </w:rPr>
                <w:t>alert</w:t>
              </w:r>
            </w:ins>
          </w:p>
        </w:tc>
        <w:tc>
          <w:tcPr>
            <w:tcW w:w="3654" w:type="dxa"/>
            <w:tcBorders>
              <w:top w:val="single" w:sz="4" w:space="0" w:color="auto"/>
              <w:left w:val="single" w:sz="4" w:space="0" w:color="auto"/>
              <w:bottom w:val="single" w:sz="4" w:space="0" w:color="auto"/>
              <w:right w:val="single" w:sz="4" w:space="0" w:color="auto"/>
            </w:tcBorders>
          </w:tcPr>
          <w:p w14:paraId="08768617" w14:textId="77777777" w:rsidR="004E1D86" w:rsidRPr="00AC484A" w:rsidRDefault="004E1D86" w:rsidP="003A3183">
            <w:pPr>
              <w:spacing w:before="60" w:after="60"/>
              <w:jc w:val="left"/>
              <w:rPr>
                <w:ins w:id="655" w:author="David M. Grant" w:date="2019-08-08T12:20:00Z"/>
                <w:rFonts w:cs="Arial"/>
                <w:sz w:val="16"/>
                <w:szCs w:val="16"/>
              </w:rPr>
            </w:pPr>
            <w:ins w:id="656" w:author="David M. Grant" w:date="2019-08-08T12:20:00Z">
              <w:r>
                <w:rPr>
                  <w:rFonts w:cs="Arial"/>
                  <w:sz w:val="16"/>
                  <w:szCs w:val="16"/>
                </w:rPr>
                <w:t>Definition of an alert</w:t>
              </w:r>
            </w:ins>
          </w:p>
        </w:tc>
        <w:tc>
          <w:tcPr>
            <w:tcW w:w="709" w:type="dxa"/>
            <w:tcBorders>
              <w:top w:val="single" w:sz="4" w:space="0" w:color="auto"/>
              <w:left w:val="single" w:sz="4" w:space="0" w:color="auto"/>
              <w:bottom w:val="single" w:sz="4" w:space="0" w:color="auto"/>
              <w:right w:val="single" w:sz="4" w:space="0" w:color="auto"/>
            </w:tcBorders>
          </w:tcPr>
          <w:p w14:paraId="4602CAC4" w14:textId="77777777" w:rsidR="004E1D86" w:rsidRPr="00AC484A" w:rsidRDefault="004E1D86" w:rsidP="003A3183">
            <w:pPr>
              <w:spacing w:before="60" w:after="60"/>
              <w:jc w:val="center"/>
              <w:rPr>
                <w:ins w:id="657" w:author="David M. Grant" w:date="2019-08-08T12:20:00Z"/>
                <w:rFonts w:cs="Arial"/>
                <w:sz w:val="16"/>
                <w:szCs w:val="16"/>
              </w:rPr>
            </w:pPr>
            <w:ins w:id="658" w:author="David M. Grant" w:date="2019-08-08T12:20:00Z">
              <w:r>
                <w:rPr>
                  <w:rFonts w:cs="Arial"/>
                  <w:sz w:val="16"/>
                  <w:szCs w:val="16"/>
                </w:rPr>
                <w:t>0..*</w:t>
              </w:r>
            </w:ins>
          </w:p>
        </w:tc>
        <w:tc>
          <w:tcPr>
            <w:tcW w:w="1843" w:type="dxa"/>
            <w:tcBorders>
              <w:top w:val="single" w:sz="4" w:space="0" w:color="auto"/>
              <w:left w:val="single" w:sz="4" w:space="0" w:color="auto"/>
              <w:bottom w:val="single" w:sz="4" w:space="0" w:color="auto"/>
              <w:right w:val="single" w:sz="4" w:space="0" w:color="auto"/>
            </w:tcBorders>
          </w:tcPr>
          <w:p w14:paraId="742993B2" w14:textId="77777777" w:rsidR="004E1D86" w:rsidRPr="00AC484A" w:rsidRDefault="004E1D86" w:rsidP="003A3183">
            <w:pPr>
              <w:spacing w:before="60" w:after="60"/>
              <w:jc w:val="left"/>
              <w:rPr>
                <w:ins w:id="659" w:author="David M. Grant" w:date="2019-08-08T12:20:00Z"/>
                <w:rFonts w:cs="Arial"/>
                <w:sz w:val="16"/>
                <w:szCs w:val="16"/>
              </w:rPr>
            </w:pPr>
            <w:ins w:id="660" w:author="David M. Grant" w:date="2019-08-08T12:20:00Z">
              <w:r>
                <w:rPr>
                  <w:rFonts w:cs="Arial"/>
                  <w:sz w:val="16"/>
                  <w:szCs w:val="16"/>
                </w:rPr>
                <w:t>AlertItem</w:t>
              </w:r>
            </w:ins>
          </w:p>
        </w:tc>
      </w:tr>
    </w:tbl>
    <w:p w14:paraId="6F36DE39" w14:textId="77777777" w:rsidR="004E1D86" w:rsidRPr="004E1D86" w:rsidRDefault="004E1D86" w:rsidP="004E1D86">
      <w:pPr>
        <w:rPr>
          <w:ins w:id="661" w:author="David M. Grant" w:date="2019-08-08T12:18:00Z"/>
        </w:rPr>
      </w:pPr>
    </w:p>
    <w:p w14:paraId="26F82705" w14:textId="77777777" w:rsidR="004E1D86" w:rsidRDefault="004E1D86" w:rsidP="004E1D86">
      <w:pPr>
        <w:pStyle w:val="Heading3"/>
        <w:numPr>
          <w:ilvl w:val="2"/>
          <w:numId w:val="58"/>
        </w:numPr>
        <w:rPr>
          <w:ins w:id="662" w:author="David M. Grant" w:date="2019-08-08T12:20:00Z"/>
        </w:rPr>
      </w:pPr>
      <w:bookmarkStart w:id="663" w:name="_Toc16161199"/>
      <w:ins w:id="664" w:author="David M. Grant" w:date="2019-08-08T12:19:00Z">
        <w:r>
          <w:t>AlertItem</w:t>
        </w:r>
      </w:ins>
      <w:bookmarkEnd w:id="66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2016"/>
        <w:gridCol w:w="3654"/>
        <w:gridCol w:w="709"/>
        <w:gridCol w:w="1843"/>
      </w:tblGrid>
      <w:tr w:rsidR="004E1D86" w:rsidRPr="004663CF" w14:paraId="088D4D85" w14:textId="77777777" w:rsidTr="003A3183">
        <w:trPr>
          <w:cantSplit/>
          <w:trHeight w:val="311"/>
          <w:tblHeader/>
          <w:ins w:id="665"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18FDBD77" w14:textId="77777777" w:rsidR="004E1D86" w:rsidRPr="00AC484A" w:rsidRDefault="004E1D86" w:rsidP="004E1D86">
            <w:pPr>
              <w:keepNext/>
              <w:spacing w:before="60" w:after="60"/>
              <w:jc w:val="left"/>
              <w:rPr>
                <w:ins w:id="666" w:author="David M. Grant" w:date="2019-08-08T12:20:00Z"/>
                <w:rFonts w:cs="Arial"/>
                <w:b/>
                <w:sz w:val="16"/>
                <w:szCs w:val="16"/>
              </w:rPr>
            </w:pPr>
            <w:ins w:id="667" w:author="David M. Grant" w:date="2019-08-08T12:20:00Z">
              <w:r w:rsidRPr="00AC484A">
                <w:rPr>
                  <w:rFonts w:cs="Arial"/>
                  <w:b/>
                  <w:sz w:val="16"/>
                  <w:szCs w:val="16"/>
                </w:rPr>
                <w:t>Role Name</w:t>
              </w:r>
            </w:ins>
          </w:p>
        </w:tc>
        <w:tc>
          <w:tcPr>
            <w:tcW w:w="2016" w:type="dxa"/>
            <w:tcBorders>
              <w:top w:val="single" w:sz="4" w:space="0" w:color="auto"/>
              <w:left w:val="single" w:sz="4" w:space="0" w:color="auto"/>
              <w:bottom w:val="single" w:sz="4" w:space="0" w:color="auto"/>
              <w:right w:val="single" w:sz="4" w:space="0" w:color="auto"/>
            </w:tcBorders>
          </w:tcPr>
          <w:p w14:paraId="595A3F1E" w14:textId="77777777" w:rsidR="004E1D86" w:rsidRPr="00AC484A" w:rsidRDefault="004E1D86" w:rsidP="004E1D86">
            <w:pPr>
              <w:keepNext/>
              <w:spacing w:before="60" w:after="60"/>
              <w:jc w:val="left"/>
              <w:rPr>
                <w:ins w:id="668" w:author="David M. Grant" w:date="2019-08-08T12:20:00Z"/>
                <w:rFonts w:cs="Arial"/>
                <w:b/>
                <w:sz w:val="16"/>
                <w:szCs w:val="16"/>
              </w:rPr>
            </w:pPr>
            <w:ins w:id="669" w:author="David M. Grant" w:date="2019-08-08T12:20:00Z">
              <w:r w:rsidRPr="00AC484A">
                <w:rPr>
                  <w:rFonts w:cs="Arial"/>
                  <w:b/>
                  <w:sz w:val="16"/>
                  <w:szCs w:val="16"/>
                </w:rPr>
                <w:t>Name</w:t>
              </w:r>
            </w:ins>
          </w:p>
        </w:tc>
        <w:tc>
          <w:tcPr>
            <w:tcW w:w="3654" w:type="dxa"/>
            <w:tcBorders>
              <w:top w:val="single" w:sz="4" w:space="0" w:color="auto"/>
              <w:left w:val="single" w:sz="4" w:space="0" w:color="auto"/>
              <w:bottom w:val="single" w:sz="4" w:space="0" w:color="auto"/>
              <w:right w:val="single" w:sz="4" w:space="0" w:color="auto"/>
            </w:tcBorders>
          </w:tcPr>
          <w:p w14:paraId="76344746" w14:textId="77777777" w:rsidR="004E1D86" w:rsidRPr="00AC484A" w:rsidRDefault="004E1D86" w:rsidP="004E1D86">
            <w:pPr>
              <w:keepNext/>
              <w:spacing w:before="60" w:after="60"/>
              <w:jc w:val="left"/>
              <w:rPr>
                <w:ins w:id="670" w:author="David M. Grant" w:date="2019-08-08T12:20:00Z"/>
                <w:rFonts w:cs="Arial"/>
                <w:b/>
                <w:sz w:val="16"/>
                <w:szCs w:val="16"/>
              </w:rPr>
            </w:pPr>
            <w:ins w:id="671" w:author="David M. Grant" w:date="2019-08-08T12:20: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4E9F3F6A" w14:textId="77777777" w:rsidR="004E1D86" w:rsidRPr="00AC484A" w:rsidRDefault="004E1D86" w:rsidP="004E1D86">
            <w:pPr>
              <w:keepNext/>
              <w:spacing w:before="60" w:after="60"/>
              <w:jc w:val="center"/>
              <w:rPr>
                <w:ins w:id="672" w:author="David M. Grant" w:date="2019-08-08T12:20:00Z"/>
                <w:rFonts w:cs="Arial"/>
                <w:b/>
                <w:sz w:val="16"/>
                <w:szCs w:val="16"/>
              </w:rPr>
            </w:pPr>
            <w:ins w:id="673" w:author="David M. Grant" w:date="2019-08-08T12:20: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4E50B06E" w14:textId="77777777" w:rsidR="004E1D86" w:rsidRPr="00AC484A" w:rsidRDefault="004E1D86" w:rsidP="004E1D86">
            <w:pPr>
              <w:keepNext/>
              <w:spacing w:before="60" w:after="60"/>
              <w:jc w:val="left"/>
              <w:rPr>
                <w:ins w:id="674" w:author="David M. Grant" w:date="2019-08-08T12:20:00Z"/>
                <w:rFonts w:cs="Arial"/>
                <w:b/>
                <w:sz w:val="16"/>
                <w:szCs w:val="16"/>
              </w:rPr>
            </w:pPr>
            <w:ins w:id="675" w:author="David M. Grant" w:date="2019-08-08T12:20:00Z">
              <w:r w:rsidRPr="00AC484A">
                <w:rPr>
                  <w:rFonts w:cs="Arial"/>
                  <w:b/>
                  <w:sz w:val="16"/>
                  <w:szCs w:val="16"/>
                </w:rPr>
                <w:t>Type</w:t>
              </w:r>
            </w:ins>
          </w:p>
        </w:tc>
      </w:tr>
      <w:tr w:rsidR="004E1D86" w:rsidRPr="004663CF" w14:paraId="6F2FB93F" w14:textId="77777777" w:rsidTr="003A3183">
        <w:trPr>
          <w:ins w:id="676"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2FE3ADD3" w14:textId="77777777" w:rsidR="004E1D86" w:rsidRPr="00AC484A" w:rsidRDefault="004E1D86" w:rsidP="004E1D86">
            <w:pPr>
              <w:keepNext/>
              <w:spacing w:before="60" w:after="60"/>
              <w:jc w:val="left"/>
              <w:rPr>
                <w:ins w:id="677" w:author="David M. Grant" w:date="2019-08-08T12:20:00Z"/>
                <w:rFonts w:cs="Arial"/>
                <w:sz w:val="16"/>
                <w:szCs w:val="16"/>
              </w:rPr>
            </w:pPr>
            <w:ins w:id="678" w:author="David M. Grant" w:date="2019-08-08T12:20:00Z">
              <w:r w:rsidRPr="00AC484A">
                <w:rPr>
                  <w:rFonts w:cs="Arial"/>
                  <w:sz w:val="16"/>
                  <w:szCs w:val="16"/>
                </w:rPr>
                <w:t>Class</w:t>
              </w:r>
            </w:ins>
          </w:p>
        </w:tc>
        <w:tc>
          <w:tcPr>
            <w:tcW w:w="2016" w:type="dxa"/>
            <w:tcBorders>
              <w:top w:val="single" w:sz="4" w:space="0" w:color="auto"/>
              <w:left w:val="single" w:sz="4" w:space="0" w:color="auto"/>
              <w:bottom w:val="single" w:sz="4" w:space="0" w:color="auto"/>
              <w:right w:val="single" w:sz="4" w:space="0" w:color="auto"/>
            </w:tcBorders>
          </w:tcPr>
          <w:p w14:paraId="4C904E92" w14:textId="77777777" w:rsidR="004E1D86" w:rsidRPr="00AC484A" w:rsidRDefault="004E1D86" w:rsidP="004E1D86">
            <w:pPr>
              <w:keepNext/>
              <w:spacing w:before="60" w:after="60"/>
              <w:jc w:val="left"/>
              <w:rPr>
                <w:ins w:id="679" w:author="David M. Grant" w:date="2019-08-08T12:20:00Z"/>
                <w:rFonts w:cs="Arial"/>
                <w:sz w:val="16"/>
                <w:szCs w:val="16"/>
              </w:rPr>
            </w:pPr>
            <w:ins w:id="680" w:author="David M. Grant" w:date="2019-08-08T12:20:00Z">
              <w:r>
                <w:rPr>
                  <w:rFonts w:cs="Arial"/>
                  <w:sz w:val="16"/>
                  <w:szCs w:val="16"/>
                </w:rPr>
                <w:t>AlertItem</w:t>
              </w:r>
            </w:ins>
          </w:p>
        </w:tc>
        <w:tc>
          <w:tcPr>
            <w:tcW w:w="3654" w:type="dxa"/>
            <w:tcBorders>
              <w:top w:val="single" w:sz="4" w:space="0" w:color="auto"/>
              <w:left w:val="single" w:sz="4" w:space="0" w:color="auto"/>
              <w:bottom w:val="single" w:sz="4" w:space="0" w:color="auto"/>
              <w:right w:val="single" w:sz="4" w:space="0" w:color="auto"/>
            </w:tcBorders>
          </w:tcPr>
          <w:p w14:paraId="5723057D" w14:textId="77777777" w:rsidR="004E1D86" w:rsidRPr="00AC484A" w:rsidRDefault="004E1D86" w:rsidP="004E1D86">
            <w:pPr>
              <w:keepNext/>
              <w:spacing w:before="60" w:after="60"/>
              <w:jc w:val="left"/>
              <w:rPr>
                <w:ins w:id="681" w:author="David M. Grant" w:date="2019-08-08T12:20:00Z"/>
                <w:rFonts w:cs="Arial"/>
                <w:sz w:val="16"/>
                <w:szCs w:val="16"/>
              </w:rPr>
            </w:pPr>
            <w:ins w:id="682" w:author="David M. Grant" w:date="2019-08-08T12:21:00Z">
              <w:r>
                <w:rPr>
                  <w:rFonts w:cs="Arial"/>
                  <w:sz w:val="16"/>
                  <w:szCs w:val="16"/>
                </w:rPr>
                <w:t>Describes a single alert</w:t>
              </w:r>
            </w:ins>
          </w:p>
        </w:tc>
        <w:tc>
          <w:tcPr>
            <w:tcW w:w="709" w:type="dxa"/>
            <w:tcBorders>
              <w:top w:val="single" w:sz="4" w:space="0" w:color="auto"/>
              <w:left w:val="single" w:sz="4" w:space="0" w:color="auto"/>
              <w:bottom w:val="single" w:sz="4" w:space="0" w:color="auto"/>
              <w:right w:val="single" w:sz="4" w:space="0" w:color="auto"/>
            </w:tcBorders>
          </w:tcPr>
          <w:p w14:paraId="75966D11" w14:textId="77777777" w:rsidR="004E1D86" w:rsidRPr="00AC484A" w:rsidRDefault="004E1D86" w:rsidP="004E1D86">
            <w:pPr>
              <w:keepNext/>
              <w:spacing w:before="60" w:after="60"/>
              <w:jc w:val="center"/>
              <w:rPr>
                <w:ins w:id="683" w:author="David M. Grant" w:date="2019-08-08T12:20:00Z"/>
                <w:rFonts w:cs="Arial"/>
                <w:sz w:val="16"/>
                <w:szCs w:val="16"/>
              </w:rPr>
            </w:pPr>
            <w:ins w:id="684" w:author="David M. Grant" w:date="2019-08-08T12:20: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26E30B28" w14:textId="77777777" w:rsidR="004E1D86" w:rsidRPr="00AC484A" w:rsidRDefault="004E1D86" w:rsidP="004E1D86">
            <w:pPr>
              <w:keepNext/>
              <w:spacing w:before="60" w:after="60"/>
              <w:jc w:val="left"/>
              <w:rPr>
                <w:ins w:id="685" w:author="David M. Grant" w:date="2019-08-08T12:20:00Z"/>
                <w:rFonts w:cs="Arial"/>
                <w:sz w:val="16"/>
                <w:szCs w:val="16"/>
              </w:rPr>
            </w:pPr>
            <w:ins w:id="686" w:author="David M. Grant" w:date="2019-08-08T12:20:00Z">
              <w:r w:rsidRPr="00AC484A">
                <w:rPr>
                  <w:rFonts w:cs="Arial"/>
                  <w:sz w:val="16"/>
                  <w:szCs w:val="16"/>
                </w:rPr>
                <w:t>-</w:t>
              </w:r>
            </w:ins>
          </w:p>
        </w:tc>
      </w:tr>
      <w:tr w:rsidR="004E1D86" w:rsidRPr="004663CF" w14:paraId="3841826F" w14:textId="77777777" w:rsidTr="003A3183">
        <w:trPr>
          <w:ins w:id="687"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14E29D2D" w14:textId="77777777" w:rsidR="004E1D86" w:rsidRPr="00AC484A" w:rsidRDefault="004E1D86" w:rsidP="004E1D86">
            <w:pPr>
              <w:keepNext/>
              <w:spacing w:before="60" w:after="60"/>
              <w:jc w:val="left"/>
              <w:rPr>
                <w:ins w:id="688" w:author="David M. Grant" w:date="2019-08-08T12:20:00Z"/>
                <w:rFonts w:cs="Arial"/>
                <w:sz w:val="16"/>
                <w:szCs w:val="16"/>
              </w:rPr>
            </w:pPr>
            <w:ins w:id="689" w:author="David M. Grant" w:date="2019-08-08T12:20:00Z">
              <w:r>
                <w:rPr>
                  <w:rFonts w:cs="Arial"/>
                  <w:sz w:val="16"/>
                  <w:szCs w:val="16"/>
                </w:rPr>
                <w:t>Subtype of</w:t>
              </w:r>
            </w:ins>
          </w:p>
        </w:tc>
        <w:tc>
          <w:tcPr>
            <w:tcW w:w="2016" w:type="dxa"/>
            <w:tcBorders>
              <w:top w:val="single" w:sz="4" w:space="0" w:color="auto"/>
              <w:left w:val="single" w:sz="4" w:space="0" w:color="auto"/>
              <w:bottom w:val="single" w:sz="4" w:space="0" w:color="auto"/>
              <w:right w:val="single" w:sz="4" w:space="0" w:color="auto"/>
            </w:tcBorders>
          </w:tcPr>
          <w:p w14:paraId="54B4816B" w14:textId="77777777" w:rsidR="004E1D86" w:rsidRDefault="004E1D86" w:rsidP="004E1D86">
            <w:pPr>
              <w:keepNext/>
              <w:spacing w:before="60" w:after="60"/>
              <w:jc w:val="left"/>
              <w:rPr>
                <w:ins w:id="690" w:author="David M. Grant" w:date="2019-08-08T12:20:00Z"/>
                <w:rFonts w:cs="Arial"/>
                <w:sz w:val="16"/>
                <w:szCs w:val="16"/>
              </w:rPr>
            </w:pPr>
            <w:ins w:id="691" w:author="David M. Grant" w:date="2019-08-08T12:21:00Z">
              <w:r>
                <w:rPr>
                  <w:rFonts w:cs="Arial"/>
                  <w:sz w:val="16"/>
                  <w:szCs w:val="16"/>
                </w:rPr>
                <w:t>CatalogItem</w:t>
              </w:r>
            </w:ins>
          </w:p>
        </w:tc>
        <w:tc>
          <w:tcPr>
            <w:tcW w:w="3654" w:type="dxa"/>
            <w:tcBorders>
              <w:top w:val="single" w:sz="4" w:space="0" w:color="auto"/>
              <w:left w:val="single" w:sz="4" w:space="0" w:color="auto"/>
              <w:bottom w:val="single" w:sz="4" w:space="0" w:color="auto"/>
              <w:right w:val="single" w:sz="4" w:space="0" w:color="auto"/>
            </w:tcBorders>
          </w:tcPr>
          <w:p w14:paraId="2BD5B6F2" w14:textId="77777777" w:rsidR="004E1D86" w:rsidRPr="00AC484A" w:rsidRDefault="004E1D86" w:rsidP="004E1D86">
            <w:pPr>
              <w:keepNext/>
              <w:spacing w:before="60" w:after="60"/>
              <w:jc w:val="left"/>
              <w:rPr>
                <w:ins w:id="692" w:author="David M. Grant" w:date="2019-08-08T12:20:00Z"/>
                <w:rFonts w:cs="Arial"/>
                <w:sz w:val="16"/>
                <w:szCs w:val="16"/>
              </w:rPr>
            </w:pPr>
            <w:ins w:id="693" w:author="David M. Grant" w:date="2019-08-08T12:21:00Z">
              <w:r>
                <w:rPr>
                  <w:rFonts w:cs="Arial"/>
                  <w:sz w:val="16"/>
                  <w:szCs w:val="16"/>
                </w:rPr>
                <w:t>See CatalogItem</w:t>
              </w:r>
            </w:ins>
          </w:p>
        </w:tc>
        <w:tc>
          <w:tcPr>
            <w:tcW w:w="709" w:type="dxa"/>
            <w:tcBorders>
              <w:top w:val="single" w:sz="4" w:space="0" w:color="auto"/>
              <w:left w:val="single" w:sz="4" w:space="0" w:color="auto"/>
              <w:bottom w:val="single" w:sz="4" w:space="0" w:color="auto"/>
              <w:right w:val="single" w:sz="4" w:space="0" w:color="auto"/>
            </w:tcBorders>
          </w:tcPr>
          <w:p w14:paraId="40D829EC" w14:textId="77777777" w:rsidR="004E1D86" w:rsidRPr="00AC484A" w:rsidRDefault="004E1D86" w:rsidP="004E1D86">
            <w:pPr>
              <w:keepNext/>
              <w:spacing w:before="60" w:after="60"/>
              <w:jc w:val="center"/>
              <w:rPr>
                <w:ins w:id="694" w:author="David M. Grant" w:date="2019-08-08T12:20:00Z"/>
                <w:rFonts w:cs="Arial"/>
                <w:sz w:val="16"/>
                <w:szCs w:val="16"/>
              </w:rPr>
            </w:pPr>
            <w:ins w:id="695" w:author="David M. Grant" w:date="2019-08-08T12:21:00Z">
              <w:r>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3FCD0B91" w14:textId="77777777" w:rsidR="004E1D86" w:rsidRPr="00AC484A" w:rsidRDefault="004E1D86" w:rsidP="004E1D86">
            <w:pPr>
              <w:keepNext/>
              <w:spacing w:before="60" w:after="60"/>
              <w:jc w:val="left"/>
              <w:rPr>
                <w:ins w:id="696" w:author="David M. Grant" w:date="2019-08-08T12:20:00Z"/>
                <w:rFonts w:cs="Arial"/>
                <w:sz w:val="16"/>
                <w:szCs w:val="16"/>
              </w:rPr>
            </w:pPr>
            <w:ins w:id="697" w:author="David M. Grant" w:date="2019-08-08T12:21:00Z">
              <w:r>
                <w:rPr>
                  <w:rFonts w:cs="Arial"/>
                  <w:sz w:val="16"/>
                  <w:szCs w:val="16"/>
                </w:rPr>
                <w:t>-</w:t>
              </w:r>
            </w:ins>
          </w:p>
        </w:tc>
      </w:tr>
      <w:tr w:rsidR="004E1D86" w:rsidRPr="004663CF" w14:paraId="272E986C" w14:textId="77777777" w:rsidTr="003A3183">
        <w:trPr>
          <w:ins w:id="698"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44359E1D" w14:textId="77777777" w:rsidR="004E1D86" w:rsidRPr="00AC484A" w:rsidRDefault="004E1D86" w:rsidP="004E1D86">
            <w:pPr>
              <w:keepNext/>
              <w:spacing w:before="60" w:after="60"/>
              <w:jc w:val="left"/>
              <w:rPr>
                <w:ins w:id="699" w:author="David M. Grant" w:date="2019-08-08T12:20:00Z"/>
                <w:rFonts w:cs="Arial"/>
                <w:sz w:val="16"/>
                <w:szCs w:val="16"/>
              </w:rPr>
            </w:pPr>
            <w:ins w:id="700" w:author="David M. Grant" w:date="2019-08-08T12:20:00Z">
              <w:r w:rsidRPr="00AC484A">
                <w:rPr>
                  <w:rFonts w:cs="Arial"/>
                  <w:sz w:val="16"/>
                  <w:szCs w:val="16"/>
                </w:rPr>
                <w:t>Role</w:t>
              </w:r>
            </w:ins>
          </w:p>
        </w:tc>
        <w:tc>
          <w:tcPr>
            <w:tcW w:w="2016" w:type="dxa"/>
            <w:tcBorders>
              <w:top w:val="single" w:sz="4" w:space="0" w:color="auto"/>
              <w:left w:val="single" w:sz="4" w:space="0" w:color="auto"/>
              <w:bottom w:val="single" w:sz="4" w:space="0" w:color="auto"/>
              <w:right w:val="single" w:sz="4" w:space="0" w:color="auto"/>
            </w:tcBorders>
          </w:tcPr>
          <w:p w14:paraId="57FF8471" w14:textId="77777777" w:rsidR="004E1D86" w:rsidRPr="00AC484A" w:rsidRDefault="004E1D86" w:rsidP="004E1D86">
            <w:pPr>
              <w:keepNext/>
              <w:spacing w:before="60" w:after="60"/>
              <w:jc w:val="left"/>
              <w:rPr>
                <w:ins w:id="701" w:author="David M. Grant" w:date="2019-08-08T12:20:00Z"/>
                <w:rFonts w:cs="Arial"/>
                <w:sz w:val="16"/>
                <w:szCs w:val="16"/>
              </w:rPr>
            </w:pPr>
            <w:ins w:id="702" w:author="David M. Grant" w:date="2019-08-08T12:21:00Z">
              <w:r>
                <w:rPr>
                  <w:rFonts w:cs="Arial"/>
                  <w:sz w:val="16"/>
                  <w:szCs w:val="16"/>
                </w:rPr>
                <w:t>routeMonitor</w:t>
              </w:r>
            </w:ins>
          </w:p>
        </w:tc>
        <w:tc>
          <w:tcPr>
            <w:tcW w:w="3654" w:type="dxa"/>
            <w:tcBorders>
              <w:top w:val="single" w:sz="4" w:space="0" w:color="auto"/>
              <w:left w:val="single" w:sz="4" w:space="0" w:color="auto"/>
              <w:bottom w:val="single" w:sz="4" w:space="0" w:color="auto"/>
              <w:right w:val="single" w:sz="4" w:space="0" w:color="auto"/>
            </w:tcBorders>
          </w:tcPr>
          <w:p w14:paraId="0088CEF4" w14:textId="77777777" w:rsidR="004E1D86" w:rsidRPr="00AC484A" w:rsidRDefault="004E1D86" w:rsidP="004E1D86">
            <w:pPr>
              <w:keepNext/>
              <w:spacing w:before="60" w:after="60"/>
              <w:jc w:val="left"/>
              <w:rPr>
                <w:ins w:id="703" w:author="David M. Grant" w:date="2019-08-08T12:20:00Z"/>
                <w:rFonts w:cs="Arial"/>
                <w:sz w:val="16"/>
                <w:szCs w:val="16"/>
              </w:rPr>
            </w:pPr>
            <w:ins w:id="704" w:author="David M. Grant" w:date="2019-08-08T12:23:00Z">
              <w:r>
                <w:rPr>
                  <w:rFonts w:cs="Arial"/>
                  <w:sz w:val="16"/>
                  <w:szCs w:val="16"/>
                </w:rPr>
                <w:t>The alert behavior in route monitoring</w:t>
              </w:r>
            </w:ins>
          </w:p>
        </w:tc>
        <w:tc>
          <w:tcPr>
            <w:tcW w:w="709" w:type="dxa"/>
            <w:tcBorders>
              <w:top w:val="single" w:sz="4" w:space="0" w:color="auto"/>
              <w:left w:val="single" w:sz="4" w:space="0" w:color="auto"/>
              <w:bottom w:val="single" w:sz="4" w:space="0" w:color="auto"/>
              <w:right w:val="single" w:sz="4" w:space="0" w:color="auto"/>
            </w:tcBorders>
          </w:tcPr>
          <w:p w14:paraId="1B780956" w14:textId="77777777" w:rsidR="004E1D86" w:rsidRPr="00AC484A" w:rsidRDefault="004E1D86" w:rsidP="004E1D86">
            <w:pPr>
              <w:keepNext/>
              <w:spacing w:before="60" w:after="60"/>
              <w:jc w:val="center"/>
              <w:rPr>
                <w:ins w:id="705" w:author="David M. Grant" w:date="2019-08-08T12:20:00Z"/>
                <w:rFonts w:cs="Arial"/>
                <w:sz w:val="16"/>
                <w:szCs w:val="16"/>
              </w:rPr>
            </w:pPr>
            <w:ins w:id="706" w:author="David M. Grant" w:date="2019-08-08T12:20:00Z">
              <w:r>
                <w:rPr>
                  <w:rFonts w:cs="Arial"/>
                  <w:sz w:val="16"/>
                  <w:szCs w:val="16"/>
                </w:rPr>
                <w:t>0..</w:t>
              </w:r>
            </w:ins>
            <w:ins w:id="707" w:author="David M. Grant" w:date="2019-08-08T12:23:00Z">
              <w:r>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670ADF8A" w14:textId="77777777" w:rsidR="004E1D86" w:rsidRPr="00AC484A" w:rsidRDefault="004E1D86" w:rsidP="004E1D86">
            <w:pPr>
              <w:keepNext/>
              <w:spacing w:before="60" w:after="60"/>
              <w:jc w:val="left"/>
              <w:rPr>
                <w:ins w:id="708" w:author="David M. Grant" w:date="2019-08-08T12:20:00Z"/>
                <w:rFonts w:cs="Arial"/>
                <w:sz w:val="16"/>
                <w:szCs w:val="16"/>
              </w:rPr>
            </w:pPr>
            <w:ins w:id="709" w:author="David M. Grant" w:date="2019-08-08T12:23:00Z">
              <w:r>
                <w:rPr>
                  <w:rFonts w:cs="Arial"/>
                  <w:sz w:val="16"/>
                  <w:szCs w:val="16"/>
                </w:rPr>
                <w:t>AlertInfo</w:t>
              </w:r>
            </w:ins>
          </w:p>
        </w:tc>
      </w:tr>
      <w:tr w:rsidR="004E1D86" w:rsidRPr="004663CF" w14:paraId="60E8A7AF" w14:textId="77777777" w:rsidTr="003A3183">
        <w:trPr>
          <w:ins w:id="710" w:author="David M. Grant" w:date="2019-08-08T12:20:00Z"/>
        </w:trPr>
        <w:tc>
          <w:tcPr>
            <w:tcW w:w="1242" w:type="dxa"/>
            <w:tcBorders>
              <w:top w:val="single" w:sz="4" w:space="0" w:color="auto"/>
              <w:left w:val="single" w:sz="4" w:space="0" w:color="auto"/>
              <w:bottom w:val="single" w:sz="4" w:space="0" w:color="auto"/>
              <w:right w:val="single" w:sz="4" w:space="0" w:color="auto"/>
            </w:tcBorders>
          </w:tcPr>
          <w:p w14:paraId="419A3CF4" w14:textId="77777777" w:rsidR="004E1D86" w:rsidRPr="00AC484A" w:rsidRDefault="004E1D86" w:rsidP="004E1D86">
            <w:pPr>
              <w:keepNext/>
              <w:spacing w:before="60" w:after="60"/>
              <w:jc w:val="left"/>
              <w:rPr>
                <w:ins w:id="711" w:author="David M. Grant" w:date="2019-08-08T12:20:00Z"/>
                <w:rFonts w:cs="Arial"/>
                <w:sz w:val="16"/>
                <w:szCs w:val="16"/>
              </w:rPr>
            </w:pPr>
            <w:ins w:id="712" w:author="David M. Grant" w:date="2019-08-08T12:21:00Z">
              <w:r>
                <w:rPr>
                  <w:rFonts w:cs="Arial"/>
                  <w:sz w:val="16"/>
                  <w:szCs w:val="16"/>
                </w:rPr>
                <w:t>Role</w:t>
              </w:r>
            </w:ins>
          </w:p>
        </w:tc>
        <w:tc>
          <w:tcPr>
            <w:tcW w:w="2016" w:type="dxa"/>
            <w:tcBorders>
              <w:top w:val="single" w:sz="4" w:space="0" w:color="auto"/>
              <w:left w:val="single" w:sz="4" w:space="0" w:color="auto"/>
              <w:bottom w:val="single" w:sz="4" w:space="0" w:color="auto"/>
              <w:right w:val="single" w:sz="4" w:space="0" w:color="auto"/>
            </w:tcBorders>
          </w:tcPr>
          <w:p w14:paraId="55212EB0" w14:textId="77777777" w:rsidR="004E1D86" w:rsidRDefault="004E1D86" w:rsidP="004E1D86">
            <w:pPr>
              <w:keepNext/>
              <w:spacing w:before="60" w:after="60"/>
              <w:jc w:val="left"/>
              <w:rPr>
                <w:ins w:id="713" w:author="David M. Grant" w:date="2019-08-08T12:20:00Z"/>
                <w:rFonts w:cs="Arial"/>
                <w:sz w:val="16"/>
                <w:szCs w:val="16"/>
              </w:rPr>
            </w:pPr>
            <w:ins w:id="714" w:author="David M. Grant" w:date="2019-08-08T12:22:00Z">
              <w:r>
                <w:rPr>
                  <w:rFonts w:cs="Arial"/>
                  <w:sz w:val="16"/>
                  <w:szCs w:val="16"/>
                </w:rPr>
                <w:t>routePlan</w:t>
              </w:r>
            </w:ins>
          </w:p>
        </w:tc>
        <w:tc>
          <w:tcPr>
            <w:tcW w:w="3654" w:type="dxa"/>
            <w:tcBorders>
              <w:top w:val="single" w:sz="4" w:space="0" w:color="auto"/>
              <w:left w:val="single" w:sz="4" w:space="0" w:color="auto"/>
              <w:bottom w:val="single" w:sz="4" w:space="0" w:color="auto"/>
              <w:right w:val="single" w:sz="4" w:space="0" w:color="auto"/>
            </w:tcBorders>
          </w:tcPr>
          <w:p w14:paraId="7508EBCD" w14:textId="77777777" w:rsidR="004E1D86" w:rsidRDefault="004E1D86" w:rsidP="004E1D86">
            <w:pPr>
              <w:keepNext/>
              <w:spacing w:before="60" w:after="60"/>
              <w:jc w:val="left"/>
              <w:rPr>
                <w:ins w:id="715" w:author="David M. Grant" w:date="2019-08-08T12:20:00Z"/>
                <w:rFonts w:cs="Arial"/>
                <w:sz w:val="16"/>
                <w:szCs w:val="16"/>
              </w:rPr>
            </w:pPr>
            <w:ins w:id="716" w:author="David M. Grant" w:date="2019-08-08T12:23:00Z">
              <w:r>
                <w:rPr>
                  <w:rFonts w:cs="Arial"/>
                  <w:sz w:val="16"/>
                  <w:szCs w:val="16"/>
                </w:rPr>
                <w:t>The alert behavior in route planning</w:t>
              </w:r>
            </w:ins>
          </w:p>
        </w:tc>
        <w:tc>
          <w:tcPr>
            <w:tcW w:w="709" w:type="dxa"/>
            <w:tcBorders>
              <w:top w:val="single" w:sz="4" w:space="0" w:color="auto"/>
              <w:left w:val="single" w:sz="4" w:space="0" w:color="auto"/>
              <w:bottom w:val="single" w:sz="4" w:space="0" w:color="auto"/>
              <w:right w:val="single" w:sz="4" w:space="0" w:color="auto"/>
            </w:tcBorders>
          </w:tcPr>
          <w:p w14:paraId="724B1DD1" w14:textId="77777777" w:rsidR="004E1D86" w:rsidRDefault="004E1D86" w:rsidP="004E1D86">
            <w:pPr>
              <w:keepNext/>
              <w:spacing w:before="60" w:after="60"/>
              <w:jc w:val="center"/>
              <w:rPr>
                <w:ins w:id="717" w:author="David M. Grant" w:date="2019-08-08T12:20:00Z"/>
                <w:rFonts w:cs="Arial"/>
                <w:sz w:val="16"/>
                <w:szCs w:val="16"/>
              </w:rPr>
            </w:pPr>
            <w:ins w:id="718" w:author="David M. Grant" w:date="2019-08-08T12:23: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46C3CEFD" w14:textId="77777777" w:rsidR="004E1D86" w:rsidRDefault="004E1D86" w:rsidP="004E1D86">
            <w:pPr>
              <w:keepNext/>
              <w:spacing w:before="60" w:after="60"/>
              <w:jc w:val="left"/>
              <w:rPr>
                <w:ins w:id="719" w:author="David M. Grant" w:date="2019-08-08T12:20:00Z"/>
                <w:rFonts w:cs="Arial"/>
                <w:sz w:val="16"/>
                <w:szCs w:val="16"/>
              </w:rPr>
            </w:pPr>
            <w:ins w:id="720" w:author="David M. Grant" w:date="2019-08-08T12:23:00Z">
              <w:r>
                <w:rPr>
                  <w:rFonts w:cs="Arial"/>
                  <w:sz w:val="16"/>
                  <w:szCs w:val="16"/>
                </w:rPr>
                <w:t>AlertInfo</w:t>
              </w:r>
            </w:ins>
          </w:p>
        </w:tc>
      </w:tr>
    </w:tbl>
    <w:p w14:paraId="5875D45E" w14:textId="77777777" w:rsidR="004E1D86" w:rsidRPr="004E1D86" w:rsidRDefault="004E1D86" w:rsidP="004E1D86">
      <w:pPr>
        <w:rPr>
          <w:ins w:id="721" w:author="David M. Grant" w:date="2019-08-08T12:18:00Z"/>
        </w:rPr>
      </w:pPr>
    </w:p>
    <w:p w14:paraId="3B60F44A" w14:textId="77777777" w:rsidR="004E1D86" w:rsidRDefault="004E1D86" w:rsidP="004E1D86">
      <w:pPr>
        <w:pStyle w:val="Heading3"/>
        <w:numPr>
          <w:ilvl w:val="2"/>
          <w:numId w:val="58"/>
        </w:numPr>
        <w:rPr>
          <w:ins w:id="722" w:author="David M. Grant" w:date="2019-08-08T12:24:00Z"/>
        </w:rPr>
      </w:pPr>
      <w:bookmarkStart w:id="723" w:name="_Toc16161200"/>
      <w:ins w:id="724" w:author="David M. Grant" w:date="2019-08-08T12:19:00Z">
        <w:r>
          <w:t>AlertInfo</w:t>
        </w:r>
      </w:ins>
      <w:bookmarkEnd w:id="72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2016"/>
        <w:gridCol w:w="3654"/>
        <w:gridCol w:w="709"/>
        <w:gridCol w:w="1843"/>
      </w:tblGrid>
      <w:tr w:rsidR="004E1D86" w:rsidRPr="004663CF" w14:paraId="094C6CB9" w14:textId="77777777" w:rsidTr="003A3183">
        <w:trPr>
          <w:cantSplit/>
          <w:trHeight w:val="311"/>
          <w:tblHeader/>
          <w:ins w:id="725" w:author="David M. Grant" w:date="2019-08-08T12:24:00Z"/>
        </w:trPr>
        <w:tc>
          <w:tcPr>
            <w:tcW w:w="1242" w:type="dxa"/>
            <w:tcBorders>
              <w:top w:val="single" w:sz="4" w:space="0" w:color="auto"/>
              <w:left w:val="single" w:sz="4" w:space="0" w:color="auto"/>
              <w:bottom w:val="single" w:sz="4" w:space="0" w:color="auto"/>
              <w:right w:val="single" w:sz="4" w:space="0" w:color="auto"/>
            </w:tcBorders>
          </w:tcPr>
          <w:p w14:paraId="11888211" w14:textId="77777777" w:rsidR="004E1D86" w:rsidRPr="00AC484A" w:rsidRDefault="004E1D86" w:rsidP="003A3183">
            <w:pPr>
              <w:keepNext/>
              <w:spacing w:before="60" w:after="60"/>
              <w:jc w:val="left"/>
              <w:rPr>
                <w:ins w:id="726" w:author="David M. Grant" w:date="2019-08-08T12:24:00Z"/>
                <w:rFonts w:cs="Arial"/>
                <w:b/>
                <w:sz w:val="16"/>
                <w:szCs w:val="16"/>
              </w:rPr>
            </w:pPr>
            <w:ins w:id="727" w:author="David M. Grant" w:date="2019-08-08T12:24:00Z">
              <w:r w:rsidRPr="00AC484A">
                <w:rPr>
                  <w:rFonts w:cs="Arial"/>
                  <w:b/>
                  <w:sz w:val="16"/>
                  <w:szCs w:val="16"/>
                </w:rPr>
                <w:t>Role Name</w:t>
              </w:r>
            </w:ins>
          </w:p>
        </w:tc>
        <w:tc>
          <w:tcPr>
            <w:tcW w:w="2016" w:type="dxa"/>
            <w:tcBorders>
              <w:top w:val="single" w:sz="4" w:space="0" w:color="auto"/>
              <w:left w:val="single" w:sz="4" w:space="0" w:color="auto"/>
              <w:bottom w:val="single" w:sz="4" w:space="0" w:color="auto"/>
              <w:right w:val="single" w:sz="4" w:space="0" w:color="auto"/>
            </w:tcBorders>
          </w:tcPr>
          <w:p w14:paraId="3CF28F15" w14:textId="77777777" w:rsidR="004E1D86" w:rsidRPr="00AC484A" w:rsidRDefault="004E1D86" w:rsidP="003A3183">
            <w:pPr>
              <w:keepNext/>
              <w:spacing w:before="60" w:after="60"/>
              <w:jc w:val="left"/>
              <w:rPr>
                <w:ins w:id="728" w:author="David M. Grant" w:date="2019-08-08T12:24:00Z"/>
                <w:rFonts w:cs="Arial"/>
                <w:b/>
                <w:sz w:val="16"/>
                <w:szCs w:val="16"/>
              </w:rPr>
            </w:pPr>
            <w:ins w:id="729" w:author="David M. Grant" w:date="2019-08-08T12:24:00Z">
              <w:r w:rsidRPr="00AC484A">
                <w:rPr>
                  <w:rFonts w:cs="Arial"/>
                  <w:b/>
                  <w:sz w:val="16"/>
                  <w:szCs w:val="16"/>
                </w:rPr>
                <w:t>Name</w:t>
              </w:r>
            </w:ins>
          </w:p>
        </w:tc>
        <w:tc>
          <w:tcPr>
            <w:tcW w:w="3654" w:type="dxa"/>
            <w:tcBorders>
              <w:top w:val="single" w:sz="4" w:space="0" w:color="auto"/>
              <w:left w:val="single" w:sz="4" w:space="0" w:color="auto"/>
              <w:bottom w:val="single" w:sz="4" w:space="0" w:color="auto"/>
              <w:right w:val="single" w:sz="4" w:space="0" w:color="auto"/>
            </w:tcBorders>
          </w:tcPr>
          <w:p w14:paraId="4067E85A" w14:textId="77777777" w:rsidR="004E1D86" w:rsidRPr="00AC484A" w:rsidRDefault="004E1D86" w:rsidP="003A3183">
            <w:pPr>
              <w:keepNext/>
              <w:spacing w:before="60" w:after="60"/>
              <w:jc w:val="left"/>
              <w:rPr>
                <w:ins w:id="730" w:author="David M. Grant" w:date="2019-08-08T12:24:00Z"/>
                <w:rFonts w:cs="Arial"/>
                <w:b/>
                <w:sz w:val="16"/>
                <w:szCs w:val="16"/>
              </w:rPr>
            </w:pPr>
            <w:ins w:id="731" w:author="David M. Grant" w:date="2019-08-08T12:24: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6D49A8B9" w14:textId="77777777" w:rsidR="004E1D86" w:rsidRPr="00AC484A" w:rsidRDefault="004E1D86" w:rsidP="003A3183">
            <w:pPr>
              <w:keepNext/>
              <w:spacing w:before="60" w:after="60"/>
              <w:jc w:val="center"/>
              <w:rPr>
                <w:ins w:id="732" w:author="David M. Grant" w:date="2019-08-08T12:24:00Z"/>
                <w:rFonts w:cs="Arial"/>
                <w:b/>
                <w:sz w:val="16"/>
                <w:szCs w:val="16"/>
              </w:rPr>
            </w:pPr>
            <w:ins w:id="733" w:author="David M. Grant" w:date="2019-08-08T12:24: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3DDAADDB" w14:textId="77777777" w:rsidR="004E1D86" w:rsidRPr="00AC484A" w:rsidRDefault="004E1D86" w:rsidP="003A3183">
            <w:pPr>
              <w:keepNext/>
              <w:spacing w:before="60" w:after="60"/>
              <w:jc w:val="left"/>
              <w:rPr>
                <w:ins w:id="734" w:author="David M. Grant" w:date="2019-08-08T12:24:00Z"/>
                <w:rFonts w:cs="Arial"/>
                <w:b/>
                <w:sz w:val="16"/>
                <w:szCs w:val="16"/>
              </w:rPr>
            </w:pPr>
            <w:ins w:id="735" w:author="David M. Grant" w:date="2019-08-08T12:24:00Z">
              <w:r w:rsidRPr="00AC484A">
                <w:rPr>
                  <w:rFonts w:cs="Arial"/>
                  <w:b/>
                  <w:sz w:val="16"/>
                  <w:szCs w:val="16"/>
                </w:rPr>
                <w:t>Type</w:t>
              </w:r>
            </w:ins>
          </w:p>
        </w:tc>
      </w:tr>
      <w:tr w:rsidR="004E1D86" w:rsidRPr="004663CF" w14:paraId="633FA565" w14:textId="77777777" w:rsidTr="003A3183">
        <w:trPr>
          <w:ins w:id="736" w:author="David M. Grant" w:date="2019-08-08T12:24:00Z"/>
        </w:trPr>
        <w:tc>
          <w:tcPr>
            <w:tcW w:w="1242" w:type="dxa"/>
            <w:tcBorders>
              <w:top w:val="single" w:sz="4" w:space="0" w:color="auto"/>
              <w:left w:val="single" w:sz="4" w:space="0" w:color="auto"/>
              <w:bottom w:val="single" w:sz="4" w:space="0" w:color="auto"/>
              <w:right w:val="single" w:sz="4" w:space="0" w:color="auto"/>
            </w:tcBorders>
          </w:tcPr>
          <w:p w14:paraId="53F3B798" w14:textId="77777777" w:rsidR="004E1D86" w:rsidRPr="00AC484A" w:rsidRDefault="004E1D86" w:rsidP="003A3183">
            <w:pPr>
              <w:keepNext/>
              <w:spacing w:before="60" w:after="60"/>
              <w:jc w:val="left"/>
              <w:rPr>
                <w:ins w:id="737" w:author="David M. Grant" w:date="2019-08-08T12:24:00Z"/>
                <w:rFonts w:cs="Arial"/>
                <w:sz w:val="16"/>
                <w:szCs w:val="16"/>
              </w:rPr>
            </w:pPr>
            <w:ins w:id="738" w:author="David M. Grant" w:date="2019-08-08T12:24:00Z">
              <w:r w:rsidRPr="00AC484A">
                <w:rPr>
                  <w:rFonts w:cs="Arial"/>
                  <w:sz w:val="16"/>
                  <w:szCs w:val="16"/>
                </w:rPr>
                <w:t>Class</w:t>
              </w:r>
            </w:ins>
          </w:p>
        </w:tc>
        <w:tc>
          <w:tcPr>
            <w:tcW w:w="2016" w:type="dxa"/>
            <w:tcBorders>
              <w:top w:val="single" w:sz="4" w:space="0" w:color="auto"/>
              <w:left w:val="single" w:sz="4" w:space="0" w:color="auto"/>
              <w:bottom w:val="single" w:sz="4" w:space="0" w:color="auto"/>
              <w:right w:val="single" w:sz="4" w:space="0" w:color="auto"/>
            </w:tcBorders>
          </w:tcPr>
          <w:p w14:paraId="47D71983" w14:textId="77777777" w:rsidR="004E1D86" w:rsidRPr="00AC484A" w:rsidRDefault="004E1D86" w:rsidP="003A3183">
            <w:pPr>
              <w:keepNext/>
              <w:spacing w:before="60" w:after="60"/>
              <w:jc w:val="left"/>
              <w:rPr>
                <w:ins w:id="739" w:author="David M. Grant" w:date="2019-08-08T12:24:00Z"/>
                <w:rFonts w:cs="Arial"/>
                <w:sz w:val="16"/>
                <w:szCs w:val="16"/>
              </w:rPr>
            </w:pPr>
            <w:ins w:id="740" w:author="David M. Grant" w:date="2019-08-08T12:24:00Z">
              <w:r>
                <w:rPr>
                  <w:rFonts w:cs="Arial"/>
                  <w:sz w:val="16"/>
                  <w:szCs w:val="16"/>
                </w:rPr>
                <w:t>AlertInfo</w:t>
              </w:r>
            </w:ins>
          </w:p>
        </w:tc>
        <w:tc>
          <w:tcPr>
            <w:tcW w:w="3654" w:type="dxa"/>
            <w:tcBorders>
              <w:top w:val="single" w:sz="4" w:space="0" w:color="auto"/>
              <w:left w:val="single" w:sz="4" w:space="0" w:color="auto"/>
              <w:bottom w:val="single" w:sz="4" w:space="0" w:color="auto"/>
              <w:right w:val="single" w:sz="4" w:space="0" w:color="auto"/>
            </w:tcBorders>
          </w:tcPr>
          <w:p w14:paraId="21FA8185" w14:textId="77777777" w:rsidR="004E1D86" w:rsidRPr="00AC484A" w:rsidRDefault="004E1D86" w:rsidP="003A3183">
            <w:pPr>
              <w:keepNext/>
              <w:spacing w:before="60" w:after="60"/>
              <w:jc w:val="left"/>
              <w:rPr>
                <w:ins w:id="741" w:author="David M. Grant" w:date="2019-08-08T12:24:00Z"/>
                <w:rFonts w:cs="Arial"/>
                <w:sz w:val="16"/>
                <w:szCs w:val="16"/>
              </w:rPr>
            </w:pPr>
            <w:ins w:id="742" w:author="David M. Grant" w:date="2019-08-08T12:24:00Z">
              <w:r>
                <w:rPr>
                  <w:rFonts w:cs="Arial"/>
                  <w:sz w:val="16"/>
                  <w:szCs w:val="16"/>
                </w:rPr>
                <w:t>The behavior of an alert in a single mode</w:t>
              </w:r>
            </w:ins>
          </w:p>
        </w:tc>
        <w:tc>
          <w:tcPr>
            <w:tcW w:w="709" w:type="dxa"/>
            <w:tcBorders>
              <w:top w:val="single" w:sz="4" w:space="0" w:color="auto"/>
              <w:left w:val="single" w:sz="4" w:space="0" w:color="auto"/>
              <w:bottom w:val="single" w:sz="4" w:space="0" w:color="auto"/>
              <w:right w:val="single" w:sz="4" w:space="0" w:color="auto"/>
            </w:tcBorders>
          </w:tcPr>
          <w:p w14:paraId="2247975F" w14:textId="77777777" w:rsidR="004E1D86" w:rsidRPr="00AC484A" w:rsidRDefault="004E1D86" w:rsidP="003A3183">
            <w:pPr>
              <w:keepNext/>
              <w:spacing w:before="60" w:after="60"/>
              <w:jc w:val="center"/>
              <w:rPr>
                <w:ins w:id="743" w:author="David M. Grant" w:date="2019-08-08T12:24:00Z"/>
                <w:rFonts w:cs="Arial"/>
                <w:sz w:val="16"/>
                <w:szCs w:val="16"/>
              </w:rPr>
            </w:pPr>
            <w:ins w:id="744" w:author="David M. Grant" w:date="2019-08-08T12:24: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2F86D900" w14:textId="77777777" w:rsidR="004E1D86" w:rsidRPr="00AC484A" w:rsidRDefault="004E1D86" w:rsidP="003A3183">
            <w:pPr>
              <w:keepNext/>
              <w:spacing w:before="60" w:after="60"/>
              <w:jc w:val="left"/>
              <w:rPr>
                <w:ins w:id="745" w:author="David M. Grant" w:date="2019-08-08T12:24:00Z"/>
                <w:rFonts w:cs="Arial"/>
                <w:sz w:val="16"/>
                <w:szCs w:val="16"/>
              </w:rPr>
            </w:pPr>
            <w:ins w:id="746" w:author="David M. Grant" w:date="2019-08-08T12:24:00Z">
              <w:r w:rsidRPr="00AC484A">
                <w:rPr>
                  <w:rFonts w:cs="Arial"/>
                  <w:sz w:val="16"/>
                  <w:szCs w:val="16"/>
                </w:rPr>
                <w:t>-</w:t>
              </w:r>
            </w:ins>
          </w:p>
        </w:tc>
      </w:tr>
      <w:tr w:rsidR="004E1D86" w:rsidRPr="004663CF" w14:paraId="309637C8" w14:textId="77777777" w:rsidTr="003A3183">
        <w:trPr>
          <w:ins w:id="747" w:author="David M. Grant" w:date="2019-08-08T12:24:00Z"/>
        </w:trPr>
        <w:tc>
          <w:tcPr>
            <w:tcW w:w="1242" w:type="dxa"/>
            <w:tcBorders>
              <w:top w:val="single" w:sz="4" w:space="0" w:color="auto"/>
              <w:left w:val="single" w:sz="4" w:space="0" w:color="auto"/>
              <w:bottom w:val="single" w:sz="4" w:space="0" w:color="auto"/>
              <w:right w:val="single" w:sz="4" w:space="0" w:color="auto"/>
            </w:tcBorders>
          </w:tcPr>
          <w:p w14:paraId="1BB91013" w14:textId="77777777" w:rsidR="004E1D86" w:rsidRPr="00AC484A" w:rsidRDefault="004E1D86" w:rsidP="003A3183">
            <w:pPr>
              <w:keepNext/>
              <w:spacing w:before="60" w:after="60"/>
              <w:jc w:val="left"/>
              <w:rPr>
                <w:ins w:id="748" w:author="David M. Grant" w:date="2019-08-08T12:24:00Z"/>
                <w:rFonts w:cs="Arial"/>
                <w:sz w:val="16"/>
                <w:szCs w:val="16"/>
              </w:rPr>
            </w:pPr>
            <w:ins w:id="749" w:author="David M. Grant" w:date="2019-08-08T12:25:00Z">
              <w:r>
                <w:rPr>
                  <w:rFonts w:cs="Arial"/>
                  <w:sz w:val="16"/>
                  <w:szCs w:val="16"/>
                </w:rPr>
                <w:t>Attribute</w:t>
              </w:r>
            </w:ins>
          </w:p>
        </w:tc>
        <w:tc>
          <w:tcPr>
            <w:tcW w:w="2016" w:type="dxa"/>
            <w:tcBorders>
              <w:top w:val="single" w:sz="4" w:space="0" w:color="auto"/>
              <w:left w:val="single" w:sz="4" w:space="0" w:color="auto"/>
              <w:bottom w:val="single" w:sz="4" w:space="0" w:color="auto"/>
              <w:right w:val="single" w:sz="4" w:space="0" w:color="auto"/>
            </w:tcBorders>
          </w:tcPr>
          <w:p w14:paraId="25AA7076" w14:textId="77777777" w:rsidR="004E1D86" w:rsidRPr="00AC484A" w:rsidRDefault="004E1D86" w:rsidP="003A3183">
            <w:pPr>
              <w:keepNext/>
              <w:spacing w:before="60" w:after="60"/>
              <w:jc w:val="left"/>
              <w:rPr>
                <w:ins w:id="750" w:author="David M. Grant" w:date="2019-08-08T12:24:00Z"/>
                <w:rFonts w:cs="Arial"/>
                <w:sz w:val="16"/>
                <w:szCs w:val="16"/>
              </w:rPr>
            </w:pPr>
            <w:ins w:id="751" w:author="David M. Grant" w:date="2019-08-08T12:24:00Z">
              <w:r>
                <w:rPr>
                  <w:rFonts w:cs="Arial"/>
                  <w:sz w:val="16"/>
                  <w:szCs w:val="16"/>
                </w:rPr>
                <w:t>routeMonitor</w:t>
              </w:r>
            </w:ins>
          </w:p>
        </w:tc>
        <w:tc>
          <w:tcPr>
            <w:tcW w:w="3654" w:type="dxa"/>
            <w:tcBorders>
              <w:top w:val="single" w:sz="4" w:space="0" w:color="auto"/>
              <w:left w:val="single" w:sz="4" w:space="0" w:color="auto"/>
              <w:bottom w:val="single" w:sz="4" w:space="0" w:color="auto"/>
              <w:right w:val="single" w:sz="4" w:space="0" w:color="auto"/>
            </w:tcBorders>
          </w:tcPr>
          <w:p w14:paraId="16A92441" w14:textId="77777777" w:rsidR="004E1D86" w:rsidRPr="00AC484A" w:rsidRDefault="004E1D86" w:rsidP="003A3183">
            <w:pPr>
              <w:keepNext/>
              <w:spacing w:before="60" w:after="60"/>
              <w:jc w:val="left"/>
              <w:rPr>
                <w:ins w:id="752" w:author="David M. Grant" w:date="2019-08-08T12:24:00Z"/>
                <w:rFonts w:cs="Arial"/>
                <w:sz w:val="16"/>
                <w:szCs w:val="16"/>
              </w:rPr>
            </w:pPr>
            <w:ins w:id="753" w:author="David M. Grant" w:date="2019-08-08T12:24:00Z">
              <w:r>
                <w:rPr>
                  <w:rFonts w:cs="Arial"/>
                  <w:sz w:val="16"/>
                  <w:szCs w:val="16"/>
                </w:rPr>
                <w:t>The alert behavior in route monitoring</w:t>
              </w:r>
            </w:ins>
          </w:p>
        </w:tc>
        <w:tc>
          <w:tcPr>
            <w:tcW w:w="709" w:type="dxa"/>
            <w:tcBorders>
              <w:top w:val="single" w:sz="4" w:space="0" w:color="auto"/>
              <w:left w:val="single" w:sz="4" w:space="0" w:color="auto"/>
              <w:bottom w:val="single" w:sz="4" w:space="0" w:color="auto"/>
              <w:right w:val="single" w:sz="4" w:space="0" w:color="auto"/>
            </w:tcBorders>
          </w:tcPr>
          <w:p w14:paraId="71E08CBB" w14:textId="77777777" w:rsidR="004E1D86" w:rsidRPr="00AC484A" w:rsidRDefault="004E1D86" w:rsidP="003A3183">
            <w:pPr>
              <w:keepNext/>
              <w:spacing w:before="60" w:after="60"/>
              <w:jc w:val="center"/>
              <w:rPr>
                <w:ins w:id="754" w:author="David M. Grant" w:date="2019-08-08T12:24:00Z"/>
                <w:rFonts w:cs="Arial"/>
                <w:sz w:val="16"/>
                <w:szCs w:val="16"/>
              </w:rPr>
            </w:pPr>
            <w:ins w:id="755" w:author="David M. Grant" w:date="2019-08-08T12:24: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4E83C7D6" w14:textId="77777777" w:rsidR="004E1D86" w:rsidRPr="00AC484A" w:rsidRDefault="004E1D86" w:rsidP="003A3183">
            <w:pPr>
              <w:keepNext/>
              <w:spacing w:before="60" w:after="60"/>
              <w:jc w:val="left"/>
              <w:rPr>
                <w:ins w:id="756" w:author="David M. Grant" w:date="2019-08-08T12:24:00Z"/>
                <w:rFonts w:cs="Arial"/>
                <w:sz w:val="16"/>
                <w:szCs w:val="16"/>
              </w:rPr>
            </w:pPr>
            <w:ins w:id="757" w:author="David M. Grant" w:date="2019-08-08T12:24:00Z">
              <w:r>
                <w:rPr>
                  <w:rFonts w:cs="Arial"/>
                  <w:sz w:val="16"/>
                  <w:szCs w:val="16"/>
                </w:rPr>
                <w:t>AlertInfo</w:t>
              </w:r>
            </w:ins>
          </w:p>
        </w:tc>
      </w:tr>
      <w:tr w:rsidR="004E1D86" w:rsidRPr="004663CF" w14:paraId="3F8C6F45" w14:textId="77777777" w:rsidTr="003A3183">
        <w:trPr>
          <w:ins w:id="758" w:author="David M. Grant" w:date="2019-08-08T12:24:00Z"/>
        </w:trPr>
        <w:tc>
          <w:tcPr>
            <w:tcW w:w="1242" w:type="dxa"/>
            <w:tcBorders>
              <w:top w:val="single" w:sz="4" w:space="0" w:color="auto"/>
              <w:left w:val="single" w:sz="4" w:space="0" w:color="auto"/>
              <w:bottom w:val="single" w:sz="4" w:space="0" w:color="auto"/>
              <w:right w:val="single" w:sz="4" w:space="0" w:color="auto"/>
            </w:tcBorders>
          </w:tcPr>
          <w:p w14:paraId="0DE6C1BC" w14:textId="77777777" w:rsidR="004E1D86" w:rsidRPr="00AC484A" w:rsidRDefault="004E1D86" w:rsidP="003A3183">
            <w:pPr>
              <w:keepNext/>
              <w:spacing w:before="60" w:after="60"/>
              <w:jc w:val="left"/>
              <w:rPr>
                <w:ins w:id="759" w:author="David M. Grant" w:date="2019-08-08T12:24:00Z"/>
                <w:rFonts w:cs="Arial"/>
                <w:sz w:val="16"/>
                <w:szCs w:val="16"/>
              </w:rPr>
            </w:pPr>
            <w:ins w:id="760" w:author="David M. Grant" w:date="2019-08-08T12:25:00Z">
              <w:r>
                <w:rPr>
                  <w:rFonts w:cs="Arial"/>
                  <w:sz w:val="16"/>
                  <w:szCs w:val="16"/>
                </w:rPr>
                <w:t>Attribute</w:t>
              </w:r>
            </w:ins>
          </w:p>
        </w:tc>
        <w:tc>
          <w:tcPr>
            <w:tcW w:w="2016" w:type="dxa"/>
            <w:tcBorders>
              <w:top w:val="single" w:sz="4" w:space="0" w:color="auto"/>
              <w:left w:val="single" w:sz="4" w:space="0" w:color="auto"/>
              <w:bottom w:val="single" w:sz="4" w:space="0" w:color="auto"/>
              <w:right w:val="single" w:sz="4" w:space="0" w:color="auto"/>
            </w:tcBorders>
          </w:tcPr>
          <w:p w14:paraId="68A3071C" w14:textId="77777777" w:rsidR="004E1D86" w:rsidRDefault="004E1D86" w:rsidP="003A3183">
            <w:pPr>
              <w:keepNext/>
              <w:spacing w:before="60" w:after="60"/>
              <w:jc w:val="left"/>
              <w:rPr>
                <w:ins w:id="761" w:author="David M. Grant" w:date="2019-08-08T12:24:00Z"/>
                <w:rFonts w:cs="Arial"/>
                <w:sz w:val="16"/>
                <w:szCs w:val="16"/>
              </w:rPr>
            </w:pPr>
            <w:ins w:id="762" w:author="David M. Grant" w:date="2019-08-08T12:24:00Z">
              <w:r>
                <w:rPr>
                  <w:rFonts w:cs="Arial"/>
                  <w:sz w:val="16"/>
                  <w:szCs w:val="16"/>
                </w:rPr>
                <w:t>routePlan</w:t>
              </w:r>
            </w:ins>
          </w:p>
        </w:tc>
        <w:tc>
          <w:tcPr>
            <w:tcW w:w="3654" w:type="dxa"/>
            <w:tcBorders>
              <w:top w:val="single" w:sz="4" w:space="0" w:color="auto"/>
              <w:left w:val="single" w:sz="4" w:space="0" w:color="auto"/>
              <w:bottom w:val="single" w:sz="4" w:space="0" w:color="auto"/>
              <w:right w:val="single" w:sz="4" w:space="0" w:color="auto"/>
            </w:tcBorders>
          </w:tcPr>
          <w:p w14:paraId="5154B7C1" w14:textId="77777777" w:rsidR="004E1D86" w:rsidRDefault="004E1D86" w:rsidP="003A3183">
            <w:pPr>
              <w:keepNext/>
              <w:spacing w:before="60" w:after="60"/>
              <w:jc w:val="left"/>
              <w:rPr>
                <w:ins w:id="763" w:author="David M. Grant" w:date="2019-08-08T12:24:00Z"/>
                <w:rFonts w:cs="Arial"/>
                <w:sz w:val="16"/>
                <w:szCs w:val="16"/>
              </w:rPr>
            </w:pPr>
            <w:ins w:id="764" w:author="David M. Grant" w:date="2019-08-08T12:24:00Z">
              <w:r>
                <w:rPr>
                  <w:rFonts w:cs="Arial"/>
                  <w:sz w:val="16"/>
                  <w:szCs w:val="16"/>
                </w:rPr>
                <w:t>The alert behavior in route planning</w:t>
              </w:r>
            </w:ins>
          </w:p>
        </w:tc>
        <w:tc>
          <w:tcPr>
            <w:tcW w:w="709" w:type="dxa"/>
            <w:tcBorders>
              <w:top w:val="single" w:sz="4" w:space="0" w:color="auto"/>
              <w:left w:val="single" w:sz="4" w:space="0" w:color="auto"/>
              <w:bottom w:val="single" w:sz="4" w:space="0" w:color="auto"/>
              <w:right w:val="single" w:sz="4" w:space="0" w:color="auto"/>
            </w:tcBorders>
          </w:tcPr>
          <w:p w14:paraId="3A1A473F" w14:textId="77777777" w:rsidR="004E1D86" w:rsidRDefault="004E1D86" w:rsidP="003A3183">
            <w:pPr>
              <w:keepNext/>
              <w:spacing w:before="60" w:after="60"/>
              <w:jc w:val="center"/>
              <w:rPr>
                <w:ins w:id="765" w:author="David M. Grant" w:date="2019-08-08T12:24:00Z"/>
                <w:rFonts w:cs="Arial"/>
                <w:sz w:val="16"/>
                <w:szCs w:val="16"/>
              </w:rPr>
            </w:pPr>
            <w:ins w:id="766" w:author="David M. Grant" w:date="2019-08-08T12:24: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1D2C1774" w14:textId="77777777" w:rsidR="004E1D86" w:rsidRDefault="004E1D86" w:rsidP="003A3183">
            <w:pPr>
              <w:keepNext/>
              <w:spacing w:before="60" w:after="60"/>
              <w:jc w:val="left"/>
              <w:rPr>
                <w:ins w:id="767" w:author="David M. Grant" w:date="2019-08-08T12:24:00Z"/>
                <w:rFonts w:cs="Arial"/>
                <w:sz w:val="16"/>
                <w:szCs w:val="16"/>
              </w:rPr>
            </w:pPr>
            <w:ins w:id="768" w:author="David M. Grant" w:date="2019-08-08T12:24:00Z">
              <w:r>
                <w:rPr>
                  <w:rFonts w:cs="Arial"/>
                  <w:sz w:val="16"/>
                  <w:szCs w:val="16"/>
                </w:rPr>
                <w:t>AlertInfo</w:t>
              </w:r>
            </w:ins>
          </w:p>
        </w:tc>
      </w:tr>
      <w:tr w:rsidR="004E1D86" w:rsidRPr="004663CF" w14:paraId="3EAAE4E5" w14:textId="77777777" w:rsidTr="003A3183">
        <w:trPr>
          <w:ins w:id="769" w:author="David M. Grant" w:date="2019-08-08T12:25:00Z"/>
        </w:trPr>
        <w:tc>
          <w:tcPr>
            <w:tcW w:w="1242" w:type="dxa"/>
            <w:tcBorders>
              <w:top w:val="single" w:sz="4" w:space="0" w:color="auto"/>
              <w:left w:val="single" w:sz="4" w:space="0" w:color="auto"/>
              <w:bottom w:val="single" w:sz="4" w:space="0" w:color="auto"/>
              <w:right w:val="single" w:sz="4" w:space="0" w:color="auto"/>
            </w:tcBorders>
          </w:tcPr>
          <w:p w14:paraId="09957167" w14:textId="77777777" w:rsidR="004E1D86" w:rsidRDefault="004E1D86" w:rsidP="003A3183">
            <w:pPr>
              <w:keepNext/>
              <w:spacing w:before="60" w:after="60"/>
              <w:jc w:val="left"/>
              <w:rPr>
                <w:ins w:id="770" w:author="David M. Grant" w:date="2019-08-08T12:25:00Z"/>
                <w:rFonts w:cs="Arial"/>
                <w:sz w:val="16"/>
                <w:szCs w:val="16"/>
              </w:rPr>
            </w:pPr>
            <w:ins w:id="771" w:author="David M. Grant" w:date="2019-08-08T12:25:00Z">
              <w:r>
                <w:rPr>
                  <w:rFonts w:cs="Arial"/>
                  <w:sz w:val="16"/>
                  <w:szCs w:val="16"/>
                </w:rPr>
                <w:t>Role</w:t>
              </w:r>
            </w:ins>
          </w:p>
        </w:tc>
        <w:tc>
          <w:tcPr>
            <w:tcW w:w="2016" w:type="dxa"/>
            <w:tcBorders>
              <w:top w:val="single" w:sz="4" w:space="0" w:color="auto"/>
              <w:left w:val="single" w:sz="4" w:space="0" w:color="auto"/>
              <w:bottom w:val="single" w:sz="4" w:space="0" w:color="auto"/>
              <w:right w:val="single" w:sz="4" w:space="0" w:color="auto"/>
            </w:tcBorders>
          </w:tcPr>
          <w:p w14:paraId="452C2CE6" w14:textId="77777777" w:rsidR="004E1D86" w:rsidRDefault="004E1D86" w:rsidP="003A3183">
            <w:pPr>
              <w:keepNext/>
              <w:spacing w:before="60" w:after="60"/>
              <w:jc w:val="left"/>
              <w:rPr>
                <w:ins w:id="772" w:author="David M. Grant" w:date="2019-08-08T12:25:00Z"/>
                <w:rFonts w:cs="Arial"/>
                <w:sz w:val="16"/>
                <w:szCs w:val="16"/>
              </w:rPr>
            </w:pPr>
            <w:ins w:id="773" w:author="David M. Grant" w:date="2019-08-08T12:26:00Z">
              <w:r>
                <w:rPr>
                  <w:rFonts w:cs="Arial"/>
                  <w:sz w:val="16"/>
                  <w:szCs w:val="16"/>
                </w:rPr>
                <w:t>priority</w:t>
              </w:r>
            </w:ins>
          </w:p>
        </w:tc>
        <w:tc>
          <w:tcPr>
            <w:tcW w:w="3654" w:type="dxa"/>
            <w:tcBorders>
              <w:top w:val="single" w:sz="4" w:space="0" w:color="auto"/>
              <w:left w:val="single" w:sz="4" w:space="0" w:color="auto"/>
              <w:bottom w:val="single" w:sz="4" w:space="0" w:color="auto"/>
              <w:right w:val="single" w:sz="4" w:space="0" w:color="auto"/>
            </w:tcBorders>
          </w:tcPr>
          <w:p w14:paraId="4AC33B09" w14:textId="77777777" w:rsidR="004E1D86" w:rsidRDefault="004E1D86" w:rsidP="003A3183">
            <w:pPr>
              <w:keepNext/>
              <w:spacing w:before="60" w:after="60"/>
              <w:jc w:val="left"/>
              <w:rPr>
                <w:ins w:id="774" w:author="David M. Grant" w:date="2019-08-08T12:25:00Z"/>
                <w:rFonts w:cs="Arial"/>
                <w:sz w:val="16"/>
                <w:szCs w:val="16"/>
              </w:rPr>
            </w:pPr>
            <w:ins w:id="775" w:author="David M. Grant" w:date="2019-08-08T12:26:00Z">
              <w:r>
                <w:rPr>
                  <w:rFonts w:cs="Arial"/>
                  <w:sz w:val="16"/>
                  <w:szCs w:val="16"/>
                </w:rPr>
                <w:t>A single alert priority</w:t>
              </w:r>
            </w:ins>
            <w:ins w:id="776" w:author="David M. Grant" w:date="2019-08-09T12:39:00Z">
              <w:r w:rsidR="00A679A7">
                <w:rPr>
                  <w:rFonts w:cs="Arial"/>
                  <w:sz w:val="16"/>
                  <w:szCs w:val="16"/>
                </w:rPr>
                <w:t xml:space="preserve">. If present, precludes use of </w:t>
              </w:r>
              <w:r w:rsidR="00A679A7" w:rsidRPr="00A679A7">
                <w:rPr>
                  <w:rFonts w:cs="Arial"/>
                  <w:i/>
                  <w:sz w:val="16"/>
                  <w:szCs w:val="16"/>
                </w:rPr>
                <w:t>priorities</w:t>
              </w:r>
            </w:ins>
          </w:p>
        </w:tc>
        <w:tc>
          <w:tcPr>
            <w:tcW w:w="709" w:type="dxa"/>
            <w:tcBorders>
              <w:top w:val="single" w:sz="4" w:space="0" w:color="auto"/>
              <w:left w:val="single" w:sz="4" w:space="0" w:color="auto"/>
              <w:bottom w:val="single" w:sz="4" w:space="0" w:color="auto"/>
              <w:right w:val="single" w:sz="4" w:space="0" w:color="auto"/>
            </w:tcBorders>
          </w:tcPr>
          <w:p w14:paraId="3EBCAD0C" w14:textId="77777777" w:rsidR="004E1D86" w:rsidRDefault="00A679A7" w:rsidP="003A3183">
            <w:pPr>
              <w:keepNext/>
              <w:spacing w:before="60" w:after="60"/>
              <w:jc w:val="center"/>
              <w:rPr>
                <w:ins w:id="777" w:author="David M. Grant" w:date="2019-08-08T12:25:00Z"/>
                <w:rFonts w:cs="Arial"/>
                <w:sz w:val="16"/>
                <w:szCs w:val="16"/>
              </w:rPr>
            </w:pPr>
            <w:ins w:id="778" w:author="David M. Grant" w:date="2019-08-09T12:39:00Z">
              <w:r>
                <w:rPr>
                  <w:rFonts w:cs="Arial"/>
                  <w:sz w:val="16"/>
                  <w:szCs w:val="16"/>
                </w:rPr>
                <w:t>0..</w:t>
              </w:r>
            </w:ins>
            <w:ins w:id="779" w:author="David M. Grant" w:date="2019-08-08T12:26:00Z">
              <w:r w:rsidR="004E1D86">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67478AF6" w14:textId="77777777" w:rsidR="004E1D86" w:rsidRDefault="004E1D86" w:rsidP="003A3183">
            <w:pPr>
              <w:keepNext/>
              <w:spacing w:before="60" w:after="60"/>
              <w:jc w:val="left"/>
              <w:rPr>
                <w:ins w:id="780" w:author="David M. Grant" w:date="2019-08-08T12:25:00Z"/>
                <w:rFonts w:cs="Arial"/>
                <w:sz w:val="16"/>
                <w:szCs w:val="16"/>
              </w:rPr>
            </w:pPr>
            <w:ins w:id="781" w:author="David M. Grant" w:date="2019-08-08T12:26:00Z">
              <w:r>
                <w:rPr>
                  <w:rFonts w:cs="Arial"/>
                  <w:sz w:val="16"/>
                  <w:szCs w:val="16"/>
                </w:rPr>
                <w:t>AlertPriority</w:t>
              </w:r>
            </w:ins>
          </w:p>
        </w:tc>
      </w:tr>
      <w:tr w:rsidR="004E1D86" w:rsidRPr="004663CF" w14:paraId="302B6685" w14:textId="77777777" w:rsidTr="003A3183">
        <w:trPr>
          <w:ins w:id="782" w:author="David M. Grant" w:date="2019-08-08T12:25:00Z"/>
        </w:trPr>
        <w:tc>
          <w:tcPr>
            <w:tcW w:w="1242" w:type="dxa"/>
            <w:tcBorders>
              <w:top w:val="single" w:sz="4" w:space="0" w:color="auto"/>
              <w:left w:val="single" w:sz="4" w:space="0" w:color="auto"/>
              <w:bottom w:val="single" w:sz="4" w:space="0" w:color="auto"/>
              <w:right w:val="single" w:sz="4" w:space="0" w:color="auto"/>
            </w:tcBorders>
          </w:tcPr>
          <w:p w14:paraId="3D1C03C0" w14:textId="77777777" w:rsidR="004E1D86" w:rsidRDefault="004E1D86" w:rsidP="003A3183">
            <w:pPr>
              <w:keepNext/>
              <w:spacing w:before="60" w:after="60"/>
              <w:jc w:val="left"/>
              <w:rPr>
                <w:ins w:id="783" w:author="David M. Grant" w:date="2019-08-08T12:25:00Z"/>
                <w:rFonts w:cs="Arial"/>
                <w:sz w:val="16"/>
                <w:szCs w:val="16"/>
              </w:rPr>
            </w:pPr>
            <w:ins w:id="784" w:author="David M. Grant" w:date="2019-08-08T12:25:00Z">
              <w:r>
                <w:rPr>
                  <w:rFonts w:cs="Arial"/>
                  <w:sz w:val="16"/>
                  <w:szCs w:val="16"/>
                </w:rPr>
                <w:t>Role</w:t>
              </w:r>
            </w:ins>
          </w:p>
        </w:tc>
        <w:tc>
          <w:tcPr>
            <w:tcW w:w="2016" w:type="dxa"/>
            <w:tcBorders>
              <w:top w:val="single" w:sz="4" w:space="0" w:color="auto"/>
              <w:left w:val="single" w:sz="4" w:space="0" w:color="auto"/>
              <w:bottom w:val="single" w:sz="4" w:space="0" w:color="auto"/>
              <w:right w:val="single" w:sz="4" w:space="0" w:color="auto"/>
            </w:tcBorders>
          </w:tcPr>
          <w:p w14:paraId="76C8BF6D" w14:textId="77777777" w:rsidR="004E1D86" w:rsidRDefault="004E1D86" w:rsidP="003A3183">
            <w:pPr>
              <w:keepNext/>
              <w:spacing w:before="60" w:after="60"/>
              <w:jc w:val="left"/>
              <w:rPr>
                <w:ins w:id="785" w:author="David M. Grant" w:date="2019-08-08T12:25:00Z"/>
                <w:rFonts w:cs="Arial"/>
                <w:sz w:val="16"/>
                <w:szCs w:val="16"/>
              </w:rPr>
            </w:pPr>
            <w:ins w:id="786" w:author="David M. Grant" w:date="2019-08-08T12:26:00Z">
              <w:r>
                <w:rPr>
                  <w:rFonts w:cs="Arial"/>
                  <w:sz w:val="16"/>
                  <w:szCs w:val="16"/>
                </w:rPr>
                <w:t>priorities</w:t>
              </w:r>
            </w:ins>
          </w:p>
        </w:tc>
        <w:tc>
          <w:tcPr>
            <w:tcW w:w="3654" w:type="dxa"/>
            <w:tcBorders>
              <w:top w:val="single" w:sz="4" w:space="0" w:color="auto"/>
              <w:left w:val="single" w:sz="4" w:space="0" w:color="auto"/>
              <w:bottom w:val="single" w:sz="4" w:space="0" w:color="auto"/>
              <w:right w:val="single" w:sz="4" w:space="0" w:color="auto"/>
            </w:tcBorders>
          </w:tcPr>
          <w:p w14:paraId="0E64C145" w14:textId="77777777" w:rsidR="004E1D86" w:rsidRDefault="004E1D86" w:rsidP="003A3183">
            <w:pPr>
              <w:keepNext/>
              <w:spacing w:before="60" w:after="60"/>
              <w:jc w:val="left"/>
              <w:rPr>
                <w:ins w:id="787" w:author="David M. Grant" w:date="2019-08-08T12:25:00Z"/>
                <w:rFonts w:cs="Arial"/>
                <w:sz w:val="16"/>
                <w:szCs w:val="16"/>
              </w:rPr>
            </w:pPr>
            <w:ins w:id="788" w:author="David M. Grant" w:date="2019-08-08T12:26:00Z">
              <w:r>
                <w:rPr>
                  <w:rFonts w:cs="Arial"/>
                  <w:sz w:val="16"/>
                  <w:szCs w:val="16"/>
                </w:rPr>
                <w:t>A set of alert priorities</w:t>
              </w:r>
            </w:ins>
            <w:ins w:id="789" w:author="David M. Grant" w:date="2019-08-09T12:40:00Z">
              <w:r w:rsidR="00A679A7">
                <w:rPr>
                  <w:rFonts w:cs="Arial"/>
                  <w:sz w:val="16"/>
                  <w:szCs w:val="16"/>
                </w:rPr>
                <w:t xml:space="preserve">. If present, precludes use of </w:t>
              </w:r>
              <w:r w:rsidR="00A679A7" w:rsidRPr="00A679A7">
                <w:rPr>
                  <w:rFonts w:cs="Arial"/>
                  <w:i/>
                  <w:sz w:val="16"/>
                  <w:szCs w:val="16"/>
                </w:rPr>
                <w:t>priority</w:t>
              </w:r>
            </w:ins>
          </w:p>
        </w:tc>
        <w:tc>
          <w:tcPr>
            <w:tcW w:w="709" w:type="dxa"/>
            <w:tcBorders>
              <w:top w:val="single" w:sz="4" w:space="0" w:color="auto"/>
              <w:left w:val="single" w:sz="4" w:space="0" w:color="auto"/>
              <w:bottom w:val="single" w:sz="4" w:space="0" w:color="auto"/>
              <w:right w:val="single" w:sz="4" w:space="0" w:color="auto"/>
            </w:tcBorders>
          </w:tcPr>
          <w:p w14:paraId="4A573388" w14:textId="77777777" w:rsidR="004E1D86" w:rsidRDefault="00A679A7" w:rsidP="003A3183">
            <w:pPr>
              <w:keepNext/>
              <w:spacing w:before="60" w:after="60"/>
              <w:jc w:val="center"/>
              <w:rPr>
                <w:ins w:id="790" w:author="David M. Grant" w:date="2019-08-08T12:25:00Z"/>
                <w:rFonts w:cs="Arial"/>
                <w:sz w:val="16"/>
                <w:szCs w:val="16"/>
              </w:rPr>
            </w:pPr>
            <w:ins w:id="791" w:author="David M. Grant" w:date="2019-08-09T12:39:00Z">
              <w:r>
                <w:rPr>
                  <w:rFonts w:cs="Arial"/>
                  <w:sz w:val="16"/>
                  <w:szCs w:val="16"/>
                </w:rPr>
                <w:t>0..</w:t>
              </w:r>
            </w:ins>
            <w:ins w:id="792" w:author="David M. Grant" w:date="2019-08-08T12:26:00Z">
              <w:r w:rsidR="004E1D86">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0E60BC7B" w14:textId="77777777" w:rsidR="004E1D86" w:rsidRDefault="004E1D86" w:rsidP="003A3183">
            <w:pPr>
              <w:keepNext/>
              <w:spacing w:before="60" w:after="60"/>
              <w:jc w:val="left"/>
              <w:rPr>
                <w:ins w:id="793" w:author="David M. Grant" w:date="2019-08-08T12:25:00Z"/>
                <w:rFonts w:cs="Arial"/>
                <w:sz w:val="16"/>
                <w:szCs w:val="16"/>
              </w:rPr>
            </w:pPr>
            <w:ins w:id="794" w:author="David M. Grant" w:date="2019-08-08T12:26:00Z">
              <w:r>
                <w:rPr>
                  <w:rFonts w:cs="Arial"/>
                  <w:sz w:val="16"/>
                  <w:szCs w:val="16"/>
                </w:rPr>
                <w:t>AlertPriorities</w:t>
              </w:r>
            </w:ins>
          </w:p>
        </w:tc>
      </w:tr>
    </w:tbl>
    <w:p w14:paraId="0C08B9C3" w14:textId="77777777" w:rsidR="004E1D86" w:rsidRPr="004E1D86" w:rsidRDefault="004E1D86" w:rsidP="004E1D86">
      <w:pPr>
        <w:rPr>
          <w:ins w:id="795" w:author="David M. Grant" w:date="2019-08-08T12:19:00Z"/>
        </w:rPr>
      </w:pPr>
    </w:p>
    <w:p w14:paraId="45CB1F38" w14:textId="77777777" w:rsidR="004E1D86" w:rsidRDefault="004E1D86" w:rsidP="004E1D86">
      <w:pPr>
        <w:pStyle w:val="Heading3"/>
        <w:numPr>
          <w:ilvl w:val="2"/>
          <w:numId w:val="58"/>
        </w:numPr>
        <w:rPr>
          <w:ins w:id="796" w:author="David M. Grant" w:date="2019-08-08T12:27:00Z"/>
        </w:rPr>
      </w:pPr>
      <w:bookmarkStart w:id="797" w:name="_Toc16161201"/>
      <w:ins w:id="798" w:author="David M. Grant" w:date="2019-08-08T12:20:00Z">
        <w:r>
          <w:t>AlertPriorities</w:t>
        </w:r>
      </w:ins>
      <w:bookmarkEnd w:id="79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2016"/>
        <w:gridCol w:w="3654"/>
        <w:gridCol w:w="709"/>
        <w:gridCol w:w="1843"/>
      </w:tblGrid>
      <w:tr w:rsidR="004E1D86" w:rsidRPr="004663CF" w14:paraId="6C8B14D4" w14:textId="77777777" w:rsidTr="003A3183">
        <w:trPr>
          <w:cantSplit/>
          <w:trHeight w:val="311"/>
          <w:tblHeader/>
          <w:ins w:id="799" w:author="David M. Grant" w:date="2019-08-08T12:27:00Z"/>
        </w:trPr>
        <w:tc>
          <w:tcPr>
            <w:tcW w:w="1242" w:type="dxa"/>
            <w:tcBorders>
              <w:top w:val="single" w:sz="4" w:space="0" w:color="auto"/>
              <w:left w:val="single" w:sz="4" w:space="0" w:color="auto"/>
              <w:bottom w:val="single" w:sz="4" w:space="0" w:color="auto"/>
              <w:right w:val="single" w:sz="4" w:space="0" w:color="auto"/>
            </w:tcBorders>
          </w:tcPr>
          <w:p w14:paraId="1C7975B9" w14:textId="77777777" w:rsidR="004E1D86" w:rsidRPr="00AC484A" w:rsidRDefault="004E1D86" w:rsidP="003A3183">
            <w:pPr>
              <w:keepNext/>
              <w:spacing w:before="60" w:after="60"/>
              <w:jc w:val="left"/>
              <w:rPr>
                <w:ins w:id="800" w:author="David M. Grant" w:date="2019-08-08T12:27:00Z"/>
                <w:rFonts w:cs="Arial"/>
                <w:b/>
                <w:sz w:val="16"/>
                <w:szCs w:val="16"/>
              </w:rPr>
            </w:pPr>
            <w:ins w:id="801" w:author="David M. Grant" w:date="2019-08-08T12:27:00Z">
              <w:r w:rsidRPr="00AC484A">
                <w:rPr>
                  <w:rFonts w:cs="Arial"/>
                  <w:b/>
                  <w:sz w:val="16"/>
                  <w:szCs w:val="16"/>
                </w:rPr>
                <w:t>Role Name</w:t>
              </w:r>
            </w:ins>
          </w:p>
        </w:tc>
        <w:tc>
          <w:tcPr>
            <w:tcW w:w="2016" w:type="dxa"/>
            <w:tcBorders>
              <w:top w:val="single" w:sz="4" w:space="0" w:color="auto"/>
              <w:left w:val="single" w:sz="4" w:space="0" w:color="auto"/>
              <w:bottom w:val="single" w:sz="4" w:space="0" w:color="auto"/>
              <w:right w:val="single" w:sz="4" w:space="0" w:color="auto"/>
            </w:tcBorders>
          </w:tcPr>
          <w:p w14:paraId="7AA5ED88" w14:textId="77777777" w:rsidR="004E1D86" w:rsidRPr="00AC484A" w:rsidRDefault="004E1D86" w:rsidP="003A3183">
            <w:pPr>
              <w:keepNext/>
              <w:spacing w:before="60" w:after="60"/>
              <w:jc w:val="left"/>
              <w:rPr>
                <w:ins w:id="802" w:author="David M. Grant" w:date="2019-08-08T12:27:00Z"/>
                <w:rFonts w:cs="Arial"/>
                <w:b/>
                <w:sz w:val="16"/>
                <w:szCs w:val="16"/>
              </w:rPr>
            </w:pPr>
            <w:ins w:id="803" w:author="David M. Grant" w:date="2019-08-08T12:27:00Z">
              <w:r w:rsidRPr="00AC484A">
                <w:rPr>
                  <w:rFonts w:cs="Arial"/>
                  <w:b/>
                  <w:sz w:val="16"/>
                  <w:szCs w:val="16"/>
                </w:rPr>
                <w:t>Name</w:t>
              </w:r>
            </w:ins>
          </w:p>
        </w:tc>
        <w:tc>
          <w:tcPr>
            <w:tcW w:w="3654" w:type="dxa"/>
            <w:tcBorders>
              <w:top w:val="single" w:sz="4" w:space="0" w:color="auto"/>
              <w:left w:val="single" w:sz="4" w:space="0" w:color="auto"/>
              <w:bottom w:val="single" w:sz="4" w:space="0" w:color="auto"/>
              <w:right w:val="single" w:sz="4" w:space="0" w:color="auto"/>
            </w:tcBorders>
          </w:tcPr>
          <w:p w14:paraId="4A966481" w14:textId="77777777" w:rsidR="004E1D86" w:rsidRPr="00AC484A" w:rsidRDefault="004E1D86" w:rsidP="003A3183">
            <w:pPr>
              <w:keepNext/>
              <w:spacing w:before="60" w:after="60"/>
              <w:jc w:val="left"/>
              <w:rPr>
                <w:ins w:id="804" w:author="David M. Grant" w:date="2019-08-08T12:27:00Z"/>
                <w:rFonts w:cs="Arial"/>
                <w:b/>
                <w:sz w:val="16"/>
                <w:szCs w:val="16"/>
              </w:rPr>
            </w:pPr>
            <w:ins w:id="805" w:author="David M. Grant" w:date="2019-08-08T12:27: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069A8A80" w14:textId="77777777" w:rsidR="004E1D86" w:rsidRPr="00AC484A" w:rsidRDefault="004E1D86" w:rsidP="003A3183">
            <w:pPr>
              <w:keepNext/>
              <w:spacing w:before="60" w:after="60"/>
              <w:jc w:val="center"/>
              <w:rPr>
                <w:ins w:id="806" w:author="David M. Grant" w:date="2019-08-08T12:27:00Z"/>
                <w:rFonts w:cs="Arial"/>
                <w:b/>
                <w:sz w:val="16"/>
                <w:szCs w:val="16"/>
              </w:rPr>
            </w:pPr>
            <w:ins w:id="807" w:author="David M. Grant" w:date="2019-08-08T12:27: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71BFF79C" w14:textId="77777777" w:rsidR="004E1D86" w:rsidRPr="00AC484A" w:rsidRDefault="004E1D86" w:rsidP="003A3183">
            <w:pPr>
              <w:keepNext/>
              <w:spacing w:before="60" w:after="60"/>
              <w:jc w:val="left"/>
              <w:rPr>
                <w:ins w:id="808" w:author="David M. Grant" w:date="2019-08-08T12:27:00Z"/>
                <w:rFonts w:cs="Arial"/>
                <w:b/>
                <w:sz w:val="16"/>
                <w:szCs w:val="16"/>
              </w:rPr>
            </w:pPr>
            <w:ins w:id="809" w:author="David M. Grant" w:date="2019-08-08T12:27:00Z">
              <w:r w:rsidRPr="00AC484A">
                <w:rPr>
                  <w:rFonts w:cs="Arial"/>
                  <w:b/>
                  <w:sz w:val="16"/>
                  <w:szCs w:val="16"/>
                </w:rPr>
                <w:t>Type</w:t>
              </w:r>
            </w:ins>
          </w:p>
        </w:tc>
      </w:tr>
      <w:tr w:rsidR="004E1D86" w:rsidRPr="004663CF" w14:paraId="64D74CE0" w14:textId="77777777" w:rsidTr="003A3183">
        <w:trPr>
          <w:ins w:id="810" w:author="David M. Grant" w:date="2019-08-08T12:27:00Z"/>
        </w:trPr>
        <w:tc>
          <w:tcPr>
            <w:tcW w:w="1242" w:type="dxa"/>
            <w:tcBorders>
              <w:top w:val="single" w:sz="4" w:space="0" w:color="auto"/>
              <w:left w:val="single" w:sz="4" w:space="0" w:color="auto"/>
              <w:bottom w:val="single" w:sz="4" w:space="0" w:color="auto"/>
              <w:right w:val="single" w:sz="4" w:space="0" w:color="auto"/>
            </w:tcBorders>
          </w:tcPr>
          <w:p w14:paraId="2EAAFE48" w14:textId="77777777" w:rsidR="004E1D86" w:rsidRPr="00AC484A" w:rsidRDefault="004E1D86" w:rsidP="003A3183">
            <w:pPr>
              <w:keepNext/>
              <w:spacing w:before="60" w:after="60"/>
              <w:jc w:val="left"/>
              <w:rPr>
                <w:ins w:id="811" w:author="David M. Grant" w:date="2019-08-08T12:27:00Z"/>
                <w:rFonts w:cs="Arial"/>
                <w:sz w:val="16"/>
                <w:szCs w:val="16"/>
              </w:rPr>
            </w:pPr>
            <w:ins w:id="812" w:author="David M. Grant" w:date="2019-08-08T12:27:00Z">
              <w:r w:rsidRPr="00AC484A">
                <w:rPr>
                  <w:rFonts w:cs="Arial"/>
                  <w:sz w:val="16"/>
                  <w:szCs w:val="16"/>
                </w:rPr>
                <w:t>Class</w:t>
              </w:r>
            </w:ins>
          </w:p>
        </w:tc>
        <w:tc>
          <w:tcPr>
            <w:tcW w:w="2016" w:type="dxa"/>
            <w:tcBorders>
              <w:top w:val="single" w:sz="4" w:space="0" w:color="auto"/>
              <w:left w:val="single" w:sz="4" w:space="0" w:color="auto"/>
              <w:bottom w:val="single" w:sz="4" w:space="0" w:color="auto"/>
              <w:right w:val="single" w:sz="4" w:space="0" w:color="auto"/>
            </w:tcBorders>
          </w:tcPr>
          <w:p w14:paraId="70E9CDF8" w14:textId="77777777" w:rsidR="004E1D86" w:rsidRPr="00AC484A" w:rsidRDefault="004E1D86" w:rsidP="003A3183">
            <w:pPr>
              <w:keepNext/>
              <w:spacing w:before="60" w:after="60"/>
              <w:jc w:val="left"/>
              <w:rPr>
                <w:ins w:id="813" w:author="David M. Grant" w:date="2019-08-08T12:27:00Z"/>
                <w:rFonts w:cs="Arial"/>
                <w:sz w:val="16"/>
                <w:szCs w:val="16"/>
              </w:rPr>
            </w:pPr>
            <w:ins w:id="814" w:author="David M. Grant" w:date="2019-08-08T12:27:00Z">
              <w:r>
                <w:rPr>
                  <w:rFonts w:cs="Arial"/>
                  <w:sz w:val="16"/>
                  <w:szCs w:val="16"/>
                </w:rPr>
                <w:t>AlertPriorities</w:t>
              </w:r>
            </w:ins>
          </w:p>
        </w:tc>
        <w:tc>
          <w:tcPr>
            <w:tcW w:w="3654" w:type="dxa"/>
            <w:tcBorders>
              <w:top w:val="single" w:sz="4" w:space="0" w:color="auto"/>
              <w:left w:val="single" w:sz="4" w:space="0" w:color="auto"/>
              <w:bottom w:val="single" w:sz="4" w:space="0" w:color="auto"/>
              <w:right w:val="single" w:sz="4" w:space="0" w:color="auto"/>
            </w:tcBorders>
          </w:tcPr>
          <w:p w14:paraId="548F9DAD" w14:textId="77777777" w:rsidR="004E1D86" w:rsidRPr="00AC484A" w:rsidRDefault="004E1D86" w:rsidP="003A3183">
            <w:pPr>
              <w:keepNext/>
              <w:spacing w:before="60" w:after="60"/>
              <w:jc w:val="left"/>
              <w:rPr>
                <w:ins w:id="815" w:author="David M. Grant" w:date="2019-08-08T12:27:00Z"/>
                <w:rFonts w:cs="Arial"/>
                <w:sz w:val="16"/>
                <w:szCs w:val="16"/>
              </w:rPr>
            </w:pPr>
            <w:ins w:id="816" w:author="David M. Grant" w:date="2019-08-08T12:28:00Z">
              <w:r>
                <w:rPr>
                  <w:rFonts w:cs="Arial"/>
                  <w:sz w:val="16"/>
                  <w:szCs w:val="16"/>
                </w:rPr>
                <w:t>A set of alert priorities</w:t>
              </w:r>
            </w:ins>
          </w:p>
        </w:tc>
        <w:tc>
          <w:tcPr>
            <w:tcW w:w="709" w:type="dxa"/>
            <w:tcBorders>
              <w:top w:val="single" w:sz="4" w:space="0" w:color="auto"/>
              <w:left w:val="single" w:sz="4" w:space="0" w:color="auto"/>
              <w:bottom w:val="single" w:sz="4" w:space="0" w:color="auto"/>
              <w:right w:val="single" w:sz="4" w:space="0" w:color="auto"/>
            </w:tcBorders>
          </w:tcPr>
          <w:p w14:paraId="24A0D5FC" w14:textId="77777777" w:rsidR="004E1D86" w:rsidRPr="00AC484A" w:rsidRDefault="004E1D86" w:rsidP="003A3183">
            <w:pPr>
              <w:keepNext/>
              <w:spacing w:before="60" w:after="60"/>
              <w:jc w:val="center"/>
              <w:rPr>
                <w:ins w:id="817" w:author="David M. Grant" w:date="2019-08-08T12:27:00Z"/>
                <w:rFonts w:cs="Arial"/>
                <w:sz w:val="16"/>
                <w:szCs w:val="16"/>
              </w:rPr>
            </w:pPr>
            <w:ins w:id="818" w:author="David M. Grant" w:date="2019-08-08T12:27: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493DD9BF" w14:textId="77777777" w:rsidR="004E1D86" w:rsidRPr="00AC484A" w:rsidRDefault="004E1D86" w:rsidP="003A3183">
            <w:pPr>
              <w:keepNext/>
              <w:spacing w:before="60" w:after="60"/>
              <w:jc w:val="left"/>
              <w:rPr>
                <w:ins w:id="819" w:author="David M. Grant" w:date="2019-08-08T12:27:00Z"/>
                <w:rFonts w:cs="Arial"/>
                <w:sz w:val="16"/>
                <w:szCs w:val="16"/>
              </w:rPr>
            </w:pPr>
            <w:ins w:id="820" w:author="David M. Grant" w:date="2019-08-08T12:27:00Z">
              <w:r w:rsidRPr="00AC484A">
                <w:rPr>
                  <w:rFonts w:cs="Arial"/>
                  <w:sz w:val="16"/>
                  <w:szCs w:val="16"/>
                </w:rPr>
                <w:t>-</w:t>
              </w:r>
            </w:ins>
          </w:p>
        </w:tc>
      </w:tr>
      <w:tr w:rsidR="004E1D86" w:rsidRPr="004663CF" w14:paraId="29182914" w14:textId="77777777" w:rsidTr="003A3183">
        <w:trPr>
          <w:ins w:id="821" w:author="David M. Grant" w:date="2019-08-08T12:27:00Z"/>
        </w:trPr>
        <w:tc>
          <w:tcPr>
            <w:tcW w:w="1242" w:type="dxa"/>
            <w:tcBorders>
              <w:top w:val="single" w:sz="4" w:space="0" w:color="auto"/>
              <w:left w:val="single" w:sz="4" w:space="0" w:color="auto"/>
              <w:bottom w:val="single" w:sz="4" w:space="0" w:color="auto"/>
              <w:right w:val="single" w:sz="4" w:space="0" w:color="auto"/>
            </w:tcBorders>
          </w:tcPr>
          <w:p w14:paraId="32AD1B12" w14:textId="77777777" w:rsidR="004E1D86" w:rsidRPr="00AC484A" w:rsidRDefault="004E1D86" w:rsidP="003A3183">
            <w:pPr>
              <w:keepNext/>
              <w:spacing w:before="60" w:after="60"/>
              <w:jc w:val="left"/>
              <w:rPr>
                <w:ins w:id="822" w:author="David M. Grant" w:date="2019-08-08T12:27:00Z"/>
                <w:rFonts w:cs="Arial"/>
                <w:sz w:val="16"/>
                <w:szCs w:val="16"/>
              </w:rPr>
            </w:pPr>
            <w:ins w:id="823" w:author="David M. Grant" w:date="2019-08-08T12:27:00Z">
              <w:r>
                <w:rPr>
                  <w:rFonts w:cs="Arial"/>
                  <w:sz w:val="16"/>
                  <w:szCs w:val="16"/>
                </w:rPr>
                <w:t>Attribute</w:t>
              </w:r>
            </w:ins>
          </w:p>
        </w:tc>
        <w:tc>
          <w:tcPr>
            <w:tcW w:w="2016" w:type="dxa"/>
            <w:tcBorders>
              <w:top w:val="single" w:sz="4" w:space="0" w:color="auto"/>
              <w:left w:val="single" w:sz="4" w:space="0" w:color="auto"/>
              <w:bottom w:val="single" w:sz="4" w:space="0" w:color="auto"/>
              <w:right w:val="single" w:sz="4" w:space="0" w:color="auto"/>
            </w:tcBorders>
          </w:tcPr>
          <w:p w14:paraId="35F45862" w14:textId="77777777" w:rsidR="004E1D86" w:rsidRPr="00AC484A" w:rsidRDefault="004E1D86" w:rsidP="003A3183">
            <w:pPr>
              <w:keepNext/>
              <w:spacing w:before="60" w:after="60"/>
              <w:jc w:val="left"/>
              <w:rPr>
                <w:ins w:id="824" w:author="David M. Grant" w:date="2019-08-08T12:27:00Z"/>
                <w:rFonts w:cs="Arial"/>
                <w:sz w:val="16"/>
                <w:szCs w:val="16"/>
              </w:rPr>
            </w:pPr>
            <w:ins w:id="825" w:author="David M. Grant" w:date="2019-08-08T12:28:00Z">
              <w:r>
                <w:rPr>
                  <w:rFonts w:cs="Arial"/>
                  <w:sz w:val="16"/>
                  <w:szCs w:val="16"/>
                </w:rPr>
                <w:t>label</w:t>
              </w:r>
            </w:ins>
          </w:p>
        </w:tc>
        <w:tc>
          <w:tcPr>
            <w:tcW w:w="3654" w:type="dxa"/>
            <w:tcBorders>
              <w:top w:val="single" w:sz="4" w:space="0" w:color="auto"/>
              <w:left w:val="single" w:sz="4" w:space="0" w:color="auto"/>
              <w:bottom w:val="single" w:sz="4" w:space="0" w:color="auto"/>
              <w:right w:val="single" w:sz="4" w:space="0" w:color="auto"/>
            </w:tcBorders>
          </w:tcPr>
          <w:p w14:paraId="79EF6F14" w14:textId="77777777" w:rsidR="004E1D86" w:rsidRPr="00AC484A" w:rsidRDefault="004E1D86" w:rsidP="003A3183">
            <w:pPr>
              <w:keepNext/>
              <w:spacing w:before="60" w:after="60"/>
              <w:jc w:val="left"/>
              <w:rPr>
                <w:ins w:id="826" w:author="David M. Grant" w:date="2019-08-08T12:27:00Z"/>
                <w:rFonts w:cs="Arial"/>
                <w:sz w:val="16"/>
                <w:szCs w:val="16"/>
              </w:rPr>
            </w:pPr>
            <w:ins w:id="827" w:author="David M. Grant" w:date="2019-08-08T12:29:00Z">
              <w:r>
                <w:rPr>
                  <w:rFonts w:cs="Arial"/>
                  <w:sz w:val="16"/>
                  <w:szCs w:val="16"/>
                </w:rPr>
                <w:t>Reference to a message used to label the UI component which allows selection of the desired alert priority</w:t>
              </w:r>
            </w:ins>
          </w:p>
        </w:tc>
        <w:tc>
          <w:tcPr>
            <w:tcW w:w="709" w:type="dxa"/>
            <w:tcBorders>
              <w:top w:val="single" w:sz="4" w:space="0" w:color="auto"/>
              <w:left w:val="single" w:sz="4" w:space="0" w:color="auto"/>
              <w:bottom w:val="single" w:sz="4" w:space="0" w:color="auto"/>
              <w:right w:val="single" w:sz="4" w:space="0" w:color="auto"/>
            </w:tcBorders>
          </w:tcPr>
          <w:p w14:paraId="71855D68" w14:textId="77777777" w:rsidR="004E1D86" w:rsidRPr="00AC484A" w:rsidRDefault="004E1D86" w:rsidP="003A3183">
            <w:pPr>
              <w:keepNext/>
              <w:spacing w:before="60" w:after="60"/>
              <w:jc w:val="center"/>
              <w:rPr>
                <w:ins w:id="828" w:author="David M. Grant" w:date="2019-08-08T12:27:00Z"/>
                <w:rFonts w:cs="Arial"/>
                <w:sz w:val="16"/>
                <w:szCs w:val="16"/>
              </w:rPr>
            </w:pPr>
            <w:ins w:id="829" w:author="David M. Grant" w:date="2019-08-08T12:27:00Z">
              <w:r>
                <w:rPr>
                  <w:rFonts w:cs="Arial"/>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245D4476" w14:textId="77777777" w:rsidR="004E1D86" w:rsidRPr="00AC484A" w:rsidRDefault="004E1D86" w:rsidP="003A3183">
            <w:pPr>
              <w:keepNext/>
              <w:spacing w:before="60" w:after="60"/>
              <w:jc w:val="left"/>
              <w:rPr>
                <w:ins w:id="830" w:author="David M. Grant" w:date="2019-08-08T12:27:00Z"/>
                <w:rFonts w:cs="Arial"/>
                <w:sz w:val="16"/>
                <w:szCs w:val="16"/>
              </w:rPr>
            </w:pPr>
            <w:ins w:id="831" w:author="David M. Grant" w:date="2019-08-08T12:29:00Z">
              <w:r>
                <w:rPr>
                  <w:rFonts w:cs="Arial"/>
                  <w:sz w:val="16"/>
                  <w:szCs w:val="16"/>
                </w:rPr>
                <w:t>string</w:t>
              </w:r>
            </w:ins>
          </w:p>
        </w:tc>
      </w:tr>
      <w:tr w:rsidR="004E1D86" w:rsidRPr="004663CF" w14:paraId="0BDD313D" w14:textId="77777777" w:rsidTr="003A3183">
        <w:trPr>
          <w:ins w:id="832" w:author="David M. Grant" w:date="2019-08-08T12:27:00Z"/>
        </w:trPr>
        <w:tc>
          <w:tcPr>
            <w:tcW w:w="1242" w:type="dxa"/>
            <w:tcBorders>
              <w:top w:val="single" w:sz="4" w:space="0" w:color="auto"/>
              <w:left w:val="single" w:sz="4" w:space="0" w:color="auto"/>
              <w:bottom w:val="single" w:sz="4" w:space="0" w:color="auto"/>
              <w:right w:val="single" w:sz="4" w:space="0" w:color="auto"/>
            </w:tcBorders>
          </w:tcPr>
          <w:p w14:paraId="1EEC9F50" w14:textId="77777777" w:rsidR="004E1D86" w:rsidRPr="00AC484A" w:rsidRDefault="004E1D86" w:rsidP="003A3183">
            <w:pPr>
              <w:keepNext/>
              <w:spacing w:before="60" w:after="60"/>
              <w:jc w:val="left"/>
              <w:rPr>
                <w:ins w:id="833" w:author="David M. Grant" w:date="2019-08-08T12:27:00Z"/>
                <w:rFonts w:cs="Arial"/>
                <w:sz w:val="16"/>
                <w:szCs w:val="16"/>
              </w:rPr>
            </w:pPr>
            <w:ins w:id="834" w:author="David M. Grant" w:date="2019-08-08T12:28:00Z">
              <w:r>
                <w:rPr>
                  <w:rFonts w:cs="Arial"/>
                  <w:sz w:val="16"/>
                  <w:szCs w:val="16"/>
                </w:rPr>
                <w:t>Role</w:t>
              </w:r>
            </w:ins>
          </w:p>
        </w:tc>
        <w:tc>
          <w:tcPr>
            <w:tcW w:w="2016" w:type="dxa"/>
            <w:tcBorders>
              <w:top w:val="single" w:sz="4" w:space="0" w:color="auto"/>
              <w:left w:val="single" w:sz="4" w:space="0" w:color="auto"/>
              <w:bottom w:val="single" w:sz="4" w:space="0" w:color="auto"/>
              <w:right w:val="single" w:sz="4" w:space="0" w:color="auto"/>
            </w:tcBorders>
          </w:tcPr>
          <w:p w14:paraId="76A878A1" w14:textId="77777777" w:rsidR="004E1D86" w:rsidRDefault="004E1D86" w:rsidP="003A3183">
            <w:pPr>
              <w:keepNext/>
              <w:spacing w:before="60" w:after="60"/>
              <w:jc w:val="left"/>
              <w:rPr>
                <w:ins w:id="835" w:author="David M. Grant" w:date="2019-08-08T12:27:00Z"/>
                <w:rFonts w:cs="Arial"/>
                <w:sz w:val="16"/>
                <w:szCs w:val="16"/>
              </w:rPr>
            </w:pPr>
            <w:ins w:id="836" w:author="David M. Grant" w:date="2019-08-08T12:28:00Z">
              <w:r>
                <w:rPr>
                  <w:rFonts w:cs="Arial"/>
                  <w:sz w:val="16"/>
                  <w:szCs w:val="16"/>
                </w:rPr>
                <w:t>priority</w:t>
              </w:r>
            </w:ins>
          </w:p>
        </w:tc>
        <w:tc>
          <w:tcPr>
            <w:tcW w:w="3654" w:type="dxa"/>
            <w:tcBorders>
              <w:top w:val="single" w:sz="4" w:space="0" w:color="auto"/>
              <w:left w:val="single" w:sz="4" w:space="0" w:color="auto"/>
              <w:bottom w:val="single" w:sz="4" w:space="0" w:color="auto"/>
              <w:right w:val="single" w:sz="4" w:space="0" w:color="auto"/>
            </w:tcBorders>
          </w:tcPr>
          <w:p w14:paraId="3828BE03" w14:textId="77777777" w:rsidR="004E1D86" w:rsidRDefault="004E1D86" w:rsidP="003A3183">
            <w:pPr>
              <w:keepNext/>
              <w:spacing w:before="60" w:after="60"/>
              <w:jc w:val="left"/>
              <w:rPr>
                <w:ins w:id="837" w:author="David M. Grant" w:date="2019-08-08T12:27:00Z"/>
                <w:rFonts w:cs="Arial"/>
                <w:sz w:val="16"/>
                <w:szCs w:val="16"/>
              </w:rPr>
            </w:pPr>
            <w:ins w:id="838" w:author="David M. Grant" w:date="2019-08-08T12:30:00Z">
              <w:r>
                <w:rPr>
                  <w:rFonts w:cs="Arial"/>
                  <w:sz w:val="16"/>
                  <w:szCs w:val="16"/>
                </w:rPr>
                <w:t>An alert priority</w:t>
              </w:r>
            </w:ins>
          </w:p>
        </w:tc>
        <w:tc>
          <w:tcPr>
            <w:tcW w:w="709" w:type="dxa"/>
            <w:tcBorders>
              <w:top w:val="single" w:sz="4" w:space="0" w:color="auto"/>
              <w:left w:val="single" w:sz="4" w:space="0" w:color="auto"/>
              <w:bottom w:val="single" w:sz="4" w:space="0" w:color="auto"/>
              <w:right w:val="single" w:sz="4" w:space="0" w:color="auto"/>
            </w:tcBorders>
          </w:tcPr>
          <w:p w14:paraId="0E0E46F2" w14:textId="77777777" w:rsidR="004E1D86" w:rsidRDefault="004E1D86" w:rsidP="003A3183">
            <w:pPr>
              <w:keepNext/>
              <w:spacing w:before="60" w:after="60"/>
              <w:jc w:val="center"/>
              <w:rPr>
                <w:ins w:id="839" w:author="David M. Grant" w:date="2019-08-08T12:27:00Z"/>
                <w:rFonts w:cs="Arial"/>
                <w:sz w:val="16"/>
                <w:szCs w:val="16"/>
              </w:rPr>
            </w:pPr>
            <w:ins w:id="840" w:author="David M. Grant" w:date="2019-08-08T12:29:00Z">
              <w:r>
                <w:rPr>
                  <w:rFonts w:cs="Arial"/>
                  <w:sz w:val="16"/>
                  <w:szCs w:val="16"/>
                </w:rPr>
                <w:t>2..*</w:t>
              </w:r>
            </w:ins>
          </w:p>
        </w:tc>
        <w:tc>
          <w:tcPr>
            <w:tcW w:w="1843" w:type="dxa"/>
            <w:tcBorders>
              <w:top w:val="single" w:sz="4" w:space="0" w:color="auto"/>
              <w:left w:val="single" w:sz="4" w:space="0" w:color="auto"/>
              <w:bottom w:val="single" w:sz="4" w:space="0" w:color="auto"/>
              <w:right w:val="single" w:sz="4" w:space="0" w:color="auto"/>
            </w:tcBorders>
          </w:tcPr>
          <w:p w14:paraId="54C45AD3" w14:textId="77777777" w:rsidR="004E1D86" w:rsidRDefault="004E1D86" w:rsidP="003A3183">
            <w:pPr>
              <w:keepNext/>
              <w:spacing w:before="60" w:after="60"/>
              <w:jc w:val="left"/>
              <w:rPr>
                <w:ins w:id="841" w:author="David M. Grant" w:date="2019-08-08T12:27:00Z"/>
                <w:rFonts w:cs="Arial"/>
                <w:sz w:val="16"/>
                <w:szCs w:val="16"/>
              </w:rPr>
            </w:pPr>
            <w:ins w:id="842" w:author="David M. Grant" w:date="2019-08-08T12:30:00Z">
              <w:r>
                <w:rPr>
                  <w:rFonts w:cs="Arial"/>
                  <w:sz w:val="16"/>
                  <w:szCs w:val="16"/>
                </w:rPr>
                <w:t>AlertPrioritySelection</w:t>
              </w:r>
            </w:ins>
          </w:p>
        </w:tc>
      </w:tr>
    </w:tbl>
    <w:p w14:paraId="3FB6A9CE" w14:textId="77777777" w:rsidR="004E1D86" w:rsidRPr="004E1D86" w:rsidRDefault="004E1D86" w:rsidP="004E1D86">
      <w:pPr>
        <w:rPr>
          <w:ins w:id="843" w:author="David M. Grant" w:date="2019-08-08T12:19:00Z"/>
        </w:rPr>
      </w:pPr>
    </w:p>
    <w:p w14:paraId="5D9D29F6" w14:textId="77777777" w:rsidR="004E1D86" w:rsidRDefault="004E1D86" w:rsidP="004E1D86">
      <w:pPr>
        <w:pStyle w:val="Heading3"/>
        <w:numPr>
          <w:ilvl w:val="2"/>
          <w:numId w:val="58"/>
        </w:numPr>
        <w:rPr>
          <w:ins w:id="844" w:author="David M. Grant" w:date="2019-08-08T12:30:00Z"/>
        </w:rPr>
      </w:pPr>
      <w:bookmarkStart w:id="845" w:name="_Toc16161202"/>
      <w:ins w:id="846" w:author="David M. Grant" w:date="2019-08-08T12:30:00Z">
        <w:r>
          <w:t>AlertPrioritySelection</w:t>
        </w:r>
        <w:bookmarkEnd w:id="845"/>
      </w:ins>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2016"/>
        <w:gridCol w:w="3654"/>
        <w:gridCol w:w="709"/>
        <w:gridCol w:w="1843"/>
      </w:tblGrid>
      <w:tr w:rsidR="004E1D86" w:rsidRPr="004663CF" w14:paraId="0A065191" w14:textId="77777777" w:rsidTr="003A3183">
        <w:trPr>
          <w:cantSplit/>
          <w:trHeight w:val="311"/>
          <w:tblHeader/>
          <w:ins w:id="847" w:author="David M. Grant" w:date="2019-08-08T12:31:00Z"/>
        </w:trPr>
        <w:tc>
          <w:tcPr>
            <w:tcW w:w="1242" w:type="dxa"/>
            <w:tcBorders>
              <w:top w:val="single" w:sz="4" w:space="0" w:color="auto"/>
              <w:left w:val="single" w:sz="4" w:space="0" w:color="auto"/>
              <w:bottom w:val="single" w:sz="4" w:space="0" w:color="auto"/>
              <w:right w:val="single" w:sz="4" w:space="0" w:color="auto"/>
            </w:tcBorders>
          </w:tcPr>
          <w:p w14:paraId="715FB24F" w14:textId="77777777" w:rsidR="004E1D86" w:rsidRPr="00AC484A" w:rsidRDefault="004E1D86" w:rsidP="003A3183">
            <w:pPr>
              <w:keepNext/>
              <w:spacing w:before="60" w:after="60"/>
              <w:jc w:val="left"/>
              <w:rPr>
                <w:ins w:id="848" w:author="David M. Grant" w:date="2019-08-08T12:31:00Z"/>
                <w:rFonts w:cs="Arial"/>
                <w:b/>
                <w:sz w:val="16"/>
                <w:szCs w:val="16"/>
              </w:rPr>
            </w:pPr>
            <w:ins w:id="849" w:author="David M. Grant" w:date="2019-08-08T12:31:00Z">
              <w:r w:rsidRPr="00AC484A">
                <w:rPr>
                  <w:rFonts w:cs="Arial"/>
                  <w:b/>
                  <w:sz w:val="16"/>
                  <w:szCs w:val="16"/>
                </w:rPr>
                <w:t>Role Name</w:t>
              </w:r>
            </w:ins>
          </w:p>
        </w:tc>
        <w:tc>
          <w:tcPr>
            <w:tcW w:w="2016" w:type="dxa"/>
            <w:tcBorders>
              <w:top w:val="single" w:sz="4" w:space="0" w:color="auto"/>
              <w:left w:val="single" w:sz="4" w:space="0" w:color="auto"/>
              <w:bottom w:val="single" w:sz="4" w:space="0" w:color="auto"/>
              <w:right w:val="single" w:sz="4" w:space="0" w:color="auto"/>
            </w:tcBorders>
          </w:tcPr>
          <w:p w14:paraId="7F4868C5" w14:textId="77777777" w:rsidR="004E1D86" w:rsidRPr="00AC484A" w:rsidRDefault="004E1D86" w:rsidP="003A3183">
            <w:pPr>
              <w:keepNext/>
              <w:spacing w:before="60" w:after="60"/>
              <w:jc w:val="left"/>
              <w:rPr>
                <w:ins w:id="850" w:author="David M. Grant" w:date="2019-08-08T12:31:00Z"/>
                <w:rFonts w:cs="Arial"/>
                <w:b/>
                <w:sz w:val="16"/>
                <w:szCs w:val="16"/>
              </w:rPr>
            </w:pPr>
            <w:ins w:id="851" w:author="David M. Grant" w:date="2019-08-08T12:31:00Z">
              <w:r w:rsidRPr="00AC484A">
                <w:rPr>
                  <w:rFonts w:cs="Arial"/>
                  <w:b/>
                  <w:sz w:val="16"/>
                  <w:szCs w:val="16"/>
                </w:rPr>
                <w:t>Name</w:t>
              </w:r>
            </w:ins>
          </w:p>
        </w:tc>
        <w:tc>
          <w:tcPr>
            <w:tcW w:w="3654" w:type="dxa"/>
            <w:tcBorders>
              <w:top w:val="single" w:sz="4" w:space="0" w:color="auto"/>
              <w:left w:val="single" w:sz="4" w:space="0" w:color="auto"/>
              <w:bottom w:val="single" w:sz="4" w:space="0" w:color="auto"/>
              <w:right w:val="single" w:sz="4" w:space="0" w:color="auto"/>
            </w:tcBorders>
          </w:tcPr>
          <w:p w14:paraId="17E8594F" w14:textId="77777777" w:rsidR="004E1D86" w:rsidRPr="00AC484A" w:rsidRDefault="004E1D86" w:rsidP="003A3183">
            <w:pPr>
              <w:keepNext/>
              <w:spacing w:before="60" w:after="60"/>
              <w:jc w:val="left"/>
              <w:rPr>
                <w:ins w:id="852" w:author="David M. Grant" w:date="2019-08-08T12:31:00Z"/>
                <w:rFonts w:cs="Arial"/>
                <w:b/>
                <w:sz w:val="16"/>
                <w:szCs w:val="16"/>
              </w:rPr>
            </w:pPr>
            <w:ins w:id="853" w:author="David M. Grant" w:date="2019-08-08T12:31:00Z">
              <w:r w:rsidRPr="00AC484A">
                <w:rPr>
                  <w:rFonts w:cs="Arial"/>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47B6FC66" w14:textId="77777777" w:rsidR="004E1D86" w:rsidRPr="00AC484A" w:rsidRDefault="004E1D86" w:rsidP="003A3183">
            <w:pPr>
              <w:keepNext/>
              <w:spacing w:before="60" w:after="60"/>
              <w:jc w:val="center"/>
              <w:rPr>
                <w:ins w:id="854" w:author="David M. Grant" w:date="2019-08-08T12:31:00Z"/>
                <w:rFonts w:cs="Arial"/>
                <w:b/>
                <w:sz w:val="16"/>
                <w:szCs w:val="16"/>
              </w:rPr>
            </w:pPr>
            <w:ins w:id="855" w:author="David M. Grant" w:date="2019-08-08T12:31:00Z">
              <w:r w:rsidRPr="00AC484A">
                <w:rPr>
                  <w:rFonts w:cs="Arial"/>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51FDA095" w14:textId="77777777" w:rsidR="004E1D86" w:rsidRPr="00AC484A" w:rsidRDefault="004E1D86" w:rsidP="003A3183">
            <w:pPr>
              <w:keepNext/>
              <w:spacing w:before="60" w:after="60"/>
              <w:jc w:val="left"/>
              <w:rPr>
                <w:ins w:id="856" w:author="David M. Grant" w:date="2019-08-08T12:31:00Z"/>
                <w:rFonts w:cs="Arial"/>
                <w:b/>
                <w:sz w:val="16"/>
                <w:szCs w:val="16"/>
              </w:rPr>
            </w:pPr>
            <w:ins w:id="857" w:author="David M. Grant" w:date="2019-08-08T12:31:00Z">
              <w:r w:rsidRPr="00AC484A">
                <w:rPr>
                  <w:rFonts w:cs="Arial"/>
                  <w:b/>
                  <w:sz w:val="16"/>
                  <w:szCs w:val="16"/>
                </w:rPr>
                <w:t>Type</w:t>
              </w:r>
            </w:ins>
          </w:p>
        </w:tc>
      </w:tr>
      <w:tr w:rsidR="004E1D86" w:rsidRPr="004663CF" w14:paraId="7B890CBF" w14:textId="77777777" w:rsidTr="003A3183">
        <w:trPr>
          <w:ins w:id="858" w:author="David M. Grant" w:date="2019-08-08T12:31:00Z"/>
        </w:trPr>
        <w:tc>
          <w:tcPr>
            <w:tcW w:w="1242" w:type="dxa"/>
            <w:tcBorders>
              <w:top w:val="single" w:sz="4" w:space="0" w:color="auto"/>
              <w:left w:val="single" w:sz="4" w:space="0" w:color="auto"/>
              <w:bottom w:val="single" w:sz="4" w:space="0" w:color="auto"/>
              <w:right w:val="single" w:sz="4" w:space="0" w:color="auto"/>
            </w:tcBorders>
          </w:tcPr>
          <w:p w14:paraId="2F73EE8F" w14:textId="77777777" w:rsidR="004E1D86" w:rsidRPr="00AC484A" w:rsidRDefault="004E1D86" w:rsidP="003A3183">
            <w:pPr>
              <w:keepNext/>
              <w:spacing w:before="60" w:after="60"/>
              <w:jc w:val="left"/>
              <w:rPr>
                <w:ins w:id="859" w:author="David M. Grant" w:date="2019-08-08T12:31:00Z"/>
                <w:rFonts w:cs="Arial"/>
                <w:sz w:val="16"/>
                <w:szCs w:val="16"/>
              </w:rPr>
            </w:pPr>
            <w:ins w:id="860" w:author="David M. Grant" w:date="2019-08-08T12:31:00Z">
              <w:r w:rsidRPr="00AC484A">
                <w:rPr>
                  <w:rFonts w:cs="Arial"/>
                  <w:sz w:val="16"/>
                  <w:szCs w:val="16"/>
                </w:rPr>
                <w:t>Class</w:t>
              </w:r>
            </w:ins>
          </w:p>
        </w:tc>
        <w:tc>
          <w:tcPr>
            <w:tcW w:w="2016" w:type="dxa"/>
            <w:tcBorders>
              <w:top w:val="single" w:sz="4" w:space="0" w:color="auto"/>
              <w:left w:val="single" w:sz="4" w:space="0" w:color="auto"/>
              <w:bottom w:val="single" w:sz="4" w:space="0" w:color="auto"/>
              <w:right w:val="single" w:sz="4" w:space="0" w:color="auto"/>
            </w:tcBorders>
          </w:tcPr>
          <w:p w14:paraId="0D93B759" w14:textId="77777777" w:rsidR="004E1D86" w:rsidRPr="00AC484A" w:rsidRDefault="004E1D86" w:rsidP="003A3183">
            <w:pPr>
              <w:keepNext/>
              <w:spacing w:before="60" w:after="60"/>
              <w:jc w:val="left"/>
              <w:rPr>
                <w:ins w:id="861" w:author="David M. Grant" w:date="2019-08-08T12:31:00Z"/>
                <w:rFonts w:cs="Arial"/>
                <w:sz w:val="16"/>
                <w:szCs w:val="16"/>
              </w:rPr>
            </w:pPr>
            <w:ins w:id="862" w:author="David M. Grant" w:date="2019-08-08T12:31:00Z">
              <w:r>
                <w:rPr>
                  <w:rFonts w:cs="Arial"/>
                  <w:sz w:val="16"/>
                  <w:szCs w:val="16"/>
                </w:rPr>
                <w:t>AlertPrioritySelection</w:t>
              </w:r>
            </w:ins>
          </w:p>
        </w:tc>
        <w:tc>
          <w:tcPr>
            <w:tcW w:w="3654" w:type="dxa"/>
            <w:tcBorders>
              <w:top w:val="single" w:sz="4" w:space="0" w:color="auto"/>
              <w:left w:val="single" w:sz="4" w:space="0" w:color="auto"/>
              <w:bottom w:val="single" w:sz="4" w:space="0" w:color="auto"/>
              <w:right w:val="single" w:sz="4" w:space="0" w:color="auto"/>
            </w:tcBorders>
          </w:tcPr>
          <w:p w14:paraId="76ED8B2C" w14:textId="77777777" w:rsidR="004E1D86" w:rsidRPr="00AC484A" w:rsidRDefault="004E1D86" w:rsidP="003A3183">
            <w:pPr>
              <w:keepNext/>
              <w:spacing w:before="60" w:after="60"/>
              <w:jc w:val="left"/>
              <w:rPr>
                <w:ins w:id="863" w:author="David M. Grant" w:date="2019-08-08T12:31:00Z"/>
                <w:rFonts w:cs="Arial"/>
                <w:sz w:val="16"/>
                <w:szCs w:val="16"/>
              </w:rPr>
            </w:pPr>
            <w:ins w:id="864" w:author="David M. Grant" w:date="2019-08-08T12:31:00Z">
              <w:r>
                <w:rPr>
                  <w:rFonts w:cs="Arial"/>
                  <w:sz w:val="16"/>
                  <w:szCs w:val="16"/>
                </w:rPr>
                <w:t>Adds information to an alert priority</w:t>
              </w:r>
            </w:ins>
          </w:p>
        </w:tc>
        <w:tc>
          <w:tcPr>
            <w:tcW w:w="709" w:type="dxa"/>
            <w:tcBorders>
              <w:top w:val="single" w:sz="4" w:space="0" w:color="auto"/>
              <w:left w:val="single" w:sz="4" w:space="0" w:color="auto"/>
              <w:bottom w:val="single" w:sz="4" w:space="0" w:color="auto"/>
              <w:right w:val="single" w:sz="4" w:space="0" w:color="auto"/>
            </w:tcBorders>
          </w:tcPr>
          <w:p w14:paraId="12011FE2" w14:textId="77777777" w:rsidR="004E1D86" w:rsidRPr="00AC484A" w:rsidRDefault="004E1D86" w:rsidP="003A3183">
            <w:pPr>
              <w:keepNext/>
              <w:spacing w:before="60" w:after="60"/>
              <w:jc w:val="center"/>
              <w:rPr>
                <w:ins w:id="865" w:author="David M. Grant" w:date="2019-08-08T12:31:00Z"/>
                <w:rFonts w:cs="Arial"/>
                <w:sz w:val="16"/>
                <w:szCs w:val="16"/>
              </w:rPr>
            </w:pPr>
            <w:ins w:id="866" w:author="David M. Grant" w:date="2019-08-08T12:31:00Z">
              <w:r w:rsidRPr="00AC484A">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5030CF2F" w14:textId="77777777" w:rsidR="004E1D86" w:rsidRPr="00AC484A" w:rsidRDefault="004E1D86" w:rsidP="003A3183">
            <w:pPr>
              <w:keepNext/>
              <w:spacing w:before="60" w:after="60"/>
              <w:jc w:val="left"/>
              <w:rPr>
                <w:ins w:id="867" w:author="David M. Grant" w:date="2019-08-08T12:31:00Z"/>
                <w:rFonts w:cs="Arial"/>
                <w:sz w:val="16"/>
                <w:szCs w:val="16"/>
              </w:rPr>
            </w:pPr>
            <w:ins w:id="868" w:author="David M. Grant" w:date="2019-08-08T12:31:00Z">
              <w:r w:rsidRPr="00AC484A">
                <w:rPr>
                  <w:rFonts w:cs="Arial"/>
                  <w:sz w:val="16"/>
                  <w:szCs w:val="16"/>
                </w:rPr>
                <w:t>-</w:t>
              </w:r>
            </w:ins>
          </w:p>
        </w:tc>
      </w:tr>
      <w:tr w:rsidR="004E1D86" w:rsidRPr="004E1D86" w14:paraId="67C37E73" w14:textId="77777777" w:rsidTr="003A3183">
        <w:trPr>
          <w:ins w:id="869" w:author="David M. Grant" w:date="2019-08-08T12:33:00Z"/>
        </w:trPr>
        <w:tc>
          <w:tcPr>
            <w:tcW w:w="1242" w:type="dxa"/>
            <w:tcBorders>
              <w:top w:val="single" w:sz="4" w:space="0" w:color="auto"/>
              <w:left w:val="single" w:sz="4" w:space="0" w:color="auto"/>
              <w:bottom w:val="single" w:sz="4" w:space="0" w:color="auto"/>
              <w:right w:val="single" w:sz="4" w:space="0" w:color="auto"/>
            </w:tcBorders>
          </w:tcPr>
          <w:p w14:paraId="53BAF0F3" w14:textId="77777777" w:rsidR="004E1D86" w:rsidRPr="004E1D86" w:rsidRDefault="004E1D86" w:rsidP="003A3183">
            <w:pPr>
              <w:keepNext/>
              <w:spacing w:before="60" w:after="60"/>
              <w:jc w:val="left"/>
              <w:rPr>
                <w:ins w:id="870" w:author="David M. Grant" w:date="2019-08-08T12:33:00Z"/>
                <w:rFonts w:cs="Arial"/>
                <w:sz w:val="16"/>
                <w:szCs w:val="16"/>
              </w:rPr>
            </w:pPr>
            <w:ins w:id="871" w:author="David M. Grant" w:date="2019-08-08T12:33:00Z">
              <w:r>
                <w:rPr>
                  <w:rFonts w:cs="Arial"/>
                  <w:sz w:val="16"/>
                  <w:szCs w:val="16"/>
                </w:rPr>
                <w:t>Subtype of</w:t>
              </w:r>
            </w:ins>
          </w:p>
        </w:tc>
        <w:tc>
          <w:tcPr>
            <w:tcW w:w="2016" w:type="dxa"/>
            <w:tcBorders>
              <w:top w:val="single" w:sz="4" w:space="0" w:color="auto"/>
              <w:left w:val="single" w:sz="4" w:space="0" w:color="auto"/>
              <w:bottom w:val="single" w:sz="4" w:space="0" w:color="auto"/>
              <w:right w:val="single" w:sz="4" w:space="0" w:color="auto"/>
            </w:tcBorders>
          </w:tcPr>
          <w:p w14:paraId="45BA73F7" w14:textId="77777777" w:rsidR="004E1D86" w:rsidRPr="004E1D86" w:rsidRDefault="004E1D86" w:rsidP="003A3183">
            <w:pPr>
              <w:keepNext/>
              <w:spacing w:before="60" w:after="60"/>
              <w:jc w:val="left"/>
              <w:rPr>
                <w:ins w:id="872" w:author="David M. Grant" w:date="2019-08-08T12:33:00Z"/>
                <w:rFonts w:cs="Arial"/>
                <w:sz w:val="16"/>
                <w:szCs w:val="16"/>
              </w:rPr>
            </w:pPr>
            <w:ins w:id="873" w:author="David M. Grant" w:date="2019-08-08T12:33:00Z">
              <w:r>
                <w:rPr>
                  <w:rFonts w:cs="Arial"/>
                  <w:sz w:val="16"/>
                  <w:szCs w:val="16"/>
                </w:rPr>
                <w:t>AlertPriority</w:t>
              </w:r>
            </w:ins>
          </w:p>
        </w:tc>
        <w:tc>
          <w:tcPr>
            <w:tcW w:w="3654" w:type="dxa"/>
            <w:tcBorders>
              <w:top w:val="single" w:sz="4" w:space="0" w:color="auto"/>
              <w:left w:val="single" w:sz="4" w:space="0" w:color="auto"/>
              <w:bottom w:val="single" w:sz="4" w:space="0" w:color="auto"/>
              <w:right w:val="single" w:sz="4" w:space="0" w:color="auto"/>
            </w:tcBorders>
          </w:tcPr>
          <w:p w14:paraId="1CFFB4D5" w14:textId="77777777" w:rsidR="004E1D86" w:rsidRPr="004E1D86" w:rsidRDefault="004E1D86" w:rsidP="003A3183">
            <w:pPr>
              <w:keepNext/>
              <w:spacing w:before="60" w:after="60"/>
              <w:jc w:val="left"/>
              <w:rPr>
                <w:ins w:id="874" w:author="David M. Grant" w:date="2019-08-08T12:33:00Z"/>
                <w:rFonts w:cs="Arial"/>
                <w:sz w:val="16"/>
                <w:szCs w:val="16"/>
              </w:rPr>
            </w:pPr>
            <w:ins w:id="875" w:author="David M. Grant" w:date="2019-08-08T12:33:00Z">
              <w:r>
                <w:rPr>
                  <w:rFonts w:cs="Arial"/>
                  <w:sz w:val="16"/>
                  <w:szCs w:val="16"/>
                </w:rPr>
                <w:t>See AlertPriority</w:t>
              </w:r>
            </w:ins>
          </w:p>
        </w:tc>
        <w:tc>
          <w:tcPr>
            <w:tcW w:w="709" w:type="dxa"/>
            <w:tcBorders>
              <w:top w:val="single" w:sz="4" w:space="0" w:color="auto"/>
              <w:left w:val="single" w:sz="4" w:space="0" w:color="auto"/>
              <w:bottom w:val="single" w:sz="4" w:space="0" w:color="auto"/>
              <w:right w:val="single" w:sz="4" w:space="0" w:color="auto"/>
            </w:tcBorders>
          </w:tcPr>
          <w:p w14:paraId="18C90AA6" w14:textId="77777777" w:rsidR="004E1D86" w:rsidRPr="004E1D86" w:rsidRDefault="004E1D86" w:rsidP="003A3183">
            <w:pPr>
              <w:keepNext/>
              <w:spacing w:before="60" w:after="60"/>
              <w:jc w:val="center"/>
              <w:rPr>
                <w:ins w:id="876" w:author="David M. Grant" w:date="2019-08-08T12:33:00Z"/>
                <w:rFonts w:cs="Arial"/>
                <w:sz w:val="16"/>
                <w:szCs w:val="16"/>
              </w:rPr>
            </w:pPr>
            <w:ins w:id="877" w:author="David M. Grant" w:date="2019-08-08T12:34:00Z">
              <w:r>
                <w:rPr>
                  <w:rFonts w:cs="Arial"/>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73AA4FC7" w14:textId="77777777" w:rsidR="004E1D86" w:rsidRPr="004E1D86" w:rsidRDefault="004E1D86" w:rsidP="003A3183">
            <w:pPr>
              <w:keepNext/>
              <w:spacing w:before="60" w:after="60"/>
              <w:jc w:val="left"/>
              <w:rPr>
                <w:ins w:id="878" w:author="David M. Grant" w:date="2019-08-08T12:33:00Z"/>
                <w:rFonts w:cs="Arial"/>
                <w:sz w:val="16"/>
                <w:szCs w:val="16"/>
              </w:rPr>
            </w:pPr>
            <w:ins w:id="879" w:author="David M. Grant" w:date="2019-08-08T12:34:00Z">
              <w:r>
                <w:rPr>
                  <w:rFonts w:cs="Arial"/>
                  <w:sz w:val="16"/>
                  <w:szCs w:val="16"/>
                </w:rPr>
                <w:t>-</w:t>
              </w:r>
            </w:ins>
          </w:p>
        </w:tc>
      </w:tr>
      <w:tr w:rsidR="004E1D86" w:rsidRPr="004663CF" w14:paraId="5024F61C" w14:textId="77777777" w:rsidTr="003A3183">
        <w:trPr>
          <w:ins w:id="880" w:author="David M. Grant" w:date="2019-08-08T12:31:00Z"/>
        </w:trPr>
        <w:tc>
          <w:tcPr>
            <w:tcW w:w="1242" w:type="dxa"/>
            <w:tcBorders>
              <w:top w:val="single" w:sz="4" w:space="0" w:color="auto"/>
              <w:left w:val="single" w:sz="4" w:space="0" w:color="auto"/>
              <w:bottom w:val="single" w:sz="4" w:space="0" w:color="auto"/>
              <w:right w:val="single" w:sz="4" w:space="0" w:color="auto"/>
            </w:tcBorders>
          </w:tcPr>
          <w:p w14:paraId="51D6F70A" w14:textId="77777777" w:rsidR="004E1D86" w:rsidRPr="00AC484A" w:rsidRDefault="004E1D86" w:rsidP="003A3183">
            <w:pPr>
              <w:keepNext/>
              <w:spacing w:before="60" w:after="60"/>
              <w:jc w:val="left"/>
              <w:rPr>
                <w:ins w:id="881" w:author="David M. Grant" w:date="2019-08-08T12:31:00Z"/>
                <w:rFonts w:cs="Arial"/>
                <w:sz w:val="16"/>
                <w:szCs w:val="16"/>
              </w:rPr>
            </w:pPr>
            <w:ins w:id="882" w:author="David M. Grant" w:date="2019-08-08T12:31:00Z">
              <w:r>
                <w:rPr>
                  <w:rFonts w:cs="Arial"/>
                  <w:sz w:val="16"/>
                  <w:szCs w:val="16"/>
                </w:rPr>
                <w:t>Attribute</w:t>
              </w:r>
            </w:ins>
          </w:p>
        </w:tc>
        <w:tc>
          <w:tcPr>
            <w:tcW w:w="2016" w:type="dxa"/>
            <w:tcBorders>
              <w:top w:val="single" w:sz="4" w:space="0" w:color="auto"/>
              <w:left w:val="single" w:sz="4" w:space="0" w:color="auto"/>
              <w:bottom w:val="single" w:sz="4" w:space="0" w:color="auto"/>
              <w:right w:val="single" w:sz="4" w:space="0" w:color="auto"/>
            </w:tcBorders>
          </w:tcPr>
          <w:p w14:paraId="3ED01EBD" w14:textId="77777777" w:rsidR="004E1D86" w:rsidRPr="00AC484A" w:rsidRDefault="004E1D86" w:rsidP="003A3183">
            <w:pPr>
              <w:keepNext/>
              <w:spacing w:before="60" w:after="60"/>
              <w:jc w:val="left"/>
              <w:rPr>
                <w:ins w:id="883" w:author="David M. Grant" w:date="2019-08-08T12:31:00Z"/>
                <w:rFonts w:cs="Arial"/>
                <w:sz w:val="16"/>
                <w:szCs w:val="16"/>
              </w:rPr>
            </w:pPr>
            <w:ins w:id="884" w:author="David M. Grant" w:date="2019-08-08T12:31:00Z">
              <w:r>
                <w:rPr>
                  <w:rFonts w:cs="Arial"/>
                  <w:sz w:val="16"/>
                  <w:szCs w:val="16"/>
                </w:rPr>
                <w:t>default</w:t>
              </w:r>
            </w:ins>
          </w:p>
        </w:tc>
        <w:tc>
          <w:tcPr>
            <w:tcW w:w="3654" w:type="dxa"/>
            <w:tcBorders>
              <w:top w:val="single" w:sz="4" w:space="0" w:color="auto"/>
              <w:left w:val="single" w:sz="4" w:space="0" w:color="auto"/>
              <w:bottom w:val="single" w:sz="4" w:space="0" w:color="auto"/>
              <w:right w:val="single" w:sz="4" w:space="0" w:color="auto"/>
            </w:tcBorders>
          </w:tcPr>
          <w:p w14:paraId="513805E9" w14:textId="77777777" w:rsidR="004E1D86" w:rsidRPr="00AC484A" w:rsidRDefault="004E1D86" w:rsidP="003A3183">
            <w:pPr>
              <w:keepNext/>
              <w:spacing w:before="60" w:after="60"/>
              <w:jc w:val="left"/>
              <w:rPr>
                <w:ins w:id="885" w:author="David M. Grant" w:date="2019-08-08T12:31:00Z"/>
                <w:rFonts w:cs="Arial"/>
                <w:sz w:val="16"/>
                <w:szCs w:val="16"/>
              </w:rPr>
            </w:pPr>
            <w:ins w:id="886" w:author="David M. Grant" w:date="2019-08-08T12:32:00Z">
              <w:r>
                <w:rPr>
                  <w:rFonts w:cs="Arial"/>
                  <w:sz w:val="16"/>
                  <w:szCs w:val="16"/>
                </w:rPr>
                <w:t>Identifies the default priority selection. Default is false.</w:t>
              </w:r>
            </w:ins>
          </w:p>
        </w:tc>
        <w:tc>
          <w:tcPr>
            <w:tcW w:w="709" w:type="dxa"/>
            <w:tcBorders>
              <w:top w:val="single" w:sz="4" w:space="0" w:color="auto"/>
              <w:left w:val="single" w:sz="4" w:space="0" w:color="auto"/>
              <w:bottom w:val="single" w:sz="4" w:space="0" w:color="auto"/>
              <w:right w:val="single" w:sz="4" w:space="0" w:color="auto"/>
            </w:tcBorders>
          </w:tcPr>
          <w:p w14:paraId="6D479FE5" w14:textId="77777777" w:rsidR="004E1D86" w:rsidRPr="00AC484A" w:rsidRDefault="004E1D86" w:rsidP="003A3183">
            <w:pPr>
              <w:keepNext/>
              <w:spacing w:before="60" w:after="60"/>
              <w:jc w:val="center"/>
              <w:rPr>
                <w:ins w:id="887" w:author="David M. Grant" w:date="2019-08-08T12:31:00Z"/>
                <w:rFonts w:cs="Arial"/>
                <w:sz w:val="16"/>
                <w:szCs w:val="16"/>
              </w:rPr>
            </w:pPr>
            <w:ins w:id="888" w:author="David M. Grant" w:date="2019-08-08T12:32: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6FCE15BD" w14:textId="77777777" w:rsidR="004E1D86" w:rsidRPr="00AC484A" w:rsidRDefault="004E1D86" w:rsidP="003A3183">
            <w:pPr>
              <w:keepNext/>
              <w:spacing w:before="60" w:after="60"/>
              <w:jc w:val="left"/>
              <w:rPr>
                <w:ins w:id="889" w:author="David M. Grant" w:date="2019-08-08T12:31:00Z"/>
                <w:rFonts w:cs="Arial"/>
                <w:sz w:val="16"/>
                <w:szCs w:val="16"/>
              </w:rPr>
            </w:pPr>
            <w:ins w:id="890" w:author="David M. Grant" w:date="2019-08-08T12:32:00Z">
              <w:r>
                <w:rPr>
                  <w:rFonts w:cs="Arial"/>
                  <w:sz w:val="16"/>
                  <w:szCs w:val="16"/>
                </w:rPr>
                <w:t>boolean</w:t>
              </w:r>
            </w:ins>
          </w:p>
        </w:tc>
      </w:tr>
      <w:tr w:rsidR="004E1D86" w:rsidRPr="004663CF" w14:paraId="083DF01D" w14:textId="77777777" w:rsidTr="003A3183">
        <w:trPr>
          <w:ins w:id="891" w:author="David M. Grant" w:date="2019-08-08T12:31:00Z"/>
        </w:trPr>
        <w:tc>
          <w:tcPr>
            <w:tcW w:w="1242" w:type="dxa"/>
            <w:tcBorders>
              <w:top w:val="single" w:sz="4" w:space="0" w:color="auto"/>
              <w:left w:val="single" w:sz="4" w:space="0" w:color="auto"/>
              <w:bottom w:val="single" w:sz="4" w:space="0" w:color="auto"/>
              <w:right w:val="single" w:sz="4" w:space="0" w:color="auto"/>
            </w:tcBorders>
          </w:tcPr>
          <w:p w14:paraId="35027327" w14:textId="77777777" w:rsidR="004E1D86" w:rsidRPr="00AC484A" w:rsidRDefault="004E1D86" w:rsidP="003A3183">
            <w:pPr>
              <w:keepNext/>
              <w:spacing w:before="60" w:after="60"/>
              <w:jc w:val="left"/>
              <w:rPr>
                <w:ins w:id="892" w:author="David M. Grant" w:date="2019-08-08T12:31:00Z"/>
                <w:rFonts w:cs="Arial"/>
                <w:sz w:val="16"/>
                <w:szCs w:val="16"/>
              </w:rPr>
            </w:pPr>
            <w:ins w:id="893" w:author="David M. Grant" w:date="2019-08-08T12:31:00Z">
              <w:r>
                <w:rPr>
                  <w:rFonts w:cs="Arial"/>
                  <w:sz w:val="16"/>
                  <w:szCs w:val="16"/>
                </w:rPr>
                <w:t>Attribute</w:t>
              </w:r>
            </w:ins>
          </w:p>
        </w:tc>
        <w:tc>
          <w:tcPr>
            <w:tcW w:w="2016" w:type="dxa"/>
            <w:tcBorders>
              <w:top w:val="single" w:sz="4" w:space="0" w:color="auto"/>
              <w:left w:val="single" w:sz="4" w:space="0" w:color="auto"/>
              <w:bottom w:val="single" w:sz="4" w:space="0" w:color="auto"/>
              <w:right w:val="single" w:sz="4" w:space="0" w:color="auto"/>
            </w:tcBorders>
          </w:tcPr>
          <w:p w14:paraId="3A0876FC" w14:textId="77777777" w:rsidR="004E1D86" w:rsidRDefault="004E1D86" w:rsidP="003A3183">
            <w:pPr>
              <w:keepNext/>
              <w:spacing w:before="60" w:after="60"/>
              <w:jc w:val="left"/>
              <w:rPr>
                <w:ins w:id="894" w:author="David M. Grant" w:date="2019-08-08T12:31:00Z"/>
                <w:rFonts w:cs="Arial"/>
                <w:sz w:val="16"/>
                <w:szCs w:val="16"/>
              </w:rPr>
            </w:pPr>
            <w:ins w:id="895" w:author="David M. Grant" w:date="2019-08-08T12:31:00Z">
              <w:r>
                <w:rPr>
                  <w:rFonts w:cs="Arial"/>
                  <w:sz w:val="16"/>
                  <w:szCs w:val="16"/>
                </w:rPr>
                <w:t>optional</w:t>
              </w:r>
            </w:ins>
          </w:p>
        </w:tc>
        <w:tc>
          <w:tcPr>
            <w:tcW w:w="3654" w:type="dxa"/>
            <w:tcBorders>
              <w:top w:val="single" w:sz="4" w:space="0" w:color="auto"/>
              <w:left w:val="single" w:sz="4" w:space="0" w:color="auto"/>
              <w:bottom w:val="single" w:sz="4" w:space="0" w:color="auto"/>
              <w:right w:val="single" w:sz="4" w:space="0" w:color="auto"/>
            </w:tcBorders>
          </w:tcPr>
          <w:p w14:paraId="71C976E3" w14:textId="77777777" w:rsidR="004E1D86" w:rsidRDefault="004E1D86" w:rsidP="003A3183">
            <w:pPr>
              <w:keepNext/>
              <w:spacing w:before="60" w:after="60"/>
              <w:jc w:val="left"/>
              <w:rPr>
                <w:ins w:id="896" w:author="David M. Grant" w:date="2019-08-08T12:31:00Z"/>
                <w:rFonts w:cs="Arial"/>
                <w:sz w:val="16"/>
                <w:szCs w:val="16"/>
              </w:rPr>
            </w:pPr>
            <w:ins w:id="897" w:author="David M. Grant" w:date="2019-08-08T12:32:00Z">
              <w:r>
                <w:rPr>
                  <w:rFonts w:cs="Arial"/>
                  <w:sz w:val="16"/>
                  <w:szCs w:val="16"/>
                </w:rPr>
                <w:t>Indicates allowing the user to choose this priority is optional. Default is false.</w:t>
              </w:r>
            </w:ins>
          </w:p>
        </w:tc>
        <w:tc>
          <w:tcPr>
            <w:tcW w:w="709" w:type="dxa"/>
            <w:tcBorders>
              <w:top w:val="single" w:sz="4" w:space="0" w:color="auto"/>
              <w:left w:val="single" w:sz="4" w:space="0" w:color="auto"/>
              <w:bottom w:val="single" w:sz="4" w:space="0" w:color="auto"/>
              <w:right w:val="single" w:sz="4" w:space="0" w:color="auto"/>
            </w:tcBorders>
          </w:tcPr>
          <w:p w14:paraId="58E2DE65" w14:textId="77777777" w:rsidR="004E1D86" w:rsidRDefault="004E1D86" w:rsidP="003A3183">
            <w:pPr>
              <w:keepNext/>
              <w:spacing w:before="60" w:after="60"/>
              <w:jc w:val="center"/>
              <w:rPr>
                <w:ins w:id="898" w:author="David M. Grant" w:date="2019-08-08T12:31:00Z"/>
                <w:rFonts w:cs="Arial"/>
                <w:sz w:val="16"/>
                <w:szCs w:val="16"/>
              </w:rPr>
            </w:pPr>
            <w:ins w:id="899" w:author="David M. Grant" w:date="2019-08-08T12:32:00Z">
              <w:r>
                <w:rPr>
                  <w:rFonts w:cs="Arial"/>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127AB351" w14:textId="77777777" w:rsidR="004E1D86" w:rsidRDefault="004E1D86" w:rsidP="003A3183">
            <w:pPr>
              <w:keepNext/>
              <w:spacing w:before="60" w:after="60"/>
              <w:jc w:val="left"/>
              <w:rPr>
                <w:ins w:id="900" w:author="David M. Grant" w:date="2019-08-08T12:31:00Z"/>
                <w:rFonts w:cs="Arial"/>
                <w:sz w:val="16"/>
                <w:szCs w:val="16"/>
              </w:rPr>
            </w:pPr>
            <w:ins w:id="901" w:author="David M. Grant" w:date="2019-08-08T12:32:00Z">
              <w:r>
                <w:rPr>
                  <w:rFonts w:cs="Arial"/>
                  <w:sz w:val="16"/>
                  <w:szCs w:val="16"/>
                </w:rPr>
                <w:t>boolean</w:t>
              </w:r>
            </w:ins>
          </w:p>
        </w:tc>
      </w:tr>
    </w:tbl>
    <w:p w14:paraId="4B31392A" w14:textId="77777777" w:rsidR="004E1D86" w:rsidRPr="004E1D86" w:rsidRDefault="004E1D86" w:rsidP="004E1D86">
      <w:pPr>
        <w:rPr>
          <w:ins w:id="902" w:author="David M. Grant" w:date="2019-08-08T12:30:00Z"/>
        </w:rPr>
      </w:pPr>
    </w:p>
    <w:p w14:paraId="3A6AD5AD" w14:textId="77777777" w:rsidR="004E1D86" w:rsidRDefault="004E1D86" w:rsidP="004E1D86">
      <w:pPr>
        <w:pStyle w:val="Heading3"/>
        <w:numPr>
          <w:ilvl w:val="2"/>
          <w:numId w:val="58"/>
        </w:numPr>
        <w:rPr>
          <w:ins w:id="903" w:author="David M. Grant" w:date="2019-08-08T11:45:00Z"/>
        </w:rPr>
      </w:pPr>
      <w:bookmarkStart w:id="904" w:name="_Toc16161203"/>
      <w:ins w:id="905" w:author="David M. Grant" w:date="2019-08-08T11:44:00Z">
        <w:r>
          <w:t>AlertPriority</w:t>
        </w:r>
      </w:ins>
      <w:bookmarkEnd w:id="904"/>
    </w:p>
    <w:tbl>
      <w:tblPr>
        <w:tblW w:w="9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09"/>
        <w:gridCol w:w="2774"/>
        <w:gridCol w:w="5030"/>
      </w:tblGrid>
      <w:tr w:rsidR="004E1D86" w:rsidRPr="004663CF" w14:paraId="6FDEC956" w14:textId="77777777" w:rsidTr="004E1D86">
        <w:trPr>
          <w:cantSplit/>
          <w:trHeight w:val="319"/>
          <w:tblHeader/>
          <w:ins w:id="906" w:author="David M. Grant" w:date="2019-08-08T11:45:00Z"/>
        </w:trPr>
        <w:tc>
          <w:tcPr>
            <w:tcW w:w="1709" w:type="dxa"/>
            <w:tcBorders>
              <w:top w:val="single" w:sz="4" w:space="0" w:color="auto"/>
              <w:left w:val="single" w:sz="4" w:space="0" w:color="auto"/>
              <w:bottom w:val="single" w:sz="4" w:space="0" w:color="auto"/>
              <w:right w:val="single" w:sz="4" w:space="0" w:color="auto"/>
            </w:tcBorders>
          </w:tcPr>
          <w:p w14:paraId="2F942A63" w14:textId="77777777" w:rsidR="004E1D86" w:rsidRPr="00AC484A" w:rsidRDefault="004E1D86" w:rsidP="003A3183">
            <w:pPr>
              <w:spacing w:before="60" w:after="60"/>
              <w:jc w:val="left"/>
              <w:rPr>
                <w:ins w:id="907" w:author="David M. Grant" w:date="2019-08-08T11:45:00Z"/>
                <w:rFonts w:cs="Arial"/>
                <w:b/>
                <w:sz w:val="16"/>
                <w:szCs w:val="16"/>
              </w:rPr>
            </w:pPr>
            <w:ins w:id="908" w:author="David M. Grant" w:date="2019-08-08T11:45:00Z">
              <w:r w:rsidRPr="00AC484A">
                <w:rPr>
                  <w:rFonts w:cs="Arial"/>
                  <w:b/>
                  <w:sz w:val="16"/>
                  <w:szCs w:val="16"/>
                </w:rPr>
                <w:t>Role Name</w:t>
              </w:r>
            </w:ins>
          </w:p>
        </w:tc>
        <w:tc>
          <w:tcPr>
            <w:tcW w:w="2774" w:type="dxa"/>
            <w:tcBorders>
              <w:top w:val="single" w:sz="4" w:space="0" w:color="auto"/>
              <w:left w:val="single" w:sz="4" w:space="0" w:color="auto"/>
              <w:bottom w:val="single" w:sz="4" w:space="0" w:color="auto"/>
              <w:right w:val="single" w:sz="4" w:space="0" w:color="auto"/>
            </w:tcBorders>
          </w:tcPr>
          <w:p w14:paraId="622AD7F4" w14:textId="77777777" w:rsidR="004E1D86" w:rsidRPr="00AC484A" w:rsidRDefault="004E1D86" w:rsidP="003A3183">
            <w:pPr>
              <w:spacing w:before="60" w:after="60"/>
              <w:jc w:val="left"/>
              <w:rPr>
                <w:ins w:id="909" w:author="David M. Grant" w:date="2019-08-08T11:45:00Z"/>
                <w:rFonts w:cs="Arial"/>
                <w:b/>
                <w:sz w:val="16"/>
                <w:szCs w:val="16"/>
              </w:rPr>
            </w:pPr>
            <w:ins w:id="910" w:author="David M. Grant" w:date="2019-08-08T11:45:00Z">
              <w:r w:rsidRPr="00AC484A">
                <w:rPr>
                  <w:rFonts w:cs="Arial"/>
                  <w:b/>
                  <w:sz w:val="16"/>
                  <w:szCs w:val="16"/>
                </w:rPr>
                <w:t>Name</w:t>
              </w:r>
            </w:ins>
          </w:p>
        </w:tc>
        <w:tc>
          <w:tcPr>
            <w:tcW w:w="5030" w:type="dxa"/>
            <w:tcBorders>
              <w:top w:val="single" w:sz="4" w:space="0" w:color="auto"/>
              <w:left w:val="single" w:sz="4" w:space="0" w:color="auto"/>
              <w:bottom w:val="single" w:sz="4" w:space="0" w:color="auto"/>
              <w:right w:val="single" w:sz="4" w:space="0" w:color="auto"/>
            </w:tcBorders>
          </w:tcPr>
          <w:p w14:paraId="20AB8A21" w14:textId="77777777" w:rsidR="004E1D86" w:rsidRPr="00AC484A" w:rsidRDefault="004E1D86" w:rsidP="003A3183">
            <w:pPr>
              <w:spacing w:before="60" w:after="60"/>
              <w:jc w:val="left"/>
              <w:rPr>
                <w:ins w:id="911" w:author="David M. Grant" w:date="2019-08-08T11:45:00Z"/>
                <w:rFonts w:cs="Arial"/>
                <w:b/>
                <w:sz w:val="16"/>
                <w:szCs w:val="16"/>
              </w:rPr>
            </w:pPr>
            <w:ins w:id="912" w:author="David M. Grant" w:date="2019-08-08T11:45:00Z">
              <w:r w:rsidRPr="00AC484A">
                <w:rPr>
                  <w:rFonts w:cs="Arial"/>
                  <w:b/>
                  <w:sz w:val="16"/>
                  <w:szCs w:val="16"/>
                </w:rPr>
                <w:t>Description</w:t>
              </w:r>
            </w:ins>
          </w:p>
        </w:tc>
      </w:tr>
      <w:tr w:rsidR="004E1D86" w:rsidRPr="004663CF" w14:paraId="7DD179F6" w14:textId="77777777" w:rsidTr="004E1D86">
        <w:trPr>
          <w:trHeight w:val="311"/>
          <w:ins w:id="913" w:author="David M. Grant" w:date="2019-08-08T11:45:00Z"/>
        </w:trPr>
        <w:tc>
          <w:tcPr>
            <w:tcW w:w="1709" w:type="dxa"/>
            <w:tcBorders>
              <w:top w:val="single" w:sz="4" w:space="0" w:color="auto"/>
              <w:left w:val="single" w:sz="4" w:space="0" w:color="auto"/>
              <w:bottom w:val="single" w:sz="4" w:space="0" w:color="auto"/>
              <w:right w:val="single" w:sz="4" w:space="0" w:color="auto"/>
            </w:tcBorders>
          </w:tcPr>
          <w:p w14:paraId="50DECEAB" w14:textId="77777777" w:rsidR="004E1D86" w:rsidRPr="00AC484A" w:rsidRDefault="004E1D86" w:rsidP="003A3183">
            <w:pPr>
              <w:spacing w:before="60" w:after="60"/>
              <w:jc w:val="left"/>
              <w:rPr>
                <w:ins w:id="914" w:author="David M. Grant" w:date="2019-08-08T11:45:00Z"/>
                <w:rFonts w:cs="Arial"/>
                <w:sz w:val="16"/>
                <w:szCs w:val="16"/>
              </w:rPr>
            </w:pPr>
            <w:ins w:id="915" w:author="David M. Grant" w:date="2019-08-08T12:34:00Z">
              <w:r>
                <w:rPr>
                  <w:rFonts w:cs="Arial"/>
                  <w:sz w:val="16"/>
                  <w:szCs w:val="16"/>
                </w:rPr>
                <w:t>Type</w:t>
              </w:r>
            </w:ins>
          </w:p>
        </w:tc>
        <w:tc>
          <w:tcPr>
            <w:tcW w:w="2774" w:type="dxa"/>
            <w:tcBorders>
              <w:top w:val="single" w:sz="4" w:space="0" w:color="auto"/>
              <w:left w:val="single" w:sz="4" w:space="0" w:color="auto"/>
              <w:bottom w:val="single" w:sz="4" w:space="0" w:color="auto"/>
              <w:right w:val="single" w:sz="4" w:space="0" w:color="auto"/>
            </w:tcBorders>
          </w:tcPr>
          <w:p w14:paraId="0EAB5BA7" w14:textId="77777777" w:rsidR="004E1D86" w:rsidRPr="00AC484A" w:rsidRDefault="004E1D86" w:rsidP="003A3183">
            <w:pPr>
              <w:spacing w:before="60" w:after="60"/>
              <w:jc w:val="left"/>
              <w:rPr>
                <w:ins w:id="916" w:author="David M. Grant" w:date="2019-08-08T11:45:00Z"/>
                <w:rFonts w:cs="Arial"/>
                <w:sz w:val="16"/>
                <w:szCs w:val="16"/>
              </w:rPr>
            </w:pPr>
            <w:ins w:id="917" w:author="David M. Grant" w:date="2019-08-08T11:47:00Z">
              <w:r>
                <w:rPr>
                  <w:rFonts w:cs="Arial"/>
                  <w:sz w:val="16"/>
                  <w:szCs w:val="16"/>
                </w:rPr>
                <w:t>AlertPriority</w:t>
              </w:r>
            </w:ins>
          </w:p>
        </w:tc>
        <w:tc>
          <w:tcPr>
            <w:tcW w:w="5030" w:type="dxa"/>
            <w:tcBorders>
              <w:top w:val="single" w:sz="4" w:space="0" w:color="auto"/>
              <w:left w:val="single" w:sz="4" w:space="0" w:color="auto"/>
              <w:bottom w:val="single" w:sz="4" w:space="0" w:color="auto"/>
              <w:right w:val="single" w:sz="4" w:space="0" w:color="auto"/>
            </w:tcBorders>
          </w:tcPr>
          <w:p w14:paraId="5EE7CDDD" w14:textId="77777777" w:rsidR="004E1D86" w:rsidRPr="00AC484A" w:rsidRDefault="004E1D86" w:rsidP="004E1D86">
            <w:pPr>
              <w:spacing w:before="60" w:after="60"/>
              <w:jc w:val="left"/>
              <w:rPr>
                <w:ins w:id="918" w:author="David M. Grant" w:date="2019-08-08T11:45:00Z"/>
                <w:rFonts w:cs="Arial"/>
                <w:sz w:val="16"/>
                <w:szCs w:val="16"/>
              </w:rPr>
            </w:pPr>
            <w:ins w:id="919" w:author="David M. Grant" w:date="2019-08-08T12:35:00Z">
              <w:r>
                <w:rPr>
                  <w:rFonts w:cs="Arial"/>
                  <w:sz w:val="16"/>
                  <w:szCs w:val="16"/>
                </w:rPr>
                <w:t>The priority of an alert</w:t>
              </w:r>
            </w:ins>
          </w:p>
        </w:tc>
      </w:tr>
      <w:tr w:rsidR="004E1D86" w:rsidRPr="004663CF" w14:paraId="5EF8CF5D" w14:textId="77777777" w:rsidTr="004E1D86">
        <w:trPr>
          <w:trHeight w:val="296"/>
          <w:ins w:id="920" w:author="David M. Grant" w:date="2019-08-08T11:45:00Z"/>
        </w:trPr>
        <w:tc>
          <w:tcPr>
            <w:tcW w:w="1709" w:type="dxa"/>
            <w:tcBorders>
              <w:top w:val="single" w:sz="4" w:space="0" w:color="auto"/>
              <w:left w:val="single" w:sz="4" w:space="0" w:color="auto"/>
              <w:bottom w:val="single" w:sz="4" w:space="0" w:color="auto"/>
              <w:right w:val="single" w:sz="4" w:space="0" w:color="auto"/>
            </w:tcBorders>
          </w:tcPr>
          <w:p w14:paraId="6840DB09" w14:textId="77777777" w:rsidR="004E1D86" w:rsidRPr="00AC484A" w:rsidRDefault="004E1D86" w:rsidP="003A3183">
            <w:pPr>
              <w:spacing w:before="60" w:after="60"/>
              <w:jc w:val="left"/>
              <w:rPr>
                <w:ins w:id="921" w:author="David M. Grant" w:date="2019-08-08T11:45:00Z"/>
                <w:rFonts w:cs="Arial"/>
                <w:sz w:val="16"/>
                <w:szCs w:val="16"/>
              </w:rPr>
            </w:pPr>
            <w:ins w:id="922" w:author="David M. Grant" w:date="2019-08-08T12:35:00Z">
              <w:r>
                <w:rPr>
                  <w:rFonts w:cs="Arial"/>
                  <w:sz w:val="16"/>
                  <w:szCs w:val="16"/>
                </w:rPr>
                <w:t>Enumeration</w:t>
              </w:r>
            </w:ins>
          </w:p>
        </w:tc>
        <w:tc>
          <w:tcPr>
            <w:tcW w:w="2774" w:type="dxa"/>
            <w:tcBorders>
              <w:top w:val="single" w:sz="4" w:space="0" w:color="auto"/>
              <w:left w:val="single" w:sz="4" w:space="0" w:color="auto"/>
              <w:bottom w:val="single" w:sz="4" w:space="0" w:color="auto"/>
              <w:right w:val="single" w:sz="4" w:space="0" w:color="auto"/>
            </w:tcBorders>
          </w:tcPr>
          <w:p w14:paraId="1B1FCE1A" w14:textId="77777777" w:rsidR="004E1D86" w:rsidRPr="00AC484A" w:rsidRDefault="004E1D86" w:rsidP="003A3183">
            <w:pPr>
              <w:spacing w:before="60" w:after="60"/>
              <w:jc w:val="left"/>
              <w:rPr>
                <w:ins w:id="923" w:author="David M. Grant" w:date="2019-08-08T11:45:00Z"/>
                <w:rFonts w:cs="Arial"/>
                <w:sz w:val="16"/>
                <w:szCs w:val="16"/>
              </w:rPr>
            </w:pPr>
            <w:ins w:id="924" w:author="David M. Grant" w:date="2019-08-08T12:35:00Z">
              <w:r>
                <w:rPr>
                  <w:rFonts w:cs="Arial"/>
                  <w:sz w:val="16"/>
                  <w:szCs w:val="16"/>
                </w:rPr>
                <w:t>Alarm</w:t>
              </w:r>
            </w:ins>
          </w:p>
        </w:tc>
        <w:tc>
          <w:tcPr>
            <w:tcW w:w="5030" w:type="dxa"/>
            <w:tcBorders>
              <w:top w:val="single" w:sz="4" w:space="0" w:color="auto"/>
              <w:left w:val="single" w:sz="4" w:space="0" w:color="auto"/>
              <w:bottom w:val="single" w:sz="4" w:space="0" w:color="auto"/>
              <w:right w:val="single" w:sz="4" w:space="0" w:color="auto"/>
            </w:tcBorders>
          </w:tcPr>
          <w:p w14:paraId="2E326927" w14:textId="77777777" w:rsidR="004E1D86" w:rsidRPr="00AC484A" w:rsidRDefault="00CB2F5A" w:rsidP="003A3183">
            <w:pPr>
              <w:spacing w:before="60" w:after="60"/>
              <w:jc w:val="left"/>
              <w:rPr>
                <w:ins w:id="925" w:author="David M. Grant" w:date="2019-08-08T11:45:00Z"/>
                <w:rFonts w:cs="Arial"/>
                <w:sz w:val="16"/>
                <w:szCs w:val="16"/>
              </w:rPr>
            </w:pPr>
            <w:ins w:id="926" w:author="David M. Grant" w:date="2019-08-09T12:23:00Z">
              <w:r w:rsidRPr="00CB2F5A">
                <w:rPr>
                  <w:rFonts w:cs="Arial"/>
                  <w:sz w:val="16"/>
                  <w:szCs w:val="16"/>
                </w:rPr>
                <w:t>Indicates conditions requiring immediate attention and action by the bridge team (ref. MSC.252(83) 19.1.2)</w:t>
              </w:r>
            </w:ins>
          </w:p>
        </w:tc>
      </w:tr>
      <w:tr w:rsidR="004E1D86" w:rsidRPr="004663CF" w14:paraId="3527D5B2" w14:textId="77777777" w:rsidTr="004E1D86">
        <w:trPr>
          <w:trHeight w:val="296"/>
          <w:ins w:id="927" w:author="David M. Grant" w:date="2019-08-08T12:36:00Z"/>
        </w:trPr>
        <w:tc>
          <w:tcPr>
            <w:tcW w:w="1709" w:type="dxa"/>
            <w:tcBorders>
              <w:top w:val="single" w:sz="4" w:space="0" w:color="auto"/>
              <w:left w:val="single" w:sz="4" w:space="0" w:color="auto"/>
              <w:bottom w:val="single" w:sz="4" w:space="0" w:color="auto"/>
              <w:right w:val="single" w:sz="4" w:space="0" w:color="auto"/>
            </w:tcBorders>
          </w:tcPr>
          <w:p w14:paraId="0A380698" w14:textId="77777777" w:rsidR="004E1D86" w:rsidRDefault="004E1D86" w:rsidP="003A3183">
            <w:pPr>
              <w:spacing w:before="60" w:after="60"/>
              <w:jc w:val="left"/>
              <w:rPr>
                <w:ins w:id="928" w:author="David M. Grant" w:date="2019-08-08T12:36:00Z"/>
                <w:rFonts w:cs="Arial"/>
                <w:sz w:val="16"/>
                <w:szCs w:val="16"/>
              </w:rPr>
            </w:pPr>
            <w:ins w:id="929" w:author="David M. Grant" w:date="2019-08-08T12:36:00Z">
              <w:r>
                <w:rPr>
                  <w:rFonts w:cs="Arial"/>
                  <w:sz w:val="16"/>
                  <w:szCs w:val="16"/>
                </w:rPr>
                <w:t>Enumeration</w:t>
              </w:r>
            </w:ins>
          </w:p>
        </w:tc>
        <w:tc>
          <w:tcPr>
            <w:tcW w:w="2774" w:type="dxa"/>
            <w:tcBorders>
              <w:top w:val="single" w:sz="4" w:space="0" w:color="auto"/>
              <w:left w:val="single" w:sz="4" w:space="0" w:color="auto"/>
              <w:bottom w:val="single" w:sz="4" w:space="0" w:color="auto"/>
              <w:right w:val="single" w:sz="4" w:space="0" w:color="auto"/>
            </w:tcBorders>
          </w:tcPr>
          <w:p w14:paraId="2261A699" w14:textId="77777777" w:rsidR="004E1D86" w:rsidRDefault="004E1D86" w:rsidP="003A3183">
            <w:pPr>
              <w:spacing w:before="60" w:after="60"/>
              <w:jc w:val="left"/>
              <w:rPr>
                <w:ins w:id="930" w:author="David M. Grant" w:date="2019-08-08T12:36:00Z"/>
                <w:rFonts w:cs="Arial"/>
                <w:sz w:val="16"/>
                <w:szCs w:val="16"/>
              </w:rPr>
            </w:pPr>
            <w:ins w:id="931" w:author="David M. Grant" w:date="2019-08-08T12:36:00Z">
              <w:r>
                <w:rPr>
                  <w:rFonts w:cs="Arial"/>
                  <w:sz w:val="16"/>
                  <w:szCs w:val="16"/>
                </w:rPr>
                <w:t>Warning</w:t>
              </w:r>
            </w:ins>
          </w:p>
        </w:tc>
        <w:tc>
          <w:tcPr>
            <w:tcW w:w="5030" w:type="dxa"/>
            <w:tcBorders>
              <w:top w:val="single" w:sz="4" w:space="0" w:color="auto"/>
              <w:left w:val="single" w:sz="4" w:space="0" w:color="auto"/>
              <w:bottom w:val="single" w:sz="4" w:space="0" w:color="auto"/>
              <w:right w:val="single" w:sz="4" w:space="0" w:color="auto"/>
            </w:tcBorders>
          </w:tcPr>
          <w:p w14:paraId="174109F6" w14:textId="77777777" w:rsidR="004E1D86" w:rsidRDefault="00CB2F5A" w:rsidP="003A3183">
            <w:pPr>
              <w:spacing w:before="60" w:after="60"/>
              <w:jc w:val="left"/>
              <w:rPr>
                <w:ins w:id="932" w:author="David M. Grant" w:date="2019-08-08T12:36:00Z"/>
                <w:rFonts w:cs="Arial"/>
                <w:sz w:val="16"/>
                <w:szCs w:val="16"/>
              </w:rPr>
            </w:pPr>
            <w:ins w:id="933" w:author="David M. Grant" w:date="2019-08-09T12:23:00Z">
              <w:r w:rsidRPr="00CB2F5A">
                <w:rPr>
                  <w:rFonts w:cs="Arial"/>
                  <w:sz w:val="16"/>
                  <w:szCs w:val="16"/>
                </w:rPr>
                <w:t>Indicates changed conditions and should be presented for precautionary reasons which are not immediately hazardous but which may become so, if no action is taken (ref. MSC.252(83) 19.1.3)</w:t>
              </w:r>
            </w:ins>
          </w:p>
        </w:tc>
      </w:tr>
      <w:tr w:rsidR="004E1D86" w:rsidRPr="004663CF" w14:paraId="66A21D4D" w14:textId="77777777" w:rsidTr="004E1D86">
        <w:trPr>
          <w:trHeight w:val="296"/>
          <w:ins w:id="934" w:author="David M. Grant" w:date="2019-08-08T12:36:00Z"/>
        </w:trPr>
        <w:tc>
          <w:tcPr>
            <w:tcW w:w="1709" w:type="dxa"/>
            <w:tcBorders>
              <w:top w:val="single" w:sz="4" w:space="0" w:color="auto"/>
              <w:left w:val="single" w:sz="4" w:space="0" w:color="auto"/>
              <w:bottom w:val="single" w:sz="4" w:space="0" w:color="auto"/>
              <w:right w:val="single" w:sz="4" w:space="0" w:color="auto"/>
            </w:tcBorders>
          </w:tcPr>
          <w:p w14:paraId="543DD166" w14:textId="77777777" w:rsidR="004E1D86" w:rsidRDefault="004E1D86" w:rsidP="003A3183">
            <w:pPr>
              <w:spacing w:before="60" w:after="60"/>
              <w:jc w:val="left"/>
              <w:rPr>
                <w:ins w:id="935" w:author="David M. Grant" w:date="2019-08-08T12:36:00Z"/>
                <w:rFonts w:cs="Arial"/>
                <w:sz w:val="16"/>
                <w:szCs w:val="16"/>
              </w:rPr>
            </w:pPr>
            <w:ins w:id="936" w:author="David M. Grant" w:date="2019-08-08T12:36:00Z">
              <w:r>
                <w:rPr>
                  <w:rFonts w:cs="Arial"/>
                  <w:sz w:val="16"/>
                  <w:szCs w:val="16"/>
                </w:rPr>
                <w:t>Enumeration</w:t>
              </w:r>
            </w:ins>
          </w:p>
        </w:tc>
        <w:tc>
          <w:tcPr>
            <w:tcW w:w="2774" w:type="dxa"/>
            <w:tcBorders>
              <w:top w:val="single" w:sz="4" w:space="0" w:color="auto"/>
              <w:left w:val="single" w:sz="4" w:space="0" w:color="auto"/>
              <w:bottom w:val="single" w:sz="4" w:space="0" w:color="auto"/>
              <w:right w:val="single" w:sz="4" w:space="0" w:color="auto"/>
            </w:tcBorders>
          </w:tcPr>
          <w:p w14:paraId="629717AF" w14:textId="77777777" w:rsidR="004E1D86" w:rsidRDefault="004E1D86" w:rsidP="003A3183">
            <w:pPr>
              <w:spacing w:before="60" w:after="60"/>
              <w:jc w:val="left"/>
              <w:rPr>
                <w:ins w:id="937" w:author="David M. Grant" w:date="2019-08-08T12:36:00Z"/>
                <w:rFonts w:cs="Arial"/>
                <w:sz w:val="16"/>
                <w:szCs w:val="16"/>
              </w:rPr>
            </w:pPr>
            <w:ins w:id="938" w:author="David M. Grant" w:date="2019-08-08T12:36:00Z">
              <w:r>
                <w:rPr>
                  <w:rFonts w:cs="Arial"/>
                  <w:sz w:val="16"/>
                  <w:szCs w:val="16"/>
                </w:rPr>
                <w:t>Caution</w:t>
              </w:r>
            </w:ins>
          </w:p>
        </w:tc>
        <w:tc>
          <w:tcPr>
            <w:tcW w:w="5030" w:type="dxa"/>
            <w:tcBorders>
              <w:top w:val="single" w:sz="4" w:space="0" w:color="auto"/>
              <w:left w:val="single" w:sz="4" w:space="0" w:color="auto"/>
              <w:bottom w:val="single" w:sz="4" w:space="0" w:color="auto"/>
              <w:right w:val="single" w:sz="4" w:space="0" w:color="auto"/>
            </w:tcBorders>
          </w:tcPr>
          <w:p w14:paraId="5974886A" w14:textId="77777777" w:rsidR="004E1D86" w:rsidRDefault="00CB2F5A" w:rsidP="003A3183">
            <w:pPr>
              <w:spacing w:before="60" w:after="60"/>
              <w:jc w:val="left"/>
              <w:rPr>
                <w:ins w:id="939" w:author="David M. Grant" w:date="2019-08-08T12:36:00Z"/>
                <w:rFonts w:cs="Arial"/>
                <w:sz w:val="16"/>
                <w:szCs w:val="16"/>
              </w:rPr>
            </w:pPr>
            <w:ins w:id="940" w:author="David M. Grant" w:date="2019-08-09T12:23:00Z">
              <w:r w:rsidRPr="00CB2F5A">
                <w:rPr>
                  <w:rFonts w:cs="Arial"/>
                  <w:sz w:val="16"/>
                  <w:szCs w:val="16"/>
                </w:rPr>
                <w:t>Indicates a condition which does not warrant an alarm or warning condition, but still requires attention and out of the ordinary consideration of the situation or of given information (ref. MSC.252(83) 19.1.4)</w:t>
              </w:r>
            </w:ins>
          </w:p>
        </w:tc>
      </w:tr>
      <w:tr w:rsidR="004E1D86" w:rsidRPr="004663CF" w14:paraId="47E7959E" w14:textId="77777777" w:rsidTr="004E1D86">
        <w:trPr>
          <w:trHeight w:val="296"/>
          <w:ins w:id="941" w:author="David M. Grant" w:date="2019-08-08T12:36:00Z"/>
        </w:trPr>
        <w:tc>
          <w:tcPr>
            <w:tcW w:w="1709" w:type="dxa"/>
            <w:tcBorders>
              <w:top w:val="single" w:sz="4" w:space="0" w:color="auto"/>
              <w:left w:val="single" w:sz="4" w:space="0" w:color="auto"/>
              <w:bottom w:val="single" w:sz="4" w:space="0" w:color="auto"/>
              <w:right w:val="single" w:sz="4" w:space="0" w:color="auto"/>
            </w:tcBorders>
          </w:tcPr>
          <w:p w14:paraId="744B0828" w14:textId="77777777" w:rsidR="004E1D86" w:rsidRDefault="004E1D86" w:rsidP="003A3183">
            <w:pPr>
              <w:spacing w:before="60" w:after="60"/>
              <w:jc w:val="left"/>
              <w:rPr>
                <w:ins w:id="942" w:author="David M. Grant" w:date="2019-08-08T12:36:00Z"/>
                <w:rFonts w:cs="Arial"/>
                <w:sz w:val="16"/>
                <w:szCs w:val="16"/>
              </w:rPr>
            </w:pPr>
            <w:ins w:id="943" w:author="David M. Grant" w:date="2019-08-08T12:36:00Z">
              <w:r>
                <w:rPr>
                  <w:rFonts w:cs="Arial"/>
                  <w:sz w:val="16"/>
                  <w:szCs w:val="16"/>
                </w:rPr>
                <w:t>Enumeration</w:t>
              </w:r>
            </w:ins>
          </w:p>
        </w:tc>
        <w:tc>
          <w:tcPr>
            <w:tcW w:w="2774" w:type="dxa"/>
            <w:tcBorders>
              <w:top w:val="single" w:sz="4" w:space="0" w:color="auto"/>
              <w:left w:val="single" w:sz="4" w:space="0" w:color="auto"/>
              <w:bottom w:val="single" w:sz="4" w:space="0" w:color="auto"/>
              <w:right w:val="single" w:sz="4" w:space="0" w:color="auto"/>
            </w:tcBorders>
          </w:tcPr>
          <w:p w14:paraId="7D84EA07" w14:textId="77777777" w:rsidR="004E1D86" w:rsidRDefault="004E1D86" w:rsidP="003A3183">
            <w:pPr>
              <w:spacing w:before="60" w:after="60"/>
              <w:jc w:val="left"/>
              <w:rPr>
                <w:ins w:id="944" w:author="David M. Grant" w:date="2019-08-08T12:36:00Z"/>
                <w:rFonts w:cs="Arial"/>
                <w:sz w:val="16"/>
                <w:szCs w:val="16"/>
              </w:rPr>
            </w:pPr>
            <w:ins w:id="945" w:author="David M. Grant" w:date="2019-08-08T12:36:00Z">
              <w:r>
                <w:rPr>
                  <w:rFonts w:cs="Arial"/>
                  <w:sz w:val="16"/>
                  <w:szCs w:val="16"/>
                </w:rPr>
                <w:t>Indication</w:t>
              </w:r>
            </w:ins>
          </w:p>
        </w:tc>
        <w:tc>
          <w:tcPr>
            <w:tcW w:w="5030" w:type="dxa"/>
            <w:tcBorders>
              <w:top w:val="single" w:sz="4" w:space="0" w:color="auto"/>
              <w:left w:val="single" w:sz="4" w:space="0" w:color="auto"/>
              <w:bottom w:val="single" w:sz="4" w:space="0" w:color="auto"/>
              <w:right w:val="single" w:sz="4" w:space="0" w:color="auto"/>
            </w:tcBorders>
          </w:tcPr>
          <w:p w14:paraId="6F13065A" w14:textId="77777777" w:rsidR="004E1D86" w:rsidRDefault="00CB2F5A" w:rsidP="003A3183">
            <w:pPr>
              <w:spacing w:before="60" w:after="60"/>
              <w:jc w:val="left"/>
              <w:rPr>
                <w:ins w:id="946" w:author="David M. Grant" w:date="2019-08-08T12:36:00Z"/>
                <w:rFonts w:cs="Arial"/>
                <w:sz w:val="16"/>
                <w:szCs w:val="16"/>
              </w:rPr>
            </w:pPr>
            <w:ins w:id="947" w:author="David M. Grant" w:date="2019-08-09T12:23:00Z">
              <w:r w:rsidRPr="00CB2F5A">
                <w:rPr>
                  <w:rFonts w:cs="Arial"/>
                  <w:sz w:val="16"/>
                  <w:szCs w:val="16"/>
                </w:rPr>
                <w:t>Display of regular information and conditions (ref. MSC.252(83) appendix 1)</w:t>
              </w:r>
            </w:ins>
          </w:p>
        </w:tc>
      </w:tr>
    </w:tbl>
    <w:p w14:paraId="1A63B008" w14:textId="77777777" w:rsidR="004E1D86" w:rsidRPr="004E1D86" w:rsidRDefault="004E1D86" w:rsidP="004E1D86">
      <w:pPr>
        <w:rPr>
          <w:ins w:id="948" w:author="David M. Grant" w:date="2019-08-08T11:43:00Z"/>
        </w:rPr>
      </w:pPr>
    </w:p>
    <w:p w14:paraId="7D64F061" w14:textId="77777777" w:rsidR="00276BD5" w:rsidRDefault="00421C45" w:rsidP="00531C7D">
      <w:pPr>
        <w:pStyle w:val="Heading2"/>
        <w:numPr>
          <w:ilvl w:val="0"/>
          <w:numId w:val="16"/>
        </w:numPr>
        <w:tabs>
          <w:tab w:val="left" w:pos="907"/>
        </w:tabs>
        <w:spacing w:after="200"/>
        <w:ind w:left="0" w:firstLine="0"/>
      </w:pPr>
      <w:bookmarkStart w:id="949" w:name="_Toc16161204"/>
      <w:r>
        <w:t>Schema for pixmap files</w:t>
      </w:r>
      <w:bookmarkEnd w:id="949"/>
    </w:p>
    <w:p w14:paraId="2466B266" w14:textId="77777777" w:rsidR="00276BD5" w:rsidRPr="00854E7E" w:rsidRDefault="00276BD5" w:rsidP="00540CBB">
      <w:pPr>
        <w:spacing w:after="120"/>
      </w:pPr>
      <w:r w:rsidRPr="00044596">
        <w:rPr>
          <w:lang w:val="en-US"/>
        </w:rPr>
        <w:t xml:space="preserve">A pixmap is </w:t>
      </w:r>
      <w:r>
        <w:t>a two dimensional array of pixels defining an image. This schema allows to encode pixmaps that can be then be referenced</w:t>
      </w:r>
      <w:r w:rsidR="00F77870">
        <w:t>,</w:t>
      </w:r>
      <w:r>
        <w:t xml:space="preserve"> </w:t>
      </w:r>
      <w:r w:rsidR="00F77870">
        <w:t>for example</w:t>
      </w:r>
      <w:r>
        <w:t xml:space="preserve"> from pixmap area fills. The coordinate system for the pixmap is different than other coordinate systems in this standard. The y-axis is directed downwards and the origin is in the upper left corner of the pixmap.</w:t>
      </w:r>
    </w:p>
    <w:p w14:paraId="12D6C1F5" w14:textId="77777777" w:rsidR="00276BD5" w:rsidRDefault="00276BD5" w:rsidP="00276BD5">
      <w:pPr>
        <w:ind w:left="1560"/>
      </w:pPr>
      <w:r>
        <w:rPr>
          <w:noProof/>
          <w:lang w:eastAsia="en-GB"/>
        </w:rPr>
      </w:r>
      <w:r w:rsidRPr="00CE7834">
        <w:rPr>
          <w:noProof/>
          <w:lang w:val="en-CA" w:eastAsia="en-CA"/>
        </w:rPr>
        <w:pict w14:anchorId="4168FD08">
          <v:group id="Canvas 85" o:spid="_x0000_s1585" editas="canvas" style="width:308.5pt;height:278.9pt;mso-position-horizontal-relative:char;mso-position-vertical-relative:line" coordsize="39179,35420">
            <v:shape id="_x0000_s1586" type="#_x0000_t75" style="position:absolute;width:39179;height:35420;visibility:visible">
              <v:fill o:detectmouseclick="t"/>
              <v:path o:connecttype="none"/>
            </v:shape>
            <v:rect id="Rectangle 87" o:spid="_x0000_s1587" style="position:absolute;left:11988;top:12376;width:4941;height:2444;visibility:visible" fillcolor="#8f83b6" stroked="f"/>
            <v:rect id="Rectangle 88" o:spid="_x0000_s1588" style="position:absolute;left:16941;top:7486;width:2439;height:12300;visibility:visible" fillcolor="#8f83b6" stroked="f"/>
            <v:rect id="Rectangle 89" o:spid="_x0000_s1589" style="position:absolute;left:9582;top:7505;width:2425;height:12281;visibility:visible" fillcolor="#8f83b6" stroked="f"/>
            <v:line id="Line 90" o:spid="_x0000_s1590" style="position:absolute;visibility:visible" from="2152,2597" to="39039,2603" o:connectortype="straight" strokeweight=".65pt">
              <v:stroke joinstyle="miter"/>
            </v:line>
            <v:shape id="Freeform 91" o:spid="_x0000_s1591" style="position:absolute;left:38163;top:2235;width:984;height:717;visibility:visible;mso-wrap-style:square;v-text-anchor:top" coordsize="339,249" path="m,l339,125,,249c54,176,54,75,,xe" fillcolor="black" strokeweight="0">
              <v:path arrowok="t" o:connecttype="custom" o:connectlocs="0,0;98425,36022;0,71755;0,0" o:connectangles="0,0,0,0"/>
            </v:shape>
            <v:line id="Line 92" o:spid="_x0000_s1592" style="position:absolute;visibility:visible" from="2165,2578" to="2171,35286" o:connectortype="straight" strokeweight=".65pt">
              <v:stroke joinstyle="miter"/>
            </v:line>
            <v:shape id="Freeform 93" o:spid="_x0000_s1593" style="position:absolute;left:1803;top:34410;width:724;height:978;visibility:visible;mso-wrap-style:square;v-text-anchor:top" coordsize="250,339" path="m250,l125,339,,c74,54,175,54,250,xe" fillcolor="black" strokeweight="0">
              <v:path arrowok="t" o:connecttype="custom" o:connectlocs="72390,0;36195,97790;0,0;72390,0" o:connectangles="0,0,0,0"/>
            </v:shape>
            <v:line id="Line 94" o:spid="_x0000_s1594" style="position:absolute;visibility:visible" from="4610,2578" to="4692,24657" o:connectortype="straight" strokeweight=".65pt">
              <v:stroke joinstyle="miter"/>
            </v:line>
            <v:line id="Line 95" o:spid="_x0000_s1595" style="position:absolute;flip:y;visibility:visible" from="2178,24644" to="26784,24657" o:connectortype="straight" strokeweight=".65pt">
              <v:stroke joinstyle="miter"/>
            </v:line>
            <v:line id="Line 96" o:spid="_x0000_s1596" style="position:absolute;visibility:visible" from="7086,2641" to="7099,24638" o:connectortype="straight" strokeweight=".65pt">
              <v:stroke joinstyle="miter"/>
            </v:line>
            <v:line id="Line 97" o:spid="_x0000_s1597" style="position:absolute;visibility:visible" from="9582,2609" to="9588,24612" o:connectortype="straight" strokeweight=".65pt">
              <v:stroke joinstyle="miter"/>
            </v:line>
            <v:line id="Line 98" o:spid="_x0000_s1598" style="position:absolute;visibility:visible" from="12001,2578" to="12007,24657" o:connectortype="straight" strokeweight=".65pt">
              <v:stroke joinstyle="miter"/>
            </v:line>
            <v:line id="Line 99" o:spid="_x0000_s1599" style="position:absolute;visibility:visible" from="14344,2546" to="14509,24625" o:connectortype="straight" strokeweight=".65pt">
              <v:stroke joinstyle="miter"/>
            </v:line>
            <v:line id="Line 100" o:spid="_x0000_s1600" style="position:absolute;visibility:visible" from="16922,2584" to="16929,24669" o:connectortype="straight" strokeweight=".65pt">
              <v:stroke joinstyle="miter"/>
            </v:line>
            <v:shape id="Freeform 101" o:spid="_x0000_s1601" style="position:absolute;left:19380;top:2578;width:6;height:22079;visibility:visible;mso-wrap-style:square;v-text-anchor:top" coordsize="635,7620" path="m,7620l,141,,56,,e" filled="f" strokeweight=".65pt">
              <v:stroke joinstyle="miter"/>
              <v:path arrowok="t" o:connecttype="custom" o:connectlocs="0,2207895;0,40855;0,16226;0,0" o:connectangles="0,0,0,0"/>
            </v:shape>
            <v:line id="Line 102" o:spid="_x0000_s1602" style="position:absolute;visibility:visible" from="21837,2578" to="21844,24657" o:connectortype="straight" strokeweight=".65pt">
              <v:stroke joinstyle="miter"/>
            </v:line>
            <v:line id="Line 103" o:spid="_x0000_s1603" style="position:absolute;visibility:visible" from="24301,2578" to="24307,24657" o:connectortype="straight" strokeweight=".65pt">
              <v:stroke joinstyle="miter"/>
            </v:line>
            <v:line id="Line 104" o:spid="_x0000_s1604" style="position:absolute;visibility:visible" from="26777,2609" to="26784,24657" o:connectortype="straight" strokeweight=".65pt">
              <v:stroke joinstyle="miter"/>
            </v:line>
            <v:line id="Line 105" o:spid="_x0000_s1605" style="position:absolute;flip:y;visibility:visible" from="2171,5029" to="26758,5041" o:connectortype="straight" strokeweight=".65pt">
              <v:stroke joinstyle="miter"/>
            </v:line>
            <v:line id="Line 106" o:spid="_x0000_s1606" style="position:absolute;visibility:visible" from="2178,7493" to="26803,7499" o:connectortype="straight" strokeweight=".65pt">
              <v:stroke joinstyle="miter"/>
            </v:line>
            <v:line id="Line 107" o:spid="_x0000_s1607" style="position:absolute;visibility:visible" from="2165,9931" to="26758,9937" o:connectortype="straight" strokeweight=".65pt">
              <v:stroke joinstyle="miter"/>
            </v:line>
            <v:shape id="Freeform 108" o:spid="_x0000_s1608" style="position:absolute;left:2178;top:12388;width:24580;height:7;visibility:visible;mso-wrap-style:square;v-text-anchor:top" coordsize="8463,635" path="m,l8181,r282,e" filled="f" strokeweight=".65pt">
              <v:stroke joinstyle="miter"/>
              <v:path arrowok="t" o:connecttype="custom" o:connectlocs="0,0;2376178,0;2458085,0;2458085,0" o:connectangles="0,0,0,0"/>
            </v:shape>
            <v:line id="Line 109" o:spid="_x0000_s1609" style="position:absolute;visibility:visible" from="2197,14820" to="26784,14827" o:connectortype="straight" strokeweight=".65pt">
              <v:stroke joinstyle="miter"/>
            </v:line>
            <v:line id="Line 110" o:spid="_x0000_s1610" style="position:absolute;visibility:visible" from="2152,17316" to="26816,17322" o:connectortype="straight" strokeweight=".65pt">
              <v:stroke joinstyle="miter"/>
            </v:line>
            <v:line id="Line 111" o:spid="_x0000_s1611" style="position:absolute;visibility:visible" from="2139,19786" to="26727,19792" o:connectortype="straight" strokeweight=".65pt">
              <v:stroke joinstyle="miter"/>
            </v:line>
            <v:line id="Line 112" o:spid="_x0000_s1612" style="position:absolute;visibility:visible" from="2178,22199" to="26758,22205" o:connectortype="straight" strokeweight=".65pt">
              <v:stroke joinstyle="miter"/>
            </v:line>
            <v:shape id="Freeform 113" o:spid="_x0000_s1613" style="position:absolute;left:36449;top:482;width:1441;height:1524;visibility:visible;mso-wrap-style:square;v-text-anchor:top" coordsize="495,526" path="m495,526r-111,l248,318,109,526,,526,193,252,16,,126,v73,109,112,169,119,182l374,,480,,298,247,495,526xe" fillcolor="black" strokeweight="0">
              <v:path arrowok="t" o:connecttype="custom" o:connectlocs="144145,152400;111822,152400;72218,92135;31741,152400;0,152400;56202,73013;4659,0;36691,0;71344,52732;108910,0;139777,0;86778,71564;144145,152400" o:connectangles="0,0,0,0,0,0,0,0,0,0,0,0,0"/>
            </v:shape>
            <v:shape id="Freeform 114" o:spid="_x0000_s1614" style="position:absolute;top:31718;width:1403;height:2140;visibility:visible;mso-wrap-style:square;v-text-anchor:top" coordsize="484,739" path="m484,l282,535v,1,,2,-1,3c262,598,240,646,214,683v-26,38,-62,56,-109,56c89,739,69,736,47,729l38,645v17,5,34,8,50,8c121,653,144,644,157,626v13,-19,27,-51,43,-99l,,96,,220,344v8,22,15,49,24,82l246,426v8,-38,18,-75,31,-109l393,r91,xe" fillcolor="black" strokeweight="0">
              <v:path arrowok="t" o:connecttype="custom" o:connectlocs="140335,0;81765,154922;81475,155791;62049,197779;30445,213995;13628,211099;11018,186775;25515,189092;45522,181273;57990,152605;0,0;27835,0;63789,99613;70747,123358;71327,123358;80316,91795;113950,0;140335,0" o:connectangles="0,0,0,0,0,0,0,0,0,0,0,0,0,0,0,0,0,0"/>
            </v:shape>
            <v:shape id="Freeform 115" o:spid="_x0000_s1615" style="position:absolute;left:3041;width:616;height:958;visibility:visible;mso-wrap-style:square;v-text-anchor:top" coordsize="211,331" path="m105,v71,,106,56,106,166c211,221,202,263,183,290v-18,27,-44,41,-78,41c35,331,,276,,166,,110,9,69,27,41,46,14,71,,105,xm105,298v22,,38,-10,49,-31c164,246,170,213,170,166v,-33,-2,-59,-7,-77c158,70,151,56,141,47,132,38,119,33,105,33,84,33,68,44,57,65,46,86,41,119,41,166v,32,2,57,7,76c53,261,60,275,70,284v9,9,21,14,35,14xe" fillcolor="black" strokeweight="0">
              <v:path arrowok="t" o:connecttype="custom" o:connectlocs="30652,0;61595,48087;53421,84008;30652,95885;0,48087;7882,11877;30652,0;30652,86325;44956,77345;49626,48087;47583,25782;41161,13615;30652,9560;16639,18829;11969,48087;14012,70103;20434,82270;30652,86325" o:connectangles="0,0,0,0,0,0,0,0,0,0,0,0,0,0,0,0,0,0"/>
              <o:lock v:ext="edit" verticies="t"/>
            </v:shape>
            <v:shape id="Freeform 116" o:spid="_x0000_s1616" style="position:absolute;left:5594;width:343;height:939;visibility:visible;mso-wrap-style:square;v-text-anchor:top" coordsize="119,325" path="m119,325r-40,l79,72c59,91,33,107,,120l,82c45,60,76,33,93,r26,l119,325xe" fillcolor="black" strokeweight="0">
              <v:path arrowok="t" o:connecttype="custom" o:connectlocs="34290,93980;22764,93980;22764,20820;0,34700;0,23712;26798,0;34290,0;34290,93980" o:connectangles="0,0,0,0,0,0,0,0"/>
            </v:shape>
            <v:shape id="Freeform 117" o:spid="_x0000_s1617" style="position:absolute;left:7943;width:623;height:939;visibility:visible;mso-wrap-style:square;v-text-anchor:top" coordsize="214,325" path="m214,325l,325c,307,6,289,19,270,32,251,56,228,90,200v22,-17,41,-35,58,-54c164,127,173,108,173,89v,-16,-6,-29,-18,-40c144,38,129,33,112,33,94,33,79,39,67,49,55,60,49,77,49,99l8,94c10,64,21,40,40,24,59,8,83,,113,v31,,56,9,74,27c204,44,213,66,213,90v,21,-7,42,-22,63c176,175,146,203,102,239,78,257,63,273,55,287r159,l214,325xe" fillcolor="black" strokeweight="0">
              <v:path arrowok="t" o:connecttype="custom" o:connectlocs="62230,93980;0,93980;5525,78076;26171,57834;43038,42219;50307,25736;45073,14169;32569,9543;19483,14169;14249,28628;2326,27182;11632,6940;32860,0;54379,7808;61939,26025;55542,44243;29661,69111;15994,82992;62230,82992;62230,93980" o:connectangles="0,0,0,0,0,0,0,0,0,0,0,0,0,0,0,0,0,0,0,0"/>
            </v:shape>
            <v:shape id="Freeform 118" o:spid="_x0000_s1618" style="position:absolute;left:10337;width:616;height:958;visibility:visible;mso-wrap-style:square;v-text-anchor:top" coordsize="212,331" path="m152,150v20,4,35,14,45,29c207,195,212,212,212,230v,29,-10,53,-32,72c159,321,133,331,103,331v-28,,-52,-9,-70,-25c14,289,4,267,,240r40,-6c44,256,51,272,62,282v10,11,24,16,41,16c122,298,138,292,151,279v12,-13,19,-29,19,-48c170,213,164,198,152,186,141,174,125,168,107,168v-8,,-17,1,-28,4l83,137v11,,19,,25,-1c114,135,121,132,129,128v8,-4,14,-9,19,-17c153,104,155,95,155,84v,-16,-5,-29,-16,-38c129,37,117,33,103,33,87,33,73,38,63,48,53,58,47,73,44,92l5,84c10,56,21,35,39,21,56,7,77,,102,v27,,49,9,67,25c187,41,196,61,196,84v,31,-15,52,-44,65l152,150xe" fillcolor="black" strokeweight="0">
              <v:path arrowok="t" o:connecttype="custom" o:connectlocs="44162,43452;57237,51853;61595,66627;52298,87484;29926,95885;9588,88643;0,69524;11622,67786;18014,81691;29926,86325;43872,80821;49392,66917;44162,53881;31088,48667;22953,49825;24115,39687;31379,39397;37480,37079;43000,32155;45034,24333;40385,13325;29926,9560;18304,13905;12784,26651;1453,24333;11331,6083;29635,0;49102,7242;56946,24333;44162,43163;44162,43452" o:connectangles="0,0,0,0,0,0,0,0,0,0,0,0,0,0,0,0,0,0,0,0,0,0,0,0,0,0,0,0,0,0,0"/>
            </v:shape>
            <v:shape id="Freeform 119" o:spid="_x0000_s1619" style="position:absolute;left:12839;top:6;width:654;height:933;visibility:visible;mso-wrap-style:square;v-text-anchor:top" coordsize="224,323" path="m224,246r-44,l180,323r-40,l140,246,,246,,209,147,r33,l180,209r44,l224,246xm140,209r,-146l139,63,39,209r101,xe" fillcolor="black" strokeweight="0">
              <v:path arrowok="t" o:connecttype="custom" o:connectlocs="65405,71092;52558,71092;52558,93345;40878,93345;40878,71092;0,71092;0,60400;42922,0;52558,0;52558,60400;65405,60400;65405,71092;40878,60400;40878,18207;40586,18207;11387,60400;40878,60400" o:connectangles="0,0,0,0,0,0,0,0,0,0,0,0,0,0,0,0,0"/>
              <o:lock v:ext="edit" verticies="t"/>
            </v:shape>
            <v:shape id="Freeform 120" o:spid="_x0000_s1620" style="position:absolute;left:15335;top:19;width:622;height:939;visibility:visible;mso-wrap-style:square;v-text-anchor:top" coordsize="214,325" path="m53,125v19,-14,40,-20,61,-20c141,105,164,114,184,133v20,19,30,45,30,76c214,241,204,269,184,291v-20,22,-47,34,-80,34c77,325,54,317,34,302,14,287,3,264,,234r42,-3c45,252,52,267,63,277v11,10,25,15,41,15c124,292,140,284,153,269v12,-15,19,-34,19,-56c172,190,165,173,153,160,140,146,123,140,103,140v-25,,-45,10,-59,31l7,167,39,,199,r,39l70,39,53,125xe" fillcolor="black" strokeweight="0">
              <v:path arrowok="t" o:connecttype="custom" o:connectlocs="15412,36146;33151,30363;53506,38460;62230,60436;53506,84148;30243,93980;9887,87329;0,67666;12213,66798;18320,80100;30243,84437;44492,77787;50017,61593;44492,46267;29952,40484;12795,49448;2036,48291;11341,0;57868,0;57868,11278;20356,11278;15412,36146" o:connectangles="0,0,0,0,0,0,0,0,0,0,0,0,0,0,0,0,0,0,0,0,0,0"/>
            </v:shape>
            <v:shape id="Freeform 121" o:spid="_x0000_s1621" style="position:absolute;left:17799;width:616;height:958;visibility:visible;mso-wrap-style:square;v-text-anchor:top" coordsize="213,331" path="m40,158v18,-28,44,-42,78,-42c144,116,167,125,185,145v19,20,28,45,28,75c213,251,204,277,185,298v-18,22,-43,33,-73,33c81,331,54,319,33,296,11,273,,233,,174,,116,10,73,29,44,49,15,78,,115,v25,,45,7,62,21c194,34,204,54,208,81r-40,3c161,50,142,33,113,33,93,33,75,43,61,63,46,83,39,115,39,158r1,xm111,298v18,,33,-7,44,-22c167,261,172,244,172,223v,-21,-5,-38,-17,-52c144,157,129,150,110,150v-18,,-33,7,-46,20c52,182,45,199,45,220v,22,7,40,19,55c77,290,92,298,111,298xe" fillcolor="black" strokeweight="0">
              <v:path arrowok="t" o:connecttype="custom" o:connectlocs="11567,45770;34123,33603;53498,42004;61595,63730;53498,86325;32388,95885;9543,85746;0,50405;8386,12746;33256,0;51185,6083;60149,23464;48582,24333;32677,9560;17640,18250;11278,45770;11567,45770;32099,86325;44823,79952;49739,64599;44823,49536;31810,43452;18507,49246;13013,63730;18507,79663;32099,86325" o:connectangles="0,0,0,0,0,0,0,0,0,0,0,0,0,0,0,0,0,0,0,0,0,0,0,0,0,0"/>
              <o:lock v:ext="edit" verticies="t"/>
            </v:shape>
            <v:shape id="Freeform 122" o:spid="_x0000_s1622" style="position:absolute;left:20262;top:19;width:610;height:920;visibility:visible;mso-wrap-style:square;v-text-anchor:top" coordsize="209,319" path="m209,31v-31,35,-59,78,-82,129c104,212,90,265,86,319r-41,c46,275,57,227,78,174,98,122,125,77,158,39l,39,,,209,r,31xe" fillcolor="black" strokeweight="0">
              <v:path arrowok="t" o:connecttype="custom" o:connectlocs="60960,8948;37043,46182;25084,92075;13125,92075;22751,50223;46085,11257;0,11257;0,0;60960,0;60960,8948" o:connectangles="0,0,0,0,0,0,0,0,0,0"/>
            </v:shape>
            <v:shape id="Freeform 123" o:spid="_x0000_s1623" style="position:absolute;left:22713;width:623;height:958;visibility:visible;mso-wrap-style:square;v-text-anchor:top" coordsize="213,331" path="m152,150v41,13,61,41,61,83c213,261,203,284,183,303v-20,18,-45,28,-76,28c75,331,50,321,30,302,10,284,,260,,232,,211,6,193,17,178,28,163,43,154,62,150r,-1c29,139,13,118,13,84,13,60,22,40,39,24,56,8,78,,106,v28,,51,9,68,25c191,42,200,61,200,85v,32,-16,53,-48,64l152,150xm107,135v14,,27,-5,37,-15c154,111,159,99,159,85v,-15,-5,-27,-15,-37c134,38,121,33,106,33,91,33,79,38,69,48,59,58,54,69,54,83v,16,5,28,15,38c79,130,92,135,107,135xm107,298v18,,34,-6,46,-18c166,268,172,252,172,233v,-19,-6,-35,-19,-47c140,173,124,167,106,167v-19,,-35,6,-47,19c47,199,41,214,41,232v,19,6,34,18,47c72,292,88,298,107,298xe" fillcolor="black" strokeweight="0">
              <v:path arrowok="t" o:connecttype="custom" o:connectlocs="44408,43452;62230,67496;53465,87774;31261,95885;8765,87484;0,67206;4967,51564;18114,43452;18114,43163;3798,24333;11394,6952;30969,0;50836,7242;58432,24623;44408,43163;44408,43452;31261,39107;42071,34762;46453,24623;42071,13905;30969,9560;20159,13905;15777,24044;20159,35052;31261,39107;31261,86325;44700,81111;50251,67496;44700,53881;30969,48377;17237,53881;11979,67206;17237,80821;31261,86325" o:connectangles="0,0,0,0,0,0,0,0,0,0,0,0,0,0,0,0,0,0,0,0,0,0,0,0,0,0,0,0,0,0,0,0,0,0"/>
              <o:lock v:ext="edit" verticies="t"/>
            </v:shape>
            <v:shape id="Freeform 124" o:spid="_x0000_s1624" style="position:absolute;left:25177;width:616;height:958;visibility:visible;mso-wrap-style:square;v-text-anchor:top" coordsize="213,331" path="m172,173v-8,13,-18,23,-32,31c127,211,112,215,96,215v-27,,-49,-9,-68,-29c10,167,,141,,110,,78,10,51,29,31,48,11,72,,102,v30,,56,12,78,35c202,59,213,99,213,157v,58,-10,102,-30,130c163,316,134,331,97,331v-24,,-45,-7,-61,-20c20,297,10,277,6,250r38,-3c50,281,68,298,98,298v24,,43,-11,56,-33c167,242,173,212,173,173r-1,xm105,181v20,,35,-7,47,-21c163,146,169,129,169,108v,-21,-6,-39,-18,-53c139,40,125,33,106,33,88,33,72,41,60,56,47,71,41,89,41,111v,21,6,37,18,50c72,174,87,181,105,181xe" fillcolor="black" strokeweight="0">
              <v:path arrowok="t" o:connecttype="custom" o:connectlocs="49739,50115;40485,59095;27761,62282;8097,53881;0,31865;8386,8980;29496,0;52052,10139;61595,45480;52920,83139;28050,95885;10410,90091;1735,72421;12724,71552;28339,86325;44533,76766;50028,50115;49739,50115;30364,52433;43955,46349;48871,31286;43666,15933;30653,9560;17351,16222;11856,32155;17062,46639;30364,52433" o:connectangles="0,0,0,0,0,0,0,0,0,0,0,0,0,0,0,0,0,0,0,0,0,0,0,0,0,0,0"/>
              <o:lock v:ext="edit" verticies="t"/>
            </v:shape>
            <v:shape id="Freeform 125" o:spid="_x0000_s1625" style="position:absolute;left:171;top:3270;width:616;height:959;visibility:visible;mso-wrap-style:square;v-text-anchor:top" coordsize="211,331" path="m106,v70,,105,55,105,166c211,221,202,263,184,290v-18,27,-45,41,-78,41c35,331,,276,,166,,110,9,68,28,41,46,14,72,,106,xm106,298v21,,37,-10,48,-31c165,246,170,213,170,166v,-33,-2,-59,-7,-77c158,70,151,56,141,47,132,38,120,33,105,33,84,33,68,43,57,64,46,85,41,119,41,166v,32,2,57,7,76c53,261,60,275,70,284v9,9,21,14,36,14xe" fillcolor="black" strokeweight="0">
              <v:path arrowok="t" o:connecttype="custom" o:connectlocs="30943,0;61595,48087;53713,84008;30943,95885;0,48087;8174,11877;30943,0;30943,86325;44956,77345;49626,48087;47583,25782;41161,13615;30652,9560;16639,18540;11969,48087;14012,70103;20434,82270;30943,86325" o:connectangles="0,0,0,0,0,0,0,0,0,0,0,0,0,0,0,0,0,0"/>
              <o:lock v:ext="edit" verticies="t"/>
            </v:shape>
            <v:shape id="Freeform 126" o:spid="_x0000_s1626" style="position:absolute;left:260;top:5727;width:349;height:940;visibility:visible;mso-wrap-style:square;v-text-anchor:top" coordsize="119,325" path="m119,325r-39,l80,72c60,91,33,107,,120l,81c46,59,77,32,94,r25,l119,325xe" fillcolor="black" strokeweight="0">
              <v:path arrowok="t" o:connecttype="custom" o:connectlocs="34925,93980;23479,93980;23479,20820;0,34700;0,23423;27588,0;34925,0;34925,93980" o:connectangles="0,0,0,0,0,0,0,0"/>
            </v:shape>
            <v:shape id="Freeform 127" o:spid="_x0000_s1627" style="position:absolute;left:158;top:8178;width:623;height:940;visibility:visible;mso-wrap-style:square;v-text-anchor:top" coordsize="214,324" path="m214,324l,324c,306,6,288,19,269,32,250,56,227,90,199v22,-17,41,-35,57,-54c164,127,173,108,173,89v,-17,-6,-30,-18,-41c144,38,129,32,112,32,94,32,79,38,67,49,55,60,49,76,48,98l8,93c10,63,21,40,40,24,59,8,83,,112,v32,,57,8,75,26c204,44,213,65,213,90v,20,-7,41,-22,63c176,174,146,202,102,238,78,256,63,273,55,286r159,l214,324xe" fillcolor="black" strokeweight="0">
              <v:path arrowok="t" o:connecttype="custom" o:connectlocs="62230,93980;0,93980;5525,78027;26171,57722;42747,42059;50307,25815;45073,13923;32569,9282;19483,14213;13958,28426;2326,26976;11632,6961;32569,0;54379,7542;61939,26106;55542,44379;29661,69035;15994,82958;62230,82958;62230,93980" o:connectangles="0,0,0,0,0,0,0,0,0,0,0,0,0,0,0,0,0,0,0,0"/>
            </v:shape>
            <v:shape id="Freeform 128" o:spid="_x0000_s1628" style="position:absolute;left:171;top:10629;width:616;height:959;visibility:visible;mso-wrap-style:square;v-text-anchor:top" coordsize="212,331" path="m151,150v20,4,35,14,45,29c207,195,212,212,212,230v,29,-11,53,-32,72c158,321,133,331,103,331v-29,,-52,-9,-71,-25c14,289,3,267,,240r40,-6c44,256,51,271,61,282v11,11,25,16,42,16c121,298,137,291,150,278v13,-13,19,-28,19,-47c169,213,163,198,152,186,140,174,125,168,106,168v-8,,-17,1,-28,4l83,137v10,,19,,25,-1c114,135,121,132,128,128v8,-4,14,-9,19,-17c152,104,155,94,155,83v,-16,-5,-28,-16,-37c128,37,116,33,102,33,86,33,73,38,63,48,53,58,46,73,44,92l4,84c9,56,21,35,38,21,56,7,77,,101,v27,,49,8,67,25c186,41,195,61,195,84v,30,-14,52,-44,65l151,150xe" fillcolor="black" strokeweight="0">
              <v:path arrowok="t" o:connecttype="custom" o:connectlocs="43872,43452;56946,51853;61595,66627;52298,87484;29926,95885;9297,88643;0,69524;11622,67786;17723,81691;29926,86325;43581,80532;49102,66917;44162,53881;30798,48667;22662,49825;24115,39687;31379,39397;37189,37079;42710,32155;45034,24044;40385,13325;29635,9560;18304,13905;12784,26651;1162,24333;11041,6083;29345,0;48811,7242;56656,24333;43872,43163;43872,43452" o:connectangles="0,0,0,0,0,0,0,0,0,0,0,0,0,0,0,0,0,0,0,0,0,0,0,0,0,0,0,0,0,0,0"/>
            </v:shape>
            <v:shape id="Freeform 129" o:spid="_x0000_s1629" style="position:absolute;left:133;top:13087;width:654;height:940;visibility:visible;mso-wrap-style:square;v-text-anchor:top" coordsize="223,323" path="m223,246r-43,l180,323r-40,l140,246,,246,,209,147,r33,l180,209r43,l223,246xm140,209r,-146l139,63,39,209r101,xe" fillcolor="black" strokeweight="0">
              <v:path arrowok="t" o:connecttype="custom" o:connectlocs="65405,71576;52793,71576;52793,93980;41061,93980;41061,71576;0,71576;0,60811;43115,0;52793,0;52793,60811;65405,60811;65405,71576;41061,60811;41061,18330;40768,18330;11439,60811;41061,60811" o:connectangles="0,0,0,0,0,0,0,0,0,0,0,0,0,0,0,0,0"/>
              <o:lock v:ext="edit" verticies="t"/>
            </v:shape>
            <v:shape id="Freeform 130" o:spid="_x0000_s1630" style="position:absolute;left:171;top:15557;width:622;height:933;visibility:visible;mso-wrap-style:square;v-text-anchor:top" coordsize="214,324" path="m53,124v19,-13,40,-20,61,-20c141,104,164,113,184,132v20,19,30,45,30,77c214,241,204,268,184,290v-21,23,-47,34,-80,34c77,324,54,316,34,301,14,286,3,263,,234r41,-4c45,251,52,266,63,276v11,10,25,15,41,15c124,291,140,284,153,268v12,-15,19,-33,19,-56c172,190,165,172,152,159,140,146,123,139,103,139v-25,,-45,11,-59,31l7,166,38,,199,r,38l70,38,53,124xe" fillcolor="black" strokeweight="0">
              <v:path arrowok="t" o:connecttype="custom" o:connectlocs="15412,35725;33151,29963;53506,38029;62230,60213;53506,83550;30243,93345;9887,86719;0,67416;11923,66263;18320,79516;30243,83838;44492,77211;50017,61078;44201,45808;29952,40046;12795,48977;2036,47825;11050,0;57868,0;57868,10948;20356,10948;15412,35725" o:connectangles="0,0,0,0,0,0,0,0,0,0,0,0,0,0,0,0,0,0,0,0,0,0"/>
            </v:shape>
            <v:shape id="Freeform 131" o:spid="_x0000_s1631" style="position:absolute;left:171;top:17989;width:616;height:959;visibility:visible;mso-wrap-style:square;v-text-anchor:top" coordsize="213,331" path="m40,158v18,-28,44,-42,78,-42c144,116,167,125,185,145v19,19,28,44,28,75c213,251,204,277,186,298v-19,22,-43,33,-74,33c81,331,55,319,33,296,11,273,,232,,174,,116,10,73,30,44,49,15,78,,116,v24,,44,7,61,21c194,34,204,54,208,81r-40,3c161,50,143,33,113,33,93,33,76,43,61,63,47,83,39,115,39,158r1,xm111,298v18,,33,-7,44,-22c167,261,172,243,172,223v,-21,-5,-39,-17,-52c144,157,129,150,110,150v-18,,-33,7,-45,20c52,182,46,199,46,220v,22,6,40,18,55c77,290,92,298,111,298xe" fillcolor="black" strokeweight="0">
              <v:path arrowok="t" o:connecttype="custom" o:connectlocs="11567,45770;34123,33603;53498,42004;61595,63730;53787,86325;32388,95885;9543,85746;0,50405;8675,12746;33545,0;51185,6083;60149,23464;48582,24333;32677,9560;17640,18250;11278,45770;11567,45770;32099,86325;44823,79952;49739,64599;44823,49536;31810,43452;18797,49246;13302,63730;18507,79663;32099,86325" o:connectangles="0,0,0,0,0,0,0,0,0,0,0,0,0,0,0,0,0,0,0,0,0,0,0,0,0,0"/>
              <o:lock v:ext="edit" verticies="t"/>
            </v:shape>
            <v:shape id="Freeform 132" o:spid="_x0000_s1632" style="position:absolute;left:177;top:20459;width:610;height:927;visibility:visible;mso-wrap-style:square;v-text-anchor:top" coordsize="209,319" path="m209,31v-32,34,-59,77,-83,129c103,211,90,264,85,319r-40,c46,275,57,227,77,174,98,121,125,76,158,38l,38,,,209,r,31xe" fillcolor="black" strokeweight="0">
              <v:path arrowok="t" o:connecttype="custom" o:connectlocs="60960,9009;36751,46500;24792,92710;13125,92710;22459,50569;46085,11044;0,11044;0,0;60960,0;60960,9009" o:connectangles="0,0,0,0,0,0,0,0,0,0"/>
            </v:shape>
            <v:shape id="Freeform 133" o:spid="_x0000_s1633" style="position:absolute;left:171;top:22898;width:616;height:952;visibility:visible;mso-wrap-style:square;v-text-anchor:top" coordsize="213,330" path="m152,150v41,12,61,40,61,82c213,260,203,283,183,302v-20,19,-45,28,-76,28c75,330,49,321,30,302,10,283,,259,,231,,210,6,193,17,177,28,162,43,153,62,150r,-1c29,139,13,117,13,83,13,59,22,40,39,24,56,8,78,,106,v28,,50,8,68,24c191,41,200,61,200,84v,32,-16,53,-48,65l152,150xm107,134v14,,27,-5,37,-14c154,110,159,98,159,84v,-14,-5,-27,-15,-37c133,37,121,32,106,32,91,32,78,37,69,47,59,57,54,68,54,82v,16,5,29,15,38c79,129,92,134,107,134xm107,297v18,,34,-6,46,-18c166,267,172,252,172,232v,-19,-6,-35,-19,-47c140,172,124,166,106,166v-20,,-35,7,-47,19c47,198,41,213,41,231v,19,6,35,18,47c72,291,87,297,107,297xe" fillcolor="black" strokeweight="0">
              <v:path arrowok="t" o:connecttype="custom" o:connectlocs="43955,43295;61595,66964;52920,87168;30942,95250;8675,87168;0,66675;4916,51089;17929,43295;17929,43007;3759,23957;11278,6927;30653,0;50317,6927;57836,24245;43955,43007;43955,43295;30942,38677;41642,34636;45979,24245;41642,13566;30653,9236;19953,13566;15616,23668;19953,34636;30942,38677;30942,85725;44244,80530;49739,66964;44244,53398;30653,47914;17062,53398;11856,66675;17062,80241;30942,85725" o:connectangles="0,0,0,0,0,0,0,0,0,0,0,0,0,0,0,0,0,0,0,0,0,0,0,0,0,0,0,0,0,0,0,0,0,0"/>
              <o:lock v:ext="edit" verticies="t"/>
            </v:shape>
            <w10:anchorlock/>
          </v:group>
        </w:pict>
      </w:r>
    </w:p>
    <w:p w14:paraId="53DB91BE" w14:textId="77777777" w:rsidR="00276BD5" w:rsidRDefault="00276BD5" w:rsidP="00276BD5"/>
    <w:p w14:paraId="297319A4" w14:textId="77777777" w:rsidR="00AE315C" w:rsidRPr="00272BDF" w:rsidRDefault="00AE315C" w:rsidP="00AE315C">
      <w:pPr>
        <w:pStyle w:val="Figuretitle"/>
        <w:spacing w:before="120" w:after="120"/>
        <w:rPr>
          <w:lang w:val="en-GB"/>
        </w:rPr>
      </w:pPr>
      <w:r w:rsidRPr="00CF7710">
        <w:rPr>
          <w:lang w:val="en-GB"/>
        </w:rPr>
        <w:t>Figure </w:t>
      </w:r>
      <w:r>
        <w:rPr>
          <w:lang w:val="en-GB"/>
        </w:rPr>
        <w:t>9</w:t>
      </w:r>
      <w:r w:rsidRPr="00CF7710">
        <w:rPr>
          <w:lang w:val="en-GB"/>
        </w:rPr>
        <w:t>-</w:t>
      </w:r>
      <w:r>
        <w:rPr>
          <w:lang w:val="en-GB"/>
        </w:rPr>
        <w:t>21</w:t>
      </w:r>
      <w:r w:rsidRPr="00CF7710">
        <w:rPr>
          <w:lang w:val="en-GB"/>
        </w:rPr>
        <w:t xml:space="preserve"> — </w:t>
      </w:r>
      <w:r>
        <w:rPr>
          <w:lang w:val="en-GB"/>
        </w:rPr>
        <w:t>C</w:t>
      </w:r>
      <w:r w:rsidR="00586110">
        <w:rPr>
          <w:lang w:val="en-GB"/>
        </w:rPr>
        <w:t>oordinate system for pixmap</w:t>
      </w:r>
    </w:p>
    <w:p w14:paraId="3FAB6678" w14:textId="77777777" w:rsidR="00276BD5" w:rsidRDefault="00276BD5" w:rsidP="00540CBB">
      <w:pPr>
        <w:spacing w:after="120"/>
      </w:pPr>
      <w:r>
        <w:t>The graphic above shows a simple pixmap with width 10 pixel and height 9 pixel. Most of the pixels are transparent (here white) some pixels are coloured.</w:t>
      </w:r>
    </w:p>
    <w:p w14:paraId="2D86E4C8" w14:textId="77777777" w:rsidR="00276BD5" w:rsidRDefault="00276BD5" w:rsidP="00540CBB">
      <w:pPr>
        <w:spacing w:after="120"/>
      </w:pPr>
      <w:r>
        <w:t>The style defines a simple type for the colour identifier:</w:t>
      </w:r>
    </w:p>
    <w:p w14:paraId="2B03A8AB" w14:textId="77777777" w:rsidR="00276BD5" w:rsidRDefault="00276BD5" w:rsidP="00540CBB">
      <w:pPr>
        <w:spacing w:line="276" w:lineRule="auto"/>
        <w:jc w:val="left"/>
        <w:rPr>
          <w:rFonts w:ascii="Times New Roman" w:hAnsi="Times New Roman"/>
          <w:color w:val="000096"/>
          <w:lang w:val="en-US"/>
        </w:rPr>
      </w:pPr>
      <w:r w:rsidRPr="00D96159">
        <w:rPr>
          <w:rFonts w:ascii="Times New Roman" w:hAnsi="Times New Roman"/>
          <w:color w:val="000000"/>
          <w:lang w:val="en-US"/>
        </w:rPr>
        <w:t xml:space="preserve">    </w:t>
      </w:r>
      <w:r w:rsidRPr="00D96159">
        <w:rPr>
          <w:rFonts w:ascii="Times New Roman" w:hAnsi="Times New Roman"/>
          <w:color w:val="000096"/>
          <w:lang w:val="en-US"/>
        </w:rPr>
        <w:t>&lt;xs:simpleType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"ColorId"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&lt;xs:restriction</w:t>
      </w:r>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"xs:string"</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&lt;xs:minLength</w:t>
      </w:r>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"1"</w:t>
      </w:r>
      <w:r w:rsidRPr="00D96159">
        <w:rPr>
          <w:rFonts w:ascii="Times New Roman" w:hAnsi="Times New Roman"/>
          <w:color w:val="000096"/>
          <w:lang w:val="en-US"/>
        </w:rPr>
        <w:t>&gt;&lt;/xs:minLength&gt;</w:t>
      </w:r>
      <w:r w:rsidRPr="00D96159">
        <w:rPr>
          <w:rFonts w:ascii="Times New Roman" w:hAnsi="Times New Roman"/>
          <w:color w:val="000000"/>
          <w:lang w:val="en-US"/>
        </w:rPr>
        <w:br/>
        <w:t xml:space="preserve">            </w:t>
      </w:r>
      <w:r w:rsidRPr="00D96159">
        <w:rPr>
          <w:rFonts w:ascii="Times New Roman" w:hAnsi="Times New Roman"/>
          <w:color w:val="000096"/>
          <w:lang w:val="en-US"/>
        </w:rPr>
        <w:t>&lt;xs:maxLength</w:t>
      </w:r>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"3"</w:t>
      </w:r>
      <w:r w:rsidRPr="00D96159">
        <w:rPr>
          <w:rFonts w:ascii="Times New Roman" w:hAnsi="Times New Roman"/>
          <w:color w:val="000096"/>
          <w:lang w:val="en-US"/>
        </w:rPr>
        <w:t>&gt;&lt;/xs:maxLength&gt;</w:t>
      </w:r>
      <w:r w:rsidRPr="00D96159">
        <w:rPr>
          <w:rFonts w:ascii="Times New Roman" w:hAnsi="Times New Roman"/>
          <w:color w:val="000000"/>
          <w:lang w:val="en-US"/>
        </w:rPr>
        <w:br/>
        <w:t xml:space="preserve">            </w:t>
      </w:r>
      <w:r w:rsidRPr="00D96159">
        <w:rPr>
          <w:rFonts w:ascii="Times New Roman" w:hAnsi="Times New Roman"/>
          <w:color w:val="000096"/>
          <w:lang w:val="en-US"/>
        </w:rPr>
        <w:t>&lt;xs:pattern</w:t>
      </w:r>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"[a-zA-Z0-9_]+"</w:t>
      </w:r>
      <w:r w:rsidRPr="00D96159">
        <w:rPr>
          <w:rFonts w:ascii="Times New Roman" w:hAnsi="Times New Roman"/>
          <w:color w:val="000096"/>
          <w:lang w:val="en-US"/>
        </w:rPr>
        <w:t>&gt;&lt;/xs:pattern&gt;</w:t>
      </w:r>
      <w:r w:rsidRPr="00D96159">
        <w:rPr>
          <w:rFonts w:ascii="Times New Roman" w:hAnsi="Times New Roman"/>
          <w:color w:val="000000"/>
          <w:lang w:val="en-US"/>
        </w:rPr>
        <w:br/>
        <w:t xml:space="preserve">        </w:t>
      </w:r>
      <w:r w:rsidRPr="00D96159">
        <w:rPr>
          <w:rFonts w:ascii="Times New Roman" w:hAnsi="Times New Roman"/>
          <w:color w:val="000096"/>
          <w:lang w:val="en-US"/>
        </w:rPr>
        <w:t>&lt;/xs:restriction&gt;</w:t>
      </w:r>
      <w:r w:rsidRPr="00D96159">
        <w:rPr>
          <w:rFonts w:ascii="Times New Roman" w:hAnsi="Times New Roman"/>
          <w:color w:val="000000"/>
          <w:lang w:val="en-US"/>
        </w:rPr>
        <w:br/>
        <w:t xml:space="preserve">    </w:t>
      </w:r>
      <w:r w:rsidRPr="00D96159">
        <w:rPr>
          <w:rFonts w:ascii="Times New Roman" w:hAnsi="Times New Roman"/>
          <w:color w:val="000096"/>
          <w:lang w:val="en-US"/>
        </w:rPr>
        <w:t>&lt;/xs:simpleType&gt;</w:t>
      </w:r>
    </w:p>
    <w:p w14:paraId="466A840F" w14:textId="77777777" w:rsidR="00540CBB" w:rsidRDefault="00540CBB" w:rsidP="00540CBB">
      <w:pPr>
        <w:spacing w:line="276" w:lineRule="auto"/>
        <w:jc w:val="left"/>
        <w:rPr>
          <w:lang w:val="en-US"/>
        </w:rPr>
      </w:pPr>
    </w:p>
    <w:p w14:paraId="7F59086A" w14:textId="77777777" w:rsidR="00276BD5" w:rsidRDefault="00276BD5" w:rsidP="00540CBB">
      <w:pPr>
        <w:spacing w:after="120"/>
        <w:rPr>
          <w:lang w:val="en-US"/>
        </w:rPr>
      </w:pPr>
      <w:r>
        <w:rPr>
          <w:lang w:val="en-US"/>
        </w:rPr>
        <w:t>This describes a token 1 to 3 characters long that can contain digits, alpha characters or the underscore. It is used to identifiy a colour in the colour map.</w:t>
      </w:r>
    </w:p>
    <w:p w14:paraId="15A4C9F7" w14:textId="77777777" w:rsidR="00276BD5" w:rsidRDefault="00276BD5" w:rsidP="00540CBB">
      <w:pPr>
        <w:spacing w:after="120"/>
        <w:rPr>
          <w:lang w:val="en-US"/>
        </w:rPr>
      </w:pPr>
      <w:r>
        <w:rPr>
          <w:lang w:val="en-US"/>
        </w:rPr>
        <w:t>The next type is a complex type for a pixel:</w:t>
      </w:r>
    </w:p>
    <w:p w14:paraId="6DE4BB28" w14:textId="77777777" w:rsidR="00276BD5" w:rsidRPr="00D96159" w:rsidRDefault="00276BD5" w:rsidP="00540CBB">
      <w:pPr>
        <w:spacing w:line="276" w:lineRule="auto"/>
        <w:jc w:val="left"/>
        <w:rPr>
          <w:lang w:val="en-US"/>
        </w:rPr>
      </w:pPr>
      <w:r w:rsidRPr="00D96159">
        <w:rPr>
          <w:rFonts w:ascii="Times New Roman" w:hAnsi="Times New Roman"/>
          <w:color w:val="000096"/>
          <w:lang w:val="en-US"/>
        </w:rPr>
        <w:t>&lt;xs:complexType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"Pixel"</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&lt;xs:simpleContent&gt;</w:t>
      </w:r>
      <w:r w:rsidRPr="00D96159">
        <w:rPr>
          <w:rFonts w:ascii="Times New Roman" w:hAnsi="Times New Roman"/>
          <w:color w:val="000000"/>
          <w:lang w:val="en-US"/>
        </w:rPr>
        <w:br/>
        <w:t xml:space="preserve">        </w:t>
      </w:r>
      <w:r w:rsidRPr="00D96159">
        <w:rPr>
          <w:rFonts w:ascii="Times New Roman" w:hAnsi="Times New Roman"/>
          <w:color w:val="000096"/>
          <w:lang w:val="en-US"/>
        </w:rPr>
        <w:t>&lt;xs:extension</w:t>
      </w:r>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"ColorId"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&lt;xs:attribute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"x"</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"xs:nonNegativeInteger"</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&lt;xs:attribute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"y"</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"xs:nonNegativeInteger"</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&lt;/xs:extension&gt;</w:t>
      </w:r>
      <w:r w:rsidRPr="00D96159">
        <w:rPr>
          <w:rFonts w:ascii="Times New Roman" w:hAnsi="Times New Roman"/>
          <w:color w:val="000000"/>
          <w:lang w:val="en-US"/>
        </w:rPr>
        <w:br/>
        <w:t xml:space="preserve">    </w:t>
      </w:r>
      <w:r w:rsidRPr="00D96159">
        <w:rPr>
          <w:rFonts w:ascii="Times New Roman" w:hAnsi="Times New Roman"/>
          <w:color w:val="000096"/>
          <w:lang w:val="en-US"/>
        </w:rPr>
        <w:t>&lt;/xs:simpleContent&gt;</w:t>
      </w:r>
      <w:r w:rsidRPr="00D96159">
        <w:rPr>
          <w:rFonts w:ascii="Times New Roman" w:hAnsi="Times New Roman"/>
          <w:color w:val="000000"/>
          <w:lang w:val="en-US"/>
        </w:rPr>
        <w:br/>
      </w:r>
      <w:r w:rsidRPr="00D96159">
        <w:rPr>
          <w:rFonts w:ascii="Times New Roman" w:hAnsi="Times New Roman"/>
          <w:color w:val="000096"/>
          <w:lang w:val="en-US"/>
        </w:rPr>
        <w:t>&lt;/xs:complexType&gt;</w:t>
      </w:r>
      <w:r w:rsidRPr="00D96159">
        <w:rPr>
          <w:rFonts w:ascii="Times New Roman" w:hAnsi="Times New Roman"/>
          <w:color w:val="000000"/>
          <w:lang w:val="en-US"/>
        </w:rPr>
        <w:br/>
      </w:r>
    </w:p>
    <w:p w14:paraId="7AECD0BC" w14:textId="77777777" w:rsidR="00276BD5" w:rsidRDefault="00276BD5" w:rsidP="00540CBB">
      <w:pPr>
        <w:spacing w:after="120"/>
      </w:pPr>
      <w:r>
        <w:t>It extends the colour identifier and adds two attributes for the coordinate of the pixel according to the pixmap coordinate system.</w:t>
      </w:r>
    </w:p>
    <w:p w14:paraId="6A10A904" w14:textId="77777777" w:rsidR="00276BD5" w:rsidRDefault="00276BD5" w:rsidP="00540CBB">
      <w:pPr>
        <w:spacing w:after="120"/>
      </w:pPr>
      <w:r>
        <w:t>Each pixmap contains a colour map; a list of colour definitions bundled with a colour identifier. Two types are defined in the schema one for the colour map item and one for the colour map.</w:t>
      </w:r>
    </w:p>
    <w:p w14:paraId="1C30EDE0" w14:textId="77777777" w:rsidR="00276BD5" w:rsidRPr="00AB4526" w:rsidRDefault="00276BD5" w:rsidP="00540CBB">
      <w:pPr>
        <w:spacing w:line="276" w:lineRule="auto"/>
        <w:jc w:val="left"/>
        <w:rPr>
          <w:lang w:val="en-US"/>
        </w:rPr>
      </w:pPr>
      <w:r w:rsidRPr="00AB4526">
        <w:rPr>
          <w:rFonts w:ascii="Times New Roman" w:hAnsi="Times New Roman"/>
          <w:color w:val="000096"/>
          <w:lang w:val="en-US"/>
        </w:rPr>
        <w:t>&lt;xs:complexType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"ColorMapItem"</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&lt;xs:complexContent&gt;</w:t>
      </w:r>
      <w:r w:rsidRPr="00AB4526">
        <w:rPr>
          <w:rFonts w:ascii="Times New Roman" w:hAnsi="Times New Roman"/>
          <w:color w:val="000000"/>
          <w:lang w:val="en-US"/>
        </w:rPr>
        <w:br/>
        <w:t xml:space="preserve">        </w:t>
      </w:r>
      <w:r w:rsidRPr="00AB4526">
        <w:rPr>
          <w:rFonts w:ascii="Times New Roman" w:hAnsi="Times New Roman"/>
          <w:color w:val="000096"/>
          <w:lang w:val="en-US"/>
        </w:rPr>
        <w:t>&lt;xs:extension</w:t>
      </w:r>
      <w:r w:rsidRPr="00AB4526">
        <w:rPr>
          <w:rFonts w:ascii="Times New Roman" w:hAnsi="Times New Roman"/>
          <w:color w:val="F5844C"/>
          <w:lang w:val="en-US"/>
        </w:rPr>
        <w:t xml:space="preserve"> base</w:t>
      </w:r>
      <w:r w:rsidRPr="00AB4526">
        <w:rPr>
          <w:rFonts w:ascii="Times New Roman" w:hAnsi="Times New Roman"/>
          <w:color w:val="FF8040"/>
          <w:lang w:val="en-US"/>
        </w:rPr>
        <w:t>=</w:t>
      </w:r>
      <w:r w:rsidRPr="00AB4526">
        <w:rPr>
          <w:rFonts w:ascii="Times New Roman" w:hAnsi="Times New Roman"/>
          <w:color w:val="993300"/>
          <w:lang w:val="en-US"/>
        </w:rPr>
        <w:t>"s100Symbol:Color"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&lt;xs:attribute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"ColorId"</w:t>
      </w:r>
      <w:r w:rsidRPr="00AB4526">
        <w:rPr>
          <w:rFonts w:ascii="Times New Roman" w:hAnsi="Times New Roman"/>
          <w:color w:val="F5844C"/>
          <w:lang w:val="en-US"/>
        </w:rPr>
        <w:t xml:space="preserve"> use</w:t>
      </w:r>
      <w:r w:rsidRPr="00AB4526">
        <w:rPr>
          <w:rFonts w:ascii="Times New Roman" w:hAnsi="Times New Roman"/>
          <w:color w:val="FF8040"/>
          <w:lang w:val="en-US"/>
        </w:rPr>
        <w:t>=</w:t>
      </w:r>
      <w:r w:rsidRPr="00AB4526">
        <w:rPr>
          <w:rFonts w:ascii="Times New Roman" w:hAnsi="Times New Roman"/>
          <w:color w:val="993300"/>
          <w:lang w:val="en-US"/>
        </w:rPr>
        <w:t>"required"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&lt;/xs:extension&gt;</w:t>
      </w:r>
      <w:r w:rsidRPr="00AB4526">
        <w:rPr>
          <w:rFonts w:ascii="Times New Roman" w:hAnsi="Times New Roman"/>
          <w:color w:val="000000"/>
          <w:lang w:val="en-US"/>
        </w:rPr>
        <w:br/>
        <w:t xml:space="preserve">    </w:t>
      </w:r>
      <w:r w:rsidRPr="00AB4526">
        <w:rPr>
          <w:rFonts w:ascii="Times New Roman" w:hAnsi="Times New Roman"/>
          <w:color w:val="000096"/>
          <w:lang w:val="en-US"/>
        </w:rPr>
        <w:t>&lt;/xs:complexContent&gt;</w:t>
      </w:r>
      <w:r w:rsidRPr="00AB4526">
        <w:rPr>
          <w:rFonts w:ascii="Times New Roman" w:hAnsi="Times New Roman"/>
          <w:color w:val="000000"/>
          <w:lang w:val="en-US"/>
        </w:rPr>
        <w:br/>
      </w:r>
      <w:r w:rsidRPr="00AB4526">
        <w:rPr>
          <w:rFonts w:ascii="Times New Roman" w:hAnsi="Times New Roman"/>
          <w:color w:val="000096"/>
          <w:lang w:val="en-US"/>
        </w:rPr>
        <w:t>&lt;/xs:complexType&gt;</w:t>
      </w:r>
      <w:r w:rsidRPr="00AB4526">
        <w:rPr>
          <w:rFonts w:ascii="Times New Roman" w:hAnsi="Times New Roman"/>
          <w:color w:val="000000"/>
          <w:lang w:val="en-US"/>
        </w:rPr>
        <w:br/>
      </w:r>
      <w:r w:rsidRPr="00AB4526">
        <w:rPr>
          <w:rFonts w:ascii="Times New Roman" w:hAnsi="Times New Roman"/>
          <w:color w:val="000000"/>
          <w:lang w:val="en-US"/>
        </w:rPr>
        <w:br/>
      </w:r>
      <w:r w:rsidRPr="00AB4526">
        <w:rPr>
          <w:rFonts w:ascii="Times New Roman" w:hAnsi="Times New Roman"/>
          <w:color w:val="000096"/>
          <w:lang w:val="en-US"/>
        </w:rPr>
        <w:t>&lt;xs:complexType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"ColorMap"</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"ColorMapItem"</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F5844C"/>
          <w:lang w:val="en-US"/>
        </w:rPr>
        <w:t xml:space="preserve"> maxOccurs</w:t>
      </w:r>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r>
      <w:r w:rsidRPr="00AB4526">
        <w:rPr>
          <w:rFonts w:ascii="Times New Roman" w:hAnsi="Times New Roman"/>
          <w:color w:val="000096"/>
          <w:lang w:val="en-US"/>
        </w:rPr>
        <w:t>&lt;/xs:complexType&gt;</w:t>
      </w:r>
      <w:r w:rsidRPr="00AB4526">
        <w:rPr>
          <w:rFonts w:ascii="Times New Roman" w:hAnsi="Times New Roman"/>
          <w:color w:val="000000"/>
          <w:lang w:val="en-US"/>
        </w:rPr>
        <w:br/>
      </w:r>
    </w:p>
    <w:p w14:paraId="1C2261AD" w14:textId="77777777" w:rsidR="00276BD5" w:rsidRDefault="00276BD5" w:rsidP="00540CBB">
      <w:pPr>
        <w:spacing w:after="120"/>
        <w:rPr>
          <w:lang w:val="en-US"/>
        </w:rPr>
      </w:pPr>
      <w:r>
        <w:rPr>
          <w:lang w:val="en-US"/>
        </w:rPr>
        <w:t>Note: The color definition is taken from the S-100 symbol definition schema. That allows using colour token from a colour profile or direct sRGB colour definitions. Transparency can be defined here as well.</w:t>
      </w:r>
    </w:p>
    <w:p w14:paraId="6E09DF45" w14:textId="77777777" w:rsidR="00276BD5" w:rsidRDefault="00276BD5" w:rsidP="00540CBB">
      <w:pPr>
        <w:spacing w:after="120"/>
        <w:rPr>
          <w:lang w:val="en-US"/>
        </w:rPr>
      </w:pPr>
      <w:r>
        <w:rPr>
          <w:lang w:val="en-US"/>
        </w:rPr>
        <w:t>The last type defined is the complex type for the pixmap itself.</w:t>
      </w:r>
    </w:p>
    <w:p w14:paraId="0BC74777" w14:textId="77777777" w:rsidR="00276BD5" w:rsidRDefault="00276BD5" w:rsidP="00540CBB">
      <w:pPr>
        <w:spacing w:line="276" w:lineRule="auto"/>
        <w:jc w:val="left"/>
        <w:rPr>
          <w:lang w:val="en-US"/>
        </w:rPr>
      </w:pPr>
      <w:r w:rsidRPr="00AB4526">
        <w:rPr>
          <w:rFonts w:ascii="Times New Roman" w:hAnsi="Times New Roman"/>
          <w:color w:val="000096"/>
          <w:lang w:val="en-US"/>
        </w:rPr>
        <w:t>&lt;xs:complexType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"Pixmap"</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"description"</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"xs:string"</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maxOccurs</w:t>
      </w:r>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"width"</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"xs:positiveInteger"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"height"</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"xs:positiveInteger"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"colorMap"</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"ColorMap"</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&lt;xs:key</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"colorKey"</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&lt;xs:selector</w:t>
      </w:r>
      <w:r w:rsidRPr="00AB4526">
        <w:rPr>
          <w:rFonts w:ascii="Times New Roman" w:hAnsi="Times New Roman"/>
          <w:color w:val="F5844C"/>
          <w:lang w:val="en-US"/>
        </w:rPr>
        <w:t xml:space="preserve"> xpath</w:t>
      </w:r>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&lt;xs:field</w:t>
      </w:r>
      <w:r w:rsidRPr="00AB4526">
        <w:rPr>
          <w:rFonts w:ascii="Times New Roman" w:hAnsi="Times New Roman"/>
          <w:color w:val="F5844C"/>
          <w:lang w:val="en-US"/>
        </w:rPr>
        <w:t xml:space="preserve"> xpath</w:t>
      </w:r>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&lt;/xs:key&gt;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&lt;/xs:element&gt;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"background"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"ColorId"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maxOccurs</w:t>
      </w:r>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r>
      <w:r w:rsidRPr="00AB4526">
        <w:rPr>
          <w:rFonts w:ascii="Times New Roman" w:hAnsi="Times New Roman"/>
          <w:color w:val="000096"/>
          <w:lang w:val="en-US"/>
        </w:rPr>
        <w:t>&lt;/xs:complexType&gt;</w:t>
      </w:r>
      <w:r w:rsidRPr="00AB4526">
        <w:rPr>
          <w:rFonts w:ascii="Times New Roman" w:hAnsi="Times New Roman"/>
          <w:color w:val="000000"/>
          <w:lang w:val="en-US"/>
        </w:rPr>
        <w:br/>
      </w:r>
    </w:p>
    <w:p w14:paraId="770D5B32" w14:textId="77777777" w:rsidR="00276BD5" w:rsidRDefault="00276BD5" w:rsidP="00540CBB">
      <w:pPr>
        <w:spacing w:after="120"/>
        <w:rPr>
          <w:lang w:val="en-US"/>
        </w:rPr>
      </w:pPr>
      <w:r>
        <w:rPr>
          <w:lang w:val="en-US"/>
        </w:rPr>
        <w:t>It defines an optional description element and mandatory elements for width and height. Furthermore it defines an element for the colour map, an element for the background colour and the any number of pixel elements. The background colour is implicitly used for all pixels that are not defined by a pixel element. Note that there is a key element to ensure that colour identifiers are unique.</w:t>
      </w:r>
    </w:p>
    <w:p w14:paraId="56708B7E" w14:textId="77777777" w:rsidR="00276BD5" w:rsidRDefault="00276BD5" w:rsidP="00540CBB">
      <w:pPr>
        <w:spacing w:after="120"/>
        <w:rPr>
          <w:lang w:val="en-US"/>
        </w:rPr>
      </w:pPr>
      <w:r>
        <w:rPr>
          <w:lang w:val="en-US"/>
        </w:rPr>
        <w:t>Finally the root element is defined:</w:t>
      </w:r>
    </w:p>
    <w:p w14:paraId="36A44434" w14:textId="77777777" w:rsidR="00276BD5" w:rsidRDefault="00276BD5" w:rsidP="00540CBB">
      <w:pPr>
        <w:spacing w:line="276" w:lineRule="auto"/>
        <w:jc w:val="left"/>
        <w:rPr>
          <w:lang w:val="en-US"/>
        </w:rPr>
      </w:pPr>
      <w:r w:rsidRPr="00C257E1">
        <w:rPr>
          <w:rFonts w:ascii="Times New Roman" w:hAnsi="Times New Roman"/>
          <w:color w:val="000096"/>
          <w:lang w:val="en-US"/>
        </w:rPr>
        <w:t>&lt;xs:element</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"pixmap"</w:t>
      </w:r>
      <w:r w:rsidRPr="00C257E1">
        <w:rPr>
          <w:rFonts w:ascii="Times New Roman" w:hAnsi="Times New Roman"/>
          <w:color w:val="F5844C"/>
          <w:lang w:val="en-US"/>
        </w:rPr>
        <w:t xml:space="preserve"> type</w:t>
      </w:r>
      <w:r w:rsidRPr="00C257E1">
        <w:rPr>
          <w:rFonts w:ascii="Times New Roman" w:hAnsi="Times New Roman"/>
          <w:color w:val="FF8040"/>
          <w:lang w:val="en-US"/>
        </w:rPr>
        <w:t>=</w:t>
      </w:r>
      <w:r w:rsidRPr="00C257E1">
        <w:rPr>
          <w:rFonts w:ascii="Times New Roman" w:hAnsi="Times New Roman"/>
          <w:color w:val="993300"/>
          <w:lang w:val="en-US"/>
        </w:rPr>
        <w:t>"Pixmap"</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w:t>
      </w:r>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"colorKey"</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"pixelRef"</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&lt;xs:selector</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w:t>
      </w:r>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"colorKey"</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"backgroundRef"</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&lt;xs:selector</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"background"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&lt;/xs:keyref&gt;</w:t>
      </w:r>
      <w:r w:rsidRPr="00C257E1">
        <w:rPr>
          <w:rFonts w:ascii="Times New Roman" w:hAnsi="Times New Roman"/>
          <w:color w:val="000000"/>
          <w:lang w:val="en-US"/>
        </w:rPr>
        <w:br/>
        <w:t xml:space="preserve">    </w:t>
      </w:r>
      <w:r w:rsidRPr="00C257E1">
        <w:rPr>
          <w:rFonts w:ascii="Times New Roman" w:hAnsi="Times New Roman"/>
          <w:color w:val="000096"/>
          <w:lang w:val="en-US"/>
        </w:rPr>
        <w:t>&lt;xs:unique</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"positionUnique"</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&lt;xs:selector</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"@x"</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"@y"</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&lt;/xs:unique&gt;</w:t>
      </w:r>
      <w:r w:rsidRPr="00C257E1">
        <w:rPr>
          <w:rFonts w:ascii="Times New Roman" w:hAnsi="Times New Roman"/>
          <w:color w:val="000000"/>
          <w:lang w:val="en-US"/>
        </w:rPr>
        <w:br/>
      </w:r>
      <w:r w:rsidRPr="00C257E1">
        <w:rPr>
          <w:rFonts w:ascii="Times New Roman" w:hAnsi="Times New Roman"/>
          <w:color w:val="000096"/>
          <w:lang w:val="en-US"/>
        </w:rPr>
        <w:t>&lt;/xs:element&gt;</w:t>
      </w:r>
      <w:r w:rsidRPr="00C257E1">
        <w:rPr>
          <w:rFonts w:ascii="Times New Roman" w:hAnsi="Times New Roman"/>
          <w:color w:val="000000"/>
          <w:lang w:val="en-US"/>
        </w:rPr>
        <w:br/>
      </w:r>
    </w:p>
    <w:p w14:paraId="56D95A27" w14:textId="77777777" w:rsidR="00276BD5" w:rsidRDefault="00276BD5" w:rsidP="00540CBB">
      <w:pPr>
        <w:spacing w:after="120"/>
        <w:rPr>
          <w:lang w:val="en-US"/>
        </w:rPr>
      </w:pPr>
      <w:r>
        <w:rPr>
          <w:lang w:val="en-US"/>
        </w:rPr>
        <w:t>The keyref element are there for ensure the referential integrity of the colour identifier used in the pixel and background element. The unique element ensures that no pixel is defined more than ones.</w:t>
      </w:r>
    </w:p>
    <w:p w14:paraId="6B646D25" w14:textId="77777777" w:rsidR="00276BD5" w:rsidRDefault="00276BD5" w:rsidP="00540CBB">
      <w:pPr>
        <w:spacing w:after="120"/>
        <w:rPr>
          <w:lang w:val="en-US"/>
        </w:rPr>
      </w:pPr>
      <w:r>
        <w:rPr>
          <w:lang w:val="en-US"/>
        </w:rPr>
        <w:t>A complete pixmap file for the example above looks like:</w:t>
      </w:r>
    </w:p>
    <w:p w14:paraId="06BC22A0" w14:textId="77777777" w:rsidR="00586110" w:rsidRDefault="00276BD5" w:rsidP="00540CBB">
      <w:pPr>
        <w:spacing w:after="200" w:line="276" w:lineRule="auto"/>
        <w:jc w:val="left"/>
        <w:rPr>
          <w:rFonts w:ascii="Times New Roman" w:hAnsi="Times New Roman"/>
          <w:color w:val="000096"/>
          <w:lang w:val="en-US"/>
        </w:rPr>
      </w:pPr>
      <w:r w:rsidRPr="00C257E1">
        <w:rPr>
          <w:rFonts w:ascii="Times New Roman" w:hAnsi="Times New Roman"/>
          <w:color w:val="8B26C9"/>
          <w:lang w:val="en-US"/>
        </w:rPr>
        <w:t>&lt;?xml version="1.0" encoding="UTF-8"?&gt;</w:t>
      </w:r>
      <w:r w:rsidRPr="00C257E1">
        <w:rPr>
          <w:rFonts w:ascii="Times New Roman" w:hAnsi="Times New Roman"/>
          <w:color w:val="000000"/>
          <w:lang w:val="en-US"/>
        </w:rPr>
        <w:br/>
      </w:r>
      <w:r w:rsidRPr="00C257E1">
        <w:rPr>
          <w:rFonts w:ascii="Times New Roman" w:hAnsi="Times New Roman"/>
          <w:color w:val="000096"/>
          <w:lang w:val="en-US"/>
        </w:rPr>
        <w:t>&lt;pixmap</w:t>
      </w:r>
      <w:r w:rsidRPr="00C257E1">
        <w:rPr>
          <w:rFonts w:ascii="Times New Roman" w:hAnsi="Times New Roman"/>
          <w:color w:val="F5844C"/>
          <w:lang w:val="en-US"/>
        </w:rPr>
        <w:t xml:space="preserve"> xmlns:xsi</w:t>
      </w:r>
      <w:r w:rsidRPr="00C257E1">
        <w:rPr>
          <w:rFonts w:ascii="Times New Roman" w:hAnsi="Times New Roman"/>
          <w:color w:val="FF8040"/>
          <w:lang w:val="en-US"/>
        </w:rPr>
        <w:t>=</w:t>
      </w:r>
      <w:r w:rsidRPr="00C257E1">
        <w:rPr>
          <w:rFonts w:ascii="Times New Roman" w:hAnsi="Times New Roman"/>
          <w:color w:val="993300"/>
          <w:lang w:val="en-US"/>
        </w:rPr>
        <w:t>"http://www.w3.org/2001/XMLSchema-instance"</w:t>
      </w:r>
      <w:r>
        <w:rPr>
          <w:rFonts w:ascii="Times New Roman" w:hAnsi="Times New Roman"/>
          <w:color w:val="993300"/>
          <w:lang w:val="en-US"/>
        </w:rPr>
        <w:br/>
      </w:r>
      <w:r>
        <w:rPr>
          <w:rFonts w:ascii="Times New Roman" w:hAnsi="Times New Roman"/>
          <w:color w:val="F5844C"/>
          <w:lang w:val="en-US"/>
        </w:rPr>
        <w:t xml:space="preserve">               </w:t>
      </w:r>
      <w:r w:rsidRPr="00C257E1">
        <w:rPr>
          <w:rFonts w:ascii="Times New Roman" w:hAnsi="Times New Roman"/>
          <w:color w:val="F5844C"/>
          <w:lang w:val="en-US"/>
        </w:rPr>
        <w:t xml:space="preserve"> xsi:noNamespaceSchemaLocation</w:t>
      </w:r>
      <w:r w:rsidRPr="00C257E1">
        <w:rPr>
          <w:rFonts w:ascii="Times New Roman" w:hAnsi="Times New Roman"/>
          <w:color w:val="FF8040"/>
          <w:lang w:val="en-US"/>
        </w:rPr>
        <w:t>=</w:t>
      </w:r>
      <w:r w:rsidRPr="00C257E1">
        <w:rPr>
          <w:rFonts w:ascii="Times New Roman" w:hAnsi="Times New Roman"/>
          <w:color w:val="993300"/>
          <w:lang w:val="en-US"/>
        </w:rPr>
        <w:t>"S100Pixmap.xsd"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&lt;description&gt;</w:t>
      </w:r>
      <w:r>
        <w:rPr>
          <w:rFonts w:ascii="Times New Roman" w:hAnsi="Times New Roman"/>
          <w:color w:val="000096"/>
          <w:lang w:val="en-US"/>
        </w:rPr>
        <w:t xml:space="preserve">Test </w:t>
      </w:r>
      <w:r>
        <w:rPr>
          <w:rFonts w:ascii="Times New Roman" w:hAnsi="Times New Roman"/>
          <w:color w:val="000000"/>
          <w:lang w:val="en-US"/>
        </w:rPr>
        <w:t>p</w:t>
      </w:r>
      <w:r w:rsidRPr="00C257E1">
        <w:rPr>
          <w:rFonts w:ascii="Times New Roman" w:hAnsi="Times New Roman"/>
          <w:color w:val="000000"/>
          <w:lang w:val="en-US"/>
        </w:rPr>
        <w:t xml:space="preserve">ixmap </w:t>
      </w:r>
      <w:r>
        <w:rPr>
          <w:rFonts w:ascii="Times New Roman" w:hAnsi="Times New Roman"/>
          <w:color w:val="000000"/>
          <w:lang w:val="en-US"/>
        </w:rPr>
        <w:t>showing a capital H in faint magenta</w:t>
      </w:r>
      <w:r w:rsidRPr="00C257E1">
        <w:rPr>
          <w:rFonts w:ascii="Times New Roman" w:hAnsi="Times New Roman"/>
          <w:color w:val="000000"/>
          <w:lang w:val="en-US"/>
        </w:rPr>
        <w:t>.</w:t>
      </w:r>
      <w:r w:rsidRPr="00C257E1">
        <w:rPr>
          <w:rFonts w:ascii="Times New Roman" w:hAnsi="Times New Roman"/>
          <w:color w:val="000096"/>
          <w:lang w:val="en-US"/>
        </w:rPr>
        <w:t>&lt;/description&gt;</w:t>
      </w:r>
      <w:r w:rsidRPr="00C257E1">
        <w:rPr>
          <w:rFonts w:ascii="Times New Roman" w:hAnsi="Times New Roman"/>
          <w:color w:val="000000"/>
          <w:lang w:val="en-US"/>
        </w:rPr>
        <w:br/>
        <w:t xml:space="preserve">    </w:t>
      </w:r>
      <w:r w:rsidRPr="00C257E1">
        <w:rPr>
          <w:rFonts w:ascii="Times New Roman" w:hAnsi="Times New Roman"/>
          <w:color w:val="000096"/>
          <w:lang w:val="en-US"/>
        </w:rPr>
        <w:t>&lt;width&gt;</w:t>
      </w:r>
      <w:r>
        <w:rPr>
          <w:rFonts w:ascii="Times New Roman" w:hAnsi="Times New Roman"/>
          <w:color w:val="000000"/>
          <w:lang w:val="en-US"/>
        </w:rPr>
        <w:t>10</w:t>
      </w:r>
      <w:r w:rsidRPr="00C257E1">
        <w:rPr>
          <w:rFonts w:ascii="Times New Roman" w:hAnsi="Times New Roman"/>
          <w:color w:val="000096"/>
          <w:lang w:val="en-US"/>
        </w:rPr>
        <w:t>&lt;/width&gt;</w:t>
      </w:r>
      <w:r w:rsidRPr="00C257E1">
        <w:rPr>
          <w:rFonts w:ascii="Times New Roman" w:hAnsi="Times New Roman"/>
          <w:color w:val="000000"/>
          <w:lang w:val="en-US"/>
        </w:rPr>
        <w:br/>
        <w:t xml:space="preserve">    </w:t>
      </w:r>
      <w:r w:rsidRPr="00C257E1">
        <w:rPr>
          <w:rFonts w:ascii="Times New Roman" w:hAnsi="Times New Roman"/>
          <w:color w:val="000096"/>
          <w:lang w:val="en-US"/>
        </w:rPr>
        <w:t>&lt;height&gt;</w:t>
      </w:r>
      <w:r>
        <w:rPr>
          <w:rFonts w:ascii="Times New Roman" w:hAnsi="Times New Roman"/>
          <w:color w:val="000000"/>
          <w:lang w:val="en-US"/>
        </w:rPr>
        <w:t>9</w:t>
      </w:r>
      <w:r w:rsidRPr="00C257E1">
        <w:rPr>
          <w:rFonts w:ascii="Times New Roman" w:hAnsi="Times New Roman"/>
          <w:color w:val="000096"/>
          <w:lang w:val="en-US"/>
        </w:rPr>
        <w:t>&lt;/height&gt;</w:t>
      </w:r>
      <w:r w:rsidRPr="00C257E1">
        <w:rPr>
          <w:rFonts w:ascii="Times New Roman" w:hAnsi="Times New Roman"/>
          <w:color w:val="000000"/>
          <w:lang w:val="en-US"/>
        </w:rPr>
        <w:br/>
        <w:t xml:space="preserve">    </w:t>
      </w:r>
      <w:r w:rsidRPr="00C257E1">
        <w:rPr>
          <w:rFonts w:ascii="Times New Roman" w:hAnsi="Times New Roman"/>
          <w:color w:val="000096"/>
          <w:lang w:val="en-US"/>
        </w:rPr>
        <w:t>&lt;colorMap&gt;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_</w:t>
      </w:r>
      <w:r w:rsidRPr="00C257E1">
        <w:rPr>
          <w:rFonts w:ascii="Times New Roman" w:hAnsi="Times New Roman"/>
          <w:color w:val="993300"/>
          <w:lang w:val="en-US"/>
        </w:rPr>
        <w:t>"</w:t>
      </w:r>
      <w:r w:rsidRPr="00C257E1">
        <w:rPr>
          <w:rFonts w:ascii="Times New Roman" w:hAnsi="Times New Roman"/>
          <w:color w:val="F5844C"/>
          <w:lang w:val="en-US"/>
        </w:rPr>
        <w:t xml:space="preserve"> transparency</w:t>
      </w:r>
      <w:r w:rsidRPr="00C257E1">
        <w:rPr>
          <w:rFonts w:ascii="Times New Roman" w:hAnsi="Times New Roman"/>
          <w:color w:val="FF8040"/>
          <w:lang w:val="en-US"/>
        </w:rPr>
        <w:t>=</w:t>
      </w:r>
      <w:r w:rsidRPr="00C257E1">
        <w:rPr>
          <w:rFonts w:ascii="Times New Roman" w:hAnsi="Times New Roman"/>
          <w:color w:val="993300"/>
          <w:lang w:val="en-US"/>
        </w:rPr>
        <w:t>"1.0"</w:t>
      </w:r>
      <w:r w:rsidRPr="00C257E1">
        <w:rPr>
          <w:rFonts w:ascii="Times New Roman" w:hAnsi="Times New Roman"/>
          <w:color w:val="000096"/>
          <w:lang w:val="en-US"/>
        </w:rPr>
        <w:t>&gt;</w:t>
      </w:r>
      <w:r w:rsidRPr="00C257E1">
        <w:rPr>
          <w:rFonts w:ascii="Times New Roman" w:hAnsi="Times New Roman"/>
          <w:color w:val="000000"/>
          <w:lang w:val="en-US"/>
        </w:rPr>
        <w:t>#000000</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M</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96"/>
          <w:lang w:val="en-US"/>
        </w:rPr>
        <w:t>#</w:t>
      </w:r>
      <w:r w:rsidRPr="00604DDF">
        <w:rPr>
          <w:rFonts w:ascii="Times New Roman" w:hAnsi="Times New Roman"/>
          <w:color w:val="000000"/>
          <w:lang w:val="en-US"/>
        </w:rPr>
        <w:t>8</w:t>
      </w:r>
      <w:r>
        <w:rPr>
          <w:rFonts w:ascii="Times New Roman" w:hAnsi="Times New Roman"/>
          <w:color w:val="000000"/>
          <w:lang w:val="en-US"/>
        </w:rPr>
        <w:t>F</w:t>
      </w:r>
      <w:r w:rsidRPr="00604DDF">
        <w:rPr>
          <w:rFonts w:ascii="Times New Roman" w:hAnsi="Times New Roman"/>
          <w:color w:val="000000"/>
          <w:lang w:val="en-US"/>
        </w:rPr>
        <w:t>83</w:t>
      </w:r>
      <w:r>
        <w:rPr>
          <w:rFonts w:ascii="Times New Roman" w:hAnsi="Times New Roman"/>
          <w:color w:val="000000"/>
          <w:lang w:val="en-US"/>
        </w:rPr>
        <w:t>B</w:t>
      </w:r>
      <w:r w:rsidRPr="00604DDF">
        <w:rPr>
          <w:rFonts w:ascii="Times New Roman" w:hAnsi="Times New Roman"/>
          <w:color w:val="000000"/>
          <w:lang w:val="en-US"/>
        </w:rPr>
        <w:t>6</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&lt;/colorMap&gt;</w:t>
      </w:r>
      <w:r w:rsidRPr="00C257E1">
        <w:rPr>
          <w:rFonts w:ascii="Times New Roman" w:hAnsi="Times New Roman"/>
          <w:color w:val="000000"/>
          <w:lang w:val="en-US"/>
        </w:rPr>
        <w:br/>
        <w:t xml:space="preserve">    </w:t>
      </w:r>
      <w:r w:rsidRPr="00C257E1">
        <w:rPr>
          <w:rFonts w:ascii="Times New Roman" w:hAnsi="Times New Roman"/>
          <w:color w:val="000096"/>
          <w:lang w:val="en-US"/>
        </w:rPr>
        <w:t>&lt;background&gt;</w:t>
      </w:r>
      <w:r>
        <w:rPr>
          <w:rFonts w:ascii="Times New Roman" w:hAnsi="Times New Roman"/>
          <w:color w:val="000000"/>
          <w:lang w:val="en-US"/>
        </w:rPr>
        <w:t>_</w:t>
      </w:r>
      <w:r w:rsidRPr="00C257E1">
        <w:rPr>
          <w:rFonts w:ascii="Times New Roman" w:hAnsi="Times New Roman"/>
          <w:color w:val="000096"/>
          <w:lang w:val="en-US"/>
        </w:rPr>
        <w:t>&lt;/background&gt;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2</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"2"</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r>
      <w:r w:rsidRPr="00C257E1">
        <w:rPr>
          <w:rFonts w:ascii="Times New Roman" w:hAnsi="Times New Roman"/>
          <w:color w:val="000096"/>
          <w:lang w:val="en-US"/>
        </w:rPr>
        <w:t>&lt;/pixmap&gt;</w:t>
      </w:r>
    </w:p>
    <w:p w14:paraId="7A89031A" w14:textId="77777777" w:rsidR="00586110" w:rsidRPr="00C36651" w:rsidRDefault="00586110" w:rsidP="00586110">
      <w:pPr>
        <w:rPr>
          <w:b/>
          <w:sz w:val="28"/>
          <w:lang w:val="en-US" w:eastAsia="en-GB"/>
        </w:rPr>
      </w:pPr>
      <w:r>
        <w:rPr>
          <w:rFonts w:ascii="Times New Roman" w:hAnsi="Times New Roman"/>
          <w:color w:val="000096"/>
          <w:lang w:val="en-US"/>
        </w:rPr>
        <w:br w:type="page"/>
      </w:r>
    </w:p>
    <w:p w14:paraId="7548F860" w14:textId="77777777" w:rsidR="00586110" w:rsidRPr="00C36651" w:rsidRDefault="00586110" w:rsidP="00586110">
      <w:pPr>
        <w:rPr>
          <w:b/>
          <w:sz w:val="28"/>
          <w:lang w:val="en-US" w:eastAsia="en-GB"/>
        </w:rPr>
      </w:pPr>
    </w:p>
    <w:p w14:paraId="0B6D6580" w14:textId="77777777" w:rsidR="00586110" w:rsidRPr="00C36651" w:rsidRDefault="00586110" w:rsidP="00586110">
      <w:pPr>
        <w:rPr>
          <w:b/>
          <w:sz w:val="28"/>
          <w:lang w:val="en-US" w:eastAsia="en-GB"/>
        </w:rPr>
      </w:pPr>
    </w:p>
    <w:p w14:paraId="7EDBA541" w14:textId="77777777" w:rsidR="00586110" w:rsidRPr="00C36651" w:rsidRDefault="00586110" w:rsidP="00586110">
      <w:pPr>
        <w:jc w:val="center"/>
        <w:rPr>
          <w:b/>
          <w:sz w:val="28"/>
          <w:lang w:val="en-US" w:eastAsia="en-GB"/>
        </w:rPr>
      </w:pPr>
    </w:p>
    <w:p w14:paraId="4B5FB2F0" w14:textId="77777777" w:rsidR="00586110" w:rsidRPr="00C36651" w:rsidRDefault="00586110" w:rsidP="00586110">
      <w:pPr>
        <w:jc w:val="center"/>
        <w:rPr>
          <w:b/>
          <w:sz w:val="28"/>
          <w:lang w:val="en-US" w:eastAsia="en-GB"/>
        </w:rPr>
      </w:pPr>
    </w:p>
    <w:p w14:paraId="316072A3" w14:textId="77777777" w:rsidR="00586110" w:rsidRDefault="00586110" w:rsidP="00586110">
      <w:pPr>
        <w:jc w:val="center"/>
        <w:rPr>
          <w:b/>
          <w:sz w:val="28"/>
          <w:lang w:val="en-US" w:eastAsia="en-GB"/>
        </w:rPr>
      </w:pPr>
    </w:p>
    <w:p w14:paraId="5C1A9BB3" w14:textId="77777777" w:rsidR="00586110" w:rsidRDefault="00586110" w:rsidP="00586110">
      <w:pPr>
        <w:jc w:val="center"/>
        <w:rPr>
          <w:b/>
          <w:sz w:val="28"/>
          <w:lang w:val="en-US" w:eastAsia="en-GB"/>
        </w:rPr>
      </w:pPr>
    </w:p>
    <w:p w14:paraId="03D3FC9F" w14:textId="77777777" w:rsidR="00586110" w:rsidRDefault="00586110" w:rsidP="00586110">
      <w:pPr>
        <w:jc w:val="center"/>
        <w:rPr>
          <w:b/>
          <w:sz w:val="28"/>
          <w:lang w:val="en-US" w:eastAsia="en-GB"/>
        </w:rPr>
      </w:pPr>
    </w:p>
    <w:p w14:paraId="768F0406" w14:textId="77777777" w:rsidR="00586110" w:rsidRDefault="00586110" w:rsidP="00586110">
      <w:pPr>
        <w:jc w:val="center"/>
        <w:rPr>
          <w:b/>
          <w:sz w:val="28"/>
          <w:lang w:val="en-US" w:eastAsia="en-GB"/>
        </w:rPr>
      </w:pPr>
    </w:p>
    <w:p w14:paraId="679A5715" w14:textId="77777777" w:rsidR="00586110" w:rsidRDefault="00586110" w:rsidP="00586110">
      <w:pPr>
        <w:jc w:val="center"/>
        <w:rPr>
          <w:b/>
          <w:sz w:val="28"/>
          <w:lang w:val="en-US" w:eastAsia="en-GB"/>
        </w:rPr>
      </w:pPr>
    </w:p>
    <w:p w14:paraId="270BB90A" w14:textId="77777777" w:rsidR="00586110" w:rsidRDefault="00586110" w:rsidP="00586110">
      <w:pPr>
        <w:jc w:val="center"/>
        <w:rPr>
          <w:b/>
          <w:sz w:val="28"/>
          <w:lang w:val="en-US" w:eastAsia="en-GB"/>
        </w:rPr>
      </w:pPr>
    </w:p>
    <w:p w14:paraId="07C68A81" w14:textId="77777777" w:rsidR="00586110" w:rsidRDefault="00586110" w:rsidP="00586110">
      <w:pPr>
        <w:jc w:val="center"/>
        <w:rPr>
          <w:b/>
          <w:sz w:val="28"/>
          <w:lang w:val="en-US" w:eastAsia="en-GB"/>
        </w:rPr>
      </w:pPr>
    </w:p>
    <w:p w14:paraId="66BC307B" w14:textId="77777777" w:rsidR="00586110" w:rsidRPr="00C36651" w:rsidRDefault="00586110" w:rsidP="00586110">
      <w:pPr>
        <w:jc w:val="center"/>
        <w:rPr>
          <w:b/>
          <w:sz w:val="28"/>
          <w:lang w:val="en-US" w:eastAsia="en-GB"/>
        </w:rPr>
      </w:pPr>
    </w:p>
    <w:p w14:paraId="5C9CD2AC" w14:textId="77777777" w:rsidR="00586110" w:rsidRPr="00C36651" w:rsidRDefault="00586110" w:rsidP="00586110">
      <w:pPr>
        <w:jc w:val="center"/>
        <w:rPr>
          <w:b/>
          <w:sz w:val="28"/>
          <w:lang w:val="en-US" w:eastAsia="en-GB"/>
        </w:rPr>
      </w:pPr>
    </w:p>
    <w:p w14:paraId="074AF138" w14:textId="77777777" w:rsidR="00586110" w:rsidRPr="00C36651" w:rsidRDefault="00586110" w:rsidP="00586110">
      <w:pPr>
        <w:jc w:val="center"/>
        <w:rPr>
          <w:b/>
          <w:sz w:val="28"/>
          <w:lang w:val="en-US" w:eastAsia="en-GB"/>
        </w:rPr>
      </w:pPr>
    </w:p>
    <w:p w14:paraId="6114B7ED" w14:textId="77777777" w:rsidR="00586110" w:rsidRPr="00C36651" w:rsidRDefault="00586110" w:rsidP="00586110">
      <w:pPr>
        <w:jc w:val="center"/>
        <w:rPr>
          <w:b/>
          <w:sz w:val="28"/>
          <w:lang w:val="en-US" w:eastAsia="en-GB"/>
        </w:rPr>
      </w:pPr>
    </w:p>
    <w:p w14:paraId="72E0DCFB" w14:textId="77777777" w:rsidR="00586110" w:rsidRPr="00C36651" w:rsidRDefault="00586110" w:rsidP="00586110">
      <w:pPr>
        <w:jc w:val="center"/>
        <w:rPr>
          <w:b/>
          <w:sz w:val="28"/>
          <w:lang w:val="en-US" w:eastAsia="en-GB"/>
        </w:rPr>
      </w:pPr>
    </w:p>
    <w:p w14:paraId="378A79E0" w14:textId="77777777" w:rsidR="00586110" w:rsidRPr="00C36651" w:rsidRDefault="00586110" w:rsidP="00586110">
      <w:pPr>
        <w:jc w:val="center"/>
        <w:rPr>
          <w:b/>
          <w:sz w:val="28"/>
          <w:lang w:val="en-US" w:eastAsia="en-GB"/>
        </w:rPr>
      </w:pPr>
    </w:p>
    <w:p w14:paraId="56726768" w14:textId="77777777" w:rsidR="00586110" w:rsidRPr="00C36651" w:rsidRDefault="00586110" w:rsidP="00586110">
      <w:pPr>
        <w:jc w:val="center"/>
        <w:rPr>
          <w:b/>
          <w:sz w:val="28"/>
          <w:lang w:val="en-US" w:eastAsia="en-GB"/>
        </w:rPr>
      </w:pPr>
    </w:p>
    <w:p w14:paraId="7DF5E33C" w14:textId="77777777" w:rsidR="00586110" w:rsidRDefault="00586110" w:rsidP="00586110">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14:paraId="5D1B688F" w14:textId="77777777" w:rsidR="00276BD5" w:rsidRPr="00276BD5" w:rsidRDefault="00276BD5" w:rsidP="00540CBB">
      <w:pPr>
        <w:spacing w:after="200" w:line="276" w:lineRule="auto"/>
        <w:jc w:val="left"/>
        <w:rPr>
          <w:lang w:val="en-US"/>
        </w:rPr>
        <w:sectPr w:rsidR="00276BD5" w:rsidRPr="00276BD5" w:rsidSect="00F67F8B">
          <w:footerReference w:type="default" r:id="rId39"/>
          <w:footerReference w:type="first" r:id="rId40"/>
          <w:pgSz w:w="11905" w:h="16837" w:code="9"/>
          <w:pgMar w:top="1440" w:right="1797" w:bottom="1134" w:left="1440" w:header="709" w:footer="709" w:gutter="0"/>
          <w:pgNumType w:start="1"/>
          <w:cols w:space="720"/>
          <w:docGrid w:linePitch="360"/>
        </w:sectPr>
      </w:pPr>
      <w:r w:rsidRPr="00C257E1">
        <w:rPr>
          <w:rFonts w:ascii="Times New Roman" w:hAnsi="Times New Roman"/>
          <w:color w:val="000000"/>
          <w:lang w:val="en-US"/>
        </w:rPr>
        <w:br/>
      </w:r>
    </w:p>
    <w:p w14:paraId="7F872836" w14:textId="77777777" w:rsidR="00CA4776" w:rsidRPr="00F020C8" w:rsidRDefault="007E6454" w:rsidP="00F020C8">
      <w:pPr>
        <w:pStyle w:val="Heading1"/>
        <w:spacing w:before="0" w:after="0"/>
        <w:ind w:left="3402" w:right="3203"/>
        <w:jc w:val="center"/>
        <w:rPr>
          <w:b w:val="0"/>
          <w:sz w:val="28"/>
          <w:szCs w:val="28"/>
        </w:rPr>
      </w:pPr>
      <w:bookmarkStart w:id="950" w:name="_Toc383281679"/>
      <w:bookmarkStart w:id="951" w:name="_Toc16161205"/>
      <w:r w:rsidRPr="006E6D12">
        <w:rPr>
          <w:b w:val="0"/>
          <w:sz w:val="28"/>
          <w:szCs w:val="28"/>
        </w:rPr>
        <w:t>Appendix 9-A</w:t>
      </w:r>
      <w:bookmarkStart w:id="952" w:name="_Toc467655515"/>
      <w:bookmarkStart w:id="953" w:name="_Toc474485107"/>
      <w:r w:rsidR="00F020C8">
        <w:rPr>
          <w:b w:val="0"/>
          <w:sz w:val="28"/>
          <w:szCs w:val="28"/>
        </w:rPr>
        <w:t xml:space="preserve"> </w:t>
      </w:r>
      <w:r w:rsidR="00CA4776" w:rsidRPr="007E6454">
        <w:t>XML Schemas</w:t>
      </w:r>
      <w:bookmarkEnd w:id="952"/>
      <w:bookmarkEnd w:id="953"/>
      <w:r w:rsidR="00F020C8">
        <w:t xml:space="preserve"> </w:t>
      </w:r>
      <w:r w:rsidR="00F020C8">
        <w:rPr>
          <w:b w:val="0"/>
        </w:rPr>
        <w:t>(normative)</w:t>
      </w:r>
      <w:bookmarkEnd w:id="951"/>
    </w:p>
    <w:p w14:paraId="7F1E9FE4" w14:textId="77777777" w:rsidR="00F020C8" w:rsidRPr="00F020C8" w:rsidRDefault="00F020C8" w:rsidP="00F020C8"/>
    <w:p w14:paraId="54E8ECD5" w14:textId="77777777" w:rsidR="00CA4776" w:rsidRPr="006E6D12" w:rsidRDefault="00CA4776" w:rsidP="00BB19FF">
      <w:pPr>
        <w:pStyle w:val="Heading2"/>
        <w:numPr>
          <w:ilvl w:val="1"/>
          <w:numId w:val="49"/>
        </w:numPr>
        <w:spacing w:after="200"/>
        <w:rPr>
          <w:sz w:val="24"/>
          <w:szCs w:val="24"/>
        </w:rPr>
      </w:pPr>
      <w:bookmarkStart w:id="954" w:name="_Toc388355041"/>
      <w:bookmarkStart w:id="955" w:name="_Toc397961889"/>
      <w:bookmarkStart w:id="956" w:name="_Toc16161206"/>
      <w:r w:rsidRPr="006E6D12">
        <w:rPr>
          <w:sz w:val="24"/>
          <w:szCs w:val="24"/>
        </w:rPr>
        <w:t>Input Schema</w:t>
      </w:r>
      <w:bookmarkEnd w:id="955"/>
      <w:bookmarkEnd w:id="956"/>
    </w:p>
    <w:p w14:paraId="06D27CB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FF"/>
          <w:highlight w:val="white"/>
          <w:lang w:val="en-CA"/>
        </w:rPr>
        <w:t>&lt;?xml version="1.0" encoding="UTF-8"?&gt;</w:t>
      </w:r>
    </w:p>
    <w:p w14:paraId="54079AC6" w14:textId="77777777" w:rsidR="00CA4776" w:rsidRPr="000A0F90" w:rsidRDefault="00CA4776" w:rsidP="00CA4776">
      <w:pPr>
        <w:tabs>
          <w:tab w:val="left" w:pos="284"/>
          <w:tab w:val="left" w:pos="567"/>
          <w:tab w:val="left" w:pos="851"/>
          <w:tab w:val="left" w:pos="1134"/>
        </w:tabs>
        <w:autoSpaceDE w:val="0"/>
        <w:autoSpaceDN w:val="0"/>
        <w:adjustRightInd w:val="0"/>
        <w:ind w:right="-1094"/>
        <w:jc w:val="left"/>
        <w:rPr>
          <w:rFonts w:cs="Arial"/>
          <w:color w:val="800000"/>
          <w:highlight w:val="white"/>
          <w:lang w:val="en-CA"/>
        </w:rPr>
      </w:pPr>
      <w:r w:rsidRPr="000A0F90">
        <w:rPr>
          <w:rFonts w:cs="Arial"/>
          <w:color w:val="0000FF"/>
          <w:highlight w:val="white"/>
          <w:lang w:val="en-CA"/>
        </w:rPr>
        <w:t>&lt;</w:t>
      </w:r>
      <w:r w:rsidRPr="000A0F90">
        <w:rPr>
          <w:rFonts w:cs="Arial"/>
          <w:color w:val="0000A0"/>
          <w:highlight w:val="white"/>
          <w:lang w:val="en-CA"/>
        </w:rPr>
        <w:t>xs:schema</w:t>
      </w:r>
      <w:r w:rsidRPr="000A0F90">
        <w:rPr>
          <w:rFonts w:cs="Arial"/>
          <w:color w:val="FF8040"/>
          <w:highlight w:val="white"/>
          <w:lang w:val="en-CA"/>
        </w:rPr>
        <w:t xml:space="preserve"> xmlns</w:t>
      </w:r>
      <w:r w:rsidRPr="000A0F90">
        <w:rPr>
          <w:rFonts w:cs="Arial"/>
          <w:color w:val="0000FF"/>
          <w:highlight w:val="white"/>
          <w:lang w:val="en-CA"/>
        </w:rPr>
        <w:t>="</w:t>
      </w:r>
      <w:r w:rsidRPr="000A0F90">
        <w:rPr>
          <w:rFonts w:cs="Arial"/>
          <w:color w:val="800000"/>
          <w:highlight w:val="white"/>
          <w:lang w:val="en-CA"/>
        </w:rPr>
        <w:t>http://www.iho.int/S100BaseModel</w:t>
      </w:r>
      <w:r w:rsidRPr="000A0F90">
        <w:rPr>
          <w:rFonts w:cs="Arial"/>
          <w:color w:val="0000FF"/>
          <w:highlight w:val="white"/>
          <w:lang w:val="en-CA"/>
        </w:rPr>
        <w:t>"</w:t>
      </w:r>
      <w:r w:rsidRPr="000A0F90">
        <w:rPr>
          <w:rFonts w:cs="Arial"/>
          <w:color w:val="FF8040"/>
          <w:highlight w:val="white"/>
          <w:lang w:val="en-CA"/>
        </w:rPr>
        <w:t xml:space="preserve"> xmlns:xs</w:t>
      </w:r>
      <w:r w:rsidRPr="000A0F90">
        <w:rPr>
          <w:rFonts w:cs="Arial"/>
          <w:color w:val="0000FF"/>
          <w:highlight w:val="white"/>
          <w:lang w:val="en-CA"/>
        </w:rPr>
        <w:t>="</w:t>
      </w:r>
      <w:r w:rsidRPr="000A0F90">
        <w:rPr>
          <w:rFonts w:cs="Arial"/>
          <w:color w:val="800000"/>
          <w:highlight w:val="white"/>
          <w:lang w:val="en-CA"/>
        </w:rPr>
        <w:t>http://www.w3.org/2001/XMLSchema</w:t>
      </w:r>
      <w:r w:rsidRPr="000A0F90">
        <w:rPr>
          <w:rFonts w:cs="Arial"/>
          <w:color w:val="0000FF"/>
          <w:highlight w:val="white"/>
          <w:lang w:val="en-CA"/>
        </w:rPr>
        <w:t>"</w:t>
      </w:r>
      <w:r w:rsidRPr="000A0F90">
        <w:rPr>
          <w:rFonts w:cs="Arial"/>
          <w:color w:val="FF8040"/>
          <w:highlight w:val="white"/>
          <w:lang w:val="en-CA"/>
        </w:rPr>
        <w:t xml:space="preserve"> targetNamespace</w:t>
      </w:r>
      <w:r w:rsidRPr="000A0F90">
        <w:rPr>
          <w:rFonts w:cs="Arial"/>
          <w:color w:val="0000FF"/>
          <w:highlight w:val="white"/>
          <w:lang w:val="en-CA"/>
        </w:rPr>
        <w:t>="</w:t>
      </w:r>
      <w:r w:rsidRPr="000A0F90">
        <w:rPr>
          <w:rFonts w:cs="Arial"/>
          <w:color w:val="800000"/>
          <w:highlight w:val="white"/>
          <w:lang w:val="en-CA"/>
        </w:rPr>
        <w:t>http://www.iho.int/S100BaseModel</w:t>
      </w:r>
      <w:r w:rsidRPr="000A0F90">
        <w:rPr>
          <w:rFonts w:cs="Arial"/>
          <w:color w:val="0000FF"/>
          <w:highlight w:val="white"/>
          <w:lang w:val="en-CA"/>
        </w:rPr>
        <w:t>"&gt;</w:t>
      </w:r>
    </w:p>
    <w:p w14:paraId="42C9886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8040"/>
          <w:highlight w:val="white"/>
          <w:lang w:val="en-CA"/>
        </w:rPr>
        <w:t xml:space="preserve"> Simple non empty alpha numeric string type for references </w:t>
      </w:r>
      <w:r w:rsidRPr="000A0F90">
        <w:rPr>
          <w:rFonts w:cs="Arial"/>
          <w:color w:val="0000FF"/>
          <w:highlight w:val="white"/>
          <w:lang w:val="en-CA"/>
        </w:rPr>
        <w:t>--&gt;</w:t>
      </w:r>
    </w:p>
    <w:p w14:paraId="4882B58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"&gt;</w:t>
      </w:r>
    </w:p>
    <w:p w14:paraId="597ADB4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593B077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xs:minLength</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"/&gt;</w:t>
      </w:r>
    </w:p>
    <w:p w14:paraId="489A1D7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xs:pattern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[0-9a-zA-Z_]*</w:t>
      </w:r>
      <w:r w:rsidRPr="000A0F90">
        <w:rPr>
          <w:rFonts w:cs="Arial"/>
          <w:color w:val="0000FF"/>
          <w:highlight w:val="white"/>
          <w:lang w:val="en-CA"/>
        </w:rPr>
        <w:t>"/&gt;</w:t>
      </w:r>
    </w:p>
    <w:p w14:paraId="5B68879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54276CC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0784C08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AD9967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Orientation</w:t>
      </w:r>
      <w:r w:rsidRPr="000A0F90">
        <w:rPr>
          <w:rFonts w:cs="Arial"/>
          <w:color w:val="0000FF"/>
          <w:highlight w:val="white"/>
          <w:lang w:val="en-CA"/>
        </w:rPr>
        <w:t>"&gt;</w:t>
      </w:r>
    </w:p>
    <w:p w14:paraId="586D196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6C74990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Forward</w:t>
      </w:r>
      <w:r w:rsidRPr="000A0F90">
        <w:rPr>
          <w:rFonts w:cs="Arial"/>
          <w:color w:val="0000FF"/>
          <w:highlight w:val="white"/>
          <w:lang w:val="en-CA"/>
        </w:rPr>
        <w:t>"/&gt;</w:t>
      </w:r>
    </w:p>
    <w:p w14:paraId="501E764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Reverse</w:t>
      </w:r>
      <w:r w:rsidRPr="000A0F90">
        <w:rPr>
          <w:rFonts w:cs="Arial"/>
          <w:color w:val="0000FF"/>
          <w:highlight w:val="white"/>
          <w:lang w:val="en-CA"/>
        </w:rPr>
        <w:t>"/&gt;</w:t>
      </w:r>
    </w:p>
    <w:p w14:paraId="3BAB932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4038019A"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3FA235A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CF1372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BoundaryType</w:t>
      </w:r>
      <w:r w:rsidRPr="000A0F90">
        <w:rPr>
          <w:rFonts w:cs="Arial"/>
          <w:color w:val="0000FF"/>
          <w:highlight w:val="white"/>
          <w:lang w:val="en-CA"/>
        </w:rPr>
        <w:t>"&gt;</w:t>
      </w:r>
    </w:p>
    <w:p w14:paraId="5CDE048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4C60605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Begin</w:t>
      </w:r>
      <w:r w:rsidRPr="000A0F90">
        <w:rPr>
          <w:rFonts w:cs="Arial"/>
          <w:color w:val="0000FF"/>
          <w:highlight w:val="white"/>
          <w:lang w:val="en-CA"/>
        </w:rPr>
        <w:t>"/&gt;</w:t>
      </w:r>
    </w:p>
    <w:p w14:paraId="285CFDB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End</w:t>
      </w:r>
      <w:r w:rsidRPr="000A0F90">
        <w:rPr>
          <w:rFonts w:cs="Arial"/>
          <w:color w:val="0000FF"/>
          <w:highlight w:val="white"/>
          <w:lang w:val="en-CA"/>
        </w:rPr>
        <w:t>"/&gt;</w:t>
      </w:r>
    </w:p>
    <w:p w14:paraId="127F197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3100FA5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0D8FDA9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2C141D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InterpolationType</w:t>
      </w:r>
      <w:r w:rsidRPr="000A0F90">
        <w:rPr>
          <w:rFonts w:cs="Arial"/>
          <w:color w:val="0000FF"/>
          <w:highlight w:val="white"/>
          <w:lang w:val="en-CA"/>
        </w:rPr>
        <w:t>"&gt;</w:t>
      </w:r>
    </w:p>
    <w:p w14:paraId="2B07F2C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6AF8B68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None</w:t>
      </w:r>
      <w:r w:rsidRPr="000A0F90">
        <w:rPr>
          <w:rFonts w:cs="Arial"/>
          <w:color w:val="0000FF"/>
          <w:highlight w:val="white"/>
          <w:lang w:val="en-CA"/>
        </w:rPr>
        <w:t>"/&gt;</w:t>
      </w:r>
    </w:p>
    <w:p w14:paraId="627FE9E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Linear</w:t>
      </w:r>
      <w:r w:rsidRPr="000A0F90">
        <w:rPr>
          <w:rFonts w:cs="Arial"/>
          <w:color w:val="0000FF"/>
          <w:highlight w:val="white"/>
          <w:lang w:val="en-CA"/>
        </w:rPr>
        <w:t>"/&gt;</w:t>
      </w:r>
    </w:p>
    <w:p w14:paraId="603E3DF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Loxodromic</w:t>
      </w:r>
      <w:r w:rsidRPr="000A0F90">
        <w:rPr>
          <w:rFonts w:cs="Arial"/>
          <w:color w:val="0000FF"/>
          <w:highlight w:val="white"/>
          <w:lang w:val="en-CA"/>
        </w:rPr>
        <w:t>"/&gt;</w:t>
      </w:r>
    </w:p>
    <w:p w14:paraId="4EDC9CF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CircularArc3Points</w:t>
      </w:r>
      <w:r w:rsidRPr="000A0F90">
        <w:rPr>
          <w:rFonts w:cs="Arial"/>
          <w:color w:val="0000FF"/>
          <w:highlight w:val="white"/>
          <w:lang w:val="en-CA"/>
        </w:rPr>
        <w:t>"/&gt;</w:t>
      </w:r>
    </w:p>
    <w:p w14:paraId="007DFD2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Geodesic</w:t>
      </w:r>
      <w:r w:rsidRPr="000A0F90">
        <w:rPr>
          <w:rFonts w:cs="Arial"/>
          <w:color w:val="0000FF"/>
          <w:highlight w:val="white"/>
          <w:lang w:val="en-CA"/>
        </w:rPr>
        <w:t>"/&gt;</w:t>
      </w:r>
    </w:p>
    <w:p w14:paraId="7C65AA1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CircularArcCenterPointWithRadius</w:t>
      </w:r>
      <w:r w:rsidRPr="000A0F90">
        <w:rPr>
          <w:rFonts w:cs="Arial"/>
          <w:color w:val="0000FF"/>
          <w:highlight w:val="white"/>
          <w:lang w:val="en-CA"/>
        </w:rPr>
        <w:t>"/&gt;</w:t>
      </w:r>
    </w:p>
    <w:p w14:paraId="633A336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Elliptical</w:t>
      </w:r>
      <w:r w:rsidRPr="000A0F90">
        <w:rPr>
          <w:rFonts w:cs="Arial"/>
          <w:color w:val="0000FF"/>
          <w:highlight w:val="white"/>
          <w:lang w:val="en-CA"/>
        </w:rPr>
        <w:t>"/&gt;</w:t>
      </w:r>
    </w:p>
    <w:p w14:paraId="4AD2EB1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Conic</w:t>
      </w:r>
      <w:r w:rsidRPr="000A0F90">
        <w:rPr>
          <w:rFonts w:cs="Arial"/>
          <w:color w:val="0000FF"/>
          <w:highlight w:val="white"/>
          <w:lang w:val="en-CA"/>
        </w:rPr>
        <w:t>"/&gt;</w:t>
      </w:r>
    </w:p>
    <w:p w14:paraId="1891575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1AD0DF8E"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5A1D057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66810A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GeometricPrimitive</w:t>
      </w:r>
      <w:r w:rsidRPr="000A0F90">
        <w:rPr>
          <w:rFonts w:cs="Arial"/>
          <w:color w:val="0000FF"/>
          <w:highlight w:val="white"/>
          <w:lang w:val="en-CA"/>
        </w:rPr>
        <w:t>"&gt;</w:t>
      </w:r>
    </w:p>
    <w:p w14:paraId="0154CA9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2CEDB5F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None</w:t>
      </w:r>
      <w:r w:rsidRPr="000A0F90">
        <w:rPr>
          <w:rFonts w:cs="Arial"/>
          <w:color w:val="0000FF"/>
          <w:highlight w:val="white"/>
          <w:lang w:val="en-CA"/>
        </w:rPr>
        <w:t>"/&gt;</w:t>
      </w:r>
    </w:p>
    <w:p w14:paraId="366B734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Point</w:t>
      </w:r>
      <w:r w:rsidRPr="000A0F90">
        <w:rPr>
          <w:rFonts w:cs="Arial"/>
          <w:color w:val="0000FF"/>
          <w:highlight w:val="white"/>
          <w:lang w:val="en-CA"/>
        </w:rPr>
        <w:t>"/&gt;</w:t>
      </w:r>
    </w:p>
    <w:p w14:paraId="5332D50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MultiPoint</w:t>
      </w:r>
      <w:r w:rsidRPr="000A0F90">
        <w:rPr>
          <w:rFonts w:cs="Arial"/>
          <w:color w:val="0000FF"/>
          <w:highlight w:val="white"/>
          <w:lang w:val="en-CA"/>
        </w:rPr>
        <w:t>"/&gt;</w:t>
      </w:r>
    </w:p>
    <w:p w14:paraId="6024634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Curve</w:t>
      </w:r>
      <w:r w:rsidRPr="000A0F90">
        <w:rPr>
          <w:rFonts w:cs="Arial"/>
          <w:color w:val="0000FF"/>
          <w:highlight w:val="white"/>
          <w:lang w:val="en-CA"/>
        </w:rPr>
        <w:t>"/&gt;</w:t>
      </w:r>
    </w:p>
    <w:p w14:paraId="6F01C24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Surface</w:t>
      </w:r>
      <w:r w:rsidRPr="000A0F90">
        <w:rPr>
          <w:rFonts w:cs="Arial"/>
          <w:color w:val="0000FF"/>
          <w:highlight w:val="white"/>
          <w:lang w:val="en-CA"/>
        </w:rPr>
        <w:t>"/&gt;</w:t>
      </w:r>
    </w:p>
    <w:p w14:paraId="3186368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Coverage</w:t>
      </w:r>
      <w:r w:rsidRPr="000A0F90">
        <w:rPr>
          <w:rFonts w:cs="Arial"/>
          <w:color w:val="0000FF"/>
          <w:highlight w:val="white"/>
          <w:lang w:val="en-CA"/>
        </w:rPr>
        <w:t>"/&gt;</w:t>
      </w:r>
    </w:p>
    <w:p w14:paraId="04E740F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Complex</w:t>
      </w:r>
      <w:r w:rsidRPr="000A0F90">
        <w:rPr>
          <w:rFonts w:cs="Arial"/>
          <w:color w:val="0000FF"/>
          <w:highlight w:val="white"/>
          <w:lang w:val="en-CA"/>
        </w:rPr>
        <w:t>"/&gt;</w:t>
      </w:r>
    </w:p>
    <w:p w14:paraId="36B3649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1B261B0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1FE74A7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7205AD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Direction</w:t>
      </w:r>
      <w:r w:rsidRPr="000A0F90">
        <w:rPr>
          <w:rFonts w:cs="Arial"/>
          <w:color w:val="0000FF"/>
          <w:highlight w:val="white"/>
          <w:lang w:val="en-CA"/>
        </w:rPr>
        <w:t>"&gt;</w:t>
      </w:r>
    </w:p>
    <w:p w14:paraId="7F490ED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30CB452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w:t>
      </w:r>
      <w:r w:rsidRPr="000A0F90">
        <w:rPr>
          <w:rFonts w:cs="Arial"/>
          <w:color w:val="0000FF"/>
          <w:highlight w:val="white"/>
          <w:lang w:val="en-CA"/>
        </w:rPr>
        <w:t>"/&gt;</w:t>
      </w:r>
    </w:p>
    <w:p w14:paraId="01294E3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w:t>
      </w:r>
      <w:r w:rsidRPr="000A0F90">
        <w:rPr>
          <w:rFonts w:cs="Arial"/>
          <w:color w:val="0000FF"/>
          <w:highlight w:val="white"/>
          <w:lang w:val="en-CA"/>
        </w:rPr>
        <w:t>"/&gt;</w:t>
      </w:r>
    </w:p>
    <w:p w14:paraId="28AAC51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3A58AC4C"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76D6BEE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765A90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"&gt;</w:t>
      </w:r>
    </w:p>
    <w:p w14:paraId="02129C4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1F03349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x</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"/&gt;</w:t>
      </w:r>
    </w:p>
    <w:p w14:paraId="5905D0B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y</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"/&gt;</w:t>
      </w:r>
    </w:p>
    <w:p w14:paraId="4F25B68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74D7568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041EF62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2D4D9F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Coordinate3D</w:t>
      </w:r>
      <w:r w:rsidRPr="000A0F90">
        <w:rPr>
          <w:rFonts w:cs="Arial"/>
          <w:color w:val="0000FF"/>
          <w:highlight w:val="white"/>
          <w:lang w:val="en-CA"/>
        </w:rPr>
        <w:t>"&gt;</w:t>
      </w:r>
    </w:p>
    <w:p w14:paraId="2ABA458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470AF8E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"&gt;</w:t>
      </w:r>
    </w:p>
    <w:p w14:paraId="0AFAB49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4EEEF16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z</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"/&gt;</w:t>
      </w:r>
    </w:p>
    <w:p w14:paraId="3FB0C40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7B5C394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C0EF7C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5440E6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EE9EE2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F61E20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w:t>
      </w:r>
      <w:r w:rsidRPr="000A0F90">
        <w:rPr>
          <w:rFonts w:cs="Arial"/>
          <w:color w:val="0000FF"/>
          <w:highlight w:val="white"/>
          <w:lang w:val="en-CA"/>
        </w:rPr>
        <w:t>"&gt;</w:t>
      </w:r>
    </w:p>
    <w:p w14:paraId="3928DF3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70071A9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"/&gt;</w:t>
      </w:r>
    </w:p>
    <w:p w14:paraId="5B92F64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Coordinate3D</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Coordinate3D</w:t>
      </w:r>
      <w:r w:rsidRPr="000A0F90">
        <w:rPr>
          <w:rFonts w:cs="Arial"/>
          <w:color w:val="0000FF"/>
          <w:highlight w:val="white"/>
          <w:lang w:val="en-CA"/>
        </w:rPr>
        <w:t>"/&gt;</w:t>
      </w:r>
    </w:p>
    <w:p w14:paraId="2FFE03D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3EE61BFB"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1CCC53F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5BDCDC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InformationAssociation</w:t>
      </w:r>
      <w:r w:rsidRPr="000A0F90">
        <w:rPr>
          <w:rFonts w:cs="Arial"/>
          <w:color w:val="0000FF"/>
          <w:highlight w:val="white"/>
          <w:lang w:val="en-CA"/>
        </w:rPr>
        <w:t>"&gt;</w:t>
      </w:r>
    </w:p>
    <w:p w14:paraId="3D8CE54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informationRef</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61438F6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role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77E25E3A"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4245CD2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ADC5B9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FeatureAssociation</w:t>
      </w:r>
      <w:r w:rsidRPr="000A0F90">
        <w:rPr>
          <w:rFonts w:cs="Arial"/>
          <w:color w:val="0000FF"/>
          <w:highlight w:val="white"/>
          <w:lang w:val="en-CA"/>
        </w:rPr>
        <w:t>"&gt;</w:t>
      </w:r>
    </w:p>
    <w:p w14:paraId="42B1699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featureRef</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2B2CD49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role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71E4A607"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6BC2607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AFA994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SpatialRelation</w:t>
      </w:r>
      <w:r w:rsidRPr="000A0F90">
        <w:rPr>
          <w:rFonts w:cs="Arial"/>
          <w:color w:val="0000FF"/>
          <w:highlight w:val="white"/>
          <w:lang w:val="en-CA"/>
        </w:rPr>
        <w:t>"&gt;</w:t>
      </w:r>
    </w:p>
    <w:p w14:paraId="1AD81F7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ref</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703C528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scaleMinimum</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xs:positiveInteger</w:t>
      </w:r>
      <w:r w:rsidRPr="000A0F90">
        <w:rPr>
          <w:rFonts w:cs="Arial"/>
          <w:color w:val="0000FF"/>
          <w:highlight w:val="white"/>
          <w:lang w:val="en-CA"/>
        </w:rPr>
        <w:t>"/&gt;</w:t>
      </w:r>
    </w:p>
    <w:p w14:paraId="5535E7C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scaleMaximum</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xs:positiveInteger</w:t>
      </w:r>
      <w:r w:rsidRPr="000A0F90">
        <w:rPr>
          <w:rFonts w:cs="Arial"/>
          <w:color w:val="0000FF"/>
          <w:highlight w:val="white"/>
          <w:lang w:val="en-CA"/>
        </w:rPr>
        <w:t>"/&gt;</w:t>
      </w:r>
    </w:p>
    <w:p w14:paraId="1009405E"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4DF71AC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BCB532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6242F47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3DA92A2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SpatialRelation</w:t>
      </w:r>
      <w:r w:rsidRPr="000A0F90">
        <w:rPr>
          <w:rFonts w:cs="Arial"/>
          <w:color w:val="0000FF"/>
          <w:highlight w:val="white"/>
          <w:lang w:val="en-CA"/>
        </w:rPr>
        <w:t>"&gt;</w:t>
      </w:r>
    </w:p>
    <w:p w14:paraId="1DC331D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mask</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xs:boolean</w:t>
      </w:r>
      <w:r w:rsidRPr="000A0F90">
        <w:rPr>
          <w:rFonts w:cs="Arial"/>
          <w:color w:val="0000FF"/>
          <w:highlight w:val="white"/>
          <w:lang w:val="en-CA"/>
        </w:rPr>
        <w:t>"</w:t>
      </w:r>
      <w:r w:rsidRPr="000A0F90">
        <w:rPr>
          <w:rFonts w:cs="Arial"/>
          <w:color w:val="FF8040"/>
          <w:highlight w:val="white"/>
          <w:lang w:val="en-CA"/>
        </w:rPr>
        <w:t xml:space="preserve"> default</w:t>
      </w:r>
      <w:r w:rsidRPr="000A0F90">
        <w:rPr>
          <w:rFonts w:cs="Arial"/>
          <w:color w:val="0000FF"/>
          <w:highlight w:val="white"/>
          <w:lang w:val="en-CA"/>
        </w:rPr>
        <w:t>="</w:t>
      </w:r>
      <w:r w:rsidRPr="000A0F90">
        <w:rPr>
          <w:rFonts w:cs="Arial"/>
          <w:color w:val="800000"/>
          <w:highlight w:val="white"/>
          <w:lang w:val="en-CA"/>
        </w:rPr>
        <w:t>false</w:t>
      </w:r>
      <w:r w:rsidRPr="000A0F90">
        <w:rPr>
          <w:rFonts w:cs="Arial"/>
          <w:color w:val="0000FF"/>
          <w:highlight w:val="white"/>
          <w:lang w:val="en-CA"/>
        </w:rPr>
        <w:t>"/&gt;</w:t>
      </w:r>
    </w:p>
    <w:p w14:paraId="645B37B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0000FF"/>
          <w:highlight w:val="white"/>
          <w:lang w:val="en-CA"/>
        </w:rPr>
        <w:t>&gt;</w:t>
      </w:r>
    </w:p>
    <w:p w14:paraId="1A74DC3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103206E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6A4061C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2F2F0A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BoundaryRelation</w:t>
      </w:r>
      <w:r w:rsidRPr="000A0F90">
        <w:rPr>
          <w:rFonts w:cs="Arial"/>
          <w:color w:val="0000FF"/>
          <w:highlight w:val="white"/>
          <w:lang w:val="en-CA"/>
        </w:rPr>
        <w:t>"&gt;</w:t>
      </w:r>
    </w:p>
    <w:p w14:paraId="7D07BBD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2CBF152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SpatialRelation</w:t>
      </w:r>
      <w:r w:rsidRPr="000A0F90">
        <w:rPr>
          <w:rFonts w:cs="Arial"/>
          <w:color w:val="0000FF"/>
          <w:highlight w:val="white"/>
          <w:lang w:val="en-CA"/>
        </w:rPr>
        <w:t>"&gt;</w:t>
      </w:r>
    </w:p>
    <w:p w14:paraId="399A78F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boundaryType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BoundaryType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761F7DB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127859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43DBCA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F7B9D6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2453260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CurveRelation</w:t>
      </w:r>
      <w:r w:rsidRPr="00404E4E">
        <w:rPr>
          <w:rFonts w:cs="Arial"/>
          <w:color w:val="0000FF"/>
          <w:highlight w:val="white"/>
          <w:lang w:val="fr-FR"/>
        </w:rPr>
        <w:t>"&gt;</w:t>
      </w:r>
    </w:p>
    <w:p w14:paraId="24E5D22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FBCCBB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MaskedRelation</w:t>
      </w:r>
      <w:r w:rsidRPr="00404E4E">
        <w:rPr>
          <w:rFonts w:cs="Arial"/>
          <w:color w:val="0000FF"/>
          <w:highlight w:val="white"/>
          <w:lang w:val="fr-FR"/>
        </w:rPr>
        <w:t>"&gt;</w:t>
      </w:r>
    </w:p>
    <w:p w14:paraId="28DFC3E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orientation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Orientation</w:t>
      </w:r>
      <w:r w:rsidRPr="00404E4E">
        <w:rPr>
          <w:rFonts w:cs="Arial"/>
          <w:color w:val="0000FF"/>
          <w:highlight w:val="white"/>
          <w:lang w:val="fr-FR"/>
        </w:rPr>
        <w:t>"</w:t>
      </w:r>
      <w:r w:rsidRPr="00404E4E">
        <w:rPr>
          <w:rFonts w:cs="Arial"/>
          <w:color w:val="FF8040"/>
          <w:highlight w:val="white"/>
          <w:lang w:val="fr-FR"/>
        </w:rPr>
        <w:t xml:space="preserve"> use</w:t>
      </w:r>
      <w:r w:rsidRPr="00404E4E">
        <w:rPr>
          <w:rFonts w:cs="Arial"/>
          <w:color w:val="0000FF"/>
          <w:highlight w:val="white"/>
          <w:lang w:val="fr-FR"/>
        </w:rPr>
        <w:t>="</w:t>
      </w:r>
      <w:r w:rsidRPr="00404E4E">
        <w:rPr>
          <w:rFonts w:cs="Arial"/>
          <w:color w:val="800000"/>
          <w:highlight w:val="white"/>
          <w:lang w:val="fr-FR"/>
        </w:rPr>
        <w:t>required</w:t>
      </w:r>
      <w:r w:rsidRPr="00404E4E">
        <w:rPr>
          <w:rFonts w:cs="Arial"/>
          <w:color w:val="0000FF"/>
          <w:highlight w:val="white"/>
          <w:lang w:val="fr-FR"/>
        </w:rPr>
        <w:t>"/&gt;</w:t>
      </w:r>
    </w:p>
    <w:p w14:paraId="2B6B7D5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5B529B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220DE53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0A1E338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3AAF09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CurveRelations</w:t>
      </w:r>
      <w:r w:rsidRPr="000A0F90">
        <w:rPr>
          <w:rFonts w:cs="Arial"/>
          <w:color w:val="0000FF"/>
          <w:highlight w:val="white"/>
          <w:lang w:val="en-CA"/>
        </w:rPr>
        <w:t>"&gt;</w:t>
      </w:r>
    </w:p>
    <w:p w14:paraId="0FDCE66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2880394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Curve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CurveRelation</w:t>
      </w:r>
      <w:r w:rsidRPr="000A0F90">
        <w:rPr>
          <w:rFonts w:cs="Arial"/>
          <w:color w:val="0000FF"/>
          <w:highlight w:val="white"/>
          <w:lang w:val="en-CA"/>
        </w:rPr>
        <w:t>"/&gt;</w:t>
      </w:r>
    </w:p>
    <w:p w14:paraId="5A21A77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CompositeCurve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CurveRelation</w:t>
      </w:r>
      <w:r w:rsidRPr="000A0F90">
        <w:rPr>
          <w:rFonts w:cs="Arial"/>
          <w:color w:val="0000FF"/>
          <w:highlight w:val="white"/>
          <w:lang w:val="en-CA"/>
        </w:rPr>
        <w:t>"/&gt;</w:t>
      </w:r>
    </w:p>
    <w:p w14:paraId="582352A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5E27C91B"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375B003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9248EB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SpatialRelations</w:t>
      </w:r>
      <w:r w:rsidRPr="000A0F90">
        <w:rPr>
          <w:rFonts w:cs="Arial"/>
          <w:color w:val="0000FF"/>
          <w:highlight w:val="white"/>
          <w:lang w:val="en-CA"/>
        </w:rPr>
        <w:t>"&gt;</w:t>
      </w:r>
    </w:p>
    <w:p w14:paraId="4A8477B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56F1BB3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12A8F47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PointSet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76B85DB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Surface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19F0FEF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CurveRelations</w:t>
      </w:r>
      <w:r w:rsidRPr="000A0F90">
        <w:rPr>
          <w:rFonts w:cs="Arial"/>
          <w:color w:val="0000FF"/>
          <w:highlight w:val="white"/>
          <w:lang w:val="en-CA"/>
        </w:rPr>
        <w:t>"/&gt;</w:t>
      </w:r>
    </w:p>
    <w:p w14:paraId="4D7130F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0A6FCC7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7E03EA8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7498CE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Object</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5BAF023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id</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63F597EE"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5FD2610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4E0FBA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Point</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6623BCD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040F74C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Object</w:t>
      </w:r>
      <w:r w:rsidRPr="000A0F90">
        <w:rPr>
          <w:rFonts w:cs="Arial"/>
          <w:color w:val="0000FF"/>
          <w:highlight w:val="white"/>
          <w:lang w:val="en-CA"/>
        </w:rPr>
        <w:t>"&gt;</w:t>
      </w:r>
    </w:p>
    <w:p w14:paraId="5FFF710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65A0BE2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Coordinate</w:t>
      </w:r>
      <w:r w:rsidRPr="000A0F90">
        <w:rPr>
          <w:rFonts w:cs="Arial"/>
          <w:color w:val="0000FF"/>
          <w:highlight w:val="white"/>
          <w:lang w:val="en-CA"/>
        </w:rPr>
        <w:t>"/&gt;</w:t>
      </w:r>
    </w:p>
    <w:p w14:paraId="62AB2A5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B834AF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6DF513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03AF43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0B7779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9728EC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MultiPoint</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5ADC3C5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E04997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2180F62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B70E4C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Coordinate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65067F1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547521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C249B3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364421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8471D8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B459DD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SegmentBase</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58C4FEF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87757D4" w14:textId="77777777" w:rsidR="00CA4776" w:rsidRPr="00404E4E"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ControlPoint</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Coordinate2D</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357115A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E58F6B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interpolation</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InterpolationType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45FCDFA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111C22F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F75504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Segment</w:t>
      </w:r>
      <w:r w:rsidRPr="000A0F90">
        <w:rPr>
          <w:rFonts w:cs="Arial"/>
          <w:color w:val="0000FF"/>
          <w:highlight w:val="white"/>
          <w:lang w:val="en-CA"/>
        </w:rPr>
        <w:t>"&gt;</w:t>
      </w:r>
    </w:p>
    <w:p w14:paraId="52951CF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3D84141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SegmentBase</w:t>
      </w:r>
      <w:r w:rsidRPr="000A0F90">
        <w:rPr>
          <w:rFonts w:cs="Arial"/>
          <w:color w:val="0000FF"/>
          <w:highlight w:val="white"/>
          <w:lang w:val="en-CA"/>
        </w:rPr>
        <w:t>"&gt;</w:t>
      </w:r>
    </w:p>
    <w:p w14:paraId="0F041F6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2C34C8B2" w14:textId="77777777" w:rsidR="00CA4776" w:rsidRPr="000A0F90"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ControlPoint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2</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0004233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9C6D01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xs:restriction</w:t>
      </w:r>
      <w:r w:rsidRPr="00404E4E">
        <w:rPr>
          <w:rFonts w:cs="Arial"/>
          <w:color w:val="0000FF"/>
          <w:highlight w:val="white"/>
          <w:lang w:val="fr-FR"/>
        </w:rPr>
        <w:t>&gt;</w:t>
      </w:r>
    </w:p>
    <w:p w14:paraId="1B28D7A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8E6AB5E"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1448EC6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CA0CD5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ArcByCenterPointBase</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4FF2010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21E70D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xs:restriction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SegmentBase</w:t>
      </w:r>
      <w:r w:rsidRPr="00404E4E">
        <w:rPr>
          <w:rFonts w:cs="Arial"/>
          <w:color w:val="0000FF"/>
          <w:highlight w:val="white"/>
          <w:lang w:val="fr-FR"/>
        </w:rPr>
        <w:t>"&gt;</w:t>
      </w:r>
    </w:p>
    <w:p w14:paraId="34DCA9C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069E274" w14:textId="77777777" w:rsidR="00CA4776" w:rsidRPr="00404E4E" w:rsidRDefault="00CA4776" w:rsidP="00CA4776">
      <w:pPr>
        <w:tabs>
          <w:tab w:val="left" w:pos="284"/>
          <w:tab w:val="left" w:pos="567"/>
          <w:tab w:val="left" w:pos="851"/>
          <w:tab w:val="left" w:pos="1134"/>
        </w:tabs>
        <w:autoSpaceDE w:val="0"/>
        <w:autoSpaceDN w:val="0"/>
        <w:adjustRightInd w:val="0"/>
        <w:ind w:right="-7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ControlPoint</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Coordinate2D</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49214798" w14:textId="77777777" w:rsidR="00CA4776" w:rsidRPr="00404E4E"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CC468B0" w14:textId="77777777" w:rsidR="00CA4776" w:rsidRPr="00404E4E"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interpolation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InterpolationType</w:t>
      </w:r>
      <w:r w:rsidRPr="00404E4E">
        <w:rPr>
          <w:rFonts w:cs="Arial"/>
          <w:color w:val="0000FF"/>
          <w:highlight w:val="white"/>
          <w:lang w:val="fr-FR"/>
        </w:rPr>
        <w:t>"</w:t>
      </w:r>
      <w:r w:rsidRPr="00404E4E">
        <w:rPr>
          <w:rFonts w:cs="Arial"/>
          <w:color w:val="FF8040"/>
          <w:highlight w:val="white"/>
          <w:lang w:val="fr-FR"/>
        </w:rPr>
        <w:t xml:space="preserve"> use</w:t>
      </w:r>
      <w:r w:rsidRPr="00404E4E">
        <w:rPr>
          <w:rFonts w:cs="Arial"/>
          <w:color w:val="0000FF"/>
          <w:highlight w:val="white"/>
          <w:lang w:val="fr-FR"/>
        </w:rPr>
        <w:t>="</w:t>
      </w:r>
      <w:r w:rsidRPr="00404E4E">
        <w:rPr>
          <w:rFonts w:cs="Arial"/>
          <w:color w:val="800000"/>
          <w:highlight w:val="white"/>
          <w:lang w:val="fr-FR"/>
        </w:rPr>
        <w:t>required</w:t>
      </w:r>
      <w:r w:rsidRPr="00404E4E">
        <w:rPr>
          <w:rFonts w:cs="Arial"/>
          <w:color w:val="0000FF"/>
          <w:highlight w:val="white"/>
          <w:lang w:val="fr-FR"/>
        </w:rPr>
        <w:t>"</w:t>
      </w:r>
      <w:r w:rsidRPr="00404E4E">
        <w:rPr>
          <w:rFonts w:cs="Arial"/>
          <w:color w:val="FF8040"/>
          <w:highlight w:val="white"/>
          <w:lang w:val="fr-FR"/>
        </w:rPr>
        <w:t xml:space="preserve"> fixed</w:t>
      </w:r>
      <w:r w:rsidRPr="00404E4E">
        <w:rPr>
          <w:rFonts w:cs="Arial"/>
          <w:color w:val="0000FF"/>
          <w:highlight w:val="white"/>
          <w:lang w:val="fr-FR"/>
        </w:rPr>
        <w:t>="</w:t>
      </w:r>
      <w:r w:rsidRPr="00404E4E">
        <w:rPr>
          <w:rFonts w:cs="Arial"/>
          <w:color w:val="800000"/>
          <w:highlight w:val="white"/>
          <w:lang w:val="fr-FR"/>
        </w:rPr>
        <w:t>CircularArcCenterPointWithRadius</w:t>
      </w:r>
      <w:r w:rsidRPr="00404E4E">
        <w:rPr>
          <w:rFonts w:cs="Arial"/>
          <w:color w:val="0000FF"/>
          <w:highlight w:val="white"/>
          <w:lang w:val="fr-FR"/>
        </w:rPr>
        <w:t>"/&gt;</w:t>
      </w:r>
    </w:p>
    <w:p w14:paraId="35F0F2F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xs:restriction</w:t>
      </w:r>
      <w:r w:rsidRPr="00404E4E">
        <w:rPr>
          <w:rFonts w:cs="Arial"/>
          <w:color w:val="0000FF"/>
          <w:highlight w:val="white"/>
          <w:lang w:val="fr-FR"/>
        </w:rPr>
        <w:t>&gt;</w:t>
      </w:r>
    </w:p>
    <w:p w14:paraId="77A4DA9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A61F6C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B44B46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5CA1FF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ArcByCenterPoint</w:t>
      </w:r>
      <w:r w:rsidRPr="000A0F90">
        <w:rPr>
          <w:rFonts w:cs="Arial"/>
          <w:color w:val="0000FF"/>
          <w:highlight w:val="white"/>
          <w:lang w:val="en-CA"/>
        </w:rPr>
        <w:t>"&gt;</w:t>
      </w:r>
    </w:p>
    <w:p w14:paraId="763968C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1376560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ArcByCenterPointBase</w:t>
      </w:r>
      <w:r w:rsidRPr="000A0F90">
        <w:rPr>
          <w:rFonts w:cs="Arial"/>
          <w:color w:val="0000FF"/>
          <w:highlight w:val="white"/>
          <w:lang w:val="en-CA"/>
        </w:rPr>
        <w:t>"&gt;</w:t>
      </w:r>
    </w:p>
    <w:p w14:paraId="3DCFA84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radius</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6276B1A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startAngle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7E8A776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angularDistance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2112E66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D1D1A2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080971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03045D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6F2FFD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CircleByCenterPoint</w:t>
      </w:r>
      <w:r w:rsidRPr="00404E4E">
        <w:rPr>
          <w:rFonts w:cs="Arial"/>
          <w:color w:val="0000FF"/>
          <w:highlight w:val="white"/>
          <w:lang w:val="fr-FR"/>
        </w:rPr>
        <w:t>"&gt;</w:t>
      </w:r>
    </w:p>
    <w:p w14:paraId="734E060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349ADA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ArcByCenterPointBase</w:t>
      </w:r>
      <w:r w:rsidRPr="00404E4E">
        <w:rPr>
          <w:rFonts w:cs="Arial"/>
          <w:color w:val="0000FF"/>
          <w:highlight w:val="white"/>
          <w:lang w:val="fr-FR"/>
        </w:rPr>
        <w:t>"&gt;</w:t>
      </w:r>
    </w:p>
    <w:p w14:paraId="0C97D69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radius</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use</w:t>
      </w:r>
      <w:r w:rsidRPr="00404E4E">
        <w:rPr>
          <w:rFonts w:cs="Arial"/>
          <w:color w:val="0000FF"/>
          <w:highlight w:val="white"/>
          <w:lang w:val="fr-FR"/>
        </w:rPr>
        <w:t>="</w:t>
      </w:r>
      <w:r w:rsidRPr="00404E4E">
        <w:rPr>
          <w:rFonts w:cs="Arial"/>
          <w:color w:val="800000"/>
          <w:highlight w:val="white"/>
          <w:lang w:val="fr-FR"/>
        </w:rPr>
        <w:t>required</w:t>
      </w:r>
      <w:r w:rsidRPr="00404E4E">
        <w:rPr>
          <w:rFonts w:cs="Arial"/>
          <w:color w:val="0000FF"/>
          <w:highlight w:val="white"/>
          <w:lang w:val="fr-FR"/>
        </w:rPr>
        <w:t>"/&gt;</w:t>
      </w:r>
    </w:p>
    <w:p w14:paraId="380FCFB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direction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Direction</w:t>
      </w:r>
      <w:r w:rsidRPr="00404E4E">
        <w:rPr>
          <w:rFonts w:cs="Arial"/>
          <w:color w:val="0000FF"/>
          <w:highlight w:val="white"/>
          <w:lang w:val="fr-FR"/>
        </w:rPr>
        <w:t>"</w:t>
      </w:r>
      <w:r w:rsidRPr="00404E4E">
        <w:rPr>
          <w:rFonts w:cs="Arial"/>
          <w:color w:val="FF8040"/>
          <w:highlight w:val="white"/>
          <w:lang w:val="fr-FR"/>
        </w:rPr>
        <w:t xml:space="preserve"> default</w:t>
      </w:r>
      <w:r w:rsidRPr="00404E4E">
        <w:rPr>
          <w:rFonts w:cs="Arial"/>
          <w:color w:val="0000FF"/>
          <w:highlight w:val="white"/>
          <w:lang w:val="fr-FR"/>
        </w:rPr>
        <w:t>="</w:t>
      </w:r>
      <w:r w:rsidRPr="00404E4E">
        <w:rPr>
          <w:rFonts w:cs="Arial"/>
          <w:color w:val="800000"/>
          <w:highlight w:val="white"/>
          <w:lang w:val="fr-FR"/>
        </w:rPr>
        <w:t>+</w:t>
      </w:r>
      <w:r w:rsidRPr="00404E4E">
        <w:rPr>
          <w:rFonts w:cs="Arial"/>
          <w:color w:val="0000FF"/>
          <w:highlight w:val="white"/>
          <w:lang w:val="fr-FR"/>
        </w:rPr>
        <w:t>"/&gt;</w:t>
      </w:r>
    </w:p>
    <w:p w14:paraId="51A0AB8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BE0F9D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0DC7B0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567920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15B01D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Segments</w:t>
      </w:r>
      <w:r w:rsidRPr="000A0F90">
        <w:rPr>
          <w:rFonts w:cs="Arial"/>
          <w:color w:val="0000FF"/>
          <w:highlight w:val="white"/>
          <w:lang w:val="en-CA"/>
        </w:rPr>
        <w:t>"&gt;</w:t>
      </w:r>
    </w:p>
    <w:p w14:paraId="0B63993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06FA68B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Segment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Segment</w:t>
      </w:r>
      <w:r w:rsidRPr="000A0F90">
        <w:rPr>
          <w:rFonts w:cs="Arial"/>
          <w:color w:val="0000FF"/>
          <w:highlight w:val="white"/>
          <w:lang w:val="en-CA"/>
        </w:rPr>
        <w:t>"/&gt;</w:t>
      </w:r>
    </w:p>
    <w:p w14:paraId="4F91019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ArcByCenterPoint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ArcByCenterPoint</w:t>
      </w:r>
      <w:r w:rsidRPr="000A0F90">
        <w:rPr>
          <w:rFonts w:cs="Arial"/>
          <w:color w:val="0000FF"/>
          <w:highlight w:val="white"/>
          <w:lang w:val="en-CA"/>
        </w:rPr>
        <w:t>"/&gt;</w:t>
      </w:r>
    </w:p>
    <w:p w14:paraId="08F7AD8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CircleByCenterPoint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CircleByCenterPoint</w:t>
      </w:r>
      <w:r w:rsidRPr="000A0F90">
        <w:rPr>
          <w:rFonts w:cs="Arial"/>
          <w:color w:val="0000FF"/>
          <w:highlight w:val="white"/>
          <w:lang w:val="en-CA"/>
        </w:rPr>
        <w:t>"/&gt;</w:t>
      </w:r>
    </w:p>
    <w:p w14:paraId="20C9683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69B0D59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3FFEA4C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7040C2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Curve</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615243C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BFEF17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6E819F8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7DD27E5F" w14:textId="77777777" w:rsidR="00CA4776" w:rsidRPr="000A0F90"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BoundaryRelation</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0</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2</w:t>
      </w:r>
      <w:r w:rsidRPr="000A0F90">
        <w:rPr>
          <w:rFonts w:cs="Arial"/>
          <w:color w:val="0000FF"/>
          <w:highlight w:val="white"/>
          <w:lang w:val="en-CA"/>
        </w:rPr>
        <w:t>"/&gt;</w:t>
      </w:r>
    </w:p>
    <w:p w14:paraId="0F46EB7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Segments</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2EC4E05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1DE6F5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D618C3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24CAAE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245AEC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564F8F2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CompositeCurve</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4533506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CA0C16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1E2896E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6314FB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CurveRelations</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7CCC03B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9B81E7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776572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1F9964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1F0632D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BD8A21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Ring</w:t>
      </w:r>
      <w:r w:rsidRPr="000A0F90">
        <w:rPr>
          <w:rFonts w:cs="Arial"/>
          <w:color w:val="0000FF"/>
          <w:highlight w:val="white"/>
          <w:lang w:val="en-CA"/>
        </w:rPr>
        <w:t>"&gt;</w:t>
      </w:r>
    </w:p>
    <w:p w14:paraId="50D02E1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CurveRelations</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5D85165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55B7470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32D74B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Surface</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31E39D1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040F85D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Object</w:t>
      </w:r>
      <w:r w:rsidRPr="000A0F90">
        <w:rPr>
          <w:rFonts w:cs="Arial"/>
          <w:color w:val="0000FF"/>
          <w:highlight w:val="white"/>
          <w:lang w:val="en-CA"/>
        </w:rPr>
        <w:t>"&gt;</w:t>
      </w:r>
    </w:p>
    <w:p w14:paraId="628EE2F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1EA7329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OuterRing</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Ring</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"/&gt;</w:t>
      </w:r>
    </w:p>
    <w:p w14:paraId="0F4BCE07" w14:textId="77777777" w:rsidR="00CA4776" w:rsidRPr="000A0F90" w:rsidRDefault="00CA4776" w:rsidP="00CA4776">
      <w:pPr>
        <w:tabs>
          <w:tab w:val="left" w:pos="284"/>
          <w:tab w:val="left" w:pos="567"/>
          <w:tab w:val="left" w:pos="851"/>
          <w:tab w:val="left" w:pos="1134"/>
        </w:tabs>
        <w:autoSpaceDE w:val="0"/>
        <w:autoSpaceDN w:val="0"/>
        <w:adjustRightInd w:val="0"/>
        <w:ind w:right="-1094"/>
        <w:jc w:val="left"/>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InnerRing</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Ring</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0</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6A2BA4D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76035E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0FFEE2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56019D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2CC5ED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655F431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Information</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129E5D5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06EC59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149F118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570B34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F99691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7B61F5E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782317C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554E39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54AB389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47A80AD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SpatialRelations</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0</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14B4ED9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7C0A992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primitive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GeometricPrimitive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3DA195C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t xml:space="preserve">        </w:t>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AFCBB6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CAE47C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5041307" w14:textId="77777777" w:rsidR="00CA4776" w:rsidRPr="006E6D12" w:rsidRDefault="00CA4776" w:rsidP="00F11EF2">
      <w:pPr>
        <w:tabs>
          <w:tab w:val="left" w:pos="284"/>
          <w:tab w:val="left" w:pos="567"/>
          <w:tab w:val="left" w:pos="851"/>
          <w:tab w:val="left" w:pos="1134"/>
        </w:tabs>
        <w:autoSpaceDE w:val="0"/>
        <w:autoSpaceDN w:val="0"/>
        <w:adjustRightInd w:val="0"/>
        <w:rPr>
          <w:color w:val="0000FF"/>
          <w:highlight w:val="white"/>
          <w:lang w:val="fr-FR"/>
        </w:rPr>
      </w:pPr>
      <w:r w:rsidRPr="006E6D12">
        <w:rPr>
          <w:color w:val="0000FF"/>
          <w:highlight w:val="white"/>
          <w:lang w:val="fr-FR"/>
        </w:rPr>
        <w:t>&lt;/</w:t>
      </w:r>
      <w:r w:rsidRPr="006E6D12">
        <w:rPr>
          <w:highlight w:val="white"/>
          <w:lang w:val="fr-FR"/>
        </w:rPr>
        <w:t>xs:schema</w:t>
      </w:r>
      <w:r w:rsidRPr="006E6D12">
        <w:rPr>
          <w:color w:val="0000FF"/>
          <w:highlight w:val="white"/>
          <w:lang w:val="fr-FR"/>
        </w:rPr>
        <w:t>&gt;</w:t>
      </w:r>
    </w:p>
    <w:p w14:paraId="185AD1CE" w14:textId="77777777" w:rsidR="00F11EF2" w:rsidRDefault="00F11EF2" w:rsidP="00F11EF2">
      <w:pPr>
        <w:tabs>
          <w:tab w:val="left" w:pos="284"/>
          <w:tab w:val="left" w:pos="567"/>
          <w:tab w:val="left" w:pos="851"/>
          <w:tab w:val="left" w:pos="1134"/>
        </w:tabs>
        <w:autoSpaceDE w:val="0"/>
        <w:autoSpaceDN w:val="0"/>
        <w:adjustRightInd w:val="0"/>
        <w:rPr>
          <w:rFonts w:cs="Arial"/>
          <w:color w:val="800000"/>
          <w:highlight w:val="white"/>
          <w:lang w:val="fr-FR"/>
        </w:rPr>
      </w:pPr>
    </w:p>
    <w:p w14:paraId="6F2F92A4" w14:textId="77777777" w:rsidR="006E6D12" w:rsidRPr="006E6D12" w:rsidRDefault="006E6D12" w:rsidP="00BB19FF">
      <w:pPr>
        <w:pStyle w:val="Heading2"/>
        <w:numPr>
          <w:ilvl w:val="1"/>
          <w:numId w:val="49"/>
        </w:numPr>
        <w:spacing w:after="200"/>
        <w:rPr>
          <w:sz w:val="24"/>
          <w:szCs w:val="24"/>
        </w:rPr>
      </w:pPr>
      <w:bookmarkStart w:id="957" w:name="_Toc397961890"/>
      <w:bookmarkStart w:id="958" w:name="_Toc16161207"/>
      <w:r w:rsidRPr="006E6D12">
        <w:rPr>
          <w:sz w:val="24"/>
          <w:szCs w:val="24"/>
        </w:rPr>
        <w:t>Symbol Definition Schema</w:t>
      </w:r>
      <w:bookmarkEnd w:id="958"/>
    </w:p>
    <w:bookmarkEnd w:id="957"/>
    <w:p w14:paraId="0F19905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FF"/>
          <w:highlight w:val="white"/>
          <w:lang w:val="en-CA"/>
        </w:rPr>
        <w:t>&lt;?xml version="1.0" encoding="UTF-8"?&gt;</w:t>
      </w:r>
    </w:p>
    <w:p w14:paraId="62C44A7A" w14:textId="77777777" w:rsidR="00CA4776" w:rsidRPr="00BF5187"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en-CA"/>
        </w:rPr>
      </w:pPr>
      <w:r w:rsidRPr="00BF5187">
        <w:rPr>
          <w:rFonts w:cs="Arial"/>
          <w:color w:val="0000FF"/>
          <w:highlight w:val="white"/>
          <w:lang w:val="en-CA"/>
        </w:rPr>
        <w:t>&lt;</w:t>
      </w:r>
      <w:r w:rsidRPr="00BF5187">
        <w:rPr>
          <w:rFonts w:cs="Arial"/>
          <w:color w:val="0000A0"/>
          <w:highlight w:val="white"/>
          <w:lang w:val="en-CA"/>
        </w:rPr>
        <w:t>xs:schema</w:t>
      </w:r>
      <w:r w:rsidRPr="00BF5187">
        <w:rPr>
          <w:rFonts w:cs="Arial"/>
          <w:color w:val="FF8040"/>
          <w:highlight w:val="white"/>
          <w:lang w:val="en-CA"/>
        </w:rPr>
        <w:t xml:space="preserve"> xmlns</w:t>
      </w:r>
      <w:r w:rsidRPr="00BF5187">
        <w:rPr>
          <w:rFonts w:cs="Arial"/>
          <w:color w:val="0000FF"/>
          <w:highlight w:val="white"/>
          <w:lang w:val="en-CA"/>
        </w:rPr>
        <w:t>="</w:t>
      </w:r>
      <w:r w:rsidRPr="00BF5187">
        <w:rPr>
          <w:rFonts w:cs="Arial"/>
          <w:color w:val="800000"/>
          <w:highlight w:val="white"/>
          <w:lang w:val="en-CA"/>
        </w:rPr>
        <w:t>http://www.iho.int/S100SymbolDefinition</w:t>
      </w:r>
      <w:r w:rsidRPr="00BF5187">
        <w:rPr>
          <w:rFonts w:cs="Arial"/>
          <w:color w:val="0000FF"/>
          <w:highlight w:val="white"/>
          <w:lang w:val="en-CA"/>
        </w:rPr>
        <w:t>"</w:t>
      </w:r>
      <w:r w:rsidRPr="00BF5187">
        <w:rPr>
          <w:rFonts w:cs="Arial"/>
          <w:color w:val="FF8040"/>
          <w:highlight w:val="white"/>
          <w:lang w:val="en-CA"/>
        </w:rPr>
        <w:t xml:space="preserve"> xmlns:xs</w:t>
      </w:r>
      <w:r w:rsidRPr="00BF5187">
        <w:rPr>
          <w:rFonts w:cs="Arial"/>
          <w:color w:val="0000FF"/>
          <w:highlight w:val="white"/>
          <w:lang w:val="en-CA"/>
        </w:rPr>
        <w:t>="</w:t>
      </w:r>
      <w:r w:rsidRPr="00BF5187">
        <w:rPr>
          <w:rFonts w:cs="Arial"/>
          <w:color w:val="800000"/>
          <w:highlight w:val="white"/>
          <w:lang w:val="en-CA"/>
        </w:rPr>
        <w:t>http://www.w3.org/2001/XMLSchema</w:t>
      </w:r>
      <w:r w:rsidRPr="00BF5187">
        <w:rPr>
          <w:rFonts w:cs="Arial"/>
          <w:color w:val="0000FF"/>
          <w:highlight w:val="white"/>
          <w:lang w:val="en-CA"/>
        </w:rPr>
        <w:t>"</w:t>
      </w:r>
      <w:r w:rsidRPr="00BF5187">
        <w:rPr>
          <w:rFonts w:cs="Arial"/>
          <w:color w:val="FF8040"/>
          <w:highlight w:val="white"/>
          <w:lang w:val="en-CA"/>
        </w:rPr>
        <w:t xml:space="preserve"> xmlns:s100CSL</w:t>
      </w:r>
      <w:r w:rsidRPr="00BF5187">
        <w:rPr>
          <w:rFonts w:cs="Arial"/>
          <w:color w:val="0000FF"/>
          <w:highlight w:val="white"/>
          <w:lang w:val="en-CA"/>
        </w:rPr>
        <w:t>="</w:t>
      </w:r>
      <w:r w:rsidRPr="00BF5187">
        <w:rPr>
          <w:rFonts w:cs="Arial"/>
          <w:color w:val="800000"/>
          <w:highlight w:val="white"/>
          <w:lang w:val="en-CA"/>
        </w:rPr>
        <w:t>http://www.iho.int/S100ConceptualSchema</w:t>
      </w:r>
      <w:r w:rsidRPr="00BF5187">
        <w:rPr>
          <w:rFonts w:cs="Arial"/>
          <w:color w:val="0000FF"/>
          <w:highlight w:val="white"/>
          <w:lang w:val="en-CA"/>
        </w:rPr>
        <w:t>"</w:t>
      </w:r>
      <w:r w:rsidRPr="00BF5187">
        <w:rPr>
          <w:rFonts w:cs="Arial"/>
          <w:color w:val="FF8040"/>
          <w:highlight w:val="white"/>
          <w:lang w:val="en-CA"/>
        </w:rPr>
        <w:t xml:space="preserve"> targetNamespace</w:t>
      </w:r>
      <w:r w:rsidRPr="00BF5187">
        <w:rPr>
          <w:rFonts w:cs="Arial"/>
          <w:color w:val="0000FF"/>
          <w:highlight w:val="white"/>
          <w:lang w:val="en-CA"/>
        </w:rPr>
        <w:t>="</w:t>
      </w:r>
      <w:r w:rsidRPr="00BF5187">
        <w:rPr>
          <w:rFonts w:cs="Arial"/>
          <w:color w:val="800000"/>
          <w:highlight w:val="white"/>
          <w:lang w:val="en-CA"/>
        </w:rPr>
        <w:t>http://www.iho.int/S100SymbolDefinition</w:t>
      </w:r>
      <w:r w:rsidRPr="00BF5187">
        <w:rPr>
          <w:rFonts w:cs="Arial"/>
          <w:color w:val="0000FF"/>
          <w:highlight w:val="white"/>
          <w:lang w:val="en-CA"/>
        </w:rPr>
        <w:t>"&gt;</w:t>
      </w:r>
    </w:p>
    <w:p w14:paraId="1F6A0C7B" w14:textId="77777777" w:rsidR="00CA4776" w:rsidRPr="00BF5187"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xs:import</w:t>
      </w:r>
      <w:r w:rsidRPr="00BF5187">
        <w:rPr>
          <w:rFonts w:cs="Arial"/>
          <w:color w:val="FF8040"/>
          <w:highlight w:val="white"/>
          <w:lang w:val="en-CA"/>
        </w:rPr>
        <w:t xml:space="preserve"> namespace</w:t>
      </w:r>
      <w:r w:rsidRPr="00BF5187">
        <w:rPr>
          <w:rFonts w:cs="Arial"/>
          <w:color w:val="0000FF"/>
          <w:highlight w:val="white"/>
          <w:lang w:val="en-CA"/>
        </w:rPr>
        <w:t>="</w:t>
      </w:r>
      <w:r w:rsidRPr="00BF5187">
        <w:rPr>
          <w:rFonts w:cs="Arial"/>
          <w:color w:val="800000"/>
          <w:highlight w:val="white"/>
          <w:lang w:val="en-CA"/>
        </w:rPr>
        <w:t>http://www.iho.int/S100ConceptualSchema</w:t>
      </w:r>
      <w:r w:rsidRPr="00BF5187">
        <w:rPr>
          <w:rFonts w:cs="Arial"/>
          <w:color w:val="0000FF"/>
          <w:highlight w:val="white"/>
          <w:lang w:val="en-CA"/>
        </w:rPr>
        <w:t>"</w:t>
      </w:r>
      <w:r w:rsidRPr="00BF5187">
        <w:rPr>
          <w:rFonts w:cs="Arial"/>
          <w:color w:val="FF8040"/>
          <w:highlight w:val="white"/>
          <w:lang w:val="en-CA"/>
        </w:rPr>
        <w:t xml:space="preserve"> schemaLocation</w:t>
      </w:r>
      <w:r w:rsidRPr="00BF5187">
        <w:rPr>
          <w:rFonts w:cs="Arial"/>
          <w:color w:val="0000FF"/>
          <w:highlight w:val="white"/>
          <w:lang w:val="en-CA"/>
        </w:rPr>
        <w:t>="</w:t>
      </w:r>
      <w:r w:rsidRPr="00BF5187">
        <w:rPr>
          <w:rFonts w:cs="Arial"/>
          <w:color w:val="800000"/>
          <w:highlight w:val="white"/>
          <w:lang w:val="en-CA"/>
        </w:rPr>
        <w:t>S100CSL.xsd</w:t>
      </w:r>
      <w:r w:rsidRPr="00BF5187">
        <w:rPr>
          <w:rFonts w:cs="Arial"/>
          <w:color w:val="0000FF"/>
          <w:highlight w:val="white"/>
          <w:lang w:val="en-CA"/>
        </w:rPr>
        <w:t>"/&gt;</w:t>
      </w:r>
    </w:p>
    <w:p w14:paraId="426D7C3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D42FFE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GRAPHICS BASE PACKAGE </w:t>
      </w:r>
      <w:r w:rsidRPr="00BF5187">
        <w:rPr>
          <w:rFonts w:cs="Arial"/>
          <w:color w:val="0000FF"/>
          <w:highlight w:val="white"/>
          <w:lang w:val="en-CA"/>
        </w:rPr>
        <w:t>--&gt;</w:t>
      </w:r>
    </w:p>
    <w:p w14:paraId="0E611EE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 string with at least 1 character starting with an alpha numerical character used as identifier within this catalogue </w:t>
      </w:r>
      <w:r w:rsidRPr="00BF5187">
        <w:rPr>
          <w:rFonts w:cs="Arial"/>
          <w:color w:val="0000FF"/>
          <w:highlight w:val="white"/>
          <w:lang w:val="en-CA"/>
        </w:rPr>
        <w:t>--&gt;</w:t>
      </w:r>
    </w:p>
    <w:p w14:paraId="3EEB953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"&gt;</w:t>
      </w:r>
    </w:p>
    <w:p w14:paraId="6EC7CD7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02217B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xs:minLength</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5983768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xs:pattern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[0-9a-zA-Z]*</w:t>
      </w:r>
      <w:r w:rsidRPr="00BF5187">
        <w:rPr>
          <w:rFonts w:cs="Arial"/>
          <w:color w:val="0000FF"/>
          <w:highlight w:val="white"/>
          <w:lang w:val="en-CA"/>
        </w:rPr>
        <w:t>"/&gt;</w:t>
      </w:r>
    </w:p>
    <w:p w14:paraId="2366550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7D8214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29810AF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68F6B3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 color token (either a string starting with an alpha character followed by alpha numeric characters or a hash and thre hex numbers like #AA44A8) </w:t>
      </w:r>
      <w:r w:rsidRPr="00BF5187">
        <w:rPr>
          <w:rFonts w:cs="Arial"/>
          <w:color w:val="0000FF"/>
          <w:highlight w:val="white"/>
          <w:lang w:val="en-CA"/>
        </w:rPr>
        <w:t>--&gt;</w:t>
      </w:r>
    </w:p>
    <w:p w14:paraId="57111EF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ColorToken</w:t>
      </w:r>
      <w:r w:rsidRPr="00BF5187">
        <w:rPr>
          <w:rFonts w:cs="Arial"/>
          <w:color w:val="0000FF"/>
          <w:highlight w:val="white"/>
          <w:lang w:val="en-CA"/>
        </w:rPr>
        <w:t>"&gt;</w:t>
      </w:r>
    </w:p>
    <w:p w14:paraId="46DE62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C7B172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xs:minLength</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79340A6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xs:pattern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[a-zA-Z][0-9a-zA-Z]*|#[0-9A-Fa-f]{6}</w:t>
      </w:r>
      <w:r w:rsidRPr="00BF5187">
        <w:rPr>
          <w:rFonts w:cs="Arial"/>
          <w:color w:val="0000FF"/>
          <w:highlight w:val="white"/>
          <w:lang w:val="en-CA"/>
        </w:rPr>
        <w:t>"/&gt;</w:t>
      </w:r>
    </w:p>
    <w:p w14:paraId="5C7F3BE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182AC35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3B94F56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C97B34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CRSType  </w:t>
      </w:r>
      <w:r w:rsidRPr="00BF5187">
        <w:rPr>
          <w:rFonts w:cs="Arial"/>
          <w:color w:val="0000FF"/>
          <w:highlight w:val="white"/>
          <w:lang w:val="en-CA"/>
        </w:rPr>
        <w:t>--&gt;</w:t>
      </w:r>
    </w:p>
    <w:p w14:paraId="42C6A25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Interval01</w:t>
      </w:r>
      <w:r w:rsidRPr="00BF5187">
        <w:rPr>
          <w:rFonts w:cs="Arial"/>
          <w:color w:val="0000FF"/>
          <w:highlight w:val="white"/>
          <w:lang w:val="en-CA"/>
        </w:rPr>
        <w:t>"&gt;</w:t>
      </w:r>
    </w:p>
    <w:p w14:paraId="594E7F6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337A7B2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xs:minInclusive</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7CD3F7E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xs:maxInclusive</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6ADA96E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5EDD413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691CA91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B8F885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CRSType </w:t>
      </w:r>
      <w:r w:rsidRPr="00BF5187">
        <w:rPr>
          <w:rFonts w:cs="Arial"/>
          <w:color w:val="0000FF"/>
          <w:highlight w:val="white"/>
          <w:lang w:val="en-CA"/>
        </w:rPr>
        <w:t>--&gt;</w:t>
      </w:r>
    </w:p>
    <w:p w14:paraId="1C6F035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"&gt;</w:t>
      </w:r>
    </w:p>
    <w:p w14:paraId="69DF28B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312A031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GeographicCRS</w:t>
      </w:r>
      <w:r w:rsidRPr="00BF5187">
        <w:rPr>
          <w:rFonts w:cs="Arial"/>
          <w:color w:val="0000FF"/>
          <w:highlight w:val="white"/>
          <w:lang w:val="en-CA"/>
        </w:rPr>
        <w:t>"/&gt;</w:t>
      </w:r>
    </w:p>
    <w:p w14:paraId="33C4966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PortrayalCRS</w:t>
      </w:r>
      <w:r w:rsidRPr="00BF5187">
        <w:rPr>
          <w:rFonts w:cs="Arial"/>
          <w:color w:val="0000FF"/>
          <w:highlight w:val="white"/>
          <w:lang w:val="en-CA"/>
        </w:rPr>
        <w:t>"/&gt;</w:t>
      </w:r>
    </w:p>
    <w:p w14:paraId="17CB484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LocalCRS</w:t>
      </w:r>
      <w:r w:rsidRPr="00BF5187">
        <w:rPr>
          <w:rFonts w:cs="Arial"/>
          <w:color w:val="0000FF"/>
          <w:highlight w:val="white"/>
          <w:lang w:val="en-CA"/>
        </w:rPr>
        <w:t>"/&gt;</w:t>
      </w:r>
    </w:p>
    <w:p w14:paraId="6CA0E1F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LineCRS</w:t>
      </w:r>
      <w:r w:rsidRPr="00BF5187">
        <w:rPr>
          <w:rFonts w:cs="Arial"/>
          <w:color w:val="0000FF"/>
          <w:highlight w:val="white"/>
          <w:lang w:val="en-CA"/>
        </w:rPr>
        <w:t>"/&gt;</w:t>
      </w:r>
    </w:p>
    <w:p w14:paraId="7309016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3B882D21"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72381AE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D6E3BC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Point </w:t>
      </w:r>
      <w:r w:rsidRPr="00BF5187">
        <w:rPr>
          <w:rFonts w:cs="Arial"/>
          <w:color w:val="0000FF"/>
          <w:highlight w:val="white"/>
          <w:lang w:val="en-CA"/>
        </w:rPr>
        <w:t>--&gt;</w:t>
      </w:r>
    </w:p>
    <w:p w14:paraId="38F761E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0573F8C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D1C52B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x</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529E47E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y</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1D39CB8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D40D221"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4ACA13A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560DB7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Vector </w:t>
      </w:r>
      <w:r w:rsidRPr="00BF5187">
        <w:rPr>
          <w:rFonts w:cs="Arial"/>
          <w:color w:val="0000FF"/>
          <w:highlight w:val="white"/>
          <w:lang w:val="en-CA"/>
        </w:rPr>
        <w:t>--&gt;</w:t>
      </w:r>
    </w:p>
    <w:p w14:paraId="2FCF358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3B4432D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260071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x</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78FC45F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y</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0115A57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679CD0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79BB569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2F6BED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Sector </w:t>
      </w:r>
      <w:r w:rsidRPr="00BF5187">
        <w:rPr>
          <w:rFonts w:cs="Arial"/>
          <w:color w:val="0000FF"/>
          <w:highlight w:val="white"/>
          <w:lang w:val="en-CA"/>
        </w:rPr>
        <w:t>--&gt;</w:t>
      </w:r>
    </w:p>
    <w:p w14:paraId="6F0531F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"&gt;</w:t>
      </w:r>
    </w:p>
    <w:p w14:paraId="355B09CE"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093F07E" w14:textId="77777777" w:rsidR="005664AC" w:rsidRPr="00BF5187" w:rsidRDefault="005664AC" w:rsidP="005664AC">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Pr>
          <w:rFonts w:cs="Arial"/>
          <w:color w:val="800000"/>
          <w:highlight w:val="white"/>
          <w:lang w:val="en-CA"/>
        </w:rPr>
        <w:t>rotationCRS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Pr>
          <w:rFonts w:cs="Arial"/>
          <w:color w:val="800000"/>
          <w:highlight w:val="white"/>
          <w:lang w:val="en-CA"/>
        </w:rPr>
        <w:t>CRSType</w:t>
      </w:r>
      <w:r w:rsidRPr="00BF5187">
        <w:rPr>
          <w:rFonts w:cs="Arial"/>
          <w:color w:val="0000FF"/>
          <w:highlight w:val="white"/>
          <w:lang w:val="en-CA"/>
        </w:rPr>
        <w:t>"</w:t>
      </w:r>
      <w:r w:rsidR="009C2001">
        <w:rPr>
          <w:rFonts w:cs="Arial"/>
          <w:color w:val="0000FF"/>
          <w:highlight w:val="white"/>
          <w:lang w:val="en-CA"/>
        </w:rPr>
        <w:t xml:space="preserve"> </w:t>
      </w:r>
      <w:r w:rsidR="009C2001">
        <w:rPr>
          <w:rFonts w:cs="Arial"/>
          <w:color w:val="FF8040"/>
          <w:highlight w:val="white"/>
          <w:lang w:val="en-CA"/>
        </w:rPr>
        <w:t>minOccurs</w:t>
      </w:r>
      <w:r w:rsidR="009C2001" w:rsidRPr="00BF5187">
        <w:rPr>
          <w:rFonts w:cs="Arial"/>
          <w:color w:val="0000FF"/>
          <w:highlight w:val="white"/>
          <w:lang w:val="en-CA"/>
        </w:rPr>
        <w:t>="</w:t>
      </w:r>
      <w:r w:rsidR="009C2001">
        <w:rPr>
          <w:rFonts w:cs="Arial"/>
          <w:color w:val="800000"/>
          <w:highlight w:val="white"/>
          <w:lang w:val="en-CA"/>
        </w:rPr>
        <w:t>0</w:t>
      </w:r>
      <w:r w:rsidR="009C2001" w:rsidRPr="00BF5187">
        <w:rPr>
          <w:rFonts w:cs="Arial"/>
          <w:color w:val="0000FF"/>
          <w:highlight w:val="white"/>
          <w:lang w:val="en-CA"/>
        </w:rPr>
        <w:t>"</w:t>
      </w:r>
      <w:r w:rsidRPr="00BF5187">
        <w:rPr>
          <w:rFonts w:cs="Arial"/>
          <w:color w:val="0000FF"/>
          <w:highlight w:val="white"/>
          <w:lang w:val="en-CA"/>
        </w:rPr>
        <w:t>/&gt;</w:t>
      </w:r>
    </w:p>
    <w:p w14:paraId="467DBE4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startAngle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60F9A5F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angularDistance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64603FC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B7ABF3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F0623E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99C31F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Color </w:t>
      </w:r>
      <w:r w:rsidRPr="00BF5187">
        <w:rPr>
          <w:rFonts w:cs="Arial"/>
          <w:color w:val="0000FF"/>
          <w:highlight w:val="white"/>
          <w:lang w:val="en-CA"/>
        </w:rPr>
        <w:t>--&gt;</w:t>
      </w:r>
    </w:p>
    <w:p w14:paraId="7836349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528C469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xs:simpleContent</w:t>
      </w:r>
      <w:r w:rsidRPr="00BF5187">
        <w:rPr>
          <w:rFonts w:cs="Arial"/>
          <w:color w:val="0000FF"/>
          <w:highlight w:val="white"/>
          <w:lang w:val="en-CA"/>
        </w:rPr>
        <w:t>&gt;</w:t>
      </w:r>
    </w:p>
    <w:p w14:paraId="6A7C0E0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ColorToken</w:t>
      </w:r>
      <w:r w:rsidRPr="00BF5187">
        <w:rPr>
          <w:rFonts w:cs="Arial"/>
          <w:color w:val="0000FF"/>
          <w:highlight w:val="white"/>
          <w:lang w:val="en-CA"/>
        </w:rPr>
        <w:t>"&gt;</w:t>
      </w:r>
    </w:p>
    <w:p w14:paraId="3433FFB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transparency</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Interval01</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49E5ADA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B44A768"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xs:simpleContent</w:t>
      </w:r>
      <w:r w:rsidRPr="00404E4E">
        <w:rPr>
          <w:rFonts w:cs="Arial"/>
          <w:color w:val="0000FF"/>
          <w:highlight w:val="white"/>
          <w:lang w:val="fr-FR"/>
        </w:rPr>
        <w:t>&gt;</w:t>
      </w:r>
    </w:p>
    <w:p w14:paraId="63D7074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B3F78C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5D0A1EE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Class OverrideColor </w:t>
      </w:r>
      <w:r w:rsidRPr="00BF5187">
        <w:rPr>
          <w:rFonts w:cs="Arial"/>
          <w:color w:val="0000FF"/>
          <w:highlight w:val="white"/>
          <w:lang w:val="en-CA"/>
        </w:rPr>
        <w:t>--&gt;</w:t>
      </w:r>
    </w:p>
    <w:p w14:paraId="6851246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OverrideColor</w:t>
      </w:r>
      <w:r w:rsidRPr="00BF5187">
        <w:rPr>
          <w:rFonts w:cs="Arial"/>
          <w:color w:val="0000FF"/>
          <w:highlight w:val="white"/>
          <w:lang w:val="en-CA"/>
        </w:rPr>
        <w:t>"&gt;</w:t>
      </w:r>
    </w:p>
    <w:p w14:paraId="0BEDF64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30EF05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2F2729E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0C80274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2B70129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585A9A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3CA6F7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Pen </w:t>
      </w:r>
      <w:r w:rsidRPr="00BF5187">
        <w:rPr>
          <w:rFonts w:cs="Arial"/>
          <w:color w:val="0000FF"/>
          <w:highlight w:val="white"/>
          <w:lang w:val="en-CA"/>
        </w:rPr>
        <w:t>--&gt;</w:t>
      </w:r>
    </w:p>
    <w:p w14:paraId="3823157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Pen</w:t>
      </w:r>
      <w:r w:rsidRPr="00BF5187">
        <w:rPr>
          <w:rFonts w:cs="Arial"/>
          <w:color w:val="0000FF"/>
          <w:highlight w:val="white"/>
          <w:lang w:val="en-CA"/>
        </w:rPr>
        <w:t>"&gt;</w:t>
      </w:r>
    </w:p>
    <w:p w14:paraId="34FBBCD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889586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08124E4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150C25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width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523D772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B11C9D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4785A47" w14:textId="77777777" w:rsidR="00CA4776" w:rsidRPr="00E41C72"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Pixmap </w:t>
      </w:r>
      <w:r w:rsidRPr="00BF5187">
        <w:rPr>
          <w:rFonts w:cs="Arial"/>
          <w:color w:val="0000FF"/>
          <w:highlight w:val="white"/>
          <w:lang w:val="en-CA"/>
        </w:rPr>
        <w:t>--&gt;</w:t>
      </w:r>
    </w:p>
    <w:p w14:paraId="682C193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Pixmap</w:t>
      </w:r>
      <w:r w:rsidRPr="00BF5187">
        <w:rPr>
          <w:rFonts w:cs="Arial"/>
          <w:color w:val="0000FF"/>
          <w:highlight w:val="white"/>
          <w:lang w:val="en-CA"/>
        </w:rPr>
        <w:t>"&gt;</w:t>
      </w:r>
    </w:p>
    <w:p w14:paraId="7ED0B23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2750DFC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overrideAll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4A50D49" w14:textId="77777777" w:rsidR="00CA4776" w:rsidRPr="00BF5187" w:rsidRDefault="00CA4776" w:rsidP="00CA4776">
      <w:pPr>
        <w:tabs>
          <w:tab w:val="left" w:pos="284"/>
          <w:tab w:val="left" w:pos="567"/>
          <w:tab w:val="left" w:pos="851"/>
          <w:tab w:val="left" w:pos="1148"/>
        </w:tabs>
        <w:autoSpaceDE w:val="0"/>
        <w:autoSpaceDN w:val="0"/>
        <w:adjustRightInd w:val="0"/>
        <w:ind w:right="-11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OverrideColor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2AFB945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077B4B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5B5D814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D35CA6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3A3899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Polyline </w:t>
      </w:r>
      <w:r w:rsidRPr="00BF5187">
        <w:rPr>
          <w:rFonts w:cs="Arial"/>
          <w:color w:val="0000FF"/>
          <w:highlight w:val="white"/>
          <w:lang w:val="en-CA"/>
        </w:rPr>
        <w:t>--&gt;</w:t>
      </w:r>
    </w:p>
    <w:p w14:paraId="33E174F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Polyline</w:t>
      </w:r>
      <w:r w:rsidRPr="00BF5187">
        <w:rPr>
          <w:rFonts w:cs="Arial"/>
          <w:color w:val="0000FF"/>
          <w:highlight w:val="white"/>
          <w:lang w:val="en-CA"/>
        </w:rPr>
        <w:t>"&gt;</w:t>
      </w:r>
    </w:p>
    <w:p w14:paraId="6B4FFF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701AD7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2</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1669C57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2C9487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EEDB5B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06178E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Arc3Points </w:t>
      </w:r>
      <w:r w:rsidRPr="00BF5187">
        <w:rPr>
          <w:rFonts w:cs="Arial"/>
          <w:color w:val="0000FF"/>
          <w:highlight w:val="white"/>
          <w:lang w:val="en-CA"/>
        </w:rPr>
        <w:t>--&gt;</w:t>
      </w:r>
    </w:p>
    <w:p w14:paraId="6668626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Arc3Points</w:t>
      </w:r>
      <w:r w:rsidRPr="00BF5187">
        <w:rPr>
          <w:rFonts w:cs="Arial"/>
          <w:color w:val="0000FF"/>
          <w:highlight w:val="white"/>
          <w:lang w:val="en-CA"/>
        </w:rPr>
        <w:t>"&gt;</w:t>
      </w:r>
    </w:p>
    <w:p w14:paraId="4D93E8A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E51235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49C57DD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medianPoint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3878CA7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endPoint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0CFCF82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FC8A25E"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F09E4D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99BD24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ArcByRadius </w:t>
      </w:r>
      <w:r w:rsidRPr="00BF5187">
        <w:rPr>
          <w:rFonts w:cs="Arial"/>
          <w:color w:val="0000FF"/>
          <w:highlight w:val="white"/>
          <w:lang w:val="en-CA"/>
        </w:rPr>
        <w:t>--&gt;</w:t>
      </w:r>
    </w:p>
    <w:p w14:paraId="59DF026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ArcByRadius</w:t>
      </w:r>
      <w:r w:rsidRPr="00BF5187">
        <w:rPr>
          <w:rFonts w:cs="Arial"/>
          <w:color w:val="0000FF"/>
          <w:highlight w:val="white"/>
          <w:lang w:val="en-CA"/>
        </w:rPr>
        <w:t>"&gt;</w:t>
      </w:r>
    </w:p>
    <w:p w14:paraId="5B6AFE2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2A42F5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5FB950B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35B093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367EA4A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37EA02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BD31F6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D68C2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Annulus </w:t>
      </w:r>
      <w:r w:rsidRPr="00BF5187">
        <w:rPr>
          <w:rFonts w:cs="Arial"/>
          <w:color w:val="0000FF"/>
          <w:highlight w:val="white"/>
          <w:lang w:val="en-CA"/>
        </w:rPr>
        <w:t>--&gt;</w:t>
      </w:r>
    </w:p>
    <w:p w14:paraId="0706338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Annulus</w:t>
      </w:r>
      <w:r w:rsidRPr="00BF5187">
        <w:rPr>
          <w:rFonts w:cs="Arial"/>
          <w:color w:val="0000FF"/>
          <w:highlight w:val="white"/>
          <w:lang w:val="en-CA"/>
        </w:rPr>
        <w:t>"&gt;</w:t>
      </w:r>
    </w:p>
    <w:p w14:paraId="13F2871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A359C8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55C1D335" w14:textId="77777777" w:rsidR="00CA4776" w:rsidRPr="00BF5187" w:rsidRDefault="00CA4776" w:rsidP="00CA4776">
      <w:pPr>
        <w:tabs>
          <w:tab w:val="left" w:pos="284"/>
          <w:tab w:val="left" w:pos="567"/>
          <w:tab w:val="left" w:pos="851"/>
          <w:tab w:val="left" w:pos="1148"/>
        </w:tabs>
        <w:autoSpaceDE w:val="0"/>
        <w:autoSpaceDN w:val="0"/>
        <w:adjustRightInd w:val="0"/>
        <w:ind w:right="-10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innerRadius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07D08A0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outerRadius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664ACB2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5E5FCCD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C4226C1"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30D57B0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8DC946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for segments </w:t>
      </w:r>
      <w:r w:rsidRPr="00BF5187">
        <w:rPr>
          <w:rFonts w:cs="Arial"/>
          <w:color w:val="0000FF"/>
          <w:highlight w:val="white"/>
          <w:lang w:val="en-CA"/>
        </w:rPr>
        <w:t>--&gt;</w:t>
      </w:r>
    </w:p>
    <w:p w14:paraId="11351DD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Segment</w:t>
      </w:r>
      <w:r w:rsidRPr="00BF5187">
        <w:rPr>
          <w:rFonts w:cs="Arial"/>
          <w:color w:val="0000FF"/>
          <w:highlight w:val="white"/>
          <w:lang w:val="en-CA"/>
        </w:rPr>
        <w:t>"&gt;</w:t>
      </w:r>
    </w:p>
    <w:p w14:paraId="3DC76BD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26811F0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polyline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Polyline</w:t>
      </w:r>
      <w:r w:rsidRPr="00BF5187">
        <w:rPr>
          <w:rFonts w:cs="Arial"/>
          <w:color w:val="0000FF"/>
          <w:highlight w:val="white"/>
          <w:lang w:val="en-CA"/>
        </w:rPr>
        <w:t>"/&gt;</w:t>
      </w:r>
    </w:p>
    <w:p w14:paraId="4290160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arc3Points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Arc3Points</w:t>
      </w:r>
      <w:r w:rsidRPr="00BF5187">
        <w:rPr>
          <w:rFonts w:cs="Arial"/>
          <w:color w:val="0000FF"/>
          <w:highlight w:val="white"/>
          <w:lang w:val="en-CA"/>
        </w:rPr>
        <w:t>"/&gt;</w:t>
      </w:r>
    </w:p>
    <w:p w14:paraId="2CAAC7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arcByRadius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ArcByRadius</w:t>
      </w:r>
      <w:r w:rsidRPr="00BF5187">
        <w:rPr>
          <w:rFonts w:cs="Arial"/>
          <w:color w:val="0000FF"/>
          <w:highlight w:val="white"/>
          <w:lang w:val="en-CA"/>
        </w:rPr>
        <w:t>"/&gt;</w:t>
      </w:r>
    </w:p>
    <w:p w14:paraId="2EB9AD0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annulus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Annulus</w:t>
      </w:r>
      <w:r w:rsidRPr="00BF5187">
        <w:rPr>
          <w:rFonts w:cs="Arial"/>
          <w:color w:val="0000FF"/>
          <w:highlight w:val="white"/>
          <w:lang w:val="en-CA"/>
        </w:rPr>
        <w:t>"/&gt;</w:t>
      </w:r>
    </w:p>
    <w:p w14:paraId="242FC63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57D37881"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66C2CED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A870AF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Path </w:t>
      </w:r>
      <w:r w:rsidRPr="00BF5187">
        <w:rPr>
          <w:rFonts w:cs="Arial"/>
          <w:color w:val="0000FF"/>
          <w:highlight w:val="white"/>
          <w:lang w:val="en-CA"/>
        </w:rPr>
        <w:t>--&gt;</w:t>
      </w:r>
    </w:p>
    <w:p w14:paraId="09BC8A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Path</w:t>
      </w:r>
      <w:r w:rsidRPr="00BF5187">
        <w:rPr>
          <w:rFonts w:cs="Arial"/>
          <w:color w:val="0000FF"/>
          <w:highlight w:val="white"/>
          <w:lang w:val="en-CA"/>
        </w:rPr>
        <w:t>"&gt;</w:t>
      </w:r>
    </w:p>
    <w:p w14:paraId="2111E33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646A6D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Segment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1F7C967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9A480A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6E8A6C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653739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SYMBOL PACKAGE </w:t>
      </w:r>
      <w:r w:rsidRPr="00BF5187">
        <w:rPr>
          <w:rFonts w:cs="Arial"/>
          <w:color w:val="0000FF"/>
          <w:highlight w:val="white"/>
          <w:lang w:val="en-CA"/>
        </w:rPr>
        <w:t>--&gt;</w:t>
      </w:r>
    </w:p>
    <w:p w14:paraId="6A864A6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LinePlacementMode </w:t>
      </w:r>
      <w:r w:rsidRPr="00BF5187">
        <w:rPr>
          <w:rFonts w:cs="Arial"/>
          <w:color w:val="0000FF"/>
          <w:highlight w:val="white"/>
          <w:lang w:val="en-CA"/>
        </w:rPr>
        <w:t>--&gt;</w:t>
      </w:r>
    </w:p>
    <w:p w14:paraId="3CE08C5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LinePlacementMode</w:t>
      </w:r>
      <w:r w:rsidRPr="00BF5187">
        <w:rPr>
          <w:rFonts w:cs="Arial"/>
          <w:color w:val="0000FF"/>
          <w:highlight w:val="white"/>
          <w:lang w:val="en-CA"/>
        </w:rPr>
        <w:t>"&gt;</w:t>
      </w:r>
    </w:p>
    <w:p w14:paraId="0D7486F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4A69EB9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Relative</w:t>
      </w:r>
      <w:r w:rsidRPr="00BF5187">
        <w:rPr>
          <w:rFonts w:cs="Arial"/>
          <w:color w:val="0000FF"/>
          <w:highlight w:val="white"/>
          <w:lang w:val="en-CA"/>
        </w:rPr>
        <w:t>"/&gt;</w:t>
      </w:r>
    </w:p>
    <w:p w14:paraId="5C8025D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Absolute</w:t>
      </w:r>
      <w:r w:rsidRPr="00BF5187">
        <w:rPr>
          <w:rFonts w:cs="Arial"/>
          <w:color w:val="0000FF"/>
          <w:highlight w:val="white"/>
          <w:lang w:val="en-CA"/>
        </w:rPr>
        <w:t>"/&gt;</w:t>
      </w:r>
    </w:p>
    <w:p w14:paraId="3B37CFF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6731248B"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6353DA1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2E265E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AreaPlacementMode </w:t>
      </w:r>
      <w:r w:rsidRPr="00BF5187">
        <w:rPr>
          <w:rFonts w:cs="Arial"/>
          <w:color w:val="0000FF"/>
          <w:highlight w:val="white"/>
          <w:lang w:val="en-CA"/>
        </w:rPr>
        <w:t>--&gt;</w:t>
      </w:r>
    </w:p>
    <w:p w14:paraId="626CBFB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AreaPlacementMode</w:t>
      </w:r>
      <w:r w:rsidRPr="00BF5187">
        <w:rPr>
          <w:rFonts w:cs="Arial"/>
          <w:color w:val="0000FF"/>
          <w:highlight w:val="white"/>
          <w:lang w:val="en-CA"/>
        </w:rPr>
        <w:t>"&gt;</w:t>
      </w:r>
    </w:p>
    <w:p w14:paraId="0104879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25D140E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VisibleParts</w:t>
      </w:r>
      <w:r w:rsidRPr="00BF5187">
        <w:rPr>
          <w:rFonts w:cs="Arial"/>
          <w:color w:val="0000FF"/>
          <w:highlight w:val="white"/>
          <w:lang w:val="en-CA"/>
        </w:rPr>
        <w:t>"/&gt;</w:t>
      </w:r>
    </w:p>
    <w:p w14:paraId="67B2DFF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Geographic</w:t>
      </w:r>
      <w:r w:rsidRPr="00BF5187">
        <w:rPr>
          <w:rFonts w:cs="Arial"/>
          <w:color w:val="0000FF"/>
          <w:highlight w:val="white"/>
          <w:lang w:val="en-CA"/>
        </w:rPr>
        <w:t>"/&gt;</w:t>
      </w:r>
    </w:p>
    <w:p w14:paraId="5446DF1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3DEA0532"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55D628B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3E45D8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LineSymbolPlacement </w:t>
      </w:r>
      <w:r w:rsidRPr="00BF5187">
        <w:rPr>
          <w:rFonts w:cs="Arial"/>
          <w:color w:val="0000FF"/>
          <w:highlight w:val="white"/>
          <w:lang w:val="en-CA"/>
        </w:rPr>
        <w:t>--&gt;</w:t>
      </w:r>
    </w:p>
    <w:p w14:paraId="3AE5D41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LineSymbolPlacement</w:t>
      </w:r>
      <w:r w:rsidRPr="00BF5187">
        <w:rPr>
          <w:rFonts w:cs="Arial"/>
          <w:color w:val="0000FF"/>
          <w:highlight w:val="white"/>
          <w:lang w:val="en-CA"/>
        </w:rPr>
        <w:t>"&gt;</w:t>
      </w:r>
    </w:p>
    <w:p w14:paraId="1E068FD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CC7D20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18D19B4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C3FD8E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placementMode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LinePlacementMode</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786FE58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77C5A2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3FD60B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AreaSymbolPlacement </w:t>
      </w:r>
      <w:r w:rsidRPr="00BF5187">
        <w:rPr>
          <w:rFonts w:cs="Arial"/>
          <w:color w:val="0000FF"/>
          <w:highlight w:val="white"/>
          <w:lang w:val="en-CA"/>
        </w:rPr>
        <w:t>--&gt;</w:t>
      </w:r>
    </w:p>
    <w:p w14:paraId="5A7539E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AreaSymbolPlacement</w:t>
      </w:r>
      <w:r w:rsidRPr="00BF5187">
        <w:rPr>
          <w:rFonts w:cs="Arial"/>
          <w:color w:val="0000FF"/>
          <w:highlight w:val="white"/>
          <w:lang w:val="en-CA"/>
        </w:rPr>
        <w:t>"&gt;</w:t>
      </w:r>
    </w:p>
    <w:p w14:paraId="5E3B4DE0" w14:textId="77777777" w:rsidR="00CA4776" w:rsidRPr="00BF5187" w:rsidRDefault="00CA4776" w:rsidP="00CA4776">
      <w:pPr>
        <w:tabs>
          <w:tab w:val="left" w:pos="284"/>
          <w:tab w:val="left" w:pos="567"/>
          <w:tab w:val="left" w:pos="851"/>
          <w:tab w:val="left" w:pos="1148"/>
        </w:tabs>
        <w:autoSpaceDE w:val="0"/>
        <w:autoSpaceDN w:val="0"/>
        <w:adjustRightInd w:val="0"/>
        <w:ind w:right="-9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placementMode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AreaPlacementMode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VisibleParts</w:t>
      </w:r>
      <w:r w:rsidRPr="00BF5187">
        <w:rPr>
          <w:rFonts w:cs="Arial"/>
          <w:color w:val="0000FF"/>
          <w:highlight w:val="white"/>
          <w:lang w:val="en-CA"/>
        </w:rPr>
        <w:t>"/&gt;</w:t>
      </w:r>
    </w:p>
    <w:p w14:paraId="242766F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6A6BED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5F5250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Symbol </w:t>
      </w:r>
      <w:r w:rsidRPr="00BF5187">
        <w:rPr>
          <w:rFonts w:cs="Arial"/>
          <w:color w:val="0000FF"/>
          <w:highlight w:val="white"/>
          <w:lang w:val="en-CA"/>
        </w:rPr>
        <w:t>--&gt;</w:t>
      </w:r>
    </w:p>
    <w:p w14:paraId="7899C02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"&gt;</w:t>
      </w:r>
    </w:p>
    <w:p w14:paraId="3D6E614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E95CB7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3AB475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overrideAll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3CDC5D13" w14:textId="77777777" w:rsidR="00CA4776" w:rsidRPr="00BF5187"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OverrideColor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6CEB6988" w14:textId="77777777" w:rsidR="00CA4776" w:rsidRPr="00404E4E"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linePlacement</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LineSymbolPlacement</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1E3C7920" w14:textId="77777777" w:rsidR="00CA4776" w:rsidRPr="00BF5187"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areaPlacement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AreaSymbolPlacement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10FF77B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39FD4E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15B7C20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459BD9D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PortrayalCRS</w:t>
      </w:r>
      <w:r w:rsidRPr="00BF5187">
        <w:rPr>
          <w:rFonts w:cs="Arial"/>
          <w:color w:val="0000FF"/>
          <w:highlight w:val="white"/>
          <w:lang w:val="en-CA"/>
        </w:rPr>
        <w:t>"/&gt;</w:t>
      </w:r>
    </w:p>
    <w:p w14:paraId="0700EF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49F6149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080863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DA925D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LINE STYLES PACKAGE </w:t>
      </w:r>
      <w:r w:rsidRPr="00BF5187">
        <w:rPr>
          <w:rFonts w:cs="Arial"/>
          <w:color w:val="0000FF"/>
          <w:highlight w:val="white"/>
          <w:lang w:val="en-CA"/>
        </w:rPr>
        <w:t>--&gt;</w:t>
      </w:r>
    </w:p>
    <w:p w14:paraId="3D1DCF1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JoinStyle </w:t>
      </w:r>
      <w:r w:rsidRPr="00BF5187">
        <w:rPr>
          <w:rFonts w:cs="Arial"/>
          <w:color w:val="0000FF"/>
          <w:highlight w:val="white"/>
          <w:lang w:val="en-CA"/>
        </w:rPr>
        <w:t>--&gt;</w:t>
      </w:r>
    </w:p>
    <w:p w14:paraId="3B9DD7A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JoinStyle</w:t>
      </w:r>
      <w:r w:rsidRPr="00BF5187">
        <w:rPr>
          <w:rFonts w:cs="Arial"/>
          <w:color w:val="0000FF"/>
          <w:highlight w:val="white"/>
          <w:lang w:val="en-CA"/>
        </w:rPr>
        <w:t>"&gt;</w:t>
      </w:r>
    </w:p>
    <w:p w14:paraId="3167140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A77719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Bevel</w:t>
      </w:r>
      <w:r w:rsidRPr="00BF5187">
        <w:rPr>
          <w:rFonts w:cs="Arial"/>
          <w:color w:val="0000FF"/>
          <w:highlight w:val="white"/>
          <w:lang w:val="en-CA"/>
        </w:rPr>
        <w:t>"/&gt;</w:t>
      </w:r>
    </w:p>
    <w:p w14:paraId="334E423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Miter</w:t>
      </w:r>
      <w:r w:rsidRPr="00BF5187">
        <w:rPr>
          <w:rFonts w:cs="Arial"/>
          <w:color w:val="0000FF"/>
          <w:highlight w:val="white"/>
          <w:lang w:val="en-CA"/>
        </w:rPr>
        <w:t>"/&gt;</w:t>
      </w:r>
    </w:p>
    <w:p w14:paraId="5C4E277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Round</w:t>
      </w:r>
      <w:r w:rsidRPr="00BF5187">
        <w:rPr>
          <w:rFonts w:cs="Arial"/>
          <w:color w:val="0000FF"/>
          <w:highlight w:val="white"/>
          <w:lang w:val="en-CA"/>
        </w:rPr>
        <w:t>"/&gt;</w:t>
      </w:r>
    </w:p>
    <w:p w14:paraId="3D4C0B7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961BAC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2546AA7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305CEE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JoinStyle </w:t>
      </w:r>
      <w:r w:rsidRPr="00BF5187">
        <w:rPr>
          <w:rFonts w:cs="Arial"/>
          <w:color w:val="0000FF"/>
          <w:highlight w:val="white"/>
          <w:lang w:val="en-CA"/>
        </w:rPr>
        <w:t>--&gt;</w:t>
      </w:r>
    </w:p>
    <w:p w14:paraId="30E0291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CapStyle</w:t>
      </w:r>
      <w:r w:rsidRPr="00BF5187">
        <w:rPr>
          <w:rFonts w:cs="Arial"/>
          <w:color w:val="0000FF"/>
          <w:highlight w:val="white"/>
          <w:lang w:val="en-CA"/>
        </w:rPr>
        <w:t>"&gt;</w:t>
      </w:r>
    </w:p>
    <w:p w14:paraId="2294829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36638A2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Butt</w:t>
      </w:r>
      <w:r w:rsidRPr="00BF5187">
        <w:rPr>
          <w:rFonts w:cs="Arial"/>
          <w:color w:val="0000FF"/>
          <w:highlight w:val="white"/>
          <w:lang w:val="en-CA"/>
        </w:rPr>
        <w:t>"/&gt;</w:t>
      </w:r>
    </w:p>
    <w:p w14:paraId="23B851E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Square</w:t>
      </w:r>
      <w:r w:rsidRPr="00BF5187">
        <w:rPr>
          <w:rFonts w:cs="Arial"/>
          <w:color w:val="0000FF"/>
          <w:highlight w:val="white"/>
          <w:lang w:val="en-CA"/>
        </w:rPr>
        <w:t>"/&gt;</w:t>
      </w:r>
    </w:p>
    <w:p w14:paraId="712A492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Round</w:t>
      </w:r>
      <w:r w:rsidRPr="00BF5187">
        <w:rPr>
          <w:rFonts w:cs="Arial"/>
          <w:color w:val="0000FF"/>
          <w:highlight w:val="white"/>
          <w:lang w:val="en-CA"/>
        </w:rPr>
        <w:t>"/&gt;</w:t>
      </w:r>
    </w:p>
    <w:p w14:paraId="7E4464C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0DA445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707D6E3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6F90F7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Dash </w:t>
      </w:r>
      <w:r w:rsidRPr="00BF5187">
        <w:rPr>
          <w:rFonts w:cs="Arial"/>
          <w:color w:val="0000FF"/>
          <w:highlight w:val="white"/>
          <w:lang w:val="en-CA"/>
        </w:rPr>
        <w:t>--&gt;</w:t>
      </w:r>
    </w:p>
    <w:p w14:paraId="6BD21A0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Dash</w:t>
      </w:r>
      <w:r w:rsidRPr="00BF5187">
        <w:rPr>
          <w:rFonts w:cs="Arial"/>
          <w:color w:val="0000FF"/>
          <w:highlight w:val="white"/>
          <w:lang w:val="en-CA"/>
        </w:rPr>
        <w:t>"&gt;</w:t>
      </w:r>
    </w:p>
    <w:p w14:paraId="763D25F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22E5F07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6A46AB3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length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342360B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C41BFAB"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162DA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86A7F0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LineSymbol </w:t>
      </w:r>
      <w:r w:rsidRPr="00BF5187">
        <w:rPr>
          <w:rFonts w:cs="Arial"/>
          <w:color w:val="0000FF"/>
          <w:highlight w:val="white"/>
          <w:lang w:val="en-CA"/>
        </w:rPr>
        <w:t>--&gt;</w:t>
      </w:r>
    </w:p>
    <w:p w14:paraId="4898D56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LineSymbol</w:t>
      </w:r>
      <w:r w:rsidRPr="00BF5187">
        <w:rPr>
          <w:rFonts w:cs="Arial"/>
          <w:color w:val="0000FF"/>
          <w:highlight w:val="white"/>
          <w:lang w:val="en-CA"/>
        </w:rPr>
        <w:t>"&gt;</w:t>
      </w:r>
    </w:p>
    <w:p w14:paraId="2A40061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537991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position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70F912A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E4D378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135926E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5E36C12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759D402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LocalCRS</w:t>
      </w:r>
      <w:r w:rsidRPr="00BF5187">
        <w:rPr>
          <w:rFonts w:cs="Arial"/>
          <w:color w:val="0000FF"/>
          <w:highlight w:val="white"/>
          <w:lang w:val="en-CA"/>
        </w:rPr>
        <w:t>"/&gt;</w:t>
      </w:r>
    </w:p>
    <w:p w14:paraId="2CB2CE1E"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29A265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EBDE8D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An abstract base class for linestyle </w:t>
      </w:r>
      <w:r w:rsidRPr="00BF5187">
        <w:rPr>
          <w:rFonts w:cs="Arial"/>
          <w:color w:val="0000FF"/>
          <w:highlight w:val="white"/>
          <w:lang w:val="en-CA"/>
        </w:rPr>
        <w:t>--&gt;</w:t>
      </w:r>
    </w:p>
    <w:p w14:paraId="6699748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To be used as anchor element of an substitution group </w:t>
      </w:r>
      <w:r w:rsidRPr="00BF5187">
        <w:rPr>
          <w:rFonts w:cs="Arial"/>
          <w:color w:val="0000FF"/>
          <w:highlight w:val="white"/>
          <w:lang w:val="en-CA"/>
        </w:rPr>
        <w:t>--&gt;</w:t>
      </w:r>
    </w:p>
    <w:p w14:paraId="2817B69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LineStyleBase</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30C448A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LineStyle </w:t>
      </w:r>
      <w:r w:rsidRPr="00BF5187">
        <w:rPr>
          <w:rFonts w:cs="Arial"/>
          <w:color w:val="0000FF"/>
          <w:highlight w:val="white"/>
          <w:lang w:val="en-CA"/>
        </w:rPr>
        <w:t>--&gt;</w:t>
      </w:r>
    </w:p>
    <w:p w14:paraId="7524C07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w:t>
      </w:r>
      <w:r w:rsidRPr="00BF5187">
        <w:rPr>
          <w:rFonts w:cs="Arial"/>
          <w:color w:val="0000FF"/>
          <w:highlight w:val="white"/>
          <w:lang w:val="en-CA"/>
        </w:rPr>
        <w:t>"&gt;</w:t>
      </w:r>
    </w:p>
    <w:p w14:paraId="1DF81768"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51A6AE99"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FF8040"/>
          <w:highlight w:val="white"/>
          <w:lang w:val="fr-FR"/>
        </w:rPr>
        <w:t xml:space="preserve"> base</w:t>
      </w:r>
      <w:r w:rsidRPr="00720553">
        <w:rPr>
          <w:rFonts w:cs="Arial"/>
          <w:color w:val="0000FF"/>
          <w:highlight w:val="white"/>
          <w:lang w:val="fr-FR"/>
        </w:rPr>
        <w:t>="</w:t>
      </w:r>
      <w:r w:rsidRPr="00720553">
        <w:rPr>
          <w:rFonts w:cs="Arial"/>
          <w:color w:val="800000"/>
          <w:highlight w:val="white"/>
          <w:lang w:val="fr-FR"/>
        </w:rPr>
        <w:t>LineStyleBase</w:t>
      </w:r>
      <w:r w:rsidRPr="00720553">
        <w:rPr>
          <w:rFonts w:cs="Arial"/>
          <w:color w:val="0000FF"/>
          <w:highlight w:val="white"/>
          <w:lang w:val="fr-FR"/>
        </w:rPr>
        <w:t>"&gt;</w:t>
      </w:r>
    </w:p>
    <w:p w14:paraId="0284F7C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xs:sequence</w:t>
      </w:r>
      <w:r w:rsidRPr="00720553">
        <w:rPr>
          <w:rFonts w:cs="Arial"/>
          <w:color w:val="0000FF"/>
          <w:highlight w:val="white"/>
          <w:lang w:val="fr-FR"/>
        </w:rPr>
        <w:t>&gt;</w:t>
      </w:r>
    </w:p>
    <w:p w14:paraId="4223539B" w14:textId="77777777" w:rsidR="00CA4776" w:rsidRPr="00720553"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intervalLength</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xs:double</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0</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1</w:t>
      </w:r>
      <w:r w:rsidRPr="00720553">
        <w:rPr>
          <w:rFonts w:cs="Arial"/>
          <w:color w:val="0000FF"/>
          <w:highlight w:val="white"/>
          <w:lang w:val="fr-FR"/>
        </w:rPr>
        <w:t>"/&gt;</w:t>
      </w:r>
    </w:p>
    <w:p w14:paraId="604B3CDF" w14:textId="77777777" w:rsidR="00CA4776" w:rsidRPr="00720553"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pen</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Pen</w:t>
      </w:r>
      <w:r w:rsidRPr="00720553">
        <w:rPr>
          <w:rFonts w:cs="Arial"/>
          <w:color w:val="0000FF"/>
          <w:highlight w:val="white"/>
          <w:lang w:val="fr-FR"/>
        </w:rPr>
        <w:t>"/&gt;</w:t>
      </w:r>
    </w:p>
    <w:p w14:paraId="416B2681" w14:textId="77777777" w:rsidR="00CA4776" w:rsidRPr="00720553" w:rsidRDefault="00CA4776" w:rsidP="00CA4776">
      <w:pPr>
        <w:tabs>
          <w:tab w:val="left" w:pos="284"/>
          <w:tab w:val="left" w:pos="567"/>
          <w:tab w:val="left" w:pos="851"/>
          <w:tab w:val="left" w:pos="1148"/>
        </w:tabs>
        <w:autoSpaceDE w:val="0"/>
        <w:autoSpaceDN w:val="0"/>
        <w:adjustRightInd w:val="0"/>
        <w:ind w:right="-1294"/>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dash</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Dash</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0</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unbounded</w:t>
      </w:r>
      <w:r w:rsidRPr="00720553">
        <w:rPr>
          <w:rFonts w:cs="Arial"/>
          <w:color w:val="0000FF"/>
          <w:highlight w:val="white"/>
          <w:lang w:val="fr-FR"/>
        </w:rPr>
        <w:t>"/&gt;</w:t>
      </w:r>
    </w:p>
    <w:p w14:paraId="46B1077E" w14:textId="77777777" w:rsidR="00CA4776" w:rsidRPr="00404E4E"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symbol</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LineSymbol</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1079447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7436A76"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capStyle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CapStyle</w:t>
      </w:r>
      <w:r w:rsidRPr="00404E4E">
        <w:rPr>
          <w:rFonts w:cs="Arial"/>
          <w:color w:val="0000FF"/>
          <w:highlight w:val="white"/>
          <w:lang w:val="fr-FR"/>
        </w:rPr>
        <w:t>"</w:t>
      </w:r>
      <w:r w:rsidRPr="00404E4E">
        <w:rPr>
          <w:rFonts w:cs="Arial"/>
          <w:color w:val="FF8040"/>
          <w:highlight w:val="white"/>
          <w:lang w:val="fr-FR"/>
        </w:rPr>
        <w:t xml:space="preserve"> default</w:t>
      </w:r>
      <w:r w:rsidRPr="00404E4E">
        <w:rPr>
          <w:rFonts w:cs="Arial"/>
          <w:color w:val="0000FF"/>
          <w:highlight w:val="white"/>
          <w:lang w:val="fr-FR"/>
        </w:rPr>
        <w:t>="</w:t>
      </w:r>
      <w:r w:rsidRPr="00404E4E">
        <w:rPr>
          <w:rFonts w:cs="Arial"/>
          <w:color w:val="800000"/>
          <w:highlight w:val="white"/>
          <w:lang w:val="fr-FR"/>
        </w:rPr>
        <w:t>Butt</w:t>
      </w:r>
      <w:r w:rsidRPr="00404E4E">
        <w:rPr>
          <w:rFonts w:cs="Arial"/>
          <w:color w:val="0000FF"/>
          <w:highlight w:val="white"/>
          <w:lang w:val="fr-FR"/>
        </w:rPr>
        <w:t>"/&gt;</w:t>
      </w:r>
    </w:p>
    <w:p w14:paraId="1057E85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joinStyle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JoinStyle</w:t>
      </w:r>
      <w:r w:rsidRPr="00404E4E">
        <w:rPr>
          <w:rFonts w:cs="Arial"/>
          <w:color w:val="0000FF"/>
          <w:highlight w:val="white"/>
          <w:lang w:val="fr-FR"/>
        </w:rPr>
        <w:t>"</w:t>
      </w:r>
      <w:r w:rsidRPr="00404E4E">
        <w:rPr>
          <w:rFonts w:cs="Arial"/>
          <w:color w:val="FF8040"/>
          <w:highlight w:val="white"/>
          <w:lang w:val="fr-FR"/>
        </w:rPr>
        <w:t xml:space="preserve"> default</w:t>
      </w:r>
      <w:r w:rsidRPr="00404E4E">
        <w:rPr>
          <w:rFonts w:cs="Arial"/>
          <w:color w:val="0000FF"/>
          <w:highlight w:val="white"/>
          <w:lang w:val="fr-FR"/>
        </w:rPr>
        <w:t>="</w:t>
      </w:r>
      <w:r w:rsidRPr="00404E4E">
        <w:rPr>
          <w:rFonts w:cs="Arial"/>
          <w:color w:val="800000"/>
          <w:highlight w:val="white"/>
          <w:lang w:val="fr-FR"/>
        </w:rPr>
        <w:t>Miter</w:t>
      </w:r>
      <w:r w:rsidRPr="00404E4E">
        <w:rPr>
          <w:rFonts w:cs="Arial"/>
          <w:color w:val="0000FF"/>
          <w:highlight w:val="white"/>
          <w:lang w:val="fr-FR"/>
        </w:rPr>
        <w:t>"/&gt;</w:t>
      </w:r>
    </w:p>
    <w:p w14:paraId="17782EC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78A7BA2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0000FF"/>
          <w:highlight w:val="white"/>
          <w:lang w:val="en-CA"/>
        </w:rPr>
        <w:t>&gt;</w:t>
      </w:r>
    </w:p>
    <w:p w14:paraId="559E0C1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2B41B92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369B46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93A06E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LineStyleReference </w:t>
      </w:r>
      <w:r w:rsidRPr="00BF5187">
        <w:rPr>
          <w:rFonts w:cs="Arial"/>
          <w:color w:val="0000FF"/>
          <w:highlight w:val="white"/>
          <w:lang w:val="en-CA"/>
        </w:rPr>
        <w:t>--&gt;</w:t>
      </w:r>
    </w:p>
    <w:p w14:paraId="22282DC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LineStyleReference</w:t>
      </w:r>
      <w:r w:rsidRPr="00BF5187">
        <w:rPr>
          <w:rFonts w:cs="Arial"/>
          <w:color w:val="0000FF"/>
          <w:highlight w:val="white"/>
          <w:lang w:val="en-CA"/>
        </w:rPr>
        <w:t>"&gt;</w:t>
      </w:r>
    </w:p>
    <w:p w14:paraId="7A700A6B"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374CABC0"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FF8040"/>
          <w:highlight w:val="white"/>
          <w:lang w:val="fr-FR"/>
        </w:rPr>
        <w:t xml:space="preserve"> base</w:t>
      </w:r>
      <w:r w:rsidRPr="00720553">
        <w:rPr>
          <w:rFonts w:cs="Arial"/>
          <w:color w:val="0000FF"/>
          <w:highlight w:val="white"/>
          <w:lang w:val="fr-FR"/>
        </w:rPr>
        <w:t>="</w:t>
      </w:r>
      <w:r w:rsidRPr="00720553">
        <w:rPr>
          <w:rFonts w:cs="Arial"/>
          <w:color w:val="800000"/>
          <w:highlight w:val="white"/>
          <w:lang w:val="fr-FR"/>
        </w:rPr>
        <w:t>LineStyleBase</w:t>
      </w:r>
      <w:r w:rsidRPr="00720553">
        <w:rPr>
          <w:rFonts w:cs="Arial"/>
          <w:color w:val="0000FF"/>
          <w:highlight w:val="white"/>
          <w:lang w:val="fr-FR"/>
        </w:rPr>
        <w:t>"&gt;</w:t>
      </w:r>
    </w:p>
    <w:p w14:paraId="1365A86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3DFA9ECF"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2AB3CCC"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E48308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27AA3C2"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35E8EE7E"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CompositeLineStyle </w:t>
      </w:r>
      <w:r w:rsidRPr="00404E4E">
        <w:rPr>
          <w:rFonts w:cs="Arial"/>
          <w:color w:val="0000FF"/>
          <w:highlight w:val="white"/>
          <w:lang w:val="fr-FR"/>
        </w:rPr>
        <w:t>--&gt;</w:t>
      </w:r>
    </w:p>
    <w:p w14:paraId="44122746"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CompositeLineStyle</w:t>
      </w:r>
      <w:r w:rsidRPr="00404E4E">
        <w:rPr>
          <w:rFonts w:cs="Arial"/>
          <w:color w:val="0000FF"/>
          <w:highlight w:val="white"/>
          <w:lang w:val="fr-FR"/>
        </w:rPr>
        <w:t>"&gt;</w:t>
      </w:r>
    </w:p>
    <w:p w14:paraId="07798E90"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D5ECD87"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LineStyleBase</w:t>
      </w:r>
      <w:r w:rsidRPr="00404E4E">
        <w:rPr>
          <w:rFonts w:cs="Arial"/>
          <w:color w:val="0000FF"/>
          <w:highlight w:val="white"/>
          <w:lang w:val="fr-FR"/>
        </w:rPr>
        <w:t>"&gt;</w:t>
      </w:r>
    </w:p>
    <w:p w14:paraId="18FF9C1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xs:sequence</w:t>
      </w:r>
      <w:r w:rsidRPr="00720553">
        <w:rPr>
          <w:rFonts w:cs="Arial"/>
          <w:color w:val="0000FF"/>
          <w:highlight w:val="white"/>
          <w:lang w:val="fr-FR"/>
        </w:rPr>
        <w:t>&gt;</w:t>
      </w:r>
    </w:p>
    <w:p w14:paraId="21151034"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xs:group</w:t>
      </w:r>
      <w:r w:rsidRPr="00720553">
        <w:rPr>
          <w:rFonts w:cs="Arial"/>
          <w:color w:val="FF8040"/>
          <w:highlight w:val="white"/>
          <w:lang w:val="fr-FR"/>
        </w:rPr>
        <w:t xml:space="preserve"> ref</w:t>
      </w:r>
      <w:r w:rsidRPr="00720553">
        <w:rPr>
          <w:rFonts w:cs="Arial"/>
          <w:color w:val="0000FF"/>
          <w:highlight w:val="white"/>
          <w:lang w:val="fr-FR"/>
        </w:rPr>
        <w:t>="</w:t>
      </w:r>
      <w:r w:rsidRPr="00720553">
        <w:rPr>
          <w:rFonts w:cs="Arial"/>
          <w:color w:val="800000"/>
          <w:highlight w:val="white"/>
          <w:lang w:val="fr-FR"/>
        </w:rPr>
        <w:t>LineStyleGroup</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1</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unbounded</w:t>
      </w:r>
      <w:r w:rsidRPr="00720553">
        <w:rPr>
          <w:rFonts w:cs="Arial"/>
          <w:color w:val="0000FF"/>
          <w:highlight w:val="white"/>
          <w:lang w:val="fr-FR"/>
        </w:rPr>
        <w:t>"/&gt;</w:t>
      </w:r>
    </w:p>
    <w:p w14:paraId="401B648C"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75ED178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3ACEA5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BA5EF88"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7E3008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A98503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LineStyle </w:t>
      </w:r>
      <w:r w:rsidRPr="00BF5187">
        <w:rPr>
          <w:rFonts w:cs="Arial"/>
          <w:color w:val="0000FF"/>
          <w:highlight w:val="white"/>
          <w:lang w:val="en-CA"/>
        </w:rPr>
        <w:t>--&gt;</w:t>
      </w:r>
    </w:p>
    <w:p w14:paraId="104A8D5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LineStyleGroup</w:t>
      </w:r>
      <w:r w:rsidRPr="00BF5187">
        <w:rPr>
          <w:rFonts w:cs="Arial"/>
          <w:color w:val="0000FF"/>
          <w:highlight w:val="white"/>
          <w:lang w:val="en-CA"/>
        </w:rPr>
        <w:t>"&gt;</w:t>
      </w:r>
    </w:p>
    <w:p w14:paraId="171D65B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5DD4549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LineStyle</w:t>
      </w:r>
      <w:r w:rsidRPr="00BF5187">
        <w:rPr>
          <w:rFonts w:cs="Arial"/>
          <w:color w:val="0000FF"/>
          <w:highlight w:val="white"/>
          <w:lang w:val="en-CA"/>
        </w:rPr>
        <w:t>"/&gt;</w:t>
      </w:r>
    </w:p>
    <w:p w14:paraId="35BE957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LineStyleReference</w:t>
      </w:r>
      <w:r w:rsidRPr="00BF5187">
        <w:rPr>
          <w:rFonts w:cs="Arial"/>
          <w:color w:val="0000FF"/>
          <w:highlight w:val="white"/>
          <w:lang w:val="en-CA"/>
        </w:rPr>
        <w:t>"/&gt;</w:t>
      </w:r>
    </w:p>
    <w:p w14:paraId="6B78402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compositeLineStyle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CompositeLineStyle</w:t>
      </w:r>
      <w:r w:rsidRPr="00BF5187">
        <w:rPr>
          <w:rFonts w:cs="Arial"/>
          <w:color w:val="0000FF"/>
          <w:highlight w:val="white"/>
          <w:lang w:val="en-CA"/>
        </w:rPr>
        <w:t>"/&gt;</w:t>
      </w:r>
    </w:p>
    <w:p w14:paraId="7F412C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025A9D1F"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694A666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64699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AREA FILLS PACKAGE </w:t>
      </w:r>
      <w:r w:rsidRPr="00BF5187">
        <w:rPr>
          <w:rFonts w:cs="Arial"/>
          <w:color w:val="0000FF"/>
          <w:highlight w:val="white"/>
          <w:lang w:val="en-CA"/>
        </w:rPr>
        <w:t>--&gt;</w:t>
      </w:r>
    </w:p>
    <w:p w14:paraId="3D748F7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AreaCRSType </w:t>
      </w:r>
      <w:r w:rsidRPr="00BF5187">
        <w:rPr>
          <w:rFonts w:cs="Arial"/>
          <w:color w:val="0000FF"/>
          <w:highlight w:val="white"/>
          <w:lang w:val="en-CA"/>
        </w:rPr>
        <w:t>--&gt;</w:t>
      </w:r>
    </w:p>
    <w:p w14:paraId="3BB1B12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AreaCRSType</w:t>
      </w:r>
      <w:r w:rsidRPr="00BF5187">
        <w:rPr>
          <w:rFonts w:cs="Arial"/>
          <w:color w:val="0000FF"/>
          <w:highlight w:val="white"/>
          <w:lang w:val="en-CA"/>
        </w:rPr>
        <w:t>"&gt;</w:t>
      </w:r>
    </w:p>
    <w:p w14:paraId="2AE64A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FBD9F6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Global</w:t>
      </w:r>
      <w:r w:rsidRPr="00BF5187">
        <w:rPr>
          <w:rFonts w:cs="Arial"/>
          <w:color w:val="0000FF"/>
          <w:highlight w:val="white"/>
          <w:lang w:val="en-CA"/>
        </w:rPr>
        <w:t>"/&gt;</w:t>
      </w:r>
    </w:p>
    <w:p w14:paraId="0899F39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LocalGeometry</w:t>
      </w:r>
      <w:r w:rsidRPr="00BF5187">
        <w:rPr>
          <w:rFonts w:cs="Arial"/>
          <w:color w:val="0000FF"/>
          <w:highlight w:val="white"/>
          <w:lang w:val="en-CA"/>
        </w:rPr>
        <w:t>"/&gt;</w:t>
      </w:r>
    </w:p>
    <w:p w14:paraId="1521A26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GlobalGeometry</w:t>
      </w:r>
      <w:r w:rsidRPr="00BF5187">
        <w:rPr>
          <w:rFonts w:cs="Arial"/>
          <w:color w:val="0000FF"/>
          <w:highlight w:val="white"/>
          <w:lang w:val="en-CA"/>
        </w:rPr>
        <w:t>"/&gt;</w:t>
      </w:r>
    </w:p>
    <w:p w14:paraId="4660CB2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0A5F2AD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7FFAEAA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80992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An abstract base class for linestyle </w:t>
      </w:r>
      <w:r w:rsidRPr="00BF5187">
        <w:rPr>
          <w:rFonts w:cs="Arial"/>
          <w:color w:val="0000FF"/>
          <w:highlight w:val="white"/>
          <w:lang w:val="en-CA"/>
        </w:rPr>
        <w:t>--&gt;</w:t>
      </w:r>
    </w:p>
    <w:p w14:paraId="023DF79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To be used as anchor element of an substitution group </w:t>
      </w:r>
      <w:r w:rsidRPr="00BF5187">
        <w:rPr>
          <w:rFonts w:cs="Arial"/>
          <w:color w:val="0000FF"/>
          <w:highlight w:val="white"/>
          <w:lang w:val="en-CA"/>
        </w:rPr>
        <w:t>--&gt;</w:t>
      </w:r>
    </w:p>
    <w:p w14:paraId="1E4FA2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70129DB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ColorFill </w:t>
      </w:r>
      <w:r w:rsidRPr="00BF5187">
        <w:rPr>
          <w:rFonts w:cs="Arial"/>
          <w:color w:val="0000FF"/>
          <w:highlight w:val="white"/>
          <w:lang w:val="en-CA"/>
        </w:rPr>
        <w:t>--&gt;</w:t>
      </w:r>
    </w:p>
    <w:p w14:paraId="153997B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ColorFill</w:t>
      </w:r>
      <w:r w:rsidRPr="00BF5187">
        <w:rPr>
          <w:rFonts w:cs="Arial"/>
          <w:color w:val="0000FF"/>
          <w:highlight w:val="white"/>
          <w:lang w:val="en-CA"/>
        </w:rPr>
        <w:t>"&gt;</w:t>
      </w:r>
    </w:p>
    <w:p w14:paraId="5D7D919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3547D08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"&gt;</w:t>
      </w:r>
    </w:p>
    <w:p w14:paraId="1F16E5F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C810D4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0DE7EAEA"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52BBF5E"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A59410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D1FA49E"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1FB38C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DBD51E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AreaFillReference </w:t>
      </w:r>
      <w:r w:rsidRPr="00BF5187">
        <w:rPr>
          <w:rFonts w:cs="Arial"/>
          <w:color w:val="0000FF"/>
          <w:highlight w:val="white"/>
          <w:lang w:val="en-CA"/>
        </w:rPr>
        <w:t>--&gt;</w:t>
      </w:r>
    </w:p>
    <w:p w14:paraId="22FAF1B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AreaFillReference</w:t>
      </w:r>
      <w:r w:rsidRPr="00BF5187">
        <w:rPr>
          <w:rFonts w:cs="Arial"/>
          <w:color w:val="0000FF"/>
          <w:highlight w:val="white"/>
          <w:lang w:val="en-CA"/>
        </w:rPr>
        <w:t>"&gt;</w:t>
      </w:r>
    </w:p>
    <w:p w14:paraId="1016DBA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57F68DE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"&gt;</w:t>
      </w:r>
    </w:p>
    <w:p w14:paraId="28ADF19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341AFE0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0000FF"/>
          <w:highlight w:val="white"/>
          <w:lang w:val="fr-FR"/>
        </w:rPr>
        <w:t>&gt;</w:t>
      </w:r>
    </w:p>
    <w:p w14:paraId="0A91601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06210A23"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xs:complexType</w:t>
      </w:r>
      <w:r w:rsidRPr="00720553">
        <w:rPr>
          <w:rFonts w:cs="Arial"/>
          <w:color w:val="0000FF"/>
          <w:highlight w:val="white"/>
          <w:lang w:val="fr-FR"/>
        </w:rPr>
        <w:t>&gt;</w:t>
      </w:r>
    </w:p>
    <w:p w14:paraId="3C8E8CC6"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43BB5A4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Class PatternFill </w:t>
      </w:r>
      <w:r w:rsidRPr="00BF5187">
        <w:rPr>
          <w:rFonts w:cs="Arial"/>
          <w:color w:val="0000FF"/>
          <w:highlight w:val="white"/>
          <w:lang w:val="en-CA"/>
        </w:rPr>
        <w:t>--&gt;</w:t>
      </w:r>
    </w:p>
    <w:p w14:paraId="0583212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PatternFill</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129C647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14C7B82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"&gt;</w:t>
      </w:r>
    </w:p>
    <w:p w14:paraId="4CF142A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E9601B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AreaCRSType</w:t>
      </w:r>
      <w:r w:rsidRPr="00BF5187">
        <w:rPr>
          <w:rFonts w:cs="Arial"/>
          <w:color w:val="0000FF"/>
          <w:highlight w:val="white"/>
          <w:lang w:val="en-CA"/>
        </w:rPr>
        <w:t>"/&gt;</w:t>
      </w:r>
    </w:p>
    <w:p w14:paraId="3BCD950A"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8DB714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594B588"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5052A53"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en-US"/>
        </w:rPr>
      </w:pP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0000FF"/>
          <w:highlight w:val="white"/>
          <w:lang w:val="en-US"/>
        </w:rPr>
        <w:t>&gt;</w:t>
      </w:r>
    </w:p>
    <w:p w14:paraId="12359F2D"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p>
    <w:p w14:paraId="2E283FD7"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8040"/>
          <w:highlight w:val="white"/>
          <w:lang w:val="en-US"/>
        </w:rPr>
        <w:t xml:space="preserve"> Class PixmapFill </w:t>
      </w:r>
      <w:r w:rsidRPr="00720553">
        <w:rPr>
          <w:rFonts w:cs="Arial"/>
          <w:color w:val="0000FF"/>
          <w:highlight w:val="white"/>
          <w:lang w:val="en-US"/>
        </w:rPr>
        <w:t>--&gt;</w:t>
      </w:r>
    </w:p>
    <w:p w14:paraId="5925E150"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PixmapFill</w:t>
      </w:r>
      <w:r w:rsidRPr="00720553">
        <w:rPr>
          <w:rFonts w:cs="Arial"/>
          <w:color w:val="0000FF"/>
          <w:highlight w:val="white"/>
          <w:lang w:val="en-US"/>
        </w:rPr>
        <w:t>"&gt;</w:t>
      </w:r>
    </w:p>
    <w:p w14:paraId="1D419B7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en-US"/>
        </w:rPr>
        <w:tab/>
      </w:r>
      <w:r w:rsidRPr="00720553">
        <w:rPr>
          <w:rFonts w:cs="Arial"/>
          <w:color w:val="800000"/>
          <w:highlight w:val="white"/>
          <w:lang w:val="en-US"/>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8F62986"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PatternFill</w:t>
      </w:r>
      <w:r w:rsidRPr="00404E4E">
        <w:rPr>
          <w:rFonts w:cs="Arial"/>
          <w:color w:val="0000FF"/>
          <w:highlight w:val="white"/>
          <w:lang w:val="fr-FR"/>
        </w:rPr>
        <w:t>"&gt;</w:t>
      </w:r>
    </w:p>
    <w:p w14:paraId="16A3FF34"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C823BBE"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pixmap</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Pixmap</w:t>
      </w:r>
      <w:r w:rsidRPr="00404E4E">
        <w:rPr>
          <w:rFonts w:cs="Arial"/>
          <w:color w:val="0000FF"/>
          <w:highlight w:val="white"/>
          <w:lang w:val="fr-FR"/>
        </w:rPr>
        <w:t>"/&gt;</w:t>
      </w:r>
    </w:p>
    <w:p w14:paraId="1B3AB74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696BF3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03199CF"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9E68054"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xs:complexType</w:t>
      </w:r>
      <w:r w:rsidRPr="00720553">
        <w:rPr>
          <w:rFonts w:cs="Arial"/>
          <w:color w:val="0000FF"/>
          <w:highlight w:val="white"/>
          <w:lang w:val="fr-FR"/>
        </w:rPr>
        <w:t>&gt;</w:t>
      </w:r>
    </w:p>
    <w:p w14:paraId="3AD5E019"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3A02E0CB"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0000FF"/>
          <w:highlight w:val="white"/>
          <w:lang w:val="fr-FR"/>
        </w:rPr>
        <w:t>&lt;!--</w:t>
      </w:r>
      <w:r w:rsidRPr="00720553">
        <w:rPr>
          <w:rFonts w:cs="Arial"/>
          <w:color w:val="008040"/>
          <w:highlight w:val="white"/>
          <w:lang w:val="fr-FR"/>
        </w:rPr>
        <w:t xml:space="preserve"> Class SymbolFill </w:t>
      </w:r>
      <w:r w:rsidRPr="00720553">
        <w:rPr>
          <w:rFonts w:cs="Arial"/>
          <w:color w:val="0000FF"/>
          <w:highlight w:val="white"/>
          <w:lang w:val="fr-FR"/>
        </w:rPr>
        <w:t>--&gt;</w:t>
      </w:r>
    </w:p>
    <w:p w14:paraId="1B76B10D"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xs:complexType</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SymbolFill</w:t>
      </w:r>
      <w:r w:rsidRPr="00720553">
        <w:rPr>
          <w:rFonts w:cs="Arial"/>
          <w:color w:val="0000FF"/>
          <w:highlight w:val="white"/>
          <w:lang w:val="fr-FR"/>
        </w:rPr>
        <w:t>"&gt;</w:t>
      </w:r>
    </w:p>
    <w:p w14:paraId="3373096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F3B96EB"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PatternFill</w:t>
      </w:r>
      <w:r w:rsidRPr="00404E4E">
        <w:rPr>
          <w:rFonts w:cs="Arial"/>
          <w:color w:val="0000FF"/>
          <w:highlight w:val="white"/>
          <w:lang w:val="fr-FR"/>
        </w:rPr>
        <w:t>"&gt;</w:t>
      </w:r>
    </w:p>
    <w:p w14:paraId="0C19968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CB18F9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"/&gt;</w:t>
      </w:r>
    </w:p>
    <w:p w14:paraId="52DF658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v1</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5F47EB8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v2</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652365F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A0ACED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clipSymbols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xs:boolean</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2BAD73A8"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83AC94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2495D9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39798A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39C75C9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Class Hatch </w:t>
      </w:r>
      <w:r w:rsidRPr="00BF5187">
        <w:rPr>
          <w:rFonts w:cs="Arial"/>
          <w:color w:val="0000FF"/>
          <w:highlight w:val="white"/>
          <w:lang w:val="en-CA"/>
        </w:rPr>
        <w:t>--&gt;</w:t>
      </w:r>
    </w:p>
    <w:p w14:paraId="3037C94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w:t>
      </w:r>
      <w:r w:rsidRPr="00BF5187">
        <w:rPr>
          <w:rFonts w:cs="Arial"/>
          <w:color w:val="0000FF"/>
          <w:highlight w:val="white"/>
          <w:lang w:val="en-CA"/>
        </w:rPr>
        <w:t>"&gt;</w:t>
      </w:r>
    </w:p>
    <w:p w14:paraId="67305F2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5BF899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LineStyleGroup</w:t>
      </w:r>
      <w:r w:rsidRPr="00BF5187">
        <w:rPr>
          <w:rFonts w:cs="Arial"/>
          <w:color w:val="0000FF"/>
          <w:highlight w:val="white"/>
          <w:lang w:val="en-CA"/>
        </w:rPr>
        <w:t>"/&gt;</w:t>
      </w:r>
    </w:p>
    <w:p w14:paraId="600EAD6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direction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2E1EA40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distance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6886898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C5832EE"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EA6913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71E43D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HatchFill </w:t>
      </w:r>
      <w:r w:rsidRPr="00BF5187">
        <w:rPr>
          <w:rFonts w:cs="Arial"/>
          <w:color w:val="0000FF"/>
          <w:highlight w:val="white"/>
          <w:lang w:val="en-CA"/>
        </w:rPr>
        <w:t>--&gt;</w:t>
      </w:r>
    </w:p>
    <w:p w14:paraId="6F1CC2C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HatchFill</w:t>
      </w:r>
      <w:r w:rsidRPr="00BF5187">
        <w:rPr>
          <w:rFonts w:cs="Arial"/>
          <w:color w:val="0000FF"/>
          <w:highlight w:val="white"/>
          <w:lang w:val="en-CA"/>
        </w:rPr>
        <w:t>"&gt;</w:t>
      </w:r>
    </w:p>
    <w:p w14:paraId="3D683C6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en-US"/>
        </w:rPr>
        <w:t>&lt;</w:t>
      </w:r>
      <w:r w:rsidRPr="00720553">
        <w:rPr>
          <w:rFonts w:cs="Arial"/>
          <w:color w:val="0000A0"/>
          <w:highlight w:val="white"/>
          <w:lang w:val="en-US"/>
        </w:rPr>
        <w:t>xs:complexContent</w:t>
      </w:r>
      <w:r w:rsidRPr="00720553">
        <w:rPr>
          <w:rFonts w:cs="Arial"/>
          <w:color w:val="0000FF"/>
          <w:highlight w:val="white"/>
          <w:lang w:val="en-US"/>
        </w:rPr>
        <w:t>&gt;</w:t>
      </w:r>
    </w:p>
    <w:p w14:paraId="62E32B64"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xs:extension</w:t>
      </w:r>
      <w:r w:rsidRPr="00720553">
        <w:rPr>
          <w:rFonts w:cs="Arial"/>
          <w:color w:val="FF8040"/>
          <w:highlight w:val="white"/>
          <w:lang w:val="en-US"/>
        </w:rPr>
        <w:t xml:space="preserve"> base</w:t>
      </w:r>
      <w:r w:rsidRPr="00720553">
        <w:rPr>
          <w:rFonts w:cs="Arial"/>
          <w:color w:val="0000FF"/>
          <w:highlight w:val="white"/>
          <w:lang w:val="en-US"/>
        </w:rPr>
        <w:t>="</w:t>
      </w:r>
      <w:r w:rsidRPr="00720553">
        <w:rPr>
          <w:rFonts w:cs="Arial"/>
          <w:color w:val="800000"/>
          <w:highlight w:val="white"/>
          <w:lang w:val="en-US"/>
        </w:rPr>
        <w:t>PatternFill</w:t>
      </w:r>
      <w:r w:rsidRPr="00720553">
        <w:rPr>
          <w:rFonts w:cs="Arial"/>
          <w:color w:val="0000FF"/>
          <w:highlight w:val="white"/>
          <w:lang w:val="en-US"/>
        </w:rPr>
        <w:t>"&gt;</w:t>
      </w:r>
    </w:p>
    <w:p w14:paraId="4004769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64661D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Hatch</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2</w:t>
      </w:r>
      <w:r w:rsidRPr="00BF5187">
        <w:rPr>
          <w:rFonts w:cs="Arial"/>
          <w:color w:val="0000FF"/>
          <w:highlight w:val="white"/>
          <w:lang w:val="en-CA"/>
        </w:rPr>
        <w:t>"/&gt;</w:t>
      </w:r>
    </w:p>
    <w:p w14:paraId="5524268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6E811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0000FF"/>
          <w:highlight w:val="white"/>
          <w:lang w:val="en-CA"/>
        </w:rPr>
        <w:t>&gt;</w:t>
      </w:r>
    </w:p>
    <w:p w14:paraId="6FEC3FD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5558F90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5156AC7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522C45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AreaFill </w:t>
      </w:r>
      <w:r w:rsidRPr="00BF5187">
        <w:rPr>
          <w:rFonts w:cs="Arial"/>
          <w:color w:val="0000FF"/>
          <w:highlight w:val="white"/>
          <w:lang w:val="en-CA"/>
        </w:rPr>
        <w:t>--&gt;</w:t>
      </w:r>
    </w:p>
    <w:p w14:paraId="21D3348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AreaFillGroup</w:t>
      </w:r>
      <w:r w:rsidRPr="00BF5187">
        <w:rPr>
          <w:rFonts w:cs="Arial"/>
          <w:color w:val="0000FF"/>
          <w:highlight w:val="white"/>
          <w:lang w:val="en-CA"/>
        </w:rPr>
        <w:t>"&gt;</w:t>
      </w:r>
    </w:p>
    <w:p w14:paraId="3E928FE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17A79CF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ColorFill</w:t>
      </w:r>
      <w:r w:rsidRPr="00BF5187">
        <w:rPr>
          <w:rFonts w:cs="Arial"/>
          <w:color w:val="0000FF"/>
          <w:highlight w:val="white"/>
          <w:lang w:val="en-CA"/>
        </w:rPr>
        <w:t>"/&gt;</w:t>
      </w:r>
    </w:p>
    <w:p w14:paraId="143D4F8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AreaFillReference</w:t>
      </w:r>
      <w:r w:rsidRPr="00BF5187">
        <w:rPr>
          <w:rFonts w:cs="Arial"/>
          <w:color w:val="0000FF"/>
          <w:highlight w:val="white"/>
          <w:lang w:val="en-CA"/>
        </w:rPr>
        <w:t>"/&gt;</w:t>
      </w:r>
    </w:p>
    <w:p w14:paraId="0F1FBBF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pixmapFill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PixmapFill</w:t>
      </w:r>
      <w:r w:rsidRPr="00BF5187">
        <w:rPr>
          <w:rFonts w:cs="Arial"/>
          <w:color w:val="0000FF"/>
          <w:highlight w:val="white"/>
          <w:lang w:val="en-CA"/>
        </w:rPr>
        <w:t>"/&gt;</w:t>
      </w:r>
    </w:p>
    <w:p w14:paraId="4F79C93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SymbolFill</w:t>
      </w:r>
      <w:r w:rsidRPr="00BF5187">
        <w:rPr>
          <w:rFonts w:cs="Arial"/>
          <w:color w:val="0000FF"/>
          <w:highlight w:val="white"/>
          <w:lang w:val="en-CA"/>
        </w:rPr>
        <w:t>"/&gt;</w:t>
      </w:r>
    </w:p>
    <w:p w14:paraId="0E2A2E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HatchFill</w:t>
      </w:r>
      <w:r w:rsidRPr="00BF5187">
        <w:rPr>
          <w:rFonts w:cs="Arial"/>
          <w:color w:val="0000FF"/>
          <w:highlight w:val="white"/>
          <w:lang w:val="en-CA"/>
        </w:rPr>
        <w:t>"/&gt;</w:t>
      </w:r>
    </w:p>
    <w:p w14:paraId="033F5DE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3102FCAE"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5AA45FC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EFC1BF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TEXT PACKAGE </w:t>
      </w:r>
      <w:r w:rsidRPr="00BF5187">
        <w:rPr>
          <w:rFonts w:cs="Arial"/>
          <w:color w:val="0000FF"/>
          <w:highlight w:val="white"/>
          <w:lang w:val="en-CA"/>
        </w:rPr>
        <w:t>--&gt;</w:t>
      </w:r>
    </w:p>
    <w:p w14:paraId="58CA443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FontProportion </w:t>
      </w:r>
      <w:r w:rsidRPr="00BF5187">
        <w:rPr>
          <w:rFonts w:cs="Arial"/>
          <w:color w:val="0000FF"/>
          <w:highlight w:val="white"/>
          <w:lang w:val="en-CA"/>
        </w:rPr>
        <w:t>--&gt;</w:t>
      </w:r>
    </w:p>
    <w:p w14:paraId="62A8290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FontProportion</w:t>
      </w:r>
      <w:r w:rsidRPr="00BF5187">
        <w:rPr>
          <w:rFonts w:cs="Arial"/>
          <w:color w:val="0000FF"/>
          <w:highlight w:val="white"/>
          <w:lang w:val="en-CA"/>
        </w:rPr>
        <w:t>"&gt;</w:t>
      </w:r>
    </w:p>
    <w:p w14:paraId="683AE81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36E62EB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MonoSpaced</w:t>
      </w:r>
      <w:r w:rsidRPr="00BF5187">
        <w:rPr>
          <w:rFonts w:cs="Arial"/>
          <w:color w:val="0000FF"/>
          <w:highlight w:val="white"/>
          <w:lang w:val="en-CA"/>
        </w:rPr>
        <w:t>"/&gt;</w:t>
      </w:r>
    </w:p>
    <w:p w14:paraId="379C02F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Proportional</w:t>
      </w:r>
      <w:r w:rsidRPr="00BF5187">
        <w:rPr>
          <w:rFonts w:cs="Arial"/>
          <w:color w:val="0000FF"/>
          <w:highlight w:val="white"/>
          <w:lang w:val="en-CA"/>
        </w:rPr>
        <w:t>"/&gt;</w:t>
      </w:r>
    </w:p>
    <w:p w14:paraId="7729C22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180AFE0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78C0500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4CBBFB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FontSlant </w:t>
      </w:r>
      <w:r w:rsidRPr="00BF5187">
        <w:rPr>
          <w:rFonts w:cs="Arial"/>
          <w:color w:val="0000FF"/>
          <w:highlight w:val="white"/>
          <w:lang w:val="en-CA"/>
        </w:rPr>
        <w:t>--&gt;</w:t>
      </w:r>
    </w:p>
    <w:p w14:paraId="1786A3E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FontSlant</w:t>
      </w:r>
      <w:r w:rsidRPr="00BF5187">
        <w:rPr>
          <w:rFonts w:cs="Arial"/>
          <w:color w:val="0000FF"/>
          <w:highlight w:val="white"/>
          <w:lang w:val="en-CA"/>
        </w:rPr>
        <w:t>"&gt;</w:t>
      </w:r>
    </w:p>
    <w:p w14:paraId="234B89C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23F1402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Upright</w:t>
      </w:r>
      <w:r w:rsidRPr="00BF5187">
        <w:rPr>
          <w:rFonts w:cs="Arial"/>
          <w:color w:val="0000FF"/>
          <w:highlight w:val="white"/>
          <w:lang w:val="en-CA"/>
        </w:rPr>
        <w:t>"/&gt;</w:t>
      </w:r>
    </w:p>
    <w:p w14:paraId="79360B9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Italics</w:t>
      </w:r>
      <w:r w:rsidRPr="00BF5187">
        <w:rPr>
          <w:rFonts w:cs="Arial"/>
          <w:color w:val="0000FF"/>
          <w:highlight w:val="white"/>
          <w:lang w:val="en-CA"/>
        </w:rPr>
        <w:t>"/&gt;</w:t>
      </w:r>
    </w:p>
    <w:p w14:paraId="2967F61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14581CBC"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1353060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31A268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FontWeight </w:t>
      </w:r>
      <w:r w:rsidRPr="00BF5187">
        <w:rPr>
          <w:rFonts w:cs="Arial"/>
          <w:color w:val="0000FF"/>
          <w:highlight w:val="white"/>
          <w:lang w:val="en-CA"/>
        </w:rPr>
        <w:t>--&gt;</w:t>
      </w:r>
    </w:p>
    <w:p w14:paraId="4D461FC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FontWeight</w:t>
      </w:r>
      <w:r w:rsidRPr="00BF5187">
        <w:rPr>
          <w:rFonts w:cs="Arial"/>
          <w:color w:val="0000FF"/>
          <w:highlight w:val="white"/>
          <w:lang w:val="en-CA"/>
        </w:rPr>
        <w:t>"&gt;</w:t>
      </w:r>
    </w:p>
    <w:p w14:paraId="163D06D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3E3CCDE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Light</w:t>
      </w:r>
      <w:r w:rsidRPr="00BF5187">
        <w:rPr>
          <w:rFonts w:cs="Arial"/>
          <w:color w:val="0000FF"/>
          <w:highlight w:val="white"/>
          <w:lang w:val="en-CA"/>
        </w:rPr>
        <w:t>"/&gt;</w:t>
      </w:r>
    </w:p>
    <w:p w14:paraId="3DB5238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Medium</w:t>
      </w:r>
      <w:r w:rsidRPr="00BF5187">
        <w:rPr>
          <w:rFonts w:cs="Arial"/>
          <w:color w:val="0000FF"/>
          <w:highlight w:val="white"/>
          <w:lang w:val="en-CA"/>
        </w:rPr>
        <w:t>"/&gt;</w:t>
      </w:r>
    </w:p>
    <w:p w14:paraId="692042B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Bold</w:t>
      </w:r>
      <w:r w:rsidRPr="00BF5187">
        <w:rPr>
          <w:rFonts w:cs="Arial"/>
          <w:color w:val="0000FF"/>
          <w:highlight w:val="white"/>
          <w:lang w:val="en-CA"/>
        </w:rPr>
        <w:t>"/&gt;</w:t>
      </w:r>
    </w:p>
    <w:p w14:paraId="15AB3B9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65191D83"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0F8E23C1" w14:textId="77777777" w:rsidR="00CA4776"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AFE4B9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8A6238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TextFlag </w:t>
      </w:r>
      <w:r w:rsidRPr="00BF5187">
        <w:rPr>
          <w:rFonts w:cs="Arial"/>
          <w:color w:val="0000FF"/>
          <w:highlight w:val="white"/>
          <w:lang w:val="en-CA"/>
        </w:rPr>
        <w:t>--&gt;</w:t>
      </w:r>
    </w:p>
    <w:p w14:paraId="48AE368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TextFlag</w:t>
      </w:r>
      <w:r w:rsidRPr="00BF5187">
        <w:rPr>
          <w:rFonts w:cs="Arial"/>
          <w:color w:val="0000FF"/>
          <w:highlight w:val="white"/>
          <w:lang w:val="en-CA"/>
        </w:rPr>
        <w:t>"&gt;</w:t>
      </w:r>
    </w:p>
    <w:p w14:paraId="5E6DD6B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36D415B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UnderLine</w:t>
      </w:r>
      <w:r w:rsidRPr="00BF5187">
        <w:rPr>
          <w:rFonts w:cs="Arial"/>
          <w:color w:val="0000FF"/>
          <w:highlight w:val="white"/>
          <w:lang w:val="en-CA"/>
        </w:rPr>
        <w:t>"/&gt;</w:t>
      </w:r>
    </w:p>
    <w:p w14:paraId="0152978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StrikeThrough</w:t>
      </w:r>
      <w:r w:rsidRPr="00BF5187">
        <w:rPr>
          <w:rFonts w:cs="Arial"/>
          <w:color w:val="0000FF"/>
          <w:highlight w:val="white"/>
          <w:lang w:val="en-CA"/>
        </w:rPr>
        <w:t>"/&gt;</w:t>
      </w:r>
    </w:p>
    <w:p w14:paraId="588CD64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UpperLine</w:t>
      </w:r>
      <w:r w:rsidRPr="00BF5187">
        <w:rPr>
          <w:rFonts w:cs="Arial"/>
          <w:color w:val="0000FF"/>
          <w:highlight w:val="white"/>
          <w:lang w:val="en-CA"/>
        </w:rPr>
        <w:t>"/&gt;</w:t>
      </w:r>
    </w:p>
    <w:p w14:paraId="2E05951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735B893"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52F6A6B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B67512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HorizontalAlignment </w:t>
      </w:r>
      <w:r w:rsidRPr="00BF5187">
        <w:rPr>
          <w:rFonts w:cs="Arial"/>
          <w:color w:val="0000FF"/>
          <w:highlight w:val="white"/>
          <w:lang w:val="en-CA"/>
        </w:rPr>
        <w:t>--&gt;</w:t>
      </w:r>
    </w:p>
    <w:p w14:paraId="25A0999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HorizontalAlignment</w:t>
      </w:r>
      <w:r w:rsidRPr="00BF5187">
        <w:rPr>
          <w:rFonts w:cs="Arial"/>
          <w:color w:val="0000FF"/>
          <w:highlight w:val="white"/>
          <w:lang w:val="en-CA"/>
        </w:rPr>
        <w:t>"&gt;</w:t>
      </w:r>
    </w:p>
    <w:p w14:paraId="1D2FE7B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1D9B02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Start</w:t>
      </w:r>
      <w:r w:rsidRPr="00BF5187">
        <w:rPr>
          <w:rFonts w:cs="Arial"/>
          <w:color w:val="0000FF"/>
          <w:highlight w:val="white"/>
          <w:lang w:val="en-CA"/>
        </w:rPr>
        <w:t>"/&gt;</w:t>
      </w:r>
    </w:p>
    <w:p w14:paraId="27486D8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End</w:t>
      </w:r>
      <w:r w:rsidRPr="00BF5187">
        <w:rPr>
          <w:rFonts w:cs="Arial"/>
          <w:color w:val="0000FF"/>
          <w:highlight w:val="white"/>
          <w:lang w:val="en-CA"/>
        </w:rPr>
        <w:t>"/&gt;</w:t>
      </w:r>
    </w:p>
    <w:p w14:paraId="209E192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"/&gt;</w:t>
      </w:r>
    </w:p>
    <w:p w14:paraId="6C37A97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E6DDC5B"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47AB4E8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1F03EC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VerticalAlignment </w:t>
      </w:r>
      <w:r w:rsidRPr="00BF5187">
        <w:rPr>
          <w:rFonts w:cs="Arial"/>
          <w:color w:val="0000FF"/>
          <w:highlight w:val="white"/>
          <w:lang w:val="en-CA"/>
        </w:rPr>
        <w:t>--&gt;</w:t>
      </w:r>
    </w:p>
    <w:p w14:paraId="48A41DF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VerticalAlignment</w:t>
      </w:r>
      <w:r w:rsidRPr="00BF5187">
        <w:rPr>
          <w:rFonts w:cs="Arial"/>
          <w:color w:val="0000FF"/>
          <w:highlight w:val="white"/>
          <w:lang w:val="en-CA"/>
        </w:rPr>
        <w:t>"&gt;</w:t>
      </w:r>
    </w:p>
    <w:p w14:paraId="5B1DB0B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1D115A9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Top</w:t>
      </w:r>
      <w:r w:rsidRPr="00BF5187">
        <w:rPr>
          <w:rFonts w:cs="Arial"/>
          <w:color w:val="0000FF"/>
          <w:highlight w:val="white"/>
          <w:lang w:val="en-CA"/>
        </w:rPr>
        <w:t>"/&gt;</w:t>
      </w:r>
    </w:p>
    <w:p w14:paraId="3DCCFAD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Bottom</w:t>
      </w:r>
      <w:r w:rsidRPr="00BF5187">
        <w:rPr>
          <w:rFonts w:cs="Arial"/>
          <w:color w:val="0000FF"/>
          <w:highlight w:val="white"/>
          <w:lang w:val="en-CA"/>
        </w:rPr>
        <w:t>"/&gt;</w:t>
      </w:r>
    </w:p>
    <w:p w14:paraId="7BC0F05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"/&gt;</w:t>
      </w:r>
    </w:p>
    <w:p w14:paraId="33D0FD5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7393D43C"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0941F5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279412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Font </w:t>
      </w:r>
      <w:r w:rsidRPr="00BF5187">
        <w:rPr>
          <w:rFonts w:cs="Arial"/>
          <w:color w:val="0000FF"/>
          <w:highlight w:val="white"/>
          <w:lang w:val="en-CA"/>
        </w:rPr>
        <w:t>--&gt;</w:t>
      </w:r>
    </w:p>
    <w:p w14:paraId="40C59EA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786467E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EF3C13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weight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FontWeight</w:t>
      </w:r>
      <w:r w:rsidRPr="00BF5187">
        <w:rPr>
          <w:rFonts w:cs="Arial"/>
          <w:color w:val="0000FF"/>
          <w:highlight w:val="white"/>
          <w:lang w:val="en-CA"/>
        </w:rPr>
        <w:t>"/&gt;</w:t>
      </w:r>
    </w:p>
    <w:p w14:paraId="28485E2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slant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FontSlant</w:t>
      </w:r>
      <w:r w:rsidRPr="00BF5187">
        <w:rPr>
          <w:rFonts w:cs="Arial"/>
          <w:color w:val="0000FF"/>
          <w:highlight w:val="white"/>
          <w:lang w:val="en-CA"/>
        </w:rPr>
        <w:t>"/&gt;</w:t>
      </w:r>
    </w:p>
    <w:p w14:paraId="7B51E69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0076368"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67D43B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E9B2FB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FontCharaceristics </w:t>
      </w:r>
      <w:r w:rsidRPr="00BF5187">
        <w:rPr>
          <w:rFonts w:cs="Arial"/>
          <w:color w:val="0000FF"/>
          <w:highlight w:val="white"/>
          <w:lang w:val="en-CA"/>
        </w:rPr>
        <w:t>--&gt;</w:t>
      </w:r>
    </w:p>
    <w:p w14:paraId="7281C1A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FontCharacteristics</w:t>
      </w:r>
      <w:r w:rsidRPr="00BF5187">
        <w:rPr>
          <w:rFonts w:cs="Arial"/>
          <w:color w:val="0000FF"/>
          <w:highlight w:val="white"/>
          <w:lang w:val="en-CA"/>
        </w:rPr>
        <w:t>"&gt;</w:t>
      </w:r>
    </w:p>
    <w:p w14:paraId="76EF7637"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B9705B4"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Font</w:t>
      </w:r>
      <w:r w:rsidRPr="00404E4E">
        <w:rPr>
          <w:rFonts w:cs="Arial"/>
          <w:color w:val="0000FF"/>
          <w:highlight w:val="white"/>
          <w:lang w:val="fr-FR"/>
        </w:rPr>
        <w:t>"&gt;</w:t>
      </w:r>
    </w:p>
    <w:p w14:paraId="4BC2AF9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6D8297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serifs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xs:boolean</w:t>
      </w:r>
      <w:r w:rsidRPr="00BF5187">
        <w:rPr>
          <w:rFonts w:cs="Arial"/>
          <w:color w:val="0000FF"/>
          <w:highlight w:val="white"/>
          <w:lang w:val="en-CA"/>
        </w:rPr>
        <w:t>"/&gt;</w:t>
      </w:r>
    </w:p>
    <w:p w14:paraId="2DBAED9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proportion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FontProportion</w:t>
      </w:r>
      <w:r w:rsidRPr="00404E4E">
        <w:rPr>
          <w:rFonts w:cs="Arial"/>
          <w:color w:val="0000FF"/>
          <w:highlight w:val="white"/>
          <w:lang w:val="fr-FR"/>
        </w:rPr>
        <w:t>"/&gt;</w:t>
      </w:r>
    </w:p>
    <w:p w14:paraId="77392792"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6AFFFF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8FB0D7C"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240F95C"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en-US"/>
        </w:rPr>
      </w:pP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0000FF"/>
          <w:highlight w:val="white"/>
          <w:lang w:val="en-US"/>
        </w:rPr>
        <w:t>&gt;</w:t>
      </w:r>
    </w:p>
    <w:p w14:paraId="31AAF173"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p>
    <w:p w14:paraId="05FD970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US"/>
        </w:rPr>
        <w:tab/>
      </w:r>
      <w:r w:rsidRPr="00BF5187">
        <w:rPr>
          <w:rFonts w:cs="Arial"/>
          <w:color w:val="0000FF"/>
          <w:highlight w:val="white"/>
          <w:lang w:val="en-CA"/>
        </w:rPr>
        <w:t>&lt;!--</w:t>
      </w:r>
      <w:r w:rsidRPr="00BF5187">
        <w:rPr>
          <w:rFonts w:cs="Arial"/>
          <w:color w:val="008040"/>
          <w:highlight w:val="white"/>
          <w:lang w:val="en-CA"/>
        </w:rPr>
        <w:t xml:space="preserve"> Class FontReference </w:t>
      </w:r>
      <w:r w:rsidRPr="00BF5187">
        <w:rPr>
          <w:rFonts w:cs="Arial"/>
          <w:color w:val="0000FF"/>
          <w:highlight w:val="white"/>
          <w:lang w:val="en-CA"/>
        </w:rPr>
        <w:t>--&gt;</w:t>
      </w:r>
    </w:p>
    <w:p w14:paraId="6C96CD1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FontReference</w:t>
      </w:r>
      <w:r w:rsidRPr="00BF5187">
        <w:rPr>
          <w:rFonts w:cs="Arial"/>
          <w:color w:val="0000FF"/>
          <w:highlight w:val="white"/>
          <w:lang w:val="en-CA"/>
        </w:rPr>
        <w:t>"&gt;</w:t>
      </w:r>
    </w:p>
    <w:p w14:paraId="7047C3E0"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C32496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Font</w:t>
      </w:r>
      <w:r w:rsidRPr="00404E4E">
        <w:rPr>
          <w:rFonts w:cs="Arial"/>
          <w:color w:val="0000FF"/>
          <w:highlight w:val="white"/>
          <w:lang w:val="fr-FR"/>
        </w:rPr>
        <w:t>"&gt;</w:t>
      </w:r>
    </w:p>
    <w:p w14:paraId="0036FD5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58A0BA6E"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91CFC0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7FDA09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8077B7B"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1218EC5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Group Font </w:t>
      </w:r>
      <w:r w:rsidRPr="00BF5187">
        <w:rPr>
          <w:rFonts w:cs="Arial"/>
          <w:color w:val="0000FF"/>
          <w:highlight w:val="white"/>
          <w:lang w:val="en-CA"/>
        </w:rPr>
        <w:t>--&gt;</w:t>
      </w:r>
    </w:p>
    <w:p w14:paraId="6130549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"&gt;</w:t>
      </w:r>
    </w:p>
    <w:p w14:paraId="162B316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1212130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fontCharacteristics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FontCharacteristics</w:t>
      </w:r>
      <w:r w:rsidRPr="00BF5187">
        <w:rPr>
          <w:rFonts w:cs="Arial"/>
          <w:color w:val="0000FF"/>
          <w:highlight w:val="white"/>
          <w:lang w:val="en-CA"/>
        </w:rPr>
        <w:t>"/&gt;</w:t>
      </w:r>
    </w:p>
    <w:p w14:paraId="5A6FF31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FontReference</w:t>
      </w:r>
      <w:r w:rsidRPr="00BF5187">
        <w:rPr>
          <w:rFonts w:cs="Arial"/>
          <w:color w:val="0000FF"/>
          <w:highlight w:val="white"/>
          <w:lang w:val="en-CA"/>
        </w:rPr>
        <w:t>"/&gt;</w:t>
      </w:r>
    </w:p>
    <w:p w14:paraId="13CE930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76EA3D50"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133F2FD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A1BBFE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TextFlags </w:t>
      </w:r>
      <w:r w:rsidRPr="00BF5187">
        <w:rPr>
          <w:rFonts w:cs="Arial"/>
          <w:color w:val="0000FF"/>
          <w:highlight w:val="white"/>
          <w:lang w:val="en-CA"/>
        </w:rPr>
        <w:t>--&gt;</w:t>
      </w:r>
    </w:p>
    <w:p w14:paraId="159D9E2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TextFlags</w:t>
      </w:r>
      <w:r w:rsidRPr="00BF5187">
        <w:rPr>
          <w:rFonts w:cs="Arial"/>
          <w:color w:val="0000FF"/>
          <w:highlight w:val="white"/>
          <w:lang w:val="en-CA"/>
        </w:rPr>
        <w:t>"&gt;</w:t>
      </w:r>
    </w:p>
    <w:p w14:paraId="5AC89EE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D85A763" w14:textId="77777777" w:rsidR="00CA4776" w:rsidRPr="00BF5187" w:rsidRDefault="00CA4776" w:rsidP="00CA4776">
      <w:pPr>
        <w:tabs>
          <w:tab w:val="left" w:pos="284"/>
          <w:tab w:val="left" w:pos="567"/>
          <w:tab w:val="left" w:pos="851"/>
          <w:tab w:val="left" w:pos="1148"/>
        </w:tabs>
        <w:autoSpaceDE w:val="0"/>
        <w:autoSpaceDN w:val="0"/>
        <w:adjustRightInd w:val="0"/>
        <w:ind w:right="-10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flag</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TextFlag</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6B73712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6C7FBF8"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11A320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4FE4E0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TextElement </w:t>
      </w:r>
      <w:r w:rsidRPr="00BF5187">
        <w:rPr>
          <w:rFonts w:cs="Arial"/>
          <w:color w:val="0000FF"/>
          <w:highlight w:val="white"/>
          <w:lang w:val="en-CA"/>
        </w:rPr>
        <w:t>--&gt;</w:t>
      </w:r>
    </w:p>
    <w:p w14:paraId="0B0506D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TextElement</w:t>
      </w:r>
      <w:r w:rsidRPr="00BF5187">
        <w:rPr>
          <w:rFonts w:cs="Arial"/>
          <w:color w:val="0000FF"/>
          <w:highlight w:val="white"/>
          <w:lang w:val="en-CA"/>
        </w:rPr>
        <w:t>"&gt;</w:t>
      </w:r>
    </w:p>
    <w:p w14:paraId="5AE43B4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0C3C09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70C0C6A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bodySize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2E921EC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flags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TextFlags</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36B2C3E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foreground</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031357E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background</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1821107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"/&gt;</w:t>
      </w:r>
    </w:p>
    <w:p w14:paraId="4781784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CEF29F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verticalOffset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0E2A7042"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D2140F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FC4EA1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 </w:t>
      </w:r>
      <w:r w:rsidRPr="00BF5187">
        <w:rPr>
          <w:rFonts w:cs="Arial"/>
          <w:color w:val="0000FF"/>
          <w:highlight w:val="white"/>
          <w:lang w:val="en-CA"/>
        </w:rPr>
        <w:t>--&gt;</w:t>
      </w:r>
    </w:p>
    <w:p w14:paraId="50544E7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4D52FF3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4161F4D" w14:textId="77777777" w:rsidR="00CA4776" w:rsidRPr="00BF5187" w:rsidRDefault="00CA4776" w:rsidP="00CA4776">
      <w:pPr>
        <w:tabs>
          <w:tab w:val="left" w:pos="284"/>
          <w:tab w:val="left" w:pos="567"/>
          <w:tab w:val="left" w:pos="851"/>
          <w:tab w:val="left" w:pos="1148"/>
        </w:tabs>
        <w:autoSpaceDE w:val="0"/>
        <w:autoSpaceDN w:val="0"/>
        <w:adjustRightInd w:val="0"/>
        <w:ind w:right="-11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element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TextElement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5FBB8E8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957F52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horizontalAlignment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HorizontalAlignment</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Start</w:t>
      </w:r>
      <w:r w:rsidRPr="00BF5187">
        <w:rPr>
          <w:rFonts w:cs="Arial"/>
          <w:color w:val="0000FF"/>
          <w:highlight w:val="white"/>
          <w:lang w:val="en-CA"/>
        </w:rPr>
        <w:t>"/&gt;</w:t>
      </w:r>
    </w:p>
    <w:p w14:paraId="7E64119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verticalAlignment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VerticalAlignment</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Bottom</w:t>
      </w:r>
      <w:r w:rsidRPr="00BF5187">
        <w:rPr>
          <w:rFonts w:cs="Arial"/>
          <w:color w:val="0000FF"/>
          <w:highlight w:val="white"/>
          <w:lang w:val="en-CA"/>
        </w:rPr>
        <w:t>"/&gt;</w:t>
      </w:r>
    </w:p>
    <w:p w14:paraId="60047BF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7149AF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C8975E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TextPoint </w:t>
      </w:r>
      <w:r w:rsidRPr="00BF5187">
        <w:rPr>
          <w:rFonts w:cs="Arial"/>
          <w:color w:val="0000FF"/>
          <w:highlight w:val="white"/>
          <w:lang w:val="en-CA"/>
        </w:rPr>
        <w:t>--&gt;</w:t>
      </w:r>
    </w:p>
    <w:p w14:paraId="207C208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TextPoint</w:t>
      </w:r>
      <w:r w:rsidRPr="00BF5187">
        <w:rPr>
          <w:rFonts w:cs="Arial"/>
          <w:color w:val="0000FF"/>
          <w:highlight w:val="white"/>
          <w:lang w:val="en-CA"/>
        </w:rPr>
        <w:t>"&gt;</w:t>
      </w:r>
    </w:p>
    <w:p w14:paraId="54F83162"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508B56BD"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FF8040"/>
          <w:highlight w:val="white"/>
          <w:lang w:val="en-CA"/>
        </w:rPr>
        <w:t xml:space="preserve"> base</w:t>
      </w:r>
      <w:r w:rsidRPr="00720553">
        <w:rPr>
          <w:rFonts w:cs="Arial"/>
          <w:color w:val="0000FF"/>
          <w:highlight w:val="white"/>
          <w:lang w:val="en-CA"/>
        </w:rPr>
        <w:t>="</w:t>
      </w:r>
      <w:r w:rsidRPr="00720553">
        <w:rPr>
          <w:rFonts w:cs="Arial"/>
          <w:color w:val="800000"/>
          <w:highlight w:val="white"/>
          <w:lang w:val="en-CA"/>
        </w:rPr>
        <w:t>Text</w:t>
      </w:r>
      <w:r w:rsidRPr="00720553">
        <w:rPr>
          <w:rFonts w:cs="Arial"/>
          <w:color w:val="0000FF"/>
          <w:highlight w:val="white"/>
          <w:lang w:val="en-CA"/>
        </w:rPr>
        <w:t>"&gt;</w:t>
      </w:r>
    </w:p>
    <w:p w14:paraId="0C8B7E35"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5E758028"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xs:element</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offset</w:t>
      </w:r>
      <w:r w:rsidRPr="00720553">
        <w:rPr>
          <w:rFonts w:cs="Arial"/>
          <w:color w:val="0000FF"/>
          <w:highlight w:val="white"/>
          <w:lang w:val="en-CA"/>
        </w:rPr>
        <w:t>"</w:t>
      </w:r>
      <w:r w:rsidRPr="00720553">
        <w:rPr>
          <w:rFonts w:cs="Arial"/>
          <w:color w:val="FF8040"/>
          <w:highlight w:val="white"/>
          <w:lang w:val="en-CA"/>
        </w:rPr>
        <w:t xml:space="preserve"> type</w:t>
      </w:r>
      <w:r w:rsidRPr="00720553">
        <w:rPr>
          <w:rFonts w:cs="Arial"/>
          <w:color w:val="0000FF"/>
          <w:highlight w:val="white"/>
          <w:lang w:val="en-CA"/>
        </w:rPr>
        <w:t>="</w:t>
      </w:r>
      <w:r w:rsidRPr="00720553">
        <w:rPr>
          <w:rFonts w:cs="Arial"/>
          <w:color w:val="800000"/>
          <w:highlight w:val="white"/>
          <w:lang w:val="en-CA"/>
        </w:rPr>
        <w:t>Vector</w:t>
      </w:r>
      <w:r w:rsidRPr="00720553">
        <w:rPr>
          <w:rFonts w:cs="Arial"/>
          <w:color w:val="0000FF"/>
          <w:highlight w:val="white"/>
          <w:lang w:val="en-CA"/>
        </w:rPr>
        <w:t>"</w:t>
      </w:r>
      <w:r w:rsidRPr="00720553">
        <w:rPr>
          <w:rFonts w:cs="Arial"/>
          <w:color w:val="FF8040"/>
          <w:highlight w:val="white"/>
          <w:lang w:val="en-CA"/>
        </w:rPr>
        <w:t xml:space="preserve"> minOccurs</w:t>
      </w:r>
      <w:r w:rsidRPr="00720553">
        <w:rPr>
          <w:rFonts w:cs="Arial"/>
          <w:color w:val="0000FF"/>
          <w:highlight w:val="white"/>
          <w:lang w:val="en-CA"/>
        </w:rPr>
        <w:t>="</w:t>
      </w:r>
      <w:r w:rsidRPr="00720553">
        <w:rPr>
          <w:rFonts w:cs="Arial"/>
          <w:color w:val="800000"/>
          <w:highlight w:val="white"/>
          <w:lang w:val="en-CA"/>
        </w:rPr>
        <w:t>0</w:t>
      </w:r>
      <w:r w:rsidRPr="00720553">
        <w:rPr>
          <w:rFonts w:cs="Arial"/>
          <w:color w:val="0000FF"/>
          <w:highlight w:val="white"/>
          <w:lang w:val="en-CA"/>
        </w:rPr>
        <w:t>"</w:t>
      </w:r>
      <w:r w:rsidRPr="00720553">
        <w:rPr>
          <w:rFonts w:cs="Arial"/>
          <w:color w:val="FF8040"/>
          <w:highlight w:val="white"/>
          <w:lang w:val="en-CA"/>
        </w:rPr>
        <w:t xml:space="preserve"> maxOccurs</w:t>
      </w:r>
      <w:r w:rsidRPr="00720553">
        <w:rPr>
          <w:rFonts w:cs="Arial"/>
          <w:color w:val="0000FF"/>
          <w:highlight w:val="white"/>
          <w:lang w:val="en-CA"/>
        </w:rPr>
        <w:t>="</w:t>
      </w:r>
      <w:r w:rsidRPr="00720553">
        <w:rPr>
          <w:rFonts w:cs="Arial"/>
          <w:color w:val="800000"/>
          <w:highlight w:val="white"/>
          <w:lang w:val="en-CA"/>
        </w:rPr>
        <w:t>1</w:t>
      </w:r>
      <w:r w:rsidRPr="00720553">
        <w:rPr>
          <w:rFonts w:cs="Arial"/>
          <w:color w:val="0000FF"/>
          <w:highlight w:val="white"/>
          <w:lang w:val="en-CA"/>
        </w:rPr>
        <w:t>"/&gt;</w:t>
      </w:r>
    </w:p>
    <w:p w14:paraId="5CC2749E" w14:textId="77777777" w:rsidR="00CA4776" w:rsidRPr="00720553"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xs:element</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areaPlacement</w:t>
      </w:r>
      <w:r w:rsidRPr="00720553">
        <w:rPr>
          <w:rFonts w:cs="Arial"/>
          <w:color w:val="0000FF"/>
          <w:highlight w:val="white"/>
          <w:lang w:val="en-CA"/>
        </w:rPr>
        <w:t>"</w:t>
      </w:r>
      <w:r w:rsidRPr="00720553">
        <w:rPr>
          <w:rFonts w:cs="Arial"/>
          <w:color w:val="FF8040"/>
          <w:highlight w:val="white"/>
          <w:lang w:val="en-CA"/>
        </w:rPr>
        <w:t xml:space="preserve"> type</w:t>
      </w:r>
      <w:r w:rsidRPr="00720553">
        <w:rPr>
          <w:rFonts w:cs="Arial"/>
          <w:color w:val="0000FF"/>
          <w:highlight w:val="white"/>
          <w:lang w:val="en-CA"/>
        </w:rPr>
        <w:t>="</w:t>
      </w:r>
      <w:r w:rsidRPr="00720553">
        <w:rPr>
          <w:rFonts w:cs="Arial"/>
          <w:color w:val="800000"/>
          <w:highlight w:val="white"/>
          <w:lang w:val="en-CA"/>
        </w:rPr>
        <w:t>AreaSymbolPlacement</w:t>
      </w:r>
      <w:r w:rsidRPr="00720553">
        <w:rPr>
          <w:rFonts w:cs="Arial"/>
          <w:color w:val="0000FF"/>
          <w:highlight w:val="white"/>
          <w:lang w:val="en-CA"/>
        </w:rPr>
        <w:t>"</w:t>
      </w:r>
      <w:r w:rsidRPr="00720553">
        <w:rPr>
          <w:rFonts w:cs="Arial"/>
          <w:color w:val="FF8040"/>
          <w:highlight w:val="white"/>
          <w:lang w:val="en-CA"/>
        </w:rPr>
        <w:t xml:space="preserve"> minOccurs</w:t>
      </w:r>
      <w:r w:rsidRPr="00720553">
        <w:rPr>
          <w:rFonts w:cs="Arial"/>
          <w:color w:val="0000FF"/>
          <w:highlight w:val="white"/>
          <w:lang w:val="en-CA"/>
        </w:rPr>
        <w:t>="</w:t>
      </w:r>
      <w:r w:rsidRPr="00720553">
        <w:rPr>
          <w:rFonts w:cs="Arial"/>
          <w:color w:val="800000"/>
          <w:highlight w:val="white"/>
          <w:lang w:val="en-CA"/>
        </w:rPr>
        <w:t>0</w:t>
      </w:r>
      <w:r w:rsidRPr="00720553">
        <w:rPr>
          <w:rFonts w:cs="Arial"/>
          <w:color w:val="0000FF"/>
          <w:highlight w:val="white"/>
          <w:lang w:val="en-CA"/>
        </w:rPr>
        <w:t>"</w:t>
      </w:r>
      <w:r w:rsidRPr="00720553">
        <w:rPr>
          <w:rFonts w:cs="Arial"/>
          <w:color w:val="FF8040"/>
          <w:highlight w:val="white"/>
          <w:lang w:val="en-CA"/>
        </w:rPr>
        <w:t xml:space="preserve"> maxOccurs</w:t>
      </w:r>
      <w:r w:rsidRPr="00720553">
        <w:rPr>
          <w:rFonts w:cs="Arial"/>
          <w:color w:val="0000FF"/>
          <w:highlight w:val="white"/>
          <w:lang w:val="en-CA"/>
        </w:rPr>
        <w:t>="</w:t>
      </w:r>
      <w:r w:rsidRPr="00720553">
        <w:rPr>
          <w:rFonts w:cs="Arial"/>
          <w:color w:val="800000"/>
          <w:highlight w:val="white"/>
          <w:lang w:val="en-CA"/>
        </w:rPr>
        <w:t>1</w:t>
      </w:r>
      <w:r w:rsidRPr="00720553">
        <w:rPr>
          <w:rFonts w:cs="Arial"/>
          <w:color w:val="0000FF"/>
          <w:highlight w:val="white"/>
          <w:lang w:val="en-CA"/>
        </w:rPr>
        <w:t>"/&gt;</w:t>
      </w:r>
    </w:p>
    <w:p w14:paraId="2B00B56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553D033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xs:attribute</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rotation</w:t>
      </w:r>
      <w:r w:rsidRPr="00720553">
        <w:rPr>
          <w:rFonts w:cs="Arial"/>
          <w:color w:val="0000FF"/>
          <w:highlight w:val="white"/>
          <w:lang w:val="en-CA"/>
        </w:rPr>
        <w:t>"</w:t>
      </w:r>
      <w:r w:rsidRPr="00720553">
        <w:rPr>
          <w:rFonts w:cs="Arial"/>
          <w:color w:val="FF8040"/>
          <w:highlight w:val="white"/>
          <w:lang w:val="en-CA"/>
        </w:rPr>
        <w:t xml:space="preserve"> type</w:t>
      </w:r>
      <w:r w:rsidRPr="00720553">
        <w:rPr>
          <w:rFonts w:cs="Arial"/>
          <w:color w:val="0000FF"/>
          <w:highlight w:val="white"/>
          <w:lang w:val="en-CA"/>
        </w:rPr>
        <w:t>="</w:t>
      </w:r>
      <w:r w:rsidRPr="00720553">
        <w:rPr>
          <w:rFonts w:cs="Arial"/>
          <w:color w:val="800000"/>
          <w:highlight w:val="white"/>
          <w:lang w:val="en-CA"/>
        </w:rPr>
        <w:t>xs:double</w:t>
      </w:r>
      <w:r w:rsidRPr="00720553">
        <w:rPr>
          <w:rFonts w:cs="Arial"/>
          <w:color w:val="0000FF"/>
          <w:highlight w:val="white"/>
          <w:lang w:val="en-CA"/>
        </w:rPr>
        <w:t>"</w:t>
      </w:r>
      <w:r w:rsidRPr="00720553">
        <w:rPr>
          <w:rFonts w:cs="Arial"/>
          <w:color w:val="FF8040"/>
          <w:highlight w:val="white"/>
          <w:lang w:val="en-CA"/>
        </w:rPr>
        <w:t xml:space="preserve"> default</w:t>
      </w:r>
      <w:r w:rsidRPr="00720553">
        <w:rPr>
          <w:rFonts w:cs="Arial"/>
          <w:color w:val="0000FF"/>
          <w:highlight w:val="white"/>
          <w:lang w:val="en-CA"/>
        </w:rPr>
        <w:t>="</w:t>
      </w:r>
      <w:r w:rsidRPr="00720553">
        <w:rPr>
          <w:rFonts w:cs="Arial"/>
          <w:color w:val="800000"/>
          <w:highlight w:val="white"/>
          <w:lang w:val="en-CA"/>
        </w:rPr>
        <w:t>0.0</w:t>
      </w:r>
      <w:r w:rsidRPr="00720553">
        <w:rPr>
          <w:rFonts w:cs="Arial"/>
          <w:color w:val="0000FF"/>
          <w:highlight w:val="white"/>
          <w:lang w:val="en-CA"/>
        </w:rPr>
        <w:t>"/&gt;</w:t>
      </w:r>
    </w:p>
    <w:p w14:paraId="20B249E7"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0000FF"/>
          <w:highlight w:val="white"/>
          <w:lang w:val="en-CA"/>
        </w:rPr>
        <w:t>&gt;</w:t>
      </w:r>
    </w:p>
    <w:p w14:paraId="72C9D75D"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445810A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0000FF"/>
          <w:highlight w:val="white"/>
          <w:lang w:val="en-CA"/>
        </w:rPr>
        <w:t>&gt;</w:t>
      </w:r>
    </w:p>
    <w:p w14:paraId="0184D3D5"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FBF4614"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8040"/>
          <w:highlight w:val="white"/>
          <w:lang w:val="en-CA"/>
        </w:rPr>
        <w:t xml:space="preserve"> Class TextLine </w:t>
      </w:r>
      <w:r w:rsidRPr="00720553">
        <w:rPr>
          <w:rFonts w:cs="Arial"/>
          <w:color w:val="0000FF"/>
          <w:highlight w:val="white"/>
          <w:lang w:val="en-CA"/>
        </w:rPr>
        <w:t>--&gt;</w:t>
      </w:r>
    </w:p>
    <w:p w14:paraId="47F053D8"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TextLine</w:t>
      </w:r>
      <w:r w:rsidRPr="00720553">
        <w:rPr>
          <w:rFonts w:cs="Arial"/>
          <w:color w:val="0000FF"/>
          <w:highlight w:val="white"/>
          <w:lang w:val="en-CA"/>
        </w:rPr>
        <w:t>"&gt;</w:t>
      </w:r>
    </w:p>
    <w:p w14:paraId="69CD5DF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en-CA"/>
        </w:rPr>
        <w:tab/>
      </w:r>
      <w:r w:rsidRPr="00720553">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69A6DB4"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Text</w:t>
      </w:r>
      <w:r w:rsidRPr="00404E4E">
        <w:rPr>
          <w:rFonts w:cs="Arial"/>
          <w:color w:val="0000FF"/>
          <w:highlight w:val="white"/>
          <w:lang w:val="fr-FR"/>
        </w:rPr>
        <w:t>"&gt;</w:t>
      </w:r>
    </w:p>
    <w:p w14:paraId="6D6F42DE"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0652C7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startOffset</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xs:double</w:t>
      </w:r>
      <w:r w:rsidRPr="00720553">
        <w:rPr>
          <w:rFonts w:cs="Arial"/>
          <w:color w:val="0000FF"/>
          <w:highlight w:val="white"/>
          <w:lang w:val="fr-FR"/>
        </w:rPr>
        <w:t>"/&gt;</w:t>
      </w:r>
    </w:p>
    <w:p w14:paraId="2468C2B4" w14:textId="77777777" w:rsidR="00CA4776" w:rsidRPr="00720553" w:rsidRDefault="00CA4776" w:rsidP="00CA4776">
      <w:pPr>
        <w:tabs>
          <w:tab w:val="left" w:pos="284"/>
          <w:tab w:val="left" w:pos="567"/>
          <w:tab w:val="left" w:pos="851"/>
          <w:tab w:val="left" w:pos="1148"/>
        </w:tabs>
        <w:autoSpaceDE w:val="0"/>
        <w:autoSpaceDN w:val="0"/>
        <w:adjustRightInd w:val="0"/>
        <w:ind w:right="-1094"/>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endOffset</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xs:double</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0</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1</w:t>
      </w:r>
      <w:r w:rsidRPr="00720553">
        <w:rPr>
          <w:rFonts w:cs="Arial"/>
          <w:color w:val="0000FF"/>
          <w:highlight w:val="white"/>
          <w:lang w:val="fr-FR"/>
        </w:rPr>
        <w:t>"/&gt;</w:t>
      </w:r>
    </w:p>
    <w:p w14:paraId="62024091"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placementMode</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LinePlacementMode</w:t>
      </w:r>
      <w:r w:rsidRPr="00720553">
        <w:rPr>
          <w:rFonts w:cs="Arial"/>
          <w:color w:val="0000FF"/>
          <w:highlight w:val="white"/>
          <w:lang w:val="fr-FR"/>
        </w:rPr>
        <w:t>"/&gt;</w:t>
      </w:r>
    </w:p>
    <w:p w14:paraId="0B73D7F7"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xs:sequence</w:t>
      </w:r>
      <w:r w:rsidRPr="00720553">
        <w:rPr>
          <w:rFonts w:cs="Arial"/>
          <w:color w:val="0000FF"/>
          <w:highlight w:val="white"/>
          <w:lang w:val="fr-FR"/>
        </w:rPr>
        <w:t>&gt;</w:t>
      </w:r>
    </w:p>
    <w:p w14:paraId="7630D7AC"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0000FF"/>
          <w:highlight w:val="white"/>
          <w:lang w:val="fr-FR"/>
        </w:rPr>
        <w:t>&gt;</w:t>
      </w:r>
    </w:p>
    <w:p w14:paraId="4ACEE37C"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7DF9EB9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720553">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77CF7D4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E0712F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Text </w:t>
      </w:r>
      <w:r w:rsidRPr="00BF5187">
        <w:rPr>
          <w:rFonts w:cs="Arial"/>
          <w:color w:val="0000FF"/>
          <w:highlight w:val="white"/>
          <w:lang w:val="en-CA"/>
        </w:rPr>
        <w:t>--&gt;</w:t>
      </w:r>
    </w:p>
    <w:p w14:paraId="206EA04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w:t>
      </w:r>
      <w:r w:rsidRPr="00BF5187">
        <w:rPr>
          <w:rFonts w:cs="Arial"/>
          <w:color w:val="0000FF"/>
          <w:highlight w:val="white"/>
          <w:lang w:val="en-CA"/>
        </w:rPr>
        <w:t>"&gt;</w:t>
      </w:r>
    </w:p>
    <w:p w14:paraId="4F06F5C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5910433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TextPoint</w:t>
      </w:r>
      <w:r w:rsidRPr="00BF5187">
        <w:rPr>
          <w:rFonts w:cs="Arial"/>
          <w:color w:val="0000FF"/>
          <w:highlight w:val="white"/>
          <w:lang w:val="en-CA"/>
        </w:rPr>
        <w:t>"/&gt;</w:t>
      </w:r>
    </w:p>
    <w:p w14:paraId="5FEF5FF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textLine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TextLine</w:t>
      </w:r>
      <w:r w:rsidRPr="00BF5187">
        <w:rPr>
          <w:rFonts w:cs="Arial"/>
          <w:color w:val="0000FF"/>
          <w:highlight w:val="white"/>
          <w:lang w:val="en-CA"/>
        </w:rPr>
        <w:t>"/&gt;</w:t>
      </w:r>
    </w:p>
    <w:p w14:paraId="7D42199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6BDBB36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667E6DA0"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p>
    <w:p w14:paraId="1B409308"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p>
    <w:p w14:paraId="17554FB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w:t>
      </w:r>
      <w:r>
        <w:rPr>
          <w:rFonts w:cs="Arial"/>
          <w:color w:val="008040"/>
          <w:highlight w:val="white"/>
          <w:lang w:val="en-CA"/>
        </w:rPr>
        <w:t xml:space="preserve">COVERAGE </w:t>
      </w:r>
      <w:r w:rsidRPr="00BF5187">
        <w:rPr>
          <w:rFonts w:cs="Arial"/>
          <w:color w:val="008040"/>
          <w:highlight w:val="white"/>
          <w:lang w:val="en-CA"/>
        </w:rPr>
        <w:t xml:space="preserve"> PACKAGE </w:t>
      </w:r>
      <w:r w:rsidRPr="00BF5187">
        <w:rPr>
          <w:rFonts w:cs="Arial"/>
          <w:color w:val="0000FF"/>
          <w:highlight w:val="white"/>
          <w:lang w:val="en-CA"/>
        </w:rPr>
        <w:t>--&gt;</w:t>
      </w:r>
    </w:p>
    <w:p w14:paraId="3EDF964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ChampionChoice </w:t>
      </w:r>
      <w:r w:rsidRPr="00BF5187">
        <w:rPr>
          <w:rFonts w:cs="Arial"/>
          <w:color w:val="0000FF"/>
          <w:highlight w:val="white"/>
          <w:lang w:val="en-CA"/>
        </w:rPr>
        <w:t>--&gt;</w:t>
      </w:r>
    </w:p>
    <w:p w14:paraId="22947B6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ChampionChoice</w:t>
      </w:r>
      <w:r w:rsidRPr="00BF5187">
        <w:rPr>
          <w:rFonts w:cs="Arial"/>
          <w:color w:val="0000FF"/>
          <w:highlight w:val="white"/>
          <w:lang w:val="en-CA"/>
        </w:rPr>
        <w:t>"&gt;</w:t>
      </w:r>
    </w:p>
    <w:p w14:paraId="355004C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9D4FE2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Smallest</w:t>
      </w:r>
      <w:r w:rsidRPr="00BF5187">
        <w:rPr>
          <w:rFonts w:cs="Arial"/>
          <w:color w:val="0000FF"/>
          <w:highlight w:val="white"/>
          <w:lang w:val="en-CA"/>
        </w:rPr>
        <w:t>"/&gt;</w:t>
      </w:r>
    </w:p>
    <w:p w14:paraId="5B26AAD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Largest</w:t>
      </w:r>
      <w:r w:rsidRPr="00BF5187">
        <w:rPr>
          <w:rFonts w:cs="Arial"/>
          <w:color w:val="0000FF"/>
          <w:highlight w:val="white"/>
          <w:lang w:val="en-CA"/>
        </w:rPr>
        <w:t>"/&gt;</w:t>
      </w:r>
    </w:p>
    <w:p w14:paraId="75747B9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10B6B510"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4C4CF2D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F0DF02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CoverageColor </w:t>
      </w:r>
      <w:r w:rsidRPr="00BF5187">
        <w:rPr>
          <w:rFonts w:cs="Arial"/>
          <w:color w:val="0000FF"/>
          <w:highlight w:val="white"/>
          <w:lang w:val="en-CA"/>
        </w:rPr>
        <w:t>--&gt;</w:t>
      </w:r>
    </w:p>
    <w:p w14:paraId="14C23F1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CoverageColor</w:t>
      </w:r>
      <w:r w:rsidRPr="00BF5187">
        <w:rPr>
          <w:rFonts w:cs="Arial"/>
          <w:color w:val="0000FF"/>
          <w:highlight w:val="white"/>
          <w:lang w:val="en-CA"/>
        </w:rPr>
        <w:t>"&gt;</w:t>
      </w:r>
    </w:p>
    <w:p w14:paraId="7AFC118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33A3C2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5C221CE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endColor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23BB8C0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CF6E42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penWidth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569B3AD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C2DAE1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F7D5E1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NumericAnnotation </w:t>
      </w:r>
      <w:r w:rsidRPr="00BF5187">
        <w:rPr>
          <w:rFonts w:cs="Arial"/>
          <w:color w:val="0000FF"/>
          <w:highlight w:val="white"/>
          <w:lang w:val="en-CA"/>
        </w:rPr>
        <w:t>--&gt;</w:t>
      </w:r>
    </w:p>
    <w:p w14:paraId="27902E4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NumericAnnotation</w:t>
      </w:r>
      <w:r w:rsidRPr="00BF5187">
        <w:rPr>
          <w:rFonts w:cs="Arial"/>
          <w:color w:val="0000FF"/>
          <w:highlight w:val="white"/>
          <w:lang w:val="en-CA"/>
        </w:rPr>
        <w:t>"&gt;</w:t>
      </w:r>
    </w:p>
    <w:p w14:paraId="614BB53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07459B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"/&gt;</w:t>
      </w:r>
    </w:p>
    <w:p w14:paraId="7AA1E38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2FA247B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FA5648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decimals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xs:int</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070EB2B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bodySize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59E9D86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buffer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"/&gt;</w:t>
      </w:r>
    </w:p>
    <w:p w14:paraId="7B1F2E9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champion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ChampionChoice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Smallest</w:t>
      </w:r>
      <w:r w:rsidRPr="00BF5187">
        <w:rPr>
          <w:rFonts w:cs="Arial"/>
          <w:color w:val="0000FF"/>
          <w:highlight w:val="white"/>
          <w:lang w:val="en-CA"/>
        </w:rPr>
        <w:t>"/&gt;</w:t>
      </w:r>
    </w:p>
    <w:p w14:paraId="764C6FBC"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D6787B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7CF550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SymbolAnnotation </w:t>
      </w:r>
      <w:r w:rsidRPr="00BF5187">
        <w:rPr>
          <w:rFonts w:cs="Arial"/>
          <w:color w:val="0000FF"/>
          <w:highlight w:val="white"/>
          <w:lang w:val="en-CA"/>
        </w:rPr>
        <w:t>--&gt;</w:t>
      </w:r>
    </w:p>
    <w:p w14:paraId="27FD884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SymbolAnnotation</w:t>
      </w:r>
      <w:r w:rsidRPr="00BF5187">
        <w:rPr>
          <w:rFonts w:cs="Arial"/>
          <w:color w:val="0000FF"/>
          <w:highlight w:val="white"/>
          <w:lang w:val="en-CA"/>
        </w:rPr>
        <w:t>"&gt;</w:t>
      </w:r>
    </w:p>
    <w:p w14:paraId="4462792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0CF2AE2"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rotationAttribute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76ACE5C8"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1F82702"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scaleAttribute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07FD7396"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2147FEA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2006F1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45B2577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defaultRotation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65D32E9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PortrayalCRS</w:t>
      </w:r>
      <w:r w:rsidRPr="00BF5187">
        <w:rPr>
          <w:rFonts w:cs="Arial"/>
          <w:color w:val="0000FF"/>
          <w:highlight w:val="white"/>
          <w:lang w:val="en-CA"/>
        </w:rPr>
        <w:t>"/&gt;</w:t>
      </w:r>
    </w:p>
    <w:p w14:paraId="71AF9BC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defaultScaleFactor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78F7958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4D30487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058D0C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LookupEntry </w:t>
      </w:r>
      <w:r w:rsidRPr="00BF5187">
        <w:rPr>
          <w:rFonts w:cs="Arial"/>
          <w:color w:val="0000FF"/>
          <w:highlight w:val="white"/>
          <w:lang w:val="en-CA"/>
        </w:rPr>
        <w:t>--&gt;</w:t>
      </w:r>
    </w:p>
    <w:p w14:paraId="7A4E2A1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LookupEntry</w:t>
      </w:r>
      <w:r w:rsidRPr="00BF5187">
        <w:rPr>
          <w:rFonts w:cs="Arial"/>
          <w:color w:val="0000FF"/>
          <w:highlight w:val="white"/>
          <w:lang w:val="en-CA"/>
        </w:rPr>
        <w:t>"&gt;</w:t>
      </w:r>
    </w:p>
    <w:p w14:paraId="23B0F53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6BB2DF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label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65E0574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range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s100CSL:S100_NumericRange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A80BE6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CoverageColor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815EC3B" w14:textId="77777777" w:rsidR="00CA4776" w:rsidRPr="00BF5187"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digits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NumericAnnotation</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2C1479B6" w14:textId="77777777" w:rsidR="00CA4776" w:rsidRPr="00BF5187"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SymbolAnnotation</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288E12A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D6DB0AF"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4200FA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D04563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CoverageFill </w:t>
      </w:r>
      <w:r w:rsidRPr="00BF5187">
        <w:rPr>
          <w:rFonts w:cs="Arial"/>
          <w:color w:val="0000FF"/>
          <w:highlight w:val="white"/>
          <w:lang w:val="en-CA"/>
        </w:rPr>
        <w:t>--&gt;</w:t>
      </w:r>
    </w:p>
    <w:p w14:paraId="2A6DA90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CoverageFill</w:t>
      </w:r>
      <w:r w:rsidRPr="00BF5187">
        <w:rPr>
          <w:rFonts w:cs="Arial"/>
          <w:color w:val="0000FF"/>
          <w:highlight w:val="white"/>
          <w:lang w:val="en-CA"/>
        </w:rPr>
        <w:t>"&gt;</w:t>
      </w:r>
    </w:p>
    <w:p w14:paraId="4BFA01A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11E3F8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attributeCode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1078126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uom</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s100CSL:S100_UnitOfMeasure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966FCFD" w14:textId="77777777" w:rsidR="00CA4776" w:rsidRPr="00BF5187" w:rsidRDefault="00CA4776" w:rsidP="00CA4776">
      <w:pPr>
        <w:tabs>
          <w:tab w:val="left" w:pos="284"/>
          <w:tab w:val="left" w:pos="567"/>
          <w:tab w:val="left" w:pos="851"/>
          <w:tab w:val="left" w:pos="1148"/>
        </w:tabs>
        <w:autoSpaceDE w:val="0"/>
        <w:autoSpaceDN w:val="0"/>
        <w:adjustRightInd w:val="0"/>
        <w:ind w:right="-15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lookup</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LookupEntry</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2F04749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8FA8AC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EAB6CD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17AEE1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0000FF"/>
          <w:highlight w:val="white"/>
          <w:lang w:val="en-CA"/>
        </w:rPr>
        <w:t>&lt;/</w:t>
      </w:r>
      <w:r w:rsidRPr="00BF5187">
        <w:rPr>
          <w:rFonts w:cs="Arial"/>
          <w:color w:val="0000A0"/>
          <w:highlight w:val="white"/>
          <w:lang w:val="en-CA"/>
        </w:rPr>
        <w:t>xs:schema</w:t>
      </w:r>
      <w:r w:rsidRPr="00BF5187">
        <w:rPr>
          <w:rFonts w:cs="Arial"/>
          <w:color w:val="0000FF"/>
          <w:highlight w:val="white"/>
          <w:lang w:val="en-CA"/>
        </w:rPr>
        <w:t>&gt;</w:t>
      </w:r>
    </w:p>
    <w:p w14:paraId="540D93FE" w14:textId="77777777" w:rsidR="00833428" w:rsidRDefault="00833428" w:rsidP="00EF77A9">
      <w:pPr>
        <w:pStyle w:val="Appendix2"/>
        <w:sectPr w:rsidR="00833428" w:rsidSect="00404E4E">
          <w:pgSz w:w="11906" w:h="16838"/>
          <w:pgMar w:top="1440" w:right="1800" w:bottom="1418" w:left="1800" w:header="708" w:footer="708" w:gutter="0"/>
          <w:cols w:space="708"/>
          <w:docGrid w:linePitch="360"/>
        </w:sectPr>
      </w:pPr>
    </w:p>
    <w:p w14:paraId="27F35FBA" w14:textId="77777777" w:rsidR="00CA4776" w:rsidRPr="006E6D12" w:rsidRDefault="00CA4776" w:rsidP="00BB19FF">
      <w:pPr>
        <w:pStyle w:val="Heading3"/>
        <w:numPr>
          <w:ilvl w:val="2"/>
          <w:numId w:val="50"/>
        </w:numPr>
        <w:rPr>
          <w:sz w:val="22"/>
          <w:szCs w:val="22"/>
        </w:rPr>
      </w:pPr>
      <w:bookmarkStart w:id="959" w:name="_Toc397961891"/>
      <w:bookmarkStart w:id="960" w:name="_Toc16161208"/>
      <w:r w:rsidRPr="006E6D12">
        <w:rPr>
          <w:sz w:val="22"/>
          <w:szCs w:val="22"/>
        </w:rPr>
        <w:t>S-100 Conceptual Schema Language Schema</w:t>
      </w:r>
      <w:bookmarkEnd w:id="959"/>
      <w:bookmarkEnd w:id="960"/>
    </w:p>
    <w:p w14:paraId="3EAC1DF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6C074E52" w14:textId="77777777" w:rsidR="00CA4776" w:rsidRDefault="00CA4776" w:rsidP="00CA4776">
      <w:pPr>
        <w:tabs>
          <w:tab w:val="left" w:pos="284"/>
          <w:tab w:val="left" w:pos="567"/>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w:t>
      </w:r>
      <w:r>
        <w:rPr>
          <w:rFonts w:cs="Arial"/>
          <w:color w:val="0000FF"/>
          <w:highlight w:val="white"/>
          <w:lang w:val="en-CA"/>
        </w:rPr>
        <w:t>="</w:t>
      </w:r>
      <w:r>
        <w:rPr>
          <w:rFonts w:cs="Arial"/>
          <w:color w:val="800000"/>
          <w:highlight w:val="white"/>
          <w:lang w:val="en-CA"/>
        </w:rPr>
        <w:t>http://www.iho.int/S100ConceptualSchema</w:t>
      </w:r>
      <w:r>
        <w:rPr>
          <w:rFonts w:cs="Arial"/>
          <w:color w:val="0000FF"/>
          <w:highlight w:val="white"/>
          <w:lang w:val="en-CA"/>
        </w:rPr>
        <w:t>"</w:t>
      </w:r>
      <w:r>
        <w:rPr>
          <w:rFonts w:cs="Arial"/>
          <w:color w:val="FF8040"/>
          <w:highlight w:val="white"/>
          <w:lang w:val="en-CA"/>
        </w:rPr>
        <w:t xml:space="preserve"> targetNamespace</w:t>
      </w:r>
      <w:r>
        <w:rPr>
          <w:rFonts w:cs="Arial"/>
          <w:color w:val="0000FF"/>
          <w:highlight w:val="white"/>
          <w:lang w:val="en-CA"/>
        </w:rPr>
        <w:t>="</w:t>
      </w:r>
      <w:r>
        <w:rPr>
          <w:rFonts w:cs="Arial"/>
          <w:color w:val="800000"/>
          <w:highlight w:val="white"/>
          <w:lang w:val="en-CA"/>
        </w:rPr>
        <w:t>http://www.iho.int/S100ConceptualSchema</w:t>
      </w:r>
      <w:r>
        <w:rPr>
          <w:rFonts w:cs="Arial"/>
          <w:color w:val="0000FF"/>
          <w:highlight w:val="white"/>
          <w:lang w:val="en-CA"/>
        </w:rPr>
        <w:t>"&gt;</w:t>
      </w:r>
    </w:p>
    <w:p w14:paraId="6F5490B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S100 Conceptual Schema Language types </w:t>
      </w:r>
      <w:r>
        <w:rPr>
          <w:rFonts w:cs="Arial"/>
          <w:color w:val="0000FF"/>
          <w:highlight w:val="white"/>
          <w:lang w:val="en-CA"/>
        </w:rPr>
        <w:t>--&gt;</w:t>
      </w:r>
    </w:p>
    <w:p w14:paraId="1A403F6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maxOccurs</w:t>
      </w:r>
      <w:r>
        <w:rPr>
          <w:rFonts w:cs="Arial"/>
          <w:color w:val="0000FF"/>
          <w:highlight w:val="white"/>
          <w:lang w:val="en-CA"/>
        </w:rPr>
        <w:t>"&gt;</w:t>
      </w:r>
    </w:p>
    <w:p w14:paraId="2DCD2F8E"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33A62BF6"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8F139E3"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'/&gt;</w:t>
      </w:r>
    </w:p>
    <w:p w14:paraId="294671D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E8902D2"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393DE5FE"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16AD017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061EE57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6A54C90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51B145D2"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18D0642E"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D9FF8DA"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UnlimitedInteger </w:t>
      </w:r>
      <w:r>
        <w:rPr>
          <w:rFonts w:cs="Arial"/>
          <w:color w:val="0000FF"/>
          <w:highlight w:val="white"/>
          <w:lang w:val="en-CA"/>
        </w:rPr>
        <w:t>--&gt;</w:t>
      </w:r>
    </w:p>
    <w:p w14:paraId="4D1A894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UnlimitedInteger</w:t>
      </w:r>
      <w:r>
        <w:rPr>
          <w:rFonts w:cs="Arial"/>
          <w:color w:val="0000FF"/>
          <w:highlight w:val="white"/>
          <w:lang w:val="en-CA"/>
        </w:rPr>
        <w:t>"&gt;</w:t>
      </w:r>
    </w:p>
    <w:p w14:paraId="0E105616"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23C34ACF"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16199F4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xs:integer</w:t>
      </w:r>
      <w:r>
        <w:rPr>
          <w:rFonts w:cs="Arial"/>
          <w:color w:val="0000FF"/>
          <w:highlight w:val="white"/>
          <w:lang w:val="en-CA"/>
        </w:rPr>
        <w:t>'/&gt;</w:t>
      </w:r>
    </w:p>
    <w:p w14:paraId="6FFF08A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25FAF30A"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274A858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70F0422F"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Infinite</w:t>
      </w:r>
      <w:r>
        <w:rPr>
          <w:rFonts w:cs="Arial"/>
          <w:color w:val="0000FF"/>
          <w:highlight w:val="white"/>
          <w:lang w:val="en-CA"/>
        </w:rPr>
        <w:t>'/&gt;</w:t>
      </w:r>
    </w:p>
    <w:p w14:paraId="4C27F83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346B1D0B"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C46038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7501B49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5D7A1CA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p>
    <w:p w14:paraId="30AA598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Enumeration S100_IntervalType </w:t>
      </w:r>
      <w:r>
        <w:rPr>
          <w:rFonts w:cs="Arial"/>
          <w:color w:val="0000FF"/>
          <w:highlight w:val="white"/>
          <w:lang w:val="en-CA"/>
        </w:rPr>
        <w:t>--&gt;</w:t>
      </w:r>
    </w:p>
    <w:p w14:paraId="1239A3F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S100_IntervalType</w:t>
      </w:r>
      <w:r>
        <w:rPr>
          <w:rFonts w:cs="Arial"/>
          <w:color w:val="0000FF"/>
          <w:highlight w:val="white"/>
          <w:lang w:val="en-CA"/>
        </w:rPr>
        <w:t>"&gt;</w:t>
      </w:r>
    </w:p>
    <w:p w14:paraId="4853908C"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48DD1A9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openInterval</w:t>
      </w:r>
      <w:r>
        <w:rPr>
          <w:rFonts w:cs="Arial"/>
          <w:color w:val="0000FF"/>
          <w:highlight w:val="white"/>
          <w:lang w:val="en-CA"/>
        </w:rPr>
        <w:t>"/&gt;</w:t>
      </w:r>
    </w:p>
    <w:p w14:paraId="6551AA2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geLtInterval</w:t>
      </w:r>
      <w:r>
        <w:rPr>
          <w:rFonts w:cs="Arial"/>
          <w:color w:val="0000FF"/>
          <w:highlight w:val="white"/>
          <w:lang w:val="en-CA"/>
        </w:rPr>
        <w:t>"/&gt;</w:t>
      </w:r>
    </w:p>
    <w:p w14:paraId="08F9AD2E"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gtLeInterval</w:t>
      </w:r>
      <w:r>
        <w:rPr>
          <w:rFonts w:cs="Arial"/>
          <w:color w:val="0000FF"/>
          <w:highlight w:val="white"/>
          <w:lang w:val="en-CA"/>
        </w:rPr>
        <w:t>"/&gt;</w:t>
      </w:r>
    </w:p>
    <w:p w14:paraId="6D757FB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closedInterval</w:t>
      </w:r>
      <w:r>
        <w:rPr>
          <w:rFonts w:cs="Arial"/>
          <w:color w:val="0000FF"/>
          <w:highlight w:val="white"/>
          <w:lang w:val="en-CA"/>
        </w:rPr>
        <w:t>"/&gt;</w:t>
      </w:r>
    </w:p>
    <w:p w14:paraId="4FB1B70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gtSemiInterval</w:t>
      </w:r>
      <w:r>
        <w:rPr>
          <w:rFonts w:cs="Arial"/>
          <w:color w:val="0000FF"/>
          <w:highlight w:val="white"/>
          <w:lang w:val="en-CA"/>
        </w:rPr>
        <w:t>"/&gt;</w:t>
      </w:r>
    </w:p>
    <w:p w14:paraId="6FC71A5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geSemiInterval</w:t>
      </w:r>
      <w:r>
        <w:rPr>
          <w:rFonts w:cs="Arial"/>
          <w:color w:val="0000FF"/>
          <w:highlight w:val="white"/>
          <w:lang w:val="en-CA"/>
        </w:rPr>
        <w:t>"/&gt;</w:t>
      </w:r>
    </w:p>
    <w:p w14:paraId="444AB8E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ltSemiInterval</w:t>
      </w:r>
      <w:r>
        <w:rPr>
          <w:rFonts w:cs="Arial"/>
          <w:color w:val="0000FF"/>
          <w:highlight w:val="white"/>
          <w:lang w:val="en-CA"/>
        </w:rPr>
        <w:t>"/&gt;</w:t>
      </w:r>
    </w:p>
    <w:p w14:paraId="01A33CA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leSemiInterval</w:t>
      </w:r>
      <w:r>
        <w:rPr>
          <w:rFonts w:cs="Arial"/>
          <w:color w:val="0000FF"/>
          <w:highlight w:val="white"/>
          <w:lang w:val="en-CA"/>
        </w:rPr>
        <w:t>"/&gt;</w:t>
      </w:r>
    </w:p>
    <w:p w14:paraId="6E59720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787887A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42F9FD72" w14:textId="77777777" w:rsidR="00CA4776" w:rsidRDefault="00CA4776" w:rsidP="00CA4776">
      <w:pPr>
        <w:tabs>
          <w:tab w:val="left" w:pos="284"/>
          <w:tab w:val="left" w:pos="567"/>
        </w:tabs>
        <w:autoSpaceDE w:val="0"/>
        <w:autoSpaceDN w:val="0"/>
        <w:adjustRightInd w:val="0"/>
        <w:rPr>
          <w:rFonts w:cs="Arial"/>
          <w:color w:val="800000"/>
          <w:highlight w:val="white"/>
          <w:lang w:val="en-CA"/>
        </w:rPr>
      </w:pPr>
    </w:p>
    <w:p w14:paraId="0B7CD32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Enumeration S100_NumericRange </w:t>
      </w:r>
      <w:r>
        <w:rPr>
          <w:rFonts w:cs="Arial"/>
          <w:color w:val="0000FF"/>
          <w:highlight w:val="white"/>
          <w:lang w:val="en-CA"/>
        </w:rPr>
        <w:t>--&gt;</w:t>
      </w:r>
    </w:p>
    <w:p w14:paraId="4EBD901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 </w:t>
      </w:r>
      <w:r>
        <w:rPr>
          <w:rFonts w:cs="Arial"/>
          <w:color w:val="0000FF"/>
          <w:highlight w:val="white"/>
          <w:lang w:val="en-CA"/>
        </w:rPr>
        <w:t>="</w:t>
      </w:r>
      <w:r>
        <w:rPr>
          <w:rFonts w:cs="Arial"/>
          <w:color w:val="800000"/>
          <w:highlight w:val="white"/>
          <w:lang w:val="en-CA"/>
        </w:rPr>
        <w:t>S100_NumericRange</w:t>
      </w:r>
      <w:r>
        <w:rPr>
          <w:rFonts w:cs="Arial"/>
          <w:color w:val="0000FF"/>
          <w:highlight w:val="white"/>
          <w:lang w:val="en-CA"/>
        </w:rPr>
        <w:t>"&gt;</w:t>
      </w:r>
    </w:p>
    <w:p w14:paraId="594D345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lower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01DDEF16"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upper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3A29CDAC"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closure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S100_IntervalType</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70C41F8B" w14:textId="77777777" w:rsidR="00CA4776" w:rsidRDefault="00CA4776" w:rsidP="00CA4776">
      <w:pPr>
        <w:tabs>
          <w:tab w:val="left" w:pos="284"/>
          <w:tab w:val="left" w:pos="567"/>
        </w:tabs>
        <w:autoSpaceDE w:val="0"/>
        <w:autoSpaceDN w:val="0"/>
        <w:adjustRightInd w:val="0"/>
        <w:rPr>
          <w:rFonts w:cs="Arial"/>
          <w:color w:val="0000FF"/>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2EFB031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p>
    <w:p w14:paraId="6EB28343"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Enumeration S100_UnitOfMeasure </w:t>
      </w:r>
      <w:r>
        <w:rPr>
          <w:rFonts w:cs="Arial"/>
          <w:color w:val="0000FF"/>
          <w:highlight w:val="white"/>
          <w:lang w:val="en-CA"/>
        </w:rPr>
        <w:t>--&gt;</w:t>
      </w:r>
    </w:p>
    <w:p w14:paraId="51628F7C"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 </w:t>
      </w:r>
      <w:r>
        <w:rPr>
          <w:rFonts w:cs="Arial"/>
          <w:color w:val="0000FF"/>
          <w:highlight w:val="white"/>
          <w:lang w:val="en-CA"/>
        </w:rPr>
        <w:t>="</w:t>
      </w:r>
      <w:r>
        <w:rPr>
          <w:rFonts w:cs="Arial"/>
          <w:color w:val="800000"/>
          <w:highlight w:val="white"/>
          <w:lang w:val="en-CA"/>
        </w:rPr>
        <w:t>S100_UnitOfMeasure</w:t>
      </w:r>
      <w:r>
        <w:rPr>
          <w:rFonts w:cs="Arial"/>
          <w:color w:val="0000FF"/>
          <w:highlight w:val="white"/>
          <w:lang w:val="en-CA"/>
        </w:rPr>
        <w:t>"&gt;</w:t>
      </w:r>
    </w:p>
    <w:p w14:paraId="4D27627C"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name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7AFA121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definition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66954E3A"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symbol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08E6FEBC"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20C728D9" w14:textId="77777777" w:rsidR="00404E4E" w:rsidRDefault="00404E4E" w:rsidP="00CA4776">
      <w:pPr>
        <w:tabs>
          <w:tab w:val="left" w:pos="284"/>
          <w:tab w:val="left" w:pos="567"/>
        </w:tabs>
        <w:autoSpaceDE w:val="0"/>
        <w:autoSpaceDN w:val="0"/>
        <w:adjustRightInd w:val="0"/>
        <w:rPr>
          <w:rFonts w:cs="Arial"/>
          <w:color w:val="800000"/>
          <w:highlight w:val="white"/>
          <w:lang w:val="en-CA"/>
        </w:rPr>
      </w:pPr>
    </w:p>
    <w:p w14:paraId="1376C94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4F1558DA" w14:textId="77777777" w:rsidR="00CA4776" w:rsidRDefault="00CA4776" w:rsidP="000E3499">
      <w:pPr>
        <w:pStyle w:val="Appendix3"/>
        <w:numPr>
          <w:ilvl w:val="0"/>
          <w:numId w:val="0"/>
        </w:numPr>
        <w:spacing w:before="0" w:after="0"/>
      </w:pPr>
    </w:p>
    <w:p w14:paraId="00FE80C9" w14:textId="77777777" w:rsidR="006E6D12" w:rsidRPr="006E6D12" w:rsidRDefault="006E6D12" w:rsidP="00BB19FF">
      <w:pPr>
        <w:pStyle w:val="Heading2"/>
        <w:numPr>
          <w:ilvl w:val="1"/>
          <w:numId w:val="49"/>
        </w:numPr>
        <w:spacing w:after="200"/>
        <w:rPr>
          <w:sz w:val="24"/>
          <w:szCs w:val="24"/>
        </w:rPr>
      </w:pPr>
      <w:bookmarkStart w:id="961" w:name="_Toc397961892"/>
      <w:bookmarkStart w:id="962" w:name="_Toc16161209"/>
      <w:r w:rsidRPr="006E6D12">
        <w:rPr>
          <w:sz w:val="24"/>
          <w:szCs w:val="24"/>
        </w:rPr>
        <w:t>Presentation Schema</w:t>
      </w:r>
      <w:bookmarkEnd w:id="962"/>
    </w:p>
    <w:bookmarkEnd w:id="961"/>
    <w:p w14:paraId="3E9F4D7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006C0C7B" w14:textId="77777777" w:rsidR="00CA4776"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w:t>
      </w:r>
      <w:r>
        <w:rPr>
          <w:rFonts w:cs="Arial"/>
          <w:color w:val="0000FF"/>
          <w:highlight w:val="white"/>
          <w:lang w:val="en-CA"/>
        </w:rPr>
        <w:t>="</w:t>
      </w:r>
      <w:r>
        <w:rPr>
          <w:rFonts w:cs="Arial"/>
          <w:color w:val="800000"/>
          <w:highlight w:val="white"/>
          <w:lang w:val="en-CA"/>
        </w:rPr>
        <w:t>http://www.iho.int/S100Presentation</w:t>
      </w:r>
      <w:r>
        <w:rPr>
          <w:rFonts w:cs="Arial"/>
          <w:color w:val="0000FF"/>
          <w:highlight w:val="white"/>
          <w:lang w:val="en-CA"/>
        </w:rPr>
        <w:t>"</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targetNamespace</w:t>
      </w:r>
      <w:r>
        <w:rPr>
          <w:rFonts w:cs="Arial"/>
          <w:color w:val="0000FF"/>
          <w:highlight w:val="white"/>
          <w:lang w:val="en-CA"/>
        </w:rPr>
        <w:t>="</w:t>
      </w:r>
      <w:r>
        <w:rPr>
          <w:rFonts w:cs="Arial"/>
          <w:color w:val="800000"/>
          <w:highlight w:val="white"/>
          <w:lang w:val="en-CA"/>
        </w:rPr>
        <w:t>http://www.iho.int/S100Presentation</w:t>
      </w:r>
      <w:r>
        <w:rPr>
          <w:rFonts w:cs="Arial"/>
          <w:color w:val="0000FF"/>
          <w:highlight w:val="white"/>
          <w:lang w:val="en-CA"/>
        </w:rPr>
        <w:t>"</w:t>
      </w:r>
      <w:r>
        <w:rPr>
          <w:rFonts w:cs="Arial"/>
          <w:color w:val="FF8040"/>
          <w:highlight w:val="white"/>
          <w:lang w:val="en-CA"/>
        </w:rPr>
        <w:t xml:space="preserve"> attributeFormDefault</w:t>
      </w:r>
      <w:r>
        <w:rPr>
          <w:rFonts w:cs="Arial"/>
          <w:color w:val="0000FF"/>
          <w:highlight w:val="white"/>
          <w:lang w:val="en-CA"/>
        </w:rPr>
        <w:t>="</w:t>
      </w:r>
      <w:r>
        <w:rPr>
          <w:rFonts w:cs="Arial"/>
          <w:color w:val="800000"/>
          <w:highlight w:val="white"/>
          <w:lang w:val="en-CA"/>
        </w:rPr>
        <w:t>qualified</w:t>
      </w:r>
      <w:r>
        <w:rPr>
          <w:rFonts w:cs="Arial"/>
          <w:color w:val="0000FF"/>
          <w:highlight w:val="white"/>
          <w:lang w:val="en-CA"/>
        </w:rPr>
        <w:t>"&gt;</w:t>
      </w:r>
    </w:p>
    <w:p w14:paraId="4C276A61" w14:textId="77777777" w:rsidR="00CA4776"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1F28DEB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Simple non empty alpha numeric string type for references </w:t>
      </w:r>
      <w:r>
        <w:rPr>
          <w:rFonts w:cs="Arial"/>
          <w:color w:val="0000FF"/>
          <w:highlight w:val="white"/>
          <w:lang w:val="en-CA"/>
        </w:rPr>
        <w:t>--&gt;</w:t>
      </w:r>
    </w:p>
    <w:p w14:paraId="7DF4B86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p>
    <w:p w14:paraId="3052D11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742BFD1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5699AC8E"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xs:pattern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[0-9a-zA-Z_]*</w:t>
      </w:r>
      <w:r>
        <w:rPr>
          <w:rFonts w:cs="Arial"/>
          <w:color w:val="0000FF"/>
          <w:highlight w:val="white"/>
          <w:lang w:val="en-CA"/>
        </w:rPr>
        <w:t>"/&gt;</w:t>
      </w:r>
    </w:p>
    <w:p w14:paraId="607DA2D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4EDC26F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6ECF689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5EC055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Spatial Reference </w:t>
      </w:r>
      <w:r>
        <w:rPr>
          <w:rFonts w:cs="Arial"/>
          <w:color w:val="0000FF"/>
          <w:highlight w:val="white"/>
          <w:lang w:val="en-CA"/>
        </w:rPr>
        <w:t>--&gt;</w:t>
      </w:r>
    </w:p>
    <w:p w14:paraId="6A954240"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SpatialReference</w:t>
      </w:r>
      <w:r>
        <w:rPr>
          <w:rFonts w:cs="Arial"/>
          <w:color w:val="0000FF"/>
          <w:highlight w:val="white"/>
          <w:lang w:val="en-CA"/>
        </w:rPr>
        <w:t>"&gt;</w:t>
      </w:r>
    </w:p>
    <w:p w14:paraId="7B1B902D"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xs:simpleContent</w:t>
      </w:r>
      <w:r>
        <w:rPr>
          <w:rFonts w:cs="Arial"/>
          <w:color w:val="0000FF"/>
          <w:highlight w:val="white"/>
          <w:lang w:val="en-CA"/>
        </w:rPr>
        <w:t>&gt;</w:t>
      </w:r>
    </w:p>
    <w:p w14:paraId="6B77030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p>
    <w:p w14:paraId="4FBB5CE3"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forward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xs:boolean</w:t>
      </w:r>
      <w:r>
        <w:rPr>
          <w:rFonts w:cs="Arial"/>
          <w:color w:val="0000FF"/>
          <w:highlight w:val="white"/>
          <w:lang w:val="en-CA"/>
        </w:rPr>
        <w:t>"</w:t>
      </w:r>
      <w:r>
        <w:rPr>
          <w:rFonts w:cs="Arial"/>
          <w:color w:val="FF8040"/>
          <w:highlight w:val="white"/>
          <w:lang w:val="en-CA"/>
        </w:rPr>
        <w:t xml:space="preserve"> default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61E73F5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F76B6E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xs:simpleContent</w:t>
      </w:r>
      <w:r w:rsidRPr="00404E4E">
        <w:rPr>
          <w:rFonts w:cs="Arial"/>
          <w:color w:val="0000FF"/>
          <w:highlight w:val="white"/>
          <w:lang w:val="fr-FR"/>
        </w:rPr>
        <w:t>&gt;</w:t>
      </w:r>
    </w:p>
    <w:p w14:paraId="0853161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7682E197" w14:textId="77777777" w:rsidR="003E0E70" w:rsidRDefault="003E0E70" w:rsidP="003E0E70">
      <w:pPr>
        <w:tabs>
          <w:tab w:val="left" w:pos="284"/>
          <w:tab w:val="left" w:pos="567"/>
          <w:tab w:val="left" w:pos="851"/>
          <w:tab w:val="left" w:pos="1134"/>
        </w:tabs>
        <w:autoSpaceDE w:val="0"/>
        <w:autoSpaceDN w:val="0"/>
        <w:adjustRightInd w:val="0"/>
        <w:rPr>
          <w:ins w:id="963" w:author="David M. Grant" w:date="2019-08-08T12:41:00Z"/>
          <w:rFonts w:cs="Arial"/>
          <w:color w:val="800000"/>
          <w:highlight w:val="white"/>
          <w:lang w:val="en-CA"/>
        </w:rPr>
      </w:pPr>
    </w:p>
    <w:p w14:paraId="16156661" w14:textId="77777777" w:rsidR="003E0E70" w:rsidRDefault="003E0E70" w:rsidP="003E0E70">
      <w:pPr>
        <w:tabs>
          <w:tab w:val="left" w:pos="284"/>
          <w:tab w:val="left" w:pos="567"/>
          <w:tab w:val="left" w:pos="851"/>
          <w:tab w:val="left" w:pos="1134"/>
        </w:tabs>
        <w:autoSpaceDE w:val="0"/>
        <w:autoSpaceDN w:val="0"/>
        <w:adjustRightInd w:val="0"/>
        <w:rPr>
          <w:ins w:id="964" w:author="David M. Grant" w:date="2019-08-08T12:41:00Z"/>
          <w:rFonts w:cs="Arial"/>
          <w:color w:val="800000"/>
          <w:highlight w:val="white"/>
          <w:lang w:val="en-CA"/>
        </w:rPr>
      </w:pPr>
      <w:ins w:id="965" w:author="David M. Grant" w:date="2019-08-08T12:41:00Z">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Alert Reference </w:t>
        </w:r>
        <w:r>
          <w:rPr>
            <w:rFonts w:cs="Arial"/>
            <w:color w:val="0000FF"/>
            <w:highlight w:val="white"/>
            <w:lang w:val="en-CA"/>
          </w:rPr>
          <w:t>--&gt;</w:t>
        </w:r>
      </w:ins>
    </w:p>
    <w:p w14:paraId="4E0548EA" w14:textId="77777777" w:rsidR="003E0E70" w:rsidRDefault="003E0E70" w:rsidP="003E0E70">
      <w:pPr>
        <w:tabs>
          <w:tab w:val="left" w:pos="284"/>
          <w:tab w:val="left" w:pos="567"/>
          <w:tab w:val="left" w:pos="851"/>
          <w:tab w:val="left" w:pos="1134"/>
        </w:tabs>
        <w:autoSpaceDE w:val="0"/>
        <w:autoSpaceDN w:val="0"/>
        <w:adjustRightInd w:val="0"/>
        <w:rPr>
          <w:ins w:id="966" w:author="David M. Grant" w:date="2019-08-08T12:41:00Z"/>
          <w:rFonts w:cs="Arial"/>
          <w:color w:val="800000"/>
          <w:highlight w:val="white"/>
          <w:lang w:val="en-CA"/>
        </w:rPr>
      </w:pPr>
      <w:ins w:id="967" w:author="David M. Grant" w:date="2019-08-08T12:41:00Z">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AlertReference</w:t>
        </w:r>
        <w:r>
          <w:rPr>
            <w:rFonts w:cs="Arial"/>
            <w:color w:val="0000FF"/>
            <w:highlight w:val="white"/>
            <w:lang w:val="en-CA"/>
          </w:rPr>
          <w:t>"&gt;</w:t>
        </w:r>
      </w:ins>
    </w:p>
    <w:p w14:paraId="3BCB2342" w14:textId="77777777" w:rsidR="003E0E70" w:rsidRDefault="003E0E70" w:rsidP="003E0E70">
      <w:pPr>
        <w:tabs>
          <w:tab w:val="left" w:pos="284"/>
          <w:tab w:val="left" w:pos="567"/>
          <w:tab w:val="left" w:pos="851"/>
          <w:tab w:val="left" w:pos="1134"/>
        </w:tabs>
        <w:autoSpaceDE w:val="0"/>
        <w:autoSpaceDN w:val="0"/>
        <w:adjustRightInd w:val="0"/>
        <w:rPr>
          <w:ins w:id="968" w:author="David M. Grant" w:date="2019-08-08T12:41:00Z"/>
          <w:rFonts w:cs="Arial"/>
          <w:color w:val="800000"/>
          <w:highlight w:val="white"/>
          <w:lang w:val="en-CA"/>
        </w:rPr>
      </w:pPr>
      <w:ins w:id="969" w:author="David M. Grant" w:date="2019-08-08T12:41: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xs:simpleContent</w:t>
        </w:r>
        <w:r>
          <w:rPr>
            <w:rFonts w:cs="Arial"/>
            <w:color w:val="0000FF"/>
            <w:highlight w:val="white"/>
            <w:lang w:val="en-CA"/>
          </w:rPr>
          <w:t>&gt;</w:t>
        </w:r>
      </w:ins>
    </w:p>
    <w:p w14:paraId="7B14642E" w14:textId="77777777" w:rsidR="003E0E70" w:rsidRDefault="003E0E70" w:rsidP="003E0E70">
      <w:pPr>
        <w:tabs>
          <w:tab w:val="left" w:pos="284"/>
          <w:tab w:val="left" w:pos="567"/>
          <w:tab w:val="left" w:pos="851"/>
          <w:tab w:val="left" w:pos="1134"/>
        </w:tabs>
        <w:autoSpaceDE w:val="0"/>
        <w:autoSpaceDN w:val="0"/>
        <w:adjustRightInd w:val="0"/>
        <w:rPr>
          <w:ins w:id="970" w:author="David M. Grant" w:date="2019-08-08T12:41:00Z"/>
          <w:rFonts w:cs="Arial"/>
          <w:color w:val="800000"/>
          <w:highlight w:val="white"/>
          <w:lang w:val="en-CA"/>
        </w:rPr>
      </w:pPr>
      <w:ins w:id="971" w:author="David M. Grant" w:date="2019-08-08T12:41:00Z">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ins>
    </w:p>
    <w:p w14:paraId="5854244F" w14:textId="77777777" w:rsidR="003E0E70" w:rsidRDefault="003E0E70" w:rsidP="003E0E70">
      <w:pPr>
        <w:tabs>
          <w:tab w:val="left" w:pos="284"/>
          <w:tab w:val="left" w:pos="567"/>
          <w:tab w:val="left" w:pos="851"/>
          <w:tab w:val="left" w:pos="1134"/>
        </w:tabs>
        <w:autoSpaceDE w:val="0"/>
        <w:autoSpaceDN w:val="0"/>
        <w:adjustRightInd w:val="0"/>
        <w:rPr>
          <w:ins w:id="972" w:author="David M. Grant" w:date="2019-08-08T12:41:00Z"/>
          <w:rFonts w:cs="Arial"/>
          <w:color w:val="800000"/>
          <w:highlight w:val="white"/>
          <w:lang w:val="en-CA"/>
        </w:rPr>
      </w:pPr>
      <w:ins w:id="973" w:author="David M. Grant" w:date="2019-08-08T12:41:00Z">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plan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ins>
    </w:p>
    <w:p w14:paraId="2F01BE3F" w14:textId="77777777" w:rsidR="003E0E70" w:rsidRDefault="003E0E70" w:rsidP="003E0E70">
      <w:pPr>
        <w:tabs>
          <w:tab w:val="left" w:pos="284"/>
          <w:tab w:val="left" w:pos="567"/>
          <w:tab w:val="left" w:pos="851"/>
          <w:tab w:val="left" w:pos="1134"/>
        </w:tabs>
        <w:autoSpaceDE w:val="0"/>
        <w:autoSpaceDN w:val="0"/>
        <w:adjustRightInd w:val="0"/>
        <w:rPr>
          <w:ins w:id="974" w:author="David M. Grant" w:date="2019-08-08T12:42:00Z"/>
          <w:rFonts w:cs="Arial"/>
          <w:color w:val="800000"/>
          <w:highlight w:val="white"/>
          <w:lang w:val="en-CA"/>
        </w:rPr>
      </w:pPr>
      <w:ins w:id="975" w:author="David M. Grant" w:date="2019-08-08T12:42:00Z">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monitor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ins>
    </w:p>
    <w:p w14:paraId="70EC3EAA" w14:textId="77777777" w:rsidR="003E0E70" w:rsidRPr="00404E4E" w:rsidRDefault="003E0E70" w:rsidP="003E0E70">
      <w:pPr>
        <w:tabs>
          <w:tab w:val="left" w:pos="284"/>
          <w:tab w:val="left" w:pos="567"/>
          <w:tab w:val="left" w:pos="851"/>
          <w:tab w:val="left" w:pos="1134"/>
        </w:tabs>
        <w:autoSpaceDE w:val="0"/>
        <w:autoSpaceDN w:val="0"/>
        <w:adjustRightInd w:val="0"/>
        <w:rPr>
          <w:ins w:id="976" w:author="David M. Grant" w:date="2019-08-08T12:41:00Z"/>
          <w:rFonts w:cs="Arial"/>
          <w:color w:val="800000"/>
          <w:highlight w:val="white"/>
          <w:lang w:val="fr-FR"/>
        </w:rPr>
      </w:pPr>
      <w:ins w:id="977" w:author="David M. Grant" w:date="2019-08-08T12:41:00Z">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ins>
    </w:p>
    <w:p w14:paraId="322D0069" w14:textId="77777777" w:rsidR="003E0E70" w:rsidRPr="00404E4E" w:rsidRDefault="003E0E70" w:rsidP="003E0E70">
      <w:pPr>
        <w:tabs>
          <w:tab w:val="left" w:pos="284"/>
          <w:tab w:val="left" w:pos="567"/>
          <w:tab w:val="left" w:pos="851"/>
          <w:tab w:val="left" w:pos="1134"/>
        </w:tabs>
        <w:autoSpaceDE w:val="0"/>
        <w:autoSpaceDN w:val="0"/>
        <w:adjustRightInd w:val="0"/>
        <w:rPr>
          <w:ins w:id="978" w:author="David M. Grant" w:date="2019-08-08T12:41:00Z"/>
          <w:rFonts w:cs="Arial"/>
          <w:color w:val="800000"/>
          <w:highlight w:val="white"/>
          <w:lang w:val="fr-FR"/>
        </w:rPr>
      </w:pPr>
      <w:ins w:id="979" w:author="David M. Grant" w:date="2019-08-08T12:41:00Z">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xs:simpleContent</w:t>
        </w:r>
        <w:r w:rsidRPr="00404E4E">
          <w:rPr>
            <w:rFonts w:cs="Arial"/>
            <w:color w:val="0000FF"/>
            <w:highlight w:val="white"/>
            <w:lang w:val="fr-FR"/>
          </w:rPr>
          <w:t>&gt;</w:t>
        </w:r>
      </w:ins>
    </w:p>
    <w:p w14:paraId="03759158" w14:textId="77777777" w:rsidR="003E0E70" w:rsidRPr="00404E4E" w:rsidRDefault="003E0E70" w:rsidP="003E0E70">
      <w:pPr>
        <w:tabs>
          <w:tab w:val="left" w:pos="284"/>
          <w:tab w:val="left" w:pos="567"/>
          <w:tab w:val="left" w:pos="851"/>
          <w:tab w:val="left" w:pos="1134"/>
        </w:tabs>
        <w:autoSpaceDE w:val="0"/>
        <w:autoSpaceDN w:val="0"/>
        <w:adjustRightInd w:val="0"/>
        <w:rPr>
          <w:ins w:id="980" w:author="David M. Grant" w:date="2019-08-08T12:41:00Z"/>
          <w:rFonts w:cs="Arial"/>
          <w:color w:val="0000FF"/>
          <w:highlight w:val="white"/>
          <w:lang w:val="fr-FR"/>
        </w:rPr>
      </w:pPr>
      <w:ins w:id="981" w:author="David M. Grant" w:date="2019-08-08T12:41:00Z">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ins>
    </w:p>
    <w:p w14:paraId="50557E3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7AD8B68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8040"/>
          <w:highlight w:val="white"/>
          <w:lang w:val="en-CA"/>
        </w:rPr>
        <w:t xml:space="preserve"> Class DrawingInstruction </w:t>
      </w:r>
      <w:r>
        <w:rPr>
          <w:rFonts w:cs="Arial"/>
          <w:color w:val="0000FF"/>
          <w:highlight w:val="white"/>
          <w:lang w:val="en-CA"/>
        </w:rPr>
        <w:t>--&gt;</w:t>
      </w:r>
    </w:p>
    <w:p w14:paraId="66DE9CF3"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w:t>
      </w:r>
      <w:r>
        <w:rPr>
          <w:rFonts w:cs="Arial"/>
          <w:color w:val="FF8040"/>
          <w:highlight w:val="white"/>
          <w:lang w:val="en-CA"/>
        </w:rPr>
        <w:t xml:space="preserve"> abstract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0537FCB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4FE66AD8"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featureReference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p>
    <w:p w14:paraId="559DB80F" w14:textId="77777777" w:rsidR="00CA4776" w:rsidRDefault="00CA4776" w:rsidP="00CA4776">
      <w:pPr>
        <w:tabs>
          <w:tab w:val="left" w:pos="284"/>
          <w:tab w:val="left" w:pos="567"/>
          <w:tab w:val="left" w:pos="851"/>
          <w:tab w:val="left" w:pos="1134"/>
        </w:tabs>
        <w:autoSpaceDE w:val="0"/>
        <w:autoSpaceDN w:val="0"/>
        <w:adjustRightInd w:val="0"/>
        <w:jc w:val="left"/>
        <w:rPr>
          <w:ins w:id="982" w:author="David M. Grant" w:date="2019-08-08T12:39:00Z"/>
          <w:rFonts w:cs="Arial"/>
          <w:color w:val="0000FF"/>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spatialReference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SpatialReference</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1EAAFE41" w14:textId="77777777" w:rsidR="007E2625" w:rsidRDefault="003E0E70" w:rsidP="00CA4776">
      <w:pPr>
        <w:tabs>
          <w:tab w:val="left" w:pos="284"/>
          <w:tab w:val="left" w:pos="567"/>
          <w:tab w:val="left" w:pos="851"/>
          <w:tab w:val="left" w:pos="1134"/>
        </w:tabs>
        <w:autoSpaceDE w:val="0"/>
        <w:autoSpaceDN w:val="0"/>
        <w:adjustRightInd w:val="0"/>
        <w:rPr>
          <w:rFonts w:cs="Arial"/>
          <w:color w:val="0000FF"/>
          <w:highlight w:val="white"/>
          <w:lang w:val="en-CA"/>
        </w:rPr>
      </w:pPr>
      <w:ins w:id="983" w:author="David M. Grant" w:date="2019-08-08T12:39:00Z">
        <w:r>
          <w:rPr>
            <w:rFonts w:cs="Arial"/>
            <w:color w:val="0000FF"/>
            <w:highlight w:val="white"/>
            <w:lang w:val="en-CA"/>
          </w:rPr>
          <w:tab/>
        </w:r>
        <w:r>
          <w:rPr>
            <w:rFonts w:cs="Arial"/>
            <w:color w:val="0000FF"/>
            <w:highlight w:val="white"/>
            <w:lang w:val="en-CA"/>
          </w:rPr>
          <w:tab/>
        </w:r>
        <w:r>
          <w:rPr>
            <w:rFonts w:cs="Arial"/>
            <w:color w:val="0000FF"/>
            <w:highlight w:val="white"/>
            <w:lang w:val="en-CA"/>
          </w:rPr>
          <w:tab/>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alertReference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sidR="0027227E">
          <w:rPr>
            <w:rFonts w:cs="Arial"/>
            <w:color w:val="800000"/>
            <w:highlight w:val="white"/>
            <w:lang w:val="en-CA"/>
          </w:rPr>
          <w:t>AlertR</w:t>
        </w:r>
        <w:r>
          <w:rPr>
            <w:rFonts w:cs="Arial"/>
            <w:color w:val="800000"/>
            <w:highlight w:val="white"/>
            <w:lang w:val="en-CA"/>
          </w:rPr>
          <w:t>eference</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ins>
      <w:ins w:id="984" w:author="David M. Grant" w:date="2019-08-08T12:40:00Z">
        <w:r>
          <w:rPr>
            <w:rFonts w:cs="Arial"/>
            <w:color w:val="800000"/>
            <w:highlight w:val="white"/>
            <w:lang w:val="en-CA"/>
          </w:rPr>
          <w:t>1</w:t>
        </w:r>
      </w:ins>
      <w:ins w:id="985" w:author="David M. Grant" w:date="2019-08-08T12:39:00Z">
        <w:r>
          <w:rPr>
            <w:rFonts w:cs="Arial"/>
            <w:color w:val="0000FF"/>
            <w:highlight w:val="white"/>
            <w:lang w:val="en-CA"/>
          </w:rPr>
          <w:t>"/&gt;</w:t>
        </w:r>
      </w:ins>
    </w:p>
    <w:p w14:paraId="20E8BF2F"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viewingGroup</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1BFB3110"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displayPlane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0E95F52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drawingPriority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xs:int</w:t>
      </w:r>
      <w:r>
        <w:rPr>
          <w:rFonts w:cs="Arial"/>
          <w:color w:val="0000FF"/>
          <w:highlight w:val="white"/>
          <w:lang w:val="en-CA"/>
        </w:rPr>
        <w:t>"/&gt;</w:t>
      </w:r>
    </w:p>
    <w:p w14:paraId="29E99CF3" w14:textId="77777777" w:rsidR="00CA4776" w:rsidRPr="00404E4E" w:rsidRDefault="00CA4776" w:rsidP="00CA4776">
      <w:pPr>
        <w:tabs>
          <w:tab w:val="left" w:pos="284"/>
          <w:tab w:val="left" w:pos="567"/>
          <w:tab w:val="left" w:pos="851"/>
          <w:tab w:val="left" w:pos="1134"/>
        </w:tabs>
        <w:autoSpaceDE w:val="0"/>
        <w:autoSpaceDN w:val="0"/>
        <w:adjustRightInd w:val="0"/>
        <w:ind w:right="-1594"/>
        <w:jc w:val="left"/>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scaleMinimum</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xs:positiveInteger</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0236E555" w14:textId="77777777" w:rsidR="00CA4776" w:rsidRPr="00404E4E" w:rsidRDefault="00CA4776" w:rsidP="00CA4776">
      <w:pPr>
        <w:tabs>
          <w:tab w:val="left" w:pos="284"/>
          <w:tab w:val="left" w:pos="567"/>
          <w:tab w:val="left" w:pos="851"/>
          <w:tab w:val="left" w:pos="1134"/>
        </w:tabs>
        <w:autoSpaceDE w:val="0"/>
        <w:autoSpaceDN w:val="0"/>
        <w:adjustRightInd w:val="0"/>
        <w:ind w:right="-15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scaleMaximum</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xs:positiveInteger</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0F08933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703AA2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2A455F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583BC5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NullInstruction </w:t>
      </w:r>
      <w:r w:rsidRPr="00404E4E">
        <w:rPr>
          <w:rFonts w:cs="Arial"/>
          <w:color w:val="0000FF"/>
          <w:highlight w:val="white"/>
          <w:lang w:val="fr-FR"/>
        </w:rPr>
        <w:t>--&gt;</w:t>
      </w:r>
    </w:p>
    <w:p w14:paraId="19DDA2B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NullInstruction</w:t>
      </w:r>
      <w:r w:rsidRPr="00404E4E">
        <w:rPr>
          <w:rFonts w:cs="Arial"/>
          <w:color w:val="0000FF"/>
          <w:highlight w:val="white"/>
          <w:lang w:val="fr-FR"/>
        </w:rPr>
        <w:t>"&gt;</w:t>
      </w:r>
    </w:p>
    <w:p w14:paraId="66B6F32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39C233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DrawingInstruction</w:t>
      </w:r>
      <w:r w:rsidRPr="00404E4E">
        <w:rPr>
          <w:rFonts w:cs="Arial"/>
          <w:color w:val="0000FF"/>
          <w:highlight w:val="white"/>
          <w:lang w:val="fr-FR"/>
        </w:rPr>
        <w:t>"/&gt;</w:t>
      </w:r>
    </w:p>
    <w:p w14:paraId="680010A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58CCE4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5D28FA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59DDB7E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pointInstruction </w:t>
      </w:r>
      <w:r w:rsidRPr="00404E4E">
        <w:rPr>
          <w:rFonts w:cs="Arial"/>
          <w:color w:val="0000FF"/>
          <w:highlight w:val="white"/>
          <w:lang w:val="fr-FR"/>
        </w:rPr>
        <w:t>--&gt;</w:t>
      </w:r>
    </w:p>
    <w:p w14:paraId="29E6237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PointInstruction</w:t>
      </w:r>
      <w:r w:rsidRPr="00404E4E">
        <w:rPr>
          <w:rFonts w:cs="Arial"/>
          <w:color w:val="0000FF"/>
          <w:highlight w:val="white"/>
          <w:lang w:val="fr-FR"/>
        </w:rPr>
        <w:t>"&gt;</w:t>
      </w:r>
    </w:p>
    <w:p w14:paraId="7CEC602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332A28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DrawingInstruction</w:t>
      </w:r>
      <w:r w:rsidRPr="00404E4E">
        <w:rPr>
          <w:rFonts w:cs="Arial"/>
          <w:color w:val="0000FF"/>
          <w:highlight w:val="white"/>
          <w:lang w:val="fr-FR"/>
        </w:rPr>
        <w:t>"&gt;</w:t>
      </w:r>
    </w:p>
    <w:p w14:paraId="1891B20B"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E1D86">
        <w:rPr>
          <w:rFonts w:cs="Arial"/>
          <w:color w:val="0000FF"/>
          <w:highlight w:val="white"/>
          <w:lang w:val="fr-FR"/>
        </w:rPr>
        <w:t>&lt;</w:t>
      </w:r>
      <w:r w:rsidRPr="004E1D86">
        <w:rPr>
          <w:rFonts w:cs="Arial"/>
          <w:color w:val="0000A0"/>
          <w:highlight w:val="white"/>
          <w:lang w:val="fr-FR"/>
        </w:rPr>
        <w:t>xs:sequence</w:t>
      </w:r>
      <w:r w:rsidRPr="004E1D86">
        <w:rPr>
          <w:rFonts w:cs="Arial"/>
          <w:color w:val="0000FF"/>
          <w:highlight w:val="white"/>
          <w:lang w:val="fr-FR"/>
        </w:rPr>
        <w:t>&gt;</w:t>
      </w:r>
    </w:p>
    <w:p w14:paraId="28680ECA"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0000FF"/>
          <w:highlight w:val="white"/>
          <w:lang w:val="fr-FR"/>
        </w:rPr>
        <w:t>&lt;</w:t>
      </w:r>
      <w:r w:rsidRPr="004E1D86">
        <w:rPr>
          <w:rFonts w:cs="Arial"/>
          <w:color w:val="0000A0"/>
          <w:highlight w:val="white"/>
          <w:lang w:val="fr-FR"/>
        </w:rPr>
        <w:t>xs:element</w:t>
      </w:r>
      <w:r w:rsidRPr="004E1D86">
        <w:rPr>
          <w:rFonts w:cs="Arial"/>
          <w:color w:val="FF8040"/>
          <w:highlight w:val="white"/>
          <w:lang w:val="fr-FR"/>
        </w:rPr>
        <w:t xml:space="preserve"> name</w:t>
      </w:r>
      <w:r w:rsidRPr="004E1D86">
        <w:rPr>
          <w:rFonts w:cs="Arial"/>
          <w:color w:val="0000FF"/>
          <w:highlight w:val="white"/>
          <w:lang w:val="fr-FR"/>
        </w:rPr>
        <w:t>="</w:t>
      </w:r>
      <w:r w:rsidRPr="004E1D86">
        <w:rPr>
          <w:rFonts w:cs="Arial"/>
          <w:color w:val="800000"/>
          <w:highlight w:val="white"/>
          <w:lang w:val="fr-FR"/>
        </w:rPr>
        <w:t>symbol</w:t>
      </w:r>
      <w:r w:rsidRPr="004E1D86">
        <w:rPr>
          <w:rFonts w:cs="Arial"/>
          <w:color w:val="0000FF"/>
          <w:highlight w:val="white"/>
          <w:lang w:val="fr-FR"/>
        </w:rPr>
        <w:t>"</w:t>
      </w:r>
      <w:r w:rsidRPr="004E1D86">
        <w:rPr>
          <w:rFonts w:cs="Arial"/>
          <w:color w:val="FF8040"/>
          <w:highlight w:val="white"/>
          <w:lang w:val="fr-FR"/>
        </w:rPr>
        <w:t xml:space="preserve"> type</w:t>
      </w:r>
      <w:r w:rsidRPr="004E1D86">
        <w:rPr>
          <w:rFonts w:cs="Arial"/>
          <w:color w:val="0000FF"/>
          <w:highlight w:val="white"/>
          <w:lang w:val="fr-FR"/>
        </w:rPr>
        <w:t>="</w:t>
      </w:r>
      <w:r w:rsidRPr="004E1D86">
        <w:rPr>
          <w:rFonts w:cs="Arial"/>
          <w:color w:val="800000"/>
          <w:highlight w:val="white"/>
          <w:lang w:val="fr-FR"/>
        </w:rPr>
        <w:t>s100Symbol:Symbol</w:t>
      </w:r>
      <w:r w:rsidRPr="004E1D86">
        <w:rPr>
          <w:rFonts w:cs="Arial"/>
          <w:color w:val="0000FF"/>
          <w:highlight w:val="white"/>
          <w:lang w:val="fr-FR"/>
        </w:rPr>
        <w:t>"/&gt;</w:t>
      </w:r>
    </w:p>
    <w:p w14:paraId="3B0C171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9DF115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DAA239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323DC33"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E1D86">
        <w:rPr>
          <w:rFonts w:cs="Arial"/>
          <w:color w:val="0000FF"/>
          <w:highlight w:val="white"/>
          <w:lang w:val="fr-FR"/>
        </w:rPr>
        <w:t>&lt;/</w:t>
      </w:r>
      <w:r w:rsidRPr="004E1D86">
        <w:rPr>
          <w:rFonts w:cs="Arial"/>
          <w:color w:val="0000A0"/>
          <w:highlight w:val="white"/>
          <w:lang w:val="fr-FR"/>
        </w:rPr>
        <w:t>xs:complexType</w:t>
      </w:r>
      <w:r w:rsidRPr="004E1D86">
        <w:rPr>
          <w:rFonts w:cs="Arial"/>
          <w:color w:val="0000FF"/>
          <w:highlight w:val="white"/>
          <w:lang w:val="fr-FR"/>
        </w:rPr>
        <w:t>&gt;</w:t>
      </w:r>
    </w:p>
    <w:p w14:paraId="71C37EE5"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73E80662"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2749CCB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E1D86">
        <w:rPr>
          <w:rFonts w:cs="Arial"/>
          <w:color w:val="800000"/>
          <w:highlight w:val="white"/>
          <w:lang w:val="fr-FR"/>
        </w:rPr>
        <w:tab/>
      </w:r>
      <w:r>
        <w:rPr>
          <w:rFonts w:cs="Arial"/>
          <w:color w:val="0000FF"/>
          <w:highlight w:val="white"/>
          <w:lang w:val="en-CA"/>
        </w:rPr>
        <w:t>&lt;!--</w:t>
      </w:r>
      <w:r>
        <w:rPr>
          <w:rFonts w:cs="Arial"/>
          <w:color w:val="008040"/>
          <w:highlight w:val="white"/>
          <w:lang w:val="en-CA"/>
        </w:rPr>
        <w:t xml:space="preserve"> Class Area Instruction </w:t>
      </w:r>
      <w:r>
        <w:rPr>
          <w:rFonts w:cs="Arial"/>
          <w:color w:val="0000FF"/>
          <w:highlight w:val="white"/>
          <w:lang w:val="en-CA"/>
        </w:rPr>
        <w:t>--&gt;</w:t>
      </w:r>
    </w:p>
    <w:p w14:paraId="553F971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AreaInstruction</w:t>
      </w:r>
      <w:r>
        <w:rPr>
          <w:rFonts w:cs="Arial"/>
          <w:color w:val="0000FF"/>
          <w:highlight w:val="white"/>
          <w:lang w:val="en-CA"/>
        </w:rPr>
        <w:t>"&gt;</w:t>
      </w:r>
    </w:p>
    <w:p w14:paraId="03935A6B"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47007C4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"&gt;</w:t>
      </w:r>
    </w:p>
    <w:p w14:paraId="78ACC5F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732D56B"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FF8040"/>
          <w:highlight w:val="white"/>
          <w:lang w:val="en-CA"/>
        </w:rPr>
        <w:t xml:space="preserve"> ref</w:t>
      </w:r>
      <w:r>
        <w:rPr>
          <w:rFonts w:cs="Arial"/>
          <w:color w:val="0000FF"/>
          <w:highlight w:val="white"/>
          <w:lang w:val="en-CA"/>
        </w:rPr>
        <w:t>="</w:t>
      </w:r>
      <w:r>
        <w:rPr>
          <w:rFonts w:cs="Arial"/>
          <w:color w:val="800000"/>
          <w:highlight w:val="white"/>
          <w:lang w:val="en-CA"/>
        </w:rPr>
        <w:t>s100Symbol:AreaFillGroup</w:t>
      </w:r>
      <w:r>
        <w:rPr>
          <w:rFonts w:cs="Arial"/>
          <w:color w:val="0000FF"/>
          <w:highlight w:val="white"/>
          <w:lang w:val="en-CA"/>
        </w:rPr>
        <w:t>"/&gt;</w:t>
      </w:r>
    </w:p>
    <w:p w14:paraId="14323122"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64938ED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0000FF"/>
          <w:highlight w:val="white"/>
          <w:lang w:val="en-CA"/>
        </w:rPr>
        <w:t>&gt;</w:t>
      </w:r>
    </w:p>
    <w:p w14:paraId="0BDC7FE4"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25230BDF"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0000FF"/>
          <w:highlight w:val="white"/>
          <w:lang w:val="en-CA"/>
        </w:rPr>
        <w:t>&gt;</w:t>
      </w:r>
    </w:p>
    <w:p w14:paraId="4C8B2CC6"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2417BB4"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8040"/>
          <w:highlight w:val="white"/>
          <w:lang w:val="en-CA"/>
        </w:rPr>
        <w:t xml:space="preserve"> Class LineInstruction </w:t>
      </w:r>
      <w:r w:rsidRPr="00720553">
        <w:rPr>
          <w:rFonts w:cs="Arial"/>
          <w:color w:val="0000FF"/>
          <w:highlight w:val="white"/>
          <w:lang w:val="en-CA"/>
        </w:rPr>
        <w:t>--&gt;</w:t>
      </w:r>
    </w:p>
    <w:p w14:paraId="75335EB6"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LineInstruction</w:t>
      </w:r>
      <w:r w:rsidRPr="00720553">
        <w:rPr>
          <w:rFonts w:cs="Arial"/>
          <w:color w:val="0000FF"/>
          <w:highlight w:val="white"/>
          <w:lang w:val="en-CA"/>
        </w:rPr>
        <w:t>"&gt;</w:t>
      </w:r>
    </w:p>
    <w:p w14:paraId="4EC56068"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05104C07"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FF8040"/>
          <w:highlight w:val="white"/>
          <w:lang w:val="en-CA"/>
        </w:rPr>
        <w:t xml:space="preserve"> base</w:t>
      </w:r>
      <w:r w:rsidRPr="00720553">
        <w:rPr>
          <w:rFonts w:cs="Arial"/>
          <w:color w:val="0000FF"/>
          <w:highlight w:val="white"/>
          <w:lang w:val="en-CA"/>
        </w:rPr>
        <w:t>="</w:t>
      </w:r>
      <w:r w:rsidRPr="00720553">
        <w:rPr>
          <w:rFonts w:cs="Arial"/>
          <w:color w:val="800000"/>
          <w:highlight w:val="white"/>
          <w:lang w:val="en-CA"/>
        </w:rPr>
        <w:t>DrawingInstruction</w:t>
      </w:r>
      <w:r w:rsidRPr="00720553">
        <w:rPr>
          <w:rFonts w:cs="Arial"/>
          <w:color w:val="0000FF"/>
          <w:highlight w:val="white"/>
          <w:lang w:val="en-CA"/>
        </w:rPr>
        <w:t>"&gt;</w:t>
      </w:r>
    </w:p>
    <w:p w14:paraId="5D415EA4"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2FD898F7"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xs:group</w:t>
      </w:r>
      <w:r w:rsidRPr="00720553">
        <w:rPr>
          <w:rFonts w:cs="Arial"/>
          <w:color w:val="FF8040"/>
          <w:highlight w:val="white"/>
          <w:lang w:val="en-CA"/>
        </w:rPr>
        <w:t xml:space="preserve"> ref</w:t>
      </w:r>
      <w:r w:rsidRPr="00720553">
        <w:rPr>
          <w:rFonts w:cs="Arial"/>
          <w:color w:val="0000FF"/>
          <w:highlight w:val="white"/>
          <w:lang w:val="en-CA"/>
        </w:rPr>
        <w:t>="</w:t>
      </w:r>
      <w:r w:rsidRPr="00720553">
        <w:rPr>
          <w:rFonts w:cs="Arial"/>
          <w:color w:val="800000"/>
          <w:highlight w:val="white"/>
          <w:lang w:val="en-CA"/>
        </w:rPr>
        <w:t>s100Symbol:LineStyleGroup</w:t>
      </w:r>
      <w:r w:rsidRPr="00720553">
        <w:rPr>
          <w:rFonts w:cs="Arial"/>
          <w:color w:val="0000FF"/>
          <w:highlight w:val="white"/>
          <w:lang w:val="en-CA"/>
        </w:rPr>
        <w:t>"/&gt;</w:t>
      </w:r>
    </w:p>
    <w:p w14:paraId="2370F7F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3FE5E6CC"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suppression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xs:boolean</w:t>
      </w:r>
      <w:r>
        <w:rPr>
          <w:rFonts w:cs="Arial"/>
          <w:color w:val="0000FF"/>
          <w:highlight w:val="white"/>
          <w:lang w:val="en-CA"/>
        </w:rPr>
        <w:t>"</w:t>
      </w:r>
      <w:r>
        <w:rPr>
          <w:rFonts w:cs="Arial"/>
          <w:color w:val="FF8040"/>
          <w:highlight w:val="white"/>
          <w:lang w:val="en-CA"/>
        </w:rPr>
        <w:t xml:space="preserve"> default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71D3E3B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8D2F75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0685A3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E59C8F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580B06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TextInstruction </w:t>
      </w:r>
      <w:r w:rsidRPr="00404E4E">
        <w:rPr>
          <w:rFonts w:cs="Arial"/>
          <w:color w:val="0000FF"/>
          <w:highlight w:val="white"/>
          <w:lang w:val="fr-FR"/>
        </w:rPr>
        <w:t>--&gt;</w:t>
      </w:r>
    </w:p>
    <w:p w14:paraId="04FB8E5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TextInstruction</w:t>
      </w:r>
      <w:r w:rsidRPr="00404E4E">
        <w:rPr>
          <w:rFonts w:cs="Arial"/>
          <w:color w:val="0000FF"/>
          <w:highlight w:val="white"/>
          <w:lang w:val="fr-FR"/>
        </w:rPr>
        <w:t>"&gt;</w:t>
      </w:r>
    </w:p>
    <w:p w14:paraId="4190B1A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6FBBB1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DrawingInstruction</w:t>
      </w:r>
      <w:r w:rsidRPr="00404E4E">
        <w:rPr>
          <w:rFonts w:cs="Arial"/>
          <w:color w:val="0000FF"/>
          <w:highlight w:val="white"/>
          <w:lang w:val="fr-FR"/>
        </w:rPr>
        <w:t>"&gt;</w:t>
      </w:r>
    </w:p>
    <w:p w14:paraId="62454B6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769A2E8"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xs:group</w:t>
      </w:r>
      <w:r w:rsidRPr="00720553">
        <w:rPr>
          <w:rFonts w:cs="Arial"/>
          <w:color w:val="FF8040"/>
          <w:highlight w:val="white"/>
          <w:lang w:val="fr-FR"/>
        </w:rPr>
        <w:t xml:space="preserve"> ref</w:t>
      </w:r>
      <w:r w:rsidRPr="00720553">
        <w:rPr>
          <w:rFonts w:cs="Arial"/>
          <w:color w:val="0000FF"/>
          <w:highlight w:val="white"/>
          <w:lang w:val="fr-FR"/>
        </w:rPr>
        <w:t>="</w:t>
      </w:r>
      <w:r w:rsidRPr="00720553">
        <w:rPr>
          <w:rFonts w:cs="Arial"/>
          <w:color w:val="800000"/>
          <w:highlight w:val="white"/>
          <w:lang w:val="fr-FR"/>
        </w:rPr>
        <w:t>s100Symbol:Text</w:t>
      </w:r>
      <w:r w:rsidRPr="00720553">
        <w:rPr>
          <w:rFonts w:cs="Arial"/>
          <w:color w:val="0000FF"/>
          <w:highlight w:val="white"/>
          <w:lang w:val="fr-FR"/>
        </w:rPr>
        <w:t>"/&gt;</w:t>
      </w:r>
    </w:p>
    <w:p w14:paraId="4A9B498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2601F6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CA07838"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E1D86">
        <w:rPr>
          <w:rFonts w:cs="Arial"/>
          <w:color w:val="0000FF"/>
          <w:highlight w:val="white"/>
          <w:lang w:val="en-US"/>
        </w:rPr>
        <w:t>&lt;/</w:t>
      </w:r>
      <w:r w:rsidRPr="004E1D86">
        <w:rPr>
          <w:rFonts w:cs="Arial"/>
          <w:color w:val="0000A0"/>
          <w:highlight w:val="white"/>
          <w:lang w:val="en-US"/>
        </w:rPr>
        <w:t>xs:complexContent</w:t>
      </w:r>
      <w:r w:rsidRPr="004E1D86">
        <w:rPr>
          <w:rFonts w:cs="Arial"/>
          <w:color w:val="0000FF"/>
          <w:highlight w:val="white"/>
          <w:lang w:val="en-US"/>
        </w:rPr>
        <w:t>&gt;</w:t>
      </w:r>
    </w:p>
    <w:p w14:paraId="3330EE16"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0000FF"/>
          <w:highlight w:val="white"/>
          <w:lang w:val="en-US"/>
        </w:rPr>
      </w:pPr>
      <w:r w:rsidRPr="004E1D86">
        <w:rPr>
          <w:rFonts w:cs="Arial"/>
          <w:color w:val="800000"/>
          <w:highlight w:val="white"/>
          <w:lang w:val="en-US"/>
        </w:rPr>
        <w:tab/>
      </w:r>
      <w:r w:rsidRPr="004E1D86">
        <w:rPr>
          <w:rFonts w:cs="Arial"/>
          <w:color w:val="0000FF"/>
          <w:highlight w:val="white"/>
          <w:lang w:val="en-US"/>
        </w:rPr>
        <w:t>&lt;/</w:t>
      </w:r>
      <w:r w:rsidRPr="004E1D86">
        <w:rPr>
          <w:rFonts w:cs="Arial"/>
          <w:color w:val="0000A0"/>
          <w:highlight w:val="white"/>
          <w:lang w:val="en-US"/>
        </w:rPr>
        <w:t>xs:complexType</w:t>
      </w:r>
      <w:r w:rsidRPr="004E1D86">
        <w:rPr>
          <w:rFonts w:cs="Arial"/>
          <w:color w:val="0000FF"/>
          <w:highlight w:val="white"/>
          <w:lang w:val="en-US"/>
        </w:rPr>
        <w:t>&gt;</w:t>
      </w:r>
    </w:p>
    <w:p w14:paraId="772A91A3"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p>
    <w:p w14:paraId="37221DA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E1D86">
        <w:rPr>
          <w:rFonts w:cs="Arial"/>
          <w:color w:val="800000"/>
          <w:highlight w:val="white"/>
          <w:lang w:val="en-US"/>
        </w:rPr>
        <w:tab/>
      </w:r>
      <w:r>
        <w:rPr>
          <w:rFonts w:cs="Arial"/>
          <w:color w:val="0000FF"/>
          <w:highlight w:val="white"/>
          <w:lang w:val="en-CA"/>
        </w:rPr>
        <w:t>&lt;!--</w:t>
      </w:r>
      <w:r>
        <w:rPr>
          <w:rFonts w:cs="Arial"/>
          <w:color w:val="008040"/>
          <w:highlight w:val="white"/>
          <w:lang w:val="en-CA"/>
        </w:rPr>
        <w:t xml:space="preserve"> Class CoverageInstruction </w:t>
      </w:r>
      <w:r>
        <w:rPr>
          <w:rFonts w:cs="Arial"/>
          <w:color w:val="0000FF"/>
          <w:highlight w:val="white"/>
          <w:lang w:val="en-CA"/>
        </w:rPr>
        <w:t>--&gt;</w:t>
      </w:r>
    </w:p>
    <w:p w14:paraId="32D7E72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CoverageInstruction</w:t>
      </w:r>
      <w:r>
        <w:rPr>
          <w:rFonts w:cs="Arial"/>
          <w:color w:val="0000FF"/>
          <w:highlight w:val="white"/>
          <w:lang w:val="en-CA"/>
        </w:rPr>
        <w:t>"&gt;</w:t>
      </w:r>
    </w:p>
    <w:p w14:paraId="1FCAD2ED"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430AA43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"&gt;</w:t>
      </w:r>
    </w:p>
    <w:p w14:paraId="0A49BA5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497DE9C7"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coverageFill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s100Symbol:CoverageFill</w:t>
      </w:r>
      <w:r>
        <w:rPr>
          <w:rFonts w:cs="Arial"/>
          <w:color w:val="0000FF"/>
          <w:highlight w:val="white"/>
          <w:lang w:val="en-CA"/>
        </w:rPr>
        <w:t>"/&gt;</w:t>
      </w:r>
    </w:p>
    <w:p w14:paraId="7E7E592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02EE92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2B49CF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5F5C6D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50D9A7D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90850AC"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AugmentedGeometry </w:t>
      </w:r>
      <w:r>
        <w:rPr>
          <w:rFonts w:cs="Arial"/>
          <w:color w:val="0000FF"/>
          <w:highlight w:val="white"/>
          <w:lang w:val="en-CA"/>
        </w:rPr>
        <w:t>--&gt;</w:t>
      </w:r>
    </w:p>
    <w:p w14:paraId="5F0BBC7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AugmentedGeometry</w:t>
      </w:r>
      <w:r>
        <w:rPr>
          <w:rFonts w:cs="Arial"/>
          <w:color w:val="0000FF"/>
          <w:highlight w:val="white"/>
          <w:lang w:val="en-CA"/>
        </w:rPr>
        <w:t>"</w:t>
      </w:r>
      <w:r>
        <w:rPr>
          <w:rFonts w:cs="Arial"/>
          <w:color w:val="FF8040"/>
          <w:highlight w:val="white"/>
          <w:lang w:val="en-CA"/>
        </w:rPr>
        <w:t xml:space="preserve"> abstract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6049DCDF"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0CAB475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"&gt;</w:t>
      </w:r>
    </w:p>
    <w:p w14:paraId="21DC461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A78F13D"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crs</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s100Symbol:CRSType</w:t>
      </w:r>
      <w:r>
        <w:rPr>
          <w:rFonts w:cs="Arial"/>
          <w:color w:val="0000FF"/>
          <w:highlight w:val="white"/>
          <w:lang w:val="en-CA"/>
        </w:rPr>
        <w:t>"/&gt;</w:t>
      </w:r>
    </w:p>
    <w:p w14:paraId="2CCB7CB0"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FF8040"/>
          <w:highlight w:val="white"/>
          <w:lang w:val="en-CA"/>
        </w:rPr>
        <w:t xml:space="preserve"> ref</w:t>
      </w:r>
      <w:r>
        <w:rPr>
          <w:rFonts w:cs="Arial"/>
          <w:color w:val="0000FF"/>
          <w:highlight w:val="white"/>
          <w:lang w:val="en-CA"/>
        </w:rPr>
        <w:t>="</w:t>
      </w:r>
      <w:r>
        <w:rPr>
          <w:rFonts w:cs="Arial"/>
          <w:color w:val="800000"/>
          <w:highlight w:val="white"/>
          <w:lang w:val="en-CA"/>
        </w:rPr>
        <w:t>s100Symbol:Text</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157B496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5BAAEC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5CF1BD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56D1A3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593B8E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F283DB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AugmentedPoint </w:t>
      </w:r>
      <w:r w:rsidRPr="00404E4E">
        <w:rPr>
          <w:rFonts w:cs="Arial"/>
          <w:color w:val="0000FF"/>
          <w:highlight w:val="white"/>
          <w:lang w:val="fr-FR"/>
        </w:rPr>
        <w:t>--&gt;</w:t>
      </w:r>
    </w:p>
    <w:p w14:paraId="55D5901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AugmentedPoint</w:t>
      </w:r>
      <w:r w:rsidRPr="00404E4E">
        <w:rPr>
          <w:rFonts w:cs="Arial"/>
          <w:color w:val="0000FF"/>
          <w:highlight w:val="white"/>
          <w:lang w:val="fr-FR"/>
        </w:rPr>
        <w:t>"&gt;</w:t>
      </w:r>
    </w:p>
    <w:p w14:paraId="7D05BC0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00BA4D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AugmentedGeometry</w:t>
      </w:r>
      <w:r w:rsidRPr="00404E4E">
        <w:rPr>
          <w:rFonts w:cs="Arial"/>
          <w:color w:val="0000FF"/>
          <w:highlight w:val="white"/>
          <w:lang w:val="fr-FR"/>
        </w:rPr>
        <w:t>"&gt;</w:t>
      </w:r>
    </w:p>
    <w:p w14:paraId="39C0E5B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83A5EA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position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s100Symbol:Point</w:t>
      </w:r>
      <w:r w:rsidRPr="00404E4E">
        <w:rPr>
          <w:rFonts w:cs="Arial"/>
          <w:color w:val="0000FF"/>
          <w:highlight w:val="white"/>
          <w:lang w:val="fr-FR"/>
        </w:rPr>
        <w:t>"/&gt;</w:t>
      </w:r>
    </w:p>
    <w:p w14:paraId="324CE73C" w14:textId="77777777" w:rsidR="00CA4776" w:rsidRPr="00720553"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symbol</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s100Symbol:Symbol</w:t>
      </w:r>
      <w:r w:rsidRPr="00720553">
        <w:rPr>
          <w:rFonts w:cs="Arial"/>
          <w:color w:val="0000FF"/>
          <w:highlight w:val="white"/>
          <w:lang w:val="en-US"/>
        </w:rPr>
        <w:t>"</w:t>
      </w:r>
      <w:r w:rsidRPr="00720553">
        <w:rPr>
          <w:rFonts w:cs="Arial"/>
          <w:color w:val="FF8040"/>
          <w:highlight w:val="white"/>
          <w:lang w:val="en-US"/>
        </w:rPr>
        <w:t xml:space="preserve"> minOccurs</w:t>
      </w:r>
      <w:r w:rsidRPr="00720553">
        <w:rPr>
          <w:rFonts w:cs="Arial"/>
          <w:color w:val="0000FF"/>
          <w:highlight w:val="white"/>
          <w:lang w:val="en-US"/>
        </w:rPr>
        <w:t>="</w:t>
      </w:r>
      <w:r w:rsidRPr="00720553">
        <w:rPr>
          <w:rFonts w:cs="Arial"/>
          <w:color w:val="800000"/>
          <w:highlight w:val="white"/>
          <w:lang w:val="en-US"/>
        </w:rPr>
        <w:t>0</w:t>
      </w:r>
      <w:r w:rsidRPr="00720553">
        <w:rPr>
          <w:rFonts w:cs="Arial"/>
          <w:color w:val="0000FF"/>
          <w:highlight w:val="white"/>
          <w:lang w:val="en-US"/>
        </w:rPr>
        <w:t>"</w:t>
      </w:r>
      <w:r w:rsidRPr="00720553">
        <w:rPr>
          <w:rFonts w:cs="Arial"/>
          <w:color w:val="FF8040"/>
          <w:highlight w:val="white"/>
          <w:lang w:val="en-US"/>
        </w:rPr>
        <w:t xml:space="preserve"> maxOccurs</w:t>
      </w:r>
      <w:r w:rsidRPr="00720553">
        <w:rPr>
          <w:rFonts w:cs="Arial"/>
          <w:color w:val="0000FF"/>
          <w:highlight w:val="white"/>
          <w:lang w:val="en-US"/>
        </w:rPr>
        <w:t>="</w:t>
      </w:r>
      <w:r w:rsidRPr="00720553">
        <w:rPr>
          <w:rFonts w:cs="Arial"/>
          <w:color w:val="800000"/>
          <w:highlight w:val="white"/>
          <w:lang w:val="en-US"/>
        </w:rPr>
        <w:t>1</w:t>
      </w:r>
      <w:r w:rsidRPr="00720553">
        <w:rPr>
          <w:rFonts w:cs="Arial"/>
          <w:color w:val="0000FF"/>
          <w:highlight w:val="white"/>
          <w:lang w:val="en-US"/>
        </w:rPr>
        <w:t>"/&gt;</w:t>
      </w:r>
    </w:p>
    <w:p w14:paraId="4B4FAAB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xs:sequence</w:t>
      </w:r>
      <w:r w:rsidRPr="00720553">
        <w:rPr>
          <w:rFonts w:cs="Arial"/>
          <w:color w:val="0000FF"/>
          <w:highlight w:val="white"/>
          <w:lang w:val="en-US"/>
        </w:rPr>
        <w:t>&gt;</w:t>
      </w:r>
    </w:p>
    <w:p w14:paraId="4A55C224"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xs:extension</w:t>
      </w:r>
      <w:r w:rsidRPr="00720553">
        <w:rPr>
          <w:rFonts w:cs="Arial"/>
          <w:color w:val="0000FF"/>
          <w:highlight w:val="white"/>
          <w:lang w:val="en-US"/>
        </w:rPr>
        <w:t>&gt;</w:t>
      </w:r>
    </w:p>
    <w:p w14:paraId="5705C2BB"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xs:complexContent</w:t>
      </w:r>
      <w:r w:rsidRPr="00720553">
        <w:rPr>
          <w:rFonts w:cs="Arial"/>
          <w:color w:val="0000FF"/>
          <w:highlight w:val="white"/>
          <w:lang w:val="en-US"/>
        </w:rPr>
        <w:t>&gt;</w:t>
      </w:r>
    </w:p>
    <w:p w14:paraId="130C701B"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0000FF"/>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0000FF"/>
          <w:highlight w:val="white"/>
          <w:lang w:val="en-US"/>
        </w:rPr>
        <w:t>&gt;</w:t>
      </w:r>
    </w:p>
    <w:p w14:paraId="5F356C10"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p>
    <w:p w14:paraId="1F7F7AC1"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8040"/>
          <w:highlight w:val="white"/>
          <w:lang w:val="en-US"/>
        </w:rPr>
        <w:t xml:space="preserve"> Class AugmentedLineOrArea </w:t>
      </w:r>
      <w:r w:rsidRPr="00720553">
        <w:rPr>
          <w:rFonts w:cs="Arial"/>
          <w:color w:val="0000FF"/>
          <w:highlight w:val="white"/>
          <w:lang w:val="en-US"/>
        </w:rPr>
        <w:t>--&gt;</w:t>
      </w:r>
    </w:p>
    <w:p w14:paraId="789508E3"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US"/>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AugmentedLineOrArea</w:t>
      </w:r>
      <w:r>
        <w:rPr>
          <w:rFonts w:cs="Arial"/>
          <w:color w:val="0000FF"/>
          <w:highlight w:val="white"/>
          <w:lang w:val="en-CA"/>
        </w:rPr>
        <w:t>"</w:t>
      </w:r>
      <w:r>
        <w:rPr>
          <w:rFonts w:cs="Arial"/>
          <w:color w:val="FF8040"/>
          <w:highlight w:val="white"/>
          <w:lang w:val="en-CA"/>
        </w:rPr>
        <w:t xml:space="preserve"> abstract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0882F75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3565B8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AugmentedGeometry</w:t>
      </w:r>
      <w:r w:rsidRPr="00404E4E">
        <w:rPr>
          <w:rFonts w:cs="Arial"/>
          <w:color w:val="0000FF"/>
          <w:highlight w:val="white"/>
          <w:lang w:val="fr-FR"/>
        </w:rPr>
        <w:t>"&gt;</w:t>
      </w:r>
    </w:p>
    <w:p w14:paraId="43013A7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12D59A0" w14:textId="77777777" w:rsidR="00CA4776" w:rsidRPr="00404E4E" w:rsidRDefault="00CA4776" w:rsidP="00CA4776">
      <w:pPr>
        <w:tabs>
          <w:tab w:val="left" w:pos="284"/>
          <w:tab w:val="left" w:pos="567"/>
          <w:tab w:val="left" w:pos="851"/>
          <w:tab w:val="left" w:pos="1134"/>
        </w:tabs>
        <w:autoSpaceDE w:val="0"/>
        <w:autoSpaceDN w:val="0"/>
        <w:adjustRightInd w:val="0"/>
        <w:ind w:right="-14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s100Symbol:LineStyleGroup</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63D419E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AF2976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7A6EDC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9FD07A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B1C083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D72BD7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AugmentedRay </w:t>
      </w:r>
      <w:r w:rsidRPr="00404E4E">
        <w:rPr>
          <w:rFonts w:cs="Arial"/>
          <w:color w:val="0000FF"/>
          <w:highlight w:val="white"/>
          <w:lang w:val="fr-FR"/>
        </w:rPr>
        <w:t>--&gt;</w:t>
      </w:r>
    </w:p>
    <w:p w14:paraId="45DBD95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AugmentedRay</w:t>
      </w:r>
      <w:r w:rsidRPr="00404E4E">
        <w:rPr>
          <w:rFonts w:cs="Arial"/>
          <w:color w:val="0000FF"/>
          <w:highlight w:val="white"/>
          <w:lang w:val="fr-FR"/>
        </w:rPr>
        <w:t>"&gt;</w:t>
      </w:r>
    </w:p>
    <w:p w14:paraId="1E2CFD2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EF7826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AugmentedLineOrArea</w:t>
      </w:r>
      <w:r w:rsidRPr="00404E4E">
        <w:rPr>
          <w:rFonts w:cs="Arial"/>
          <w:color w:val="0000FF"/>
          <w:highlight w:val="white"/>
          <w:lang w:val="fr-FR"/>
        </w:rPr>
        <w:t>"&gt;</w:t>
      </w:r>
    </w:p>
    <w:p w14:paraId="385271B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DE1AAE9" w14:textId="77777777" w:rsidR="004303E7" w:rsidRPr="00F36442" w:rsidRDefault="004303E7" w:rsidP="00BB19FF">
      <w:pPr>
        <w:tabs>
          <w:tab w:val="left" w:pos="284"/>
          <w:tab w:val="left" w:pos="567"/>
          <w:tab w:val="left" w:pos="851"/>
          <w:tab w:val="left" w:pos="1418"/>
        </w:tabs>
        <w:autoSpaceDE w:val="0"/>
        <w:autoSpaceDN w:val="0"/>
        <w:adjustRightInd w:val="0"/>
        <w:ind w:left="1985" w:hanging="1985"/>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3A53F8">
        <w:rPr>
          <w:rFonts w:cs="Arial"/>
          <w:color w:val="0000FF"/>
          <w:highlight w:val="white"/>
          <w:lang w:val="fr-FR"/>
        </w:rPr>
        <w:t>&lt;</w:t>
      </w:r>
      <w:r w:rsidRPr="0086126C">
        <w:rPr>
          <w:rFonts w:cs="Arial"/>
          <w:color w:val="0000A0"/>
          <w:highlight w:val="white"/>
          <w:lang w:val="fr-FR"/>
        </w:rPr>
        <w:t>xs:element</w:t>
      </w:r>
      <w:r w:rsidRPr="005A0D86">
        <w:rPr>
          <w:rFonts w:cs="Arial"/>
          <w:color w:val="FF8040"/>
          <w:highlight w:val="white"/>
          <w:lang w:val="fr-FR"/>
        </w:rPr>
        <w:t xml:space="preserve"> name</w:t>
      </w:r>
      <w:r w:rsidRPr="00934CEC">
        <w:rPr>
          <w:rFonts w:cs="Arial"/>
          <w:color w:val="0000FF"/>
          <w:highlight w:val="white"/>
          <w:lang w:val="fr-FR"/>
        </w:rPr>
        <w:t>="</w:t>
      </w:r>
      <w:r w:rsidRPr="00BB19FF">
        <w:rPr>
          <w:rFonts w:cs="Arial"/>
          <w:color w:val="800000"/>
          <w:highlight w:val="white"/>
          <w:lang w:val="fr-FR"/>
        </w:rPr>
        <w:t xml:space="preserve"> rotationCRS</w:t>
      </w:r>
      <w:r w:rsidRPr="00BB19FF">
        <w:rPr>
          <w:rFonts w:cs="Arial"/>
          <w:color w:val="0000FF"/>
          <w:highlight w:val="white"/>
          <w:lang w:val="fr-FR"/>
        </w:rPr>
        <w:t xml:space="preserve"> "</w:t>
      </w:r>
      <w:r w:rsidRPr="00BB19FF">
        <w:rPr>
          <w:rFonts w:cs="Arial"/>
          <w:color w:val="FF8040"/>
          <w:highlight w:val="white"/>
          <w:lang w:val="fr-FR"/>
        </w:rPr>
        <w:t xml:space="preserve"> type</w:t>
      </w:r>
      <w:r w:rsidRPr="00BB19FF">
        <w:rPr>
          <w:rFonts w:cs="Arial"/>
          <w:color w:val="0000FF"/>
          <w:highlight w:val="white"/>
          <w:lang w:val="fr-FR"/>
        </w:rPr>
        <w:t>="</w:t>
      </w:r>
      <w:r w:rsidRPr="00BB19FF">
        <w:rPr>
          <w:rFonts w:cs="Arial"/>
          <w:color w:val="800000"/>
          <w:highlight w:val="white"/>
          <w:lang w:val="fr-FR"/>
        </w:rPr>
        <w:t xml:space="preserve"> s100Symbol:CRSType</w:t>
      </w:r>
      <w:r w:rsidRPr="00BB19FF">
        <w:rPr>
          <w:rFonts w:cs="Arial"/>
          <w:color w:val="0000FF"/>
          <w:highlight w:val="white"/>
          <w:lang w:val="fr-FR"/>
        </w:rPr>
        <w:t xml:space="preserve"> " </w:t>
      </w:r>
      <w:r w:rsidRPr="006A01C4">
        <w:rPr>
          <w:rFonts w:cs="Arial"/>
          <w:color w:val="FF8040"/>
          <w:highlight w:val="white"/>
          <w:lang w:val="fr-FR"/>
        </w:rPr>
        <w:t>minOccurs</w:t>
      </w:r>
      <w:r w:rsidRPr="00F36442">
        <w:rPr>
          <w:rFonts w:cs="Arial"/>
          <w:color w:val="0000FF"/>
          <w:highlight w:val="white"/>
          <w:lang w:val="fr-FR"/>
        </w:rPr>
        <w:t>="</w:t>
      </w:r>
      <w:r w:rsidRPr="00F36442">
        <w:rPr>
          <w:rFonts w:cs="Arial"/>
          <w:color w:val="800000"/>
          <w:highlight w:val="white"/>
          <w:lang w:val="fr-FR"/>
        </w:rPr>
        <w:t>0</w:t>
      </w:r>
      <w:r w:rsidRPr="00F36442">
        <w:rPr>
          <w:rFonts w:cs="Arial"/>
          <w:color w:val="0000FF"/>
          <w:highlight w:val="white"/>
          <w:lang w:val="fr-FR"/>
        </w:rPr>
        <w:t>"/&gt;</w:t>
      </w:r>
    </w:p>
    <w:p w14:paraId="65668B4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F36442">
        <w:rPr>
          <w:rFonts w:cs="Arial"/>
          <w:color w:val="800000"/>
          <w:highlight w:val="white"/>
          <w:lang w:val="fr-FR"/>
        </w:rPr>
        <w:tab/>
      </w:r>
      <w:r w:rsidRPr="00F36442">
        <w:rPr>
          <w:rFonts w:cs="Arial"/>
          <w:color w:val="800000"/>
          <w:highlight w:val="white"/>
          <w:lang w:val="fr-FR"/>
        </w:rPr>
        <w:tab/>
      </w:r>
      <w:r w:rsidRPr="00F36442">
        <w:rPr>
          <w:rFonts w:cs="Arial"/>
          <w:color w:val="800000"/>
          <w:highlight w:val="white"/>
          <w:lang w:val="fr-FR"/>
        </w:rPr>
        <w:tab/>
      </w:r>
      <w:r w:rsidRPr="00F36442">
        <w:rPr>
          <w:rFonts w:cs="Arial"/>
          <w:color w:val="800000"/>
          <w:highlight w:val="white"/>
          <w:lang w:val="fr-FR"/>
        </w:rPr>
        <w:tab/>
      </w:r>
      <w:r w:rsidRPr="00F36442">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direction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"/&gt;</w:t>
      </w:r>
    </w:p>
    <w:p w14:paraId="29FA0C72"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E1D86">
        <w:rPr>
          <w:rFonts w:cs="Arial"/>
          <w:color w:val="0000FF"/>
          <w:highlight w:val="white"/>
          <w:lang w:val="en-US"/>
        </w:rPr>
        <w:t>&lt;</w:t>
      </w:r>
      <w:r w:rsidRPr="004E1D86">
        <w:rPr>
          <w:rFonts w:cs="Arial"/>
          <w:color w:val="0000A0"/>
          <w:highlight w:val="white"/>
          <w:lang w:val="en-US"/>
        </w:rPr>
        <w:t>xs:element</w:t>
      </w:r>
      <w:r w:rsidRPr="004E1D86">
        <w:rPr>
          <w:rFonts w:cs="Arial"/>
          <w:color w:val="FF8040"/>
          <w:highlight w:val="white"/>
          <w:lang w:val="en-US"/>
        </w:rPr>
        <w:t xml:space="preserve"> name</w:t>
      </w:r>
      <w:r w:rsidRPr="004E1D86">
        <w:rPr>
          <w:rFonts w:cs="Arial"/>
          <w:color w:val="0000FF"/>
          <w:highlight w:val="white"/>
          <w:lang w:val="en-US"/>
        </w:rPr>
        <w:t>="</w:t>
      </w:r>
      <w:r w:rsidRPr="004E1D86">
        <w:rPr>
          <w:rFonts w:cs="Arial"/>
          <w:color w:val="800000"/>
          <w:highlight w:val="white"/>
          <w:lang w:val="en-US"/>
        </w:rPr>
        <w:t>length</w:t>
      </w:r>
      <w:r w:rsidRPr="004E1D86">
        <w:rPr>
          <w:rFonts w:cs="Arial"/>
          <w:color w:val="0000FF"/>
          <w:highlight w:val="white"/>
          <w:lang w:val="en-US"/>
        </w:rPr>
        <w:t>"</w:t>
      </w:r>
      <w:r w:rsidRPr="004E1D86">
        <w:rPr>
          <w:rFonts w:cs="Arial"/>
          <w:color w:val="FF8040"/>
          <w:highlight w:val="white"/>
          <w:lang w:val="en-US"/>
        </w:rPr>
        <w:t xml:space="preserve"> type</w:t>
      </w:r>
      <w:r w:rsidRPr="004E1D86">
        <w:rPr>
          <w:rFonts w:cs="Arial"/>
          <w:color w:val="0000FF"/>
          <w:highlight w:val="white"/>
          <w:lang w:val="en-US"/>
        </w:rPr>
        <w:t>="</w:t>
      </w:r>
      <w:r w:rsidRPr="004E1D86">
        <w:rPr>
          <w:rFonts w:cs="Arial"/>
          <w:color w:val="800000"/>
          <w:highlight w:val="white"/>
          <w:lang w:val="en-US"/>
        </w:rPr>
        <w:t>xs:double</w:t>
      </w:r>
      <w:r w:rsidRPr="004E1D86">
        <w:rPr>
          <w:rFonts w:cs="Arial"/>
          <w:color w:val="0000FF"/>
          <w:highlight w:val="white"/>
          <w:lang w:val="en-US"/>
        </w:rPr>
        <w:t>"/&gt;</w:t>
      </w:r>
    </w:p>
    <w:p w14:paraId="78BC293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E1D86">
        <w:rPr>
          <w:rFonts w:cs="Arial"/>
          <w:color w:val="800000"/>
          <w:highlight w:val="white"/>
          <w:lang w:val="en-US"/>
        </w:rPr>
        <w:tab/>
      </w:r>
      <w:r w:rsidRPr="004E1D86">
        <w:rPr>
          <w:rFonts w:cs="Arial"/>
          <w:color w:val="800000"/>
          <w:highlight w:val="white"/>
          <w:lang w:val="en-US"/>
        </w:rPr>
        <w:tab/>
      </w:r>
      <w:r w:rsidRPr="004E1D86">
        <w:rPr>
          <w:rFonts w:cs="Arial"/>
          <w:color w:val="800000"/>
          <w:highlight w:val="white"/>
          <w:lang w:val="en-US"/>
        </w:rPr>
        <w:tab/>
      </w:r>
      <w:r w:rsidRPr="004E1D86">
        <w:rPr>
          <w:rFonts w:cs="Arial"/>
          <w:color w:val="800000"/>
          <w:highlight w:val="white"/>
          <w:lang w:val="en-US"/>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586C8F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ED9D58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5E23FD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3B6F46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2CCA746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AugmentedPath </w:t>
      </w:r>
      <w:r w:rsidRPr="00404E4E">
        <w:rPr>
          <w:rFonts w:cs="Arial"/>
          <w:color w:val="0000FF"/>
          <w:highlight w:val="white"/>
          <w:lang w:val="fr-FR"/>
        </w:rPr>
        <w:t>--&gt;</w:t>
      </w:r>
    </w:p>
    <w:p w14:paraId="6DE03F4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AugmentedPath</w:t>
      </w:r>
      <w:r w:rsidRPr="00404E4E">
        <w:rPr>
          <w:rFonts w:cs="Arial"/>
          <w:color w:val="0000FF"/>
          <w:highlight w:val="white"/>
          <w:lang w:val="fr-FR"/>
        </w:rPr>
        <w:t>"&gt;</w:t>
      </w:r>
    </w:p>
    <w:p w14:paraId="4EE75E0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D1016D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AugmentedLineOrArea</w:t>
      </w:r>
      <w:r w:rsidRPr="00404E4E">
        <w:rPr>
          <w:rFonts w:cs="Arial"/>
          <w:color w:val="0000FF"/>
          <w:highlight w:val="white"/>
          <w:lang w:val="fr-FR"/>
        </w:rPr>
        <w:t>"&gt;</w:t>
      </w:r>
    </w:p>
    <w:p w14:paraId="0D48916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3FE8305"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path</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s100Symbol:Path</w:t>
      </w:r>
      <w:r w:rsidRPr="00720553">
        <w:rPr>
          <w:rFonts w:cs="Arial"/>
          <w:color w:val="0000FF"/>
          <w:highlight w:val="white"/>
          <w:lang w:val="fr-FR"/>
        </w:rPr>
        <w:t>"/&gt;</w:t>
      </w:r>
    </w:p>
    <w:p w14:paraId="45F51A8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70874D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A77C30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F82031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69BC7200"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D6E472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AugmentedArea </w:t>
      </w:r>
      <w:r>
        <w:rPr>
          <w:rFonts w:cs="Arial"/>
          <w:color w:val="0000FF"/>
          <w:highlight w:val="white"/>
          <w:lang w:val="en-CA"/>
        </w:rPr>
        <w:t>--&gt;</w:t>
      </w:r>
    </w:p>
    <w:p w14:paraId="0AABDB17"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AugmentedArea</w:t>
      </w:r>
      <w:r>
        <w:rPr>
          <w:rFonts w:cs="Arial"/>
          <w:color w:val="0000FF"/>
          <w:highlight w:val="white"/>
          <w:lang w:val="en-CA"/>
        </w:rPr>
        <w:t>"&gt;</w:t>
      </w:r>
    </w:p>
    <w:p w14:paraId="7E00BF0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DAD0F7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AugmentedPath</w:t>
      </w:r>
      <w:r w:rsidRPr="00404E4E">
        <w:rPr>
          <w:rFonts w:cs="Arial"/>
          <w:color w:val="0000FF"/>
          <w:highlight w:val="white"/>
          <w:lang w:val="fr-FR"/>
        </w:rPr>
        <w:t>"&gt;</w:t>
      </w:r>
    </w:p>
    <w:p w14:paraId="73370A6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196872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s100Symbol:AreaFillGroup</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26CBC18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71CB3FA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D553EE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A5A48E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24AAC55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661802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Group DisplayInstruction </w:t>
      </w:r>
      <w:r w:rsidRPr="00404E4E">
        <w:rPr>
          <w:rFonts w:cs="Arial"/>
          <w:color w:val="0000FF"/>
          <w:highlight w:val="white"/>
          <w:lang w:val="fr-FR"/>
        </w:rPr>
        <w:t>--&gt;</w:t>
      </w:r>
    </w:p>
    <w:p w14:paraId="257D76E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DisplayInstruction</w:t>
      </w:r>
      <w:r w:rsidRPr="00404E4E">
        <w:rPr>
          <w:rFonts w:cs="Arial"/>
          <w:color w:val="0000FF"/>
          <w:highlight w:val="white"/>
          <w:lang w:val="fr-FR"/>
        </w:rPr>
        <w:t>"&gt;</w:t>
      </w:r>
    </w:p>
    <w:p w14:paraId="5947AB5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xs:choice</w:t>
      </w:r>
      <w:r w:rsidRPr="00404E4E">
        <w:rPr>
          <w:rFonts w:cs="Arial"/>
          <w:color w:val="0000FF"/>
          <w:highlight w:val="white"/>
          <w:lang w:val="fr-FR"/>
        </w:rPr>
        <w:t>&gt;</w:t>
      </w:r>
    </w:p>
    <w:p w14:paraId="2D84717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nullInstruction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NullInstruction</w:t>
      </w:r>
      <w:r w:rsidRPr="00404E4E">
        <w:rPr>
          <w:rFonts w:cs="Arial"/>
          <w:color w:val="0000FF"/>
          <w:highlight w:val="white"/>
          <w:lang w:val="fr-FR"/>
        </w:rPr>
        <w:t>"/&gt;</w:t>
      </w:r>
    </w:p>
    <w:p w14:paraId="4D017B5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pointInstruction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PointInstruction</w:t>
      </w:r>
      <w:r w:rsidRPr="00404E4E">
        <w:rPr>
          <w:rFonts w:cs="Arial"/>
          <w:color w:val="0000FF"/>
          <w:highlight w:val="white"/>
          <w:lang w:val="fr-FR"/>
        </w:rPr>
        <w:t>"/&gt;</w:t>
      </w:r>
    </w:p>
    <w:p w14:paraId="4CE53FF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lineInstruction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LineInstruction</w:t>
      </w:r>
      <w:r w:rsidRPr="00404E4E">
        <w:rPr>
          <w:rFonts w:cs="Arial"/>
          <w:color w:val="0000FF"/>
          <w:highlight w:val="white"/>
          <w:lang w:val="fr-FR"/>
        </w:rPr>
        <w:t>"/&gt;</w:t>
      </w:r>
    </w:p>
    <w:p w14:paraId="11D31F7A"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areaInstruction</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AreaInstruction</w:t>
      </w:r>
      <w:r w:rsidRPr="00720553">
        <w:rPr>
          <w:rFonts w:cs="Arial"/>
          <w:color w:val="0000FF"/>
          <w:highlight w:val="white"/>
          <w:lang w:val="en-US"/>
        </w:rPr>
        <w:t>"/&gt;</w:t>
      </w:r>
    </w:p>
    <w:p w14:paraId="6B6B48C2"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coverageInstruction</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CoverageInstruction</w:t>
      </w:r>
      <w:r w:rsidRPr="00720553">
        <w:rPr>
          <w:rFonts w:cs="Arial"/>
          <w:color w:val="0000FF"/>
          <w:highlight w:val="white"/>
          <w:lang w:val="en-US"/>
        </w:rPr>
        <w:t>"/&gt;</w:t>
      </w:r>
    </w:p>
    <w:p w14:paraId="0DD33896"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textInstruction</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TextInstruction</w:t>
      </w:r>
      <w:r w:rsidRPr="00720553">
        <w:rPr>
          <w:rFonts w:cs="Arial"/>
          <w:color w:val="0000FF"/>
          <w:highlight w:val="white"/>
          <w:lang w:val="en-US"/>
        </w:rPr>
        <w:t>"/&gt;</w:t>
      </w:r>
    </w:p>
    <w:p w14:paraId="7B2E7A93"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augmentedPoint</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AugmentedPoint</w:t>
      </w:r>
      <w:r w:rsidRPr="00720553">
        <w:rPr>
          <w:rFonts w:cs="Arial"/>
          <w:color w:val="0000FF"/>
          <w:highlight w:val="white"/>
          <w:lang w:val="en-US"/>
        </w:rPr>
        <w:t>"/&gt;</w:t>
      </w:r>
    </w:p>
    <w:p w14:paraId="4121606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augmentedRay</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AugmentedRay</w:t>
      </w:r>
      <w:r w:rsidRPr="00720553">
        <w:rPr>
          <w:rFonts w:cs="Arial"/>
          <w:color w:val="0000FF"/>
          <w:highlight w:val="white"/>
          <w:lang w:val="en-US"/>
        </w:rPr>
        <w:t>"/&gt;</w:t>
      </w:r>
    </w:p>
    <w:p w14:paraId="387CF55D"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augmentedPath</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AugmentedPath</w:t>
      </w:r>
      <w:r w:rsidRPr="00720553">
        <w:rPr>
          <w:rFonts w:cs="Arial"/>
          <w:color w:val="0000FF"/>
          <w:highlight w:val="white"/>
          <w:lang w:val="en-US"/>
        </w:rPr>
        <w:t>"/&gt;</w:t>
      </w:r>
    </w:p>
    <w:p w14:paraId="2CDDBA5E"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augmentedArea</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AugmentedArea</w:t>
      </w:r>
      <w:r>
        <w:rPr>
          <w:rFonts w:cs="Arial"/>
          <w:color w:val="0000FF"/>
          <w:highlight w:val="white"/>
          <w:lang w:val="en-CA"/>
        </w:rPr>
        <w:t>"/&gt;</w:t>
      </w:r>
    </w:p>
    <w:p w14:paraId="514369DC"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xs:choice</w:t>
      </w:r>
      <w:r>
        <w:rPr>
          <w:rFonts w:cs="Arial"/>
          <w:color w:val="0000FF"/>
          <w:highlight w:val="white"/>
          <w:lang w:val="en-CA"/>
        </w:rPr>
        <w:t>&gt;</w:t>
      </w:r>
    </w:p>
    <w:p w14:paraId="2241023A"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0000FF"/>
          <w:highlight w:val="white"/>
          <w:lang w:val="en-CA"/>
        </w:rPr>
        <w:t>&gt;</w:t>
      </w:r>
    </w:p>
    <w:p w14:paraId="32FF34B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3968C4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DisplayList </w:t>
      </w:r>
      <w:r>
        <w:rPr>
          <w:rFonts w:cs="Arial"/>
          <w:color w:val="0000FF"/>
          <w:highlight w:val="white"/>
          <w:lang w:val="en-CA"/>
        </w:rPr>
        <w:t>--&gt;</w:t>
      </w:r>
    </w:p>
    <w:p w14:paraId="418F546F"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DisplayList</w:t>
      </w:r>
      <w:r>
        <w:rPr>
          <w:rFonts w:cs="Arial"/>
          <w:color w:val="0000FF"/>
          <w:highlight w:val="white"/>
          <w:lang w:val="en-CA"/>
        </w:rPr>
        <w:t>"&gt;</w:t>
      </w:r>
    </w:p>
    <w:p w14:paraId="32A6F05B"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495F9838"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FF8040"/>
          <w:highlight w:val="white"/>
          <w:lang w:val="en-CA"/>
        </w:rPr>
        <w:t xml:space="preserve"> ref</w:t>
      </w:r>
      <w:r>
        <w:rPr>
          <w:rFonts w:cs="Arial"/>
          <w:color w:val="0000FF"/>
          <w:highlight w:val="white"/>
          <w:lang w:val="en-CA"/>
        </w:rPr>
        <w:t>="</w:t>
      </w:r>
      <w:r>
        <w:rPr>
          <w:rFonts w:cs="Arial"/>
          <w:color w:val="800000"/>
          <w:highlight w:val="white"/>
          <w:lang w:val="en-CA"/>
        </w:rPr>
        <w:t>DisplayInstruction</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735F68EB"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2E48F1A3"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3F6AD43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05BAE8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An element of type DisplayList </w:t>
      </w:r>
      <w:r>
        <w:rPr>
          <w:rFonts w:cs="Arial"/>
          <w:color w:val="0000FF"/>
          <w:highlight w:val="white"/>
          <w:lang w:val="en-CA"/>
        </w:rPr>
        <w:t>--&gt;</w:t>
      </w:r>
    </w:p>
    <w:p w14:paraId="584235A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displayList</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DisplayList</w:t>
      </w:r>
      <w:r>
        <w:rPr>
          <w:rFonts w:cs="Arial"/>
          <w:color w:val="0000FF"/>
          <w:highlight w:val="white"/>
          <w:lang w:val="en-CA"/>
        </w:rPr>
        <w:t>"/&gt;</w:t>
      </w:r>
    </w:p>
    <w:p w14:paraId="7F10F047"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7DECD4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4974FB06" w14:textId="77777777" w:rsidR="000E3499" w:rsidRDefault="000E3499" w:rsidP="00CA4776">
      <w:pPr>
        <w:tabs>
          <w:tab w:val="left" w:pos="284"/>
          <w:tab w:val="left" w:pos="567"/>
          <w:tab w:val="left" w:pos="851"/>
          <w:tab w:val="left" w:pos="1134"/>
        </w:tabs>
        <w:autoSpaceDE w:val="0"/>
        <w:autoSpaceDN w:val="0"/>
        <w:adjustRightInd w:val="0"/>
        <w:rPr>
          <w:rFonts w:cs="Arial"/>
          <w:color w:val="0000FF"/>
          <w:highlight w:val="white"/>
          <w:lang w:val="en-CA"/>
        </w:rPr>
      </w:pPr>
    </w:p>
    <w:p w14:paraId="27CEE8CD" w14:textId="77777777" w:rsidR="006E6D12" w:rsidRPr="006E6D12" w:rsidRDefault="006E6D12" w:rsidP="00BB19FF">
      <w:pPr>
        <w:pStyle w:val="Heading2"/>
        <w:numPr>
          <w:ilvl w:val="1"/>
          <w:numId w:val="49"/>
        </w:numPr>
        <w:spacing w:after="200"/>
        <w:rPr>
          <w:sz w:val="24"/>
          <w:szCs w:val="24"/>
        </w:rPr>
      </w:pPr>
      <w:bookmarkStart w:id="986" w:name="_Toc397961893"/>
      <w:bookmarkStart w:id="987" w:name="_Toc16161210"/>
      <w:r w:rsidRPr="006E6D12">
        <w:rPr>
          <w:sz w:val="24"/>
          <w:szCs w:val="24"/>
        </w:rPr>
        <w:t>Example Result Display List</w:t>
      </w:r>
      <w:bookmarkEnd w:id="987"/>
    </w:p>
    <w:bookmarkEnd w:id="986"/>
    <w:p w14:paraId="47C5CF3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FF"/>
          <w:highlight w:val="white"/>
          <w:lang w:val="en-CA"/>
        </w:rPr>
        <w:t>&lt;?xml version="1.0" encoding="UTF-8"?&gt;</w:t>
      </w:r>
    </w:p>
    <w:p w14:paraId="0AAB93E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FF8040"/>
          <w:highlight w:val="white"/>
          <w:lang w:val="en-CA"/>
        </w:rPr>
      </w:pPr>
      <w:r w:rsidRPr="00DC0240">
        <w:rPr>
          <w:rFonts w:cs="Arial"/>
          <w:color w:val="0000FF"/>
          <w:highlight w:val="white"/>
          <w:lang w:val="en-CA"/>
        </w:rPr>
        <w:t>&lt;</w:t>
      </w:r>
      <w:r w:rsidRPr="00DC0240">
        <w:rPr>
          <w:rFonts w:cs="Arial"/>
          <w:color w:val="0000A0"/>
          <w:highlight w:val="white"/>
          <w:lang w:val="en-CA"/>
        </w:rPr>
        <w:t>displayList</w:t>
      </w:r>
      <w:r w:rsidRPr="00DC0240">
        <w:rPr>
          <w:rFonts w:cs="Arial"/>
          <w:color w:val="FF8040"/>
          <w:highlight w:val="white"/>
          <w:lang w:val="en-CA"/>
        </w:rPr>
        <w:t xml:space="preserve"> xmlns:xsi</w:t>
      </w:r>
      <w:r w:rsidRPr="00DC0240">
        <w:rPr>
          <w:rFonts w:cs="Arial"/>
          <w:color w:val="0000FF"/>
          <w:highlight w:val="white"/>
          <w:lang w:val="en-CA"/>
        </w:rPr>
        <w:t>="</w:t>
      </w:r>
      <w:r w:rsidRPr="00DC0240">
        <w:rPr>
          <w:rFonts w:cs="Arial"/>
          <w:color w:val="800000"/>
          <w:highlight w:val="white"/>
          <w:lang w:val="en-CA"/>
        </w:rPr>
        <w:t>http://www.w3.org/2001/XMLSchema-instance</w:t>
      </w:r>
      <w:r w:rsidRPr="00DC0240">
        <w:rPr>
          <w:rFonts w:cs="Arial"/>
          <w:color w:val="0000FF"/>
          <w:highlight w:val="white"/>
          <w:lang w:val="en-CA"/>
        </w:rPr>
        <w:t>"</w:t>
      </w:r>
    </w:p>
    <w:p w14:paraId="7354CD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FF8040"/>
          <w:highlight w:val="white"/>
          <w:lang w:val="en-CA"/>
        </w:rPr>
        <w:t xml:space="preserve">        xsi:noNamespaceSchemaLocation</w:t>
      </w:r>
      <w:r w:rsidRPr="00DC0240">
        <w:rPr>
          <w:rFonts w:cs="Arial"/>
          <w:color w:val="0000FF"/>
          <w:highlight w:val="white"/>
          <w:lang w:val="en-CA"/>
        </w:rPr>
        <w:t>="</w:t>
      </w:r>
      <w:r w:rsidRPr="00DC0240">
        <w:rPr>
          <w:rFonts w:cs="Arial"/>
          <w:color w:val="800000"/>
          <w:highlight w:val="white"/>
          <w:lang w:val="en-CA"/>
        </w:rPr>
        <w:t>S100Presentation.xsd</w:t>
      </w:r>
      <w:r w:rsidRPr="00DC0240">
        <w:rPr>
          <w:rFonts w:cs="Arial"/>
          <w:color w:val="0000FF"/>
          <w:highlight w:val="white"/>
          <w:lang w:val="en-CA"/>
        </w:rPr>
        <w:t>"&gt;</w:t>
      </w:r>
    </w:p>
    <w:p w14:paraId="176AA12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70B5376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731B22E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7317435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5E7F8D2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5E576A6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5A99218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3FA8B99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DEPIT</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46E3FB5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332E28A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0CD94AC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0717A20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30AF63D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539640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46481CD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5787A31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0988D00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11</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0A0424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7F1B730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r w:rsidRPr="00DC0240">
        <w:rPr>
          <w:rFonts w:cs="Arial"/>
          <w:color w:val="800000"/>
          <w:highlight w:val="white"/>
          <w:lang w:val="en-CA"/>
        </w:rPr>
        <w:t>Global</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p>
    <w:p w14:paraId="5B19FB6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0ECED9D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DIAMOND01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3086E54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4216405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6AAF0CE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588E650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69C60A4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6D85AF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3CB5E2B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17020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28C6D2D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6E93EFA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80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3C5CC5A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4E18AE7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BCNCAR03</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23E976D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4E81537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526B3CD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7709EAA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527D089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21BFCB4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55E6E3C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15BDE40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30E0942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329FEF2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3CA5E52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4356234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5A932CA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5B25242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DEPVS</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3AE83D4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7A83186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124C9B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2008E79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10A96BE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4E9DC49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158C248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3C6348E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47F0C6A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11</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7B01840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0432E37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r w:rsidRPr="00DC0240">
        <w:rPr>
          <w:rFonts w:cs="Arial"/>
          <w:color w:val="800000"/>
          <w:highlight w:val="white"/>
          <w:lang w:val="en-CA"/>
        </w:rPr>
        <w:t>Global</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p>
    <w:p w14:paraId="2F4C83A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25626A9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DIAMOND01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4B9FF80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52FBD25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21C1B96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1FF2CE8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40E9112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4843699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4</w:t>
      </w:r>
      <w:r w:rsidRPr="00DC0240">
        <w:rPr>
          <w:rFonts w:cs="Arial"/>
          <w:color w:val="0000FF"/>
          <w:highlight w:val="white"/>
          <w:lang w:val="en-CA"/>
        </w:rPr>
        <w:t>"/&gt;</w:t>
      </w:r>
    </w:p>
    <w:p w14:paraId="5D36CC0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1A3EF4C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7C4138E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6D30E21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075F577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6FAB3D7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17627BF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3839818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112ADBA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438832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770D77C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5AB978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185BD9B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16BB1BE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2329C35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143774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2E8FD0F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5E50A9B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=""/&gt;</w:t>
      </w:r>
    </w:p>
    <w:p w14:paraId="578C83D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44AB84B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030F024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71D70E3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2487B0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11A52E8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08F719E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0AAAA95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502F14F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94447E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0B886D8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0BDD7A8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4AB25B4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376431D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19D8114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111B3E9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5D3CD50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01C4A9B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=""/&gt;</w:t>
      </w:r>
    </w:p>
    <w:p w14:paraId="70B05C5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5</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false</w:t>
      </w:r>
      <w:r w:rsidRPr="00DC0240">
        <w:rPr>
          <w:rFonts w:cs="Arial"/>
          <w:color w:val="0000FF"/>
          <w:highlight w:val="white"/>
          <w:lang w:val="en-CA"/>
        </w:rPr>
        <w:t>"/&gt;</w:t>
      </w:r>
    </w:p>
    <w:p w14:paraId="38D4A8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515F1CE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48E46BA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7E021C0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31F98A1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4D33568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458AEEB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7DF446A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1F48728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395D8AE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54A71AD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29BE3A5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01D031D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2B1399C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29FE6CD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20A32C6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2EEB6E9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=""/&gt;</w:t>
      </w:r>
    </w:p>
    <w:p w14:paraId="18FF7F4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false</w:t>
      </w:r>
      <w:r w:rsidRPr="00DC0240">
        <w:rPr>
          <w:rFonts w:cs="Arial"/>
          <w:color w:val="0000FF"/>
          <w:highlight w:val="white"/>
          <w:lang w:val="en-CA"/>
        </w:rPr>
        <w:t>"/&gt;</w:t>
      </w:r>
    </w:p>
    <w:p w14:paraId="1CC1FB5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58D415D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5B55CB4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0563CF7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611AC0F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5A69175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0CB2835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r w:rsidRPr="00DC0240">
        <w:rPr>
          <w:rFonts w:cs="Arial"/>
          <w:color w:val="800000"/>
          <w:highlight w:val="white"/>
          <w:lang w:val="en-CA"/>
        </w:rPr>
        <w:t>4</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p>
    <w:p w14:paraId="37653C5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41C8444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AF0F30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48A7F7B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6ED7B6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648F5F1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6B405D6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1F4C4D6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4D41399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r w:rsidRPr="00DC0240">
        <w:rPr>
          <w:rFonts w:cs="Arial"/>
          <w:color w:val="800000"/>
          <w:highlight w:val="white"/>
          <w:lang w:val="en-CA"/>
        </w:rPr>
        <w:t>0.0</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p>
    <w:p w14:paraId="5A4BF86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p>
    <w:p w14:paraId="2F8656E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4FBF8AB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0239894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7454AA8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6F1FFF2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398C456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5</w:t>
      </w:r>
      <w:r w:rsidRPr="00DC0240">
        <w:rPr>
          <w:rFonts w:cs="Arial"/>
          <w:color w:val="0000FF"/>
          <w:highlight w:val="white"/>
          <w:lang w:val="en-CA"/>
        </w:rPr>
        <w:t>"/&gt;</w:t>
      </w:r>
    </w:p>
    <w:p w14:paraId="55501A5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7D109C0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013FB45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03F6D6D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2F9D7A8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47738D9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370C631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7141469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703EBAC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190DBC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1D4C600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160B996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560896C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228D170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19B92D0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7000417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54DBBA8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0C90DB7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5</w:t>
      </w:r>
      <w:r w:rsidRPr="00DC0240">
        <w:rPr>
          <w:rFonts w:cs="Arial"/>
          <w:color w:val="0000FF"/>
          <w:highlight w:val="white"/>
          <w:lang w:val="en-CA"/>
        </w:rPr>
        <w:t>"/&gt;</w:t>
      </w:r>
    </w:p>
    <w:p w14:paraId="2C3F293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false</w:t>
      </w:r>
      <w:r w:rsidRPr="00DC0240">
        <w:rPr>
          <w:rFonts w:cs="Arial"/>
          <w:color w:val="0000FF"/>
          <w:highlight w:val="white"/>
          <w:lang w:val="en-CA"/>
        </w:rPr>
        <w:t>"/&gt;</w:t>
      </w:r>
    </w:p>
    <w:p w14:paraId="0E1CC81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0134310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4A48E4B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97BACF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48A6FBD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4918097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3A31354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r w:rsidRPr="00DC0240">
        <w:rPr>
          <w:rFonts w:cs="Arial"/>
          <w:color w:val="800000"/>
          <w:highlight w:val="white"/>
          <w:lang w:val="en-CA"/>
        </w:rPr>
        <w:t>4</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p>
    <w:p w14:paraId="0CD61D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0D41BA4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2D94253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2764664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51B48D9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16A8542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52B18A3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0010AB0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1A7E5B8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r w:rsidRPr="00DC0240">
        <w:rPr>
          <w:rFonts w:cs="Arial"/>
          <w:color w:val="800000"/>
          <w:highlight w:val="white"/>
          <w:lang w:val="en-CA"/>
        </w:rPr>
        <w:t>0.0</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p>
    <w:p w14:paraId="7C8AFD8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p>
    <w:p w14:paraId="7B2DDCB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297A104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4ACE867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7009A94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3DAFA9B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170D94E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6</w:t>
      </w:r>
      <w:r w:rsidRPr="00DC0240">
        <w:rPr>
          <w:rFonts w:cs="Arial"/>
          <w:color w:val="0000FF"/>
          <w:highlight w:val="white"/>
          <w:lang w:val="en-CA"/>
        </w:rPr>
        <w:t>"/&gt;</w:t>
      </w:r>
    </w:p>
    <w:p w14:paraId="7F159B0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22220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7AE9888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6C2872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60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6C8D36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4162E16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BUIREL13</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096EBF4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78AC045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7A2F74B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099E6FA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1E2EDA7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067F33C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58F18C5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45A1D0E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"/&gt;</w:t>
      </w:r>
    </w:p>
    <w:p w14:paraId="6BD80BF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5A4F67E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3352083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D123D7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6FCDA28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3EE0DED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DEPMS</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53D2018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3A91519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73F3D48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6C2C8A7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03C7FDC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2A5F5D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"/&gt;</w:t>
      </w:r>
    </w:p>
    <w:p w14:paraId="27A56A3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0FE84F0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5E2D200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11</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04328DE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2279A25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r w:rsidRPr="00DC0240">
        <w:rPr>
          <w:rFonts w:cs="Arial"/>
          <w:color w:val="800000"/>
          <w:highlight w:val="white"/>
          <w:lang w:val="en-CA"/>
        </w:rPr>
        <w:t>Global</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p>
    <w:p w14:paraId="2F55C6E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08BBBF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DIAMOND01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25B9939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5B60786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1EF6D74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7EACFDC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4D8FBBD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1E26022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8</w:t>
      </w:r>
      <w:r w:rsidRPr="00DC0240">
        <w:rPr>
          <w:rFonts w:cs="Arial"/>
          <w:color w:val="0000FF"/>
          <w:highlight w:val="white"/>
          <w:lang w:val="en-CA"/>
        </w:rPr>
        <w:t>"/&gt;</w:t>
      </w:r>
    </w:p>
    <w:p w14:paraId="332D138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352932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71E3539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3909E82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4C1CBB9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0556A23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DEPMD</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679A27E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1FFA399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5D8019D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166B371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2A2DA18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339BBED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78F6354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9</w:t>
      </w:r>
      <w:r w:rsidRPr="00DC0240">
        <w:rPr>
          <w:rFonts w:cs="Arial"/>
          <w:color w:val="0000FF"/>
          <w:highlight w:val="white"/>
          <w:lang w:val="en-CA"/>
        </w:rPr>
        <w:t>"/&gt;</w:t>
      </w:r>
    </w:p>
    <w:p w14:paraId="1866841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2FE723A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5150873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195FAA3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0610B42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49DCF9C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DEPDW</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3D67934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4988C20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1E89A20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211A961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13FC507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51A6A3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00EE0FC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10</w:t>
      </w:r>
      <w:r w:rsidRPr="00DC0240">
        <w:rPr>
          <w:rFonts w:cs="Arial"/>
          <w:color w:val="0000FF"/>
          <w:highlight w:val="white"/>
          <w:lang w:val="en-CA"/>
        </w:rPr>
        <w:t>"/&gt;</w:t>
      </w:r>
    </w:p>
    <w:p w14:paraId="47E1251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235868E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11BD35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22C5785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0CA6D2B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FLGSTF01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76EF5F6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582C860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3F1DB13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7123CD6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058B435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4AA2CAC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624AF9C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715D494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11</w:t>
      </w:r>
      <w:r w:rsidRPr="00DC0240">
        <w:rPr>
          <w:rFonts w:cs="Arial"/>
          <w:color w:val="0000FF"/>
          <w:highlight w:val="white"/>
          <w:lang w:val="en-CA"/>
        </w:rPr>
        <w:t>"/&gt;</w:t>
      </w:r>
    </w:p>
    <w:p w14:paraId="22D1A1B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5F35601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1DB51DB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4840CB0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78B94FB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POSGEN01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7834E61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206BF7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6910CEB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44D674B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724808C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508505D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1A3E039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581D773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"/&gt;</w:t>
      </w:r>
    </w:p>
    <w:p w14:paraId="7D72BF3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361E52B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4458C12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1BF6BA4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6354153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TOWERS01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2BBEFBB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58CC0E7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2754141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5F94ACC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65B4F4A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6A1AAA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textInstruction</w:t>
      </w:r>
      <w:r w:rsidRPr="00DC0240">
        <w:rPr>
          <w:rFonts w:cs="Arial"/>
          <w:color w:val="0000FF"/>
          <w:highlight w:val="white"/>
          <w:lang w:val="en-CA"/>
        </w:rPr>
        <w:t>&gt;</w:t>
      </w:r>
    </w:p>
    <w:p w14:paraId="1C19FEB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"/&gt;</w:t>
      </w:r>
    </w:p>
    <w:p w14:paraId="2C4C58F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07FDC9F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2E3987C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7019E97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textPoint</w:t>
      </w:r>
      <w:r w:rsidRPr="00DC0240">
        <w:rPr>
          <w:rFonts w:cs="Arial"/>
          <w:color w:val="0000FF"/>
          <w:highlight w:val="white"/>
          <w:lang w:val="en-CA"/>
        </w:rPr>
        <w:t>&gt;</w:t>
      </w:r>
    </w:p>
    <w:p w14:paraId="2D1DE80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element</w:t>
      </w:r>
      <w:r w:rsidRPr="00DC0240">
        <w:rPr>
          <w:rFonts w:cs="Arial"/>
          <w:color w:val="0000FF"/>
          <w:highlight w:val="white"/>
          <w:lang w:val="en-CA"/>
        </w:rPr>
        <w:t>&gt;</w:t>
      </w:r>
    </w:p>
    <w:p w14:paraId="6F5B02C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w:t>
      </w:r>
      <w:r w:rsidRPr="00DC0240">
        <w:rPr>
          <w:rFonts w:cs="Arial"/>
          <w:color w:val="0000FF"/>
          <w:highlight w:val="white"/>
          <w:lang w:val="en-CA"/>
        </w:rPr>
        <w:t>&gt;</w:t>
      </w:r>
      <w:r w:rsidRPr="00DC0240">
        <w:rPr>
          <w:rFonts w:cs="Arial"/>
          <w:color w:val="800000"/>
          <w:highlight w:val="white"/>
          <w:lang w:val="en-CA"/>
        </w:rPr>
        <w:t>A name</w:t>
      </w:r>
      <w:r w:rsidRPr="00DC0240">
        <w:rPr>
          <w:rFonts w:cs="Arial"/>
          <w:color w:val="0000FF"/>
          <w:highlight w:val="white"/>
          <w:lang w:val="en-CA"/>
        </w:rPr>
        <w:t>&lt;/</w:t>
      </w:r>
      <w:r w:rsidRPr="00DC0240">
        <w:rPr>
          <w:rFonts w:cs="Arial"/>
          <w:color w:val="0000A0"/>
          <w:highlight w:val="white"/>
          <w:lang w:val="en-CA"/>
        </w:rPr>
        <w:t>text</w:t>
      </w:r>
      <w:r w:rsidRPr="00DC0240">
        <w:rPr>
          <w:rFonts w:cs="Arial"/>
          <w:color w:val="0000FF"/>
          <w:highlight w:val="white"/>
          <w:lang w:val="en-CA"/>
        </w:rPr>
        <w:t>&gt;</w:t>
      </w:r>
    </w:p>
    <w:p w14:paraId="1186428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bodySize</w:t>
      </w:r>
      <w:r w:rsidRPr="00DC0240">
        <w:rPr>
          <w:rFonts w:cs="Arial"/>
          <w:color w:val="0000FF"/>
          <w:highlight w:val="white"/>
          <w:lang w:val="en-CA"/>
        </w:rPr>
        <w:t>&gt;</w:t>
      </w:r>
      <w:r w:rsidRPr="00DC0240">
        <w:rPr>
          <w:rFonts w:cs="Arial"/>
          <w:color w:val="800000"/>
          <w:highlight w:val="white"/>
          <w:lang w:val="en-CA"/>
        </w:rPr>
        <w:t>12</w:t>
      </w:r>
      <w:r w:rsidRPr="00DC0240">
        <w:rPr>
          <w:rFonts w:cs="Arial"/>
          <w:color w:val="0000FF"/>
          <w:highlight w:val="white"/>
          <w:lang w:val="en-CA"/>
        </w:rPr>
        <w:t>&lt;/</w:t>
      </w:r>
      <w:r w:rsidRPr="00DC0240">
        <w:rPr>
          <w:rFonts w:cs="Arial"/>
          <w:color w:val="0000A0"/>
          <w:highlight w:val="white"/>
          <w:lang w:val="en-CA"/>
        </w:rPr>
        <w:t>bodySize</w:t>
      </w:r>
      <w:r w:rsidRPr="00DC0240">
        <w:rPr>
          <w:rFonts w:cs="Arial"/>
          <w:color w:val="0000FF"/>
          <w:highlight w:val="white"/>
          <w:lang w:val="en-CA"/>
        </w:rPr>
        <w:t>&gt;</w:t>
      </w:r>
    </w:p>
    <w:p w14:paraId="66B3957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verticalOffset</w:t>
      </w:r>
      <w:r w:rsidRPr="00DC0240">
        <w:rPr>
          <w:rFonts w:cs="Arial"/>
          <w:color w:val="0000FF"/>
          <w:highlight w:val="white"/>
          <w:lang w:val="en-CA"/>
        </w:rPr>
        <w:t>/&gt;</w:t>
      </w:r>
    </w:p>
    <w:p w14:paraId="12795D8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foreground</w:t>
      </w:r>
      <w:r w:rsidRPr="00DC0240">
        <w:rPr>
          <w:rFonts w:cs="Arial"/>
          <w:color w:val="0000FF"/>
          <w:highlight w:val="white"/>
          <w:lang w:val="en-CA"/>
        </w:rPr>
        <w:t>&gt;</w:t>
      </w:r>
    </w:p>
    <w:p w14:paraId="5504F9F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CHBLK</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3AF5C22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012755E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foreground</w:t>
      </w:r>
      <w:r w:rsidRPr="00DC0240">
        <w:rPr>
          <w:rFonts w:cs="Arial"/>
          <w:color w:val="0000FF"/>
          <w:highlight w:val="white"/>
          <w:lang w:val="en-CA"/>
        </w:rPr>
        <w:t>&gt;</w:t>
      </w:r>
    </w:p>
    <w:p w14:paraId="5D18183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font</w:t>
      </w:r>
      <w:r w:rsidRPr="00DC0240">
        <w:rPr>
          <w:rFonts w:cs="Arial"/>
          <w:color w:val="0000FF"/>
          <w:highlight w:val="white"/>
          <w:lang w:val="en-CA"/>
        </w:rPr>
        <w:t>&gt;</w:t>
      </w:r>
    </w:p>
    <w:p w14:paraId="006531B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serifs</w:t>
      </w:r>
      <w:r w:rsidRPr="00DC0240">
        <w:rPr>
          <w:rFonts w:cs="Arial"/>
          <w:color w:val="0000FF"/>
          <w:highlight w:val="white"/>
          <w:lang w:val="en-CA"/>
        </w:rPr>
        <w:t>&gt;</w:t>
      </w:r>
      <w:r w:rsidRPr="00DC0240">
        <w:rPr>
          <w:rFonts w:cs="Arial"/>
          <w:color w:val="800000"/>
          <w:highlight w:val="white"/>
          <w:lang w:val="en-CA"/>
        </w:rPr>
        <w:t>true</w:t>
      </w:r>
      <w:r w:rsidRPr="00DC0240">
        <w:rPr>
          <w:rFonts w:cs="Arial"/>
          <w:color w:val="0000FF"/>
          <w:highlight w:val="white"/>
          <w:lang w:val="en-CA"/>
        </w:rPr>
        <w:t>&lt;/</w:t>
      </w:r>
      <w:r w:rsidRPr="00DC0240">
        <w:rPr>
          <w:rFonts w:cs="Arial"/>
          <w:color w:val="0000A0"/>
          <w:highlight w:val="white"/>
          <w:lang w:val="en-CA"/>
        </w:rPr>
        <w:t>serifs</w:t>
      </w:r>
      <w:r w:rsidRPr="00DC0240">
        <w:rPr>
          <w:rFonts w:cs="Arial"/>
          <w:color w:val="0000FF"/>
          <w:highlight w:val="white"/>
          <w:lang w:val="en-CA"/>
        </w:rPr>
        <w:t>&gt;</w:t>
      </w:r>
    </w:p>
    <w:p w14:paraId="4531594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weight</w:t>
      </w:r>
      <w:r w:rsidRPr="00DC0240">
        <w:rPr>
          <w:rFonts w:cs="Arial"/>
          <w:color w:val="0000FF"/>
          <w:highlight w:val="white"/>
          <w:lang w:val="en-CA"/>
        </w:rPr>
        <w:t>&gt;</w:t>
      </w:r>
      <w:r w:rsidRPr="00DC0240">
        <w:rPr>
          <w:rFonts w:cs="Arial"/>
          <w:color w:val="800000"/>
          <w:highlight w:val="white"/>
          <w:lang w:val="en-CA"/>
        </w:rPr>
        <w:t>Bold</w:t>
      </w:r>
      <w:r w:rsidRPr="00DC0240">
        <w:rPr>
          <w:rFonts w:cs="Arial"/>
          <w:color w:val="0000FF"/>
          <w:highlight w:val="white"/>
          <w:lang w:val="en-CA"/>
        </w:rPr>
        <w:t>&lt;/</w:t>
      </w:r>
      <w:r w:rsidRPr="00DC0240">
        <w:rPr>
          <w:rFonts w:cs="Arial"/>
          <w:color w:val="0000A0"/>
          <w:highlight w:val="white"/>
          <w:lang w:val="en-CA"/>
        </w:rPr>
        <w:t>weight</w:t>
      </w:r>
      <w:r w:rsidRPr="00DC0240">
        <w:rPr>
          <w:rFonts w:cs="Arial"/>
          <w:color w:val="0000FF"/>
          <w:highlight w:val="white"/>
          <w:lang w:val="en-CA"/>
        </w:rPr>
        <w:t>&gt;</w:t>
      </w:r>
    </w:p>
    <w:p w14:paraId="113BC9A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slant</w:t>
      </w:r>
      <w:r w:rsidRPr="00DC0240">
        <w:rPr>
          <w:rFonts w:cs="Arial"/>
          <w:color w:val="0000FF"/>
          <w:highlight w:val="white"/>
          <w:lang w:val="en-CA"/>
        </w:rPr>
        <w:t>&gt;</w:t>
      </w:r>
      <w:r w:rsidRPr="00DC0240">
        <w:rPr>
          <w:rFonts w:cs="Arial"/>
          <w:color w:val="800000"/>
          <w:highlight w:val="white"/>
          <w:lang w:val="en-CA"/>
        </w:rPr>
        <w:t>Upright</w:t>
      </w:r>
      <w:r w:rsidRPr="00DC0240">
        <w:rPr>
          <w:rFonts w:cs="Arial"/>
          <w:color w:val="0000FF"/>
          <w:highlight w:val="white"/>
          <w:lang w:val="en-CA"/>
        </w:rPr>
        <w:t>&lt;/</w:t>
      </w:r>
      <w:r w:rsidRPr="00DC0240">
        <w:rPr>
          <w:rFonts w:cs="Arial"/>
          <w:color w:val="0000A0"/>
          <w:highlight w:val="white"/>
          <w:lang w:val="en-CA"/>
        </w:rPr>
        <w:t>slant</w:t>
      </w:r>
      <w:r w:rsidRPr="00DC0240">
        <w:rPr>
          <w:rFonts w:cs="Arial"/>
          <w:color w:val="0000FF"/>
          <w:highlight w:val="white"/>
          <w:lang w:val="en-CA"/>
        </w:rPr>
        <w:t>&gt;</w:t>
      </w:r>
    </w:p>
    <w:p w14:paraId="3DB4A686" w14:textId="77777777" w:rsidR="00CA4776" w:rsidRPr="00404E4E"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proportion</w:t>
      </w:r>
      <w:r w:rsidRPr="00404E4E">
        <w:rPr>
          <w:rFonts w:cs="Arial"/>
          <w:color w:val="0000FF"/>
          <w:highlight w:val="white"/>
          <w:lang w:val="fr-FR"/>
        </w:rPr>
        <w:t>&gt;</w:t>
      </w:r>
      <w:r w:rsidRPr="00404E4E">
        <w:rPr>
          <w:rFonts w:cs="Arial"/>
          <w:color w:val="800000"/>
          <w:highlight w:val="white"/>
          <w:lang w:val="fr-FR"/>
        </w:rPr>
        <w:t>Proportional</w:t>
      </w:r>
      <w:r w:rsidRPr="00404E4E">
        <w:rPr>
          <w:rFonts w:cs="Arial"/>
          <w:color w:val="0000FF"/>
          <w:highlight w:val="white"/>
          <w:lang w:val="fr-FR"/>
        </w:rPr>
        <w:t>&lt;/</w:t>
      </w:r>
      <w:r w:rsidRPr="00404E4E">
        <w:rPr>
          <w:rFonts w:cs="Arial"/>
          <w:color w:val="0000A0"/>
          <w:highlight w:val="white"/>
          <w:lang w:val="fr-FR"/>
        </w:rPr>
        <w:t>proportion</w:t>
      </w:r>
      <w:r w:rsidRPr="00404E4E">
        <w:rPr>
          <w:rFonts w:cs="Arial"/>
          <w:color w:val="0000FF"/>
          <w:highlight w:val="white"/>
          <w:lang w:val="fr-FR"/>
        </w:rPr>
        <w:t>&gt;</w:t>
      </w:r>
    </w:p>
    <w:p w14:paraId="566530C1" w14:textId="77777777" w:rsidR="00CA4776" w:rsidRPr="00404E4E"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font</w:t>
      </w:r>
      <w:r w:rsidRPr="00404E4E">
        <w:rPr>
          <w:rFonts w:cs="Arial"/>
          <w:color w:val="0000FF"/>
          <w:highlight w:val="white"/>
          <w:lang w:val="fr-FR"/>
        </w:rPr>
        <w:t>&gt;</w:t>
      </w:r>
    </w:p>
    <w:p w14:paraId="030C404C" w14:textId="77777777" w:rsidR="00CA4776" w:rsidRPr="00404E4E"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element</w:t>
      </w:r>
      <w:r w:rsidRPr="00404E4E">
        <w:rPr>
          <w:rFonts w:cs="Arial"/>
          <w:color w:val="0000FF"/>
          <w:highlight w:val="white"/>
          <w:lang w:val="fr-FR"/>
        </w:rPr>
        <w:t>&gt;</w:t>
      </w:r>
    </w:p>
    <w:p w14:paraId="080B517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404E4E">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3541225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textPoint</w:t>
      </w:r>
      <w:r w:rsidRPr="00DC0240">
        <w:rPr>
          <w:rFonts w:cs="Arial"/>
          <w:color w:val="0000FF"/>
          <w:highlight w:val="white"/>
          <w:lang w:val="en-CA"/>
        </w:rPr>
        <w:t>&gt;</w:t>
      </w:r>
    </w:p>
    <w:p w14:paraId="1ED03C5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textInstruction</w:t>
      </w:r>
      <w:r w:rsidRPr="00DC0240">
        <w:rPr>
          <w:rFonts w:cs="Arial"/>
          <w:color w:val="0000FF"/>
          <w:highlight w:val="white"/>
          <w:lang w:val="en-CA"/>
        </w:rPr>
        <w:t>&gt;</w:t>
      </w:r>
    </w:p>
    <w:p w14:paraId="35A7BC2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7EE9B42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66B193C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13</w:t>
      </w:r>
      <w:r w:rsidRPr="00DC0240">
        <w:rPr>
          <w:rFonts w:cs="Arial"/>
          <w:color w:val="0000FF"/>
          <w:highlight w:val="white"/>
          <w:lang w:val="en-CA"/>
        </w:rPr>
        <w:t>"/&gt;</w:t>
      </w:r>
    </w:p>
    <w:p w14:paraId="4580636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22220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9728C9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6A8911D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60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277F394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56C54B8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POSGEN03</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69EE979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013A3BC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3213CC1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3C89217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73D59D6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65050974" w14:textId="77777777" w:rsidR="00D04542" w:rsidRDefault="00CA4776" w:rsidP="00CA4776">
      <w:pPr>
        <w:tabs>
          <w:tab w:val="left" w:pos="284"/>
          <w:tab w:val="left" w:pos="567"/>
          <w:tab w:val="left" w:pos="851"/>
          <w:tab w:val="left" w:pos="1134"/>
          <w:tab w:val="left" w:pos="1418"/>
        </w:tabs>
        <w:autoSpaceDE w:val="0"/>
        <w:autoSpaceDN w:val="0"/>
        <w:adjustRightInd w:val="0"/>
        <w:rPr>
          <w:rFonts w:cs="Arial"/>
          <w:color w:val="0000FF"/>
          <w:highlight w:val="white"/>
          <w:lang w:val="en-CA"/>
        </w:rPr>
      </w:pPr>
      <w:r w:rsidRPr="00DC0240">
        <w:rPr>
          <w:rFonts w:cs="Arial"/>
          <w:color w:val="0000FF"/>
          <w:highlight w:val="white"/>
          <w:lang w:val="en-CA"/>
        </w:rPr>
        <w:t>&lt;/</w:t>
      </w:r>
      <w:r w:rsidRPr="00DC0240">
        <w:rPr>
          <w:rFonts w:cs="Arial"/>
          <w:color w:val="0000A0"/>
          <w:highlight w:val="white"/>
          <w:lang w:val="en-CA"/>
        </w:rPr>
        <w:t>displayList</w:t>
      </w:r>
      <w:r w:rsidRPr="00DC0240">
        <w:rPr>
          <w:rFonts w:cs="Arial"/>
          <w:color w:val="0000FF"/>
          <w:highlight w:val="white"/>
          <w:lang w:val="en-CA"/>
        </w:rPr>
        <w:t>&gt;</w:t>
      </w:r>
    </w:p>
    <w:p w14:paraId="0D48A373" w14:textId="77777777" w:rsidR="00CA4776" w:rsidRDefault="00D04542" w:rsidP="00CA4776">
      <w:pPr>
        <w:tabs>
          <w:tab w:val="left" w:pos="284"/>
          <w:tab w:val="left" w:pos="567"/>
          <w:tab w:val="left" w:pos="851"/>
          <w:tab w:val="left" w:pos="1134"/>
          <w:tab w:val="left" w:pos="1418"/>
        </w:tabs>
        <w:autoSpaceDE w:val="0"/>
        <w:autoSpaceDN w:val="0"/>
        <w:adjustRightInd w:val="0"/>
        <w:rPr>
          <w:rFonts w:cs="Arial"/>
          <w:color w:val="0000FF"/>
          <w:highlight w:val="white"/>
          <w:lang w:val="en-CA"/>
        </w:rPr>
      </w:pPr>
      <w:r>
        <w:rPr>
          <w:rFonts w:cs="Arial"/>
          <w:color w:val="0000FF"/>
          <w:highlight w:val="white"/>
          <w:lang w:val="en-CA"/>
        </w:rPr>
        <w:br w:type="page"/>
      </w:r>
    </w:p>
    <w:p w14:paraId="36B3335E" w14:textId="77777777" w:rsidR="006E6D12" w:rsidRPr="000F7C6E" w:rsidRDefault="000F7C6E" w:rsidP="00BB19FF">
      <w:pPr>
        <w:pStyle w:val="Heading2"/>
        <w:numPr>
          <w:ilvl w:val="1"/>
          <w:numId w:val="49"/>
        </w:numPr>
        <w:spacing w:after="200"/>
        <w:rPr>
          <w:sz w:val="24"/>
          <w:szCs w:val="24"/>
        </w:rPr>
      </w:pPr>
      <w:bookmarkStart w:id="988" w:name="_Toc397961894"/>
      <w:bookmarkStart w:id="989" w:name="_Toc16161211"/>
      <w:bookmarkEnd w:id="954"/>
      <w:r w:rsidRPr="000F7C6E">
        <w:rPr>
          <w:sz w:val="24"/>
          <w:szCs w:val="24"/>
          <w:lang w:val="fr-FR"/>
        </w:rPr>
        <w:t>Portrayal Catalogue Schema</w:t>
      </w:r>
      <w:bookmarkEnd w:id="989"/>
    </w:p>
    <w:bookmarkEnd w:id="988"/>
    <w:p w14:paraId="13C666A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FF"/>
          <w:highlight w:val="white"/>
          <w:lang w:val="en-CA"/>
        </w:rPr>
        <w:t>&lt;?xml version="1.0" encoding="UTF-8"?&gt;</w:t>
      </w:r>
    </w:p>
    <w:p w14:paraId="3D5CF5C7"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0000FF"/>
          <w:highlight w:val="white"/>
          <w:lang w:val="en-CA"/>
        </w:rPr>
        <w:t>&lt;</w:t>
      </w:r>
      <w:r w:rsidRPr="00B33648">
        <w:rPr>
          <w:rFonts w:cs="Arial"/>
          <w:color w:val="0000A0"/>
          <w:highlight w:val="white"/>
          <w:lang w:val="en-CA"/>
        </w:rPr>
        <w:t>xs:schema</w:t>
      </w:r>
      <w:r w:rsidRPr="00B33648">
        <w:rPr>
          <w:rFonts w:cs="Arial"/>
          <w:color w:val="FF8040"/>
          <w:highlight w:val="white"/>
          <w:lang w:val="en-CA"/>
        </w:rPr>
        <w:t xml:space="preserve"> xmlns:xs</w:t>
      </w:r>
      <w:r w:rsidRPr="00B33648">
        <w:rPr>
          <w:rFonts w:cs="Arial"/>
          <w:color w:val="0000FF"/>
          <w:highlight w:val="white"/>
          <w:lang w:val="en-CA"/>
        </w:rPr>
        <w:t>="</w:t>
      </w:r>
      <w:r w:rsidRPr="00B33648">
        <w:rPr>
          <w:rFonts w:cs="Arial"/>
          <w:color w:val="800000"/>
          <w:highlight w:val="white"/>
          <w:lang w:val="en-CA"/>
        </w:rPr>
        <w:t>http://www.w3.org/2001/XMLSchema</w:t>
      </w:r>
      <w:r w:rsidRPr="00B33648">
        <w:rPr>
          <w:rFonts w:cs="Arial"/>
          <w:color w:val="0000FF"/>
          <w:highlight w:val="white"/>
          <w:lang w:val="en-CA"/>
        </w:rPr>
        <w:t>"</w:t>
      </w:r>
      <w:r w:rsidRPr="00B33648">
        <w:rPr>
          <w:rFonts w:cs="Arial"/>
          <w:color w:val="FF8040"/>
          <w:highlight w:val="white"/>
          <w:lang w:val="en-CA"/>
        </w:rPr>
        <w:t xml:space="preserve"> xmlns:s100Symbol</w:t>
      </w:r>
      <w:r w:rsidRPr="00B33648">
        <w:rPr>
          <w:rFonts w:cs="Arial"/>
          <w:color w:val="0000FF"/>
          <w:highlight w:val="white"/>
          <w:lang w:val="en-CA"/>
        </w:rPr>
        <w:t>="</w:t>
      </w:r>
      <w:r w:rsidRPr="00B33648">
        <w:rPr>
          <w:rFonts w:cs="Arial"/>
          <w:color w:val="800000"/>
          <w:highlight w:val="white"/>
          <w:lang w:val="en-CA"/>
        </w:rPr>
        <w:t>http://www.iho.int/S100SymbolDefinition</w:t>
      </w:r>
      <w:r w:rsidRPr="00B33648">
        <w:rPr>
          <w:rFonts w:cs="Arial"/>
          <w:color w:val="0000FF"/>
          <w:highlight w:val="white"/>
          <w:lang w:val="en-CA"/>
        </w:rPr>
        <w:t>"&gt;</w:t>
      </w:r>
    </w:p>
    <w:p w14:paraId="324D965B"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xs:import</w:t>
      </w:r>
      <w:r w:rsidRPr="00B33648">
        <w:rPr>
          <w:rFonts w:cs="Arial"/>
          <w:color w:val="FF8040"/>
          <w:highlight w:val="white"/>
          <w:lang w:val="en-CA"/>
        </w:rPr>
        <w:t xml:space="preserve"> namespace</w:t>
      </w:r>
      <w:r w:rsidRPr="00B33648">
        <w:rPr>
          <w:rFonts w:cs="Arial"/>
          <w:color w:val="0000FF"/>
          <w:highlight w:val="white"/>
          <w:lang w:val="en-CA"/>
        </w:rPr>
        <w:t>="</w:t>
      </w:r>
      <w:r w:rsidRPr="00B33648">
        <w:rPr>
          <w:rFonts w:cs="Arial"/>
          <w:color w:val="800000"/>
          <w:highlight w:val="white"/>
          <w:lang w:val="en-CA"/>
        </w:rPr>
        <w:t>http://www.iho.int/S100SymbolDefinition</w:t>
      </w:r>
      <w:r w:rsidRPr="00B33648">
        <w:rPr>
          <w:rFonts w:cs="Arial"/>
          <w:color w:val="0000FF"/>
          <w:highlight w:val="white"/>
          <w:lang w:val="en-CA"/>
        </w:rPr>
        <w:t>"</w:t>
      </w:r>
      <w:r w:rsidRPr="00B33648">
        <w:rPr>
          <w:rFonts w:cs="Arial"/>
          <w:color w:val="FF8040"/>
          <w:highlight w:val="white"/>
          <w:lang w:val="en-CA"/>
        </w:rPr>
        <w:t xml:space="preserve"> schemaLocation</w:t>
      </w:r>
      <w:r w:rsidRPr="00B33648">
        <w:rPr>
          <w:rFonts w:cs="Arial"/>
          <w:color w:val="0000FF"/>
          <w:highlight w:val="white"/>
          <w:lang w:val="en-CA"/>
        </w:rPr>
        <w:t>="</w:t>
      </w:r>
      <w:r w:rsidRPr="00B33648">
        <w:rPr>
          <w:rFonts w:cs="Arial"/>
          <w:color w:val="800000"/>
          <w:highlight w:val="white"/>
          <w:lang w:val="en-CA"/>
        </w:rPr>
        <w:t>S100SymbolDefinition.xsd</w:t>
      </w:r>
      <w:r w:rsidRPr="00B33648">
        <w:rPr>
          <w:rFonts w:cs="Arial"/>
          <w:color w:val="0000FF"/>
          <w:highlight w:val="white"/>
          <w:lang w:val="en-CA"/>
        </w:rPr>
        <w:t>"/&gt;</w:t>
      </w:r>
    </w:p>
    <w:p w14:paraId="658DEA5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Supported type for context parameters </w:t>
      </w:r>
      <w:r w:rsidRPr="00B33648">
        <w:rPr>
          <w:rFonts w:cs="Arial"/>
          <w:color w:val="0000FF"/>
          <w:highlight w:val="white"/>
          <w:lang w:val="en-CA"/>
        </w:rPr>
        <w:t>--&gt;</w:t>
      </w:r>
    </w:p>
    <w:p w14:paraId="1063D7D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ParameterType</w:t>
      </w:r>
      <w:r w:rsidRPr="00B33648">
        <w:rPr>
          <w:rFonts w:cs="Arial"/>
          <w:color w:val="0000FF"/>
          <w:highlight w:val="white"/>
          <w:lang w:val="en-CA"/>
        </w:rPr>
        <w:t>"&gt;</w:t>
      </w:r>
    </w:p>
    <w:p w14:paraId="615AEF9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78A7954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Boolean</w:t>
      </w:r>
      <w:r w:rsidRPr="00B33648">
        <w:rPr>
          <w:rFonts w:cs="Arial"/>
          <w:color w:val="0000FF"/>
          <w:highlight w:val="white"/>
          <w:lang w:val="en-CA"/>
        </w:rPr>
        <w:t>"/&gt;</w:t>
      </w:r>
    </w:p>
    <w:p w14:paraId="5016C1E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Integer</w:t>
      </w:r>
      <w:r w:rsidRPr="00B33648">
        <w:rPr>
          <w:rFonts w:cs="Arial"/>
          <w:color w:val="0000FF"/>
          <w:highlight w:val="white"/>
          <w:lang w:val="en-CA"/>
        </w:rPr>
        <w:t>"/&gt;</w:t>
      </w:r>
    </w:p>
    <w:p w14:paraId="141A61C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Double</w:t>
      </w:r>
      <w:r w:rsidRPr="00B33648">
        <w:rPr>
          <w:rFonts w:cs="Arial"/>
          <w:color w:val="0000FF"/>
          <w:highlight w:val="white"/>
          <w:lang w:val="en-CA"/>
        </w:rPr>
        <w:t>"/&gt;</w:t>
      </w:r>
    </w:p>
    <w:p w14:paraId="5325465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String</w:t>
      </w:r>
      <w:r w:rsidRPr="00B33648">
        <w:rPr>
          <w:rFonts w:cs="Arial"/>
          <w:color w:val="0000FF"/>
          <w:highlight w:val="white"/>
          <w:lang w:val="en-CA"/>
        </w:rPr>
        <w:t>"/&gt;</w:t>
      </w:r>
    </w:p>
    <w:p w14:paraId="5807480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Date</w:t>
      </w:r>
      <w:r w:rsidRPr="00B33648">
        <w:rPr>
          <w:rFonts w:cs="Arial"/>
          <w:color w:val="0000FF"/>
          <w:highlight w:val="white"/>
          <w:lang w:val="en-CA"/>
        </w:rPr>
        <w:t>"/&gt;</w:t>
      </w:r>
    </w:p>
    <w:p w14:paraId="2A63DE2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544E90A7"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651034A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9BFD5C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type of an external file </w:t>
      </w:r>
      <w:r w:rsidRPr="00B33648">
        <w:rPr>
          <w:rFonts w:cs="Arial"/>
          <w:color w:val="0000FF"/>
          <w:highlight w:val="white"/>
          <w:lang w:val="en-CA"/>
        </w:rPr>
        <w:t>--&gt;</w:t>
      </w:r>
    </w:p>
    <w:p w14:paraId="0F795CE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FileType</w:t>
      </w:r>
      <w:r w:rsidRPr="00B33648">
        <w:rPr>
          <w:rFonts w:cs="Arial"/>
          <w:color w:val="0000FF"/>
          <w:highlight w:val="white"/>
          <w:lang w:val="en-CA"/>
        </w:rPr>
        <w:t>"&gt;</w:t>
      </w:r>
    </w:p>
    <w:p w14:paraId="3DEEF94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13DE7C2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Font</w:t>
      </w:r>
      <w:r w:rsidRPr="00B33648">
        <w:rPr>
          <w:rFonts w:cs="Arial"/>
          <w:color w:val="0000FF"/>
          <w:highlight w:val="white"/>
          <w:lang w:val="en-CA"/>
        </w:rPr>
        <w:t>"/&gt;</w:t>
      </w:r>
    </w:p>
    <w:p w14:paraId="594CB53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AreaFill</w:t>
      </w:r>
      <w:r w:rsidRPr="00B33648">
        <w:rPr>
          <w:rFonts w:cs="Arial"/>
          <w:color w:val="0000FF"/>
          <w:highlight w:val="white"/>
          <w:lang w:val="en-CA"/>
        </w:rPr>
        <w:t>"/&gt;</w:t>
      </w:r>
    </w:p>
    <w:p w14:paraId="6ED0AD6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LineStyle</w:t>
      </w:r>
      <w:r w:rsidRPr="00B33648">
        <w:rPr>
          <w:rFonts w:cs="Arial"/>
          <w:color w:val="0000FF"/>
          <w:highlight w:val="white"/>
          <w:lang w:val="en-CA"/>
        </w:rPr>
        <w:t>"/&gt;</w:t>
      </w:r>
    </w:p>
    <w:p w14:paraId="569A6CD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Symbol</w:t>
      </w:r>
      <w:r w:rsidRPr="00B33648">
        <w:rPr>
          <w:rFonts w:cs="Arial"/>
          <w:color w:val="0000FF"/>
          <w:highlight w:val="white"/>
          <w:lang w:val="en-CA"/>
        </w:rPr>
        <w:t>"/&gt;</w:t>
      </w:r>
    </w:p>
    <w:p w14:paraId="7D4E552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ColorProfile</w:t>
      </w:r>
      <w:r w:rsidRPr="00B33648">
        <w:rPr>
          <w:rFonts w:cs="Arial"/>
          <w:color w:val="0000FF"/>
          <w:highlight w:val="white"/>
          <w:lang w:val="en-CA"/>
        </w:rPr>
        <w:t>"/&gt;</w:t>
      </w:r>
    </w:p>
    <w:p w14:paraId="4125022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Pixmap</w:t>
      </w:r>
      <w:r w:rsidRPr="00B33648">
        <w:rPr>
          <w:rFonts w:cs="Arial"/>
          <w:color w:val="0000FF"/>
          <w:highlight w:val="white"/>
          <w:lang w:val="en-CA"/>
        </w:rPr>
        <w:t>"/&gt;</w:t>
      </w:r>
    </w:p>
    <w:p w14:paraId="43D11F8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Rule</w:t>
      </w:r>
      <w:r w:rsidRPr="00B33648">
        <w:rPr>
          <w:rFonts w:cs="Arial"/>
          <w:color w:val="0000FF"/>
          <w:highlight w:val="white"/>
          <w:lang w:val="en-CA"/>
        </w:rPr>
        <w:t>"/&gt;</w:t>
      </w:r>
    </w:p>
    <w:p w14:paraId="48B3A489" w14:textId="77777777" w:rsidR="009A08D5" w:rsidRDefault="009A08D5" w:rsidP="009A08D5">
      <w:pPr>
        <w:tabs>
          <w:tab w:val="left" w:pos="284"/>
          <w:tab w:val="left" w:pos="567"/>
          <w:tab w:val="left" w:pos="851"/>
          <w:tab w:val="left" w:pos="1134"/>
        </w:tabs>
        <w:autoSpaceDE w:val="0"/>
        <w:autoSpaceDN w:val="0"/>
        <w:adjustRightInd w:val="0"/>
        <w:rPr>
          <w:ins w:id="990" w:author="David M. Grant" w:date="2019-08-08T12:43:00Z"/>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Pr>
          <w:rFonts w:cs="Arial"/>
          <w:color w:val="800000"/>
          <w:highlight w:val="white"/>
          <w:lang w:val="en-CA"/>
        </w:rPr>
        <w:t>StyleSheet</w:t>
      </w:r>
      <w:r w:rsidRPr="00B33648">
        <w:rPr>
          <w:rFonts w:cs="Arial"/>
          <w:color w:val="0000FF"/>
          <w:highlight w:val="white"/>
          <w:lang w:val="en-CA"/>
        </w:rPr>
        <w:t>"/&gt;</w:t>
      </w:r>
    </w:p>
    <w:p w14:paraId="2EBBE679" w14:textId="77777777" w:rsidR="003E0E70" w:rsidRDefault="003E0E70" w:rsidP="009A08D5">
      <w:pPr>
        <w:tabs>
          <w:tab w:val="left" w:pos="284"/>
          <w:tab w:val="left" w:pos="567"/>
          <w:tab w:val="left" w:pos="851"/>
          <w:tab w:val="left" w:pos="1134"/>
        </w:tabs>
        <w:autoSpaceDE w:val="0"/>
        <w:autoSpaceDN w:val="0"/>
        <w:adjustRightInd w:val="0"/>
        <w:rPr>
          <w:rFonts w:cs="Arial"/>
          <w:color w:val="0000FF"/>
          <w:highlight w:val="white"/>
          <w:lang w:val="en-CA"/>
        </w:rPr>
      </w:pPr>
      <w:ins w:id="991" w:author="David M. Grant" w:date="2019-08-08T12:43:00Z">
        <w:r>
          <w:rPr>
            <w:rFonts w:cs="Arial"/>
            <w:color w:val="0000FF"/>
            <w:highlight w:val="white"/>
            <w:lang w:val="en-CA"/>
          </w:rPr>
          <w:tab/>
        </w:r>
        <w:r>
          <w:rPr>
            <w:rFonts w:cs="Arial"/>
            <w:color w:val="0000FF"/>
            <w:highlight w:val="white"/>
            <w:lang w:val="en-CA"/>
          </w:rPr>
          <w:tab/>
        </w:r>
        <w:r>
          <w:rPr>
            <w:rFonts w:cs="Arial"/>
            <w:color w:val="0000FF"/>
            <w:highlight w:val="white"/>
            <w:lang w:val="en-CA"/>
          </w:rPr>
          <w:tab/>
          <w:t>&lt;xs:enumeration value=”AlertCatalog”/&gt;</w:t>
        </w:r>
      </w:ins>
    </w:p>
    <w:p w14:paraId="79858D7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13910273"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3D179EC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E32866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format of an external file </w:t>
      </w:r>
      <w:r w:rsidRPr="00B33648">
        <w:rPr>
          <w:rFonts w:cs="Arial"/>
          <w:color w:val="0000FF"/>
          <w:highlight w:val="white"/>
          <w:lang w:val="en-CA"/>
        </w:rPr>
        <w:t>--&gt;</w:t>
      </w:r>
    </w:p>
    <w:p w14:paraId="035A853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FileFormat</w:t>
      </w:r>
      <w:r w:rsidRPr="00B33648">
        <w:rPr>
          <w:rFonts w:cs="Arial"/>
          <w:color w:val="0000FF"/>
          <w:highlight w:val="white"/>
          <w:lang w:val="en-CA"/>
        </w:rPr>
        <w:t>"&gt;</w:t>
      </w:r>
    </w:p>
    <w:p w14:paraId="42B5757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4668DC1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XML</w:t>
      </w:r>
      <w:r w:rsidRPr="00B33648">
        <w:rPr>
          <w:rFonts w:cs="Arial"/>
          <w:color w:val="0000FF"/>
          <w:highlight w:val="white"/>
          <w:lang w:val="en-CA"/>
        </w:rPr>
        <w:t>"/&gt;</w:t>
      </w:r>
    </w:p>
    <w:p w14:paraId="3FD0CB4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SVG</w:t>
      </w:r>
      <w:r w:rsidRPr="00B33648">
        <w:rPr>
          <w:rFonts w:cs="Arial"/>
          <w:color w:val="0000FF"/>
          <w:highlight w:val="white"/>
          <w:lang w:val="en-CA"/>
        </w:rPr>
        <w:t>"/&gt;</w:t>
      </w:r>
    </w:p>
    <w:p w14:paraId="481349F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XSLT</w:t>
      </w:r>
      <w:r w:rsidRPr="00B33648">
        <w:rPr>
          <w:rFonts w:cs="Arial"/>
          <w:color w:val="0000FF"/>
          <w:highlight w:val="white"/>
          <w:lang w:val="en-CA"/>
        </w:rPr>
        <w:t>"/&gt;</w:t>
      </w:r>
    </w:p>
    <w:p w14:paraId="27098D81"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TTF</w:t>
      </w:r>
      <w:r w:rsidRPr="00B33648">
        <w:rPr>
          <w:rFonts w:cs="Arial"/>
          <w:color w:val="0000FF"/>
          <w:highlight w:val="white"/>
          <w:lang w:val="en-CA"/>
        </w:rPr>
        <w:t>"/&gt;</w:t>
      </w:r>
    </w:p>
    <w:p w14:paraId="3486629C" w14:textId="77777777" w:rsidR="004303E7" w:rsidRDefault="004303E7" w:rsidP="004303E7">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Pr>
          <w:rFonts w:cs="Arial"/>
          <w:color w:val="800000"/>
          <w:highlight w:val="white"/>
          <w:lang w:val="en-CA"/>
        </w:rPr>
        <w:t>LUA</w:t>
      </w:r>
      <w:r w:rsidRPr="00B33648">
        <w:rPr>
          <w:rFonts w:cs="Arial"/>
          <w:color w:val="0000FF"/>
          <w:highlight w:val="white"/>
          <w:lang w:val="en-CA"/>
        </w:rPr>
        <w:t>"/&gt;</w:t>
      </w:r>
    </w:p>
    <w:p w14:paraId="2281BED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6683BCA3"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66E8945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38F2F9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type of an template </w:t>
      </w:r>
      <w:r w:rsidRPr="00B33648">
        <w:rPr>
          <w:rFonts w:cs="Arial"/>
          <w:color w:val="0000FF"/>
          <w:highlight w:val="white"/>
          <w:lang w:val="en-CA"/>
        </w:rPr>
        <w:t>--&gt;</w:t>
      </w:r>
    </w:p>
    <w:p w14:paraId="2720610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RuleType</w:t>
      </w:r>
      <w:r w:rsidRPr="00B33648">
        <w:rPr>
          <w:rFonts w:cs="Arial"/>
          <w:color w:val="0000FF"/>
          <w:highlight w:val="white"/>
          <w:lang w:val="en-CA"/>
        </w:rPr>
        <w:t>"&gt;</w:t>
      </w:r>
    </w:p>
    <w:p w14:paraId="20365E5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60CD4C6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TopLevelTemplate</w:t>
      </w:r>
      <w:r w:rsidRPr="00B33648">
        <w:rPr>
          <w:rFonts w:cs="Arial"/>
          <w:color w:val="0000FF"/>
          <w:highlight w:val="white"/>
          <w:lang w:val="en-CA"/>
        </w:rPr>
        <w:t>"/&gt;</w:t>
      </w:r>
    </w:p>
    <w:p w14:paraId="3EF8D26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SubTemplate</w:t>
      </w:r>
      <w:r w:rsidRPr="00B33648">
        <w:rPr>
          <w:rFonts w:cs="Arial"/>
          <w:color w:val="0000FF"/>
          <w:highlight w:val="white"/>
          <w:lang w:val="en-CA"/>
        </w:rPr>
        <w:t>"/&gt;</w:t>
      </w:r>
    </w:p>
    <w:p w14:paraId="6AAB873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51700B3F"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526C52C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0B1069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descriptive information about a catalogue item </w:t>
      </w:r>
      <w:r w:rsidRPr="00B33648">
        <w:rPr>
          <w:rFonts w:cs="Arial"/>
          <w:color w:val="0000FF"/>
          <w:highlight w:val="white"/>
          <w:lang w:val="en-CA"/>
        </w:rPr>
        <w:t>--&gt;</w:t>
      </w:r>
    </w:p>
    <w:p w14:paraId="4256CEA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"&gt;</w:t>
      </w:r>
    </w:p>
    <w:p w14:paraId="1743E4C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22AC213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name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"/&gt;</w:t>
      </w:r>
    </w:p>
    <w:p w14:paraId="40826DE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66BE2E1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language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xs:language</w:t>
      </w:r>
      <w:r w:rsidRPr="00B33648">
        <w:rPr>
          <w:rFonts w:cs="Arial"/>
          <w:color w:val="0000FF"/>
          <w:highlight w:val="white"/>
          <w:lang w:val="en-CA"/>
        </w:rPr>
        <w:t>"/&gt;</w:t>
      </w:r>
    </w:p>
    <w:p w14:paraId="28FB5B5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DECAFF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0C266A0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8BE27D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Abstract base class for catalogue items </w:t>
      </w:r>
      <w:r w:rsidRPr="00B33648">
        <w:rPr>
          <w:rFonts w:cs="Arial"/>
          <w:color w:val="0000FF"/>
          <w:highlight w:val="white"/>
          <w:lang w:val="en-CA"/>
        </w:rPr>
        <w:t>--&gt;</w:t>
      </w:r>
    </w:p>
    <w:p w14:paraId="720C589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w:t>
      </w:r>
      <w:r w:rsidRPr="00B33648">
        <w:rPr>
          <w:rFonts w:cs="Arial"/>
          <w:color w:val="FF8040"/>
          <w:highlight w:val="white"/>
          <w:lang w:val="en-CA"/>
        </w:rPr>
        <w:t xml:space="preserve"> abstract</w:t>
      </w:r>
      <w:r w:rsidRPr="00B33648">
        <w:rPr>
          <w:rFonts w:cs="Arial"/>
          <w:color w:val="0000FF"/>
          <w:highlight w:val="white"/>
          <w:lang w:val="en-CA"/>
        </w:rPr>
        <w:t>="</w:t>
      </w:r>
      <w:r w:rsidRPr="00B33648">
        <w:rPr>
          <w:rFonts w:cs="Arial"/>
          <w:color w:val="800000"/>
          <w:highlight w:val="white"/>
          <w:lang w:val="en-CA"/>
        </w:rPr>
        <w:t>true</w:t>
      </w:r>
      <w:r w:rsidRPr="00B33648">
        <w:rPr>
          <w:rFonts w:cs="Arial"/>
          <w:color w:val="0000FF"/>
          <w:highlight w:val="white"/>
          <w:lang w:val="en-CA"/>
        </w:rPr>
        <w:t>"&gt;</w:t>
      </w:r>
    </w:p>
    <w:p w14:paraId="5EB0B7F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C8E16EF" w14:textId="77777777" w:rsidR="00CA4776" w:rsidRPr="00B33648" w:rsidRDefault="00CA4776" w:rsidP="00CA4776">
      <w:pPr>
        <w:tabs>
          <w:tab w:val="left" w:pos="284"/>
          <w:tab w:val="left" w:pos="567"/>
          <w:tab w:val="left" w:pos="851"/>
          <w:tab w:val="left" w:pos="1134"/>
        </w:tabs>
        <w:autoSpaceDE w:val="0"/>
        <w:autoSpaceDN w:val="0"/>
        <w:adjustRightInd w:val="0"/>
        <w:ind w:right="-17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32129C0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0EF7894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xs:attribute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use</w:t>
      </w:r>
      <w:r w:rsidRPr="00B33648">
        <w:rPr>
          <w:rFonts w:cs="Arial"/>
          <w:color w:val="0000FF"/>
          <w:highlight w:val="white"/>
          <w:lang w:val="en-CA"/>
        </w:rPr>
        <w:t>="</w:t>
      </w:r>
      <w:r w:rsidRPr="00B33648">
        <w:rPr>
          <w:rFonts w:cs="Arial"/>
          <w:color w:val="800000"/>
          <w:highlight w:val="white"/>
          <w:lang w:val="en-CA"/>
        </w:rPr>
        <w:t>required</w:t>
      </w:r>
      <w:r w:rsidRPr="00B33648">
        <w:rPr>
          <w:rFonts w:cs="Arial"/>
          <w:color w:val="0000FF"/>
          <w:highlight w:val="white"/>
          <w:lang w:val="en-CA"/>
        </w:rPr>
        <w:t>"/&gt;</w:t>
      </w:r>
    </w:p>
    <w:p w14:paraId="495A94D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330C64A7"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D7E3A2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E88C73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catalogue item for an external file </w:t>
      </w:r>
      <w:r w:rsidRPr="00B33648">
        <w:rPr>
          <w:rFonts w:cs="Arial"/>
          <w:color w:val="0000FF"/>
          <w:highlight w:val="white"/>
          <w:lang w:val="en-CA"/>
        </w:rPr>
        <w:t>--&gt;</w:t>
      </w:r>
    </w:p>
    <w:p w14:paraId="104EC6D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ExternalFile</w:t>
      </w:r>
      <w:r w:rsidRPr="00B33648">
        <w:rPr>
          <w:rFonts w:cs="Arial"/>
          <w:color w:val="0000FF"/>
          <w:highlight w:val="white"/>
          <w:lang w:val="en-CA"/>
        </w:rPr>
        <w:t>"&gt;</w:t>
      </w:r>
    </w:p>
    <w:p w14:paraId="392E314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3C25DD4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13A65D7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705B3C1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fileName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xs:anyURI</w:t>
      </w:r>
      <w:r w:rsidRPr="00B33648">
        <w:rPr>
          <w:rFonts w:cs="Arial"/>
          <w:color w:val="0000FF"/>
          <w:highlight w:val="white"/>
          <w:lang w:val="en-CA"/>
        </w:rPr>
        <w:t>"/&gt;</w:t>
      </w:r>
    </w:p>
    <w:p w14:paraId="771D5D9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fileType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FileType</w:t>
      </w:r>
      <w:r w:rsidRPr="00B33648">
        <w:rPr>
          <w:rFonts w:cs="Arial"/>
          <w:color w:val="0000FF"/>
          <w:highlight w:val="white"/>
          <w:lang w:val="en-CA"/>
        </w:rPr>
        <w:t>"/&gt;</w:t>
      </w:r>
    </w:p>
    <w:p w14:paraId="3C9BD02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fileFormat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FileFormat</w:t>
      </w:r>
      <w:r w:rsidRPr="00B33648">
        <w:rPr>
          <w:rFonts w:cs="Arial"/>
          <w:color w:val="0000FF"/>
          <w:highlight w:val="white"/>
          <w:lang w:val="en-CA"/>
        </w:rPr>
        <w:t>"/&gt;</w:t>
      </w:r>
    </w:p>
    <w:p w14:paraId="408D5CD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A2F2A1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E6EEF4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0DF3E3C"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5F632E6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AF9195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catalogue item for a rule file </w:t>
      </w:r>
      <w:r w:rsidRPr="00B33648">
        <w:rPr>
          <w:rFonts w:cs="Arial"/>
          <w:color w:val="0000FF"/>
          <w:highlight w:val="white"/>
          <w:lang w:val="en-CA"/>
        </w:rPr>
        <w:t>--&gt;</w:t>
      </w:r>
    </w:p>
    <w:p w14:paraId="414ED1B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"&gt;</w:t>
      </w:r>
    </w:p>
    <w:p w14:paraId="07D1081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7931332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ExternalFile</w:t>
      </w:r>
      <w:r w:rsidRPr="00B33648">
        <w:rPr>
          <w:rFonts w:cs="Arial"/>
          <w:color w:val="0000FF"/>
          <w:highlight w:val="white"/>
          <w:lang w:val="en-CA"/>
        </w:rPr>
        <w:t>"&gt;</w:t>
      </w:r>
    </w:p>
    <w:p w14:paraId="6F851BB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60860C2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ruleType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RuleType</w:t>
      </w:r>
      <w:r w:rsidRPr="00B33648">
        <w:rPr>
          <w:rFonts w:cs="Arial"/>
          <w:color w:val="0000FF"/>
          <w:highlight w:val="white"/>
          <w:lang w:val="en-CA"/>
        </w:rPr>
        <w:t>"/&gt;</w:t>
      </w:r>
    </w:p>
    <w:p w14:paraId="118C528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F4737F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A3B1C0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8AE365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E66A74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232B3CA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B33648">
        <w:rPr>
          <w:rFonts w:cs="Arial"/>
          <w:color w:val="0000FF"/>
          <w:highlight w:val="white"/>
          <w:lang w:val="en-CA"/>
        </w:rPr>
        <w:t>&lt;!--</w:t>
      </w:r>
      <w:r w:rsidRPr="00B33648">
        <w:rPr>
          <w:rFonts w:cs="Arial"/>
          <w:color w:val="008040"/>
          <w:highlight w:val="white"/>
          <w:lang w:val="en-CA"/>
        </w:rPr>
        <w:t xml:space="preserve"> Class for a viewing group </w:t>
      </w:r>
      <w:r w:rsidRPr="00B33648">
        <w:rPr>
          <w:rFonts w:cs="Arial"/>
          <w:color w:val="0000FF"/>
          <w:highlight w:val="white"/>
          <w:lang w:val="en-CA"/>
        </w:rPr>
        <w:t>--&gt;</w:t>
      </w:r>
    </w:p>
    <w:p w14:paraId="4CC3D7C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"&gt;</w:t>
      </w:r>
    </w:p>
    <w:p w14:paraId="1039846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0998084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288173F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094B8A9A"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3210F9A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04769D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viewing group layer (an aggregation of viewing groups) </w:t>
      </w:r>
      <w:r w:rsidRPr="00B33648">
        <w:rPr>
          <w:rFonts w:cs="Arial"/>
          <w:color w:val="0000FF"/>
          <w:highlight w:val="white"/>
          <w:lang w:val="en-CA"/>
        </w:rPr>
        <w:t>--&gt;</w:t>
      </w:r>
    </w:p>
    <w:p w14:paraId="5EB450F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"&gt;</w:t>
      </w:r>
    </w:p>
    <w:p w14:paraId="469226B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6FE3E2F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CatalogItem</w:t>
      </w:r>
      <w:r w:rsidRPr="00404E4E">
        <w:rPr>
          <w:rFonts w:cs="Arial"/>
          <w:color w:val="0000FF"/>
          <w:highlight w:val="white"/>
          <w:lang w:val="fr-FR"/>
        </w:rPr>
        <w:t>"&gt;</w:t>
      </w:r>
    </w:p>
    <w:p w14:paraId="148614B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76D47562" w14:textId="77777777" w:rsidR="00CA4776" w:rsidRPr="00B33648" w:rsidRDefault="00CA4776" w:rsidP="00CA4776">
      <w:pPr>
        <w:tabs>
          <w:tab w:val="left" w:pos="284"/>
          <w:tab w:val="left" w:pos="567"/>
          <w:tab w:val="left" w:pos="851"/>
          <w:tab w:val="left" w:pos="1134"/>
        </w:tabs>
        <w:autoSpaceDE w:val="0"/>
        <w:autoSpaceDN w:val="0"/>
        <w:adjustRightInd w:val="0"/>
        <w:ind w:right="-1394"/>
        <w:jc w:val="left"/>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4FA81B7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7F31E58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83ED18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CF8A9C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A95A4D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9E271E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display mode (an aggregation of  viewing group layers) </w:t>
      </w:r>
      <w:r w:rsidRPr="00B33648">
        <w:rPr>
          <w:rFonts w:cs="Arial"/>
          <w:color w:val="0000FF"/>
          <w:highlight w:val="white"/>
          <w:lang w:val="en-CA"/>
        </w:rPr>
        <w:t>--&gt;</w:t>
      </w:r>
    </w:p>
    <w:p w14:paraId="2F38669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"&gt;</w:t>
      </w:r>
    </w:p>
    <w:p w14:paraId="21C36C4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611D514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3CC321A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24EFB561" w14:textId="77777777" w:rsidR="00CA4776" w:rsidRPr="00B33648" w:rsidRDefault="00CA4776" w:rsidP="00CA4776">
      <w:pPr>
        <w:tabs>
          <w:tab w:val="left" w:pos="284"/>
          <w:tab w:val="left" w:pos="567"/>
          <w:tab w:val="left" w:pos="851"/>
          <w:tab w:val="left" w:pos="1134"/>
        </w:tabs>
        <w:autoSpaceDE w:val="0"/>
        <w:autoSpaceDN w:val="0"/>
        <w:adjustRightInd w:val="0"/>
        <w:ind w:right="-14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1B0E015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35520F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3DDB74E"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xs:complexContent</w:t>
      </w:r>
      <w:r w:rsidRPr="00E96673">
        <w:rPr>
          <w:rFonts w:cs="Arial"/>
          <w:color w:val="0000FF"/>
          <w:highlight w:val="white"/>
          <w:lang w:val="fr-FR"/>
        </w:rPr>
        <w:t>&gt;</w:t>
      </w:r>
    </w:p>
    <w:p w14:paraId="1BCE31E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E96673">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505D8AE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FA61F1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display plane </w:t>
      </w:r>
      <w:r w:rsidRPr="00B33648">
        <w:rPr>
          <w:rFonts w:cs="Arial"/>
          <w:color w:val="0000FF"/>
          <w:highlight w:val="white"/>
          <w:lang w:val="en-CA"/>
        </w:rPr>
        <w:t>--&gt;</w:t>
      </w:r>
    </w:p>
    <w:p w14:paraId="1303ECD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"&gt;</w:t>
      </w:r>
    </w:p>
    <w:p w14:paraId="18A2612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2876F07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75F3B50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2174EFC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1E1EEF6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3D3C51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context parameter </w:t>
      </w:r>
      <w:r w:rsidRPr="00B33648">
        <w:rPr>
          <w:rFonts w:cs="Arial"/>
          <w:color w:val="0000FF"/>
          <w:highlight w:val="white"/>
          <w:lang w:val="en-CA"/>
        </w:rPr>
        <w:t>--&gt;</w:t>
      </w:r>
    </w:p>
    <w:p w14:paraId="0E3C1E4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ContextParameter</w:t>
      </w:r>
      <w:r w:rsidRPr="00B33648">
        <w:rPr>
          <w:rFonts w:cs="Arial"/>
          <w:color w:val="0000FF"/>
          <w:highlight w:val="white"/>
          <w:lang w:val="en-CA"/>
        </w:rPr>
        <w:t>"&gt;</w:t>
      </w:r>
    </w:p>
    <w:p w14:paraId="3362625C"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E96673">
        <w:rPr>
          <w:rFonts w:cs="Arial"/>
          <w:color w:val="0000FF"/>
          <w:highlight w:val="white"/>
          <w:lang w:val="fr-FR"/>
        </w:rPr>
        <w:t>&lt;</w:t>
      </w:r>
      <w:r w:rsidRPr="00E96673">
        <w:rPr>
          <w:rFonts w:cs="Arial"/>
          <w:color w:val="0000A0"/>
          <w:highlight w:val="white"/>
          <w:lang w:val="fr-FR"/>
        </w:rPr>
        <w:t>xs:complexContent</w:t>
      </w:r>
      <w:r w:rsidRPr="00E96673">
        <w:rPr>
          <w:rFonts w:cs="Arial"/>
          <w:color w:val="0000FF"/>
          <w:highlight w:val="white"/>
          <w:lang w:val="fr-FR"/>
        </w:rPr>
        <w:t>&gt;</w:t>
      </w:r>
    </w:p>
    <w:p w14:paraId="606431B8"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xs:extension</w:t>
      </w:r>
      <w:r w:rsidRPr="00E96673">
        <w:rPr>
          <w:rFonts w:cs="Arial"/>
          <w:color w:val="FF8040"/>
          <w:highlight w:val="white"/>
          <w:lang w:val="fr-FR"/>
        </w:rPr>
        <w:t xml:space="preserve"> base</w:t>
      </w:r>
      <w:r w:rsidRPr="00E96673">
        <w:rPr>
          <w:rFonts w:cs="Arial"/>
          <w:color w:val="0000FF"/>
          <w:highlight w:val="white"/>
          <w:lang w:val="fr-FR"/>
        </w:rPr>
        <w:t>="</w:t>
      </w:r>
      <w:r w:rsidRPr="00E96673">
        <w:rPr>
          <w:rFonts w:cs="Arial"/>
          <w:color w:val="800000"/>
          <w:highlight w:val="white"/>
          <w:lang w:val="fr-FR"/>
        </w:rPr>
        <w:t>CatalogItem</w:t>
      </w:r>
      <w:r w:rsidRPr="00E96673">
        <w:rPr>
          <w:rFonts w:cs="Arial"/>
          <w:color w:val="0000FF"/>
          <w:highlight w:val="white"/>
          <w:lang w:val="fr-FR"/>
        </w:rPr>
        <w:t>"&gt;</w:t>
      </w:r>
    </w:p>
    <w:p w14:paraId="7ED458E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3646A5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type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ParameterType</w:t>
      </w:r>
      <w:r w:rsidRPr="00B33648">
        <w:rPr>
          <w:rFonts w:cs="Arial"/>
          <w:color w:val="0000FF"/>
          <w:highlight w:val="white"/>
          <w:lang w:val="en-CA"/>
        </w:rPr>
        <w:t>"/&gt;</w:t>
      </w:r>
    </w:p>
    <w:p w14:paraId="2E4F86C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default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xs:anyType</w:t>
      </w:r>
      <w:r w:rsidRPr="00B33648">
        <w:rPr>
          <w:rFonts w:cs="Arial"/>
          <w:color w:val="0000FF"/>
          <w:highlight w:val="white"/>
          <w:lang w:val="en-CA"/>
        </w:rPr>
        <w:t>"/&gt;</w:t>
      </w:r>
    </w:p>
    <w:p w14:paraId="3BF1987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E720A5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8032C3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CC3B21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2A94D99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2B6CC57C"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Pixmaps</w:t>
      </w:r>
      <w:r w:rsidRPr="00E96673">
        <w:rPr>
          <w:rFonts w:cs="Arial"/>
          <w:color w:val="0000FF"/>
          <w:highlight w:val="white"/>
          <w:lang w:val="fr-FR"/>
        </w:rPr>
        <w:t>"&gt;</w:t>
      </w:r>
    </w:p>
    <w:p w14:paraId="06E0E60A"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7CE5C5C0" w14:textId="77777777" w:rsidR="00CA4776" w:rsidRPr="00E96673" w:rsidRDefault="00CA4776" w:rsidP="00CA4776">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pixmap</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15E058D4"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5ABC7D14"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0C174DB9"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750D636F"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ColorProfiles</w:t>
      </w:r>
      <w:r w:rsidRPr="00E96673">
        <w:rPr>
          <w:rFonts w:cs="Arial"/>
          <w:color w:val="0000FF"/>
          <w:highlight w:val="white"/>
          <w:lang w:val="fr-FR"/>
        </w:rPr>
        <w:t>"&gt;</w:t>
      </w:r>
    </w:p>
    <w:p w14:paraId="1DAC8021"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7DBC2D8E" w14:textId="77777777" w:rsidR="00CA4776" w:rsidRPr="00E96673"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colorProfile</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372C89F0"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42B47EA6"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216B8491"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4C9757C"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Symbols</w:t>
      </w:r>
      <w:r w:rsidRPr="00E96673">
        <w:rPr>
          <w:rFonts w:cs="Arial"/>
          <w:color w:val="0000FF"/>
          <w:highlight w:val="white"/>
          <w:lang w:val="fr-FR"/>
        </w:rPr>
        <w:t>"&gt;</w:t>
      </w:r>
    </w:p>
    <w:p w14:paraId="2FACE27A"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1679204A" w14:textId="77777777" w:rsidR="00CA4776" w:rsidRPr="00E96673" w:rsidRDefault="00CA4776" w:rsidP="00CA4776">
      <w:pPr>
        <w:tabs>
          <w:tab w:val="left" w:pos="284"/>
          <w:tab w:val="left" w:pos="567"/>
          <w:tab w:val="left" w:pos="851"/>
          <w:tab w:val="left" w:pos="1134"/>
        </w:tabs>
        <w:autoSpaceDE w:val="0"/>
        <w:autoSpaceDN w:val="0"/>
        <w:adjustRightInd w:val="0"/>
        <w:ind w:right="-11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symbol</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3FD872AD"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6DB42EB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471E4F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069F5E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LineStyles</w:t>
      </w:r>
      <w:r w:rsidRPr="00404E4E">
        <w:rPr>
          <w:rFonts w:cs="Arial"/>
          <w:color w:val="0000FF"/>
          <w:highlight w:val="white"/>
          <w:lang w:val="fr-FR"/>
        </w:rPr>
        <w:t>"&gt;</w:t>
      </w:r>
    </w:p>
    <w:p w14:paraId="4C0B89C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71B0FECA" w14:textId="77777777" w:rsidR="00CA4776" w:rsidRPr="00404E4E" w:rsidRDefault="00CA4776" w:rsidP="00CA4776">
      <w:pPr>
        <w:tabs>
          <w:tab w:val="left" w:pos="284"/>
          <w:tab w:val="left" w:pos="567"/>
          <w:tab w:val="left" w:pos="851"/>
          <w:tab w:val="left" w:pos="1134"/>
        </w:tabs>
        <w:autoSpaceDE w:val="0"/>
        <w:autoSpaceDN w:val="0"/>
        <w:adjustRightInd w:val="0"/>
        <w:ind w:right="-10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lineStyle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ExternalFile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2E2B7C60"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554F456B"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5D26EBD7"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9328C5E"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AreaFills</w:t>
      </w:r>
      <w:r w:rsidRPr="00E96673">
        <w:rPr>
          <w:rFonts w:cs="Arial"/>
          <w:color w:val="0000FF"/>
          <w:highlight w:val="white"/>
          <w:lang w:val="fr-FR"/>
        </w:rPr>
        <w:t>"&gt;</w:t>
      </w:r>
    </w:p>
    <w:p w14:paraId="633FD640"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230B48DE" w14:textId="77777777" w:rsidR="00CA4776" w:rsidRPr="00E96673" w:rsidRDefault="00CA4776" w:rsidP="00CA4776">
      <w:pPr>
        <w:tabs>
          <w:tab w:val="left" w:pos="284"/>
          <w:tab w:val="left" w:pos="567"/>
          <w:tab w:val="left" w:pos="851"/>
          <w:tab w:val="left" w:pos="1134"/>
        </w:tabs>
        <w:autoSpaceDE w:val="0"/>
        <w:autoSpaceDN w:val="0"/>
        <w:adjustRightInd w:val="0"/>
        <w:ind w:right="-12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areaFill</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02F72A8B"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5F27CB52"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14AFE4CE"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AE97F6A"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Fonts</w:t>
      </w:r>
      <w:r w:rsidRPr="00E96673">
        <w:rPr>
          <w:rFonts w:cs="Arial"/>
          <w:color w:val="0000FF"/>
          <w:highlight w:val="white"/>
          <w:lang w:val="fr-FR"/>
        </w:rPr>
        <w:t>"&gt;</w:t>
      </w:r>
    </w:p>
    <w:p w14:paraId="2AC9D169"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1B738310" w14:textId="77777777" w:rsidR="00CA4776" w:rsidRPr="00E96673" w:rsidRDefault="00CA4776" w:rsidP="00CA4776">
      <w:pPr>
        <w:tabs>
          <w:tab w:val="left" w:pos="284"/>
          <w:tab w:val="left" w:pos="567"/>
          <w:tab w:val="left" w:pos="851"/>
          <w:tab w:val="left" w:pos="1134"/>
        </w:tabs>
        <w:autoSpaceDE w:val="0"/>
        <w:autoSpaceDN w:val="0"/>
        <w:adjustRightInd w:val="0"/>
        <w:ind w:right="-11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font</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3977AF17"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3F84DAA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E96673">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66C3FAB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77679C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ViewingGroups</w:t>
      </w:r>
      <w:r w:rsidRPr="00B33648">
        <w:rPr>
          <w:rFonts w:cs="Arial"/>
          <w:color w:val="0000FF"/>
          <w:highlight w:val="white"/>
          <w:lang w:val="en-CA"/>
        </w:rPr>
        <w:t>"&gt;</w:t>
      </w:r>
    </w:p>
    <w:p w14:paraId="672B8B3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0C885303"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64E55D0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E2DAAB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8FAB63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52C913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ViewingGroupLayers</w:t>
      </w:r>
      <w:r w:rsidRPr="00B33648">
        <w:rPr>
          <w:rFonts w:cs="Arial"/>
          <w:color w:val="0000FF"/>
          <w:highlight w:val="white"/>
          <w:lang w:val="en-CA"/>
        </w:rPr>
        <w:t>"&gt;</w:t>
      </w:r>
    </w:p>
    <w:p w14:paraId="29CB471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767316F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38450B3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BCC6F8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7CDFAED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C43404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DisplayModes</w:t>
      </w:r>
      <w:r w:rsidRPr="00B33648">
        <w:rPr>
          <w:rFonts w:cs="Arial"/>
          <w:color w:val="0000FF"/>
          <w:highlight w:val="white"/>
          <w:lang w:val="en-CA"/>
        </w:rPr>
        <w:t>"&gt;</w:t>
      </w:r>
    </w:p>
    <w:p w14:paraId="2B06ADD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A4862E8"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0607288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BAAE9D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6D976F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FB5620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DisplayPlanes</w:t>
      </w:r>
      <w:r w:rsidRPr="00B33648">
        <w:rPr>
          <w:rFonts w:cs="Arial"/>
          <w:color w:val="0000FF"/>
          <w:highlight w:val="white"/>
          <w:lang w:val="en-CA"/>
        </w:rPr>
        <w:t>"&gt;</w:t>
      </w:r>
    </w:p>
    <w:p w14:paraId="0C7E9C4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703D5129"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7B5F932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1C9CD90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83E61E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C3F4AB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w:t>
      </w:r>
      <w:r w:rsidRPr="00B33648">
        <w:rPr>
          <w:rFonts w:cs="Arial"/>
          <w:color w:val="0000FF"/>
          <w:highlight w:val="white"/>
          <w:lang w:val="en-CA"/>
        </w:rPr>
        <w:t>"&gt;</w:t>
      </w:r>
    </w:p>
    <w:p w14:paraId="4321255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69A36269"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parameter</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ContextParameter</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3C03392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62B3587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1554BC6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ECC444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Rules</w:t>
      </w:r>
      <w:r w:rsidRPr="00B33648">
        <w:rPr>
          <w:rFonts w:cs="Arial"/>
          <w:color w:val="0000FF"/>
          <w:highlight w:val="white"/>
          <w:lang w:val="en-CA"/>
        </w:rPr>
        <w:t>"&gt;</w:t>
      </w:r>
    </w:p>
    <w:p w14:paraId="2D63827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D9053F6" w14:textId="77777777" w:rsidR="00CA4776" w:rsidRPr="00B33648" w:rsidRDefault="00CA4776" w:rsidP="00CA4776">
      <w:pPr>
        <w:tabs>
          <w:tab w:val="left" w:pos="284"/>
          <w:tab w:val="left" w:pos="567"/>
          <w:tab w:val="left" w:pos="851"/>
          <w:tab w:val="left" w:pos="1134"/>
        </w:tabs>
        <w:autoSpaceDE w:val="0"/>
        <w:autoSpaceDN w:val="0"/>
        <w:adjustRightInd w:val="0"/>
        <w:ind w:right="-11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04F1EA9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FC0B396"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2EB66573" w14:textId="77777777" w:rsidR="00001E97" w:rsidRDefault="00001E97" w:rsidP="00CA4776">
      <w:pPr>
        <w:tabs>
          <w:tab w:val="left" w:pos="284"/>
          <w:tab w:val="left" w:pos="567"/>
          <w:tab w:val="left" w:pos="851"/>
          <w:tab w:val="left" w:pos="1134"/>
        </w:tabs>
        <w:autoSpaceDE w:val="0"/>
        <w:autoSpaceDN w:val="0"/>
        <w:adjustRightInd w:val="0"/>
        <w:rPr>
          <w:rFonts w:cs="Arial"/>
          <w:color w:val="0000FF"/>
          <w:highlight w:val="white"/>
          <w:lang w:val="en-CA"/>
        </w:rPr>
      </w:pPr>
    </w:p>
    <w:p w14:paraId="265EAC18"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Pr>
          <w:rFonts w:cs="Arial"/>
          <w:color w:val="800000"/>
          <w:highlight w:val="white"/>
          <w:lang w:val="en-CA"/>
        </w:rPr>
        <w:t>StyleSheet</w:t>
      </w:r>
      <w:r w:rsidRPr="00B33648">
        <w:rPr>
          <w:rFonts w:cs="Arial"/>
          <w:color w:val="800000"/>
          <w:highlight w:val="white"/>
          <w:lang w:val="en-CA"/>
        </w:rPr>
        <w:t>s</w:t>
      </w:r>
      <w:r w:rsidRPr="00B33648">
        <w:rPr>
          <w:rFonts w:cs="Arial"/>
          <w:color w:val="0000FF"/>
          <w:highlight w:val="white"/>
          <w:lang w:val="en-CA"/>
        </w:rPr>
        <w:t>"&gt;</w:t>
      </w:r>
    </w:p>
    <w:p w14:paraId="18FCDADB"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764B7A2" w14:textId="77777777" w:rsidR="00001E97" w:rsidRPr="00B33648" w:rsidRDefault="00001E97" w:rsidP="00001E97">
      <w:pPr>
        <w:tabs>
          <w:tab w:val="left" w:pos="284"/>
          <w:tab w:val="left" w:pos="567"/>
          <w:tab w:val="left" w:pos="851"/>
          <w:tab w:val="left" w:pos="1134"/>
        </w:tabs>
        <w:autoSpaceDE w:val="0"/>
        <w:autoSpaceDN w:val="0"/>
        <w:adjustRightInd w:val="0"/>
        <w:ind w:right="-11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Pr>
          <w:rFonts w:cs="Arial"/>
          <w:color w:val="800000"/>
          <w:highlight w:val="white"/>
          <w:lang w:val="en-CA"/>
        </w:rPr>
        <w:t>styleSheet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Pr>
          <w:rFonts w:cs="Arial"/>
          <w:color w:val="800000"/>
          <w:highlight w:val="white"/>
          <w:lang w:val="en-CA"/>
        </w:rPr>
        <w:t>External</w:t>
      </w:r>
      <w:r w:rsidRPr="00B33648">
        <w:rPr>
          <w:rFonts w:cs="Arial"/>
          <w:color w:val="800000"/>
          <w:highlight w:val="white"/>
          <w:lang w:val="en-CA"/>
        </w:rPr>
        <w:t>File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2DE5A4E8"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DF43710" w14:textId="77777777" w:rsidR="00001E97" w:rsidRDefault="00001E97" w:rsidP="00001E97">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7CF1586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1D916F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PortrayalCatalog</w:t>
      </w:r>
      <w:r w:rsidRPr="00B33648">
        <w:rPr>
          <w:rFonts w:cs="Arial"/>
          <w:color w:val="0000FF"/>
          <w:highlight w:val="white"/>
          <w:lang w:val="en-CA"/>
        </w:rPr>
        <w:t>"&gt;</w:t>
      </w:r>
    </w:p>
    <w:p w14:paraId="10541BAB" w14:textId="77777777" w:rsidR="00CA4776" w:rsidRDefault="00CA4776" w:rsidP="00CA4776">
      <w:pPr>
        <w:tabs>
          <w:tab w:val="left" w:pos="284"/>
          <w:tab w:val="left" w:pos="567"/>
          <w:tab w:val="left" w:pos="851"/>
          <w:tab w:val="left" w:pos="1134"/>
        </w:tabs>
        <w:autoSpaceDE w:val="0"/>
        <w:autoSpaceDN w:val="0"/>
        <w:adjustRightInd w:val="0"/>
        <w:rPr>
          <w:ins w:id="992" w:author="David M. Grant" w:date="2019-08-08T12:47:00Z"/>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05B6193C" w14:textId="77777777" w:rsidR="003E0E70" w:rsidRPr="003E0E70" w:rsidRDefault="003E0E70" w:rsidP="00CA4776">
      <w:pPr>
        <w:tabs>
          <w:tab w:val="left" w:pos="284"/>
          <w:tab w:val="left" w:pos="567"/>
          <w:tab w:val="left" w:pos="851"/>
          <w:tab w:val="left" w:pos="1134"/>
        </w:tabs>
        <w:autoSpaceDE w:val="0"/>
        <w:autoSpaceDN w:val="0"/>
        <w:adjustRightInd w:val="0"/>
        <w:rPr>
          <w:rFonts w:cs="Arial"/>
          <w:color w:val="0000FF"/>
          <w:highlight w:val="white"/>
          <w:lang w:val="en-CA"/>
        </w:rPr>
      </w:pPr>
      <w:ins w:id="993" w:author="David M. Grant" w:date="2019-08-08T12:47:00Z">
        <w:r>
          <w:rPr>
            <w:rFonts w:cs="Arial"/>
            <w:color w:val="0000FF"/>
            <w:highlight w:val="white"/>
            <w:lang w:val="en-CA"/>
          </w:rPr>
          <w:tab/>
        </w:r>
        <w:r>
          <w:rPr>
            <w:rFonts w:cs="Arial"/>
            <w:color w:val="0000FF"/>
            <w:highlight w:val="white"/>
            <w:lang w:val="en-CA"/>
          </w:rPr>
          <w:tab/>
        </w:r>
        <w:r>
          <w:rPr>
            <w:rFonts w:cs="Arial"/>
            <w:color w:val="0000FF"/>
            <w:highlight w:val="white"/>
            <w:lang w:val="en-CA"/>
          </w:rPr>
          <w:tab/>
          <w:t>&lt;xs:element name=”alertCatalog” type=”ExternalFile” minOccurs=”0”</w:t>
        </w:r>
      </w:ins>
      <w:ins w:id="994" w:author="David M. Grant" w:date="2019-08-08T12:48:00Z">
        <w:r>
          <w:rPr>
            <w:rFonts w:cs="Arial"/>
            <w:color w:val="0000FF"/>
            <w:highlight w:val="white"/>
            <w:lang w:val="en-CA"/>
          </w:rPr>
          <w:t>/</w:t>
        </w:r>
      </w:ins>
      <w:ins w:id="995" w:author="David M. Grant" w:date="2019-08-08T12:47:00Z">
        <w:r>
          <w:rPr>
            <w:rFonts w:cs="Arial"/>
            <w:color w:val="0000FF"/>
            <w:highlight w:val="white"/>
            <w:lang w:val="en-CA"/>
          </w:rPr>
          <w:t>&gt;</w:t>
        </w:r>
      </w:ins>
    </w:p>
    <w:p w14:paraId="35F2C96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pixmaps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Pixmaps</w:t>
      </w:r>
      <w:r w:rsidRPr="00B33648">
        <w:rPr>
          <w:rFonts w:cs="Arial"/>
          <w:color w:val="0000FF"/>
          <w:highlight w:val="white"/>
          <w:lang w:val="en-CA"/>
        </w:rPr>
        <w:t>"&gt;</w:t>
      </w:r>
    </w:p>
    <w:p w14:paraId="3E25F7A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pixmapKey</w:t>
      </w:r>
      <w:r w:rsidRPr="00B33648">
        <w:rPr>
          <w:rFonts w:cs="Arial"/>
          <w:color w:val="0000FF"/>
          <w:highlight w:val="white"/>
          <w:lang w:val="en-CA"/>
        </w:rPr>
        <w:t>"&gt;</w:t>
      </w:r>
    </w:p>
    <w:p w14:paraId="519B473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pixmap</w:t>
      </w:r>
      <w:r w:rsidRPr="00B33648">
        <w:rPr>
          <w:rFonts w:cs="Arial"/>
          <w:color w:val="0000FF"/>
          <w:highlight w:val="white"/>
          <w:lang w:val="en-CA"/>
        </w:rPr>
        <w:t>"/&gt;</w:t>
      </w:r>
    </w:p>
    <w:p w14:paraId="4D08F37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6B71AD5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0313E5E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2D66CB9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colorProfiles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ColorProfiles</w:t>
      </w:r>
      <w:r w:rsidRPr="00B33648">
        <w:rPr>
          <w:rFonts w:cs="Arial"/>
          <w:color w:val="0000FF"/>
          <w:highlight w:val="white"/>
          <w:lang w:val="en-CA"/>
        </w:rPr>
        <w:t>"&gt;</w:t>
      </w:r>
    </w:p>
    <w:p w14:paraId="5B9C69E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colorProfileKey</w:t>
      </w:r>
      <w:r w:rsidRPr="00B33648">
        <w:rPr>
          <w:rFonts w:cs="Arial"/>
          <w:color w:val="0000FF"/>
          <w:highlight w:val="white"/>
          <w:lang w:val="en-CA"/>
        </w:rPr>
        <w:t>"&gt;</w:t>
      </w:r>
    </w:p>
    <w:p w14:paraId="1A9850F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colorProfile</w:t>
      </w:r>
      <w:r w:rsidRPr="00B33648">
        <w:rPr>
          <w:rFonts w:cs="Arial"/>
          <w:color w:val="0000FF"/>
          <w:highlight w:val="white"/>
          <w:lang w:val="en-CA"/>
        </w:rPr>
        <w:t>"/&gt;</w:t>
      </w:r>
    </w:p>
    <w:p w14:paraId="6066B91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5FD8A63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156E530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4474A18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symbols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Symbols</w:t>
      </w:r>
      <w:r w:rsidRPr="00B33648">
        <w:rPr>
          <w:rFonts w:cs="Arial"/>
          <w:color w:val="0000FF"/>
          <w:highlight w:val="white"/>
          <w:lang w:val="en-CA"/>
        </w:rPr>
        <w:t>"&gt;</w:t>
      </w:r>
    </w:p>
    <w:p w14:paraId="49651A9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symbolKey</w:t>
      </w:r>
      <w:r w:rsidRPr="00B33648">
        <w:rPr>
          <w:rFonts w:cs="Arial"/>
          <w:color w:val="0000FF"/>
          <w:highlight w:val="white"/>
          <w:lang w:val="en-CA"/>
        </w:rPr>
        <w:t>"&gt;</w:t>
      </w:r>
    </w:p>
    <w:p w14:paraId="46BA2AA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symbol</w:t>
      </w:r>
      <w:r w:rsidRPr="00B33648">
        <w:rPr>
          <w:rFonts w:cs="Arial"/>
          <w:color w:val="0000FF"/>
          <w:highlight w:val="white"/>
          <w:lang w:val="en-CA"/>
        </w:rPr>
        <w:t>"/&gt;</w:t>
      </w:r>
    </w:p>
    <w:p w14:paraId="6F036F6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71D4E23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0EF702C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3531E841"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w:t>
      </w:r>
      <w:r>
        <w:rPr>
          <w:rFonts w:cs="Arial"/>
          <w:color w:val="800000"/>
          <w:highlight w:val="white"/>
          <w:lang w:val="en-CA"/>
        </w:rPr>
        <w:t>tyleSheets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Pr>
          <w:rFonts w:cs="Arial"/>
          <w:color w:val="800000"/>
          <w:highlight w:val="white"/>
          <w:lang w:val="en-CA"/>
        </w:rPr>
        <w:t>StyleSheets</w:t>
      </w:r>
      <w:r w:rsidRPr="00B33648">
        <w:rPr>
          <w:rFonts w:cs="Arial"/>
          <w:color w:val="0000FF"/>
          <w:highlight w:val="white"/>
          <w:lang w:val="en-CA"/>
        </w:rPr>
        <w:t>"&gt;</w:t>
      </w:r>
    </w:p>
    <w:p w14:paraId="56A7D14A"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w:t>
      </w:r>
      <w:r>
        <w:rPr>
          <w:rFonts w:cs="Arial"/>
          <w:color w:val="800000"/>
          <w:highlight w:val="white"/>
          <w:lang w:val="en-CA"/>
        </w:rPr>
        <w:t>tyleSheet</w:t>
      </w:r>
      <w:r w:rsidRPr="00B33648">
        <w:rPr>
          <w:rFonts w:cs="Arial"/>
          <w:color w:val="800000"/>
          <w:highlight w:val="white"/>
          <w:lang w:val="en-CA"/>
        </w:rPr>
        <w:t>Key</w:t>
      </w:r>
      <w:r w:rsidRPr="00B33648">
        <w:rPr>
          <w:rFonts w:cs="Arial"/>
          <w:color w:val="0000FF"/>
          <w:highlight w:val="white"/>
          <w:lang w:val="en-CA"/>
        </w:rPr>
        <w:t>"&gt;</w:t>
      </w:r>
    </w:p>
    <w:p w14:paraId="7F14EF40"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s</w:t>
      </w:r>
      <w:r>
        <w:rPr>
          <w:rFonts w:cs="Arial"/>
          <w:color w:val="800000"/>
          <w:highlight w:val="white"/>
          <w:lang w:val="en-CA"/>
        </w:rPr>
        <w:t>tyleSheet</w:t>
      </w:r>
      <w:r w:rsidRPr="00B33648">
        <w:rPr>
          <w:rFonts w:cs="Arial"/>
          <w:color w:val="0000FF"/>
          <w:highlight w:val="white"/>
          <w:lang w:val="en-CA"/>
        </w:rPr>
        <w:t>"/&gt;</w:t>
      </w:r>
    </w:p>
    <w:p w14:paraId="612B759D"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5B4C028B"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0E0A67AA" w14:textId="77777777" w:rsidR="00001E97" w:rsidRDefault="00001E97" w:rsidP="00001E97">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40379E1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lineStyles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LineStyles</w:t>
      </w:r>
      <w:r w:rsidRPr="00B33648">
        <w:rPr>
          <w:rFonts w:cs="Arial"/>
          <w:color w:val="0000FF"/>
          <w:highlight w:val="white"/>
          <w:lang w:val="en-CA"/>
        </w:rPr>
        <w:t>"&gt;</w:t>
      </w:r>
    </w:p>
    <w:p w14:paraId="30B83D6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lineStyleKey</w:t>
      </w:r>
      <w:r w:rsidRPr="00B33648">
        <w:rPr>
          <w:rFonts w:cs="Arial"/>
          <w:color w:val="0000FF"/>
          <w:highlight w:val="white"/>
          <w:lang w:val="en-CA"/>
        </w:rPr>
        <w:t>"&gt;</w:t>
      </w:r>
    </w:p>
    <w:p w14:paraId="2717A37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lineStyle</w:t>
      </w:r>
      <w:r w:rsidRPr="00B33648">
        <w:rPr>
          <w:rFonts w:cs="Arial"/>
          <w:color w:val="0000FF"/>
          <w:highlight w:val="white"/>
          <w:lang w:val="en-CA"/>
        </w:rPr>
        <w:t>"/&gt;</w:t>
      </w:r>
    </w:p>
    <w:p w14:paraId="50E6849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36795A7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6890574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0470322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areaFills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AreaFills</w:t>
      </w:r>
      <w:r w:rsidRPr="00B33648">
        <w:rPr>
          <w:rFonts w:cs="Arial"/>
          <w:color w:val="0000FF"/>
          <w:highlight w:val="white"/>
          <w:lang w:val="en-CA"/>
        </w:rPr>
        <w:t>"&gt;</w:t>
      </w:r>
    </w:p>
    <w:p w14:paraId="5F40DE5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areaFillKey</w:t>
      </w:r>
      <w:r w:rsidRPr="00B33648">
        <w:rPr>
          <w:rFonts w:cs="Arial"/>
          <w:color w:val="0000FF"/>
          <w:highlight w:val="white"/>
          <w:lang w:val="en-CA"/>
        </w:rPr>
        <w:t>"&gt;</w:t>
      </w:r>
    </w:p>
    <w:p w14:paraId="569E266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areaFill</w:t>
      </w:r>
      <w:r w:rsidRPr="00B33648">
        <w:rPr>
          <w:rFonts w:cs="Arial"/>
          <w:color w:val="0000FF"/>
          <w:highlight w:val="white"/>
          <w:lang w:val="en-CA"/>
        </w:rPr>
        <w:t>"/&gt;</w:t>
      </w:r>
    </w:p>
    <w:p w14:paraId="0C33970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3236CDE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7B86CEC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7DB734F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fonts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Fonts</w:t>
      </w:r>
      <w:r w:rsidRPr="00B33648">
        <w:rPr>
          <w:rFonts w:cs="Arial"/>
          <w:color w:val="0000FF"/>
          <w:highlight w:val="white"/>
          <w:lang w:val="en-CA"/>
        </w:rPr>
        <w:t>"&gt;</w:t>
      </w:r>
    </w:p>
    <w:p w14:paraId="7877694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fontKey</w:t>
      </w:r>
      <w:r w:rsidRPr="00B33648">
        <w:rPr>
          <w:rFonts w:cs="Arial"/>
          <w:color w:val="0000FF"/>
          <w:highlight w:val="white"/>
          <w:lang w:val="en-CA"/>
        </w:rPr>
        <w:t>"&gt;</w:t>
      </w:r>
    </w:p>
    <w:p w14:paraId="180FA82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font</w:t>
      </w:r>
      <w:r w:rsidRPr="00B33648">
        <w:rPr>
          <w:rFonts w:cs="Arial"/>
          <w:color w:val="0000FF"/>
          <w:highlight w:val="white"/>
          <w:lang w:val="en-CA"/>
        </w:rPr>
        <w:t>"/&gt;</w:t>
      </w:r>
    </w:p>
    <w:p w14:paraId="2BB1EF4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64344E5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45AEC64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5CFAA8F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ViewingGroups</w:t>
      </w:r>
      <w:r w:rsidRPr="00B33648">
        <w:rPr>
          <w:rFonts w:cs="Arial"/>
          <w:color w:val="0000FF"/>
          <w:highlight w:val="white"/>
          <w:lang w:val="en-CA"/>
        </w:rPr>
        <w:t>"&gt;</w:t>
      </w:r>
    </w:p>
    <w:p w14:paraId="173073D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viewingGroupKey</w:t>
      </w:r>
      <w:r w:rsidRPr="00B33648">
        <w:rPr>
          <w:rFonts w:cs="Arial"/>
          <w:color w:val="0000FF"/>
          <w:highlight w:val="white"/>
          <w:lang w:val="en-CA"/>
        </w:rPr>
        <w:t>"&gt;</w:t>
      </w:r>
    </w:p>
    <w:p w14:paraId="38D8680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"/&gt;</w:t>
      </w:r>
    </w:p>
    <w:p w14:paraId="611BB07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7E4E33A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192066C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0B12F94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foundationMode</w:t>
      </w:r>
      <w:r w:rsidRPr="00B33648">
        <w:rPr>
          <w:rFonts w:cs="Arial"/>
          <w:color w:val="0000FF"/>
          <w:highlight w:val="white"/>
          <w:lang w:val="en-CA"/>
        </w:rPr>
        <w:t>"&gt;</w:t>
      </w:r>
    </w:p>
    <w:p w14:paraId="71F188E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5A1E190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FB2046B" w14:textId="77777777" w:rsidR="00CA4776" w:rsidRPr="00B33648" w:rsidRDefault="00CA4776" w:rsidP="004303E7">
      <w:pPr>
        <w:tabs>
          <w:tab w:val="left" w:pos="284"/>
          <w:tab w:val="left" w:pos="567"/>
          <w:tab w:val="left" w:pos="851"/>
          <w:tab w:val="left" w:pos="1418"/>
        </w:tabs>
        <w:autoSpaceDE w:val="0"/>
        <w:autoSpaceDN w:val="0"/>
        <w:adjustRightInd w:val="0"/>
        <w:ind w:left="1985" w:right="-1494" w:hanging="1985"/>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7B605A8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A7DEF3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0C4E184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2B05F75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ViewingGroupLayers</w:t>
      </w:r>
      <w:r w:rsidRPr="00B33648">
        <w:rPr>
          <w:rFonts w:cs="Arial"/>
          <w:color w:val="0000FF"/>
          <w:highlight w:val="white"/>
          <w:lang w:val="en-CA"/>
        </w:rPr>
        <w:t>"&gt;</w:t>
      </w:r>
    </w:p>
    <w:p w14:paraId="1EEFA4F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viewingGroupLayerKey</w:t>
      </w:r>
      <w:r w:rsidRPr="00B33648">
        <w:rPr>
          <w:rFonts w:cs="Arial"/>
          <w:color w:val="0000FF"/>
          <w:highlight w:val="white"/>
          <w:lang w:val="en-CA"/>
        </w:rPr>
        <w:t>"&gt;</w:t>
      </w:r>
    </w:p>
    <w:p w14:paraId="6A9987E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"/&gt;</w:t>
      </w:r>
    </w:p>
    <w:p w14:paraId="1F007F4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711F2A5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53A764B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57D024C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DisplayModes</w:t>
      </w:r>
      <w:r w:rsidRPr="00B33648">
        <w:rPr>
          <w:rFonts w:cs="Arial"/>
          <w:color w:val="0000FF"/>
          <w:highlight w:val="white"/>
          <w:lang w:val="en-CA"/>
        </w:rPr>
        <w:t>"&gt;</w:t>
      </w:r>
    </w:p>
    <w:p w14:paraId="67201E7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displayModeKey</w:t>
      </w:r>
      <w:r w:rsidRPr="00B33648">
        <w:rPr>
          <w:rFonts w:cs="Arial"/>
          <w:color w:val="0000FF"/>
          <w:highlight w:val="white"/>
          <w:lang w:val="en-CA"/>
        </w:rPr>
        <w:t>"&gt;</w:t>
      </w:r>
    </w:p>
    <w:p w14:paraId="563DA73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"/&gt;</w:t>
      </w:r>
    </w:p>
    <w:p w14:paraId="164445E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543AFB8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75D1060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6EE0D7B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DisplayPlanes</w:t>
      </w:r>
      <w:r w:rsidRPr="00B33648">
        <w:rPr>
          <w:rFonts w:cs="Arial"/>
          <w:color w:val="0000FF"/>
          <w:highlight w:val="white"/>
          <w:lang w:val="en-CA"/>
        </w:rPr>
        <w:t>"&gt;</w:t>
      </w:r>
    </w:p>
    <w:p w14:paraId="42BF6E1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displayPlaneKey</w:t>
      </w:r>
      <w:r w:rsidRPr="00B33648">
        <w:rPr>
          <w:rFonts w:cs="Arial"/>
          <w:color w:val="0000FF"/>
          <w:highlight w:val="white"/>
          <w:lang w:val="en-CA"/>
        </w:rPr>
        <w:t>"&gt;</w:t>
      </w:r>
    </w:p>
    <w:p w14:paraId="44EFBC5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"/&gt;</w:t>
      </w:r>
    </w:p>
    <w:p w14:paraId="3C18B70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1B32A9E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01AD411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6EA6C2F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Context</w:t>
      </w:r>
      <w:r w:rsidRPr="00B33648">
        <w:rPr>
          <w:rFonts w:cs="Arial"/>
          <w:color w:val="0000FF"/>
          <w:highlight w:val="white"/>
          <w:lang w:val="en-CA"/>
        </w:rPr>
        <w:t>"&gt;</w:t>
      </w:r>
    </w:p>
    <w:p w14:paraId="0E92F6C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contextKey</w:t>
      </w:r>
      <w:r w:rsidRPr="00B33648">
        <w:rPr>
          <w:rFonts w:cs="Arial"/>
          <w:color w:val="0000FF"/>
          <w:highlight w:val="white"/>
          <w:lang w:val="en-CA"/>
        </w:rPr>
        <w:t>"&gt;</w:t>
      </w:r>
    </w:p>
    <w:p w14:paraId="3712B1F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parameter</w:t>
      </w:r>
      <w:r w:rsidRPr="00B33648">
        <w:rPr>
          <w:rFonts w:cs="Arial"/>
          <w:color w:val="0000FF"/>
          <w:highlight w:val="white"/>
          <w:lang w:val="en-CA"/>
        </w:rPr>
        <w:t>"/&gt;</w:t>
      </w:r>
    </w:p>
    <w:p w14:paraId="63426A5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05F626A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4F35C47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5CBEBD0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Rules</w:t>
      </w:r>
      <w:r w:rsidRPr="00B33648">
        <w:rPr>
          <w:rFonts w:cs="Arial"/>
          <w:color w:val="0000FF"/>
          <w:highlight w:val="white"/>
          <w:lang w:val="en-CA"/>
        </w:rPr>
        <w:t>"&gt;</w:t>
      </w:r>
    </w:p>
    <w:p w14:paraId="1C65BCE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ruleKey</w:t>
      </w:r>
      <w:r w:rsidRPr="00B33648">
        <w:rPr>
          <w:rFonts w:cs="Arial"/>
          <w:color w:val="0000FF"/>
          <w:highlight w:val="white"/>
          <w:lang w:val="en-CA"/>
        </w:rPr>
        <w:t>"&gt;</w:t>
      </w:r>
    </w:p>
    <w:p w14:paraId="060CFF8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"/&gt;</w:t>
      </w:r>
    </w:p>
    <w:p w14:paraId="3BB493F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199C8EF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2624A03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6622868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59036F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xs:attribute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productId</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w:t>
      </w:r>
      <w:r w:rsidRPr="00B33648">
        <w:rPr>
          <w:rFonts w:cs="Arial"/>
          <w:color w:val="FF8040"/>
          <w:highlight w:val="white"/>
          <w:lang w:val="en-CA"/>
        </w:rPr>
        <w:t xml:space="preserve"> use</w:t>
      </w:r>
      <w:r w:rsidRPr="00B33648">
        <w:rPr>
          <w:rFonts w:cs="Arial"/>
          <w:color w:val="0000FF"/>
          <w:highlight w:val="white"/>
          <w:lang w:val="en-CA"/>
        </w:rPr>
        <w:t>="</w:t>
      </w:r>
      <w:r w:rsidRPr="00B33648">
        <w:rPr>
          <w:rFonts w:cs="Arial"/>
          <w:color w:val="800000"/>
          <w:highlight w:val="white"/>
          <w:lang w:val="en-CA"/>
        </w:rPr>
        <w:t>required</w:t>
      </w:r>
      <w:r w:rsidRPr="00B33648">
        <w:rPr>
          <w:rFonts w:cs="Arial"/>
          <w:color w:val="0000FF"/>
          <w:highlight w:val="white"/>
          <w:lang w:val="en-CA"/>
        </w:rPr>
        <w:t>"/&gt;</w:t>
      </w:r>
    </w:p>
    <w:p w14:paraId="1898C17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xs:attribute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version</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w:t>
      </w:r>
      <w:r w:rsidRPr="00B33648">
        <w:rPr>
          <w:rFonts w:cs="Arial"/>
          <w:color w:val="FF8040"/>
          <w:highlight w:val="white"/>
          <w:lang w:val="en-CA"/>
        </w:rPr>
        <w:t xml:space="preserve"> use</w:t>
      </w:r>
      <w:r w:rsidRPr="00B33648">
        <w:rPr>
          <w:rFonts w:cs="Arial"/>
          <w:color w:val="0000FF"/>
          <w:highlight w:val="white"/>
          <w:lang w:val="en-CA"/>
        </w:rPr>
        <w:t>="</w:t>
      </w:r>
      <w:r w:rsidRPr="00B33648">
        <w:rPr>
          <w:rFonts w:cs="Arial"/>
          <w:color w:val="800000"/>
          <w:highlight w:val="white"/>
          <w:lang w:val="en-CA"/>
        </w:rPr>
        <w:t>required</w:t>
      </w:r>
      <w:r w:rsidRPr="00B33648">
        <w:rPr>
          <w:rFonts w:cs="Arial"/>
          <w:color w:val="0000FF"/>
          <w:highlight w:val="white"/>
          <w:lang w:val="en-CA"/>
        </w:rPr>
        <w:t>"/&gt;</w:t>
      </w:r>
    </w:p>
    <w:p w14:paraId="374222F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7F43E41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A927DC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ROOT ELEMENT </w:t>
      </w:r>
      <w:r w:rsidRPr="00B33648">
        <w:rPr>
          <w:rFonts w:cs="Arial"/>
          <w:color w:val="0000FF"/>
          <w:highlight w:val="white"/>
          <w:lang w:val="en-CA"/>
        </w:rPr>
        <w:t>--&gt;</w:t>
      </w:r>
    </w:p>
    <w:p w14:paraId="10F02E5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portrayalCatalog</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PortrayalCatalog</w:t>
      </w:r>
      <w:r w:rsidRPr="00B33648">
        <w:rPr>
          <w:rFonts w:cs="Arial"/>
          <w:color w:val="0000FF"/>
          <w:highlight w:val="white"/>
          <w:lang w:val="en-CA"/>
        </w:rPr>
        <w:t>"&gt;</w:t>
      </w:r>
    </w:p>
    <w:p w14:paraId="692D5F9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KEYREF FOR VIEWING GROUPS </w:t>
      </w:r>
      <w:r w:rsidRPr="00B33648">
        <w:rPr>
          <w:rFonts w:cs="Arial"/>
          <w:color w:val="0000FF"/>
          <w:highlight w:val="white"/>
          <w:lang w:val="en-CA"/>
        </w:rPr>
        <w:t>--&gt;</w:t>
      </w:r>
    </w:p>
    <w:p w14:paraId="0CB839D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viewingGroupRef</w:t>
      </w:r>
      <w:r w:rsidRPr="00B33648">
        <w:rPr>
          <w:rFonts w:cs="Arial"/>
          <w:color w:val="0000FF"/>
          <w:highlight w:val="white"/>
          <w:lang w:val="en-CA"/>
        </w:rPr>
        <w:t>"</w:t>
      </w:r>
      <w:r w:rsidRPr="00B33648">
        <w:rPr>
          <w:rFonts w:cs="Arial"/>
          <w:color w:val="FF8040"/>
          <w:highlight w:val="white"/>
          <w:lang w:val="en-CA"/>
        </w:rPr>
        <w:t xml:space="preserve"> refer</w:t>
      </w:r>
      <w:r w:rsidRPr="00B33648">
        <w:rPr>
          <w:rFonts w:cs="Arial"/>
          <w:color w:val="0000FF"/>
          <w:highlight w:val="white"/>
          <w:lang w:val="en-CA"/>
        </w:rPr>
        <w:t>="</w:t>
      </w:r>
      <w:r w:rsidRPr="00B33648">
        <w:rPr>
          <w:rFonts w:cs="Arial"/>
          <w:color w:val="800000"/>
          <w:highlight w:val="white"/>
          <w:lang w:val="en-CA"/>
        </w:rPr>
        <w:t>viewingGroupKey</w:t>
      </w:r>
      <w:r w:rsidRPr="00B33648">
        <w:rPr>
          <w:rFonts w:cs="Arial"/>
          <w:color w:val="0000FF"/>
          <w:highlight w:val="white"/>
          <w:lang w:val="en-CA"/>
        </w:rPr>
        <w:t>"&gt;</w:t>
      </w:r>
    </w:p>
    <w:p w14:paraId="128F7966" w14:textId="77777777" w:rsidR="00CA4776" w:rsidRPr="00B33648" w:rsidRDefault="00CA4776" w:rsidP="00CA4776">
      <w:pPr>
        <w:tabs>
          <w:tab w:val="left" w:pos="284"/>
          <w:tab w:val="left" w:pos="567"/>
          <w:tab w:val="left" w:pos="851"/>
          <w:tab w:val="left" w:pos="1134"/>
        </w:tabs>
        <w:autoSpaceDE w:val="0"/>
        <w:autoSpaceDN w:val="0"/>
        <w:adjustRightInd w:val="0"/>
        <w:ind w:right="-594"/>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viewingGroupLayers/viewingGroupLayer/viewingGroup|foundationMode/viewingGroup</w:t>
      </w:r>
      <w:r w:rsidRPr="00B33648">
        <w:rPr>
          <w:rFonts w:cs="Arial"/>
          <w:color w:val="0000FF"/>
          <w:highlight w:val="white"/>
          <w:lang w:val="en-CA"/>
        </w:rPr>
        <w:t>"/&gt;</w:t>
      </w:r>
    </w:p>
    <w:p w14:paraId="2530E97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w:t>
      </w:r>
      <w:r w:rsidRPr="00B33648">
        <w:rPr>
          <w:rFonts w:cs="Arial"/>
          <w:color w:val="0000FF"/>
          <w:highlight w:val="white"/>
          <w:lang w:val="en-CA"/>
        </w:rPr>
        <w:t>"/&gt;</w:t>
      </w:r>
    </w:p>
    <w:p w14:paraId="60784E0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0000FF"/>
          <w:highlight w:val="white"/>
          <w:lang w:val="en-CA"/>
        </w:rPr>
        <w:t>&gt;</w:t>
      </w:r>
    </w:p>
    <w:p w14:paraId="0256EC7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KEYREF FOR VIEWING GROUP LAYERS </w:t>
      </w:r>
      <w:r w:rsidRPr="00B33648">
        <w:rPr>
          <w:rFonts w:cs="Arial"/>
          <w:color w:val="0000FF"/>
          <w:highlight w:val="white"/>
          <w:lang w:val="en-CA"/>
        </w:rPr>
        <w:t>--&gt;</w:t>
      </w:r>
    </w:p>
    <w:p w14:paraId="5BBA5D5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viewingGroupLayerRef</w:t>
      </w:r>
      <w:r w:rsidRPr="00B33648">
        <w:rPr>
          <w:rFonts w:cs="Arial"/>
          <w:color w:val="0000FF"/>
          <w:highlight w:val="white"/>
          <w:lang w:val="en-CA"/>
        </w:rPr>
        <w:t>"</w:t>
      </w:r>
      <w:r w:rsidRPr="00B33648">
        <w:rPr>
          <w:rFonts w:cs="Arial"/>
          <w:color w:val="FF8040"/>
          <w:highlight w:val="white"/>
          <w:lang w:val="en-CA"/>
        </w:rPr>
        <w:t xml:space="preserve"> refer</w:t>
      </w:r>
      <w:r w:rsidRPr="00B33648">
        <w:rPr>
          <w:rFonts w:cs="Arial"/>
          <w:color w:val="0000FF"/>
          <w:highlight w:val="white"/>
          <w:lang w:val="en-CA"/>
        </w:rPr>
        <w:t>="</w:t>
      </w:r>
      <w:r w:rsidRPr="00B33648">
        <w:rPr>
          <w:rFonts w:cs="Arial"/>
          <w:color w:val="800000"/>
          <w:highlight w:val="white"/>
          <w:lang w:val="en-CA"/>
        </w:rPr>
        <w:t>viewingGroupLayerKey</w:t>
      </w:r>
      <w:r w:rsidRPr="00B33648">
        <w:rPr>
          <w:rFonts w:cs="Arial"/>
          <w:color w:val="0000FF"/>
          <w:highlight w:val="white"/>
          <w:lang w:val="en-CA"/>
        </w:rPr>
        <w:t>"&gt;</w:t>
      </w:r>
    </w:p>
    <w:p w14:paraId="179C5AE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displayModes/displayMode/viewingGroupLayer</w:t>
      </w:r>
      <w:r w:rsidRPr="00B33648">
        <w:rPr>
          <w:rFonts w:cs="Arial"/>
          <w:color w:val="0000FF"/>
          <w:highlight w:val="white"/>
          <w:lang w:val="en-CA"/>
        </w:rPr>
        <w:t>"/&gt;</w:t>
      </w:r>
    </w:p>
    <w:p w14:paraId="64574D0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w:t>
      </w:r>
      <w:r w:rsidRPr="00B33648">
        <w:rPr>
          <w:rFonts w:cs="Arial"/>
          <w:color w:val="0000FF"/>
          <w:highlight w:val="white"/>
          <w:lang w:val="en-CA"/>
        </w:rPr>
        <w:t>"/&gt;</w:t>
      </w:r>
    </w:p>
    <w:p w14:paraId="0432862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0000FF"/>
          <w:highlight w:val="white"/>
          <w:lang w:val="en-CA"/>
        </w:rPr>
        <w:t>&gt;</w:t>
      </w:r>
    </w:p>
    <w:p w14:paraId="2150FE4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3B38A70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76D0706"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0000FF"/>
          <w:highlight w:val="white"/>
          <w:lang w:val="en-CA"/>
        </w:rPr>
        <w:t>&lt;/</w:t>
      </w:r>
      <w:r w:rsidRPr="00B33648">
        <w:rPr>
          <w:rFonts w:cs="Arial"/>
          <w:color w:val="0000A0"/>
          <w:highlight w:val="white"/>
          <w:lang w:val="en-CA"/>
        </w:rPr>
        <w:t>xs:schema</w:t>
      </w:r>
      <w:r w:rsidRPr="00B33648">
        <w:rPr>
          <w:rFonts w:cs="Arial"/>
          <w:color w:val="0000FF"/>
          <w:highlight w:val="white"/>
          <w:lang w:val="en-CA"/>
        </w:rPr>
        <w:t>&gt;</w:t>
      </w:r>
    </w:p>
    <w:p w14:paraId="7CB3233A" w14:textId="77777777" w:rsidR="000E3499" w:rsidRDefault="000E3499"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F5B7528" w14:textId="77777777" w:rsidR="000F7C6E" w:rsidRPr="000F7C6E" w:rsidRDefault="000F7C6E" w:rsidP="00BB19FF">
      <w:pPr>
        <w:pStyle w:val="Heading2"/>
        <w:numPr>
          <w:ilvl w:val="1"/>
          <w:numId w:val="49"/>
        </w:numPr>
        <w:spacing w:after="200"/>
        <w:rPr>
          <w:sz w:val="24"/>
          <w:szCs w:val="24"/>
        </w:rPr>
      </w:pPr>
      <w:bookmarkStart w:id="996" w:name="_Toc397961895"/>
      <w:bookmarkStart w:id="997" w:name="_Toc16161212"/>
      <w:r w:rsidRPr="000F7C6E">
        <w:rPr>
          <w:sz w:val="24"/>
          <w:szCs w:val="24"/>
        </w:rPr>
        <w:t>S-100 Color Profile</w:t>
      </w:r>
      <w:bookmarkEnd w:id="997"/>
    </w:p>
    <w:bookmarkEnd w:id="996"/>
    <w:p w14:paraId="72AA80E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12211EF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"&gt;</w:t>
      </w:r>
    </w:p>
    <w:p w14:paraId="1BAE21A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024EE74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280B6B2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591B9C2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xs:pattern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[a-zA-Z][0-9a-zA-Z_]*</w:t>
      </w:r>
      <w:r>
        <w:rPr>
          <w:rFonts w:cs="Arial"/>
          <w:color w:val="0000FF"/>
          <w:highlight w:val="white"/>
          <w:lang w:val="en-CA"/>
        </w:rPr>
        <w:t>"/&gt;</w:t>
      </w:r>
    </w:p>
    <w:p w14:paraId="1341755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513FF5F4"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1DCB7FF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22F7DC0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19C1AB9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"&gt;</w:t>
      </w:r>
    </w:p>
    <w:p w14:paraId="35E0F45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0</w:t>
      </w:r>
      <w:r>
        <w:rPr>
          <w:rFonts w:cs="Arial"/>
          <w:color w:val="0000FF"/>
          <w:highlight w:val="white"/>
          <w:lang w:val="en-CA"/>
        </w:rPr>
        <w:t>"/&gt;</w:t>
      </w:r>
    </w:p>
    <w:p w14:paraId="120B36D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xs:maxInclusive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255</w:t>
      </w:r>
      <w:r>
        <w:rPr>
          <w:rFonts w:cs="Arial"/>
          <w:color w:val="0000FF"/>
          <w:highlight w:val="white"/>
          <w:lang w:val="en-CA"/>
        </w:rPr>
        <w:t>"/&gt;</w:t>
      </w:r>
    </w:p>
    <w:p w14:paraId="5344235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780C616C"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E025B8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0B7D33A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"&gt;</w:t>
      </w:r>
    </w:p>
    <w:p w14:paraId="5D33C564"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262875D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0.0</w:t>
      </w:r>
      <w:r>
        <w:rPr>
          <w:rFonts w:cs="Arial"/>
          <w:color w:val="0000FF"/>
          <w:highlight w:val="white"/>
          <w:lang w:val="en-CA"/>
        </w:rPr>
        <w:t>"/&gt;</w:t>
      </w:r>
    </w:p>
    <w:p w14:paraId="793E14F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xs:maxInclusive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1.0</w:t>
      </w:r>
      <w:r>
        <w:rPr>
          <w:rFonts w:cs="Arial"/>
          <w:color w:val="0000FF"/>
          <w:highlight w:val="white"/>
          <w:lang w:val="en-CA"/>
        </w:rPr>
        <w:t>"/&gt;</w:t>
      </w:r>
    </w:p>
    <w:p w14:paraId="5DB65F34"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386F3F42"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1EDA9A0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4352AF5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CIExyL</w:t>
      </w:r>
      <w:r>
        <w:rPr>
          <w:rFonts w:cs="Arial"/>
          <w:color w:val="0000FF"/>
          <w:highlight w:val="white"/>
          <w:lang w:val="en-CA"/>
        </w:rPr>
        <w:t>"&gt;</w:t>
      </w:r>
    </w:p>
    <w:p w14:paraId="561E79E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6A38253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"/&gt;</w:t>
      </w:r>
    </w:p>
    <w:p w14:paraId="06F921C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"/&gt;</w:t>
      </w:r>
    </w:p>
    <w:p w14:paraId="1E908A0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2A0B3E9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C6D658D"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5BDD904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5DF4437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CIEXYZ</w:t>
      </w:r>
      <w:r>
        <w:rPr>
          <w:rFonts w:cs="Arial"/>
          <w:color w:val="0000FF"/>
          <w:highlight w:val="white"/>
          <w:lang w:val="en-CA"/>
        </w:rPr>
        <w:t>"&gt;</w:t>
      </w:r>
    </w:p>
    <w:p w14:paraId="7ECCFFF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985DCB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3F7019F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4A9FE96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Z</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73C9C664"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ECCF074"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37314B0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791786C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sRGB</w:t>
      </w:r>
      <w:r>
        <w:rPr>
          <w:rFonts w:cs="Arial"/>
          <w:color w:val="0000FF"/>
          <w:highlight w:val="white"/>
          <w:lang w:val="en-CA"/>
        </w:rPr>
        <w:t>"&gt;</w:t>
      </w:r>
    </w:p>
    <w:p w14:paraId="1699A40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F37965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red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3290292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green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5F86AB6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blue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4C6B900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55801F33"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2F39C12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55B3653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w:t>
      </w:r>
      <w:r>
        <w:rPr>
          <w:rFonts w:cs="Arial"/>
          <w:color w:val="0000FF"/>
          <w:highlight w:val="white"/>
          <w:lang w:val="en-CA"/>
        </w:rPr>
        <w:t>"&gt;</w:t>
      </w:r>
    </w:p>
    <w:p w14:paraId="5E3E880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xs:choice</w:t>
      </w:r>
      <w:r>
        <w:rPr>
          <w:rFonts w:cs="Arial"/>
          <w:color w:val="0000FF"/>
          <w:highlight w:val="white"/>
          <w:lang w:val="en-CA"/>
        </w:rPr>
        <w:t>&gt;</w:t>
      </w:r>
    </w:p>
    <w:p w14:paraId="1FF481D4"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xyL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CIExyL</w:t>
      </w:r>
      <w:r>
        <w:rPr>
          <w:rFonts w:cs="Arial"/>
          <w:color w:val="0000FF"/>
          <w:highlight w:val="white"/>
          <w:lang w:val="en-CA"/>
        </w:rPr>
        <w:t>"/&gt;</w:t>
      </w:r>
    </w:p>
    <w:p w14:paraId="0225785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XYZ</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CIEXYZ</w:t>
      </w:r>
      <w:r>
        <w:rPr>
          <w:rFonts w:cs="Arial"/>
          <w:color w:val="0000FF"/>
          <w:highlight w:val="white"/>
          <w:lang w:val="en-CA"/>
        </w:rPr>
        <w:t>"/&gt;</w:t>
      </w:r>
    </w:p>
    <w:p w14:paraId="7286384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xs:choice</w:t>
      </w:r>
      <w:r>
        <w:rPr>
          <w:rFonts w:cs="Arial"/>
          <w:color w:val="0000FF"/>
          <w:highlight w:val="white"/>
          <w:lang w:val="en-CA"/>
        </w:rPr>
        <w:t>&gt;</w:t>
      </w:r>
    </w:p>
    <w:p w14:paraId="222B09F7"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682A1C6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3291575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ColorName</w:t>
      </w:r>
      <w:r>
        <w:rPr>
          <w:rFonts w:cs="Arial"/>
          <w:color w:val="0000FF"/>
          <w:highlight w:val="white"/>
          <w:lang w:val="en-CA"/>
        </w:rPr>
        <w:t>"&gt;</w:t>
      </w:r>
    </w:p>
    <w:p w14:paraId="0CCF907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1E647D4"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description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4A5E49A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E3BBFD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name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753B7BD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060AADB1"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62B616F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7E9C26B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Colors</w:t>
      </w:r>
      <w:r>
        <w:rPr>
          <w:rFonts w:cs="Arial"/>
          <w:color w:val="0000FF"/>
          <w:highlight w:val="white"/>
          <w:lang w:val="en-CA"/>
        </w:rPr>
        <w:t>"&gt;</w:t>
      </w:r>
    </w:p>
    <w:p w14:paraId="47865FF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91D9CEC" w14:textId="77777777" w:rsidR="00AF21AA" w:rsidRDefault="00AF21AA" w:rsidP="00AF21AA">
      <w:pPr>
        <w:tabs>
          <w:tab w:val="left" w:pos="284"/>
          <w:tab w:val="left" w:pos="567"/>
          <w:tab w:val="left" w:pos="851"/>
          <w:tab w:val="left" w:pos="1134"/>
        </w:tabs>
        <w:autoSpaceDE w:val="0"/>
        <w:autoSpaceDN w:val="0"/>
        <w:adjustRightInd w:val="0"/>
        <w:ind w:right="-15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ColorName</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5019B0B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49C87E4"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415E68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5739CBC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PaletteItem</w:t>
      </w:r>
      <w:r>
        <w:rPr>
          <w:rFonts w:cs="Arial"/>
          <w:color w:val="0000FF"/>
          <w:highlight w:val="white"/>
          <w:lang w:val="en-CA"/>
        </w:rPr>
        <w:t>"&gt;</w:t>
      </w:r>
    </w:p>
    <w:p w14:paraId="5F4C032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22222A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CIE</w:t>
      </w:r>
      <w:r>
        <w:rPr>
          <w:rFonts w:cs="Arial"/>
          <w:color w:val="0000FF"/>
          <w:highlight w:val="white"/>
          <w:lang w:val="en-CA"/>
        </w:rPr>
        <w:t>"/&gt;</w:t>
      </w:r>
    </w:p>
    <w:p w14:paraId="729708B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srgb</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SRGB</w:t>
      </w:r>
      <w:r>
        <w:rPr>
          <w:rFonts w:cs="Arial"/>
          <w:color w:val="0000FF"/>
          <w:highlight w:val="white"/>
          <w:lang w:val="en-CA"/>
        </w:rPr>
        <w:t>"/&gt;</w:t>
      </w:r>
    </w:p>
    <w:p w14:paraId="27368EA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730C8226"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41E9DCF2" w14:textId="77777777" w:rsidR="00AA10FD" w:rsidRDefault="00AA10FD" w:rsidP="00AA10FD">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transparency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w:t>
      </w:r>
      <w:r>
        <w:rPr>
          <w:rFonts w:cs="Arial"/>
          <w:color w:val="FF8040"/>
          <w:highlight w:val="white"/>
          <w:lang w:val="en-CA"/>
        </w:rPr>
        <w:t xml:space="preserve"> default</w:t>
      </w:r>
      <w:r>
        <w:rPr>
          <w:rFonts w:cs="Arial"/>
          <w:color w:val="0000FF"/>
          <w:highlight w:val="white"/>
          <w:lang w:val="en-CA"/>
        </w:rPr>
        <w:t>="</w:t>
      </w:r>
      <w:r>
        <w:rPr>
          <w:rFonts w:cs="Arial"/>
          <w:color w:val="800000"/>
          <w:highlight w:val="white"/>
          <w:lang w:val="en-CA"/>
        </w:rPr>
        <w:t>0.0</w:t>
      </w:r>
      <w:r>
        <w:rPr>
          <w:rFonts w:cs="Arial"/>
          <w:color w:val="0000FF"/>
          <w:highlight w:val="white"/>
          <w:lang w:val="en-CA"/>
        </w:rPr>
        <w:t>"/&gt;</w:t>
      </w:r>
    </w:p>
    <w:p w14:paraId="43CE148B" w14:textId="77777777" w:rsidR="00AF21AA" w:rsidRPr="00404E4E" w:rsidRDefault="00AF21AA" w:rsidP="00AF21AA">
      <w:pPr>
        <w:tabs>
          <w:tab w:val="left" w:pos="284"/>
          <w:tab w:val="left" w:pos="567"/>
          <w:tab w:val="left" w:pos="851"/>
          <w:tab w:val="left" w:pos="1134"/>
        </w:tabs>
        <w:autoSpaceDE w:val="0"/>
        <w:autoSpaceDN w:val="0"/>
        <w:adjustRightInd w:val="0"/>
        <w:rPr>
          <w:rFonts w:cs="Arial"/>
          <w:color w:val="0000FF"/>
          <w:highlight w:val="white"/>
          <w:lang w:val="fr-FR"/>
        </w:rPr>
      </w:pP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3F6F029" w14:textId="77777777" w:rsidR="00AF21AA" w:rsidRPr="00404E4E" w:rsidRDefault="00AF21AA" w:rsidP="00AF21AA">
      <w:pPr>
        <w:tabs>
          <w:tab w:val="left" w:pos="284"/>
          <w:tab w:val="left" w:pos="567"/>
          <w:tab w:val="left" w:pos="851"/>
          <w:tab w:val="left" w:pos="1134"/>
        </w:tabs>
        <w:autoSpaceDE w:val="0"/>
        <w:autoSpaceDN w:val="0"/>
        <w:adjustRightInd w:val="0"/>
        <w:rPr>
          <w:rFonts w:cs="Arial"/>
          <w:color w:val="800000"/>
          <w:highlight w:val="white"/>
          <w:lang w:val="fr-FR"/>
        </w:rPr>
      </w:pPr>
    </w:p>
    <w:p w14:paraId="436842AA" w14:textId="77777777" w:rsidR="00AF21AA" w:rsidRPr="00404E4E" w:rsidRDefault="00AF21AA" w:rsidP="00AF21AA">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Palette</w:t>
      </w:r>
      <w:r w:rsidRPr="00404E4E">
        <w:rPr>
          <w:rFonts w:cs="Arial"/>
          <w:color w:val="0000FF"/>
          <w:highlight w:val="white"/>
          <w:lang w:val="fr-FR"/>
        </w:rPr>
        <w:t>"&gt;</w:t>
      </w:r>
    </w:p>
    <w:p w14:paraId="11D2519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4C901166" w14:textId="77777777" w:rsidR="00AF21AA" w:rsidRDefault="00AF21AA" w:rsidP="00AF21AA">
      <w:pPr>
        <w:tabs>
          <w:tab w:val="left" w:pos="284"/>
          <w:tab w:val="left" w:pos="567"/>
          <w:tab w:val="left" w:pos="851"/>
          <w:tab w:val="left" w:pos="1134"/>
        </w:tabs>
        <w:autoSpaceDE w:val="0"/>
        <w:autoSpaceDN w:val="0"/>
        <w:adjustRightInd w:val="0"/>
        <w:ind w:right="-7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item</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PaletteItem</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4DF85B3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4BCFE256"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name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012ACE2B" w14:textId="77777777" w:rsidR="00C5205E" w:rsidRDefault="00C5205E" w:rsidP="00C5205E">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css</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623401B0"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031B46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0DE19A5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ColorProfile</w:t>
      </w:r>
      <w:r>
        <w:rPr>
          <w:rFonts w:cs="Arial"/>
          <w:color w:val="0000FF"/>
          <w:highlight w:val="white"/>
          <w:lang w:val="en-CA"/>
        </w:rPr>
        <w:t>"&gt;</w:t>
      </w:r>
    </w:p>
    <w:p w14:paraId="22EB092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2DCABD3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colors</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Colors</w:t>
      </w:r>
      <w:r>
        <w:rPr>
          <w:rFonts w:cs="Arial"/>
          <w:color w:val="0000FF"/>
          <w:highlight w:val="white"/>
          <w:lang w:val="en-CA"/>
        </w:rPr>
        <w:t>"&gt;</w:t>
      </w:r>
    </w:p>
    <w:p w14:paraId="55C9E52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3D692B3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"/&gt;</w:t>
      </w:r>
    </w:p>
    <w:p w14:paraId="06AC98B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266C020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0000FF"/>
          <w:highlight w:val="white"/>
          <w:lang w:val="en-CA"/>
        </w:rPr>
        <w:t>&gt;</w:t>
      </w:r>
    </w:p>
    <w:p w14:paraId="18973E1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7D36710A" w14:textId="77777777" w:rsidR="00AF21AA" w:rsidRDefault="00AF21AA" w:rsidP="00AF21AA">
      <w:pPr>
        <w:tabs>
          <w:tab w:val="left" w:pos="284"/>
          <w:tab w:val="left" w:pos="567"/>
          <w:tab w:val="left" w:pos="851"/>
          <w:tab w:val="left" w:pos="1134"/>
        </w:tabs>
        <w:autoSpaceDE w:val="0"/>
        <w:autoSpaceDN w:val="0"/>
        <w:adjustRightInd w:val="0"/>
        <w:ind w:right="-8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palette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Palette</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2C9B87A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xs:unique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tokenUnique</w:t>
      </w:r>
      <w:r>
        <w:rPr>
          <w:rFonts w:cs="Arial"/>
          <w:color w:val="0000FF"/>
          <w:highlight w:val="white"/>
          <w:lang w:val="en-CA"/>
        </w:rPr>
        <w:t>"&gt;</w:t>
      </w:r>
    </w:p>
    <w:p w14:paraId="65B0687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item</w:t>
      </w:r>
      <w:r>
        <w:rPr>
          <w:rFonts w:cs="Arial"/>
          <w:color w:val="0000FF"/>
          <w:highlight w:val="white"/>
          <w:lang w:val="en-CA"/>
        </w:rPr>
        <w:t>"/&gt;</w:t>
      </w:r>
    </w:p>
    <w:p w14:paraId="3BA5542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509B6192" w14:textId="77777777" w:rsidR="00AF21AA" w:rsidRPr="00E96673" w:rsidRDefault="00AF21AA" w:rsidP="00AF21AA">
      <w:pPr>
        <w:tabs>
          <w:tab w:val="left" w:pos="284"/>
          <w:tab w:val="left" w:pos="567"/>
          <w:tab w:val="left" w:pos="851"/>
          <w:tab w:val="left" w:pos="1134"/>
        </w:tabs>
        <w:autoSpaceDE w:val="0"/>
        <w:autoSpaceDN w:val="0"/>
        <w:adjustRightInd w:val="0"/>
        <w:rPr>
          <w:rFonts w:cs="Arial"/>
          <w:color w:val="800000"/>
          <w:highlight w:val="white"/>
          <w:lang w:val="en-US"/>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E96673">
        <w:rPr>
          <w:rFonts w:cs="Arial"/>
          <w:color w:val="0000FF"/>
          <w:highlight w:val="white"/>
          <w:lang w:val="en-US"/>
        </w:rPr>
        <w:t>&lt;/</w:t>
      </w:r>
      <w:r w:rsidRPr="00E96673">
        <w:rPr>
          <w:rFonts w:cs="Arial"/>
          <w:color w:val="0000A0"/>
          <w:highlight w:val="white"/>
          <w:lang w:val="en-US"/>
        </w:rPr>
        <w:t>xs:unique</w:t>
      </w:r>
      <w:r w:rsidRPr="00E96673">
        <w:rPr>
          <w:rFonts w:cs="Arial"/>
          <w:color w:val="0000FF"/>
          <w:highlight w:val="white"/>
          <w:lang w:val="en-US"/>
        </w:rPr>
        <w:t>&gt;</w:t>
      </w:r>
    </w:p>
    <w:p w14:paraId="73FAF75A" w14:textId="77777777" w:rsidR="00AF21AA" w:rsidRPr="00E96673" w:rsidRDefault="00AF21AA" w:rsidP="00AF21AA">
      <w:pPr>
        <w:tabs>
          <w:tab w:val="left" w:pos="284"/>
          <w:tab w:val="left" w:pos="567"/>
          <w:tab w:val="left" w:pos="851"/>
          <w:tab w:val="left" w:pos="1134"/>
        </w:tabs>
        <w:autoSpaceDE w:val="0"/>
        <w:autoSpaceDN w:val="0"/>
        <w:adjustRightInd w:val="0"/>
        <w:rPr>
          <w:rFonts w:cs="Arial"/>
          <w:color w:val="800000"/>
          <w:highlight w:val="white"/>
          <w:lang w:val="en-US"/>
        </w:rPr>
      </w:pPr>
      <w:r w:rsidRPr="00E96673">
        <w:rPr>
          <w:rFonts w:cs="Arial"/>
          <w:color w:val="800000"/>
          <w:highlight w:val="white"/>
          <w:lang w:val="en-US"/>
        </w:rPr>
        <w:tab/>
      </w:r>
      <w:r w:rsidRPr="00E96673">
        <w:rPr>
          <w:rFonts w:cs="Arial"/>
          <w:color w:val="800000"/>
          <w:highlight w:val="white"/>
          <w:lang w:val="en-US"/>
        </w:rPr>
        <w:tab/>
      </w:r>
      <w:r w:rsidRPr="00E96673">
        <w:rPr>
          <w:rFonts w:cs="Arial"/>
          <w:color w:val="800000"/>
          <w:highlight w:val="white"/>
          <w:lang w:val="en-US"/>
        </w:rPr>
        <w:tab/>
      </w:r>
      <w:r w:rsidRPr="00E96673">
        <w:rPr>
          <w:rFonts w:cs="Arial"/>
          <w:color w:val="0000FF"/>
          <w:highlight w:val="white"/>
          <w:lang w:val="en-US"/>
        </w:rPr>
        <w:t>&lt;/</w:t>
      </w:r>
      <w:r w:rsidRPr="00E96673">
        <w:rPr>
          <w:rFonts w:cs="Arial"/>
          <w:color w:val="0000A0"/>
          <w:highlight w:val="white"/>
          <w:lang w:val="en-US"/>
        </w:rPr>
        <w:t>xs:element</w:t>
      </w:r>
      <w:r w:rsidRPr="00E96673">
        <w:rPr>
          <w:rFonts w:cs="Arial"/>
          <w:color w:val="0000FF"/>
          <w:highlight w:val="white"/>
          <w:lang w:val="en-US"/>
        </w:rPr>
        <w:t>&gt;</w:t>
      </w:r>
    </w:p>
    <w:p w14:paraId="7DF02550" w14:textId="77777777" w:rsidR="00AF21AA" w:rsidRPr="00E96673" w:rsidRDefault="00AF21AA" w:rsidP="00AF21AA">
      <w:pPr>
        <w:tabs>
          <w:tab w:val="left" w:pos="284"/>
          <w:tab w:val="left" w:pos="567"/>
          <w:tab w:val="left" w:pos="851"/>
          <w:tab w:val="left" w:pos="1134"/>
        </w:tabs>
        <w:autoSpaceDE w:val="0"/>
        <w:autoSpaceDN w:val="0"/>
        <w:adjustRightInd w:val="0"/>
        <w:rPr>
          <w:rFonts w:cs="Arial"/>
          <w:color w:val="800000"/>
          <w:highlight w:val="white"/>
          <w:lang w:val="en-US"/>
        </w:rPr>
      </w:pPr>
      <w:r w:rsidRPr="00E96673">
        <w:rPr>
          <w:rFonts w:cs="Arial"/>
          <w:color w:val="800000"/>
          <w:highlight w:val="white"/>
          <w:lang w:val="en-US"/>
        </w:rPr>
        <w:tab/>
      </w:r>
      <w:r w:rsidRPr="00E96673">
        <w:rPr>
          <w:rFonts w:cs="Arial"/>
          <w:color w:val="800000"/>
          <w:highlight w:val="white"/>
          <w:lang w:val="en-US"/>
        </w:rPr>
        <w:tab/>
      </w:r>
      <w:r w:rsidRPr="00E96673">
        <w:rPr>
          <w:rFonts w:cs="Arial"/>
          <w:color w:val="0000FF"/>
          <w:highlight w:val="white"/>
          <w:lang w:val="en-US"/>
        </w:rPr>
        <w:t>&lt;/</w:t>
      </w:r>
      <w:r w:rsidRPr="00E96673">
        <w:rPr>
          <w:rFonts w:cs="Arial"/>
          <w:color w:val="0000A0"/>
          <w:highlight w:val="white"/>
          <w:lang w:val="en-US"/>
        </w:rPr>
        <w:t>xs:sequence</w:t>
      </w:r>
      <w:r w:rsidRPr="00E96673">
        <w:rPr>
          <w:rFonts w:cs="Arial"/>
          <w:color w:val="0000FF"/>
          <w:highlight w:val="white"/>
          <w:lang w:val="en-US"/>
        </w:rPr>
        <w:t>&gt;</w:t>
      </w:r>
    </w:p>
    <w:p w14:paraId="00D46461"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sidRPr="00E96673">
        <w:rPr>
          <w:rFonts w:cs="Arial"/>
          <w:color w:val="800000"/>
          <w:highlight w:val="white"/>
          <w:lang w:val="en-US"/>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6F1B8985" w14:textId="77777777" w:rsidR="00AF21AA" w:rsidRPr="00AA3423"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p>
    <w:p w14:paraId="0E779A9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colorProfile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ColorProfile</w:t>
      </w:r>
      <w:r>
        <w:rPr>
          <w:rFonts w:cs="Arial"/>
          <w:color w:val="0000FF"/>
          <w:highlight w:val="white"/>
          <w:lang w:val="en-CA"/>
        </w:rPr>
        <w:t>"&gt;</w:t>
      </w:r>
    </w:p>
    <w:p w14:paraId="1D719D9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colorRef</w:t>
      </w:r>
      <w:r>
        <w:rPr>
          <w:rFonts w:cs="Arial"/>
          <w:color w:val="0000FF"/>
          <w:highlight w:val="white"/>
          <w:lang w:val="en-CA"/>
        </w:rPr>
        <w:t>"</w:t>
      </w:r>
      <w:r>
        <w:rPr>
          <w:rFonts w:cs="Arial"/>
          <w:color w:val="FF8040"/>
          <w:highlight w:val="white"/>
          <w:lang w:val="en-CA"/>
        </w:rPr>
        <w:t xml:space="preserve"> refer</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2AB79FC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palette/item</w:t>
      </w:r>
      <w:r>
        <w:rPr>
          <w:rFonts w:cs="Arial"/>
          <w:color w:val="0000FF"/>
          <w:highlight w:val="white"/>
          <w:lang w:val="en-CA"/>
        </w:rPr>
        <w:t>"/&gt;</w:t>
      </w:r>
    </w:p>
    <w:p w14:paraId="617A04D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21187AA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0000FF"/>
          <w:highlight w:val="white"/>
          <w:lang w:val="en-CA"/>
        </w:rPr>
        <w:t>&gt;</w:t>
      </w:r>
    </w:p>
    <w:p w14:paraId="43255A1D"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0AFEEC6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70BF9AB5" w14:textId="77777777" w:rsidR="00AF21AA" w:rsidRPr="00B33648"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0000FF"/>
          <w:highlight w:val="white"/>
          <w:lang w:val="en-CA"/>
        </w:rPr>
        <w:t>&lt;/</w:t>
      </w:r>
      <w:r w:rsidRPr="00B33648">
        <w:rPr>
          <w:rFonts w:cs="Arial"/>
          <w:color w:val="0000A0"/>
          <w:highlight w:val="white"/>
          <w:lang w:val="en-CA"/>
        </w:rPr>
        <w:t>xs:schema</w:t>
      </w:r>
      <w:r w:rsidRPr="00B33648">
        <w:rPr>
          <w:rFonts w:cs="Arial"/>
          <w:color w:val="0000FF"/>
          <w:highlight w:val="white"/>
          <w:lang w:val="en-CA"/>
        </w:rPr>
        <w:t>&gt;</w:t>
      </w:r>
    </w:p>
    <w:p w14:paraId="019EFE8E" w14:textId="77777777" w:rsidR="00AF21AA" w:rsidRDefault="00AF21AA" w:rsidP="000E3499">
      <w:pPr>
        <w:pStyle w:val="Appendix3"/>
        <w:numPr>
          <w:ilvl w:val="0"/>
          <w:numId w:val="0"/>
        </w:numPr>
        <w:spacing w:before="0" w:after="0"/>
      </w:pPr>
    </w:p>
    <w:p w14:paraId="4B98372C" w14:textId="77777777" w:rsidR="000F7C6E" w:rsidRPr="000F7C6E" w:rsidRDefault="000F7C6E" w:rsidP="00BB19FF">
      <w:pPr>
        <w:pStyle w:val="Heading2"/>
        <w:numPr>
          <w:ilvl w:val="1"/>
          <w:numId w:val="49"/>
        </w:numPr>
        <w:spacing w:after="200"/>
        <w:rPr>
          <w:sz w:val="24"/>
          <w:szCs w:val="24"/>
        </w:rPr>
      </w:pPr>
      <w:bookmarkStart w:id="998" w:name="_Toc397961896"/>
      <w:bookmarkStart w:id="999" w:name="_Toc16161213"/>
      <w:r w:rsidRPr="000F7C6E">
        <w:rPr>
          <w:sz w:val="24"/>
          <w:szCs w:val="24"/>
        </w:rPr>
        <w:t>Sample Colour Profile</w:t>
      </w:r>
      <w:bookmarkEnd w:id="999"/>
    </w:p>
    <w:bookmarkEnd w:id="998"/>
    <w:p w14:paraId="2989658F"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1709E456" w14:textId="77777777" w:rsidR="00AF21AA" w:rsidRDefault="00AF21AA" w:rsidP="00AF21AA">
      <w:pPr>
        <w:tabs>
          <w:tab w:val="left" w:pos="284"/>
          <w:tab w:val="left" w:pos="567"/>
          <w:tab w:val="left" w:pos="851"/>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s100ColorProfile.xsd</w:t>
      </w:r>
      <w:r>
        <w:rPr>
          <w:rFonts w:cs="Arial"/>
          <w:color w:val="0000FF"/>
          <w:highlight w:val="white"/>
          <w:lang w:val="en-CA"/>
        </w:rPr>
        <w:t>"&gt;</w:t>
      </w:r>
    </w:p>
    <w:p w14:paraId="7189725C"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colors</w:t>
      </w:r>
      <w:r>
        <w:rPr>
          <w:rFonts w:cs="Arial"/>
          <w:color w:val="0000FF"/>
          <w:highlight w:val="white"/>
          <w:lang w:val="en-CA"/>
        </w:rPr>
        <w:t>&gt;</w:t>
      </w:r>
    </w:p>
    <w:p w14:paraId="40F51953"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grey</w:t>
      </w:r>
      <w:r>
        <w:rPr>
          <w:rFonts w:cs="Arial"/>
          <w:color w:val="0000FF"/>
          <w:highlight w:val="white"/>
          <w:lang w:val="en-CA"/>
        </w:rPr>
        <w:t>"&gt;</w:t>
      </w:r>
    </w:p>
    <w:p w14:paraId="15D96031"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No data color</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4F4C05E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328A468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orange</w:t>
      </w:r>
      <w:r>
        <w:rPr>
          <w:rFonts w:cs="Arial"/>
          <w:color w:val="0000FF"/>
          <w:highlight w:val="white"/>
          <w:lang w:val="en-CA"/>
        </w:rPr>
        <w:t>"/&gt;</w:t>
      </w:r>
    </w:p>
    <w:p w14:paraId="7DC189CD"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colors</w:t>
      </w:r>
      <w:r>
        <w:rPr>
          <w:rFonts w:cs="Arial"/>
          <w:color w:val="0000FF"/>
          <w:highlight w:val="white"/>
          <w:lang w:val="en-CA"/>
        </w:rPr>
        <w:t>&gt;</w:t>
      </w:r>
    </w:p>
    <w:p w14:paraId="04D083F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p>
    <w:p w14:paraId="4E639CBB"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Day</w:t>
      </w:r>
      <w:r>
        <w:rPr>
          <w:rFonts w:cs="Arial"/>
          <w:color w:val="0000FF"/>
          <w:highlight w:val="white"/>
          <w:lang w:val="en-CA"/>
        </w:rPr>
        <w:t>"</w:t>
      </w:r>
      <w:r w:rsidR="000D43A8">
        <w:rPr>
          <w:rFonts w:cs="Arial"/>
          <w:color w:val="0000FF"/>
          <w:highlight w:val="white"/>
          <w:lang w:val="en-CA"/>
        </w:rPr>
        <w:t xml:space="preserve"> </w:t>
      </w:r>
      <w:r w:rsidR="000D43A8">
        <w:rPr>
          <w:rFonts w:cs="Arial"/>
          <w:color w:val="FF8040"/>
          <w:highlight w:val="white"/>
          <w:lang w:val="en-CA"/>
        </w:rPr>
        <w:t>css</w:t>
      </w:r>
      <w:r w:rsidR="000D43A8">
        <w:rPr>
          <w:rFonts w:cs="Arial"/>
          <w:color w:val="0000FF"/>
          <w:highlight w:val="white"/>
          <w:lang w:val="en-CA"/>
        </w:rPr>
        <w:t>="</w:t>
      </w:r>
      <w:r w:rsidR="000D43A8">
        <w:rPr>
          <w:rFonts w:cs="Arial"/>
          <w:color w:val="800000"/>
          <w:highlight w:val="white"/>
          <w:lang w:val="en-CA"/>
        </w:rPr>
        <w:t>daySvgStyle.css</w:t>
      </w:r>
      <w:r w:rsidR="000D43A8">
        <w:rPr>
          <w:rFonts w:cs="Arial"/>
          <w:color w:val="0000FF"/>
          <w:highlight w:val="white"/>
          <w:lang w:val="en-CA"/>
        </w:rPr>
        <w:t>"</w:t>
      </w:r>
      <w:r>
        <w:rPr>
          <w:rFonts w:cs="Arial"/>
          <w:color w:val="0000FF"/>
          <w:highlight w:val="white"/>
          <w:lang w:val="en-CA"/>
        </w:rPr>
        <w:t>&gt;</w:t>
      </w:r>
    </w:p>
    <w:p w14:paraId="5E809164"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"&gt;</w:t>
      </w:r>
    </w:p>
    <w:p w14:paraId="055692E8"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654E7F22"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0F7025AE"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0.280</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5C622E05"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0.310</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3D8C5D4B"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r w:rsidRPr="00A676E9">
        <w:rPr>
          <w:rFonts w:cs="Arial"/>
          <w:color w:val="800000"/>
          <w:highlight w:val="white"/>
          <w:lang w:val="da-DK"/>
        </w:rPr>
        <w:t>45.0</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p>
    <w:p w14:paraId="4CE3DA2A"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xyL</w:t>
      </w:r>
      <w:r w:rsidRPr="00A676E9">
        <w:rPr>
          <w:rFonts w:cs="Arial"/>
          <w:color w:val="0000FF"/>
          <w:highlight w:val="white"/>
          <w:lang w:val="da-DK"/>
        </w:rPr>
        <w:t>&gt;</w:t>
      </w:r>
      <w:r w:rsidRPr="00A676E9">
        <w:rPr>
          <w:rFonts w:cs="Arial"/>
          <w:color w:val="800000"/>
          <w:highlight w:val="white"/>
          <w:lang w:val="da-DK"/>
        </w:rPr>
        <w:t xml:space="preserve">            </w:t>
      </w:r>
    </w:p>
    <w:p w14:paraId="5C3567E1"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cie</w:t>
      </w:r>
      <w:r w:rsidRPr="00A676E9">
        <w:rPr>
          <w:rFonts w:cs="Arial"/>
          <w:color w:val="0000FF"/>
          <w:highlight w:val="white"/>
          <w:lang w:val="da-DK"/>
        </w:rPr>
        <w:t>&gt;</w:t>
      </w:r>
    </w:p>
    <w:p w14:paraId="07DF0ECA"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srgb</w:t>
      </w:r>
      <w:r w:rsidRPr="00A676E9">
        <w:rPr>
          <w:rFonts w:cs="Arial"/>
          <w:color w:val="0000FF"/>
          <w:highlight w:val="white"/>
          <w:lang w:val="da-DK"/>
        </w:rPr>
        <w:t>&gt;</w:t>
      </w:r>
    </w:p>
    <w:p w14:paraId="13470C04"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AF21AA">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171</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27A4A483"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192</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7247EBC3"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177</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4C2C7E31"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61F1FC6F"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1B6E17F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"&gt;</w:t>
      </w:r>
    </w:p>
    <w:p w14:paraId="699A89A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689F3EC7"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40384F3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0.52</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4B4361D8"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0.39</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730D8125"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r w:rsidRPr="001A6087">
        <w:rPr>
          <w:rFonts w:cs="Arial"/>
          <w:color w:val="800000"/>
          <w:highlight w:val="white"/>
          <w:lang w:val="da-DK"/>
        </w:rPr>
        <w:t>28.0</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p>
    <w:p w14:paraId="682054EF"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xyL</w:t>
      </w:r>
      <w:r w:rsidRPr="001A6087">
        <w:rPr>
          <w:rFonts w:cs="Arial"/>
          <w:color w:val="0000FF"/>
          <w:highlight w:val="white"/>
          <w:lang w:val="da-DK"/>
        </w:rPr>
        <w:t>&gt;</w:t>
      </w:r>
      <w:r w:rsidRPr="001A6087">
        <w:rPr>
          <w:rFonts w:cs="Arial"/>
          <w:color w:val="800000"/>
          <w:highlight w:val="white"/>
          <w:lang w:val="da-DK"/>
        </w:rPr>
        <w:t xml:space="preserve">         </w:t>
      </w:r>
    </w:p>
    <w:p w14:paraId="3B6755A0"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cie</w:t>
      </w:r>
      <w:r w:rsidRPr="001A6087">
        <w:rPr>
          <w:rFonts w:cs="Arial"/>
          <w:color w:val="0000FF"/>
          <w:highlight w:val="white"/>
          <w:lang w:val="da-DK"/>
        </w:rPr>
        <w:t>&gt;</w:t>
      </w:r>
    </w:p>
    <w:p w14:paraId="064CBE2F"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srgb</w:t>
      </w:r>
      <w:r w:rsidRPr="001A6087">
        <w:rPr>
          <w:rFonts w:cs="Arial"/>
          <w:color w:val="0000FF"/>
          <w:highlight w:val="white"/>
          <w:lang w:val="da-DK"/>
        </w:rPr>
        <w:t>&gt;</w:t>
      </w:r>
    </w:p>
    <w:p w14:paraId="4928C97F"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1A6087">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230</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3CC6DE5C"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121</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344D455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56</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136AE7BD"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Pr>
          <w:rFonts w:cs="Arial"/>
          <w:color w:val="800000"/>
          <w:highlight w:val="white"/>
          <w:lang w:val="en-CA"/>
        </w:rPr>
        <w:t xml:space="preserve">            </w:t>
      </w:r>
      <w:r w:rsidRPr="001A6087">
        <w:rPr>
          <w:rFonts w:cs="Arial"/>
          <w:color w:val="0000FF"/>
          <w:highlight w:val="white"/>
          <w:lang w:val="da-DK"/>
        </w:rPr>
        <w:t>&lt;/</w:t>
      </w:r>
      <w:r w:rsidRPr="001A6087">
        <w:rPr>
          <w:rFonts w:cs="Arial"/>
          <w:color w:val="0000A0"/>
          <w:highlight w:val="white"/>
          <w:lang w:val="da-DK"/>
        </w:rPr>
        <w:t>srgb</w:t>
      </w:r>
      <w:r w:rsidRPr="001A6087">
        <w:rPr>
          <w:rFonts w:cs="Arial"/>
          <w:color w:val="0000FF"/>
          <w:highlight w:val="white"/>
          <w:lang w:val="da-DK"/>
        </w:rPr>
        <w:t>&gt;</w:t>
      </w:r>
      <w:r w:rsidRPr="001A6087">
        <w:rPr>
          <w:rFonts w:cs="Arial"/>
          <w:color w:val="800000"/>
          <w:highlight w:val="white"/>
          <w:lang w:val="da-DK"/>
        </w:rPr>
        <w:t xml:space="preserve">       </w:t>
      </w:r>
    </w:p>
    <w:p w14:paraId="0749072B"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item</w:t>
      </w:r>
      <w:r w:rsidRPr="001A6087">
        <w:rPr>
          <w:rFonts w:cs="Arial"/>
          <w:color w:val="0000FF"/>
          <w:highlight w:val="white"/>
          <w:lang w:val="da-DK"/>
        </w:rPr>
        <w:t>&gt;</w:t>
      </w:r>
    </w:p>
    <w:p w14:paraId="17A4B75E"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palette</w:t>
      </w:r>
      <w:r w:rsidRPr="001A6087">
        <w:rPr>
          <w:rFonts w:cs="Arial"/>
          <w:color w:val="0000FF"/>
          <w:highlight w:val="white"/>
          <w:lang w:val="da-DK"/>
        </w:rPr>
        <w:t>&gt;</w:t>
      </w:r>
    </w:p>
    <w:p w14:paraId="251B5436"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p>
    <w:p w14:paraId="247A64E6"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palette</w:t>
      </w:r>
      <w:r w:rsidRPr="00A676E9">
        <w:rPr>
          <w:rFonts w:cs="Arial"/>
          <w:color w:val="FF8040"/>
          <w:highlight w:val="white"/>
          <w:lang w:val="da-DK"/>
        </w:rPr>
        <w:t xml:space="preserve"> name</w:t>
      </w:r>
      <w:r w:rsidRPr="00A676E9">
        <w:rPr>
          <w:rFonts w:cs="Arial"/>
          <w:color w:val="0000FF"/>
          <w:highlight w:val="white"/>
          <w:lang w:val="da-DK"/>
        </w:rPr>
        <w:t>="</w:t>
      </w:r>
      <w:r w:rsidRPr="00A676E9">
        <w:rPr>
          <w:rFonts w:cs="Arial"/>
          <w:color w:val="800000"/>
          <w:highlight w:val="white"/>
          <w:lang w:val="da-DK"/>
        </w:rPr>
        <w:t>Dusk</w:t>
      </w:r>
      <w:r w:rsidRPr="00A676E9">
        <w:rPr>
          <w:rFonts w:cs="Arial"/>
          <w:color w:val="0000FF"/>
          <w:highlight w:val="white"/>
          <w:lang w:val="da-DK"/>
        </w:rPr>
        <w:t>"</w:t>
      </w:r>
      <w:r w:rsidR="000D43A8">
        <w:rPr>
          <w:rFonts w:cs="Arial"/>
          <w:color w:val="0000FF"/>
          <w:highlight w:val="white"/>
          <w:lang w:val="da-DK"/>
        </w:rPr>
        <w:t xml:space="preserve"> </w:t>
      </w:r>
      <w:r w:rsidR="000D43A8">
        <w:rPr>
          <w:rFonts w:cs="Arial"/>
          <w:color w:val="FF8040"/>
          <w:highlight w:val="white"/>
          <w:lang w:val="en-CA"/>
        </w:rPr>
        <w:t>css</w:t>
      </w:r>
      <w:r w:rsidR="000D43A8">
        <w:rPr>
          <w:rFonts w:cs="Arial"/>
          <w:color w:val="0000FF"/>
          <w:highlight w:val="white"/>
          <w:lang w:val="en-CA"/>
        </w:rPr>
        <w:t>="</w:t>
      </w:r>
      <w:r w:rsidR="000D43A8">
        <w:rPr>
          <w:rFonts w:cs="Arial"/>
          <w:color w:val="800000"/>
          <w:highlight w:val="white"/>
          <w:lang w:val="en-CA"/>
        </w:rPr>
        <w:t>duskSvgStyle.css</w:t>
      </w:r>
      <w:r w:rsidR="000D43A8">
        <w:rPr>
          <w:rFonts w:cs="Arial"/>
          <w:color w:val="0000FF"/>
          <w:highlight w:val="white"/>
          <w:lang w:val="en-CA"/>
        </w:rPr>
        <w:t>"</w:t>
      </w:r>
      <w:r w:rsidRPr="00A676E9">
        <w:rPr>
          <w:rFonts w:cs="Arial"/>
          <w:color w:val="0000FF"/>
          <w:highlight w:val="white"/>
          <w:lang w:val="da-DK"/>
        </w:rPr>
        <w:t>&gt;</w:t>
      </w:r>
    </w:p>
    <w:p w14:paraId="067D97C3"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A676E9">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"&gt;</w:t>
      </w:r>
    </w:p>
    <w:p w14:paraId="1B33BCE7" w14:textId="77777777" w:rsidR="00352474"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8A6F24">
        <w:rPr>
          <w:rFonts w:cs="Arial"/>
          <w:color w:val="800000"/>
          <w:highlight w:val="white"/>
          <w:lang w:val="en-US"/>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2AE2B213"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55D659AB"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0.28</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1B3ADC00"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0.31</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3C16AE89"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r w:rsidRPr="00404E4E">
        <w:rPr>
          <w:rFonts w:cs="Arial"/>
          <w:color w:val="800000"/>
          <w:highlight w:val="white"/>
          <w:lang w:val="fr-FR"/>
        </w:rPr>
        <w:t>25.0</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p>
    <w:p w14:paraId="4D32A2FF"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r w:rsidRPr="00404E4E">
        <w:rPr>
          <w:rFonts w:cs="Arial"/>
          <w:color w:val="800000"/>
          <w:highlight w:val="white"/>
          <w:lang w:val="fr-FR"/>
        </w:rPr>
        <w:t xml:space="preserve">                </w:t>
      </w:r>
    </w:p>
    <w:p w14:paraId="2AA3F9B0"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cie</w:t>
      </w:r>
      <w:r w:rsidRPr="00E96673">
        <w:rPr>
          <w:rFonts w:cs="Arial"/>
          <w:color w:val="0000FF"/>
          <w:highlight w:val="white"/>
          <w:lang w:val="fr-FR"/>
        </w:rPr>
        <w:t>&gt;</w:t>
      </w:r>
    </w:p>
    <w:p w14:paraId="6FAEA1BD"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srgb</w:t>
      </w:r>
      <w:r w:rsidRPr="00E96673">
        <w:rPr>
          <w:rFonts w:cs="Arial"/>
          <w:color w:val="0000FF"/>
          <w:highlight w:val="white"/>
          <w:lang w:val="fr-FR"/>
        </w:rPr>
        <w:t>&gt;</w:t>
      </w:r>
    </w:p>
    <w:p w14:paraId="197FB078"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E96673">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136</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52A1B925"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152</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21489A35"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139</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7950ADF4"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272E6D84"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3B2C2EC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"&gt;</w:t>
      </w:r>
    </w:p>
    <w:p w14:paraId="290C641D"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E96673">
        <w:rPr>
          <w:rFonts w:cs="Arial"/>
          <w:color w:val="0000FF"/>
          <w:highlight w:val="white"/>
          <w:lang w:val="fr-FR"/>
        </w:rPr>
        <w:t>&lt;</w:t>
      </w:r>
      <w:r w:rsidRPr="00E96673">
        <w:rPr>
          <w:rFonts w:cs="Arial"/>
          <w:color w:val="0000A0"/>
          <w:highlight w:val="white"/>
          <w:lang w:val="fr-FR"/>
        </w:rPr>
        <w:t>cie</w:t>
      </w:r>
      <w:r w:rsidRPr="00E96673">
        <w:rPr>
          <w:rFonts w:cs="Arial"/>
          <w:color w:val="0000FF"/>
          <w:highlight w:val="white"/>
          <w:lang w:val="fr-FR"/>
        </w:rPr>
        <w:t>&gt;</w:t>
      </w:r>
    </w:p>
    <w:p w14:paraId="5B6966C1"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xyL</w:t>
      </w:r>
      <w:r w:rsidRPr="00E96673">
        <w:rPr>
          <w:rFonts w:cs="Arial"/>
          <w:color w:val="0000FF"/>
          <w:highlight w:val="white"/>
          <w:lang w:val="fr-FR"/>
        </w:rPr>
        <w:t>&gt;</w:t>
      </w:r>
    </w:p>
    <w:p w14:paraId="7597D91F"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0.52</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5D716063"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0.39</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618BA5FB"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r w:rsidRPr="001A6087">
        <w:rPr>
          <w:rFonts w:cs="Arial"/>
          <w:color w:val="800000"/>
          <w:highlight w:val="white"/>
          <w:lang w:val="da-DK"/>
        </w:rPr>
        <w:t>28.0</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p>
    <w:p w14:paraId="456B7D3A"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xyL</w:t>
      </w:r>
      <w:r w:rsidRPr="001A6087">
        <w:rPr>
          <w:rFonts w:cs="Arial"/>
          <w:color w:val="0000FF"/>
          <w:highlight w:val="white"/>
          <w:lang w:val="da-DK"/>
        </w:rPr>
        <w:t>&gt;</w:t>
      </w:r>
      <w:r w:rsidRPr="001A6087">
        <w:rPr>
          <w:rFonts w:cs="Arial"/>
          <w:color w:val="800000"/>
          <w:highlight w:val="white"/>
          <w:lang w:val="da-DK"/>
        </w:rPr>
        <w:t xml:space="preserve">                </w:t>
      </w:r>
    </w:p>
    <w:p w14:paraId="47AFFB41"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cie</w:t>
      </w:r>
      <w:r w:rsidRPr="001A6087">
        <w:rPr>
          <w:rFonts w:cs="Arial"/>
          <w:color w:val="0000FF"/>
          <w:highlight w:val="white"/>
          <w:lang w:val="da-DK"/>
        </w:rPr>
        <w:t>&gt;</w:t>
      </w:r>
    </w:p>
    <w:p w14:paraId="4546B6A4"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srgb</w:t>
      </w:r>
      <w:r w:rsidRPr="001A6087">
        <w:rPr>
          <w:rFonts w:cs="Arial"/>
          <w:color w:val="0000FF"/>
          <w:highlight w:val="white"/>
          <w:lang w:val="da-DK"/>
        </w:rPr>
        <w:t>&gt;</w:t>
      </w:r>
    </w:p>
    <w:p w14:paraId="44D99D1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1A6087">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230</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6B6CBB05"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121</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454FA115"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56</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1AE37C9F"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24309902"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776AB2DF"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0000FF"/>
          <w:highlight w:val="white"/>
          <w:lang w:val="en-CA"/>
        </w:rPr>
        <w:t>&gt;</w:t>
      </w:r>
    </w:p>
    <w:p w14:paraId="535D0A5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p>
    <w:p w14:paraId="3362E38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Night</w:t>
      </w:r>
      <w:r>
        <w:rPr>
          <w:rFonts w:cs="Arial"/>
          <w:color w:val="0000FF"/>
          <w:highlight w:val="white"/>
          <w:lang w:val="en-CA"/>
        </w:rPr>
        <w:t>"</w:t>
      </w:r>
      <w:r w:rsidR="000D43A8">
        <w:rPr>
          <w:rFonts w:cs="Arial"/>
          <w:color w:val="0000FF"/>
          <w:highlight w:val="white"/>
          <w:lang w:val="en-CA"/>
        </w:rPr>
        <w:t xml:space="preserve"> </w:t>
      </w:r>
      <w:r w:rsidR="000D43A8">
        <w:rPr>
          <w:rFonts w:cs="Arial"/>
          <w:color w:val="FF8040"/>
          <w:highlight w:val="white"/>
          <w:lang w:val="en-CA"/>
        </w:rPr>
        <w:t>css</w:t>
      </w:r>
      <w:r w:rsidR="000D43A8">
        <w:rPr>
          <w:rFonts w:cs="Arial"/>
          <w:color w:val="0000FF"/>
          <w:highlight w:val="white"/>
          <w:lang w:val="en-CA"/>
        </w:rPr>
        <w:t>="</w:t>
      </w:r>
      <w:r w:rsidR="000D43A8">
        <w:rPr>
          <w:rFonts w:cs="Arial"/>
          <w:color w:val="800000"/>
          <w:highlight w:val="white"/>
          <w:lang w:val="en-CA"/>
        </w:rPr>
        <w:t>nightSvgStyle.css</w:t>
      </w:r>
      <w:r w:rsidR="000D43A8">
        <w:rPr>
          <w:rFonts w:cs="Arial"/>
          <w:color w:val="0000FF"/>
          <w:highlight w:val="white"/>
          <w:lang w:val="en-CA"/>
        </w:rPr>
        <w:t>"</w:t>
      </w:r>
      <w:r>
        <w:rPr>
          <w:rFonts w:cs="Arial"/>
          <w:color w:val="0000FF"/>
          <w:highlight w:val="white"/>
          <w:lang w:val="en-CA"/>
        </w:rPr>
        <w:t>&gt;</w:t>
      </w:r>
    </w:p>
    <w:p w14:paraId="73C095A6"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"&gt;</w:t>
      </w:r>
    </w:p>
    <w:p w14:paraId="3E3A040E"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en-US"/>
        </w:rPr>
      </w:pPr>
      <w:r>
        <w:rPr>
          <w:rFonts w:cs="Arial"/>
          <w:color w:val="800000"/>
          <w:highlight w:val="white"/>
          <w:lang w:val="en-CA"/>
        </w:rPr>
        <w:t xml:space="preserve">            </w:t>
      </w:r>
      <w:r w:rsidRPr="00E96673">
        <w:rPr>
          <w:rFonts w:cs="Arial"/>
          <w:color w:val="0000FF"/>
          <w:highlight w:val="white"/>
          <w:lang w:val="en-US"/>
        </w:rPr>
        <w:t>&lt;</w:t>
      </w:r>
      <w:r w:rsidRPr="00E96673">
        <w:rPr>
          <w:rFonts w:cs="Arial"/>
          <w:color w:val="0000A0"/>
          <w:highlight w:val="white"/>
          <w:lang w:val="en-US"/>
        </w:rPr>
        <w:t>cie</w:t>
      </w:r>
      <w:r w:rsidRPr="00E96673">
        <w:rPr>
          <w:rFonts w:cs="Arial"/>
          <w:color w:val="0000FF"/>
          <w:highlight w:val="white"/>
          <w:lang w:val="en-US"/>
        </w:rPr>
        <w:t>&gt;</w:t>
      </w:r>
    </w:p>
    <w:p w14:paraId="52BA6593"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en-US"/>
        </w:rPr>
      </w:pPr>
      <w:r w:rsidRPr="00E96673">
        <w:rPr>
          <w:rFonts w:cs="Arial"/>
          <w:color w:val="800000"/>
          <w:highlight w:val="white"/>
          <w:lang w:val="en-US"/>
        </w:rPr>
        <w:t xml:space="preserve">                </w:t>
      </w:r>
      <w:r w:rsidRPr="00E96673">
        <w:rPr>
          <w:rFonts w:cs="Arial"/>
          <w:color w:val="0000FF"/>
          <w:highlight w:val="white"/>
          <w:lang w:val="en-US"/>
        </w:rPr>
        <w:t>&lt;</w:t>
      </w:r>
      <w:r w:rsidRPr="00E96673">
        <w:rPr>
          <w:rFonts w:cs="Arial"/>
          <w:color w:val="0000A0"/>
          <w:highlight w:val="white"/>
          <w:lang w:val="en-US"/>
        </w:rPr>
        <w:t>xyL</w:t>
      </w:r>
      <w:r w:rsidRPr="00E96673">
        <w:rPr>
          <w:rFonts w:cs="Arial"/>
          <w:color w:val="0000FF"/>
          <w:highlight w:val="white"/>
          <w:lang w:val="en-US"/>
        </w:rPr>
        <w:t>&gt;</w:t>
      </w:r>
    </w:p>
    <w:p w14:paraId="53D7A619"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en-US"/>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0.28</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130BE3ED"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0.31</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4A33C29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r w:rsidRPr="00404E4E">
        <w:rPr>
          <w:rFonts w:cs="Arial"/>
          <w:color w:val="800000"/>
          <w:highlight w:val="white"/>
          <w:lang w:val="fr-FR"/>
        </w:rPr>
        <w:t>2.25</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p>
    <w:p w14:paraId="3EBC8C8B"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r w:rsidRPr="00404E4E">
        <w:rPr>
          <w:rFonts w:cs="Arial"/>
          <w:color w:val="800000"/>
          <w:highlight w:val="white"/>
          <w:lang w:val="fr-FR"/>
        </w:rPr>
        <w:t xml:space="preserve">                </w:t>
      </w:r>
    </w:p>
    <w:p w14:paraId="62689619"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6153229C"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en-GB"/>
        </w:rPr>
      </w:pPr>
      <w:r w:rsidRPr="00E96673">
        <w:rPr>
          <w:rFonts w:cs="Arial"/>
          <w:color w:val="800000"/>
          <w:highlight w:val="white"/>
          <w:lang w:val="fr-FR"/>
        </w:rPr>
        <w:t xml:space="preserve">            </w:t>
      </w:r>
      <w:r w:rsidRPr="001A6087">
        <w:rPr>
          <w:rFonts w:cs="Arial"/>
          <w:color w:val="0000FF"/>
          <w:highlight w:val="white"/>
          <w:lang w:val="en-GB"/>
        </w:rPr>
        <w:t>&lt;</w:t>
      </w:r>
      <w:r w:rsidRPr="001A6087">
        <w:rPr>
          <w:rFonts w:cs="Arial"/>
          <w:color w:val="0000A0"/>
          <w:highlight w:val="white"/>
          <w:lang w:val="en-GB"/>
        </w:rPr>
        <w:t>srgb</w:t>
      </w:r>
      <w:r w:rsidRPr="001A6087">
        <w:rPr>
          <w:rFonts w:cs="Arial"/>
          <w:color w:val="0000FF"/>
          <w:highlight w:val="white"/>
          <w:lang w:val="en-GB"/>
        </w:rPr>
        <w:t>&gt;</w:t>
      </w:r>
    </w:p>
    <w:p w14:paraId="4D63993B"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1A6087">
        <w:rPr>
          <w:rFonts w:cs="Arial"/>
          <w:color w:val="800000"/>
          <w:highlight w:val="white"/>
          <w:lang w:val="en-GB"/>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56</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00FA4F1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61</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1DB9EDD8"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55</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00E636F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1AD64E66"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2A8A598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"&gt;</w:t>
      </w:r>
    </w:p>
    <w:p w14:paraId="1899CC7E"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5F46AA9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350AE16F"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0.52</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7D7727DA"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0.39</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5F40CFCD"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r w:rsidRPr="00A676E9">
        <w:rPr>
          <w:rFonts w:cs="Arial"/>
          <w:color w:val="800000"/>
          <w:highlight w:val="white"/>
          <w:lang w:val="da-DK"/>
        </w:rPr>
        <w:t>2.52</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p>
    <w:p w14:paraId="5470E42E"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xyL</w:t>
      </w:r>
      <w:r w:rsidRPr="00A676E9">
        <w:rPr>
          <w:rFonts w:cs="Arial"/>
          <w:color w:val="0000FF"/>
          <w:highlight w:val="white"/>
          <w:lang w:val="da-DK"/>
        </w:rPr>
        <w:t>&gt;</w:t>
      </w:r>
      <w:r w:rsidRPr="00A676E9">
        <w:rPr>
          <w:rFonts w:cs="Arial"/>
          <w:color w:val="800000"/>
          <w:highlight w:val="white"/>
          <w:lang w:val="da-DK"/>
        </w:rPr>
        <w:t xml:space="preserve">                </w:t>
      </w:r>
    </w:p>
    <w:p w14:paraId="09EEAA75"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cie</w:t>
      </w:r>
      <w:r w:rsidRPr="00A676E9">
        <w:rPr>
          <w:rFonts w:cs="Arial"/>
          <w:color w:val="0000FF"/>
          <w:highlight w:val="white"/>
          <w:lang w:val="da-DK"/>
        </w:rPr>
        <w:t>&gt;</w:t>
      </w:r>
    </w:p>
    <w:p w14:paraId="240DF3A4"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srgb</w:t>
      </w:r>
      <w:r w:rsidRPr="00A676E9">
        <w:rPr>
          <w:rFonts w:cs="Arial"/>
          <w:color w:val="0000FF"/>
          <w:highlight w:val="white"/>
          <w:lang w:val="da-DK"/>
        </w:rPr>
        <w:t>&gt;</w:t>
      </w:r>
    </w:p>
    <w:p w14:paraId="4648A9B4"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A676E9">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89</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6CA3310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50</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4B9D0D85"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22</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631C8CD8"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59541907"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0A51043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0000FF"/>
          <w:highlight w:val="white"/>
          <w:lang w:val="en-CA"/>
        </w:rPr>
        <w:t>&gt;</w:t>
      </w:r>
      <w:r>
        <w:rPr>
          <w:rFonts w:cs="Arial"/>
          <w:color w:val="800000"/>
          <w:highlight w:val="white"/>
          <w:lang w:val="en-CA"/>
        </w:rPr>
        <w:t xml:space="preserve">    </w:t>
      </w:r>
    </w:p>
    <w:p w14:paraId="611BE103"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p>
    <w:p w14:paraId="059415EC" w14:textId="77777777" w:rsidR="00AF21AA" w:rsidRDefault="00AF21AA" w:rsidP="00AF21AA">
      <w:pPr>
        <w:tabs>
          <w:tab w:val="left" w:pos="284"/>
          <w:tab w:val="left" w:pos="567"/>
          <w:tab w:val="left" w:pos="851"/>
        </w:tabs>
        <w:rPr>
          <w:lang w:val="en-US"/>
        </w:rPr>
      </w:pP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1D19AC71" w14:textId="77777777" w:rsidR="000F7C6E" w:rsidRPr="006E6D12" w:rsidRDefault="000F7C6E" w:rsidP="00BB19FF">
      <w:pPr>
        <w:pStyle w:val="Heading3"/>
        <w:numPr>
          <w:ilvl w:val="2"/>
          <w:numId w:val="51"/>
        </w:numPr>
        <w:rPr>
          <w:sz w:val="22"/>
          <w:szCs w:val="22"/>
        </w:rPr>
      </w:pPr>
      <w:bookmarkStart w:id="1000" w:name="_Toc397961897"/>
      <w:bookmarkStart w:id="1001" w:name="_Toc16161214"/>
      <w:r w:rsidRPr="000F7C6E">
        <w:rPr>
          <w:sz w:val="22"/>
          <w:szCs w:val="22"/>
        </w:rPr>
        <w:t>S-100 Line Style</w:t>
      </w:r>
      <w:bookmarkEnd w:id="1001"/>
    </w:p>
    <w:bookmarkEnd w:id="1000"/>
    <w:p w14:paraId="7CF93D3E"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00AF7DB2" w14:textId="77777777" w:rsidR="006F103F" w:rsidRDefault="006F103F" w:rsidP="006F103F">
      <w:pPr>
        <w:tabs>
          <w:tab w:val="left" w:pos="28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"&gt;</w:t>
      </w:r>
    </w:p>
    <w:p w14:paraId="6775C70A"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2C61BF60"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3CF784AA"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lineStyleBase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s100Symbol:LineStyleBase</w:t>
      </w:r>
      <w:r>
        <w:rPr>
          <w:rFonts w:cs="Arial"/>
          <w:color w:val="0000FF"/>
          <w:highlight w:val="white"/>
          <w:lang w:val="en-CA"/>
        </w:rPr>
        <w:t>"/&gt;</w:t>
      </w:r>
    </w:p>
    <w:p w14:paraId="7EA94FD6"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4068BC07" w14:textId="77777777" w:rsidR="006F103F" w:rsidRDefault="006F103F" w:rsidP="006F103F">
      <w:pPr>
        <w:tabs>
          <w:tab w:val="left" w:pos="284"/>
        </w:tabs>
        <w:autoSpaceDE w:val="0"/>
        <w:autoSpaceDN w:val="0"/>
        <w:adjustRightInd w:val="0"/>
        <w:ind w:right="-7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lineStyle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s100Symbol:LineStyle</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lineStyleBase</w:t>
      </w:r>
      <w:r>
        <w:rPr>
          <w:rFonts w:cs="Arial"/>
          <w:color w:val="0000FF"/>
          <w:highlight w:val="white"/>
          <w:lang w:val="en-CA"/>
        </w:rPr>
        <w:t>"/&gt;</w:t>
      </w:r>
    </w:p>
    <w:p w14:paraId="0D0238FB"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29509FE5"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compositeLineStyle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s100Symbol:CompositeLineStyle</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lineStyleBase</w:t>
      </w:r>
      <w:r>
        <w:rPr>
          <w:rFonts w:cs="Arial"/>
          <w:color w:val="0000FF"/>
          <w:highlight w:val="white"/>
          <w:lang w:val="en-CA"/>
        </w:rPr>
        <w:t>"/&gt;</w:t>
      </w:r>
    </w:p>
    <w:p w14:paraId="1512DC33" w14:textId="77777777" w:rsidR="006F103F" w:rsidRDefault="006F103F" w:rsidP="006F103F">
      <w:pPr>
        <w:tabs>
          <w:tab w:val="left" w:pos="284"/>
        </w:tabs>
        <w:autoSpaceDE w:val="0"/>
        <w:autoSpaceDN w:val="0"/>
        <w:adjustRightInd w:val="0"/>
        <w:rPr>
          <w:rFonts w:cs="Arial"/>
          <w:color w:val="800000"/>
          <w:highlight w:val="white"/>
          <w:lang w:val="en-CA"/>
        </w:rPr>
      </w:pPr>
    </w:p>
    <w:p w14:paraId="0F96595C"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15EEE72E" w14:textId="77777777" w:rsidR="00CA4776" w:rsidRDefault="00CA4776" w:rsidP="00BB19FF">
      <w:pPr>
        <w:pStyle w:val="Heading4"/>
        <w:numPr>
          <w:ilvl w:val="3"/>
          <w:numId w:val="52"/>
        </w:numPr>
        <w:spacing w:after="120"/>
      </w:pPr>
      <w:bookmarkStart w:id="1002" w:name="_Toc397961898"/>
      <w:r w:rsidRPr="00BD0180">
        <w:t xml:space="preserve">Sample </w:t>
      </w:r>
      <w:r>
        <w:t>Line Style</w:t>
      </w:r>
      <w:bookmarkEnd w:id="1002"/>
    </w:p>
    <w:p w14:paraId="09279180"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4E05A168"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lineStyle</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s100LineStyle.xsd</w:t>
      </w:r>
      <w:r>
        <w:rPr>
          <w:rFonts w:cs="Arial"/>
          <w:color w:val="0000FF"/>
          <w:highlight w:val="white"/>
          <w:lang w:val="en-CA"/>
        </w:rPr>
        <w:t>"&gt;</w:t>
      </w:r>
    </w:p>
    <w:p w14:paraId="490DFEA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intervalLength</w:t>
      </w:r>
      <w:r>
        <w:rPr>
          <w:rFonts w:cs="Arial"/>
          <w:color w:val="0000FF"/>
          <w:highlight w:val="white"/>
          <w:lang w:val="en-CA"/>
        </w:rPr>
        <w:t>&gt;</w:t>
      </w:r>
      <w:r>
        <w:rPr>
          <w:rFonts w:cs="Arial"/>
          <w:color w:val="800000"/>
          <w:highlight w:val="white"/>
          <w:lang w:val="en-CA"/>
        </w:rPr>
        <w:t>6</w:t>
      </w:r>
      <w:r>
        <w:rPr>
          <w:rFonts w:cs="Arial"/>
          <w:color w:val="0000FF"/>
          <w:highlight w:val="white"/>
          <w:lang w:val="en-CA"/>
        </w:rPr>
        <w:t>&lt;/</w:t>
      </w:r>
      <w:r>
        <w:rPr>
          <w:rFonts w:cs="Arial"/>
          <w:color w:val="0000A0"/>
          <w:highlight w:val="white"/>
          <w:lang w:val="en-CA"/>
        </w:rPr>
        <w:t>intervalLength</w:t>
      </w:r>
      <w:r>
        <w:rPr>
          <w:rFonts w:cs="Arial"/>
          <w:color w:val="0000FF"/>
          <w:highlight w:val="white"/>
          <w:lang w:val="en-CA"/>
        </w:rPr>
        <w:t>&gt;</w:t>
      </w:r>
    </w:p>
    <w:p w14:paraId="38F0224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pen</w:t>
      </w:r>
      <w:r>
        <w:rPr>
          <w:rFonts w:cs="Arial"/>
          <w:color w:val="FF8040"/>
          <w:highlight w:val="white"/>
          <w:lang w:val="en-CA"/>
        </w:rPr>
        <w:t xml:space="preserve"> width</w:t>
      </w:r>
      <w:r>
        <w:rPr>
          <w:rFonts w:cs="Arial"/>
          <w:color w:val="0000FF"/>
          <w:highlight w:val="white"/>
          <w:lang w:val="en-CA"/>
        </w:rPr>
        <w:t>="</w:t>
      </w:r>
      <w:r>
        <w:rPr>
          <w:rFonts w:cs="Arial"/>
          <w:color w:val="800000"/>
          <w:highlight w:val="white"/>
          <w:lang w:val="en-CA"/>
        </w:rPr>
        <w:t>0.3</w:t>
      </w:r>
      <w:r>
        <w:rPr>
          <w:rFonts w:cs="Arial"/>
          <w:color w:val="0000FF"/>
          <w:highlight w:val="white"/>
          <w:lang w:val="en-CA"/>
        </w:rPr>
        <w:t>"&gt;</w:t>
      </w:r>
    </w:p>
    <w:p w14:paraId="6F5F685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r>
        <w:rPr>
          <w:rFonts w:cs="Arial"/>
          <w:color w:val="800000"/>
          <w:highlight w:val="white"/>
          <w:lang w:val="en-CA"/>
        </w:rPr>
        <w:t>#aabbcc</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3A33939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pen</w:t>
      </w:r>
      <w:r>
        <w:rPr>
          <w:rFonts w:cs="Arial"/>
          <w:color w:val="0000FF"/>
          <w:highlight w:val="white"/>
          <w:lang w:val="en-CA"/>
        </w:rPr>
        <w:t>&gt;</w:t>
      </w:r>
    </w:p>
    <w:p w14:paraId="67B1358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145EA48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r>
        <w:rPr>
          <w:rFonts w:cs="Arial"/>
          <w:color w:val="800000"/>
          <w:highlight w:val="white"/>
          <w:lang w:val="en-CA"/>
        </w:rPr>
        <w:t>0</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p>
    <w:p w14:paraId="0DDAA2E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r>
        <w:rPr>
          <w:rFonts w:cs="Arial"/>
          <w:color w:val="800000"/>
          <w:highlight w:val="white"/>
          <w:lang w:val="en-CA"/>
        </w:rPr>
        <w:t>1</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p>
    <w:p w14:paraId="17A7C21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19CEE91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31D007C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r>
        <w:rPr>
          <w:rFonts w:cs="Arial"/>
          <w:color w:val="800000"/>
          <w:highlight w:val="white"/>
          <w:lang w:val="en-CA"/>
        </w:rPr>
        <w:t>2</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p>
    <w:p w14:paraId="14C7CFB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r>
        <w:rPr>
          <w:rFonts w:cs="Arial"/>
          <w:color w:val="800000"/>
          <w:highlight w:val="white"/>
          <w:lang w:val="en-CA"/>
        </w:rPr>
        <w:t>3</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p>
    <w:p w14:paraId="50775DB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0E5319F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w:t>
      </w:r>
      <w:r>
        <w:rPr>
          <w:rFonts w:cs="Arial"/>
          <w:color w:val="FF8040"/>
          <w:highlight w:val="white"/>
          <w:lang w:val="en-CA"/>
        </w:rPr>
        <w:t xml:space="preserve"> reference</w:t>
      </w:r>
      <w:r>
        <w:rPr>
          <w:rFonts w:cs="Arial"/>
          <w:color w:val="0000FF"/>
          <w:highlight w:val="white"/>
          <w:lang w:val="en-CA"/>
        </w:rPr>
        <w:t>="</w:t>
      </w:r>
      <w:r>
        <w:rPr>
          <w:rFonts w:cs="Arial"/>
          <w:color w:val="800000"/>
          <w:highlight w:val="white"/>
          <w:lang w:val="en-CA"/>
        </w:rPr>
        <w:t>bla</w:t>
      </w:r>
      <w:r>
        <w:rPr>
          <w:rFonts w:cs="Arial"/>
          <w:color w:val="0000FF"/>
          <w:highlight w:val="white"/>
          <w:lang w:val="en-CA"/>
        </w:rPr>
        <w:t>"&gt;</w:t>
      </w:r>
    </w:p>
    <w:p w14:paraId="2517BC1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position</w:t>
      </w:r>
      <w:r>
        <w:rPr>
          <w:rFonts w:cs="Arial"/>
          <w:color w:val="0000FF"/>
          <w:highlight w:val="white"/>
          <w:lang w:val="en-CA"/>
        </w:rPr>
        <w:t>&gt;</w:t>
      </w:r>
      <w:r>
        <w:rPr>
          <w:rFonts w:cs="Arial"/>
          <w:color w:val="800000"/>
          <w:highlight w:val="white"/>
          <w:lang w:val="en-CA"/>
        </w:rPr>
        <w:t>3.5</w:t>
      </w:r>
      <w:r>
        <w:rPr>
          <w:rFonts w:cs="Arial"/>
          <w:color w:val="0000FF"/>
          <w:highlight w:val="white"/>
          <w:lang w:val="en-CA"/>
        </w:rPr>
        <w:t>&lt;/</w:t>
      </w:r>
      <w:r>
        <w:rPr>
          <w:rFonts w:cs="Arial"/>
          <w:color w:val="0000A0"/>
          <w:highlight w:val="white"/>
          <w:lang w:val="en-CA"/>
        </w:rPr>
        <w:t>position</w:t>
      </w:r>
      <w:r>
        <w:rPr>
          <w:rFonts w:cs="Arial"/>
          <w:color w:val="0000FF"/>
          <w:highlight w:val="white"/>
          <w:lang w:val="en-CA"/>
        </w:rPr>
        <w:t>&gt;</w:t>
      </w:r>
    </w:p>
    <w:p w14:paraId="1A97DAB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w:t>
      </w:r>
      <w:r>
        <w:rPr>
          <w:rFonts w:cs="Arial"/>
          <w:color w:val="0000FF"/>
          <w:highlight w:val="white"/>
          <w:lang w:val="en-CA"/>
        </w:rPr>
        <w:t>&gt;</w:t>
      </w:r>
    </w:p>
    <w:p w14:paraId="4EAF14F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lineStyle</w:t>
      </w:r>
      <w:r>
        <w:rPr>
          <w:rFonts w:cs="Arial"/>
          <w:color w:val="0000FF"/>
          <w:highlight w:val="white"/>
          <w:lang w:val="en-CA"/>
        </w:rPr>
        <w:t>&gt;</w:t>
      </w:r>
    </w:p>
    <w:p w14:paraId="2DC5450B" w14:textId="77777777" w:rsidR="000F7C6E" w:rsidRDefault="000F7C6E" w:rsidP="00BB19FF">
      <w:pPr>
        <w:pStyle w:val="Heading4"/>
        <w:numPr>
          <w:ilvl w:val="3"/>
          <w:numId w:val="52"/>
        </w:numPr>
        <w:spacing w:after="120"/>
      </w:pPr>
      <w:bookmarkStart w:id="1003" w:name="_Toc397961899"/>
      <w:r w:rsidRPr="000F7C6E">
        <w:t>S-100 Area Fill</w:t>
      </w:r>
    </w:p>
    <w:bookmarkEnd w:id="1003"/>
    <w:p w14:paraId="03F678A3"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217EBD30" w14:textId="77777777" w:rsidR="006F103F" w:rsidRDefault="006F103F" w:rsidP="006F103F">
      <w:pPr>
        <w:tabs>
          <w:tab w:val="left" w:pos="28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"&gt;</w:t>
      </w:r>
    </w:p>
    <w:p w14:paraId="162CA837"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4A3E0E49"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49B6EB39"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s100Symbol:AreaFillBase</w:t>
      </w:r>
      <w:r>
        <w:rPr>
          <w:rFonts w:cs="Arial"/>
          <w:color w:val="0000FF"/>
          <w:highlight w:val="white"/>
          <w:lang w:val="en-CA"/>
        </w:rPr>
        <w:t>"/&gt;</w:t>
      </w:r>
    </w:p>
    <w:p w14:paraId="096AC858"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60949B41"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s100Symbol:ColorFill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4014EACC" w14:textId="77777777" w:rsidR="006F103F" w:rsidRDefault="006F103F" w:rsidP="006F103F">
      <w:pPr>
        <w:tabs>
          <w:tab w:val="left" w:pos="284"/>
        </w:tabs>
        <w:autoSpaceDE w:val="0"/>
        <w:autoSpaceDN w:val="0"/>
        <w:adjustRightInd w:val="0"/>
        <w:ind w:right="-1294"/>
        <w:jc w:val="left"/>
        <w:rPr>
          <w:rFonts w:cs="Arial"/>
          <w:color w:val="800000"/>
          <w:highlight w:val="white"/>
          <w:lang w:val="en-CA"/>
        </w:rPr>
      </w:pPr>
    </w:p>
    <w:p w14:paraId="7D807A4F"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pixmapFill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s100Symbol:PixmapFill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44E11F9C" w14:textId="77777777" w:rsidR="006F103F" w:rsidRDefault="006F103F" w:rsidP="006F103F">
      <w:pPr>
        <w:tabs>
          <w:tab w:val="left" w:pos="284"/>
        </w:tabs>
        <w:autoSpaceDE w:val="0"/>
        <w:autoSpaceDN w:val="0"/>
        <w:adjustRightInd w:val="0"/>
        <w:ind w:right="-1294"/>
        <w:jc w:val="left"/>
        <w:rPr>
          <w:rFonts w:cs="Arial"/>
          <w:color w:val="800000"/>
          <w:highlight w:val="white"/>
          <w:lang w:val="en-CA"/>
        </w:rPr>
      </w:pPr>
    </w:p>
    <w:p w14:paraId="0B8687B4"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symbolFill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s100Symbol:SymbolFill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4310CAAC" w14:textId="77777777" w:rsidR="006F103F" w:rsidRDefault="006F103F" w:rsidP="006F103F">
      <w:pPr>
        <w:tabs>
          <w:tab w:val="left" w:pos="284"/>
        </w:tabs>
        <w:autoSpaceDE w:val="0"/>
        <w:autoSpaceDN w:val="0"/>
        <w:adjustRightInd w:val="0"/>
        <w:ind w:right="-1294"/>
        <w:jc w:val="left"/>
        <w:rPr>
          <w:rFonts w:cs="Arial"/>
          <w:color w:val="800000"/>
          <w:highlight w:val="white"/>
          <w:lang w:val="en-CA"/>
        </w:rPr>
      </w:pPr>
    </w:p>
    <w:p w14:paraId="763C10DB"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hatchFill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s100Symbol:HatchFill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795FA2BB" w14:textId="77777777" w:rsidR="006F103F" w:rsidRDefault="006F103F" w:rsidP="006F103F">
      <w:pPr>
        <w:tabs>
          <w:tab w:val="left" w:pos="284"/>
        </w:tabs>
        <w:autoSpaceDE w:val="0"/>
        <w:autoSpaceDN w:val="0"/>
        <w:adjustRightInd w:val="0"/>
        <w:rPr>
          <w:rFonts w:cs="Arial"/>
          <w:color w:val="800000"/>
          <w:highlight w:val="white"/>
          <w:lang w:val="en-CA"/>
        </w:rPr>
      </w:pPr>
    </w:p>
    <w:p w14:paraId="64F2E5D4"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5567E6A2" w14:textId="77777777" w:rsidR="000F7C6E" w:rsidRDefault="000F7C6E" w:rsidP="00BB19FF">
      <w:pPr>
        <w:pStyle w:val="Heading4"/>
        <w:numPr>
          <w:ilvl w:val="3"/>
          <w:numId w:val="52"/>
        </w:numPr>
        <w:spacing w:after="120"/>
      </w:pPr>
      <w:bookmarkStart w:id="1004" w:name="_Toc397961900"/>
      <w:r w:rsidRPr="000F7C6E">
        <w:t>Sample Area fill XML</w:t>
      </w:r>
    </w:p>
    <w:bookmarkEnd w:id="1004"/>
    <w:p w14:paraId="0E07AEEB"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57CE2D95"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colorFill</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S100AreaFill.xsd</w:t>
      </w:r>
      <w:r>
        <w:rPr>
          <w:rFonts w:cs="Arial"/>
          <w:color w:val="0000FF"/>
          <w:highlight w:val="white"/>
          <w:lang w:val="en-CA"/>
        </w:rPr>
        <w:t>"&gt;</w:t>
      </w:r>
    </w:p>
    <w:p w14:paraId="1BB7A08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transparency</w:t>
      </w:r>
      <w:r>
        <w:rPr>
          <w:rFonts w:cs="Arial"/>
          <w:color w:val="0000FF"/>
          <w:highlight w:val="white"/>
          <w:lang w:val="en-CA"/>
        </w:rPr>
        <w:t>="</w:t>
      </w:r>
      <w:r>
        <w:rPr>
          <w:rFonts w:cs="Arial"/>
          <w:color w:val="800000"/>
          <w:highlight w:val="white"/>
          <w:lang w:val="en-CA"/>
        </w:rPr>
        <w:t>0.5</w:t>
      </w:r>
      <w:r>
        <w:rPr>
          <w:rFonts w:cs="Arial"/>
          <w:color w:val="0000FF"/>
          <w:highlight w:val="white"/>
          <w:lang w:val="en-CA"/>
        </w:rPr>
        <w:t>"&gt;</w:t>
      </w:r>
      <w:r>
        <w:rPr>
          <w:rFonts w:cs="Arial"/>
          <w:color w:val="800000"/>
          <w:highlight w:val="white"/>
          <w:lang w:val="en-CA"/>
        </w:rPr>
        <w:t>NODTA</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6E95DDAA" w14:textId="77777777" w:rsidR="006F103F" w:rsidRDefault="006F103F" w:rsidP="006F103F">
      <w:pPr>
        <w:autoSpaceDE w:val="0"/>
        <w:autoSpaceDN w:val="0"/>
        <w:adjustRightInd w:val="0"/>
        <w:rPr>
          <w:rFonts w:cs="Arial"/>
          <w:color w:val="0000FF"/>
          <w:highlight w:val="white"/>
          <w:lang w:val="en-CA"/>
        </w:rPr>
      </w:pPr>
      <w:r>
        <w:rPr>
          <w:rFonts w:cs="Arial"/>
          <w:color w:val="0000FF"/>
          <w:highlight w:val="white"/>
          <w:lang w:val="en-CA"/>
        </w:rPr>
        <w:t>&lt;/</w:t>
      </w:r>
      <w:r>
        <w:rPr>
          <w:rFonts w:cs="Arial"/>
          <w:color w:val="0000A0"/>
          <w:highlight w:val="white"/>
          <w:lang w:val="en-CA"/>
        </w:rPr>
        <w:t>colorFill</w:t>
      </w:r>
      <w:r>
        <w:rPr>
          <w:rFonts w:cs="Arial"/>
          <w:color w:val="0000FF"/>
          <w:highlight w:val="white"/>
          <w:lang w:val="en-CA"/>
        </w:rPr>
        <w:t>&gt;</w:t>
      </w:r>
    </w:p>
    <w:p w14:paraId="0665AA50" w14:textId="77777777" w:rsidR="000F7C6E" w:rsidRDefault="000F7C6E" w:rsidP="00BB19FF">
      <w:pPr>
        <w:pStyle w:val="Heading4"/>
        <w:numPr>
          <w:ilvl w:val="3"/>
          <w:numId w:val="52"/>
        </w:numPr>
        <w:spacing w:after="120"/>
      </w:pPr>
      <w:bookmarkStart w:id="1005" w:name="_Toc397961901"/>
      <w:r w:rsidRPr="000F7C6E">
        <w:t>S-100 Pixmap</w:t>
      </w:r>
    </w:p>
    <w:bookmarkEnd w:id="1005"/>
    <w:p w14:paraId="054373BE"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07BBE7BD" w14:textId="77777777" w:rsidR="006F103F" w:rsidRDefault="006F103F" w:rsidP="006F103F">
      <w:pPr>
        <w:tabs>
          <w:tab w:val="left" w:pos="284"/>
          <w:tab w:val="left" w:pos="567"/>
          <w:tab w:val="left" w:pos="851"/>
          <w:tab w:val="left" w:pos="113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"&gt;</w:t>
      </w:r>
    </w:p>
    <w:p w14:paraId="4EB5FB7A" w14:textId="77777777" w:rsidR="006F103F" w:rsidRDefault="006F103F" w:rsidP="006F103F">
      <w:pPr>
        <w:tabs>
          <w:tab w:val="left" w:pos="284"/>
          <w:tab w:val="left" w:pos="567"/>
          <w:tab w:val="left" w:pos="851"/>
          <w:tab w:val="left" w:pos="113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367D4B8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7FC7CD43"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"&gt;</w:t>
      </w:r>
    </w:p>
    <w:p w14:paraId="2F1A854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27775A5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28D1B73D"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xs:maxLength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3</w:t>
      </w:r>
      <w:r>
        <w:rPr>
          <w:rFonts w:cs="Arial"/>
          <w:color w:val="0000FF"/>
          <w:highlight w:val="white"/>
          <w:lang w:val="en-CA"/>
        </w:rPr>
        <w:t>"/&gt;</w:t>
      </w:r>
    </w:p>
    <w:p w14:paraId="106F6DC3"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xs:pattern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[a-zA-Z0-9_]+</w:t>
      </w:r>
      <w:r>
        <w:rPr>
          <w:rFonts w:cs="Arial"/>
          <w:color w:val="0000FF"/>
          <w:highlight w:val="white"/>
          <w:lang w:val="en-CA"/>
        </w:rPr>
        <w:t>"/&gt;</w:t>
      </w:r>
    </w:p>
    <w:p w14:paraId="1DD29A13"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336D8247"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B2B9A30"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22C6E65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"&gt;</w:t>
      </w:r>
    </w:p>
    <w:p w14:paraId="437FC60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xs:simpleContent</w:t>
      </w:r>
      <w:r>
        <w:rPr>
          <w:rFonts w:cs="Arial"/>
          <w:color w:val="0000FF"/>
          <w:highlight w:val="white"/>
          <w:lang w:val="en-CA"/>
        </w:rPr>
        <w:t>&gt;</w:t>
      </w:r>
    </w:p>
    <w:p w14:paraId="17DD421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"&gt;</w:t>
      </w:r>
    </w:p>
    <w:p w14:paraId="1E3CC7F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1CCF37C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549A9A5D"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A20C4EA"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xs:simpleContent</w:t>
      </w:r>
      <w:r w:rsidRPr="00404E4E">
        <w:rPr>
          <w:rFonts w:cs="Arial"/>
          <w:color w:val="0000FF"/>
          <w:highlight w:val="white"/>
          <w:lang w:val="fr-FR"/>
        </w:rPr>
        <w:t>&gt;</w:t>
      </w:r>
    </w:p>
    <w:p w14:paraId="662F2AC2"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A8847F1"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p>
    <w:p w14:paraId="193CBEDF"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ColorMapItem</w:t>
      </w:r>
      <w:r>
        <w:rPr>
          <w:rFonts w:cs="Arial"/>
          <w:color w:val="0000FF"/>
          <w:highlight w:val="white"/>
          <w:lang w:val="en-CA"/>
        </w:rPr>
        <w:t>"&gt;</w:t>
      </w:r>
    </w:p>
    <w:p w14:paraId="4A732E1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3FBB908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s100Symbol:Color</w:t>
      </w:r>
      <w:r>
        <w:rPr>
          <w:rFonts w:cs="Arial"/>
          <w:color w:val="0000FF"/>
          <w:highlight w:val="white"/>
          <w:lang w:val="en-CA"/>
        </w:rPr>
        <w:t>"&gt;</w:t>
      </w:r>
    </w:p>
    <w:p w14:paraId="19A46E0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id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541DB3FF"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28F12FC"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5D7FCC1"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A083C3A"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p>
    <w:p w14:paraId="48FB34D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ColorMap</w:t>
      </w:r>
      <w:r>
        <w:rPr>
          <w:rFonts w:cs="Arial"/>
          <w:color w:val="0000FF"/>
          <w:highlight w:val="white"/>
          <w:lang w:val="en-CA"/>
        </w:rPr>
        <w:t>"&gt;</w:t>
      </w:r>
    </w:p>
    <w:p w14:paraId="6826152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8069A91" w14:textId="77777777" w:rsidR="006F103F" w:rsidRDefault="006F103F" w:rsidP="006F103F">
      <w:pPr>
        <w:tabs>
          <w:tab w:val="left" w:pos="284"/>
          <w:tab w:val="left" w:pos="567"/>
          <w:tab w:val="left" w:pos="851"/>
          <w:tab w:val="left" w:pos="1134"/>
        </w:tabs>
        <w:autoSpaceDE w:val="0"/>
        <w:autoSpaceDN w:val="0"/>
        <w:adjustRightInd w:val="0"/>
        <w:ind w:right="-12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ColorMapItem</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506469E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373F3907"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F7B9C4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14274EB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Pixmap</w:t>
      </w:r>
      <w:r>
        <w:rPr>
          <w:rFonts w:cs="Arial"/>
          <w:color w:val="0000FF"/>
          <w:highlight w:val="white"/>
          <w:lang w:val="en-CA"/>
        </w:rPr>
        <w:t>"&gt;</w:t>
      </w:r>
    </w:p>
    <w:p w14:paraId="4303DD82"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65596F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description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1C8CB023"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width</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xs:positiveInteger</w:t>
      </w:r>
      <w:r>
        <w:rPr>
          <w:rFonts w:cs="Arial"/>
          <w:color w:val="0000FF"/>
          <w:highlight w:val="white"/>
          <w:lang w:val="en-CA"/>
        </w:rPr>
        <w:t>"/&gt;</w:t>
      </w:r>
    </w:p>
    <w:p w14:paraId="5C4DE99B"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height</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xs:positiveInteger</w:t>
      </w:r>
      <w:r>
        <w:rPr>
          <w:rFonts w:cs="Arial"/>
          <w:color w:val="0000FF"/>
          <w:highlight w:val="white"/>
          <w:lang w:val="en-CA"/>
        </w:rPr>
        <w:t>"/&gt;</w:t>
      </w:r>
    </w:p>
    <w:p w14:paraId="3407D6AC"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colorMap</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ColorMap</w:t>
      </w:r>
      <w:r>
        <w:rPr>
          <w:rFonts w:cs="Arial"/>
          <w:color w:val="0000FF"/>
          <w:highlight w:val="white"/>
          <w:lang w:val="en-CA"/>
        </w:rPr>
        <w:t>"&gt;</w:t>
      </w:r>
    </w:p>
    <w:p w14:paraId="2BC34586"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7D4EF2A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"/&gt;</w:t>
      </w:r>
    </w:p>
    <w:p w14:paraId="58BEF93B"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@id</w:t>
      </w:r>
      <w:r>
        <w:rPr>
          <w:rFonts w:cs="Arial"/>
          <w:color w:val="0000FF"/>
          <w:highlight w:val="white"/>
          <w:lang w:val="en-CA"/>
        </w:rPr>
        <w:t>"/&gt;</w:t>
      </w:r>
    </w:p>
    <w:p w14:paraId="316C3842"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0000FF"/>
          <w:highlight w:val="white"/>
          <w:lang w:val="en-CA"/>
        </w:rPr>
        <w:t>&gt;</w:t>
      </w:r>
    </w:p>
    <w:p w14:paraId="1FB6FE1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4A3D8D9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background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"/&gt;</w:t>
      </w:r>
    </w:p>
    <w:p w14:paraId="366DDBA2"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2F8FA06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3409855B"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6C4DCA26"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7F5108B0"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pixmap</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Pixmap</w:t>
      </w:r>
      <w:r>
        <w:rPr>
          <w:rFonts w:cs="Arial"/>
          <w:color w:val="0000FF"/>
          <w:highlight w:val="white"/>
          <w:lang w:val="en-CA"/>
        </w:rPr>
        <w:t>"&gt;</w:t>
      </w:r>
    </w:p>
    <w:p w14:paraId="62C755ED"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pixelRef</w:t>
      </w:r>
      <w:r>
        <w:rPr>
          <w:rFonts w:cs="Arial"/>
          <w:color w:val="0000FF"/>
          <w:highlight w:val="white"/>
          <w:lang w:val="en-CA"/>
        </w:rPr>
        <w:t>"</w:t>
      </w:r>
      <w:r>
        <w:rPr>
          <w:rFonts w:cs="Arial"/>
          <w:color w:val="FF8040"/>
          <w:highlight w:val="white"/>
          <w:lang w:val="en-CA"/>
        </w:rPr>
        <w:t xml:space="preserve"> refer</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1438470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"/&gt;</w:t>
      </w:r>
    </w:p>
    <w:p w14:paraId="4E09C0E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w:t>
      </w:r>
      <w:r>
        <w:rPr>
          <w:rFonts w:cs="Arial"/>
          <w:color w:val="0000FF"/>
          <w:highlight w:val="white"/>
          <w:lang w:val="en-CA"/>
        </w:rPr>
        <w:t>"/&gt;</w:t>
      </w:r>
    </w:p>
    <w:p w14:paraId="6739D380"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0000FF"/>
          <w:highlight w:val="white"/>
          <w:lang w:val="en-CA"/>
        </w:rPr>
        <w:t>&gt;</w:t>
      </w:r>
    </w:p>
    <w:p w14:paraId="3073CC30"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backgroundRef</w:t>
      </w:r>
      <w:r>
        <w:rPr>
          <w:rFonts w:cs="Arial"/>
          <w:color w:val="0000FF"/>
          <w:highlight w:val="white"/>
          <w:lang w:val="en-CA"/>
        </w:rPr>
        <w:t>"</w:t>
      </w:r>
      <w:r>
        <w:rPr>
          <w:rFonts w:cs="Arial"/>
          <w:color w:val="FF8040"/>
          <w:highlight w:val="white"/>
          <w:lang w:val="en-CA"/>
        </w:rPr>
        <w:t xml:space="preserve"> refer</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656D1C7C"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background</w:t>
      </w:r>
      <w:r>
        <w:rPr>
          <w:rFonts w:cs="Arial"/>
          <w:color w:val="0000FF"/>
          <w:highlight w:val="white"/>
          <w:lang w:val="en-CA"/>
        </w:rPr>
        <w:t>"/&gt;</w:t>
      </w:r>
    </w:p>
    <w:p w14:paraId="25EAB31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w:t>
      </w:r>
      <w:r>
        <w:rPr>
          <w:rFonts w:cs="Arial"/>
          <w:color w:val="0000FF"/>
          <w:highlight w:val="white"/>
          <w:lang w:val="en-CA"/>
        </w:rPr>
        <w:t>"/&gt;</w:t>
      </w:r>
    </w:p>
    <w:p w14:paraId="37E53E5E"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xs:keyref</w:t>
      </w:r>
      <w:r w:rsidRPr="00404E4E">
        <w:rPr>
          <w:rFonts w:cs="Arial"/>
          <w:color w:val="0000FF"/>
          <w:highlight w:val="white"/>
          <w:lang w:val="fr-FR"/>
        </w:rPr>
        <w:t>&gt;</w:t>
      </w:r>
    </w:p>
    <w:p w14:paraId="70965AC9"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xs:unique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positionUnique</w:t>
      </w:r>
      <w:r w:rsidRPr="00404E4E">
        <w:rPr>
          <w:rFonts w:cs="Arial"/>
          <w:color w:val="0000FF"/>
          <w:highlight w:val="white"/>
          <w:lang w:val="fr-FR"/>
        </w:rPr>
        <w:t>"&gt;</w:t>
      </w:r>
    </w:p>
    <w:p w14:paraId="5325CB8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"/&gt;</w:t>
      </w:r>
    </w:p>
    <w:p w14:paraId="6BFDD34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@x</w:t>
      </w:r>
      <w:r>
        <w:rPr>
          <w:rFonts w:cs="Arial"/>
          <w:color w:val="0000FF"/>
          <w:highlight w:val="white"/>
          <w:lang w:val="en-CA"/>
        </w:rPr>
        <w:t>"/&gt;</w:t>
      </w:r>
    </w:p>
    <w:p w14:paraId="039F57D0"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@y</w:t>
      </w:r>
      <w:r>
        <w:rPr>
          <w:rFonts w:cs="Arial"/>
          <w:color w:val="0000FF"/>
          <w:highlight w:val="white"/>
          <w:lang w:val="en-CA"/>
        </w:rPr>
        <w:t>"/&gt;</w:t>
      </w:r>
    </w:p>
    <w:p w14:paraId="12F8745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xs:unique</w:t>
      </w:r>
      <w:r>
        <w:rPr>
          <w:rFonts w:cs="Arial"/>
          <w:color w:val="0000FF"/>
          <w:highlight w:val="white"/>
          <w:lang w:val="en-CA"/>
        </w:rPr>
        <w:t>&gt;</w:t>
      </w:r>
    </w:p>
    <w:p w14:paraId="60942D22"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2F94510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67F59E62" w14:textId="77777777" w:rsidR="006F103F" w:rsidRDefault="006F103F" w:rsidP="006F103F">
      <w:pPr>
        <w:tabs>
          <w:tab w:val="left" w:pos="284"/>
          <w:tab w:val="left" w:pos="567"/>
          <w:tab w:val="left" w:pos="851"/>
          <w:tab w:val="left" w:pos="1134"/>
        </w:tabs>
        <w:autoSpaceDE w:val="0"/>
        <w:autoSpaceDN w:val="0"/>
        <w:adjustRightInd w:val="0"/>
        <w:rPr>
          <w:lang w:val="en-US"/>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54CA06D1" w14:textId="77777777" w:rsidR="000F7C6E" w:rsidRDefault="000F7C6E" w:rsidP="00BB19FF">
      <w:pPr>
        <w:pStyle w:val="Heading4"/>
        <w:numPr>
          <w:ilvl w:val="3"/>
          <w:numId w:val="52"/>
        </w:numPr>
        <w:spacing w:after="120"/>
      </w:pPr>
      <w:bookmarkStart w:id="1006" w:name="_Toc397961902"/>
      <w:r w:rsidRPr="000F7C6E">
        <w:t>Sample Pixmap</w:t>
      </w:r>
    </w:p>
    <w:bookmarkEnd w:id="1006"/>
    <w:p w14:paraId="65746B5F"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3E48077C"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pixmap</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S100Pixmap.xsd</w:t>
      </w:r>
      <w:r>
        <w:rPr>
          <w:rFonts w:cs="Arial"/>
          <w:color w:val="0000FF"/>
          <w:highlight w:val="white"/>
          <w:lang w:val="en-CA"/>
        </w:rPr>
        <w:t>"&gt;</w:t>
      </w:r>
    </w:p>
    <w:p w14:paraId="6C53F01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Pixmap for a pixmap pattern fill for an area which is not sufficiently described to be symbolized, or for which no symbol exists in the symbol library.</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6B2DBC1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width</w:t>
      </w:r>
      <w:r>
        <w:rPr>
          <w:rFonts w:cs="Arial"/>
          <w:color w:val="0000FF"/>
          <w:highlight w:val="white"/>
          <w:lang w:val="en-CA"/>
        </w:rPr>
        <w:t>&gt;</w:t>
      </w:r>
      <w:r>
        <w:rPr>
          <w:rFonts w:cs="Arial"/>
          <w:color w:val="800000"/>
          <w:highlight w:val="white"/>
          <w:lang w:val="en-CA"/>
        </w:rPr>
        <w:t>8</w:t>
      </w:r>
      <w:r>
        <w:rPr>
          <w:rFonts w:cs="Arial"/>
          <w:color w:val="0000FF"/>
          <w:highlight w:val="white"/>
          <w:lang w:val="en-CA"/>
        </w:rPr>
        <w:t>&lt;/</w:t>
      </w:r>
      <w:r>
        <w:rPr>
          <w:rFonts w:cs="Arial"/>
          <w:color w:val="0000A0"/>
          <w:highlight w:val="white"/>
          <w:lang w:val="en-CA"/>
        </w:rPr>
        <w:t>width</w:t>
      </w:r>
      <w:r>
        <w:rPr>
          <w:rFonts w:cs="Arial"/>
          <w:color w:val="0000FF"/>
          <w:highlight w:val="white"/>
          <w:lang w:val="en-CA"/>
        </w:rPr>
        <w:t>&gt;</w:t>
      </w:r>
    </w:p>
    <w:p w14:paraId="5495278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height</w:t>
      </w:r>
      <w:r>
        <w:rPr>
          <w:rFonts w:cs="Arial"/>
          <w:color w:val="0000FF"/>
          <w:highlight w:val="white"/>
          <w:lang w:val="en-CA"/>
        </w:rPr>
        <w:t>&gt;</w:t>
      </w:r>
      <w:r>
        <w:rPr>
          <w:rFonts w:cs="Arial"/>
          <w:color w:val="800000"/>
          <w:highlight w:val="white"/>
          <w:lang w:val="en-CA"/>
        </w:rPr>
        <w:t>16</w:t>
      </w:r>
      <w:r>
        <w:rPr>
          <w:rFonts w:cs="Arial"/>
          <w:color w:val="0000FF"/>
          <w:highlight w:val="white"/>
          <w:lang w:val="en-CA"/>
        </w:rPr>
        <w:t>&lt;/</w:t>
      </w:r>
      <w:r>
        <w:rPr>
          <w:rFonts w:cs="Arial"/>
          <w:color w:val="0000A0"/>
          <w:highlight w:val="white"/>
          <w:lang w:val="en-CA"/>
        </w:rPr>
        <w:t>height</w:t>
      </w:r>
      <w:r>
        <w:rPr>
          <w:rFonts w:cs="Arial"/>
          <w:color w:val="0000FF"/>
          <w:highlight w:val="white"/>
          <w:lang w:val="en-CA"/>
        </w:rPr>
        <w:t>&gt;</w:t>
      </w:r>
    </w:p>
    <w:p w14:paraId="79194A6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colorMap</w:t>
      </w:r>
      <w:r>
        <w:rPr>
          <w:rFonts w:cs="Arial"/>
          <w:color w:val="0000FF"/>
          <w:highlight w:val="white"/>
          <w:lang w:val="en-CA"/>
        </w:rPr>
        <w:t>&gt;</w:t>
      </w:r>
    </w:p>
    <w:p w14:paraId="5A48BA7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transparency</w:t>
      </w:r>
      <w:r>
        <w:rPr>
          <w:rFonts w:cs="Arial"/>
          <w:color w:val="0000FF"/>
          <w:highlight w:val="white"/>
          <w:lang w:val="en-CA"/>
        </w:rPr>
        <w:t>="</w:t>
      </w:r>
      <w:r>
        <w:rPr>
          <w:rFonts w:cs="Arial"/>
          <w:color w:val="800000"/>
          <w:highlight w:val="white"/>
          <w:lang w:val="en-CA"/>
        </w:rPr>
        <w:t>1.0</w:t>
      </w:r>
      <w:r>
        <w:rPr>
          <w:rFonts w:cs="Arial"/>
          <w:color w:val="0000FF"/>
          <w:highlight w:val="white"/>
          <w:lang w:val="en-CA"/>
        </w:rPr>
        <w:t>"&gt;</w:t>
      </w:r>
      <w:r>
        <w:rPr>
          <w:rFonts w:cs="Arial"/>
          <w:color w:val="800000"/>
          <w:highlight w:val="white"/>
          <w:lang w:val="en-CA"/>
        </w:rPr>
        <w:t>#000000</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33257DA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A</w:t>
      </w:r>
      <w:r>
        <w:rPr>
          <w:rFonts w:cs="Arial"/>
          <w:color w:val="0000FF"/>
          <w:highlight w:val="white"/>
          <w:lang w:val="en-CA"/>
        </w:rPr>
        <w:t>"&gt;</w:t>
      </w:r>
      <w:r>
        <w:rPr>
          <w:rFonts w:cs="Arial"/>
          <w:color w:val="800000"/>
          <w:highlight w:val="white"/>
          <w:lang w:val="en-CA"/>
        </w:rPr>
        <w:t>CHMGD</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4052727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colorMap</w:t>
      </w:r>
      <w:r>
        <w:rPr>
          <w:rFonts w:cs="Arial"/>
          <w:color w:val="0000FF"/>
          <w:highlight w:val="white"/>
          <w:lang w:val="en-CA"/>
        </w:rPr>
        <w:t>&gt;</w:t>
      </w:r>
    </w:p>
    <w:p w14:paraId="35FF2B2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background</w:t>
      </w:r>
      <w:r>
        <w:rPr>
          <w:rFonts w:cs="Arial"/>
          <w:color w:val="0000FF"/>
          <w:highlight w:val="white"/>
          <w:lang w:val="en-CA"/>
        </w:rPr>
        <w:t>&gt;</w:t>
      </w:r>
      <w:r>
        <w:rPr>
          <w:rFonts w:cs="Arial"/>
          <w:color w:val="800000"/>
          <w:highlight w:val="white"/>
          <w:lang w:val="en-CA"/>
        </w:rPr>
        <w:t>0</w:t>
      </w:r>
      <w:r>
        <w:rPr>
          <w:rFonts w:cs="Arial"/>
          <w:color w:val="0000FF"/>
          <w:highlight w:val="white"/>
          <w:lang w:val="en-CA"/>
        </w:rPr>
        <w:t>&lt;/</w:t>
      </w:r>
      <w:r>
        <w:rPr>
          <w:rFonts w:cs="Arial"/>
          <w:color w:val="0000A0"/>
          <w:highlight w:val="white"/>
          <w:lang w:val="en-CA"/>
        </w:rPr>
        <w:t>background</w:t>
      </w:r>
      <w:r>
        <w:rPr>
          <w:rFonts w:cs="Arial"/>
          <w:color w:val="0000FF"/>
          <w:highlight w:val="white"/>
          <w:lang w:val="en-CA"/>
        </w:rPr>
        <w:t>&gt;</w:t>
      </w:r>
    </w:p>
    <w:p w14:paraId="1927802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pixel</w:t>
      </w:r>
      <w:r>
        <w:rPr>
          <w:rFonts w:cs="Arial"/>
          <w:color w:val="FF8040"/>
          <w:highlight w:val="white"/>
          <w:lang w:val="en-CA"/>
        </w:rPr>
        <w:t xml:space="preserve"> x</w:t>
      </w:r>
      <w:r>
        <w:rPr>
          <w:rFonts w:cs="Arial"/>
          <w:color w:val="0000FF"/>
          <w:highlight w:val="white"/>
          <w:lang w:val="en-CA"/>
        </w:rPr>
        <w:t>="</w:t>
      </w:r>
      <w:r>
        <w:rPr>
          <w:rFonts w:cs="Arial"/>
          <w:color w:val="800000"/>
          <w:highlight w:val="white"/>
          <w:lang w:val="en-CA"/>
        </w:rPr>
        <w:t>2</w:t>
      </w:r>
      <w:r>
        <w:rPr>
          <w:rFonts w:cs="Arial"/>
          <w:color w:val="0000FF"/>
          <w:highlight w:val="white"/>
          <w:lang w:val="en-CA"/>
        </w:rPr>
        <w:t>"</w:t>
      </w:r>
      <w:r>
        <w:rPr>
          <w:rFonts w:cs="Arial"/>
          <w:color w:val="FF8040"/>
          <w:highlight w:val="white"/>
          <w:lang w:val="en-CA"/>
        </w:rPr>
        <w:t xml:space="preserve"> y</w:t>
      </w:r>
      <w:r>
        <w:rPr>
          <w:rFonts w:cs="Arial"/>
          <w:color w:val="0000FF"/>
          <w:highlight w:val="white"/>
          <w:lang w:val="en-CA"/>
        </w:rPr>
        <w:t>="</w:t>
      </w:r>
      <w:r>
        <w:rPr>
          <w:rFonts w:cs="Arial"/>
          <w:color w:val="800000"/>
          <w:highlight w:val="white"/>
          <w:lang w:val="en-CA"/>
        </w:rPr>
        <w:t>0</w:t>
      </w:r>
      <w:r>
        <w:rPr>
          <w:rFonts w:cs="Arial"/>
          <w:color w:val="0000FF"/>
          <w:highlight w:val="white"/>
          <w:lang w:val="en-CA"/>
        </w:rPr>
        <w:t>"&gt;</w:t>
      </w:r>
      <w:r>
        <w:rPr>
          <w:rFonts w:cs="Arial"/>
          <w:color w:val="800000"/>
          <w:highlight w:val="white"/>
          <w:lang w:val="en-CA"/>
        </w:rPr>
        <w:t>A</w:t>
      </w:r>
      <w:r>
        <w:rPr>
          <w:rFonts w:cs="Arial"/>
          <w:color w:val="0000FF"/>
          <w:highlight w:val="white"/>
          <w:lang w:val="en-CA"/>
        </w:rPr>
        <w:t>&lt;/</w:t>
      </w:r>
      <w:r>
        <w:rPr>
          <w:rFonts w:cs="Arial"/>
          <w:color w:val="0000A0"/>
          <w:highlight w:val="white"/>
          <w:lang w:val="en-CA"/>
        </w:rPr>
        <w:t>pixel</w:t>
      </w:r>
      <w:r>
        <w:rPr>
          <w:rFonts w:cs="Arial"/>
          <w:color w:val="0000FF"/>
          <w:highlight w:val="white"/>
          <w:lang w:val="en-CA"/>
        </w:rPr>
        <w:t>&gt;</w:t>
      </w:r>
    </w:p>
    <w:p w14:paraId="1B6B9A0E" w14:textId="77777777" w:rsidR="006F103F" w:rsidRPr="00404E4E" w:rsidRDefault="006F103F" w:rsidP="006F103F">
      <w:pPr>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0A01CEAD"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4</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0262702F"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5</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15766A6F"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ADDD00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6</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2A81C999"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2</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501FC993"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2</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6E84E1D1"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AD811D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4E30B214"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4</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3D2C8ECB"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5</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16EE04E"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6</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6</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459FF304"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5</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243AC2D6"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4</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8</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D51522C"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9</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33CA584C"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4AA2E41"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11</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3FBD5ADD"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14</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5E53B5D0"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15</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4C72CB1F" w14:textId="77777777" w:rsidR="006F103F" w:rsidRDefault="006F103F" w:rsidP="006F103F">
      <w:pPr>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pixmap</w:t>
      </w:r>
      <w:r>
        <w:rPr>
          <w:rFonts w:cs="Arial"/>
          <w:color w:val="0000FF"/>
          <w:highlight w:val="white"/>
          <w:lang w:val="en-CA"/>
        </w:rPr>
        <w:t>&gt;</w:t>
      </w:r>
    </w:p>
    <w:p w14:paraId="6AE746F1" w14:textId="77777777" w:rsidR="000F7C6E" w:rsidRDefault="000F7C6E" w:rsidP="00BB19FF">
      <w:pPr>
        <w:pStyle w:val="Heading4"/>
        <w:numPr>
          <w:ilvl w:val="3"/>
          <w:numId w:val="52"/>
        </w:numPr>
        <w:spacing w:after="120"/>
      </w:pPr>
      <w:bookmarkStart w:id="1007" w:name="_Toc397961903"/>
      <w:r w:rsidRPr="000F7C6E">
        <w:t>Sample Catalogue XML</w:t>
      </w:r>
    </w:p>
    <w:bookmarkEnd w:id="1007"/>
    <w:p w14:paraId="45996DDB"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2A185063"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portrayalCatalog</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s100PortrayalCatalog.xsd</w:t>
      </w:r>
      <w:r>
        <w:rPr>
          <w:rFonts w:cs="Arial"/>
          <w:color w:val="0000FF"/>
          <w:highlight w:val="white"/>
          <w:lang w:val="en-CA"/>
        </w:rPr>
        <w:t>"</w:t>
      </w:r>
      <w:r>
        <w:rPr>
          <w:rFonts w:cs="Arial"/>
          <w:color w:val="FF8040"/>
          <w:highlight w:val="white"/>
          <w:lang w:val="en-CA"/>
        </w:rPr>
        <w:t xml:space="preserve"> productId</w:t>
      </w:r>
      <w:r>
        <w:rPr>
          <w:rFonts w:cs="Arial"/>
          <w:color w:val="0000FF"/>
          <w:highlight w:val="white"/>
          <w:lang w:val="en-CA"/>
        </w:rPr>
        <w:t>=""</w:t>
      </w:r>
      <w:r>
        <w:rPr>
          <w:rFonts w:cs="Arial"/>
          <w:color w:val="FF8040"/>
          <w:highlight w:val="white"/>
          <w:lang w:val="en-CA"/>
        </w:rPr>
        <w:t xml:space="preserve"> version</w:t>
      </w:r>
      <w:r>
        <w:rPr>
          <w:rFonts w:cs="Arial"/>
          <w:color w:val="0000FF"/>
          <w:highlight w:val="white"/>
          <w:lang w:val="en-CA"/>
        </w:rPr>
        <w:t>=""&gt;</w:t>
      </w:r>
    </w:p>
    <w:p w14:paraId="01D0BA0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pixmaps</w:t>
      </w:r>
      <w:r>
        <w:rPr>
          <w:rFonts w:cs="Arial"/>
          <w:color w:val="0000FF"/>
          <w:highlight w:val="white"/>
          <w:lang w:val="en-CA"/>
        </w:rPr>
        <w:t>&gt;</w:t>
      </w:r>
    </w:p>
    <w:p w14:paraId="3F7DBD7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55DA620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file://pixmaps/bla.xml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35EFE20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Pixmap</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4EBE78C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7C2BAB5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0000FF"/>
          <w:highlight w:val="white"/>
          <w:lang w:val="en-CA"/>
        </w:rPr>
        <w:t>&gt;</w:t>
      </w:r>
    </w:p>
    <w:p w14:paraId="325985B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w:t>
      </w:r>
      <w:r>
        <w:rPr>
          <w:rFonts w:cs="Arial"/>
          <w:color w:val="0000FF"/>
          <w:highlight w:val="white"/>
          <w:lang w:val="en-CA"/>
        </w:rPr>
        <w:t>"&gt;</w:t>
      </w:r>
    </w:p>
    <w:p w14:paraId="2F6BBE9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file://pixmaps/blub.xml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537B32B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Pixmap</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3854A4F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22496A7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0000FF"/>
          <w:highlight w:val="white"/>
          <w:lang w:val="en-CA"/>
        </w:rPr>
        <w:t>&gt;</w:t>
      </w:r>
    </w:p>
    <w:p w14:paraId="7585ABF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pixmaps</w:t>
      </w:r>
      <w:r>
        <w:rPr>
          <w:rFonts w:cs="Arial"/>
          <w:color w:val="0000FF"/>
          <w:highlight w:val="white"/>
          <w:lang w:val="en-CA"/>
        </w:rPr>
        <w:t>&gt;</w:t>
      </w:r>
    </w:p>
    <w:p w14:paraId="242436E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colorProfiles</w:t>
      </w:r>
      <w:r>
        <w:rPr>
          <w:rFonts w:cs="Arial"/>
          <w:color w:val="0000FF"/>
          <w:highlight w:val="white"/>
          <w:lang w:val="en-CA"/>
        </w:rPr>
        <w:t>&gt;</w:t>
      </w:r>
    </w:p>
    <w:p w14:paraId="1C5AC05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day</w:t>
      </w:r>
      <w:r>
        <w:rPr>
          <w:rFonts w:cs="Arial"/>
          <w:color w:val="0000FF"/>
          <w:highlight w:val="white"/>
          <w:lang w:val="en-CA"/>
        </w:rPr>
        <w:t>"&gt;</w:t>
      </w:r>
    </w:p>
    <w:p w14:paraId="6091989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4C9750D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Day</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6405113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colour profile for the day color schema</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31730F6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r>
        <w:rPr>
          <w:rFonts w:cs="Arial"/>
          <w:color w:val="800000"/>
          <w:highlight w:val="white"/>
          <w:lang w:val="en-CA"/>
        </w:rPr>
        <w:t>en</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p>
    <w:p w14:paraId="2623A04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3FC8181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file://colorProfiles/day.xml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7A51C7F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ColorProfile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2E71D1E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5F8E968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7C30E24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dusk</w:t>
      </w:r>
      <w:r>
        <w:rPr>
          <w:rFonts w:cs="Arial"/>
          <w:color w:val="0000FF"/>
          <w:highlight w:val="white"/>
          <w:lang w:val="en-CA"/>
        </w:rPr>
        <w:t>"&gt;</w:t>
      </w:r>
    </w:p>
    <w:p w14:paraId="7A658A9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2482CA1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Dusk</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48901C0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colour profile for the dusk color schema</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5B90883E" w14:textId="77777777" w:rsidR="006F103F" w:rsidRPr="00404E4E" w:rsidRDefault="006F103F" w:rsidP="006F103F">
      <w:pPr>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en</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52C79FD8"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4F4BFBD5"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fileName</w:t>
      </w:r>
      <w:r w:rsidRPr="00404E4E">
        <w:rPr>
          <w:rFonts w:cs="Arial"/>
          <w:color w:val="0000FF"/>
          <w:highlight w:val="white"/>
          <w:lang w:val="fr-FR"/>
        </w:rPr>
        <w:t>&gt;</w:t>
      </w:r>
      <w:r w:rsidRPr="00404E4E">
        <w:rPr>
          <w:rFonts w:cs="Arial"/>
          <w:color w:val="800000"/>
          <w:highlight w:val="white"/>
          <w:lang w:val="fr-FR"/>
        </w:rPr>
        <w:t>file://colorProfiles/dusk.xml</w:t>
      </w:r>
      <w:r w:rsidRPr="00404E4E">
        <w:rPr>
          <w:rFonts w:cs="Arial"/>
          <w:color w:val="0000FF"/>
          <w:highlight w:val="white"/>
          <w:lang w:val="fr-FR"/>
        </w:rPr>
        <w:t>&lt;/</w:t>
      </w:r>
      <w:r w:rsidRPr="00404E4E">
        <w:rPr>
          <w:rFonts w:cs="Arial"/>
          <w:color w:val="0000A0"/>
          <w:highlight w:val="white"/>
          <w:lang w:val="fr-FR"/>
        </w:rPr>
        <w:t>fileName</w:t>
      </w:r>
      <w:r w:rsidRPr="00404E4E">
        <w:rPr>
          <w:rFonts w:cs="Arial"/>
          <w:color w:val="0000FF"/>
          <w:highlight w:val="white"/>
          <w:lang w:val="fr-FR"/>
        </w:rPr>
        <w:t>&gt;</w:t>
      </w:r>
    </w:p>
    <w:p w14:paraId="3108F678" w14:textId="77777777" w:rsidR="006F103F" w:rsidRDefault="006F103F" w:rsidP="006F103F">
      <w:pPr>
        <w:autoSpaceDE w:val="0"/>
        <w:autoSpaceDN w:val="0"/>
        <w:adjustRightInd w:val="0"/>
        <w:rPr>
          <w:rFonts w:cs="Arial"/>
          <w:color w:val="800000"/>
          <w:highlight w:val="white"/>
          <w:lang w:val="en-CA"/>
        </w:rPr>
      </w:pPr>
      <w:r w:rsidRPr="00404E4E">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ColorProfile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3FE4162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2C320D9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173F26C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night</w:t>
      </w:r>
      <w:r>
        <w:rPr>
          <w:rFonts w:cs="Arial"/>
          <w:color w:val="0000FF"/>
          <w:highlight w:val="white"/>
          <w:lang w:val="en-CA"/>
        </w:rPr>
        <w:t>"&gt;</w:t>
      </w:r>
    </w:p>
    <w:p w14:paraId="6CBF757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080B040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Night</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29A6E65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colour profile for the night color schema</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02DFC1B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r>
        <w:rPr>
          <w:rFonts w:cs="Arial"/>
          <w:color w:val="800000"/>
          <w:highlight w:val="white"/>
          <w:lang w:val="en-CA"/>
        </w:rPr>
        <w:t>en</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p>
    <w:p w14:paraId="5D16899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44A8CA4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file://colorProfiles/night.xml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1A6522F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ColorProfile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34FC474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4D4698C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285FD00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colorProfiles</w:t>
      </w:r>
      <w:r>
        <w:rPr>
          <w:rFonts w:cs="Arial"/>
          <w:color w:val="0000FF"/>
          <w:highlight w:val="white"/>
          <w:lang w:val="en-CA"/>
        </w:rPr>
        <w:t>&gt;</w:t>
      </w:r>
    </w:p>
    <w:p w14:paraId="7EBD60A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symbols</w:t>
      </w:r>
      <w:r>
        <w:rPr>
          <w:rFonts w:cs="Arial"/>
          <w:color w:val="0000FF"/>
          <w:highlight w:val="white"/>
          <w:lang w:val="en-CA"/>
        </w:rPr>
        <w:t>&gt;</w:t>
      </w:r>
    </w:p>
    <w:p w14:paraId="4232EAD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sym1</w:t>
      </w:r>
      <w:r>
        <w:rPr>
          <w:rFonts w:cs="Arial"/>
          <w:color w:val="0000FF"/>
          <w:highlight w:val="white"/>
          <w:lang w:val="en-CA"/>
        </w:rPr>
        <w:t>"&gt;</w:t>
      </w:r>
    </w:p>
    <w:p w14:paraId="36694A0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file://symbols/sym1.svg</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0048A571" w14:textId="77777777" w:rsidR="006F103F" w:rsidRPr="00A676E9" w:rsidRDefault="006F103F" w:rsidP="006F103F">
      <w:pPr>
        <w:autoSpaceDE w:val="0"/>
        <w:autoSpaceDN w:val="0"/>
        <w:adjustRightInd w:val="0"/>
        <w:rPr>
          <w:rFonts w:cs="Arial"/>
          <w:color w:val="800000"/>
          <w:highlight w:val="white"/>
          <w:lang w:val="da-DK"/>
        </w:rPr>
      </w:pPr>
      <w:r>
        <w:rPr>
          <w:rFonts w:cs="Arial"/>
          <w:color w:val="800000"/>
          <w:highlight w:val="white"/>
          <w:lang w:val="en-CA"/>
        </w:rPr>
        <w:t xml:space="preserve">            </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r w:rsidRPr="00A676E9">
        <w:rPr>
          <w:rFonts w:cs="Arial"/>
          <w:color w:val="800000"/>
          <w:highlight w:val="white"/>
          <w:lang w:val="da-DK"/>
        </w:rPr>
        <w:t>Symbol</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p>
    <w:p w14:paraId="7DFF7F71"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r w:rsidRPr="00A676E9">
        <w:rPr>
          <w:rFonts w:cs="Arial"/>
          <w:color w:val="800000"/>
          <w:highlight w:val="white"/>
          <w:lang w:val="da-DK"/>
        </w:rPr>
        <w:t>SVG</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p>
    <w:p w14:paraId="4DC91660"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w:t>
      </w:r>
      <w:r w:rsidRPr="00A676E9">
        <w:rPr>
          <w:rFonts w:cs="Arial"/>
          <w:color w:val="0000FF"/>
          <w:highlight w:val="white"/>
          <w:lang w:val="da-DK"/>
        </w:rPr>
        <w:t>&gt;</w:t>
      </w:r>
    </w:p>
    <w:p w14:paraId="366C408F"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w:t>
      </w:r>
      <w:r w:rsidRPr="00A676E9">
        <w:rPr>
          <w:rFonts w:cs="Arial"/>
          <w:color w:val="FF8040"/>
          <w:highlight w:val="white"/>
          <w:lang w:val="da-DK"/>
        </w:rPr>
        <w:t xml:space="preserve"> id</w:t>
      </w:r>
      <w:r w:rsidRPr="00A676E9">
        <w:rPr>
          <w:rFonts w:cs="Arial"/>
          <w:color w:val="0000FF"/>
          <w:highlight w:val="white"/>
          <w:lang w:val="da-DK"/>
        </w:rPr>
        <w:t>="</w:t>
      </w:r>
      <w:r w:rsidRPr="00A676E9">
        <w:rPr>
          <w:rFonts w:cs="Arial"/>
          <w:color w:val="800000"/>
          <w:highlight w:val="white"/>
          <w:lang w:val="da-DK"/>
        </w:rPr>
        <w:t>sym2</w:t>
      </w:r>
      <w:r w:rsidRPr="00A676E9">
        <w:rPr>
          <w:rFonts w:cs="Arial"/>
          <w:color w:val="0000FF"/>
          <w:highlight w:val="white"/>
          <w:lang w:val="da-DK"/>
        </w:rPr>
        <w:t>"&gt;</w:t>
      </w:r>
    </w:p>
    <w:p w14:paraId="71F58610"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fileName</w:t>
      </w:r>
      <w:r w:rsidRPr="00A676E9">
        <w:rPr>
          <w:rFonts w:cs="Arial"/>
          <w:color w:val="0000FF"/>
          <w:highlight w:val="white"/>
          <w:lang w:val="da-DK"/>
        </w:rPr>
        <w:t>&gt;</w:t>
      </w:r>
      <w:r w:rsidRPr="00A676E9">
        <w:rPr>
          <w:rFonts w:cs="Arial"/>
          <w:color w:val="800000"/>
          <w:highlight w:val="white"/>
          <w:lang w:val="da-DK"/>
        </w:rPr>
        <w:t>file://symbols/sym2.svg</w:t>
      </w:r>
      <w:r w:rsidRPr="00A676E9">
        <w:rPr>
          <w:rFonts w:cs="Arial"/>
          <w:color w:val="0000FF"/>
          <w:highlight w:val="white"/>
          <w:lang w:val="da-DK"/>
        </w:rPr>
        <w:t>&lt;/</w:t>
      </w:r>
      <w:r w:rsidRPr="00A676E9">
        <w:rPr>
          <w:rFonts w:cs="Arial"/>
          <w:color w:val="0000A0"/>
          <w:highlight w:val="white"/>
          <w:lang w:val="da-DK"/>
        </w:rPr>
        <w:t>fileName</w:t>
      </w:r>
      <w:r w:rsidRPr="00A676E9">
        <w:rPr>
          <w:rFonts w:cs="Arial"/>
          <w:color w:val="0000FF"/>
          <w:highlight w:val="white"/>
          <w:lang w:val="da-DK"/>
        </w:rPr>
        <w:t>&gt;</w:t>
      </w:r>
    </w:p>
    <w:p w14:paraId="73250507"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r w:rsidRPr="00A676E9">
        <w:rPr>
          <w:rFonts w:cs="Arial"/>
          <w:color w:val="800000"/>
          <w:highlight w:val="white"/>
          <w:lang w:val="da-DK"/>
        </w:rPr>
        <w:t>Symbol</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p>
    <w:p w14:paraId="6E3EC910"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r w:rsidRPr="00A676E9">
        <w:rPr>
          <w:rFonts w:cs="Arial"/>
          <w:color w:val="800000"/>
          <w:highlight w:val="white"/>
          <w:lang w:val="da-DK"/>
        </w:rPr>
        <w:t>SVG</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p>
    <w:p w14:paraId="79B45DD3"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w:t>
      </w:r>
      <w:r w:rsidRPr="00A676E9">
        <w:rPr>
          <w:rFonts w:cs="Arial"/>
          <w:color w:val="0000FF"/>
          <w:highlight w:val="white"/>
          <w:lang w:val="da-DK"/>
        </w:rPr>
        <w:t>&gt;</w:t>
      </w:r>
    </w:p>
    <w:p w14:paraId="178060F7" w14:textId="77777777" w:rsidR="006F103F" w:rsidRDefault="006F103F" w:rsidP="006F103F">
      <w:pPr>
        <w:autoSpaceDE w:val="0"/>
        <w:autoSpaceDN w:val="0"/>
        <w:adjustRightInd w:val="0"/>
        <w:rPr>
          <w:rFonts w:cs="Arial"/>
          <w:color w:val="0000FF"/>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symbols</w:t>
      </w:r>
      <w:r w:rsidRPr="00A676E9">
        <w:rPr>
          <w:rFonts w:cs="Arial"/>
          <w:color w:val="0000FF"/>
          <w:highlight w:val="white"/>
          <w:lang w:val="da-DK"/>
        </w:rPr>
        <w:t>&gt;</w:t>
      </w:r>
    </w:p>
    <w:p w14:paraId="33149A34" w14:textId="77777777" w:rsidR="00315741" w:rsidRDefault="00315741" w:rsidP="00315741">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styleSheets</w:t>
      </w:r>
      <w:r>
        <w:rPr>
          <w:rFonts w:cs="Arial"/>
          <w:color w:val="0000FF"/>
          <w:highlight w:val="white"/>
          <w:lang w:val="en-CA"/>
        </w:rPr>
        <w:t>&gt;</w:t>
      </w:r>
    </w:p>
    <w:p w14:paraId="386C98C1" w14:textId="77777777" w:rsidR="00315741" w:rsidRDefault="00315741" w:rsidP="00315741">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sidR="00BD1E05">
        <w:rPr>
          <w:rFonts w:cs="Arial"/>
          <w:color w:val="0000A0"/>
          <w:highlight w:val="white"/>
          <w:lang w:val="en-CA"/>
        </w:rPr>
        <w:t>styleSheet</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css1</w:t>
      </w:r>
      <w:r>
        <w:rPr>
          <w:rFonts w:cs="Arial"/>
          <w:color w:val="0000FF"/>
          <w:highlight w:val="white"/>
          <w:lang w:val="en-CA"/>
        </w:rPr>
        <w:t>"&gt;</w:t>
      </w:r>
    </w:p>
    <w:p w14:paraId="392CF21D" w14:textId="77777777" w:rsidR="00315741" w:rsidRDefault="00315741" w:rsidP="00315741">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sidR="00BD1E05">
        <w:rPr>
          <w:rFonts w:cs="Arial"/>
          <w:color w:val="800000"/>
          <w:highlight w:val="white"/>
          <w:lang w:val="en-CA"/>
        </w:rPr>
        <w:t>daySvgStyle.css</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0C511FC0" w14:textId="77777777" w:rsidR="00315741" w:rsidRPr="00A676E9" w:rsidRDefault="00315741" w:rsidP="00315741">
      <w:pPr>
        <w:autoSpaceDE w:val="0"/>
        <w:autoSpaceDN w:val="0"/>
        <w:adjustRightInd w:val="0"/>
        <w:rPr>
          <w:rFonts w:cs="Arial"/>
          <w:color w:val="800000"/>
          <w:highlight w:val="white"/>
          <w:lang w:val="da-DK"/>
        </w:rPr>
      </w:pPr>
      <w:r>
        <w:rPr>
          <w:rFonts w:cs="Arial"/>
          <w:color w:val="800000"/>
          <w:highlight w:val="white"/>
          <w:lang w:val="en-CA"/>
        </w:rPr>
        <w:t xml:space="preserve">            </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r w:rsidR="00BD1E05">
        <w:rPr>
          <w:rFonts w:cs="Arial"/>
          <w:color w:val="800000"/>
          <w:highlight w:val="white"/>
          <w:lang w:val="da-DK"/>
        </w:rPr>
        <w:t>StyleSheet</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p>
    <w:p w14:paraId="1F3BBABB" w14:textId="77777777" w:rsidR="00315741" w:rsidRPr="00A676E9" w:rsidRDefault="00315741" w:rsidP="00315741">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r w:rsidR="00BD1E05">
        <w:rPr>
          <w:rFonts w:cs="Arial"/>
          <w:color w:val="800000"/>
          <w:highlight w:val="white"/>
          <w:lang w:val="da-DK"/>
        </w:rPr>
        <w:t>XML</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p>
    <w:p w14:paraId="51775154" w14:textId="77777777" w:rsidR="00315741" w:rsidRPr="00A676E9" w:rsidRDefault="00315741" w:rsidP="00315741">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w:t>
      </w:r>
      <w:r w:rsidR="00BD1E05">
        <w:rPr>
          <w:rFonts w:cs="Arial"/>
          <w:color w:val="0000A0"/>
          <w:highlight w:val="white"/>
          <w:lang w:val="da-DK"/>
        </w:rPr>
        <w:t>tyleSheet</w:t>
      </w:r>
      <w:r w:rsidRPr="00A676E9">
        <w:rPr>
          <w:rFonts w:cs="Arial"/>
          <w:color w:val="0000FF"/>
          <w:highlight w:val="white"/>
          <w:lang w:val="da-DK"/>
        </w:rPr>
        <w:t>&gt;</w:t>
      </w:r>
    </w:p>
    <w:p w14:paraId="6977E299" w14:textId="77777777" w:rsidR="00315741" w:rsidRDefault="00315741" w:rsidP="00315741">
      <w:pPr>
        <w:autoSpaceDE w:val="0"/>
        <w:autoSpaceDN w:val="0"/>
        <w:adjustRightInd w:val="0"/>
        <w:rPr>
          <w:rFonts w:cs="Arial"/>
          <w:color w:val="0000FF"/>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00BD1E05">
        <w:rPr>
          <w:rFonts w:cs="Arial"/>
          <w:color w:val="0000A0"/>
          <w:highlight w:val="white"/>
          <w:lang w:val="da-DK"/>
        </w:rPr>
        <w:t>styleSheets</w:t>
      </w:r>
      <w:r w:rsidRPr="00A676E9">
        <w:rPr>
          <w:rFonts w:cs="Arial"/>
          <w:color w:val="0000FF"/>
          <w:highlight w:val="white"/>
          <w:lang w:val="da-DK"/>
        </w:rPr>
        <w:t>&gt;</w:t>
      </w:r>
    </w:p>
    <w:p w14:paraId="373CF4AE"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lineStyles</w:t>
      </w:r>
      <w:r w:rsidRPr="00A676E9">
        <w:rPr>
          <w:rFonts w:cs="Arial"/>
          <w:color w:val="0000FF"/>
          <w:highlight w:val="white"/>
          <w:lang w:val="da-DK"/>
        </w:rPr>
        <w:t>&gt;</w:t>
      </w:r>
    </w:p>
    <w:p w14:paraId="38837CAC"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lineStyle</w:t>
      </w:r>
      <w:r w:rsidRPr="00A676E9">
        <w:rPr>
          <w:rFonts w:cs="Arial"/>
          <w:color w:val="FF8040"/>
          <w:highlight w:val="white"/>
          <w:lang w:val="da-DK"/>
        </w:rPr>
        <w:t xml:space="preserve"> id</w:t>
      </w:r>
      <w:r w:rsidRPr="00A676E9">
        <w:rPr>
          <w:rFonts w:cs="Arial"/>
          <w:color w:val="0000FF"/>
          <w:highlight w:val="white"/>
          <w:lang w:val="da-DK"/>
        </w:rPr>
        <w:t>="</w:t>
      </w:r>
      <w:r w:rsidRPr="00A676E9">
        <w:rPr>
          <w:rFonts w:cs="Arial"/>
          <w:color w:val="800000"/>
          <w:highlight w:val="white"/>
          <w:lang w:val="da-DK"/>
        </w:rPr>
        <w:t>42</w:t>
      </w:r>
      <w:r w:rsidRPr="00A676E9">
        <w:rPr>
          <w:rFonts w:cs="Arial"/>
          <w:color w:val="0000FF"/>
          <w:highlight w:val="white"/>
          <w:lang w:val="da-DK"/>
        </w:rPr>
        <w:t>"&gt;</w:t>
      </w:r>
    </w:p>
    <w:p w14:paraId="27529493" w14:textId="77777777" w:rsidR="006F103F" w:rsidRPr="00404E4E" w:rsidRDefault="006F103F" w:rsidP="006F103F">
      <w:pPr>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fileName</w:t>
      </w:r>
      <w:r w:rsidRPr="00404E4E">
        <w:rPr>
          <w:rFonts w:cs="Arial"/>
          <w:color w:val="0000FF"/>
          <w:highlight w:val="white"/>
          <w:lang w:val="da-DK"/>
        </w:rPr>
        <w:t>&gt;</w:t>
      </w:r>
      <w:r w:rsidRPr="00404E4E">
        <w:rPr>
          <w:rFonts w:cs="Arial"/>
          <w:color w:val="800000"/>
          <w:highlight w:val="white"/>
          <w:lang w:val="da-DK"/>
        </w:rPr>
        <w:t>file://lineStyles/solid.xml</w:t>
      </w:r>
      <w:r w:rsidRPr="00404E4E">
        <w:rPr>
          <w:rFonts w:cs="Arial"/>
          <w:color w:val="0000FF"/>
          <w:highlight w:val="white"/>
          <w:lang w:val="da-DK"/>
        </w:rPr>
        <w:t>&lt;/</w:t>
      </w:r>
      <w:r w:rsidRPr="00404E4E">
        <w:rPr>
          <w:rFonts w:cs="Arial"/>
          <w:color w:val="0000A0"/>
          <w:highlight w:val="white"/>
          <w:lang w:val="da-DK"/>
        </w:rPr>
        <w:t>fileName</w:t>
      </w:r>
      <w:r w:rsidRPr="00404E4E">
        <w:rPr>
          <w:rFonts w:cs="Arial"/>
          <w:color w:val="0000FF"/>
          <w:highlight w:val="white"/>
          <w:lang w:val="da-DK"/>
        </w:rPr>
        <w:t>&gt;</w:t>
      </w:r>
    </w:p>
    <w:p w14:paraId="261A86D3"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fileType</w:t>
      </w:r>
      <w:r w:rsidRPr="00404E4E">
        <w:rPr>
          <w:rFonts w:cs="Arial"/>
          <w:color w:val="0000FF"/>
          <w:highlight w:val="white"/>
          <w:lang w:val="da-DK"/>
        </w:rPr>
        <w:t>&gt;</w:t>
      </w:r>
      <w:r w:rsidRPr="00404E4E">
        <w:rPr>
          <w:rFonts w:cs="Arial"/>
          <w:color w:val="800000"/>
          <w:highlight w:val="white"/>
          <w:lang w:val="da-DK"/>
        </w:rPr>
        <w:t>LineStyle</w:t>
      </w:r>
      <w:r w:rsidRPr="00404E4E">
        <w:rPr>
          <w:rFonts w:cs="Arial"/>
          <w:color w:val="0000FF"/>
          <w:highlight w:val="white"/>
          <w:lang w:val="da-DK"/>
        </w:rPr>
        <w:t>&lt;/</w:t>
      </w:r>
      <w:r w:rsidRPr="00404E4E">
        <w:rPr>
          <w:rFonts w:cs="Arial"/>
          <w:color w:val="0000A0"/>
          <w:highlight w:val="white"/>
          <w:lang w:val="da-DK"/>
        </w:rPr>
        <w:t>fileType</w:t>
      </w:r>
      <w:r w:rsidRPr="00404E4E">
        <w:rPr>
          <w:rFonts w:cs="Arial"/>
          <w:color w:val="0000FF"/>
          <w:highlight w:val="white"/>
          <w:lang w:val="da-DK"/>
        </w:rPr>
        <w:t>&gt;</w:t>
      </w:r>
    </w:p>
    <w:p w14:paraId="62B301B3"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fileFormat</w:t>
      </w:r>
      <w:r w:rsidRPr="00404E4E">
        <w:rPr>
          <w:rFonts w:cs="Arial"/>
          <w:color w:val="0000FF"/>
          <w:highlight w:val="white"/>
          <w:lang w:val="da-DK"/>
        </w:rPr>
        <w:t>&gt;</w:t>
      </w:r>
      <w:r w:rsidRPr="00404E4E">
        <w:rPr>
          <w:rFonts w:cs="Arial"/>
          <w:color w:val="800000"/>
          <w:highlight w:val="white"/>
          <w:lang w:val="da-DK"/>
        </w:rPr>
        <w:t>XML</w:t>
      </w:r>
      <w:r w:rsidRPr="00404E4E">
        <w:rPr>
          <w:rFonts w:cs="Arial"/>
          <w:color w:val="0000FF"/>
          <w:highlight w:val="white"/>
          <w:lang w:val="da-DK"/>
        </w:rPr>
        <w:t>&lt;/</w:t>
      </w:r>
      <w:r w:rsidRPr="00404E4E">
        <w:rPr>
          <w:rFonts w:cs="Arial"/>
          <w:color w:val="0000A0"/>
          <w:highlight w:val="white"/>
          <w:lang w:val="da-DK"/>
        </w:rPr>
        <w:t>fileFormat</w:t>
      </w:r>
      <w:r w:rsidRPr="00404E4E">
        <w:rPr>
          <w:rFonts w:cs="Arial"/>
          <w:color w:val="0000FF"/>
          <w:highlight w:val="white"/>
          <w:lang w:val="da-DK"/>
        </w:rPr>
        <w:t>&gt;</w:t>
      </w:r>
    </w:p>
    <w:p w14:paraId="085520F3"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lineStyle</w:t>
      </w:r>
      <w:r w:rsidRPr="00404E4E">
        <w:rPr>
          <w:rFonts w:cs="Arial"/>
          <w:color w:val="0000FF"/>
          <w:highlight w:val="white"/>
          <w:lang w:val="da-DK"/>
        </w:rPr>
        <w:t>&gt;</w:t>
      </w:r>
    </w:p>
    <w:p w14:paraId="44DDB37D"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lineStyles</w:t>
      </w:r>
      <w:r w:rsidRPr="00404E4E">
        <w:rPr>
          <w:rFonts w:cs="Arial"/>
          <w:color w:val="0000FF"/>
          <w:highlight w:val="white"/>
          <w:lang w:val="da-DK"/>
        </w:rPr>
        <w:t>&gt;</w:t>
      </w:r>
    </w:p>
    <w:p w14:paraId="083B9882"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areaFills</w:t>
      </w:r>
      <w:r w:rsidRPr="00404E4E">
        <w:rPr>
          <w:rFonts w:cs="Arial"/>
          <w:color w:val="0000FF"/>
          <w:highlight w:val="white"/>
          <w:lang w:val="da-DK"/>
        </w:rPr>
        <w:t>/&gt;</w:t>
      </w:r>
    </w:p>
    <w:p w14:paraId="71565B63" w14:textId="77777777" w:rsidR="006F103F" w:rsidRPr="00051B32"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051B32">
        <w:rPr>
          <w:rFonts w:cs="Arial"/>
          <w:color w:val="0000FF"/>
          <w:highlight w:val="white"/>
          <w:lang w:val="da-DK"/>
        </w:rPr>
        <w:t>&lt;</w:t>
      </w:r>
      <w:r w:rsidRPr="00051B32">
        <w:rPr>
          <w:rFonts w:cs="Arial"/>
          <w:color w:val="0000A0"/>
          <w:highlight w:val="white"/>
          <w:lang w:val="da-DK"/>
        </w:rPr>
        <w:t>fonts</w:t>
      </w:r>
      <w:r w:rsidRPr="00051B32">
        <w:rPr>
          <w:rFonts w:cs="Arial"/>
          <w:color w:val="0000FF"/>
          <w:highlight w:val="white"/>
          <w:lang w:val="da-DK"/>
        </w:rPr>
        <w:t>/&gt;</w:t>
      </w:r>
    </w:p>
    <w:p w14:paraId="18FCCC98" w14:textId="77777777" w:rsidR="006F103F" w:rsidRPr="00051B32" w:rsidRDefault="006F103F" w:rsidP="006F103F">
      <w:pPr>
        <w:autoSpaceDE w:val="0"/>
        <w:autoSpaceDN w:val="0"/>
        <w:adjustRightInd w:val="0"/>
        <w:rPr>
          <w:rFonts w:cs="Arial"/>
          <w:color w:val="800000"/>
          <w:highlight w:val="white"/>
          <w:lang w:val="da-DK"/>
        </w:rPr>
      </w:pPr>
      <w:r w:rsidRPr="00051B32">
        <w:rPr>
          <w:rFonts w:cs="Arial"/>
          <w:color w:val="800000"/>
          <w:highlight w:val="white"/>
          <w:lang w:val="da-DK"/>
        </w:rPr>
        <w:t xml:space="preserve">    </w:t>
      </w:r>
      <w:r w:rsidRPr="00051B32">
        <w:rPr>
          <w:rFonts w:cs="Arial"/>
          <w:color w:val="0000FF"/>
          <w:highlight w:val="white"/>
          <w:lang w:val="da-DK"/>
        </w:rPr>
        <w:t>&lt;</w:t>
      </w:r>
      <w:r w:rsidRPr="00051B32">
        <w:rPr>
          <w:rFonts w:cs="Arial"/>
          <w:color w:val="0000A0"/>
          <w:highlight w:val="white"/>
          <w:lang w:val="da-DK"/>
        </w:rPr>
        <w:t>viewingGroups</w:t>
      </w:r>
      <w:r w:rsidRPr="00051B32">
        <w:rPr>
          <w:rFonts w:cs="Arial"/>
          <w:color w:val="0000FF"/>
          <w:highlight w:val="white"/>
          <w:lang w:val="da-DK"/>
        </w:rPr>
        <w:t>&gt;</w:t>
      </w:r>
    </w:p>
    <w:p w14:paraId="35419ECA" w14:textId="77777777" w:rsidR="006F103F" w:rsidRDefault="006F103F" w:rsidP="006F103F">
      <w:pPr>
        <w:autoSpaceDE w:val="0"/>
        <w:autoSpaceDN w:val="0"/>
        <w:adjustRightInd w:val="0"/>
        <w:rPr>
          <w:rFonts w:cs="Arial"/>
          <w:color w:val="800000"/>
          <w:highlight w:val="white"/>
          <w:lang w:val="en-CA"/>
        </w:rPr>
      </w:pPr>
      <w:r w:rsidRPr="00051B32">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11009</w:t>
      </w:r>
      <w:r>
        <w:rPr>
          <w:rFonts w:cs="Arial"/>
          <w:color w:val="0000FF"/>
          <w:highlight w:val="white"/>
          <w:lang w:val="en-CA"/>
        </w:rPr>
        <w:t>"/&gt;</w:t>
      </w:r>
    </w:p>
    <w:p w14:paraId="31756E5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17004</w:t>
      </w:r>
      <w:r>
        <w:rPr>
          <w:rFonts w:cs="Arial"/>
          <w:color w:val="0000FF"/>
          <w:highlight w:val="white"/>
          <w:lang w:val="en-CA"/>
        </w:rPr>
        <w:t>"/&gt;</w:t>
      </w:r>
    </w:p>
    <w:p w14:paraId="0117F4D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22334</w:t>
      </w:r>
      <w:r>
        <w:rPr>
          <w:rFonts w:cs="Arial"/>
          <w:color w:val="0000FF"/>
          <w:highlight w:val="white"/>
          <w:lang w:val="en-CA"/>
        </w:rPr>
        <w:t>"/&gt;</w:t>
      </w:r>
    </w:p>
    <w:p w14:paraId="0F1812F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24111</w:t>
      </w:r>
      <w:r>
        <w:rPr>
          <w:rFonts w:cs="Arial"/>
          <w:color w:val="0000FF"/>
          <w:highlight w:val="white"/>
          <w:lang w:val="en-CA"/>
        </w:rPr>
        <w:t>"/&gt;</w:t>
      </w:r>
    </w:p>
    <w:p w14:paraId="299CCFD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27000</w:t>
      </w:r>
      <w:r>
        <w:rPr>
          <w:rFonts w:cs="Arial"/>
          <w:color w:val="0000FF"/>
          <w:highlight w:val="white"/>
          <w:lang w:val="en-CA"/>
        </w:rPr>
        <w:t>"/&gt;</w:t>
      </w:r>
    </w:p>
    <w:p w14:paraId="7FDF753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27001</w:t>
      </w:r>
      <w:r>
        <w:rPr>
          <w:rFonts w:cs="Arial"/>
          <w:color w:val="0000FF"/>
          <w:highlight w:val="white"/>
          <w:lang w:val="en-CA"/>
        </w:rPr>
        <w:t>"/&gt;</w:t>
      </w:r>
    </w:p>
    <w:p w14:paraId="3A9FAC7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37000</w:t>
      </w:r>
      <w:r>
        <w:rPr>
          <w:rFonts w:cs="Arial"/>
          <w:color w:val="0000FF"/>
          <w:highlight w:val="white"/>
          <w:lang w:val="en-CA"/>
        </w:rPr>
        <w:t>"/&gt;</w:t>
      </w:r>
    </w:p>
    <w:p w14:paraId="1AA7EA0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37001</w:t>
      </w:r>
      <w:r>
        <w:rPr>
          <w:rFonts w:cs="Arial"/>
          <w:color w:val="0000FF"/>
          <w:highlight w:val="white"/>
          <w:lang w:val="en-CA"/>
        </w:rPr>
        <w:t>"/&gt;</w:t>
      </w:r>
    </w:p>
    <w:p w14:paraId="36CA137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viewingGroups</w:t>
      </w:r>
      <w:r>
        <w:rPr>
          <w:rFonts w:cs="Arial"/>
          <w:color w:val="0000FF"/>
          <w:highlight w:val="white"/>
          <w:lang w:val="en-CA"/>
        </w:rPr>
        <w:t>&gt;</w:t>
      </w:r>
    </w:p>
    <w:p w14:paraId="01599EE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foundationMode</w:t>
      </w:r>
      <w:r>
        <w:rPr>
          <w:rFonts w:cs="Arial"/>
          <w:color w:val="0000FF"/>
          <w:highlight w:val="white"/>
          <w:lang w:val="en-CA"/>
        </w:rPr>
        <w:t>&gt;</w:t>
      </w:r>
    </w:p>
    <w:p w14:paraId="663232F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11009</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2ED97A1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17004</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682E3D5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foundationMode</w:t>
      </w:r>
      <w:r>
        <w:rPr>
          <w:rFonts w:cs="Arial"/>
          <w:color w:val="0000FF"/>
          <w:highlight w:val="white"/>
          <w:lang w:val="en-CA"/>
        </w:rPr>
        <w:t>&gt;</w:t>
      </w:r>
    </w:p>
    <w:p w14:paraId="50F4232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viewingGroupLayers</w:t>
      </w:r>
      <w:r>
        <w:rPr>
          <w:rFonts w:cs="Arial"/>
          <w:color w:val="0000FF"/>
          <w:highlight w:val="white"/>
          <w:lang w:val="en-CA"/>
        </w:rPr>
        <w:t>&gt;</w:t>
      </w:r>
    </w:p>
    <w:p w14:paraId="40F53BE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a</w:t>
      </w:r>
      <w:r>
        <w:rPr>
          <w:rFonts w:cs="Arial"/>
          <w:color w:val="0000FF"/>
          <w:highlight w:val="white"/>
          <w:lang w:val="en-CA"/>
        </w:rPr>
        <w:t>"&gt;</w:t>
      </w:r>
    </w:p>
    <w:p w14:paraId="1B07D14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22334</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15F3774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24111</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38333E9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20F4633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b</w:t>
      </w:r>
      <w:r>
        <w:rPr>
          <w:rFonts w:cs="Arial"/>
          <w:color w:val="0000FF"/>
          <w:highlight w:val="white"/>
          <w:lang w:val="en-CA"/>
        </w:rPr>
        <w:t>"&gt;</w:t>
      </w:r>
    </w:p>
    <w:p w14:paraId="5A8E4E2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27000</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205A0C7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27001</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399CC4D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4E391C6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c</w:t>
      </w:r>
      <w:r>
        <w:rPr>
          <w:rFonts w:cs="Arial"/>
          <w:color w:val="0000FF"/>
          <w:highlight w:val="white"/>
          <w:lang w:val="en-CA"/>
        </w:rPr>
        <w:t>"&gt;</w:t>
      </w:r>
    </w:p>
    <w:p w14:paraId="0002F47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37000</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0C68F4F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37001</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318A4DA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21D1972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viewingGroupLayers</w:t>
      </w:r>
      <w:r>
        <w:rPr>
          <w:rFonts w:cs="Arial"/>
          <w:color w:val="0000FF"/>
          <w:highlight w:val="white"/>
          <w:lang w:val="en-CA"/>
        </w:rPr>
        <w:t>&gt;</w:t>
      </w:r>
    </w:p>
    <w:p w14:paraId="00A1206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displayModes</w:t>
      </w:r>
      <w:r>
        <w:rPr>
          <w:rFonts w:cs="Arial"/>
          <w:color w:val="0000FF"/>
          <w:highlight w:val="white"/>
          <w:lang w:val="en-CA"/>
        </w:rPr>
        <w:t>&gt;</w:t>
      </w:r>
    </w:p>
    <w:p w14:paraId="4064790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69835C6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6F7BD6F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Standard</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7CF1D65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standard display</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64B9562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r>
        <w:rPr>
          <w:rFonts w:cs="Arial"/>
          <w:color w:val="800000"/>
          <w:highlight w:val="white"/>
          <w:lang w:val="en-CA"/>
        </w:rPr>
        <w:t>en</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p>
    <w:p w14:paraId="352BAC3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 xml:space="preserve">       </w:t>
      </w:r>
    </w:p>
    <w:p w14:paraId="677B098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r>
        <w:rPr>
          <w:rFonts w:cs="Arial"/>
          <w:color w:val="800000"/>
          <w:highlight w:val="white"/>
          <w:lang w:val="en-CA"/>
        </w:rPr>
        <w:t>a</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762985C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r>
        <w:rPr>
          <w:rFonts w:cs="Arial"/>
          <w:color w:val="800000"/>
          <w:highlight w:val="white"/>
          <w:lang w:val="en-CA"/>
        </w:rPr>
        <w:t>b</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31FE78F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w:t>
      </w:r>
      <w:r>
        <w:rPr>
          <w:rFonts w:cs="Arial"/>
          <w:color w:val="0000FF"/>
          <w:highlight w:val="white"/>
          <w:lang w:val="en-CA"/>
        </w:rPr>
        <w:t>&gt;</w:t>
      </w:r>
    </w:p>
    <w:p w14:paraId="0A745D4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displayModes</w:t>
      </w:r>
      <w:r>
        <w:rPr>
          <w:rFonts w:cs="Arial"/>
          <w:color w:val="0000FF"/>
          <w:highlight w:val="white"/>
          <w:lang w:val="en-CA"/>
        </w:rPr>
        <w:t>&gt;</w:t>
      </w:r>
    </w:p>
    <w:p w14:paraId="2D2A23D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44AD9C7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U</w:t>
      </w:r>
      <w:r>
        <w:rPr>
          <w:rFonts w:cs="Arial"/>
          <w:color w:val="0000FF"/>
          <w:highlight w:val="white"/>
          <w:lang w:val="en-CA"/>
        </w:rPr>
        <w:t>"&gt;</w:t>
      </w:r>
    </w:p>
    <w:p w14:paraId="53574A6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56CE49D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Under Radar</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42F31FE2" w14:textId="77777777" w:rsidR="006F103F" w:rsidRPr="00404E4E" w:rsidRDefault="006F103F" w:rsidP="006F103F">
      <w:pPr>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&gt;&lt;/</w:t>
      </w:r>
      <w:r w:rsidRPr="00404E4E">
        <w:rPr>
          <w:rFonts w:cs="Arial"/>
          <w:color w:val="0000A0"/>
          <w:highlight w:val="white"/>
          <w:lang w:val="fr-FR"/>
        </w:rPr>
        <w:t>description</w:t>
      </w:r>
      <w:r w:rsidRPr="00404E4E">
        <w:rPr>
          <w:rFonts w:cs="Arial"/>
          <w:color w:val="0000FF"/>
          <w:highlight w:val="white"/>
          <w:lang w:val="fr-FR"/>
        </w:rPr>
        <w:t>&gt;</w:t>
      </w:r>
    </w:p>
    <w:p w14:paraId="041B0117"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en</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1B05769F"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3BA46C2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2DD51AEF"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r w:rsidRPr="00404E4E">
        <w:rPr>
          <w:rFonts w:cs="Arial"/>
          <w:color w:val="800000"/>
          <w:highlight w:val="white"/>
          <w:lang w:val="fr-FR"/>
        </w:rPr>
        <w:t>Unter Radar</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p>
    <w:p w14:paraId="637720B5"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&gt;&lt;/</w:t>
      </w:r>
      <w:r w:rsidRPr="00404E4E">
        <w:rPr>
          <w:rFonts w:cs="Arial"/>
          <w:color w:val="0000A0"/>
          <w:highlight w:val="white"/>
          <w:lang w:val="fr-FR"/>
        </w:rPr>
        <w:t>description</w:t>
      </w:r>
      <w:r w:rsidRPr="00404E4E">
        <w:rPr>
          <w:rFonts w:cs="Arial"/>
          <w:color w:val="0000FF"/>
          <w:highlight w:val="white"/>
          <w:lang w:val="fr-FR"/>
        </w:rPr>
        <w:t>&gt;</w:t>
      </w:r>
    </w:p>
    <w:p w14:paraId="6C2EB07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de</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5633E67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r w:rsidRPr="00404E4E">
        <w:rPr>
          <w:rFonts w:cs="Arial"/>
          <w:color w:val="800000"/>
          <w:highlight w:val="white"/>
          <w:lang w:val="fr-FR"/>
        </w:rPr>
        <w:t xml:space="preserve">           </w:t>
      </w:r>
    </w:p>
    <w:p w14:paraId="201C85F2" w14:textId="77777777" w:rsidR="006F103F" w:rsidRDefault="006F103F" w:rsidP="006F103F">
      <w:pPr>
        <w:autoSpaceDE w:val="0"/>
        <w:autoSpaceDN w:val="0"/>
        <w:adjustRightInd w:val="0"/>
        <w:rPr>
          <w:rFonts w:cs="Arial"/>
          <w:color w:val="800000"/>
          <w:highlight w:val="white"/>
          <w:lang w:val="en-CA"/>
        </w:rPr>
      </w:pPr>
      <w:r w:rsidRPr="00404E4E">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014B694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O</w:t>
      </w:r>
      <w:r>
        <w:rPr>
          <w:rFonts w:cs="Arial"/>
          <w:color w:val="0000FF"/>
          <w:highlight w:val="white"/>
          <w:lang w:val="en-CA"/>
        </w:rPr>
        <w:t>"&gt;</w:t>
      </w:r>
    </w:p>
    <w:p w14:paraId="4512DD3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7FBDCD6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Over Radar</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2F7D5A08" w14:textId="77777777" w:rsidR="006F103F" w:rsidRPr="000668F7" w:rsidRDefault="006F103F" w:rsidP="006F103F">
      <w:pPr>
        <w:autoSpaceDE w:val="0"/>
        <w:autoSpaceDN w:val="0"/>
        <w:adjustRightInd w:val="0"/>
        <w:rPr>
          <w:rFonts w:cs="Arial"/>
          <w:color w:val="800000"/>
          <w:highlight w:val="white"/>
          <w:lang w:val="en-US"/>
        </w:rPr>
      </w:pPr>
      <w:r>
        <w:rPr>
          <w:rFonts w:cs="Arial"/>
          <w:color w:val="800000"/>
          <w:highlight w:val="white"/>
          <w:lang w:val="en-CA"/>
        </w:rPr>
        <w:t xml:space="preserve">                    </w:t>
      </w:r>
      <w:r w:rsidRPr="000668F7">
        <w:rPr>
          <w:rFonts w:cs="Arial"/>
          <w:color w:val="0000FF"/>
          <w:highlight w:val="white"/>
          <w:lang w:val="en-US"/>
        </w:rPr>
        <w:t>&lt;</w:t>
      </w:r>
      <w:r w:rsidRPr="000668F7">
        <w:rPr>
          <w:rFonts w:cs="Arial"/>
          <w:color w:val="0000A0"/>
          <w:highlight w:val="white"/>
          <w:lang w:val="en-US"/>
        </w:rPr>
        <w:t>description</w:t>
      </w:r>
      <w:r w:rsidRPr="000668F7">
        <w:rPr>
          <w:rFonts w:cs="Arial"/>
          <w:color w:val="0000FF"/>
          <w:highlight w:val="white"/>
          <w:lang w:val="en-US"/>
        </w:rPr>
        <w:t>&gt;&lt;/</w:t>
      </w:r>
      <w:r w:rsidRPr="000668F7">
        <w:rPr>
          <w:rFonts w:cs="Arial"/>
          <w:color w:val="0000A0"/>
          <w:highlight w:val="white"/>
          <w:lang w:val="en-US"/>
        </w:rPr>
        <w:t>description</w:t>
      </w:r>
      <w:r w:rsidRPr="000668F7">
        <w:rPr>
          <w:rFonts w:cs="Arial"/>
          <w:color w:val="0000FF"/>
          <w:highlight w:val="white"/>
          <w:lang w:val="en-US"/>
        </w:rPr>
        <w:t>&gt;</w:t>
      </w:r>
    </w:p>
    <w:p w14:paraId="76F3C38A" w14:textId="77777777" w:rsidR="006F103F" w:rsidRPr="00404E4E" w:rsidRDefault="006F103F" w:rsidP="006F103F">
      <w:pPr>
        <w:autoSpaceDE w:val="0"/>
        <w:autoSpaceDN w:val="0"/>
        <w:adjustRightInd w:val="0"/>
        <w:rPr>
          <w:rFonts w:cs="Arial"/>
          <w:color w:val="800000"/>
          <w:highlight w:val="white"/>
          <w:lang w:val="fr-FR"/>
        </w:rPr>
      </w:pPr>
      <w:r w:rsidRPr="000668F7">
        <w:rPr>
          <w:rFonts w:cs="Arial"/>
          <w:color w:val="800000"/>
          <w:highlight w:val="white"/>
          <w:lang w:val="en-US"/>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en</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00A16EC9"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r w:rsidRPr="00404E4E">
        <w:rPr>
          <w:rFonts w:cs="Arial"/>
          <w:color w:val="800000"/>
          <w:highlight w:val="white"/>
          <w:lang w:val="fr-FR"/>
        </w:rPr>
        <w:t xml:space="preserve">             </w:t>
      </w:r>
    </w:p>
    <w:p w14:paraId="4C23CCFE"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147BFA0E"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r w:rsidRPr="00404E4E">
        <w:rPr>
          <w:rFonts w:cs="Arial"/>
          <w:color w:val="800000"/>
          <w:highlight w:val="white"/>
          <w:lang w:val="fr-FR"/>
        </w:rPr>
        <w:t>Über Radar</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p>
    <w:p w14:paraId="7334987D"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&gt;&lt;/</w:t>
      </w:r>
      <w:r w:rsidRPr="00404E4E">
        <w:rPr>
          <w:rFonts w:cs="Arial"/>
          <w:color w:val="0000A0"/>
          <w:highlight w:val="white"/>
          <w:lang w:val="fr-FR"/>
        </w:rPr>
        <w:t>description</w:t>
      </w:r>
      <w:r w:rsidRPr="00404E4E">
        <w:rPr>
          <w:rFonts w:cs="Arial"/>
          <w:color w:val="0000FF"/>
          <w:highlight w:val="white"/>
          <w:lang w:val="fr-FR"/>
        </w:rPr>
        <w:t>&gt;</w:t>
      </w:r>
    </w:p>
    <w:p w14:paraId="43CAF676"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de</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5C5DDADE" w14:textId="77777777" w:rsidR="006F103F" w:rsidRPr="000668F7"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0668F7">
        <w:rPr>
          <w:rFonts w:cs="Arial"/>
          <w:color w:val="0000FF"/>
          <w:highlight w:val="white"/>
          <w:lang w:val="fr-FR"/>
        </w:rPr>
        <w:t>&lt;/</w:t>
      </w:r>
      <w:r w:rsidRPr="000668F7">
        <w:rPr>
          <w:rFonts w:cs="Arial"/>
          <w:color w:val="0000A0"/>
          <w:highlight w:val="white"/>
          <w:lang w:val="fr-FR"/>
        </w:rPr>
        <w:t>description</w:t>
      </w:r>
      <w:r w:rsidRPr="000668F7">
        <w:rPr>
          <w:rFonts w:cs="Arial"/>
          <w:color w:val="0000FF"/>
          <w:highlight w:val="white"/>
          <w:lang w:val="fr-FR"/>
        </w:rPr>
        <w:t>&gt;</w:t>
      </w:r>
      <w:r w:rsidRPr="000668F7">
        <w:rPr>
          <w:rFonts w:cs="Arial"/>
          <w:color w:val="800000"/>
          <w:highlight w:val="white"/>
          <w:lang w:val="fr-FR"/>
        </w:rPr>
        <w:t xml:space="preserve">             </w:t>
      </w:r>
    </w:p>
    <w:p w14:paraId="17A253DD" w14:textId="77777777" w:rsidR="006F103F" w:rsidRDefault="006F103F" w:rsidP="006F103F">
      <w:pPr>
        <w:autoSpaceDE w:val="0"/>
        <w:autoSpaceDN w:val="0"/>
        <w:adjustRightInd w:val="0"/>
        <w:rPr>
          <w:rFonts w:cs="Arial"/>
          <w:color w:val="800000"/>
          <w:highlight w:val="white"/>
          <w:lang w:val="en-CA"/>
        </w:rPr>
      </w:pPr>
      <w:r w:rsidRPr="000668F7">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4977F74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1A55A51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context</w:t>
      </w:r>
      <w:r>
        <w:rPr>
          <w:rFonts w:cs="Arial"/>
          <w:color w:val="0000FF"/>
          <w:highlight w:val="white"/>
          <w:lang w:val="en-CA"/>
        </w:rPr>
        <w:t>&gt;</w:t>
      </w:r>
    </w:p>
    <w:p w14:paraId="62AB8F2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safetyDepth</w:t>
      </w:r>
      <w:r>
        <w:rPr>
          <w:rFonts w:cs="Arial"/>
          <w:color w:val="0000FF"/>
          <w:highlight w:val="white"/>
          <w:lang w:val="en-CA"/>
        </w:rPr>
        <w:t>"&gt;</w:t>
      </w:r>
    </w:p>
    <w:p w14:paraId="6AA02B5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r>
        <w:rPr>
          <w:rFonts w:cs="Arial"/>
          <w:color w:val="800000"/>
          <w:highlight w:val="white"/>
          <w:lang w:val="en-CA"/>
        </w:rPr>
        <w:t>Double</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p>
    <w:p w14:paraId="1DAC078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r>
        <w:rPr>
          <w:rFonts w:cs="Arial"/>
          <w:color w:val="800000"/>
          <w:highlight w:val="white"/>
          <w:lang w:val="en-CA"/>
        </w:rPr>
        <w:t>5.0</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p>
    <w:p w14:paraId="6BA93B6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0000FF"/>
          <w:highlight w:val="white"/>
          <w:lang w:val="en-CA"/>
        </w:rPr>
        <w:t>&gt;</w:t>
      </w:r>
    </w:p>
    <w:p w14:paraId="5658C03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safetyContour</w:t>
      </w:r>
      <w:r>
        <w:rPr>
          <w:rFonts w:cs="Arial"/>
          <w:color w:val="0000FF"/>
          <w:highlight w:val="white"/>
          <w:lang w:val="en-CA"/>
        </w:rPr>
        <w:t>"&gt;</w:t>
      </w:r>
    </w:p>
    <w:p w14:paraId="25D2400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r>
        <w:rPr>
          <w:rFonts w:cs="Arial"/>
          <w:color w:val="800000"/>
          <w:highlight w:val="white"/>
          <w:lang w:val="en-CA"/>
        </w:rPr>
        <w:t>Double</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p>
    <w:p w14:paraId="0DEEAAF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r>
        <w:rPr>
          <w:rFonts w:cs="Arial"/>
          <w:color w:val="800000"/>
          <w:highlight w:val="white"/>
          <w:lang w:val="en-CA"/>
        </w:rPr>
        <w:t>5.0</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p>
    <w:p w14:paraId="1822044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0000FF"/>
          <w:highlight w:val="white"/>
          <w:lang w:val="en-CA"/>
        </w:rPr>
        <w:t>&gt;</w:t>
      </w:r>
    </w:p>
    <w:p w14:paraId="6C0AC7E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context</w:t>
      </w:r>
      <w:r>
        <w:rPr>
          <w:rFonts w:cs="Arial"/>
          <w:color w:val="0000FF"/>
          <w:highlight w:val="white"/>
          <w:lang w:val="en-CA"/>
        </w:rPr>
        <w:t>&gt;</w:t>
      </w:r>
    </w:p>
    <w:p w14:paraId="74A38D8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rules</w:t>
      </w:r>
      <w:r>
        <w:rPr>
          <w:rFonts w:cs="Arial"/>
          <w:color w:val="0000FF"/>
          <w:highlight w:val="white"/>
          <w:lang w:val="en-CA"/>
        </w:rPr>
        <w:t>&gt;</w:t>
      </w:r>
    </w:p>
    <w:p w14:paraId="417A7A0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12A8E2C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file://rules/main.xsl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7410732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Rule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361FC73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XSLT</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7C2952A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r>
        <w:rPr>
          <w:rFonts w:cs="Arial"/>
          <w:color w:val="800000"/>
          <w:highlight w:val="white"/>
          <w:lang w:val="en-CA"/>
        </w:rPr>
        <w:t>TopLevelTemplate</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p>
    <w:p w14:paraId="5855B9A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0000FF"/>
          <w:highlight w:val="white"/>
          <w:lang w:val="en-CA"/>
        </w:rPr>
        <w:t>&gt;</w:t>
      </w:r>
    </w:p>
    <w:p w14:paraId="6BC0DB0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w:t>
      </w:r>
      <w:r>
        <w:rPr>
          <w:rFonts w:cs="Arial"/>
          <w:color w:val="0000FF"/>
          <w:highlight w:val="white"/>
          <w:lang w:val="en-CA"/>
        </w:rPr>
        <w:t>"&gt;</w:t>
      </w:r>
    </w:p>
    <w:p w14:paraId="609F18F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file://rules/depare.xslt</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528EC1E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Rule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49B0CD5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XSLT</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1EC3A04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r>
        <w:rPr>
          <w:rFonts w:cs="Arial"/>
          <w:color w:val="800000"/>
          <w:highlight w:val="white"/>
          <w:lang w:val="en-CA"/>
        </w:rPr>
        <w:t>SubTemplate</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p>
    <w:p w14:paraId="51E8E42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0000FF"/>
          <w:highlight w:val="white"/>
          <w:lang w:val="en-CA"/>
        </w:rPr>
        <w:t>&gt;</w:t>
      </w:r>
    </w:p>
    <w:p w14:paraId="6E8507D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p>
    <w:p w14:paraId="008A263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rules</w:t>
      </w:r>
      <w:r>
        <w:rPr>
          <w:rFonts w:cs="Arial"/>
          <w:color w:val="0000FF"/>
          <w:highlight w:val="white"/>
          <w:lang w:val="en-CA"/>
        </w:rPr>
        <w:t>&gt;</w:t>
      </w:r>
    </w:p>
    <w:p w14:paraId="4EE7AEB7" w14:textId="77777777" w:rsidR="006F103F" w:rsidRDefault="006F103F" w:rsidP="006F103F">
      <w:pPr>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portrayalCatalog</w:t>
      </w:r>
      <w:r>
        <w:rPr>
          <w:rFonts w:cs="Arial"/>
          <w:color w:val="0000FF"/>
          <w:highlight w:val="white"/>
          <w:lang w:val="en-CA"/>
        </w:rPr>
        <w:t>&gt;</w:t>
      </w:r>
    </w:p>
    <w:p w14:paraId="292693ED" w14:textId="77777777" w:rsidR="006F103F" w:rsidRDefault="006F103F" w:rsidP="006F103F">
      <w:pPr>
        <w:pStyle w:val="Appendix3"/>
        <w:numPr>
          <w:ilvl w:val="0"/>
          <w:numId w:val="0"/>
        </w:numPr>
      </w:pPr>
    </w:p>
    <w:p w14:paraId="4805AA30" w14:textId="77777777" w:rsidR="00051B32" w:rsidRDefault="00051B32" w:rsidP="00F8500E">
      <w:pPr>
        <w:pStyle w:val="ANNEX"/>
        <w:tabs>
          <w:tab w:val="clear" w:pos="360"/>
          <w:tab w:val="left" w:pos="283"/>
        </w:tabs>
        <w:spacing w:before="0" w:after="0"/>
        <w:rPr>
          <w:b w:val="0"/>
          <w:highlight w:val="yellow"/>
        </w:rPr>
        <w:sectPr w:rsidR="00051B32" w:rsidSect="00444525">
          <w:pgSz w:w="11906" w:h="16838"/>
          <w:pgMar w:top="1440" w:right="1800" w:bottom="1418" w:left="1800" w:header="708" w:footer="708" w:gutter="0"/>
          <w:cols w:space="708"/>
          <w:docGrid w:linePitch="360"/>
        </w:sectPr>
      </w:pPr>
      <w:bookmarkStart w:id="1008" w:name="_Toc383281690"/>
      <w:bookmarkEnd w:id="950"/>
    </w:p>
    <w:p w14:paraId="1C5ECB08" w14:textId="77777777" w:rsidR="00D04542" w:rsidRPr="00F020C8" w:rsidRDefault="00326BE3" w:rsidP="00F020C8">
      <w:pPr>
        <w:pStyle w:val="Heading1"/>
        <w:spacing w:before="0" w:after="0"/>
        <w:ind w:left="3402" w:right="3203"/>
        <w:jc w:val="center"/>
        <w:rPr>
          <w:b w:val="0"/>
          <w:sz w:val="28"/>
          <w:szCs w:val="28"/>
        </w:rPr>
      </w:pPr>
      <w:bookmarkStart w:id="1009" w:name="_Toc16161215"/>
      <w:r w:rsidRPr="00720553">
        <w:rPr>
          <w:b w:val="0"/>
          <w:sz w:val="28"/>
          <w:szCs w:val="28"/>
        </w:rPr>
        <w:t>Appendix 9-B</w:t>
      </w:r>
      <w:bookmarkStart w:id="1010" w:name="_Toc474485118"/>
      <w:r w:rsidR="00F020C8">
        <w:rPr>
          <w:b w:val="0"/>
          <w:sz w:val="28"/>
          <w:szCs w:val="28"/>
        </w:rPr>
        <w:t xml:space="preserve"> </w:t>
      </w:r>
      <w:r w:rsidR="00C878B3" w:rsidRPr="00BA71A5">
        <w:t>XML Schemas</w:t>
      </w:r>
      <w:r w:rsidR="00F020C8">
        <w:t xml:space="preserve"> </w:t>
      </w:r>
      <w:r w:rsidR="00F8500E" w:rsidRPr="00EF77A9">
        <w:rPr>
          <w:b w:val="0"/>
        </w:rPr>
        <w:t>(informative)</w:t>
      </w:r>
      <w:bookmarkStart w:id="1011" w:name="_Toc397961905"/>
      <w:bookmarkEnd w:id="1009"/>
      <w:bookmarkEnd w:id="1010"/>
    </w:p>
    <w:p w14:paraId="7B9FB257" w14:textId="77777777" w:rsidR="00720553" w:rsidRPr="00720553" w:rsidRDefault="00720553" w:rsidP="00720553"/>
    <w:p w14:paraId="3889BBE7" w14:textId="77777777" w:rsidR="00C878B3" w:rsidRPr="00720553" w:rsidRDefault="00352474" w:rsidP="00BB19FF">
      <w:pPr>
        <w:pStyle w:val="Heading2"/>
        <w:numPr>
          <w:ilvl w:val="0"/>
          <w:numId w:val="53"/>
        </w:numPr>
        <w:spacing w:after="200"/>
        <w:rPr>
          <w:sz w:val="24"/>
          <w:szCs w:val="24"/>
        </w:rPr>
      </w:pPr>
      <w:bookmarkStart w:id="1012" w:name="_Toc16161216"/>
      <w:r w:rsidRPr="00720553">
        <w:rPr>
          <w:sz w:val="24"/>
          <w:szCs w:val="24"/>
        </w:rPr>
        <w:t>Preface</w:t>
      </w:r>
      <w:bookmarkEnd w:id="1012"/>
      <w:r w:rsidRPr="00720553">
        <w:rPr>
          <w:sz w:val="24"/>
          <w:szCs w:val="24"/>
        </w:rPr>
        <w:t xml:space="preserve"> </w:t>
      </w:r>
      <w:bookmarkEnd w:id="1011"/>
    </w:p>
    <w:p w14:paraId="16FA4FFB" w14:textId="77777777" w:rsidR="00C878B3" w:rsidRPr="00DE013E" w:rsidRDefault="00C878B3" w:rsidP="00BA71A5">
      <w:pPr>
        <w:spacing w:after="120"/>
      </w:pPr>
      <w:r w:rsidRPr="00DE013E">
        <w:t xml:space="preserve">This standard describes a base schema that contains base types to be used within a schema for a data product. In such a schema the real feature types and information types will be defined with their properties. Such properties are attributes or associations. Spatial types have to be derived from the appropriate base types as well. </w:t>
      </w:r>
    </w:p>
    <w:p w14:paraId="1BDB1977" w14:textId="77777777" w:rsidR="00C878B3" w:rsidRPr="00DE013E" w:rsidRDefault="00C878B3" w:rsidP="00BA71A5">
      <w:pPr>
        <w:spacing w:after="120"/>
      </w:pPr>
      <w:r w:rsidRPr="00DE013E">
        <w:t>This section will describe how such a schema can be created. Techniques will be introduced to map the data model from a feature catalogue to an input schema for portrayal. Although the schema can cover the entire data model it is sufficient to model only the part that is relevant for portrayal.</w:t>
      </w:r>
    </w:p>
    <w:p w14:paraId="3F6CB66F" w14:textId="77777777" w:rsidR="00C878B3" w:rsidRDefault="00C878B3" w:rsidP="00BA71A5">
      <w:pPr>
        <w:pStyle w:val="ParagraphText"/>
        <w:spacing w:after="120"/>
        <w:rPr>
          <w:lang w:val="de-DE"/>
        </w:rPr>
      </w:pPr>
    </w:p>
    <w:p w14:paraId="489F8FBF" w14:textId="77777777" w:rsidR="00720553" w:rsidRPr="00720553" w:rsidRDefault="00720553" w:rsidP="00BB19FF">
      <w:pPr>
        <w:pStyle w:val="Heading2"/>
        <w:numPr>
          <w:ilvl w:val="0"/>
          <w:numId w:val="53"/>
        </w:numPr>
        <w:spacing w:after="200"/>
        <w:rPr>
          <w:sz w:val="24"/>
          <w:szCs w:val="24"/>
        </w:rPr>
      </w:pPr>
      <w:bookmarkStart w:id="1013" w:name="_Toc397961906"/>
      <w:bookmarkStart w:id="1014" w:name="_Toc16161217"/>
      <w:r w:rsidRPr="00720553">
        <w:rPr>
          <w:sz w:val="24"/>
          <w:szCs w:val="24"/>
        </w:rPr>
        <w:t>Importing the base schema</w:t>
      </w:r>
      <w:bookmarkEnd w:id="1014"/>
      <w:r w:rsidRPr="00720553">
        <w:rPr>
          <w:sz w:val="24"/>
          <w:szCs w:val="24"/>
        </w:rPr>
        <w:t xml:space="preserve"> </w:t>
      </w:r>
    </w:p>
    <w:bookmarkEnd w:id="1013"/>
    <w:p w14:paraId="2C5A80E8" w14:textId="77777777" w:rsidR="00C878B3" w:rsidRPr="00DE013E" w:rsidRDefault="00C878B3" w:rsidP="00BA71A5">
      <w:pPr>
        <w:spacing w:after="120"/>
      </w:pPr>
      <w:r w:rsidRPr="00DE013E">
        <w:t>The product schema will be based on the S100 base schema. Therefore the base schema must be made available within the product schema. This can be achieved by the xs:import instruction.</w:t>
      </w:r>
    </w:p>
    <w:p w14:paraId="27101B0D" w14:textId="77777777" w:rsidR="00C878B3" w:rsidRPr="00DE013E" w:rsidRDefault="00C878B3" w:rsidP="00BA71A5">
      <w:pPr>
        <w:spacing w:line="276" w:lineRule="auto"/>
        <w:rPr>
          <w:rFonts w:ascii="Times New Roman" w:hAnsi="Times New Roman"/>
          <w:color w:val="000096"/>
          <w:lang w:val="en-US"/>
        </w:rPr>
      </w:pPr>
      <w:r w:rsidRPr="00DE013E">
        <w:rPr>
          <w:rFonts w:ascii="Times New Roman" w:hAnsi="Times New Roman"/>
          <w:color w:val="000096"/>
          <w:lang w:val="en-US"/>
        </w:rPr>
        <w:t>&lt;xs:import</w:t>
      </w:r>
      <w:r w:rsidRPr="00DE013E">
        <w:rPr>
          <w:rFonts w:ascii="Times New Roman" w:hAnsi="Times New Roman"/>
          <w:color w:val="F5844C"/>
          <w:lang w:val="en-US"/>
        </w:rPr>
        <w:t xml:space="preserve"> </w:t>
      </w:r>
      <w:r w:rsidRPr="00DE013E">
        <w:rPr>
          <w:rFonts w:ascii="Times New Roman" w:hAnsi="Times New Roman"/>
          <w:color w:val="F5844C"/>
          <w:lang w:val="en-US"/>
        </w:rPr>
        <w:br/>
        <w:t xml:space="preserve">    namespace</w:t>
      </w:r>
      <w:r w:rsidRPr="00DE013E">
        <w:rPr>
          <w:rFonts w:ascii="Times New Roman" w:hAnsi="Times New Roman"/>
          <w:color w:val="FF8040"/>
          <w:lang w:val="en-US"/>
        </w:rPr>
        <w:t>=</w:t>
      </w:r>
      <w:r w:rsidRPr="00DE013E">
        <w:rPr>
          <w:rFonts w:ascii="Times New Roman" w:hAnsi="Times New Roman"/>
          <w:color w:val="993300"/>
          <w:lang w:val="en-US"/>
        </w:rPr>
        <w:t>"http://www.iho.int/S100BaseModel"</w:t>
      </w:r>
      <w:r w:rsidRPr="00DE013E">
        <w:rPr>
          <w:rFonts w:ascii="Times New Roman" w:hAnsi="Times New Roman"/>
          <w:color w:val="F5844C"/>
          <w:lang w:val="en-US"/>
        </w:rPr>
        <w:t xml:space="preserve"> </w:t>
      </w:r>
      <w:r w:rsidRPr="00DE013E">
        <w:rPr>
          <w:rFonts w:ascii="Times New Roman" w:hAnsi="Times New Roman"/>
          <w:color w:val="F5844C"/>
          <w:lang w:val="en-US"/>
        </w:rPr>
        <w:br/>
        <w:t xml:space="preserve">    schemaLocation</w:t>
      </w:r>
      <w:r w:rsidRPr="00DE013E">
        <w:rPr>
          <w:rFonts w:ascii="Times New Roman" w:hAnsi="Times New Roman"/>
          <w:color w:val="FF8040"/>
          <w:lang w:val="en-US"/>
        </w:rPr>
        <w:t>=</w:t>
      </w:r>
      <w:r w:rsidRPr="00DE013E">
        <w:rPr>
          <w:rFonts w:ascii="Times New Roman" w:hAnsi="Times New Roman"/>
          <w:color w:val="993300"/>
          <w:lang w:val="en-US"/>
        </w:rPr>
        <w:t>"S100BaseModel.xsd"</w:t>
      </w:r>
      <w:r w:rsidRPr="00DE013E">
        <w:rPr>
          <w:rFonts w:ascii="Times New Roman" w:hAnsi="Times New Roman"/>
          <w:color w:val="000096"/>
          <w:lang w:val="en-US"/>
        </w:rPr>
        <w:t>/&gt;</w:t>
      </w:r>
    </w:p>
    <w:p w14:paraId="2FEA823D" w14:textId="77777777" w:rsidR="00C878B3" w:rsidRDefault="00C878B3" w:rsidP="00BA71A5">
      <w:pPr>
        <w:pStyle w:val="ParagraphText"/>
        <w:spacing w:after="120"/>
        <w:rPr>
          <w:lang w:val="en-US"/>
        </w:rPr>
      </w:pPr>
    </w:p>
    <w:p w14:paraId="529320B2" w14:textId="77777777" w:rsidR="00720553" w:rsidRPr="00720553" w:rsidRDefault="00720553" w:rsidP="00BB19FF">
      <w:pPr>
        <w:pStyle w:val="Heading2"/>
        <w:numPr>
          <w:ilvl w:val="0"/>
          <w:numId w:val="53"/>
        </w:numPr>
        <w:spacing w:after="200"/>
        <w:rPr>
          <w:sz w:val="24"/>
          <w:szCs w:val="24"/>
        </w:rPr>
      </w:pPr>
      <w:bookmarkStart w:id="1015" w:name="_Toc397961907"/>
      <w:bookmarkStart w:id="1016" w:name="_Toc16161218"/>
      <w:r w:rsidRPr="00720553">
        <w:rPr>
          <w:sz w:val="24"/>
          <w:szCs w:val="24"/>
        </w:rPr>
        <w:t>Spatial Objects</w:t>
      </w:r>
      <w:bookmarkEnd w:id="1016"/>
      <w:r w:rsidRPr="00720553">
        <w:rPr>
          <w:sz w:val="24"/>
          <w:szCs w:val="24"/>
        </w:rPr>
        <w:t xml:space="preserve"> </w:t>
      </w:r>
    </w:p>
    <w:bookmarkEnd w:id="1015"/>
    <w:p w14:paraId="715A31E4" w14:textId="77777777" w:rsidR="00C878B3" w:rsidRPr="00DE013E" w:rsidRDefault="00C878B3" w:rsidP="00BA71A5">
      <w:pPr>
        <w:spacing w:after="120"/>
        <w:rPr>
          <w:rFonts w:cs="Arial"/>
        </w:rPr>
      </w:pPr>
      <w:r w:rsidRPr="00DE013E">
        <w:rPr>
          <w:rFonts w:cs="Arial"/>
        </w:rPr>
        <w:t>Since all spatial types in the base schema are abstract there must be derived types in the product schema. Even if no additional properties are added to the base type</w:t>
      </w:r>
      <w:r w:rsidR="00250BDE">
        <w:rPr>
          <w:rFonts w:cs="Arial"/>
        </w:rPr>
        <w:t>,</w:t>
      </w:r>
      <w:r w:rsidRPr="00DE013E">
        <w:rPr>
          <w:rFonts w:cs="Arial"/>
        </w:rPr>
        <w:t xml:space="preserve"> the advantage is that all spatial types belongs to the same namespace the rest of the types defined in the product schema. In the following example a spatial type Point is derived from s100:Point and an association is added to an information type defining the spatial quality.</w:t>
      </w:r>
    </w:p>
    <w:p w14:paraId="2C38E0E1" w14:textId="77777777" w:rsidR="00ED72F0" w:rsidRPr="00DE013E" w:rsidRDefault="00ED72F0" w:rsidP="00BA71A5">
      <w:pPr>
        <w:spacing w:before="120" w:after="120" w:line="276" w:lineRule="auto"/>
        <w:ind w:right="-1094"/>
        <w:jc w:val="left"/>
      </w:pPr>
      <w:r w:rsidRPr="00BA71A5">
        <w:rPr>
          <w:rFonts w:ascii="Times New Roman" w:hAnsi="Times New Roman"/>
          <w:color w:val="000000"/>
        </w:rPr>
        <w:t xml:space="preserve">    </w:t>
      </w:r>
      <w:r w:rsidRPr="00BA71A5">
        <w:rPr>
          <w:rFonts w:ascii="Times New Roman" w:hAnsi="Times New Roman"/>
          <w:color w:val="000096"/>
        </w:rPr>
        <w:t xml:space="preserve">&lt;xs:complexType </w:t>
      </w:r>
      <w:r w:rsidRPr="00BA71A5">
        <w:rPr>
          <w:rFonts w:ascii="Times New Roman" w:hAnsi="Times New Roman"/>
          <w:color w:val="F5844C"/>
        </w:rPr>
        <w:t>name</w:t>
      </w:r>
      <w:r w:rsidRPr="00BA71A5">
        <w:rPr>
          <w:rFonts w:ascii="Times New Roman" w:hAnsi="Times New Roman"/>
          <w:color w:val="FF8040"/>
        </w:rPr>
        <w:t>=</w:t>
      </w:r>
      <w:r w:rsidRPr="00BA71A5">
        <w:rPr>
          <w:rFonts w:ascii="Times New Roman" w:hAnsi="Times New Roman"/>
          <w:color w:val="993300"/>
        </w:rPr>
        <w:t>"Point"</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&lt;xs:extension</w:t>
      </w:r>
      <w:r w:rsidRPr="00BA71A5">
        <w:rPr>
          <w:rFonts w:ascii="Times New Roman" w:hAnsi="Times New Roman"/>
          <w:color w:val="F5844C"/>
        </w:rPr>
        <w:t xml:space="preserve"> base</w:t>
      </w:r>
      <w:r w:rsidRPr="00BA71A5">
        <w:rPr>
          <w:rFonts w:ascii="Times New Roman" w:hAnsi="Times New Roman"/>
          <w:color w:val="FF8040"/>
        </w:rPr>
        <w:t>=</w:t>
      </w:r>
      <w:r w:rsidRPr="00BA71A5">
        <w:rPr>
          <w:rFonts w:ascii="Times New Roman" w:hAnsi="Times New Roman"/>
          <w:color w:val="993300"/>
        </w:rPr>
        <w:t>"s100:Point"</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&lt;xs:element</w:t>
      </w:r>
      <w:r w:rsidRPr="00BA71A5">
        <w:rPr>
          <w:rFonts w:ascii="Times New Roman" w:hAnsi="Times New Roman"/>
          <w:color w:val="F5844C"/>
        </w:rPr>
        <w:t xml:space="preserve"> name</w:t>
      </w:r>
      <w:r w:rsidRPr="00BA71A5">
        <w:rPr>
          <w:rFonts w:ascii="Times New Roman" w:hAnsi="Times New Roman"/>
          <w:color w:val="FF8040"/>
        </w:rPr>
        <w:t>=</w:t>
      </w:r>
      <w:r w:rsidRPr="00BA71A5">
        <w:rPr>
          <w:rFonts w:ascii="Times New Roman" w:hAnsi="Times New Roman"/>
          <w:color w:val="993300"/>
        </w:rPr>
        <w:t>"spatialQuality"</w:t>
      </w:r>
      <w:r w:rsidRPr="00BA71A5">
        <w:rPr>
          <w:rFonts w:ascii="Times New Roman" w:hAnsi="Times New Roman"/>
          <w:color w:val="F5844C"/>
        </w:rPr>
        <w:t xml:space="preserve"> type</w:t>
      </w:r>
      <w:r w:rsidRPr="00BA71A5">
        <w:rPr>
          <w:rFonts w:ascii="Times New Roman" w:hAnsi="Times New Roman"/>
          <w:color w:val="FF8040"/>
        </w:rPr>
        <w:t>=</w:t>
      </w:r>
      <w:r w:rsidRPr="00BA71A5">
        <w:rPr>
          <w:rFonts w:ascii="Times New Roman" w:hAnsi="Times New Roman"/>
          <w:color w:val="993300"/>
        </w:rPr>
        <w:t>"s100:InformationAssociation"</w:t>
      </w:r>
      <w:r w:rsidRPr="00BA71A5">
        <w:rPr>
          <w:rFonts w:ascii="Times New Roman" w:hAnsi="Times New Roman"/>
          <w:color w:val="F5844C"/>
        </w:rPr>
        <w:t xml:space="preserve"> minOccurs</w:t>
      </w:r>
      <w:r w:rsidRPr="00BA71A5">
        <w:rPr>
          <w:rFonts w:ascii="Times New Roman" w:hAnsi="Times New Roman"/>
          <w:color w:val="FF8040"/>
        </w:rPr>
        <w:t>=</w:t>
      </w:r>
      <w:r w:rsidRPr="00BA71A5">
        <w:rPr>
          <w:rFonts w:ascii="Times New Roman" w:hAnsi="Times New Roman"/>
          <w:color w:val="993300"/>
        </w:rPr>
        <w:t>"0"</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&lt;/xs:extension&gt;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&lt;/xs:complexType&gt;</w:t>
      </w:r>
    </w:p>
    <w:p w14:paraId="1D17E4B1" w14:textId="77777777" w:rsidR="00C878B3" w:rsidRDefault="00C878B3" w:rsidP="00BA71A5">
      <w:pPr>
        <w:pStyle w:val="Appendix3"/>
        <w:numPr>
          <w:ilvl w:val="0"/>
          <w:numId w:val="0"/>
        </w:numPr>
        <w:spacing w:before="0"/>
        <w:rPr>
          <w:lang w:val="de-DE"/>
        </w:rPr>
      </w:pPr>
    </w:p>
    <w:p w14:paraId="38AD22AF" w14:textId="77777777" w:rsidR="00720553" w:rsidRPr="00720553" w:rsidRDefault="00720553" w:rsidP="00BB19FF">
      <w:pPr>
        <w:pStyle w:val="Heading2"/>
        <w:numPr>
          <w:ilvl w:val="0"/>
          <w:numId w:val="53"/>
        </w:numPr>
        <w:spacing w:after="200"/>
        <w:rPr>
          <w:sz w:val="24"/>
          <w:szCs w:val="24"/>
        </w:rPr>
      </w:pPr>
      <w:bookmarkStart w:id="1017" w:name="_Toc397961908"/>
      <w:bookmarkStart w:id="1018" w:name="_Toc16161219"/>
      <w:r w:rsidRPr="00720553">
        <w:rPr>
          <w:sz w:val="24"/>
          <w:szCs w:val="24"/>
        </w:rPr>
        <w:t>Information types and feature types</w:t>
      </w:r>
      <w:bookmarkEnd w:id="1018"/>
      <w:r w:rsidRPr="00720553">
        <w:rPr>
          <w:sz w:val="24"/>
          <w:szCs w:val="24"/>
        </w:rPr>
        <w:t xml:space="preserve"> </w:t>
      </w:r>
    </w:p>
    <w:bookmarkEnd w:id="1017"/>
    <w:p w14:paraId="651858E2" w14:textId="77777777" w:rsidR="00C878B3" w:rsidRPr="00DE013E" w:rsidRDefault="00C878B3" w:rsidP="00BA71A5">
      <w:pPr>
        <w:spacing w:after="120"/>
      </w:pPr>
      <w:r w:rsidRPr="00DE013E">
        <w:t>The portrayal of many feature types depends on some attributes. As a simple example we assume a feature type ‘Beacon, cardinal’. The portrayal should only depend on the attribute ‘Category of cardinal mark’. The definition of that feature type would look like.</w:t>
      </w:r>
    </w:p>
    <w:p w14:paraId="7216B09D" w14:textId="77777777" w:rsidR="00C878B3" w:rsidRPr="00BA71A5" w:rsidRDefault="00C878B3" w:rsidP="00BA71A5">
      <w:pPr>
        <w:spacing w:line="276" w:lineRule="auto"/>
        <w:jc w:val="left"/>
        <w:rPr>
          <w:rFonts w:ascii="Times New Roman" w:hAnsi="Times New Roman"/>
          <w:color w:val="000096"/>
        </w:rPr>
      </w:pPr>
      <w:r w:rsidRPr="00BA71A5">
        <w:rPr>
          <w:rFonts w:ascii="Times New Roman" w:hAnsi="Times New Roman"/>
          <w:color w:val="000000"/>
        </w:rPr>
        <w:t xml:space="preserve">  </w:t>
      </w:r>
      <w:r w:rsidRPr="00BA71A5">
        <w:rPr>
          <w:rFonts w:ascii="Times New Roman" w:hAnsi="Times New Roman"/>
          <w:color w:val="000096"/>
        </w:rPr>
        <w:t>&lt;xs:complexType</w:t>
      </w:r>
      <w:r w:rsidRPr="00BA71A5">
        <w:rPr>
          <w:rFonts w:ascii="Times New Roman" w:hAnsi="Times New Roman"/>
          <w:color w:val="F5844C"/>
        </w:rPr>
        <w:t xml:space="preserve"> name</w:t>
      </w:r>
      <w:r w:rsidRPr="00BA71A5">
        <w:rPr>
          <w:rFonts w:ascii="Times New Roman" w:hAnsi="Times New Roman"/>
          <w:color w:val="FF8040"/>
        </w:rPr>
        <w:t>=</w:t>
      </w:r>
      <w:r w:rsidRPr="00BA71A5">
        <w:rPr>
          <w:rFonts w:ascii="Times New Roman" w:hAnsi="Times New Roman"/>
          <w:color w:val="993300"/>
        </w:rPr>
        <w:t>"BeaconCardinal"</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&lt;xs:extension</w:t>
      </w:r>
      <w:r w:rsidRPr="00BA71A5">
        <w:rPr>
          <w:rFonts w:ascii="Times New Roman" w:hAnsi="Times New Roman"/>
          <w:color w:val="F5844C"/>
        </w:rPr>
        <w:t xml:space="preserve"> base</w:t>
      </w:r>
      <w:r w:rsidRPr="00BA71A5">
        <w:rPr>
          <w:rFonts w:ascii="Times New Roman" w:hAnsi="Times New Roman"/>
          <w:color w:val="FF8040"/>
        </w:rPr>
        <w:t>=</w:t>
      </w:r>
      <w:r w:rsidRPr="00BA71A5">
        <w:rPr>
          <w:rFonts w:ascii="Times New Roman" w:hAnsi="Times New Roman"/>
          <w:color w:val="993300"/>
        </w:rPr>
        <w:t>"s100:Feature"</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&lt;xs:element</w:t>
      </w:r>
      <w:r w:rsidRPr="00BA71A5">
        <w:rPr>
          <w:rFonts w:ascii="Times New Roman" w:hAnsi="Times New Roman"/>
          <w:color w:val="F5844C"/>
        </w:rPr>
        <w:t xml:space="preserve"> name</w:t>
      </w:r>
      <w:r w:rsidRPr="00BA71A5">
        <w:rPr>
          <w:rFonts w:ascii="Times New Roman" w:hAnsi="Times New Roman"/>
          <w:color w:val="FF8040"/>
        </w:rPr>
        <w:t>=</w:t>
      </w:r>
      <w:r w:rsidRPr="00BA71A5">
        <w:rPr>
          <w:rFonts w:ascii="Times New Roman" w:hAnsi="Times New Roman"/>
          <w:color w:val="993300"/>
        </w:rPr>
        <w:t>"categoryOfCardinalMark"</w:t>
      </w:r>
      <w:r w:rsidRPr="00BA71A5">
        <w:rPr>
          <w:rFonts w:ascii="Times New Roman" w:hAnsi="Times New Roman"/>
          <w:color w:val="F5844C"/>
        </w:rPr>
        <w:t xml:space="preserve"> nillable</w:t>
      </w:r>
      <w:r w:rsidRPr="00BA71A5">
        <w:rPr>
          <w:rFonts w:ascii="Times New Roman" w:hAnsi="Times New Roman"/>
          <w:color w:val="FF8040"/>
        </w:rPr>
        <w:t>=</w:t>
      </w:r>
      <w:r w:rsidRPr="00BA71A5">
        <w:rPr>
          <w:rFonts w:ascii="Times New Roman" w:hAnsi="Times New Roman"/>
          <w:color w:val="993300"/>
        </w:rPr>
        <w:t>"true"</w:t>
      </w:r>
      <w:r w:rsidRPr="00BA71A5">
        <w:rPr>
          <w:rFonts w:ascii="Times New Roman" w:hAnsi="Times New Roman"/>
          <w:color w:val="F5844C"/>
        </w:rPr>
        <w:t xml:space="preserve"> type</w:t>
      </w:r>
      <w:r w:rsidRPr="00BA71A5">
        <w:rPr>
          <w:rFonts w:ascii="Times New Roman" w:hAnsi="Times New Roman"/>
          <w:color w:val="FF8040"/>
        </w:rPr>
        <w:t>=</w:t>
      </w:r>
      <w:r w:rsidRPr="00BA71A5">
        <w:rPr>
          <w:rFonts w:ascii="Times New Roman" w:hAnsi="Times New Roman"/>
          <w:color w:val="993300"/>
        </w:rPr>
        <w:t>"xs:int"</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&lt;/xs:extension&gt;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&lt;/xs:complexType&gt;</w:t>
      </w:r>
    </w:p>
    <w:p w14:paraId="6B82610E" w14:textId="77777777" w:rsidR="00C878B3" w:rsidRPr="00BA71A5" w:rsidRDefault="00C878B3" w:rsidP="00C878B3">
      <w:pPr>
        <w:rPr>
          <w:rFonts w:ascii="Times New Roman" w:hAnsi="Times New Roman"/>
          <w:color w:val="000096"/>
        </w:rPr>
      </w:pPr>
    </w:p>
    <w:p w14:paraId="03D25731" w14:textId="77777777" w:rsidR="00C878B3" w:rsidRDefault="00C878B3" w:rsidP="00BA71A5">
      <w:pPr>
        <w:spacing w:after="120"/>
        <w:rPr>
          <w:lang w:val="en-US"/>
        </w:rPr>
      </w:pPr>
      <w:r>
        <w:rPr>
          <w:lang w:val="en-US"/>
        </w:rPr>
        <w:t>An instance looks like:</w:t>
      </w:r>
    </w:p>
    <w:p w14:paraId="3767A514" w14:textId="77777777" w:rsidR="00C878B3" w:rsidRDefault="00C878B3" w:rsidP="00BA71A5">
      <w:pPr>
        <w:spacing w:line="276" w:lineRule="auto"/>
        <w:jc w:val="left"/>
        <w:rPr>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&lt;BeaconCardinal</w:t>
      </w:r>
      <w:r w:rsidRPr="00C142E8">
        <w:rPr>
          <w:rFonts w:ascii="Times New Roman" w:hAnsi="Times New Roman"/>
          <w:color w:val="F5844C"/>
          <w:lang w:val="en-US"/>
        </w:rPr>
        <w:t xml:space="preserve"> id</w:t>
      </w:r>
      <w:r w:rsidRPr="00C142E8">
        <w:rPr>
          <w:rFonts w:ascii="Times New Roman" w:hAnsi="Times New Roman"/>
          <w:color w:val="FF8040"/>
          <w:lang w:val="en-US"/>
        </w:rPr>
        <w:t>=</w:t>
      </w:r>
      <w:r w:rsidRPr="00C142E8">
        <w:rPr>
          <w:rFonts w:ascii="Times New Roman" w:hAnsi="Times New Roman"/>
          <w:color w:val="993300"/>
          <w:lang w:val="en-US"/>
        </w:rPr>
        <w:t>"2"</w:t>
      </w:r>
      <w:r w:rsidRPr="00C142E8">
        <w:rPr>
          <w:rFonts w:ascii="Times New Roman" w:hAnsi="Times New Roman"/>
          <w:color w:val="000096"/>
          <w:lang w:val="en-US"/>
        </w:rPr>
        <w:t>&gt;</w:t>
      </w:r>
      <w:r w:rsidRPr="00C142E8">
        <w:rPr>
          <w:rFonts w:ascii="Times New Roman" w:hAnsi="Times New Roman"/>
          <w:color w:val="000000"/>
          <w:lang w:val="en-US"/>
        </w:rPr>
        <w:br/>
        <w:t xml:space="preserve">            </w:t>
      </w:r>
      <w:r w:rsidRPr="00C142E8">
        <w:rPr>
          <w:rFonts w:ascii="Times New Roman" w:hAnsi="Times New Roman"/>
          <w:color w:val="000096"/>
          <w:lang w:val="en-US"/>
        </w:rPr>
        <w:t>&lt;s100:Point</w:t>
      </w:r>
      <w:r w:rsidRPr="00C142E8">
        <w:rPr>
          <w:rFonts w:ascii="Times New Roman" w:hAnsi="Times New Roman"/>
          <w:color w:val="F5844C"/>
          <w:lang w:val="en-US"/>
        </w:rPr>
        <w:t xml:space="preserve"> ref</w:t>
      </w:r>
      <w:r w:rsidRPr="00C142E8">
        <w:rPr>
          <w:rFonts w:ascii="Times New Roman" w:hAnsi="Times New Roman"/>
          <w:color w:val="FF8040"/>
          <w:lang w:val="en-US"/>
        </w:rPr>
        <w:t>=</w:t>
      </w:r>
      <w:r w:rsidRPr="00C142E8">
        <w:rPr>
          <w:rFonts w:ascii="Times New Roman" w:hAnsi="Times New Roman"/>
          <w:color w:val="993300"/>
          <w:lang w:val="en-US"/>
        </w:rPr>
        <w:t>"3"</w:t>
      </w:r>
      <w:r w:rsidRPr="00C142E8">
        <w:rPr>
          <w:rFonts w:ascii="Times New Roman" w:hAnsi="Times New Roman"/>
          <w:color w:val="000096"/>
          <w:lang w:val="en-US"/>
        </w:rPr>
        <w:t>/&gt;</w:t>
      </w:r>
      <w:r w:rsidRPr="00C142E8">
        <w:rPr>
          <w:rFonts w:ascii="Times New Roman" w:hAnsi="Times New Roman"/>
          <w:color w:val="000000"/>
          <w:lang w:val="en-US"/>
        </w:rPr>
        <w:br/>
        <w:t xml:space="preserve">            </w:t>
      </w:r>
      <w:r w:rsidRPr="00C142E8">
        <w:rPr>
          <w:rFonts w:ascii="Times New Roman" w:hAnsi="Times New Roman"/>
          <w:color w:val="000096"/>
          <w:lang w:val="en-US"/>
        </w:rPr>
        <w:t>&lt;categoryOfCardinalMark&gt;</w:t>
      </w:r>
      <w:r w:rsidRPr="00C142E8">
        <w:rPr>
          <w:rFonts w:ascii="Times New Roman" w:hAnsi="Times New Roman"/>
          <w:color w:val="000000"/>
          <w:lang w:val="en-US"/>
        </w:rPr>
        <w:t>3</w:t>
      </w:r>
      <w:r w:rsidRPr="00C142E8">
        <w:rPr>
          <w:rFonts w:ascii="Times New Roman" w:hAnsi="Times New Roman"/>
          <w:color w:val="000096"/>
          <w:lang w:val="en-US"/>
        </w:rPr>
        <w:t>&lt;/categoryOfCardinalMark&gt;</w:t>
      </w:r>
      <w:r w:rsidRPr="00C142E8">
        <w:rPr>
          <w:rFonts w:ascii="Times New Roman" w:hAnsi="Times New Roman"/>
          <w:color w:val="000000"/>
          <w:lang w:val="en-US"/>
        </w:rPr>
        <w:br/>
        <w:t xml:space="preserve">        </w:t>
      </w:r>
      <w:r w:rsidRPr="00C142E8">
        <w:rPr>
          <w:rFonts w:ascii="Times New Roman" w:hAnsi="Times New Roman"/>
          <w:color w:val="000096"/>
          <w:lang w:val="en-US"/>
        </w:rPr>
        <w:t>&lt;/BeaconCardinal&gt;</w:t>
      </w:r>
      <w:r w:rsidRPr="00C142E8">
        <w:rPr>
          <w:rFonts w:ascii="Times New Roman" w:hAnsi="Times New Roman"/>
          <w:color w:val="000000"/>
          <w:lang w:val="en-US"/>
        </w:rPr>
        <w:br/>
      </w:r>
    </w:p>
    <w:p w14:paraId="1E34C589" w14:textId="77777777" w:rsidR="00250BDE" w:rsidRPr="00D413F4" w:rsidRDefault="00C878B3" w:rsidP="00BA71A5">
      <w:pPr>
        <w:shd w:val="clear" w:color="auto" w:fill="FFFFFF"/>
        <w:suppressAutoHyphens w:val="0"/>
        <w:spacing w:after="120"/>
        <w:rPr>
          <w:rFonts w:eastAsia="Times New Roman" w:cs="Arial"/>
          <w:sz w:val="18"/>
          <w:szCs w:val="18"/>
          <w:lang w:val="en-US" w:eastAsia="en-US"/>
        </w:rPr>
      </w:pPr>
      <w:r w:rsidRPr="008F18BB">
        <w:rPr>
          <w:rFonts w:cs="Arial"/>
          <w:lang w:val="en-US"/>
        </w:rPr>
        <w:t xml:space="preserve">A feature hierarchy can be introduced to avoid redundant definitions. </w:t>
      </w:r>
      <w:r w:rsidR="00250BDE">
        <w:rPr>
          <w:rFonts w:eastAsia="Times New Roman" w:cs="Arial"/>
          <w:color w:val="FF0000"/>
          <w:sz w:val="18"/>
          <w:szCs w:val="18"/>
          <w:lang w:val="en-US" w:eastAsia="en-US"/>
        </w:rPr>
        <w:t xml:space="preserve"> </w:t>
      </w:r>
      <w:r w:rsidR="00250BDE" w:rsidRPr="00D413F4">
        <w:rPr>
          <w:rFonts w:eastAsia="Times New Roman" w:cs="Arial"/>
          <w:lang w:val="en-US" w:eastAsia="en-US"/>
        </w:rPr>
        <w:t>Assuming that all feature types of a data product can have an association to a note (an information type), an abstract type with this property can be introduced and other feature types from this type instead from s100:Feature can be derived.</w:t>
      </w:r>
    </w:p>
    <w:p w14:paraId="698AE75E" w14:textId="77777777" w:rsidR="00BA71A5" w:rsidRDefault="00C878B3" w:rsidP="00250BDE">
      <w:pPr>
        <w:rPr>
          <w:rFonts w:ascii="Times New Roman" w:hAnsi="Times New Roman"/>
          <w:color w:val="000096"/>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&lt;xs:complexType</w:t>
      </w:r>
      <w:r w:rsidRPr="00C142E8">
        <w:rPr>
          <w:rFonts w:ascii="Times New Roman" w:hAnsi="Times New Roman"/>
          <w:color w:val="F5844C"/>
          <w:lang w:val="en-US"/>
        </w:rPr>
        <w:t xml:space="preserve"> name</w:t>
      </w:r>
      <w:r w:rsidRPr="00C142E8">
        <w:rPr>
          <w:rFonts w:ascii="Times New Roman" w:hAnsi="Times New Roman"/>
          <w:color w:val="FF8040"/>
          <w:lang w:val="en-US"/>
        </w:rPr>
        <w:t>=</w:t>
      </w:r>
      <w:r w:rsidRPr="00C142E8">
        <w:rPr>
          <w:rFonts w:ascii="Times New Roman" w:hAnsi="Times New Roman"/>
          <w:color w:val="993300"/>
          <w:lang w:val="en-US"/>
        </w:rPr>
        <w:t>"Feature"</w:t>
      </w:r>
      <w:r w:rsidRPr="00C142E8">
        <w:rPr>
          <w:rFonts w:ascii="Times New Roman" w:hAnsi="Times New Roman"/>
          <w:color w:val="F5844C"/>
          <w:lang w:val="en-US"/>
        </w:rPr>
        <w:t xml:space="preserve"> abstract</w:t>
      </w:r>
      <w:r w:rsidRPr="00C142E8">
        <w:rPr>
          <w:rFonts w:ascii="Times New Roman" w:hAnsi="Times New Roman"/>
          <w:color w:val="FF8040"/>
          <w:lang w:val="en-US"/>
        </w:rPr>
        <w:t>=</w:t>
      </w:r>
      <w:r w:rsidRPr="00C142E8">
        <w:rPr>
          <w:rFonts w:ascii="Times New Roman" w:hAnsi="Times New Roman"/>
          <w:color w:val="993300"/>
          <w:lang w:val="en-US"/>
        </w:rPr>
        <w:t>"true"</w:t>
      </w:r>
      <w:r w:rsidRPr="00C142E8">
        <w:rPr>
          <w:rFonts w:ascii="Times New Roman" w:hAnsi="Times New Roman"/>
          <w:color w:val="000096"/>
          <w:lang w:val="en-US"/>
        </w:rPr>
        <w:t>&gt;</w:t>
      </w:r>
    </w:p>
    <w:p w14:paraId="10DAEFBF" w14:textId="77777777" w:rsidR="00BA71A5" w:rsidRDefault="00C878B3" w:rsidP="00250BDE">
      <w:pPr>
        <w:rPr>
          <w:rFonts w:ascii="Times New Roman" w:hAnsi="Times New Roman"/>
          <w:color w:val="000096"/>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&lt;xs:complexContent&gt;</w:t>
      </w:r>
      <w:r w:rsidRPr="00C142E8">
        <w:rPr>
          <w:rFonts w:ascii="Times New Roman" w:hAnsi="Times New Roman"/>
          <w:color w:val="000000"/>
          <w:lang w:val="en-US"/>
        </w:rPr>
        <w:br/>
        <w:t xml:space="preserve">            </w:t>
      </w:r>
      <w:r w:rsidRPr="00C142E8">
        <w:rPr>
          <w:rFonts w:ascii="Times New Roman" w:hAnsi="Times New Roman"/>
          <w:color w:val="000096"/>
          <w:lang w:val="en-US"/>
        </w:rPr>
        <w:t>&lt;xs:extension</w:t>
      </w:r>
      <w:r w:rsidRPr="00C142E8">
        <w:rPr>
          <w:rFonts w:ascii="Times New Roman" w:hAnsi="Times New Roman"/>
          <w:color w:val="F5844C"/>
          <w:lang w:val="en-US"/>
        </w:rPr>
        <w:t xml:space="preserve"> base</w:t>
      </w:r>
      <w:r w:rsidRPr="00C142E8">
        <w:rPr>
          <w:rFonts w:ascii="Times New Roman" w:hAnsi="Times New Roman"/>
          <w:color w:val="FF8040"/>
          <w:lang w:val="en-US"/>
        </w:rPr>
        <w:t>=</w:t>
      </w:r>
      <w:r w:rsidRPr="00C142E8">
        <w:rPr>
          <w:rFonts w:ascii="Times New Roman" w:hAnsi="Times New Roman"/>
          <w:color w:val="993300"/>
          <w:lang w:val="en-US"/>
        </w:rPr>
        <w:t>"s100:Feature"</w:t>
      </w:r>
      <w:r w:rsidRPr="00C142E8">
        <w:rPr>
          <w:rFonts w:ascii="Times New Roman" w:hAnsi="Times New Roman"/>
          <w:color w:val="000096"/>
          <w:lang w:val="en-US"/>
        </w:rPr>
        <w:t>&gt;</w:t>
      </w:r>
    </w:p>
    <w:p w14:paraId="3A2C29C2" w14:textId="77777777" w:rsidR="00BA71A5" w:rsidRDefault="00C878B3" w:rsidP="00250BDE">
      <w:pPr>
        <w:rPr>
          <w:rFonts w:ascii="Times New Roman" w:hAnsi="Times New Roman"/>
          <w:color w:val="993300"/>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&lt;xs:sequence&gt;</w:t>
      </w:r>
      <w:r w:rsidRPr="00C142E8">
        <w:rPr>
          <w:rFonts w:ascii="Times New Roman" w:hAnsi="Times New Roman"/>
          <w:color w:val="000000"/>
          <w:lang w:val="en-US"/>
        </w:rPr>
        <w:br/>
        <w:t xml:space="preserve">                    </w:t>
      </w:r>
      <w:r w:rsidRPr="00C142E8">
        <w:rPr>
          <w:rFonts w:ascii="Times New Roman" w:hAnsi="Times New Roman"/>
          <w:color w:val="000096"/>
          <w:lang w:val="en-US"/>
        </w:rPr>
        <w:t>&lt;xs:element</w:t>
      </w:r>
      <w:r w:rsidRPr="00C142E8">
        <w:rPr>
          <w:rFonts w:ascii="Times New Roman" w:hAnsi="Times New Roman"/>
          <w:color w:val="F5844C"/>
          <w:lang w:val="en-US"/>
        </w:rPr>
        <w:t xml:space="preserve"> name</w:t>
      </w:r>
      <w:r w:rsidRPr="00C142E8">
        <w:rPr>
          <w:rFonts w:ascii="Times New Roman" w:hAnsi="Times New Roman"/>
          <w:color w:val="FF8040"/>
          <w:lang w:val="en-US"/>
        </w:rPr>
        <w:t>=</w:t>
      </w:r>
      <w:r w:rsidRPr="00C142E8">
        <w:rPr>
          <w:rFonts w:ascii="Times New Roman" w:hAnsi="Times New Roman"/>
          <w:color w:val="993300"/>
          <w:lang w:val="en-US"/>
        </w:rPr>
        <w:t>"noteAssociation"</w:t>
      </w:r>
      <w:r w:rsidRPr="00C142E8">
        <w:rPr>
          <w:rFonts w:ascii="Times New Roman" w:hAnsi="Times New Roman"/>
          <w:color w:val="F5844C"/>
          <w:lang w:val="en-US"/>
        </w:rPr>
        <w:t xml:space="preserve"> type</w:t>
      </w:r>
      <w:r w:rsidRPr="00C142E8">
        <w:rPr>
          <w:rFonts w:ascii="Times New Roman" w:hAnsi="Times New Roman"/>
          <w:color w:val="FF8040"/>
          <w:lang w:val="en-US"/>
        </w:rPr>
        <w:t>=</w:t>
      </w:r>
      <w:r w:rsidRPr="00C142E8">
        <w:rPr>
          <w:rFonts w:ascii="Times New Roman" w:hAnsi="Times New Roman"/>
          <w:color w:val="993300"/>
          <w:lang w:val="en-US"/>
        </w:rPr>
        <w:t>"s100:InformationAssociation"</w:t>
      </w:r>
    </w:p>
    <w:p w14:paraId="4B4ADA3B" w14:textId="77777777" w:rsidR="00BA71A5" w:rsidRDefault="00C878B3" w:rsidP="00250BDE">
      <w:pPr>
        <w:rPr>
          <w:rFonts w:ascii="Times New Roman" w:hAnsi="Times New Roman"/>
          <w:color w:val="000096"/>
          <w:lang w:val="en-US"/>
        </w:rPr>
      </w:pPr>
      <w:r>
        <w:rPr>
          <w:rFonts w:ascii="Times New Roman" w:hAnsi="Times New Roman"/>
          <w:color w:val="993300"/>
          <w:lang w:val="en-US"/>
        </w:rPr>
        <w:t xml:space="preserve">                                        </w:t>
      </w:r>
      <w:r w:rsidRPr="00C142E8">
        <w:rPr>
          <w:rFonts w:ascii="Times New Roman" w:hAnsi="Times New Roman"/>
          <w:color w:val="F5844C"/>
          <w:lang w:val="en-US"/>
        </w:rPr>
        <w:t xml:space="preserve"> minOccurs</w:t>
      </w:r>
      <w:r w:rsidRPr="00C142E8">
        <w:rPr>
          <w:rFonts w:ascii="Times New Roman" w:hAnsi="Times New Roman"/>
          <w:color w:val="FF8040"/>
          <w:lang w:val="en-US"/>
        </w:rPr>
        <w:t>=</w:t>
      </w:r>
      <w:r w:rsidRPr="00C142E8">
        <w:rPr>
          <w:rFonts w:ascii="Times New Roman" w:hAnsi="Times New Roman"/>
          <w:color w:val="993300"/>
          <w:lang w:val="en-US"/>
        </w:rPr>
        <w:t>"0"</w:t>
      </w:r>
      <w:r w:rsidRPr="00C142E8">
        <w:rPr>
          <w:rFonts w:ascii="Times New Roman" w:hAnsi="Times New Roman"/>
          <w:color w:val="F5844C"/>
          <w:lang w:val="en-US"/>
        </w:rPr>
        <w:t xml:space="preserve"> maxOccurs</w:t>
      </w:r>
      <w:r w:rsidRPr="00C142E8">
        <w:rPr>
          <w:rFonts w:ascii="Times New Roman" w:hAnsi="Times New Roman"/>
          <w:color w:val="FF8040"/>
          <w:lang w:val="en-US"/>
        </w:rPr>
        <w:t>=</w:t>
      </w:r>
      <w:r w:rsidRPr="00C142E8">
        <w:rPr>
          <w:rFonts w:ascii="Times New Roman" w:hAnsi="Times New Roman"/>
          <w:color w:val="993300"/>
          <w:lang w:val="en-US"/>
        </w:rPr>
        <w:t>"unbounded"</w:t>
      </w:r>
      <w:r w:rsidRPr="00C142E8">
        <w:rPr>
          <w:rFonts w:ascii="Times New Roman" w:hAnsi="Times New Roman"/>
          <w:color w:val="000096"/>
          <w:lang w:val="en-US"/>
        </w:rPr>
        <w:t>/&gt;</w:t>
      </w:r>
    </w:p>
    <w:p w14:paraId="11A2F2B6" w14:textId="77777777" w:rsidR="00C878B3" w:rsidRPr="00055586" w:rsidRDefault="00C878B3" w:rsidP="00250BDE">
      <w:pPr>
        <w:rPr>
          <w:rFonts w:ascii="Times New Roman" w:hAnsi="Times New Roman"/>
          <w:color w:val="000096"/>
          <w:lang w:val="en-US"/>
        </w:rPr>
      </w:pPr>
      <w:r w:rsidRPr="00055586">
        <w:rPr>
          <w:rFonts w:ascii="Times New Roman" w:hAnsi="Times New Roman"/>
          <w:color w:val="000000"/>
          <w:lang w:val="en-US"/>
        </w:rPr>
        <w:t xml:space="preserve">                </w:t>
      </w:r>
      <w:r w:rsidRPr="00055586">
        <w:rPr>
          <w:rFonts w:ascii="Times New Roman" w:hAnsi="Times New Roman"/>
          <w:color w:val="000096"/>
          <w:lang w:val="en-US"/>
        </w:rPr>
        <w:t>&lt;/xs:sequence&gt;</w:t>
      </w:r>
      <w:r w:rsidRPr="00055586">
        <w:rPr>
          <w:rFonts w:ascii="Times New Roman" w:hAnsi="Times New Roman"/>
          <w:color w:val="000000"/>
          <w:lang w:val="en-US"/>
        </w:rPr>
        <w:br/>
        <w:t xml:space="preserve">            </w:t>
      </w:r>
      <w:r w:rsidRPr="00055586">
        <w:rPr>
          <w:rFonts w:ascii="Times New Roman" w:hAnsi="Times New Roman"/>
          <w:color w:val="000096"/>
          <w:lang w:val="en-US"/>
        </w:rPr>
        <w:t>&lt;/xs:extension&gt;</w:t>
      </w:r>
      <w:r w:rsidRPr="00055586">
        <w:rPr>
          <w:rFonts w:ascii="Times New Roman" w:hAnsi="Times New Roman"/>
          <w:color w:val="000000"/>
          <w:lang w:val="en-US"/>
        </w:rPr>
        <w:br/>
        <w:t xml:space="preserve">        </w:t>
      </w:r>
      <w:r w:rsidRPr="00055586">
        <w:rPr>
          <w:rFonts w:ascii="Times New Roman" w:hAnsi="Times New Roman"/>
          <w:color w:val="000096"/>
          <w:lang w:val="en-US"/>
        </w:rPr>
        <w:t>&lt;/xs:complexContent&gt;</w:t>
      </w:r>
      <w:r w:rsidRPr="00055586">
        <w:rPr>
          <w:rFonts w:ascii="Times New Roman" w:hAnsi="Times New Roman"/>
          <w:color w:val="000000"/>
          <w:lang w:val="en-US"/>
        </w:rPr>
        <w:br/>
        <w:t xml:space="preserve">    </w:t>
      </w:r>
      <w:r w:rsidRPr="00055586">
        <w:rPr>
          <w:rFonts w:ascii="Times New Roman" w:hAnsi="Times New Roman"/>
          <w:color w:val="000096"/>
          <w:lang w:val="en-US"/>
        </w:rPr>
        <w:t>&lt;/xs:complexType&gt;</w:t>
      </w:r>
    </w:p>
    <w:p w14:paraId="3345EB76" w14:textId="77777777" w:rsidR="00C878B3" w:rsidRPr="00055586" w:rsidRDefault="00C878B3" w:rsidP="00C878B3">
      <w:pPr>
        <w:rPr>
          <w:rFonts w:ascii="Times New Roman" w:hAnsi="Times New Roman"/>
          <w:color w:val="000096"/>
          <w:lang w:val="en-US"/>
        </w:rPr>
      </w:pPr>
    </w:p>
    <w:p w14:paraId="1C66E250" w14:textId="77777777" w:rsidR="00C878B3" w:rsidRDefault="00C878B3" w:rsidP="00BA71A5">
      <w:pPr>
        <w:spacing w:after="120"/>
      </w:pPr>
      <w:r w:rsidRPr="00E85E04">
        <w:t>The beacon, cardinal type is defined now:</w:t>
      </w:r>
    </w:p>
    <w:p w14:paraId="3204E5BD" w14:textId="77777777" w:rsidR="00C878B3" w:rsidRPr="00404E4E" w:rsidRDefault="00C878B3" w:rsidP="00BA71A5">
      <w:pPr>
        <w:spacing w:line="276" w:lineRule="auto"/>
        <w:jc w:val="left"/>
        <w:rPr>
          <w:rFonts w:ascii="Times New Roman" w:hAnsi="Times New Roman"/>
          <w:color w:val="000096"/>
        </w:rPr>
      </w:pPr>
      <w:r w:rsidRPr="00404E4E">
        <w:rPr>
          <w:rFonts w:ascii="Times New Roman" w:hAnsi="Times New Roman"/>
          <w:color w:val="000000"/>
        </w:rPr>
        <w:t xml:space="preserve">  </w:t>
      </w:r>
      <w:r w:rsidRPr="00404E4E">
        <w:rPr>
          <w:rFonts w:ascii="Times New Roman" w:hAnsi="Times New Roman"/>
          <w:color w:val="000096"/>
        </w:rPr>
        <w:t>&lt;xs:complexType</w:t>
      </w:r>
      <w:r w:rsidRPr="00404E4E">
        <w:rPr>
          <w:rFonts w:ascii="Times New Roman" w:hAnsi="Times New Roman"/>
          <w:color w:val="F5844C"/>
        </w:rPr>
        <w:t xml:space="preserve"> name</w:t>
      </w:r>
      <w:r w:rsidRPr="00404E4E">
        <w:rPr>
          <w:rFonts w:ascii="Times New Roman" w:hAnsi="Times New Roman"/>
          <w:color w:val="FF8040"/>
        </w:rPr>
        <w:t>=</w:t>
      </w:r>
      <w:r w:rsidRPr="00404E4E">
        <w:rPr>
          <w:rFonts w:ascii="Times New Roman" w:hAnsi="Times New Roman"/>
          <w:color w:val="993300"/>
        </w:rPr>
        <w:t>"BeaconCardinal"</w:t>
      </w:r>
      <w:r w:rsidRPr="00404E4E">
        <w:rPr>
          <w:rFonts w:ascii="Times New Roman" w:hAnsi="Times New Roman"/>
          <w:color w:val="000096"/>
        </w:rPr>
        <w:t>&gt;</w:t>
      </w:r>
      <w:r w:rsidRPr="00404E4E">
        <w:rPr>
          <w:rFonts w:ascii="Times New Roman" w:hAnsi="Times New Roman"/>
          <w:color w:val="000000"/>
        </w:rPr>
        <w:br/>
        <w:t xml:space="preserve">    </w:t>
      </w:r>
      <w:r w:rsidRPr="00404E4E">
        <w:rPr>
          <w:rFonts w:ascii="Times New Roman" w:hAnsi="Times New Roman"/>
          <w:color w:val="000096"/>
        </w:rPr>
        <w:t>&lt;xs:complexContent&gt;</w:t>
      </w:r>
      <w:r w:rsidRPr="00404E4E">
        <w:rPr>
          <w:rFonts w:ascii="Times New Roman" w:hAnsi="Times New Roman"/>
          <w:color w:val="000000"/>
        </w:rPr>
        <w:br/>
        <w:t xml:space="preserve">      </w:t>
      </w:r>
      <w:r w:rsidRPr="00404E4E">
        <w:rPr>
          <w:rFonts w:ascii="Times New Roman" w:hAnsi="Times New Roman"/>
          <w:color w:val="000096"/>
        </w:rPr>
        <w:t>&lt;xs:extension</w:t>
      </w:r>
      <w:r w:rsidRPr="00404E4E">
        <w:rPr>
          <w:rFonts w:ascii="Times New Roman" w:hAnsi="Times New Roman"/>
          <w:color w:val="F5844C"/>
        </w:rPr>
        <w:t xml:space="preserve"> base</w:t>
      </w:r>
      <w:r w:rsidRPr="00404E4E">
        <w:rPr>
          <w:rFonts w:ascii="Times New Roman" w:hAnsi="Times New Roman"/>
          <w:color w:val="FF8040"/>
        </w:rPr>
        <w:t>=</w:t>
      </w:r>
      <w:r w:rsidRPr="00404E4E">
        <w:rPr>
          <w:rFonts w:ascii="Times New Roman" w:hAnsi="Times New Roman"/>
          <w:color w:val="993300"/>
        </w:rPr>
        <w:t>"Feature"</w:t>
      </w:r>
      <w:r w:rsidRPr="00404E4E">
        <w:rPr>
          <w:rFonts w:ascii="Times New Roman" w:hAnsi="Times New Roman"/>
          <w:color w:val="000096"/>
        </w:rPr>
        <w:t>&gt;</w:t>
      </w:r>
      <w:r w:rsidRPr="00404E4E">
        <w:rPr>
          <w:rFonts w:ascii="Times New Roman" w:hAnsi="Times New Roman"/>
          <w:color w:val="000000"/>
        </w:rPr>
        <w:br/>
        <w:t xml:space="preserve">        </w:t>
      </w:r>
      <w:r w:rsidRPr="00404E4E">
        <w:rPr>
          <w:rFonts w:ascii="Times New Roman" w:hAnsi="Times New Roman"/>
          <w:color w:val="000096"/>
        </w:rPr>
        <w:t>&lt;xs:sequence&gt;</w:t>
      </w:r>
      <w:r w:rsidRPr="00404E4E">
        <w:rPr>
          <w:rFonts w:ascii="Times New Roman" w:hAnsi="Times New Roman"/>
          <w:color w:val="000000"/>
        </w:rPr>
        <w:br/>
        <w:t xml:space="preserve">          </w:t>
      </w:r>
      <w:r w:rsidRPr="00404E4E">
        <w:rPr>
          <w:rFonts w:ascii="Times New Roman" w:hAnsi="Times New Roman"/>
          <w:color w:val="000096"/>
        </w:rPr>
        <w:t>&lt;xs:element</w:t>
      </w:r>
      <w:r w:rsidRPr="00404E4E">
        <w:rPr>
          <w:rFonts w:ascii="Times New Roman" w:hAnsi="Times New Roman"/>
          <w:color w:val="F5844C"/>
        </w:rPr>
        <w:t xml:space="preserve"> name</w:t>
      </w:r>
      <w:r w:rsidRPr="00404E4E">
        <w:rPr>
          <w:rFonts w:ascii="Times New Roman" w:hAnsi="Times New Roman"/>
          <w:color w:val="FF8040"/>
        </w:rPr>
        <w:t>=</w:t>
      </w:r>
      <w:r w:rsidRPr="00404E4E">
        <w:rPr>
          <w:rFonts w:ascii="Times New Roman" w:hAnsi="Times New Roman"/>
          <w:color w:val="993300"/>
        </w:rPr>
        <w:t>"categoryOfCardinalMark"</w:t>
      </w:r>
      <w:r w:rsidRPr="00404E4E">
        <w:rPr>
          <w:rFonts w:ascii="Times New Roman" w:hAnsi="Times New Roman"/>
          <w:color w:val="F5844C"/>
        </w:rPr>
        <w:t xml:space="preserve"> nillable</w:t>
      </w:r>
      <w:r w:rsidRPr="00404E4E">
        <w:rPr>
          <w:rFonts w:ascii="Times New Roman" w:hAnsi="Times New Roman"/>
          <w:color w:val="FF8040"/>
        </w:rPr>
        <w:t>=</w:t>
      </w:r>
      <w:r w:rsidRPr="00404E4E">
        <w:rPr>
          <w:rFonts w:ascii="Times New Roman" w:hAnsi="Times New Roman"/>
          <w:color w:val="993300"/>
        </w:rPr>
        <w:t>"true"</w:t>
      </w:r>
      <w:r w:rsidRPr="00404E4E">
        <w:rPr>
          <w:rFonts w:ascii="Times New Roman" w:hAnsi="Times New Roman"/>
          <w:color w:val="F5844C"/>
        </w:rPr>
        <w:t xml:space="preserve"> type</w:t>
      </w:r>
      <w:r w:rsidRPr="00404E4E">
        <w:rPr>
          <w:rFonts w:ascii="Times New Roman" w:hAnsi="Times New Roman"/>
          <w:color w:val="FF8040"/>
        </w:rPr>
        <w:t>=</w:t>
      </w:r>
      <w:r w:rsidRPr="00404E4E">
        <w:rPr>
          <w:rFonts w:ascii="Times New Roman" w:hAnsi="Times New Roman"/>
          <w:color w:val="993300"/>
        </w:rPr>
        <w:t>"xs:int"</w:t>
      </w:r>
      <w:r w:rsidRPr="00404E4E">
        <w:rPr>
          <w:rFonts w:ascii="Times New Roman" w:hAnsi="Times New Roman"/>
          <w:color w:val="000096"/>
        </w:rPr>
        <w:t>/&gt;</w:t>
      </w:r>
      <w:r w:rsidRPr="00404E4E">
        <w:rPr>
          <w:rFonts w:ascii="Times New Roman" w:hAnsi="Times New Roman"/>
          <w:color w:val="000000"/>
        </w:rPr>
        <w:br/>
        <w:t xml:space="preserve">        </w:t>
      </w:r>
      <w:r w:rsidRPr="00404E4E">
        <w:rPr>
          <w:rFonts w:ascii="Times New Roman" w:hAnsi="Times New Roman"/>
          <w:color w:val="000096"/>
        </w:rPr>
        <w:t>&lt;/xs:sequence&gt;</w:t>
      </w:r>
      <w:r w:rsidRPr="00404E4E">
        <w:rPr>
          <w:rFonts w:ascii="Times New Roman" w:hAnsi="Times New Roman"/>
          <w:color w:val="000000"/>
        </w:rPr>
        <w:br/>
        <w:t xml:space="preserve">      </w:t>
      </w:r>
      <w:r w:rsidRPr="00404E4E">
        <w:rPr>
          <w:rFonts w:ascii="Times New Roman" w:hAnsi="Times New Roman"/>
          <w:color w:val="000096"/>
        </w:rPr>
        <w:t>&lt;/xs:extension&gt;</w:t>
      </w:r>
      <w:r w:rsidRPr="00404E4E">
        <w:rPr>
          <w:rFonts w:ascii="Times New Roman" w:hAnsi="Times New Roman"/>
          <w:color w:val="000000"/>
        </w:rPr>
        <w:br/>
        <w:t xml:space="preserve">   </w:t>
      </w:r>
      <w:r w:rsidRPr="00404E4E">
        <w:rPr>
          <w:rFonts w:ascii="Times New Roman" w:hAnsi="Times New Roman"/>
          <w:color w:val="000096"/>
        </w:rPr>
        <w:t>&lt;/xs:complexContent&gt;</w:t>
      </w:r>
      <w:r w:rsidRPr="00404E4E">
        <w:rPr>
          <w:rFonts w:ascii="Times New Roman" w:hAnsi="Times New Roman"/>
          <w:color w:val="000000"/>
        </w:rPr>
        <w:br/>
        <w:t xml:space="preserve">  </w:t>
      </w:r>
      <w:r w:rsidRPr="00404E4E">
        <w:rPr>
          <w:rFonts w:ascii="Times New Roman" w:hAnsi="Times New Roman"/>
          <w:color w:val="000096"/>
        </w:rPr>
        <w:t>&lt;/xs:complexType&gt;</w:t>
      </w:r>
    </w:p>
    <w:p w14:paraId="00EE52DD" w14:textId="77777777" w:rsidR="00C878B3" w:rsidRPr="00404E4E" w:rsidRDefault="00C878B3" w:rsidP="00C878B3">
      <w:pPr>
        <w:rPr>
          <w:rFonts w:ascii="Times New Roman" w:hAnsi="Times New Roman"/>
          <w:color w:val="000096"/>
        </w:rPr>
      </w:pPr>
    </w:p>
    <w:p w14:paraId="51ED9B89" w14:textId="77777777" w:rsidR="00C878B3" w:rsidRDefault="00C878B3" w:rsidP="00BA71A5">
      <w:pPr>
        <w:spacing w:after="120"/>
        <w:rPr>
          <w:lang w:val="en-US"/>
        </w:rPr>
      </w:pPr>
      <w:r>
        <w:rPr>
          <w:lang w:val="en-US"/>
        </w:rPr>
        <w:t>The instance may looks like:</w:t>
      </w:r>
    </w:p>
    <w:p w14:paraId="2374B9E7" w14:textId="77777777" w:rsidR="00C878B3" w:rsidRPr="00E85E04" w:rsidRDefault="00C878B3" w:rsidP="00BA71A5">
      <w:pPr>
        <w:spacing w:line="276" w:lineRule="auto"/>
        <w:jc w:val="left"/>
        <w:rPr>
          <w:lang w:val="en-US"/>
        </w:rPr>
      </w:pPr>
      <w:r w:rsidRPr="00E85E04">
        <w:rPr>
          <w:rFonts w:ascii="Times New Roman" w:hAnsi="Times New Roman"/>
          <w:color w:val="000000"/>
          <w:lang w:val="en-US"/>
        </w:rPr>
        <w:t xml:space="preserve">        </w:t>
      </w:r>
      <w:r w:rsidRPr="00E85E04">
        <w:rPr>
          <w:rFonts w:ascii="Times New Roman" w:hAnsi="Times New Roman"/>
          <w:color w:val="000096"/>
          <w:lang w:val="en-US"/>
        </w:rPr>
        <w:t>&lt;BeaconCardinal</w:t>
      </w:r>
      <w:r w:rsidRPr="00E85E04">
        <w:rPr>
          <w:rFonts w:ascii="Times New Roman" w:hAnsi="Times New Roman"/>
          <w:color w:val="F5844C"/>
          <w:lang w:val="en-US"/>
        </w:rPr>
        <w:t xml:space="preserve"> id</w:t>
      </w:r>
      <w:r w:rsidRPr="00E85E04">
        <w:rPr>
          <w:rFonts w:ascii="Times New Roman" w:hAnsi="Times New Roman"/>
          <w:color w:val="FF8040"/>
          <w:lang w:val="en-US"/>
        </w:rPr>
        <w:t>=</w:t>
      </w:r>
      <w:r w:rsidRPr="00E85E04">
        <w:rPr>
          <w:rFonts w:ascii="Times New Roman" w:hAnsi="Times New Roman"/>
          <w:color w:val="993300"/>
          <w:lang w:val="en-US"/>
        </w:rPr>
        <w:t>"2"</w:t>
      </w:r>
      <w:r w:rsidRPr="00E85E04">
        <w:rPr>
          <w:rFonts w:ascii="Times New Roman" w:hAnsi="Times New Roman"/>
          <w:color w:val="000096"/>
          <w:lang w:val="en-US"/>
        </w:rPr>
        <w:t>&gt;</w:t>
      </w:r>
      <w:r w:rsidRPr="00E85E04">
        <w:rPr>
          <w:rFonts w:ascii="Times New Roman" w:hAnsi="Times New Roman"/>
          <w:color w:val="000000"/>
          <w:lang w:val="en-US"/>
        </w:rPr>
        <w:br/>
        <w:t xml:space="preserve">            </w:t>
      </w:r>
      <w:r w:rsidRPr="00E85E04">
        <w:rPr>
          <w:rFonts w:ascii="Times New Roman" w:hAnsi="Times New Roman"/>
          <w:color w:val="000096"/>
          <w:lang w:val="en-US"/>
        </w:rPr>
        <w:t>&lt;s100:Point</w:t>
      </w:r>
      <w:r w:rsidRPr="00E85E04">
        <w:rPr>
          <w:rFonts w:ascii="Times New Roman" w:hAnsi="Times New Roman"/>
          <w:color w:val="F5844C"/>
          <w:lang w:val="en-US"/>
        </w:rPr>
        <w:t xml:space="preserve"> ref</w:t>
      </w:r>
      <w:r w:rsidRPr="00E85E04">
        <w:rPr>
          <w:rFonts w:ascii="Times New Roman" w:hAnsi="Times New Roman"/>
          <w:color w:val="FF8040"/>
          <w:lang w:val="en-US"/>
        </w:rPr>
        <w:t>=</w:t>
      </w:r>
      <w:r w:rsidRPr="00E85E04">
        <w:rPr>
          <w:rFonts w:ascii="Times New Roman" w:hAnsi="Times New Roman"/>
          <w:color w:val="993300"/>
          <w:lang w:val="en-US"/>
        </w:rPr>
        <w:t>"3"</w:t>
      </w:r>
      <w:r w:rsidRPr="00E85E04">
        <w:rPr>
          <w:rFonts w:ascii="Times New Roman" w:hAnsi="Times New Roman"/>
          <w:color w:val="000096"/>
          <w:lang w:val="en-US"/>
        </w:rPr>
        <w:t>/&gt;</w:t>
      </w:r>
      <w:r w:rsidRPr="00E85E04">
        <w:rPr>
          <w:rFonts w:ascii="Times New Roman" w:hAnsi="Times New Roman"/>
          <w:color w:val="000000"/>
          <w:lang w:val="en-US"/>
        </w:rPr>
        <w:br/>
        <w:t xml:space="preserve">            </w:t>
      </w:r>
      <w:r w:rsidRPr="00E85E04">
        <w:rPr>
          <w:rFonts w:ascii="Times New Roman" w:hAnsi="Times New Roman"/>
          <w:color w:val="000096"/>
          <w:lang w:val="en-US"/>
        </w:rPr>
        <w:t>&lt;noteAssociation</w:t>
      </w:r>
      <w:r w:rsidRPr="00E85E04">
        <w:rPr>
          <w:rFonts w:ascii="Times New Roman" w:hAnsi="Times New Roman"/>
          <w:color w:val="F5844C"/>
          <w:lang w:val="en-US"/>
        </w:rPr>
        <w:t xml:space="preserve"> role</w:t>
      </w:r>
      <w:r w:rsidRPr="00E85E04">
        <w:rPr>
          <w:rFonts w:ascii="Times New Roman" w:hAnsi="Times New Roman"/>
          <w:color w:val="FF8040"/>
          <w:lang w:val="en-US"/>
        </w:rPr>
        <w:t>=</w:t>
      </w:r>
      <w:r w:rsidRPr="00E85E04">
        <w:rPr>
          <w:rFonts w:ascii="Times New Roman" w:hAnsi="Times New Roman"/>
          <w:color w:val="993300"/>
          <w:lang w:val="en-US"/>
        </w:rPr>
        <w:t>"aNote"</w:t>
      </w:r>
      <w:r w:rsidRPr="00E85E04">
        <w:rPr>
          <w:rFonts w:ascii="Times New Roman" w:hAnsi="Times New Roman"/>
          <w:color w:val="F5844C"/>
          <w:lang w:val="en-US"/>
        </w:rPr>
        <w:t xml:space="preserve"> informationRef</w:t>
      </w:r>
      <w:r w:rsidRPr="00E85E04">
        <w:rPr>
          <w:rFonts w:ascii="Times New Roman" w:hAnsi="Times New Roman"/>
          <w:color w:val="FF8040"/>
          <w:lang w:val="en-US"/>
        </w:rPr>
        <w:t>=</w:t>
      </w:r>
      <w:r w:rsidRPr="00E85E04">
        <w:rPr>
          <w:rFonts w:ascii="Times New Roman" w:hAnsi="Times New Roman"/>
          <w:color w:val="993300"/>
          <w:lang w:val="en-US"/>
        </w:rPr>
        <w:t>"1"</w:t>
      </w:r>
      <w:r w:rsidRPr="00E85E04">
        <w:rPr>
          <w:rFonts w:ascii="Times New Roman" w:hAnsi="Times New Roman"/>
          <w:color w:val="000096"/>
          <w:lang w:val="en-US"/>
        </w:rPr>
        <w:t>/&gt;</w:t>
      </w:r>
      <w:r w:rsidRPr="00E85E04">
        <w:rPr>
          <w:rFonts w:ascii="Times New Roman" w:hAnsi="Times New Roman"/>
          <w:color w:val="000000"/>
          <w:lang w:val="en-US"/>
        </w:rPr>
        <w:br/>
        <w:t xml:space="preserve">            </w:t>
      </w:r>
      <w:r w:rsidRPr="00E85E04">
        <w:rPr>
          <w:rFonts w:ascii="Times New Roman" w:hAnsi="Times New Roman"/>
          <w:color w:val="000096"/>
          <w:lang w:val="en-US"/>
        </w:rPr>
        <w:t>&lt;categoryOfCardinalMark&gt;</w:t>
      </w:r>
      <w:r w:rsidRPr="00E85E04">
        <w:rPr>
          <w:rFonts w:ascii="Times New Roman" w:hAnsi="Times New Roman"/>
          <w:color w:val="000000"/>
          <w:lang w:val="en-US"/>
        </w:rPr>
        <w:t>3</w:t>
      </w:r>
      <w:r w:rsidRPr="00E85E04">
        <w:rPr>
          <w:rFonts w:ascii="Times New Roman" w:hAnsi="Times New Roman"/>
          <w:color w:val="000096"/>
          <w:lang w:val="en-US"/>
        </w:rPr>
        <w:t>&lt;/categoryOfCardinalMark&gt;</w:t>
      </w:r>
      <w:r w:rsidRPr="00E85E04">
        <w:rPr>
          <w:rFonts w:ascii="Times New Roman" w:hAnsi="Times New Roman"/>
          <w:color w:val="000000"/>
          <w:lang w:val="en-US"/>
        </w:rPr>
        <w:br/>
        <w:t xml:space="preserve">        </w:t>
      </w:r>
      <w:r w:rsidRPr="00E85E04">
        <w:rPr>
          <w:rFonts w:ascii="Times New Roman" w:hAnsi="Times New Roman"/>
          <w:color w:val="000096"/>
          <w:lang w:val="en-US"/>
        </w:rPr>
        <w:t>&lt;/BeaconCardinal&gt;</w:t>
      </w:r>
      <w:r w:rsidRPr="00E85E04">
        <w:rPr>
          <w:rFonts w:ascii="Times New Roman" w:hAnsi="Times New Roman"/>
          <w:color w:val="000000"/>
          <w:lang w:val="en-US"/>
        </w:rPr>
        <w:br/>
      </w:r>
    </w:p>
    <w:p w14:paraId="500C9DC5" w14:textId="77777777" w:rsidR="00C878B3" w:rsidRDefault="00C878B3" w:rsidP="00BA71A5">
      <w:pPr>
        <w:spacing w:after="120"/>
        <w:rPr>
          <w:lang w:val="en-US"/>
        </w:rPr>
      </w:pPr>
      <w:r>
        <w:rPr>
          <w:lang w:val="en-US"/>
        </w:rPr>
        <w:t>Information types are very similar to feature types. Here are two examples.</w:t>
      </w:r>
    </w:p>
    <w:p w14:paraId="0F0D7A04" w14:textId="77777777" w:rsidR="00C878B3" w:rsidRDefault="00C878B3" w:rsidP="00BA71A5">
      <w:pPr>
        <w:spacing w:after="120"/>
        <w:rPr>
          <w:lang w:val="en-US"/>
        </w:rPr>
      </w:pPr>
      <w:r>
        <w:rPr>
          <w:lang w:val="en-US"/>
        </w:rPr>
        <w:t>The first defines an information type for carrying quality information for spatial types.</w:t>
      </w:r>
    </w:p>
    <w:p w14:paraId="130EB111" w14:textId="77777777" w:rsidR="00C878B3" w:rsidRDefault="00C878B3" w:rsidP="00BA71A5">
      <w:pPr>
        <w:spacing w:line="276" w:lineRule="auto"/>
        <w:jc w:val="left"/>
        <w:rPr>
          <w:rFonts w:ascii="Times New Roman" w:hAnsi="Times New Roman"/>
          <w:color w:val="000096"/>
          <w:lang w:val="en-US"/>
        </w:rPr>
      </w:pPr>
      <w:r w:rsidRPr="00B13C17">
        <w:rPr>
          <w:rFonts w:ascii="Times New Roman" w:hAnsi="Times New Roman"/>
          <w:color w:val="000000"/>
          <w:lang w:val="en-US"/>
        </w:rPr>
        <w:t xml:space="preserve">    </w:t>
      </w:r>
      <w:r w:rsidRPr="00B13C17">
        <w:rPr>
          <w:rFonts w:ascii="Times New Roman" w:hAnsi="Times New Roman"/>
          <w:color w:val="000096"/>
          <w:lang w:val="en-US"/>
        </w:rPr>
        <w:t>&lt;xs:complexType</w:t>
      </w:r>
      <w:r w:rsidRPr="00B13C17">
        <w:rPr>
          <w:rFonts w:ascii="Times New Roman" w:hAnsi="Times New Roman"/>
          <w:color w:val="F5844C"/>
          <w:lang w:val="en-US"/>
        </w:rPr>
        <w:t xml:space="preserve"> name</w:t>
      </w:r>
      <w:r w:rsidRPr="00B13C17">
        <w:rPr>
          <w:rFonts w:ascii="Times New Roman" w:hAnsi="Times New Roman"/>
          <w:color w:val="FF8040"/>
          <w:lang w:val="en-US"/>
        </w:rPr>
        <w:t>=</w:t>
      </w:r>
      <w:r w:rsidRPr="00B13C17">
        <w:rPr>
          <w:rFonts w:ascii="Times New Roman" w:hAnsi="Times New Roman"/>
          <w:color w:val="993300"/>
          <w:lang w:val="en-US"/>
        </w:rPr>
        <w:t>"SpatialQuality"</w:t>
      </w:r>
      <w:r w:rsidRPr="00B13C17">
        <w:rPr>
          <w:rFonts w:ascii="Times New Roman" w:hAnsi="Times New Roman"/>
          <w:color w:val="000096"/>
          <w:lang w:val="en-US"/>
        </w:rPr>
        <w:t>&gt;</w:t>
      </w:r>
      <w:r w:rsidRPr="00B13C17">
        <w:rPr>
          <w:rFonts w:ascii="Times New Roman" w:hAnsi="Times New Roman"/>
          <w:color w:val="000000"/>
          <w:lang w:val="en-US"/>
        </w:rPr>
        <w:br/>
        <w:t xml:space="preserve">        </w:t>
      </w:r>
      <w:r w:rsidRPr="00B13C17">
        <w:rPr>
          <w:rFonts w:ascii="Times New Roman" w:hAnsi="Times New Roman"/>
          <w:color w:val="000096"/>
          <w:lang w:val="en-US"/>
        </w:rPr>
        <w:t>&lt;xs:complexContent&gt;</w:t>
      </w:r>
      <w:r w:rsidRPr="00B13C17">
        <w:rPr>
          <w:rFonts w:ascii="Times New Roman" w:hAnsi="Times New Roman"/>
          <w:color w:val="000000"/>
          <w:lang w:val="en-US"/>
        </w:rPr>
        <w:br/>
        <w:t xml:space="preserve">            </w:t>
      </w:r>
      <w:r w:rsidRPr="00B13C17">
        <w:rPr>
          <w:rFonts w:ascii="Times New Roman" w:hAnsi="Times New Roman"/>
          <w:color w:val="000096"/>
          <w:lang w:val="en-US"/>
        </w:rPr>
        <w:t>&lt;xs:extension</w:t>
      </w:r>
      <w:r w:rsidRPr="00B13C17">
        <w:rPr>
          <w:rFonts w:ascii="Times New Roman" w:hAnsi="Times New Roman"/>
          <w:color w:val="F5844C"/>
          <w:lang w:val="en-US"/>
        </w:rPr>
        <w:t xml:space="preserve"> base</w:t>
      </w:r>
      <w:r w:rsidRPr="00B13C17">
        <w:rPr>
          <w:rFonts w:ascii="Times New Roman" w:hAnsi="Times New Roman"/>
          <w:color w:val="FF8040"/>
          <w:lang w:val="en-US"/>
        </w:rPr>
        <w:t>=</w:t>
      </w:r>
      <w:r w:rsidRPr="00B13C17">
        <w:rPr>
          <w:rFonts w:ascii="Times New Roman" w:hAnsi="Times New Roman"/>
          <w:color w:val="993300"/>
          <w:lang w:val="en-US"/>
        </w:rPr>
        <w:t>"s100:Information"</w:t>
      </w:r>
      <w:r w:rsidRPr="00B13C17">
        <w:rPr>
          <w:rFonts w:ascii="Times New Roman" w:hAnsi="Times New Roman"/>
          <w:color w:val="000096"/>
          <w:lang w:val="en-US"/>
        </w:rPr>
        <w:t>&gt;</w:t>
      </w:r>
      <w:r w:rsidRPr="00B13C17">
        <w:rPr>
          <w:rFonts w:ascii="Times New Roman" w:hAnsi="Times New Roman"/>
          <w:color w:val="000000"/>
          <w:lang w:val="en-US"/>
        </w:rPr>
        <w:br/>
        <w:t xml:space="preserve">                </w:t>
      </w:r>
      <w:r w:rsidRPr="00B13C17">
        <w:rPr>
          <w:rFonts w:ascii="Times New Roman" w:hAnsi="Times New Roman"/>
          <w:color w:val="000096"/>
          <w:lang w:val="en-US"/>
        </w:rPr>
        <w:t>&lt;xs:sequence&gt;</w:t>
      </w:r>
      <w:r w:rsidRPr="00B13C17">
        <w:rPr>
          <w:rFonts w:ascii="Times New Roman" w:hAnsi="Times New Roman"/>
          <w:color w:val="000000"/>
          <w:lang w:val="en-US"/>
        </w:rPr>
        <w:br/>
        <w:t xml:space="preserve">                    </w:t>
      </w:r>
      <w:r w:rsidRPr="00B13C17">
        <w:rPr>
          <w:rFonts w:ascii="Times New Roman" w:hAnsi="Times New Roman"/>
          <w:color w:val="000096"/>
          <w:lang w:val="en-US"/>
        </w:rPr>
        <w:t>&lt;xs:element</w:t>
      </w:r>
      <w:r w:rsidRPr="00B13C17">
        <w:rPr>
          <w:rFonts w:ascii="Times New Roman" w:hAnsi="Times New Roman"/>
          <w:color w:val="F5844C"/>
          <w:lang w:val="en-US"/>
        </w:rPr>
        <w:t xml:space="preserve"> name</w:t>
      </w:r>
      <w:r w:rsidRPr="00B13C17">
        <w:rPr>
          <w:rFonts w:ascii="Times New Roman" w:hAnsi="Times New Roman"/>
          <w:color w:val="FF8040"/>
          <w:lang w:val="en-US"/>
        </w:rPr>
        <w:t>=</w:t>
      </w:r>
      <w:r w:rsidRPr="00B13C17">
        <w:rPr>
          <w:rFonts w:ascii="Times New Roman" w:hAnsi="Times New Roman"/>
          <w:color w:val="993300"/>
          <w:lang w:val="en-US"/>
        </w:rPr>
        <w:t>"qualityOfPosition"</w:t>
      </w:r>
      <w:r w:rsidRPr="00B13C17">
        <w:rPr>
          <w:rFonts w:ascii="Times New Roman" w:hAnsi="Times New Roman"/>
          <w:color w:val="F5844C"/>
          <w:lang w:val="en-US"/>
        </w:rPr>
        <w:t xml:space="preserve"> type</w:t>
      </w:r>
      <w:r w:rsidRPr="00B13C17">
        <w:rPr>
          <w:rFonts w:ascii="Times New Roman" w:hAnsi="Times New Roman"/>
          <w:color w:val="FF8040"/>
          <w:lang w:val="en-US"/>
        </w:rPr>
        <w:t>=</w:t>
      </w:r>
      <w:r w:rsidRPr="00B13C17">
        <w:rPr>
          <w:rFonts w:ascii="Times New Roman" w:hAnsi="Times New Roman"/>
          <w:color w:val="993300"/>
          <w:lang w:val="en-US"/>
        </w:rPr>
        <w:t>"xs:int"</w:t>
      </w:r>
      <w:r w:rsidRPr="00B13C17">
        <w:rPr>
          <w:rFonts w:ascii="Times New Roman" w:hAnsi="Times New Roman"/>
          <w:color w:val="000096"/>
          <w:lang w:val="en-US"/>
        </w:rPr>
        <w:t>/&gt;</w:t>
      </w:r>
      <w:r w:rsidRPr="00B13C17">
        <w:rPr>
          <w:rFonts w:ascii="Times New Roman" w:hAnsi="Times New Roman"/>
          <w:color w:val="000000"/>
          <w:lang w:val="en-US"/>
        </w:rPr>
        <w:br/>
        <w:t xml:space="preserve">                </w:t>
      </w:r>
      <w:r w:rsidRPr="00B13C17">
        <w:rPr>
          <w:rFonts w:ascii="Times New Roman" w:hAnsi="Times New Roman"/>
          <w:color w:val="000096"/>
          <w:lang w:val="en-US"/>
        </w:rPr>
        <w:t>&lt;/xs:sequence&gt;</w:t>
      </w:r>
      <w:r w:rsidRPr="00B13C17">
        <w:rPr>
          <w:rFonts w:ascii="Times New Roman" w:hAnsi="Times New Roman"/>
          <w:color w:val="000000"/>
          <w:lang w:val="en-US"/>
        </w:rPr>
        <w:br/>
        <w:t xml:space="preserve">            </w:t>
      </w:r>
      <w:r w:rsidRPr="00B13C17">
        <w:rPr>
          <w:rFonts w:ascii="Times New Roman" w:hAnsi="Times New Roman"/>
          <w:color w:val="000096"/>
          <w:lang w:val="en-US"/>
        </w:rPr>
        <w:t>&lt;/xs:extension&gt;</w:t>
      </w:r>
      <w:r w:rsidRPr="00B13C17">
        <w:rPr>
          <w:rFonts w:ascii="Times New Roman" w:hAnsi="Times New Roman"/>
          <w:color w:val="000000"/>
          <w:lang w:val="en-US"/>
        </w:rPr>
        <w:br/>
        <w:t xml:space="preserve">        </w:t>
      </w:r>
      <w:r w:rsidRPr="00B13C17">
        <w:rPr>
          <w:rFonts w:ascii="Times New Roman" w:hAnsi="Times New Roman"/>
          <w:color w:val="000096"/>
          <w:lang w:val="en-US"/>
        </w:rPr>
        <w:t>&lt;/xs:complexContent&gt;</w:t>
      </w:r>
      <w:r w:rsidRPr="00B13C17">
        <w:rPr>
          <w:rFonts w:ascii="Times New Roman" w:hAnsi="Times New Roman"/>
          <w:color w:val="000000"/>
          <w:lang w:val="en-US"/>
        </w:rPr>
        <w:br/>
        <w:t xml:space="preserve">    </w:t>
      </w:r>
      <w:r w:rsidRPr="00B13C17">
        <w:rPr>
          <w:rFonts w:ascii="Times New Roman" w:hAnsi="Times New Roman"/>
          <w:color w:val="000096"/>
          <w:lang w:val="en-US"/>
        </w:rPr>
        <w:t>&lt;/xs:complexType&gt;</w:t>
      </w:r>
    </w:p>
    <w:p w14:paraId="35AB82D6" w14:textId="77777777" w:rsidR="00C878B3" w:rsidRDefault="00C878B3" w:rsidP="00C878B3">
      <w:pPr>
        <w:rPr>
          <w:rFonts w:ascii="Times New Roman" w:hAnsi="Times New Roman"/>
          <w:color w:val="000096"/>
          <w:lang w:val="en-US"/>
        </w:rPr>
      </w:pPr>
    </w:p>
    <w:p w14:paraId="0FC72549" w14:textId="77777777" w:rsidR="00C878B3" w:rsidRDefault="00C878B3" w:rsidP="00BA71A5">
      <w:pPr>
        <w:spacing w:after="120"/>
        <w:rPr>
          <w:lang w:val="en-US"/>
        </w:rPr>
      </w:pPr>
      <w:r>
        <w:rPr>
          <w:lang w:val="en-US"/>
        </w:rPr>
        <w:t>The second example shows a note type for general notes that can be associated to any feature type.</w:t>
      </w:r>
    </w:p>
    <w:p w14:paraId="65EE1751" w14:textId="77777777" w:rsidR="00C878B3" w:rsidRDefault="00C878B3" w:rsidP="00BA71A5">
      <w:pPr>
        <w:spacing w:line="276" w:lineRule="auto"/>
        <w:jc w:val="left"/>
        <w:rPr>
          <w:rFonts w:ascii="Times New Roman" w:hAnsi="Times New Roman"/>
          <w:color w:val="000096"/>
          <w:lang w:val="en-US"/>
        </w:rPr>
      </w:pPr>
      <w:r w:rsidRPr="00EC7FC6">
        <w:rPr>
          <w:rFonts w:ascii="Times New Roman" w:hAnsi="Times New Roman"/>
          <w:color w:val="000000"/>
          <w:lang w:val="en-US"/>
        </w:rPr>
        <w:t xml:space="preserve">    </w:t>
      </w:r>
      <w:r w:rsidRPr="00EC7FC6">
        <w:rPr>
          <w:rFonts w:ascii="Times New Roman" w:hAnsi="Times New Roman"/>
          <w:color w:val="000096"/>
          <w:lang w:val="en-US"/>
        </w:rPr>
        <w:t>&lt;xs:complexType</w:t>
      </w:r>
      <w:r w:rsidRPr="00EC7FC6">
        <w:rPr>
          <w:rFonts w:ascii="Times New Roman" w:hAnsi="Times New Roman"/>
          <w:color w:val="F5844C"/>
          <w:lang w:val="en-US"/>
        </w:rPr>
        <w:t xml:space="preserve"> name</w:t>
      </w:r>
      <w:r w:rsidRPr="00EC7FC6">
        <w:rPr>
          <w:rFonts w:ascii="Times New Roman" w:hAnsi="Times New Roman"/>
          <w:color w:val="FF8040"/>
          <w:lang w:val="en-US"/>
        </w:rPr>
        <w:t>=</w:t>
      </w:r>
      <w:r w:rsidRPr="00EC7FC6">
        <w:rPr>
          <w:rFonts w:ascii="Times New Roman" w:hAnsi="Times New Roman"/>
          <w:color w:val="993300"/>
          <w:lang w:val="en-US"/>
        </w:rPr>
        <w:t>"ChartNote"</w:t>
      </w:r>
      <w:r w:rsidRPr="00EC7FC6">
        <w:rPr>
          <w:rFonts w:ascii="Times New Roman" w:hAnsi="Times New Roman"/>
          <w:color w:val="000096"/>
          <w:lang w:val="en-US"/>
        </w:rPr>
        <w:t>&gt;</w:t>
      </w:r>
      <w:r w:rsidRPr="00EC7FC6">
        <w:rPr>
          <w:rFonts w:ascii="Times New Roman" w:hAnsi="Times New Roman"/>
          <w:color w:val="000000"/>
          <w:lang w:val="en-US"/>
        </w:rPr>
        <w:br/>
        <w:t xml:space="preserve">        </w:t>
      </w:r>
      <w:r w:rsidRPr="00EC7FC6">
        <w:rPr>
          <w:rFonts w:ascii="Times New Roman" w:hAnsi="Times New Roman"/>
          <w:color w:val="000096"/>
          <w:lang w:val="en-US"/>
        </w:rPr>
        <w:t>&lt;xs:complexContent&gt;</w:t>
      </w:r>
      <w:r w:rsidRPr="00EC7FC6">
        <w:rPr>
          <w:rFonts w:ascii="Times New Roman" w:hAnsi="Times New Roman"/>
          <w:color w:val="000000"/>
          <w:lang w:val="en-US"/>
        </w:rPr>
        <w:br/>
        <w:t xml:space="preserve">            </w:t>
      </w:r>
      <w:r w:rsidRPr="00EC7FC6">
        <w:rPr>
          <w:rFonts w:ascii="Times New Roman" w:hAnsi="Times New Roman"/>
          <w:color w:val="000096"/>
          <w:lang w:val="en-US"/>
        </w:rPr>
        <w:t>&lt;xs:extension</w:t>
      </w:r>
      <w:r w:rsidRPr="00EC7FC6">
        <w:rPr>
          <w:rFonts w:ascii="Times New Roman" w:hAnsi="Times New Roman"/>
          <w:color w:val="F5844C"/>
          <w:lang w:val="en-US"/>
        </w:rPr>
        <w:t xml:space="preserve"> base</w:t>
      </w:r>
      <w:r w:rsidRPr="00EC7FC6">
        <w:rPr>
          <w:rFonts w:ascii="Times New Roman" w:hAnsi="Times New Roman"/>
          <w:color w:val="FF8040"/>
          <w:lang w:val="en-US"/>
        </w:rPr>
        <w:t>=</w:t>
      </w:r>
      <w:r w:rsidRPr="00EC7FC6">
        <w:rPr>
          <w:rFonts w:ascii="Times New Roman" w:hAnsi="Times New Roman"/>
          <w:color w:val="993300"/>
          <w:lang w:val="en-US"/>
        </w:rPr>
        <w:t>"s100:Information"</w:t>
      </w:r>
      <w:r w:rsidRPr="00EC7FC6">
        <w:rPr>
          <w:rFonts w:ascii="Times New Roman" w:hAnsi="Times New Roman"/>
          <w:color w:val="000096"/>
          <w:lang w:val="en-US"/>
        </w:rPr>
        <w:t>&gt;</w:t>
      </w:r>
      <w:r w:rsidRPr="00EC7FC6">
        <w:rPr>
          <w:rFonts w:ascii="Times New Roman" w:hAnsi="Times New Roman"/>
          <w:color w:val="000000"/>
          <w:lang w:val="en-US"/>
        </w:rPr>
        <w:br/>
        <w:t xml:space="preserve">                </w:t>
      </w:r>
      <w:r w:rsidRPr="00EC7FC6">
        <w:rPr>
          <w:rFonts w:ascii="Times New Roman" w:hAnsi="Times New Roman"/>
          <w:color w:val="000096"/>
          <w:lang w:val="en-US"/>
        </w:rPr>
        <w:t>&lt;xs:sequence&gt;</w:t>
      </w:r>
      <w:r w:rsidRPr="00EC7FC6">
        <w:rPr>
          <w:rFonts w:ascii="Times New Roman" w:hAnsi="Times New Roman"/>
          <w:color w:val="000000"/>
          <w:lang w:val="en-US"/>
        </w:rPr>
        <w:br/>
        <w:t xml:space="preserve">                    </w:t>
      </w:r>
      <w:r w:rsidRPr="00EC7FC6">
        <w:rPr>
          <w:rFonts w:ascii="Times New Roman" w:hAnsi="Times New Roman"/>
          <w:color w:val="000096"/>
          <w:lang w:val="en-US"/>
        </w:rPr>
        <w:t>&lt;xs:element</w:t>
      </w:r>
      <w:r w:rsidRPr="00EC7FC6">
        <w:rPr>
          <w:rFonts w:ascii="Times New Roman" w:hAnsi="Times New Roman"/>
          <w:color w:val="F5844C"/>
          <w:lang w:val="en-US"/>
        </w:rPr>
        <w:t xml:space="preserve"> name</w:t>
      </w:r>
      <w:r w:rsidRPr="00EC7FC6">
        <w:rPr>
          <w:rFonts w:ascii="Times New Roman" w:hAnsi="Times New Roman"/>
          <w:color w:val="FF8040"/>
          <w:lang w:val="en-US"/>
        </w:rPr>
        <w:t>=</w:t>
      </w:r>
      <w:r w:rsidRPr="00EC7FC6">
        <w:rPr>
          <w:rFonts w:ascii="Times New Roman" w:hAnsi="Times New Roman"/>
          <w:color w:val="993300"/>
          <w:lang w:val="en-US"/>
        </w:rPr>
        <w:t>"note"</w:t>
      </w:r>
      <w:r w:rsidRPr="00EC7FC6">
        <w:rPr>
          <w:rFonts w:ascii="Times New Roman" w:hAnsi="Times New Roman"/>
          <w:color w:val="F5844C"/>
          <w:lang w:val="en-US"/>
        </w:rPr>
        <w:t xml:space="preserve"> type</w:t>
      </w:r>
      <w:r w:rsidRPr="00EC7FC6">
        <w:rPr>
          <w:rFonts w:ascii="Times New Roman" w:hAnsi="Times New Roman"/>
          <w:color w:val="FF8040"/>
          <w:lang w:val="en-US"/>
        </w:rPr>
        <w:t>=</w:t>
      </w:r>
      <w:r w:rsidRPr="00EC7FC6">
        <w:rPr>
          <w:rFonts w:ascii="Times New Roman" w:hAnsi="Times New Roman"/>
          <w:color w:val="993300"/>
          <w:lang w:val="en-US"/>
        </w:rPr>
        <w:t>"Note"</w:t>
      </w:r>
      <w:r w:rsidRPr="00EC7FC6">
        <w:rPr>
          <w:rFonts w:ascii="Times New Roman" w:hAnsi="Times New Roman"/>
          <w:color w:val="F5844C"/>
          <w:lang w:val="en-US"/>
        </w:rPr>
        <w:t xml:space="preserve"> maxOccurs</w:t>
      </w:r>
      <w:r w:rsidRPr="00EC7FC6">
        <w:rPr>
          <w:rFonts w:ascii="Times New Roman" w:hAnsi="Times New Roman"/>
          <w:color w:val="FF8040"/>
          <w:lang w:val="en-US"/>
        </w:rPr>
        <w:t>=</w:t>
      </w:r>
      <w:r w:rsidRPr="00EC7FC6">
        <w:rPr>
          <w:rFonts w:ascii="Times New Roman" w:hAnsi="Times New Roman"/>
          <w:color w:val="993300"/>
          <w:lang w:val="en-US"/>
        </w:rPr>
        <w:t>"unbounded"</w:t>
      </w:r>
      <w:r w:rsidRPr="00EC7FC6">
        <w:rPr>
          <w:rFonts w:ascii="Times New Roman" w:hAnsi="Times New Roman"/>
          <w:color w:val="000096"/>
          <w:lang w:val="en-US"/>
        </w:rPr>
        <w:t>/&gt;</w:t>
      </w:r>
      <w:r w:rsidRPr="00EC7FC6">
        <w:rPr>
          <w:rFonts w:ascii="Times New Roman" w:hAnsi="Times New Roman"/>
          <w:color w:val="000000"/>
          <w:lang w:val="en-US"/>
        </w:rPr>
        <w:br/>
        <w:t xml:space="preserve">                </w:t>
      </w:r>
      <w:r w:rsidRPr="00EC7FC6">
        <w:rPr>
          <w:rFonts w:ascii="Times New Roman" w:hAnsi="Times New Roman"/>
          <w:color w:val="000096"/>
          <w:lang w:val="en-US"/>
        </w:rPr>
        <w:t>&lt;/xs:sequence&gt;</w:t>
      </w:r>
      <w:r w:rsidRPr="00EC7FC6">
        <w:rPr>
          <w:rFonts w:ascii="Times New Roman" w:hAnsi="Times New Roman"/>
          <w:color w:val="000000"/>
          <w:lang w:val="en-US"/>
        </w:rPr>
        <w:br/>
        <w:t xml:space="preserve">            </w:t>
      </w:r>
      <w:r w:rsidRPr="00EC7FC6">
        <w:rPr>
          <w:rFonts w:ascii="Times New Roman" w:hAnsi="Times New Roman"/>
          <w:color w:val="000096"/>
          <w:lang w:val="en-US"/>
        </w:rPr>
        <w:t>&lt;/xs:extension&gt;</w:t>
      </w:r>
      <w:r w:rsidRPr="00EC7FC6">
        <w:rPr>
          <w:rFonts w:ascii="Times New Roman" w:hAnsi="Times New Roman"/>
          <w:color w:val="000000"/>
          <w:lang w:val="en-US"/>
        </w:rPr>
        <w:br/>
        <w:t xml:space="preserve">        </w:t>
      </w:r>
      <w:r w:rsidRPr="00EC7FC6">
        <w:rPr>
          <w:rFonts w:ascii="Times New Roman" w:hAnsi="Times New Roman"/>
          <w:color w:val="000096"/>
          <w:lang w:val="en-US"/>
        </w:rPr>
        <w:t>&lt;/xs:complexContent&gt;</w:t>
      </w:r>
      <w:r w:rsidRPr="00EC7FC6">
        <w:rPr>
          <w:rFonts w:ascii="Times New Roman" w:hAnsi="Times New Roman"/>
          <w:color w:val="000000"/>
          <w:lang w:val="en-US"/>
        </w:rPr>
        <w:br/>
        <w:t xml:space="preserve">    </w:t>
      </w:r>
      <w:r w:rsidRPr="00EC7FC6">
        <w:rPr>
          <w:rFonts w:ascii="Times New Roman" w:hAnsi="Times New Roman"/>
          <w:color w:val="000096"/>
          <w:lang w:val="en-US"/>
        </w:rPr>
        <w:t>&lt;/xs:complexType&gt;</w:t>
      </w:r>
    </w:p>
    <w:p w14:paraId="7A01684C" w14:textId="77777777" w:rsidR="00BA71A5" w:rsidRDefault="00BA71A5" w:rsidP="00E30769">
      <w:pPr>
        <w:rPr>
          <w:lang w:val="en-US"/>
        </w:rPr>
      </w:pPr>
    </w:p>
    <w:p w14:paraId="230B1EB4" w14:textId="77777777" w:rsidR="00C878B3" w:rsidRDefault="00E30769" w:rsidP="00BA71A5">
      <w:pPr>
        <w:spacing w:after="120"/>
        <w:rPr>
          <w:lang w:val="en-US"/>
        </w:rPr>
      </w:pPr>
      <w:r>
        <w:rPr>
          <w:lang w:val="en-US"/>
        </w:rPr>
        <w:t xml:space="preserve">The element </w:t>
      </w:r>
      <w:r>
        <w:rPr>
          <w:rFonts w:ascii="Courier New" w:hAnsi="Courier New" w:cs="Courier New"/>
          <w:lang w:val="en-US"/>
        </w:rPr>
        <w:t>&lt;note&gt;</w:t>
      </w:r>
      <w:r>
        <w:rPr>
          <w:lang w:val="en-US"/>
        </w:rPr>
        <w:t xml:space="preserve"> in the example corresponds here to a complex attribute. See the section on complex attributes for more details.</w:t>
      </w:r>
    </w:p>
    <w:p w14:paraId="7CA592DD" w14:textId="77777777" w:rsidR="00BA71A5" w:rsidRDefault="00BA71A5" w:rsidP="00BA71A5">
      <w:pPr>
        <w:spacing w:after="120"/>
        <w:rPr>
          <w:rFonts w:cs="Arial"/>
          <w:color w:val="000096"/>
          <w:lang w:val="en-US"/>
        </w:rPr>
      </w:pPr>
    </w:p>
    <w:p w14:paraId="77002051" w14:textId="77777777" w:rsidR="00720553" w:rsidRPr="00720553" w:rsidRDefault="00720553" w:rsidP="00BB19FF">
      <w:pPr>
        <w:pStyle w:val="Heading2"/>
        <w:numPr>
          <w:ilvl w:val="0"/>
          <w:numId w:val="53"/>
        </w:numPr>
        <w:spacing w:after="200"/>
        <w:rPr>
          <w:sz w:val="24"/>
          <w:szCs w:val="24"/>
        </w:rPr>
      </w:pPr>
      <w:bookmarkStart w:id="1019" w:name="_Toc397961909"/>
      <w:bookmarkStart w:id="1020" w:name="_Toc16161220"/>
      <w:r w:rsidRPr="00720553">
        <w:rPr>
          <w:sz w:val="24"/>
          <w:szCs w:val="24"/>
        </w:rPr>
        <w:t>Associations</w:t>
      </w:r>
      <w:bookmarkEnd w:id="1020"/>
      <w:r w:rsidRPr="00720553">
        <w:rPr>
          <w:sz w:val="24"/>
          <w:szCs w:val="24"/>
        </w:rPr>
        <w:t xml:space="preserve"> </w:t>
      </w:r>
    </w:p>
    <w:bookmarkEnd w:id="1019"/>
    <w:p w14:paraId="5AE4C354" w14:textId="77777777" w:rsidR="006426B2" w:rsidRPr="008F18BB" w:rsidRDefault="006426B2" w:rsidP="00055586">
      <w:pPr>
        <w:spacing w:after="120"/>
        <w:rPr>
          <w:rFonts w:cs="Arial"/>
          <w:lang w:val="en-US"/>
        </w:rPr>
      </w:pPr>
      <w:r w:rsidRPr="008F18BB">
        <w:rPr>
          <w:rFonts w:cs="Arial"/>
          <w:lang w:val="en-US"/>
        </w:rPr>
        <w:t>Associations are named relationships between objects. We have two types of associations: information associations for relationships between any object and an information type and feature associations for relationships between two feature types. The associations will be realized in the schema by elements that have the name from the camelCase code of the association. They are of type s100:InformationAssociation or s100:FeatureAssociation. As an example we extend the beacon cardinal type with a feature association to the underlying area.</w:t>
      </w:r>
    </w:p>
    <w:p w14:paraId="152649C1" w14:textId="77777777" w:rsidR="006426B2" w:rsidRDefault="006426B2" w:rsidP="00055586">
      <w:pPr>
        <w:spacing w:line="276" w:lineRule="auto"/>
        <w:jc w:val="left"/>
        <w:rPr>
          <w:rFonts w:ascii="Times New Roman" w:hAnsi="Times New Roman"/>
          <w:color w:val="000096"/>
          <w:lang w:val="en-US"/>
        </w:rPr>
      </w:pPr>
      <w:r w:rsidRPr="00107B1C">
        <w:rPr>
          <w:rFonts w:ascii="Times New Roman" w:hAnsi="Times New Roman"/>
          <w:color w:val="000000"/>
          <w:lang w:val="en-US"/>
        </w:rPr>
        <w:t xml:space="preserve">    </w:t>
      </w:r>
      <w:r w:rsidRPr="00107B1C">
        <w:rPr>
          <w:rFonts w:ascii="Times New Roman" w:hAnsi="Times New Roman"/>
          <w:color w:val="000096"/>
          <w:lang w:val="en-US"/>
        </w:rPr>
        <w:t>&lt;xs:complexType</w:t>
      </w:r>
      <w:r w:rsidRPr="00107B1C">
        <w:rPr>
          <w:rFonts w:ascii="Times New Roman" w:hAnsi="Times New Roman"/>
          <w:color w:val="F5844C"/>
          <w:lang w:val="en-US"/>
        </w:rPr>
        <w:t xml:space="preserve"> name</w:t>
      </w:r>
      <w:r w:rsidRPr="00107B1C">
        <w:rPr>
          <w:rFonts w:ascii="Times New Roman" w:hAnsi="Times New Roman"/>
          <w:color w:val="FF8040"/>
          <w:lang w:val="en-US"/>
        </w:rPr>
        <w:t>=</w:t>
      </w:r>
      <w:r w:rsidRPr="00107B1C">
        <w:rPr>
          <w:rFonts w:ascii="Times New Roman" w:hAnsi="Times New Roman"/>
          <w:color w:val="993300"/>
          <w:lang w:val="en-US"/>
        </w:rPr>
        <w:t>"BeaconCardinal"</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&lt;xs:complexContent&gt;</w:t>
      </w:r>
      <w:r w:rsidRPr="00107B1C">
        <w:rPr>
          <w:rFonts w:ascii="Times New Roman" w:hAnsi="Times New Roman"/>
          <w:color w:val="000000"/>
          <w:lang w:val="en-US"/>
        </w:rPr>
        <w:br/>
        <w:t xml:space="preserve">            </w:t>
      </w:r>
      <w:r w:rsidRPr="00107B1C">
        <w:rPr>
          <w:rFonts w:ascii="Times New Roman" w:hAnsi="Times New Roman"/>
          <w:color w:val="000096"/>
          <w:lang w:val="en-US"/>
        </w:rPr>
        <w:t>&lt;xs:extension</w:t>
      </w:r>
      <w:r w:rsidRPr="00107B1C">
        <w:rPr>
          <w:rFonts w:ascii="Times New Roman" w:hAnsi="Times New Roman"/>
          <w:color w:val="F5844C"/>
          <w:lang w:val="en-US"/>
        </w:rPr>
        <w:t xml:space="preserve"> base</w:t>
      </w:r>
      <w:r w:rsidRPr="00107B1C">
        <w:rPr>
          <w:rFonts w:ascii="Times New Roman" w:hAnsi="Times New Roman"/>
          <w:color w:val="FF8040"/>
          <w:lang w:val="en-US"/>
        </w:rPr>
        <w:t>=</w:t>
      </w:r>
      <w:r w:rsidRPr="00107B1C">
        <w:rPr>
          <w:rFonts w:ascii="Times New Roman" w:hAnsi="Times New Roman"/>
          <w:color w:val="993300"/>
          <w:lang w:val="en-US"/>
        </w:rPr>
        <w:t>"Feature"</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&lt;xs:sequence&gt;</w:t>
      </w:r>
      <w:r w:rsidRPr="00107B1C">
        <w:rPr>
          <w:rFonts w:ascii="Times New Roman" w:hAnsi="Times New Roman"/>
          <w:color w:val="000000"/>
          <w:lang w:val="en-US"/>
        </w:rPr>
        <w:br/>
        <w:t xml:space="preserve">                    </w:t>
      </w:r>
      <w:r w:rsidRPr="00107B1C">
        <w:rPr>
          <w:rFonts w:ascii="Times New Roman" w:hAnsi="Times New Roman"/>
          <w:color w:val="000096"/>
          <w:lang w:val="en-US"/>
        </w:rPr>
        <w:t>&lt;xs:element</w:t>
      </w:r>
      <w:r w:rsidRPr="00107B1C">
        <w:rPr>
          <w:rFonts w:ascii="Times New Roman" w:hAnsi="Times New Roman"/>
          <w:color w:val="F5844C"/>
          <w:lang w:val="en-US"/>
        </w:rPr>
        <w:t xml:space="preserve"> name</w:t>
      </w:r>
      <w:r w:rsidRPr="00107B1C">
        <w:rPr>
          <w:rFonts w:ascii="Times New Roman" w:hAnsi="Times New Roman"/>
          <w:color w:val="FF8040"/>
          <w:lang w:val="en-US"/>
        </w:rPr>
        <w:t>=</w:t>
      </w:r>
      <w:r w:rsidRPr="00107B1C">
        <w:rPr>
          <w:rFonts w:ascii="Times New Roman" w:hAnsi="Times New Roman"/>
          <w:color w:val="993300"/>
          <w:lang w:val="en-US"/>
        </w:rPr>
        <w:t>"underlyingArea"</w:t>
      </w:r>
      <w:r w:rsidRPr="00107B1C">
        <w:rPr>
          <w:rFonts w:ascii="Times New Roman" w:hAnsi="Times New Roman"/>
          <w:color w:val="F5844C"/>
          <w:lang w:val="en-US"/>
        </w:rPr>
        <w:t xml:space="preserve"> type</w:t>
      </w:r>
      <w:r w:rsidRPr="00107B1C">
        <w:rPr>
          <w:rFonts w:ascii="Times New Roman" w:hAnsi="Times New Roman"/>
          <w:color w:val="FF8040"/>
          <w:lang w:val="en-US"/>
        </w:rPr>
        <w:t>=</w:t>
      </w:r>
      <w:r w:rsidRPr="00107B1C">
        <w:rPr>
          <w:rFonts w:ascii="Times New Roman" w:hAnsi="Times New Roman"/>
          <w:color w:val="993300"/>
          <w:lang w:val="en-US"/>
        </w:rPr>
        <w:t>"s100:FeatureAssociation"</w:t>
      </w:r>
      <w:r w:rsidRPr="00107B1C">
        <w:rPr>
          <w:rFonts w:ascii="Times New Roman" w:hAnsi="Times New Roman"/>
          <w:color w:val="F5844C"/>
          <w:lang w:val="en-US"/>
        </w:rPr>
        <w:t xml:space="preserve"> minOccurs</w:t>
      </w:r>
      <w:r w:rsidRPr="00107B1C">
        <w:rPr>
          <w:rFonts w:ascii="Times New Roman" w:hAnsi="Times New Roman"/>
          <w:color w:val="FF8040"/>
          <w:lang w:val="en-US"/>
        </w:rPr>
        <w:t>=</w:t>
      </w:r>
      <w:r w:rsidRPr="00107B1C">
        <w:rPr>
          <w:rFonts w:ascii="Times New Roman" w:hAnsi="Times New Roman"/>
          <w:color w:val="993300"/>
          <w:lang w:val="en-US"/>
        </w:rPr>
        <w:t>"0"</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&lt;xs:element</w:t>
      </w:r>
      <w:r w:rsidRPr="00107B1C">
        <w:rPr>
          <w:rFonts w:ascii="Times New Roman" w:hAnsi="Times New Roman"/>
          <w:color w:val="F5844C"/>
          <w:lang w:val="en-US"/>
        </w:rPr>
        <w:t xml:space="preserve"> name</w:t>
      </w:r>
      <w:r w:rsidRPr="00107B1C">
        <w:rPr>
          <w:rFonts w:ascii="Times New Roman" w:hAnsi="Times New Roman"/>
          <w:color w:val="FF8040"/>
          <w:lang w:val="en-US"/>
        </w:rPr>
        <w:t>=</w:t>
      </w:r>
      <w:r w:rsidRPr="00107B1C">
        <w:rPr>
          <w:rFonts w:ascii="Times New Roman" w:hAnsi="Times New Roman"/>
          <w:color w:val="993300"/>
          <w:lang w:val="en-US"/>
        </w:rPr>
        <w:t>"categoryOfCardinalMark"</w:t>
      </w:r>
      <w:r w:rsidRPr="00107B1C">
        <w:rPr>
          <w:rFonts w:ascii="Times New Roman" w:hAnsi="Times New Roman"/>
          <w:color w:val="F5844C"/>
          <w:lang w:val="en-US"/>
        </w:rPr>
        <w:t xml:space="preserve"> nillable</w:t>
      </w:r>
      <w:r w:rsidRPr="00107B1C">
        <w:rPr>
          <w:rFonts w:ascii="Times New Roman" w:hAnsi="Times New Roman"/>
          <w:color w:val="FF8040"/>
          <w:lang w:val="en-US"/>
        </w:rPr>
        <w:t>=</w:t>
      </w:r>
      <w:r w:rsidRPr="00107B1C">
        <w:rPr>
          <w:rFonts w:ascii="Times New Roman" w:hAnsi="Times New Roman"/>
          <w:color w:val="993300"/>
          <w:lang w:val="en-US"/>
        </w:rPr>
        <w:t>"true"</w:t>
      </w:r>
      <w:r w:rsidRPr="00107B1C">
        <w:rPr>
          <w:rFonts w:ascii="Times New Roman" w:hAnsi="Times New Roman"/>
          <w:color w:val="F5844C"/>
          <w:lang w:val="en-US"/>
        </w:rPr>
        <w:t xml:space="preserve"> type</w:t>
      </w:r>
      <w:r w:rsidRPr="00107B1C">
        <w:rPr>
          <w:rFonts w:ascii="Times New Roman" w:hAnsi="Times New Roman"/>
          <w:color w:val="FF8040"/>
          <w:lang w:val="en-US"/>
        </w:rPr>
        <w:t>=</w:t>
      </w:r>
      <w:r w:rsidRPr="00107B1C">
        <w:rPr>
          <w:rFonts w:ascii="Times New Roman" w:hAnsi="Times New Roman"/>
          <w:color w:val="993300"/>
          <w:lang w:val="en-US"/>
        </w:rPr>
        <w:t>"xs:int</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&lt;/xs:sequence&gt;</w:t>
      </w:r>
      <w:r w:rsidRPr="00107B1C">
        <w:rPr>
          <w:rFonts w:ascii="Times New Roman" w:hAnsi="Times New Roman"/>
          <w:color w:val="000000"/>
          <w:lang w:val="en-US"/>
        </w:rPr>
        <w:br/>
        <w:t xml:space="preserve">            </w:t>
      </w:r>
      <w:r w:rsidRPr="00107B1C">
        <w:rPr>
          <w:rFonts w:ascii="Times New Roman" w:hAnsi="Times New Roman"/>
          <w:color w:val="000096"/>
          <w:lang w:val="en-US"/>
        </w:rPr>
        <w:t>&lt;/xs:extension&gt;</w:t>
      </w:r>
      <w:r w:rsidRPr="00107B1C">
        <w:rPr>
          <w:rFonts w:ascii="Times New Roman" w:hAnsi="Times New Roman"/>
          <w:color w:val="000000"/>
          <w:lang w:val="en-US"/>
        </w:rPr>
        <w:br/>
        <w:t xml:space="preserve">        </w:t>
      </w:r>
      <w:r w:rsidRPr="00107B1C">
        <w:rPr>
          <w:rFonts w:ascii="Times New Roman" w:hAnsi="Times New Roman"/>
          <w:color w:val="000096"/>
          <w:lang w:val="en-US"/>
        </w:rPr>
        <w:t>&lt;/xs:complexContent&gt;</w:t>
      </w:r>
      <w:r w:rsidRPr="00107B1C">
        <w:rPr>
          <w:rFonts w:ascii="Times New Roman" w:hAnsi="Times New Roman"/>
          <w:color w:val="000000"/>
          <w:lang w:val="en-US"/>
        </w:rPr>
        <w:br/>
        <w:t xml:space="preserve">    </w:t>
      </w:r>
      <w:r w:rsidRPr="00107B1C">
        <w:rPr>
          <w:rFonts w:ascii="Times New Roman" w:hAnsi="Times New Roman"/>
          <w:color w:val="000096"/>
          <w:lang w:val="en-US"/>
        </w:rPr>
        <w:t>&lt;/xs:complexType&gt;</w:t>
      </w:r>
    </w:p>
    <w:p w14:paraId="78E83B97" w14:textId="77777777" w:rsidR="00055586" w:rsidRDefault="00055586" w:rsidP="001A6087">
      <w:pPr>
        <w:rPr>
          <w:lang w:val="en-US"/>
        </w:rPr>
      </w:pPr>
    </w:p>
    <w:p w14:paraId="0042FED4" w14:textId="77777777" w:rsidR="001A6087" w:rsidRDefault="001A6087" w:rsidP="00055586">
      <w:pPr>
        <w:spacing w:after="120"/>
        <w:rPr>
          <w:lang w:val="en-US"/>
        </w:rPr>
      </w:pPr>
      <w:r>
        <w:rPr>
          <w:lang w:val="en-US"/>
        </w:rPr>
        <w:t>The instance now is:</w:t>
      </w:r>
    </w:p>
    <w:p w14:paraId="2536BEF1" w14:textId="77777777" w:rsidR="001A6087" w:rsidRDefault="001A6087" w:rsidP="00055586">
      <w:pPr>
        <w:spacing w:line="276" w:lineRule="auto"/>
        <w:jc w:val="left"/>
        <w:rPr>
          <w:rFonts w:ascii="Times New Roman" w:hAnsi="Times New Roman"/>
          <w:color w:val="000096"/>
          <w:lang w:val="en-US"/>
        </w:rPr>
      </w:pPr>
      <w:r w:rsidRPr="001A6087">
        <w:rPr>
          <w:rFonts w:ascii="Times New Roman" w:hAnsi="Times New Roman"/>
          <w:lang w:val="en-US"/>
        </w:rPr>
        <w:t xml:space="preserve">         </w:t>
      </w:r>
      <w:r w:rsidRPr="001A6087">
        <w:rPr>
          <w:rFonts w:ascii="Times New Roman" w:hAnsi="Times New Roman"/>
          <w:color w:val="000096"/>
          <w:lang w:val="en-US"/>
        </w:rPr>
        <w:t>&lt;BeaconCardinal</w:t>
      </w:r>
      <w:r w:rsidRPr="001A6087">
        <w:rPr>
          <w:rFonts w:ascii="Times New Roman" w:hAnsi="Times New Roman"/>
          <w:color w:val="F5844C"/>
          <w:lang w:val="en-US"/>
        </w:rPr>
        <w:t xml:space="preserve"> id</w:t>
      </w:r>
      <w:r w:rsidRPr="001A6087">
        <w:rPr>
          <w:rFonts w:ascii="Times New Roman" w:hAnsi="Times New Roman"/>
          <w:color w:val="FF8040"/>
          <w:lang w:val="en-US"/>
        </w:rPr>
        <w:t>=</w:t>
      </w:r>
      <w:r w:rsidRPr="001A6087">
        <w:rPr>
          <w:rFonts w:ascii="Times New Roman" w:hAnsi="Times New Roman"/>
          <w:color w:val="993300"/>
          <w:lang w:val="en-US"/>
        </w:rPr>
        <w:t>"2"</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&lt;s100:Point</w:t>
      </w:r>
      <w:r w:rsidRPr="001A6087">
        <w:rPr>
          <w:rFonts w:ascii="Times New Roman" w:hAnsi="Times New Roman"/>
          <w:color w:val="F5844C"/>
          <w:lang w:val="en-US"/>
        </w:rPr>
        <w:t xml:space="preserve"> ref</w:t>
      </w:r>
      <w:r w:rsidRPr="001A6087">
        <w:rPr>
          <w:rFonts w:ascii="Times New Roman" w:hAnsi="Times New Roman"/>
          <w:color w:val="FF8040"/>
          <w:lang w:val="en-US"/>
        </w:rPr>
        <w:t>=</w:t>
      </w:r>
      <w:r w:rsidRPr="001A6087">
        <w:rPr>
          <w:rFonts w:ascii="Times New Roman" w:hAnsi="Times New Roman"/>
          <w:color w:val="993300"/>
          <w:lang w:val="en-US"/>
        </w:rPr>
        <w:t>"3"</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&lt;noteAssociation</w:t>
      </w:r>
      <w:r w:rsidRPr="001A6087">
        <w:rPr>
          <w:rFonts w:ascii="Times New Roman" w:hAnsi="Times New Roman"/>
          <w:color w:val="F5844C"/>
          <w:lang w:val="en-US"/>
        </w:rPr>
        <w:t xml:space="preserve"> role</w:t>
      </w:r>
      <w:r w:rsidRPr="001A6087">
        <w:rPr>
          <w:rFonts w:ascii="Times New Roman" w:hAnsi="Times New Roman"/>
          <w:color w:val="FF8040"/>
          <w:lang w:val="en-US"/>
        </w:rPr>
        <w:t>=</w:t>
      </w:r>
      <w:r w:rsidRPr="001A6087">
        <w:rPr>
          <w:rFonts w:ascii="Times New Roman" w:hAnsi="Times New Roman"/>
          <w:color w:val="993300"/>
          <w:lang w:val="en-US"/>
        </w:rPr>
        <w:t>"aNote"</w:t>
      </w:r>
      <w:r w:rsidRPr="001A6087">
        <w:rPr>
          <w:rFonts w:ascii="Times New Roman" w:hAnsi="Times New Roman"/>
          <w:color w:val="F5844C"/>
          <w:lang w:val="en-US"/>
        </w:rPr>
        <w:t xml:space="preserve"> informationRef</w:t>
      </w:r>
      <w:r w:rsidRPr="001A6087">
        <w:rPr>
          <w:rFonts w:ascii="Times New Roman" w:hAnsi="Times New Roman"/>
          <w:color w:val="FF8040"/>
          <w:lang w:val="en-US"/>
        </w:rPr>
        <w:t>=</w:t>
      </w:r>
      <w:r w:rsidRPr="001A6087">
        <w:rPr>
          <w:rFonts w:ascii="Times New Roman" w:hAnsi="Times New Roman"/>
          <w:color w:val="993300"/>
          <w:lang w:val="en-US"/>
        </w:rPr>
        <w:t>"1"</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&lt;underlyingArea</w:t>
      </w:r>
      <w:r w:rsidRPr="001A6087">
        <w:rPr>
          <w:rFonts w:ascii="Times New Roman" w:hAnsi="Times New Roman"/>
          <w:color w:val="F5844C"/>
          <w:lang w:val="en-US"/>
        </w:rPr>
        <w:t xml:space="preserve"> role</w:t>
      </w:r>
      <w:r w:rsidRPr="001A6087">
        <w:rPr>
          <w:rFonts w:ascii="Times New Roman" w:hAnsi="Times New Roman"/>
          <w:color w:val="FF8040"/>
          <w:lang w:val="en-US"/>
        </w:rPr>
        <w:t>=</w:t>
      </w:r>
      <w:r w:rsidRPr="001A6087">
        <w:rPr>
          <w:rFonts w:ascii="Times New Roman" w:hAnsi="Times New Roman"/>
          <w:color w:val="993300"/>
          <w:lang w:val="en-US"/>
        </w:rPr>
        <w:t>"area"</w:t>
      </w:r>
      <w:r w:rsidRPr="001A6087">
        <w:rPr>
          <w:rFonts w:ascii="Times New Roman" w:hAnsi="Times New Roman"/>
          <w:color w:val="F5844C"/>
          <w:lang w:val="en-US"/>
        </w:rPr>
        <w:t xml:space="preserve"> featureRef</w:t>
      </w:r>
      <w:r w:rsidRPr="001A6087">
        <w:rPr>
          <w:rFonts w:ascii="Times New Roman" w:hAnsi="Times New Roman"/>
          <w:color w:val="FF8040"/>
          <w:lang w:val="en-US"/>
        </w:rPr>
        <w:t>=</w:t>
      </w:r>
      <w:r w:rsidRPr="001A6087">
        <w:rPr>
          <w:rFonts w:ascii="Times New Roman" w:hAnsi="Times New Roman"/>
          <w:color w:val="993300"/>
          <w:lang w:val="en-US"/>
        </w:rPr>
        <w:t>"3"</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&lt;categoryOfCardinalMark&gt;</w:t>
      </w:r>
      <w:r w:rsidRPr="001A6087">
        <w:rPr>
          <w:rFonts w:ascii="Times New Roman" w:hAnsi="Times New Roman"/>
          <w:lang w:val="en-US"/>
        </w:rPr>
        <w:t>3</w:t>
      </w:r>
      <w:r w:rsidRPr="001A6087">
        <w:rPr>
          <w:rFonts w:ascii="Times New Roman" w:hAnsi="Times New Roman"/>
          <w:color w:val="000096"/>
          <w:lang w:val="en-US"/>
        </w:rPr>
        <w:t>&lt;/categoryOfCardinalMark&gt;</w:t>
      </w:r>
      <w:r w:rsidRPr="001A6087">
        <w:rPr>
          <w:rFonts w:ascii="Times New Roman" w:hAnsi="Times New Roman"/>
          <w:lang w:val="en-US"/>
        </w:rPr>
        <w:br/>
        <w:t xml:space="preserve">        </w:t>
      </w:r>
      <w:r w:rsidRPr="001A6087">
        <w:rPr>
          <w:rFonts w:ascii="Times New Roman" w:hAnsi="Times New Roman"/>
          <w:color w:val="000096"/>
          <w:lang w:val="en-US"/>
        </w:rPr>
        <w:t>&lt;/BeaconCardinal&gt;</w:t>
      </w:r>
    </w:p>
    <w:p w14:paraId="4047F8AC" w14:textId="77777777" w:rsidR="00055586" w:rsidRDefault="00055586" w:rsidP="00E943E5">
      <w:pPr>
        <w:spacing w:after="120"/>
      </w:pPr>
    </w:p>
    <w:p w14:paraId="241BAD89" w14:textId="77777777" w:rsidR="00720553" w:rsidRPr="00720553" w:rsidRDefault="00EF77A9" w:rsidP="00BB19FF">
      <w:pPr>
        <w:pStyle w:val="Heading2"/>
        <w:numPr>
          <w:ilvl w:val="0"/>
          <w:numId w:val="53"/>
        </w:numPr>
        <w:spacing w:after="200"/>
        <w:rPr>
          <w:sz w:val="24"/>
          <w:szCs w:val="24"/>
        </w:rPr>
      </w:pPr>
      <w:bookmarkStart w:id="1021" w:name="_Toc397961910"/>
      <w:bookmarkStart w:id="1022" w:name="_Toc16161221"/>
      <w:r w:rsidRPr="00EF77A9">
        <w:rPr>
          <w:sz w:val="24"/>
          <w:szCs w:val="24"/>
        </w:rPr>
        <w:t>Complex attributes</w:t>
      </w:r>
      <w:bookmarkEnd w:id="1022"/>
      <w:r w:rsidR="00720553" w:rsidRPr="00720553">
        <w:rPr>
          <w:sz w:val="24"/>
          <w:szCs w:val="24"/>
        </w:rPr>
        <w:t xml:space="preserve"> </w:t>
      </w:r>
    </w:p>
    <w:bookmarkEnd w:id="1021"/>
    <w:p w14:paraId="54DD2C72" w14:textId="77777777" w:rsidR="005D5605" w:rsidRPr="008F18BB" w:rsidRDefault="005D5605" w:rsidP="00055586">
      <w:pPr>
        <w:spacing w:after="120"/>
        <w:rPr>
          <w:rFonts w:cs="Arial"/>
        </w:rPr>
      </w:pPr>
      <w:r w:rsidRPr="008F18BB">
        <w:rPr>
          <w:rFonts w:cs="Arial"/>
        </w:rPr>
        <w:t>Complex attributes can be easily defined as complex types in XML. As an example we have a look at the complex attribute note of our ChartNote information type. This attribute comprises two simple data types the text and the language of the text. The definition is:</w:t>
      </w:r>
    </w:p>
    <w:p w14:paraId="43FEFCC9" w14:textId="77777777" w:rsidR="005D5605" w:rsidRDefault="005D5605" w:rsidP="005D5605"/>
    <w:p w14:paraId="28349006" w14:textId="77777777" w:rsidR="005D5605" w:rsidRDefault="005D5605" w:rsidP="00055586">
      <w:pPr>
        <w:spacing w:line="276" w:lineRule="auto"/>
        <w:jc w:val="left"/>
        <w:rPr>
          <w:rFonts w:ascii="Times New Roman" w:hAnsi="Times New Roman"/>
          <w:color w:val="000096"/>
          <w:lang w:val="en-US"/>
        </w:rPr>
      </w:pPr>
      <w:r w:rsidRPr="000D46D3">
        <w:rPr>
          <w:rFonts w:ascii="Times New Roman" w:hAnsi="Times New Roman"/>
          <w:color w:val="000000"/>
          <w:lang w:val="en-US"/>
        </w:rPr>
        <w:t xml:space="preserve">    </w:t>
      </w:r>
      <w:r w:rsidRPr="000D46D3">
        <w:rPr>
          <w:rFonts w:ascii="Times New Roman" w:hAnsi="Times New Roman"/>
          <w:color w:val="000096"/>
          <w:lang w:val="en-US"/>
        </w:rPr>
        <w:t>&lt;xs:complexType</w:t>
      </w:r>
      <w:r w:rsidRPr="000D46D3">
        <w:rPr>
          <w:rFonts w:ascii="Times New Roman" w:hAnsi="Times New Roman"/>
          <w:color w:val="F5844C"/>
          <w:lang w:val="en-US"/>
        </w:rPr>
        <w:t xml:space="preserve"> name</w:t>
      </w:r>
      <w:r w:rsidRPr="000D46D3">
        <w:rPr>
          <w:rFonts w:ascii="Times New Roman" w:hAnsi="Times New Roman"/>
          <w:color w:val="FF8040"/>
          <w:lang w:val="en-US"/>
        </w:rPr>
        <w:t>=</w:t>
      </w:r>
      <w:r w:rsidRPr="000D46D3">
        <w:rPr>
          <w:rFonts w:ascii="Times New Roman" w:hAnsi="Times New Roman"/>
          <w:color w:val="993300"/>
          <w:lang w:val="en-US"/>
        </w:rPr>
        <w:t>"Note"</w:t>
      </w:r>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&lt;xs:sequence&gt;</w:t>
      </w:r>
      <w:r w:rsidRPr="000D46D3">
        <w:rPr>
          <w:rFonts w:ascii="Times New Roman" w:hAnsi="Times New Roman"/>
          <w:color w:val="000000"/>
          <w:lang w:val="en-US"/>
        </w:rPr>
        <w:br/>
        <w:t xml:space="preserve">            </w:t>
      </w:r>
      <w:r w:rsidRPr="000D46D3">
        <w:rPr>
          <w:rFonts w:ascii="Times New Roman" w:hAnsi="Times New Roman"/>
          <w:color w:val="000096"/>
          <w:lang w:val="en-US"/>
        </w:rPr>
        <w:t>&lt;xs:element</w:t>
      </w:r>
      <w:r w:rsidRPr="000D46D3">
        <w:rPr>
          <w:rFonts w:ascii="Times New Roman" w:hAnsi="Times New Roman"/>
          <w:color w:val="F5844C"/>
          <w:lang w:val="en-US"/>
        </w:rPr>
        <w:t xml:space="preserve"> name</w:t>
      </w:r>
      <w:r w:rsidRPr="000D46D3">
        <w:rPr>
          <w:rFonts w:ascii="Times New Roman" w:hAnsi="Times New Roman"/>
          <w:color w:val="FF8040"/>
          <w:lang w:val="en-US"/>
        </w:rPr>
        <w:t>=</w:t>
      </w:r>
      <w:r w:rsidRPr="000D46D3">
        <w:rPr>
          <w:rFonts w:ascii="Times New Roman" w:hAnsi="Times New Roman"/>
          <w:color w:val="993300"/>
          <w:lang w:val="en-US"/>
        </w:rPr>
        <w:t>"noteText"</w:t>
      </w:r>
      <w:r w:rsidRPr="000D46D3">
        <w:rPr>
          <w:rFonts w:ascii="Times New Roman" w:hAnsi="Times New Roman"/>
          <w:color w:val="F5844C"/>
          <w:lang w:val="en-US"/>
        </w:rPr>
        <w:t xml:space="preserve"> type</w:t>
      </w:r>
      <w:r w:rsidRPr="000D46D3">
        <w:rPr>
          <w:rFonts w:ascii="Times New Roman" w:hAnsi="Times New Roman"/>
          <w:color w:val="FF8040"/>
          <w:lang w:val="en-US"/>
        </w:rPr>
        <w:t>=</w:t>
      </w:r>
      <w:r w:rsidRPr="000D46D3">
        <w:rPr>
          <w:rFonts w:ascii="Times New Roman" w:hAnsi="Times New Roman"/>
          <w:color w:val="993300"/>
          <w:lang w:val="en-US"/>
        </w:rPr>
        <w:t>"xs:string"</w:t>
      </w:r>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&lt;xs:element</w:t>
      </w:r>
      <w:r w:rsidRPr="000D46D3">
        <w:rPr>
          <w:rFonts w:ascii="Times New Roman" w:hAnsi="Times New Roman"/>
          <w:color w:val="F5844C"/>
          <w:lang w:val="en-US"/>
        </w:rPr>
        <w:t xml:space="preserve"> name</w:t>
      </w:r>
      <w:r w:rsidRPr="000D46D3">
        <w:rPr>
          <w:rFonts w:ascii="Times New Roman" w:hAnsi="Times New Roman"/>
          <w:color w:val="FF8040"/>
          <w:lang w:val="en-US"/>
        </w:rPr>
        <w:t>=</w:t>
      </w:r>
      <w:r w:rsidRPr="000D46D3">
        <w:rPr>
          <w:rFonts w:ascii="Times New Roman" w:hAnsi="Times New Roman"/>
          <w:color w:val="993300"/>
          <w:lang w:val="en-US"/>
        </w:rPr>
        <w:t>"language"</w:t>
      </w:r>
      <w:r w:rsidRPr="000D46D3">
        <w:rPr>
          <w:rFonts w:ascii="Times New Roman" w:hAnsi="Times New Roman"/>
          <w:color w:val="F5844C"/>
          <w:lang w:val="en-US"/>
        </w:rPr>
        <w:t xml:space="preserve"> type</w:t>
      </w:r>
      <w:r w:rsidRPr="000D46D3">
        <w:rPr>
          <w:rFonts w:ascii="Times New Roman" w:hAnsi="Times New Roman"/>
          <w:color w:val="FF8040"/>
          <w:lang w:val="en-US"/>
        </w:rPr>
        <w:t>=</w:t>
      </w:r>
      <w:r w:rsidRPr="000D46D3">
        <w:rPr>
          <w:rFonts w:ascii="Times New Roman" w:hAnsi="Times New Roman"/>
          <w:color w:val="993300"/>
          <w:lang w:val="en-US"/>
        </w:rPr>
        <w:t>"xs:</w:t>
      </w:r>
      <w:r>
        <w:rPr>
          <w:rFonts w:ascii="Times New Roman" w:hAnsi="Times New Roman"/>
          <w:color w:val="993300"/>
          <w:lang w:val="en-US"/>
        </w:rPr>
        <w:t>string</w:t>
      </w:r>
      <w:r w:rsidRPr="000D46D3">
        <w:rPr>
          <w:rFonts w:ascii="Times New Roman" w:hAnsi="Times New Roman"/>
          <w:color w:val="993300"/>
          <w:lang w:val="en-US"/>
        </w:rPr>
        <w:t>"</w:t>
      </w:r>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&lt;/xs:sequence&gt;</w:t>
      </w:r>
      <w:r w:rsidRPr="000D46D3">
        <w:rPr>
          <w:rFonts w:ascii="Times New Roman" w:hAnsi="Times New Roman"/>
          <w:color w:val="000000"/>
          <w:lang w:val="en-US"/>
        </w:rPr>
        <w:br/>
        <w:t xml:space="preserve">    </w:t>
      </w:r>
      <w:r w:rsidRPr="000D46D3">
        <w:rPr>
          <w:rFonts w:ascii="Times New Roman" w:hAnsi="Times New Roman"/>
          <w:color w:val="000096"/>
          <w:lang w:val="en-US"/>
        </w:rPr>
        <w:t>&lt;/xs:complexType&gt;</w:t>
      </w:r>
    </w:p>
    <w:p w14:paraId="03860A54" w14:textId="77777777" w:rsidR="005D5605" w:rsidRDefault="005D5605" w:rsidP="005D5605">
      <w:pPr>
        <w:rPr>
          <w:rFonts w:ascii="Times New Roman" w:hAnsi="Times New Roman"/>
          <w:color w:val="000096"/>
          <w:lang w:val="en-US"/>
        </w:rPr>
      </w:pPr>
    </w:p>
    <w:p w14:paraId="4846EB51" w14:textId="77777777" w:rsidR="005D5605" w:rsidRDefault="005D5605" w:rsidP="00055586">
      <w:pPr>
        <w:spacing w:after="120"/>
        <w:rPr>
          <w:lang w:val="en-US"/>
        </w:rPr>
      </w:pPr>
      <w:r>
        <w:rPr>
          <w:lang w:val="en-US"/>
        </w:rPr>
        <w:t>An instance of the information type ChartNote could be:</w:t>
      </w:r>
    </w:p>
    <w:p w14:paraId="63BE621B" w14:textId="77777777" w:rsidR="005D5605" w:rsidRDefault="005D5605" w:rsidP="005D5605">
      <w:pPr>
        <w:jc w:val="left"/>
        <w:rPr>
          <w:rFonts w:ascii="Times New Roman" w:hAnsi="Times New Roman"/>
          <w:color w:val="000096"/>
          <w:lang w:val="en-US"/>
        </w:rPr>
      </w:pPr>
      <w:r w:rsidRPr="005D5605">
        <w:rPr>
          <w:rFonts w:ascii="Times New Roman" w:hAnsi="Times New Roman"/>
          <w:lang w:val="en-US"/>
        </w:rPr>
        <w:t xml:space="preserve">        </w:t>
      </w:r>
      <w:r w:rsidRPr="005D5605">
        <w:rPr>
          <w:rFonts w:ascii="Times New Roman" w:hAnsi="Times New Roman"/>
          <w:color w:val="000096"/>
          <w:lang w:val="en-US"/>
        </w:rPr>
        <w:t>&lt;ChartNote</w:t>
      </w:r>
      <w:r w:rsidRPr="005D5605">
        <w:rPr>
          <w:rFonts w:ascii="Times New Roman" w:hAnsi="Times New Roman"/>
          <w:color w:val="F5844C"/>
          <w:lang w:val="en-US"/>
        </w:rPr>
        <w:t xml:space="preserve"> id</w:t>
      </w:r>
      <w:r w:rsidRPr="005D5605">
        <w:rPr>
          <w:rFonts w:ascii="Times New Roman" w:hAnsi="Times New Roman"/>
          <w:color w:val="FF8040"/>
          <w:lang w:val="en-US"/>
        </w:rPr>
        <w:t>=</w:t>
      </w:r>
      <w:r w:rsidRPr="005D5605">
        <w:rPr>
          <w:rFonts w:ascii="Times New Roman" w:hAnsi="Times New Roman"/>
          <w:color w:val="993300"/>
          <w:lang w:val="en-US"/>
        </w:rPr>
        <w:t>"1"</w:t>
      </w:r>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&lt;noteText&gt;</w:t>
      </w:r>
      <w:r w:rsidRPr="005D5605">
        <w:rPr>
          <w:rFonts w:ascii="Times New Roman" w:hAnsi="Times New Roman"/>
          <w:lang w:val="en-US"/>
        </w:rPr>
        <w:t>Hello world!</w:t>
      </w:r>
      <w:r w:rsidRPr="005D5605">
        <w:rPr>
          <w:rFonts w:ascii="Times New Roman" w:hAnsi="Times New Roman"/>
          <w:color w:val="000096"/>
          <w:lang w:val="en-US"/>
        </w:rPr>
        <w:t>&lt;/noteText&gt;</w:t>
      </w:r>
      <w:r w:rsidRPr="005D5605">
        <w:rPr>
          <w:rFonts w:ascii="Times New Roman" w:hAnsi="Times New Roman"/>
          <w:lang w:val="en-US"/>
        </w:rPr>
        <w:br/>
        <w:t xml:space="preserve">                </w:t>
      </w:r>
      <w:r w:rsidRPr="005D5605">
        <w:rPr>
          <w:rFonts w:ascii="Times New Roman" w:hAnsi="Times New Roman"/>
          <w:color w:val="000096"/>
          <w:lang w:val="en-US"/>
        </w:rPr>
        <w:t>&lt;language&gt;</w:t>
      </w:r>
      <w:r w:rsidRPr="005D5605">
        <w:rPr>
          <w:rFonts w:ascii="Times New Roman" w:hAnsi="Times New Roman"/>
          <w:lang w:val="en-US"/>
        </w:rPr>
        <w:t>en</w:t>
      </w:r>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&lt;noteText&gt;</w:t>
      </w:r>
      <w:r w:rsidRPr="005D5605">
        <w:rPr>
          <w:rFonts w:ascii="Times New Roman" w:hAnsi="Times New Roman"/>
          <w:lang w:val="en-US"/>
        </w:rPr>
        <w:t>Hallo Welt!</w:t>
      </w:r>
      <w:r w:rsidRPr="005D5605">
        <w:rPr>
          <w:rFonts w:ascii="Times New Roman" w:hAnsi="Times New Roman"/>
          <w:color w:val="000096"/>
          <w:lang w:val="en-US"/>
        </w:rPr>
        <w:t>&lt;/noteText&gt;</w:t>
      </w:r>
      <w:r w:rsidRPr="005D5605">
        <w:rPr>
          <w:rFonts w:ascii="Times New Roman" w:hAnsi="Times New Roman"/>
          <w:lang w:val="en-US"/>
        </w:rPr>
        <w:br/>
        <w:t xml:space="preserve">                </w:t>
      </w:r>
      <w:r w:rsidRPr="005D5605">
        <w:rPr>
          <w:rFonts w:ascii="Times New Roman" w:hAnsi="Times New Roman"/>
          <w:color w:val="000096"/>
          <w:lang w:val="en-US"/>
        </w:rPr>
        <w:t>&lt;language&gt;</w:t>
      </w:r>
      <w:r w:rsidRPr="005D5605">
        <w:rPr>
          <w:rFonts w:ascii="Times New Roman" w:hAnsi="Times New Roman"/>
          <w:lang w:val="en-US"/>
        </w:rPr>
        <w:t>de</w:t>
      </w:r>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&lt;/ChartNote&gt;</w:t>
      </w:r>
    </w:p>
    <w:p w14:paraId="19C6A44A" w14:textId="77777777" w:rsidR="00055586" w:rsidRDefault="00055586" w:rsidP="00055586">
      <w:pPr>
        <w:spacing w:after="120"/>
      </w:pPr>
    </w:p>
    <w:p w14:paraId="749975BC" w14:textId="77777777" w:rsidR="00EF77A9" w:rsidRPr="00720553" w:rsidRDefault="00EF77A9" w:rsidP="00BB19FF">
      <w:pPr>
        <w:pStyle w:val="Heading2"/>
        <w:numPr>
          <w:ilvl w:val="0"/>
          <w:numId w:val="53"/>
        </w:numPr>
        <w:spacing w:after="200"/>
        <w:rPr>
          <w:sz w:val="24"/>
          <w:szCs w:val="24"/>
        </w:rPr>
      </w:pPr>
      <w:bookmarkStart w:id="1023" w:name="_Toc397961911"/>
      <w:bookmarkStart w:id="1024" w:name="_Toc16161222"/>
      <w:r w:rsidRPr="00EF77A9">
        <w:rPr>
          <w:sz w:val="24"/>
          <w:szCs w:val="24"/>
        </w:rPr>
        <w:t>Sample S-101 Product Input Schema</w:t>
      </w:r>
      <w:bookmarkEnd w:id="1024"/>
      <w:r w:rsidRPr="00720553">
        <w:rPr>
          <w:sz w:val="24"/>
          <w:szCs w:val="24"/>
        </w:rPr>
        <w:t xml:space="preserve"> </w:t>
      </w:r>
    </w:p>
    <w:bookmarkEnd w:id="1023"/>
    <w:p w14:paraId="3E4698BF"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FF"/>
          <w:highlight w:val="white"/>
          <w:lang w:val="en-CA"/>
        </w:rPr>
        <w:t>&lt;?xml version="1.0" encoding="UTF-8"?&gt;</w:t>
      </w:r>
    </w:p>
    <w:p w14:paraId="355E9D25" w14:textId="77777777" w:rsidR="00CE4DAE" w:rsidRPr="00F831D0" w:rsidRDefault="00CE4DAE" w:rsidP="00CE4DAE">
      <w:pPr>
        <w:tabs>
          <w:tab w:val="left" w:pos="284"/>
          <w:tab w:val="left" w:pos="567"/>
          <w:tab w:val="left" w:pos="851"/>
          <w:tab w:val="left" w:pos="1134"/>
        </w:tabs>
        <w:autoSpaceDE w:val="0"/>
        <w:autoSpaceDN w:val="0"/>
        <w:adjustRightInd w:val="0"/>
        <w:jc w:val="left"/>
        <w:rPr>
          <w:rFonts w:cs="Arial"/>
          <w:color w:val="800000"/>
          <w:highlight w:val="white"/>
          <w:lang w:val="en-CA"/>
        </w:rPr>
      </w:pPr>
      <w:r w:rsidRPr="00F831D0">
        <w:rPr>
          <w:rFonts w:cs="Arial"/>
          <w:color w:val="0000FF"/>
          <w:highlight w:val="white"/>
          <w:lang w:val="en-CA"/>
        </w:rPr>
        <w:t>&lt;</w:t>
      </w:r>
      <w:r w:rsidRPr="00F831D0">
        <w:rPr>
          <w:rFonts w:cs="Arial"/>
          <w:color w:val="0000A0"/>
          <w:highlight w:val="white"/>
          <w:lang w:val="en-CA"/>
        </w:rPr>
        <w:t>xs:schema</w:t>
      </w:r>
      <w:r w:rsidRPr="00F831D0">
        <w:rPr>
          <w:rFonts w:cs="Arial"/>
          <w:color w:val="FF8040"/>
          <w:highlight w:val="white"/>
          <w:lang w:val="en-CA"/>
        </w:rPr>
        <w:t xml:space="preserve"> xmlns:xs</w:t>
      </w:r>
      <w:r w:rsidRPr="00F831D0">
        <w:rPr>
          <w:rFonts w:cs="Arial"/>
          <w:color w:val="0000FF"/>
          <w:highlight w:val="white"/>
          <w:lang w:val="en-CA"/>
        </w:rPr>
        <w:t>="</w:t>
      </w:r>
      <w:r w:rsidRPr="00F831D0">
        <w:rPr>
          <w:rFonts w:cs="Arial"/>
          <w:color w:val="800000"/>
          <w:highlight w:val="white"/>
          <w:lang w:val="en-CA"/>
        </w:rPr>
        <w:t>http://www.w3.org/2001/XMLSchema</w:t>
      </w:r>
      <w:r w:rsidRPr="00F831D0">
        <w:rPr>
          <w:rFonts w:cs="Arial"/>
          <w:color w:val="0000FF"/>
          <w:highlight w:val="white"/>
          <w:lang w:val="en-CA"/>
        </w:rPr>
        <w:t>"</w:t>
      </w:r>
      <w:r w:rsidRPr="00F831D0">
        <w:rPr>
          <w:rFonts w:cs="Arial"/>
          <w:color w:val="FF8040"/>
          <w:highlight w:val="white"/>
          <w:lang w:val="en-CA"/>
        </w:rPr>
        <w:t xml:space="preserve"> xmlns:s100</w:t>
      </w:r>
      <w:r w:rsidRPr="00F831D0">
        <w:rPr>
          <w:rFonts w:cs="Arial"/>
          <w:color w:val="0000FF"/>
          <w:highlight w:val="white"/>
          <w:lang w:val="en-CA"/>
        </w:rPr>
        <w:t>="</w:t>
      </w:r>
      <w:r w:rsidRPr="00F831D0">
        <w:rPr>
          <w:rFonts w:cs="Arial"/>
          <w:color w:val="800000"/>
          <w:highlight w:val="white"/>
          <w:lang w:val="en-CA"/>
        </w:rPr>
        <w:t>http://www.iho.int/S100BaseModel</w:t>
      </w:r>
      <w:r w:rsidRPr="00F831D0">
        <w:rPr>
          <w:rFonts w:cs="Arial"/>
          <w:color w:val="0000FF"/>
          <w:highlight w:val="white"/>
          <w:lang w:val="en-CA"/>
        </w:rPr>
        <w:t>"&gt;</w:t>
      </w:r>
    </w:p>
    <w:p w14:paraId="09BF7268" w14:textId="77777777" w:rsidR="00CE4DAE" w:rsidRDefault="00CE4DAE" w:rsidP="00CE4DAE">
      <w:pPr>
        <w:tabs>
          <w:tab w:val="left" w:pos="284"/>
          <w:tab w:val="left" w:pos="567"/>
          <w:tab w:val="left" w:pos="851"/>
          <w:tab w:val="left" w:pos="1134"/>
        </w:tabs>
        <w:autoSpaceDE w:val="0"/>
        <w:autoSpaceDN w:val="0"/>
        <w:adjustRightInd w:val="0"/>
        <w:jc w:val="left"/>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xs:import</w:t>
      </w:r>
      <w:r w:rsidRPr="00F831D0">
        <w:rPr>
          <w:rFonts w:cs="Arial"/>
          <w:color w:val="FF8040"/>
          <w:highlight w:val="white"/>
          <w:lang w:val="en-CA"/>
        </w:rPr>
        <w:t xml:space="preserve"> namespace</w:t>
      </w:r>
      <w:r w:rsidRPr="00F831D0">
        <w:rPr>
          <w:rFonts w:cs="Arial"/>
          <w:color w:val="0000FF"/>
          <w:highlight w:val="white"/>
          <w:lang w:val="en-CA"/>
        </w:rPr>
        <w:t>="</w:t>
      </w:r>
      <w:r w:rsidRPr="00F831D0">
        <w:rPr>
          <w:rFonts w:cs="Arial"/>
          <w:color w:val="800000"/>
          <w:highlight w:val="white"/>
          <w:lang w:val="en-CA"/>
        </w:rPr>
        <w:t>http://www.iho.int/S100BaseModel</w:t>
      </w:r>
      <w:r w:rsidRPr="00F831D0">
        <w:rPr>
          <w:rFonts w:cs="Arial"/>
          <w:color w:val="0000FF"/>
          <w:highlight w:val="white"/>
          <w:lang w:val="en-CA"/>
        </w:rPr>
        <w:t>"</w:t>
      </w:r>
      <w:r w:rsidRPr="00F831D0">
        <w:rPr>
          <w:rFonts w:cs="Arial"/>
          <w:color w:val="FF8040"/>
          <w:highlight w:val="white"/>
          <w:lang w:val="en-CA"/>
        </w:rPr>
        <w:t xml:space="preserve"> schemaLocation</w:t>
      </w:r>
      <w:r w:rsidRPr="00F831D0">
        <w:rPr>
          <w:rFonts w:cs="Arial"/>
          <w:color w:val="0000FF"/>
          <w:highlight w:val="white"/>
          <w:lang w:val="en-CA"/>
        </w:rPr>
        <w:t>="</w:t>
      </w:r>
      <w:r w:rsidRPr="00F831D0">
        <w:rPr>
          <w:rFonts w:cs="Arial"/>
          <w:color w:val="800000"/>
          <w:highlight w:val="white"/>
          <w:lang w:val="en-CA"/>
        </w:rPr>
        <w:t>S100BaseModel.xsd</w:t>
      </w:r>
      <w:r w:rsidRPr="00F831D0">
        <w:rPr>
          <w:rFonts w:cs="Arial"/>
          <w:color w:val="0000FF"/>
          <w:highlight w:val="white"/>
          <w:lang w:val="en-CA"/>
        </w:rPr>
        <w:t>"/&gt;</w:t>
      </w:r>
    </w:p>
    <w:p w14:paraId="1094AAB8"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p>
    <w:p w14:paraId="32660B65"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INFORMATION ASSOCIATIONS </w:t>
      </w:r>
      <w:r w:rsidRPr="00F831D0">
        <w:rPr>
          <w:rFonts w:cs="Arial"/>
          <w:color w:val="0000FF"/>
          <w:highlight w:val="white"/>
          <w:lang w:val="en-CA"/>
        </w:rPr>
        <w:t>--&gt;</w:t>
      </w:r>
    </w:p>
    <w:p w14:paraId="0FCFDE29"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SpatialQualityAssociation</w:t>
      </w:r>
      <w:r w:rsidRPr="00F831D0">
        <w:rPr>
          <w:rFonts w:cs="Arial"/>
          <w:color w:val="0000FF"/>
          <w:highlight w:val="white"/>
          <w:lang w:val="en-CA"/>
        </w:rPr>
        <w:t>"&gt;</w:t>
      </w:r>
    </w:p>
    <w:p w14:paraId="348A94C6"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437A4D84"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s100:InformationAssociation</w:t>
      </w:r>
      <w:r w:rsidRPr="00F831D0">
        <w:rPr>
          <w:rFonts w:cs="Arial"/>
          <w:color w:val="0000FF"/>
          <w:highlight w:val="white"/>
          <w:lang w:val="en-CA"/>
        </w:rPr>
        <w:t>"/&gt;</w:t>
      </w:r>
    </w:p>
    <w:p w14:paraId="45FC95C6"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060A9816" w14:textId="77777777" w:rsidR="00CE4DAE" w:rsidRDefault="00CE4DAE" w:rsidP="00CE4DAE">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5F793E9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FEATURE ASSOCIATIONS </w:t>
      </w:r>
      <w:r w:rsidRPr="00F831D0">
        <w:rPr>
          <w:rFonts w:cs="Arial"/>
          <w:color w:val="0000FF"/>
          <w:highlight w:val="white"/>
          <w:lang w:val="en-CA"/>
        </w:rPr>
        <w:t>--&gt;</w:t>
      </w:r>
    </w:p>
    <w:p w14:paraId="4962DBF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UnderlyingAreaAssociation</w:t>
      </w:r>
      <w:r w:rsidRPr="00F831D0">
        <w:rPr>
          <w:rFonts w:cs="Arial"/>
          <w:color w:val="0000FF"/>
          <w:highlight w:val="white"/>
          <w:lang w:val="en-CA"/>
        </w:rPr>
        <w:t>"&gt;</w:t>
      </w:r>
    </w:p>
    <w:p w14:paraId="709DFDB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781AD43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s100:FeatureAssociation</w:t>
      </w:r>
      <w:r w:rsidRPr="00F831D0">
        <w:rPr>
          <w:rFonts w:cs="Arial"/>
          <w:color w:val="0000FF"/>
          <w:highlight w:val="white"/>
          <w:lang w:val="en-CA"/>
        </w:rPr>
        <w:t>"/&gt;</w:t>
      </w:r>
    </w:p>
    <w:p w14:paraId="384BCBC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4ED62328"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080F8B6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763A80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INFORMATION TYPES </w:t>
      </w:r>
      <w:r w:rsidRPr="00F831D0">
        <w:rPr>
          <w:rFonts w:cs="Arial"/>
          <w:color w:val="0000FF"/>
          <w:highlight w:val="white"/>
          <w:lang w:val="en-CA"/>
        </w:rPr>
        <w:t>--&gt;</w:t>
      </w:r>
    </w:p>
    <w:p w14:paraId="2532554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"&gt;</w:t>
      </w:r>
    </w:p>
    <w:p w14:paraId="16FDA5B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1BCAFDB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s100:Information</w:t>
      </w:r>
      <w:r w:rsidRPr="00F831D0">
        <w:rPr>
          <w:rFonts w:cs="Arial"/>
          <w:color w:val="0000FF"/>
          <w:highlight w:val="white"/>
          <w:lang w:val="en-CA"/>
        </w:rPr>
        <w:t>"&gt;</w:t>
      </w:r>
    </w:p>
    <w:p w14:paraId="557399E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4EE4705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qualityOfPosition</w:t>
      </w:r>
      <w:r w:rsidRPr="00F831D0">
        <w:rPr>
          <w:rFonts w:cs="Arial"/>
          <w:color w:val="0000FF"/>
          <w:highlight w:val="white"/>
          <w:lang w:val="en-CA"/>
        </w:rPr>
        <w:t>"/&gt;</w:t>
      </w:r>
    </w:p>
    <w:p w14:paraId="2CB6744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6E9783E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0000FF"/>
          <w:highlight w:val="white"/>
          <w:lang w:val="en-CA"/>
        </w:rPr>
        <w:t>&gt;</w:t>
      </w:r>
    </w:p>
    <w:p w14:paraId="45AB68D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5BE2D88D"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289A732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483FDE5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w:t>
      </w:r>
      <w:r w:rsidRPr="00F831D0">
        <w:rPr>
          <w:rFonts w:cs="Arial"/>
          <w:color w:val="0000FF"/>
          <w:highlight w:val="white"/>
          <w:lang w:val="en-CA"/>
        </w:rPr>
        <w:t>"&gt;</w:t>
      </w:r>
    </w:p>
    <w:p w14:paraId="55421E5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1</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64924B1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noteText</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xs:string</w:t>
      </w:r>
      <w:r w:rsidRPr="00F831D0">
        <w:rPr>
          <w:rFonts w:cs="Arial"/>
          <w:color w:val="0000FF"/>
          <w:highlight w:val="white"/>
          <w:lang w:val="en-CA"/>
        </w:rPr>
        <w:t>"/&gt;</w:t>
      </w:r>
    </w:p>
    <w:p w14:paraId="5B58862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language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xs:language</w:t>
      </w:r>
      <w:r w:rsidRPr="00F831D0">
        <w:rPr>
          <w:rFonts w:cs="Arial"/>
          <w:color w:val="0000FF"/>
          <w:highlight w:val="white"/>
          <w:lang w:val="en-CA"/>
        </w:rPr>
        <w:t>"/&gt;</w:t>
      </w:r>
    </w:p>
    <w:p w14:paraId="6E1E7DB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2CA04F7"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3B2D3AC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135470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ChartNote</w:t>
      </w:r>
      <w:r w:rsidRPr="00F831D0">
        <w:rPr>
          <w:rFonts w:cs="Arial"/>
          <w:color w:val="0000FF"/>
          <w:highlight w:val="white"/>
          <w:lang w:val="en-CA"/>
        </w:rPr>
        <w:t>"&gt;</w:t>
      </w:r>
    </w:p>
    <w:p w14:paraId="03F2A3C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0E80A5D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s100:Information</w:t>
      </w:r>
      <w:r w:rsidRPr="00F831D0">
        <w:rPr>
          <w:rFonts w:cs="Arial"/>
          <w:color w:val="0000FF"/>
          <w:highlight w:val="white"/>
          <w:lang w:val="en-CA"/>
        </w:rPr>
        <w:t>"&gt;</w:t>
      </w:r>
    </w:p>
    <w:p w14:paraId="7865E4B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8043D9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Note</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55BC70B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93C539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A5F125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C5012BD"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76EBA2C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48D1202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GROUP OF ALL INFORMATION TYPES </w:t>
      </w:r>
      <w:r w:rsidRPr="00F831D0">
        <w:rPr>
          <w:rFonts w:cs="Arial"/>
          <w:color w:val="0000FF"/>
          <w:highlight w:val="white"/>
          <w:lang w:val="en-CA"/>
        </w:rPr>
        <w:t>--&gt;</w:t>
      </w:r>
    </w:p>
    <w:p w14:paraId="19CC8E3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InformationType</w:t>
      </w:r>
      <w:r w:rsidRPr="00F831D0">
        <w:rPr>
          <w:rFonts w:cs="Arial"/>
          <w:color w:val="0000FF"/>
          <w:highlight w:val="white"/>
          <w:lang w:val="en-CA"/>
        </w:rPr>
        <w:t>"&gt;</w:t>
      </w:r>
    </w:p>
    <w:p w14:paraId="577846A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3C3AF50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"/&gt;</w:t>
      </w:r>
    </w:p>
    <w:p w14:paraId="3CD77D5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ChartNote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ChartNote</w:t>
      </w:r>
      <w:r w:rsidRPr="00F831D0">
        <w:rPr>
          <w:rFonts w:cs="Arial"/>
          <w:color w:val="0000FF"/>
          <w:highlight w:val="white"/>
          <w:lang w:val="en-CA"/>
        </w:rPr>
        <w:t>"/&gt;</w:t>
      </w:r>
    </w:p>
    <w:p w14:paraId="31EF497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43E34209"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0000FF"/>
          <w:highlight w:val="white"/>
          <w:lang w:val="en-CA"/>
        </w:rPr>
        <w:t>&gt;</w:t>
      </w:r>
    </w:p>
    <w:p w14:paraId="0069364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F530D1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SPATIAL TYPES (WITH SPATIAL QUALITY RELATIONS FOR POINTS, POINTSETS, AND CURVES</w:t>
      </w:r>
      <w:r w:rsidRPr="00F831D0">
        <w:rPr>
          <w:rFonts w:cs="Arial"/>
          <w:color w:val="0000FF"/>
          <w:highlight w:val="white"/>
          <w:lang w:val="en-CA"/>
        </w:rPr>
        <w:t>--&gt;</w:t>
      </w:r>
    </w:p>
    <w:p w14:paraId="10291A8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"&gt;</w:t>
      </w:r>
    </w:p>
    <w:p w14:paraId="13EB444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43A6F0B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s100:Point</w:t>
      </w:r>
      <w:r w:rsidRPr="00F831D0">
        <w:rPr>
          <w:rFonts w:cs="Arial"/>
          <w:color w:val="0000FF"/>
          <w:highlight w:val="white"/>
          <w:lang w:val="en-CA"/>
        </w:rPr>
        <w:t>"&gt;</w:t>
      </w:r>
    </w:p>
    <w:p w14:paraId="766E958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0B6AE9C2" w14:textId="77777777" w:rsidR="009F5664" w:rsidRPr="00F831D0" w:rsidRDefault="009F5664" w:rsidP="009F5664">
      <w:pPr>
        <w:tabs>
          <w:tab w:val="left" w:pos="284"/>
          <w:tab w:val="left" w:pos="567"/>
          <w:tab w:val="left" w:pos="851"/>
          <w:tab w:val="left" w:pos="1134"/>
        </w:tabs>
        <w:autoSpaceDE w:val="0"/>
        <w:autoSpaceDN w:val="0"/>
        <w:adjustRightInd w:val="0"/>
        <w:ind w:right="-14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s100:InformationAssociation</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1F96743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9F6544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A0BF4E5"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7BECB8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D921DA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4988914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MultiPoint</w:t>
      </w:r>
      <w:r w:rsidRPr="00404E4E">
        <w:rPr>
          <w:rFonts w:cs="Arial"/>
          <w:color w:val="0000FF"/>
          <w:highlight w:val="white"/>
          <w:lang w:val="fr-FR"/>
        </w:rPr>
        <w:t>"&gt;</w:t>
      </w:r>
    </w:p>
    <w:p w14:paraId="173ACD3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5E001E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s100:MultiPoint</w:t>
      </w:r>
      <w:r w:rsidRPr="00404E4E">
        <w:rPr>
          <w:rFonts w:cs="Arial"/>
          <w:color w:val="0000FF"/>
          <w:highlight w:val="white"/>
          <w:lang w:val="fr-FR"/>
        </w:rPr>
        <w:t>"&gt;</w:t>
      </w:r>
    </w:p>
    <w:p w14:paraId="3DB536C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C0478C4"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spatialQuality</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s100:InformationAssociation</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0299E1AE"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473880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F36811C"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903F6B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81CF21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2980693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Curve</w:t>
      </w:r>
      <w:r w:rsidRPr="00404E4E">
        <w:rPr>
          <w:rFonts w:cs="Arial"/>
          <w:color w:val="0000FF"/>
          <w:highlight w:val="white"/>
          <w:lang w:val="fr-FR"/>
        </w:rPr>
        <w:t>"&gt;</w:t>
      </w:r>
    </w:p>
    <w:p w14:paraId="3E5175C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61FB3AC"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s100:Curve</w:t>
      </w:r>
      <w:r w:rsidRPr="00404E4E">
        <w:rPr>
          <w:rFonts w:cs="Arial"/>
          <w:color w:val="0000FF"/>
          <w:highlight w:val="white"/>
          <w:lang w:val="fr-FR"/>
        </w:rPr>
        <w:t>"&gt;</w:t>
      </w:r>
    </w:p>
    <w:p w14:paraId="193CB4AA"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8EB95CE" w14:textId="77777777" w:rsidR="009F5664" w:rsidRPr="00404E4E" w:rsidRDefault="009F5664" w:rsidP="009F5664">
      <w:pPr>
        <w:tabs>
          <w:tab w:val="left" w:pos="284"/>
          <w:tab w:val="left" w:pos="567"/>
          <w:tab w:val="left" w:pos="851"/>
          <w:tab w:val="left" w:pos="1134"/>
        </w:tabs>
        <w:autoSpaceDE w:val="0"/>
        <w:autoSpaceDN w:val="0"/>
        <w:adjustRightInd w:val="0"/>
        <w:ind w:right="-15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spatialQuality</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s100:InformationAssociation</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10DED495"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F8E1C50"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9E10E25"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9E85630"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13F6AD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48F2C08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CompositeCurve</w:t>
      </w:r>
      <w:r w:rsidRPr="00404E4E">
        <w:rPr>
          <w:rFonts w:cs="Arial"/>
          <w:color w:val="0000FF"/>
          <w:highlight w:val="white"/>
          <w:lang w:val="fr-FR"/>
        </w:rPr>
        <w:t>"&gt;</w:t>
      </w:r>
    </w:p>
    <w:p w14:paraId="23D0CFA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CBA7CD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s100:CompositeCurve</w:t>
      </w:r>
      <w:r w:rsidRPr="00404E4E">
        <w:rPr>
          <w:rFonts w:cs="Arial"/>
          <w:color w:val="0000FF"/>
          <w:highlight w:val="white"/>
          <w:lang w:val="fr-FR"/>
        </w:rPr>
        <w:t>"/&gt;</w:t>
      </w:r>
    </w:p>
    <w:p w14:paraId="395397F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6FA05D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0BE2560"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29ACB6C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Surface</w:t>
      </w:r>
      <w:r w:rsidRPr="00404E4E">
        <w:rPr>
          <w:rFonts w:cs="Arial"/>
          <w:color w:val="0000FF"/>
          <w:highlight w:val="white"/>
          <w:lang w:val="fr-FR"/>
        </w:rPr>
        <w:t>"&gt;</w:t>
      </w:r>
    </w:p>
    <w:p w14:paraId="61ECE78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87A195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s100:Surface</w:t>
      </w:r>
      <w:r w:rsidRPr="00404E4E">
        <w:rPr>
          <w:rFonts w:cs="Arial"/>
          <w:color w:val="0000FF"/>
          <w:highlight w:val="white"/>
          <w:lang w:val="fr-FR"/>
        </w:rPr>
        <w:t>"/&gt;</w:t>
      </w:r>
    </w:p>
    <w:p w14:paraId="5F2A80B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7C988DBF"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0382CB1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4BB681E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FEATURE TYPES </w:t>
      </w:r>
      <w:r w:rsidRPr="00F831D0">
        <w:rPr>
          <w:rFonts w:cs="Arial"/>
          <w:color w:val="0000FF"/>
          <w:highlight w:val="white"/>
          <w:lang w:val="en-CA"/>
        </w:rPr>
        <w:t>--&gt;</w:t>
      </w:r>
    </w:p>
    <w:p w14:paraId="33A181F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BASE CLASS FOR ALL FEATURES WITH NOTE ASSOCIATION </w:t>
      </w:r>
      <w:r w:rsidRPr="00F831D0">
        <w:rPr>
          <w:rFonts w:cs="Arial"/>
          <w:color w:val="0000FF"/>
          <w:highlight w:val="white"/>
          <w:lang w:val="en-CA"/>
        </w:rPr>
        <w:t>--&gt;</w:t>
      </w:r>
    </w:p>
    <w:p w14:paraId="560473F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w:t>
      </w:r>
      <w:r w:rsidRPr="00F831D0">
        <w:rPr>
          <w:rFonts w:cs="Arial"/>
          <w:color w:val="0000FF"/>
          <w:highlight w:val="white"/>
          <w:lang w:val="en-CA"/>
        </w:rPr>
        <w:t>"</w:t>
      </w:r>
      <w:r w:rsidRPr="00F831D0">
        <w:rPr>
          <w:rFonts w:cs="Arial"/>
          <w:color w:val="FF8040"/>
          <w:highlight w:val="white"/>
          <w:lang w:val="en-CA"/>
        </w:rPr>
        <w:t xml:space="preserve"> abstract</w:t>
      </w:r>
      <w:r w:rsidRPr="00F831D0">
        <w:rPr>
          <w:rFonts w:cs="Arial"/>
          <w:color w:val="0000FF"/>
          <w:highlight w:val="white"/>
          <w:lang w:val="en-CA"/>
        </w:rPr>
        <w:t>="</w:t>
      </w:r>
      <w:r w:rsidRPr="00F831D0">
        <w:rPr>
          <w:rFonts w:cs="Arial"/>
          <w:color w:val="800000"/>
          <w:highlight w:val="white"/>
          <w:lang w:val="en-CA"/>
        </w:rPr>
        <w:t>true</w:t>
      </w:r>
      <w:r w:rsidRPr="00F831D0">
        <w:rPr>
          <w:rFonts w:cs="Arial"/>
          <w:color w:val="0000FF"/>
          <w:highlight w:val="white"/>
          <w:lang w:val="en-CA"/>
        </w:rPr>
        <w:t>"&gt;</w:t>
      </w:r>
    </w:p>
    <w:p w14:paraId="03E0C4C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60E9290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s100:Feature</w:t>
      </w:r>
      <w:r w:rsidRPr="00F831D0">
        <w:rPr>
          <w:rFonts w:cs="Arial"/>
          <w:color w:val="0000FF"/>
          <w:highlight w:val="white"/>
          <w:lang w:val="en-CA"/>
        </w:rPr>
        <w:t>"&gt;</w:t>
      </w:r>
    </w:p>
    <w:p w14:paraId="6BD7061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3311B4CA" w14:textId="77777777" w:rsidR="009F5664" w:rsidRPr="00F831D0" w:rsidRDefault="009F5664" w:rsidP="003A53F8">
      <w:pPr>
        <w:tabs>
          <w:tab w:val="left" w:pos="284"/>
          <w:tab w:val="left" w:pos="567"/>
          <w:tab w:val="left" w:pos="851"/>
          <w:tab w:val="left" w:pos="1418"/>
        </w:tabs>
        <w:autoSpaceDE w:val="0"/>
        <w:autoSpaceDN w:val="0"/>
        <w:adjustRightInd w:val="0"/>
        <w:ind w:left="1843" w:right="-1494" w:hanging="1843"/>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noteAssociation</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s100:InformationAssociation</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49517CC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62CBE80"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D95170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BA1624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944057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7193D2D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DepthArea</w:t>
      </w:r>
      <w:r w:rsidRPr="00404E4E">
        <w:rPr>
          <w:rFonts w:cs="Arial"/>
          <w:color w:val="0000FF"/>
          <w:highlight w:val="white"/>
          <w:lang w:val="fr-FR"/>
        </w:rPr>
        <w:t>"&gt;</w:t>
      </w:r>
    </w:p>
    <w:p w14:paraId="4F0B9B8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B5A70C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27A5108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277F884"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depthValue1</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4F85A1E4"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depthValue2</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54A07BA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BB57025"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A9BFC2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D26482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0AAD90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7554F23A"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DepthContour</w:t>
      </w:r>
      <w:r w:rsidRPr="00404E4E">
        <w:rPr>
          <w:rFonts w:cs="Arial"/>
          <w:color w:val="0000FF"/>
          <w:highlight w:val="white"/>
          <w:lang w:val="fr-FR"/>
        </w:rPr>
        <w:t>"&gt;</w:t>
      </w:r>
    </w:p>
    <w:p w14:paraId="56DD919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D27CEF0"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4B3A88AE"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F9A5D98"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valueOfDepthContour</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000556A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7DA149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455C3F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94BEF3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125D17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32E0FDE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BeaconCardinal</w:t>
      </w:r>
      <w:r w:rsidRPr="00404E4E">
        <w:rPr>
          <w:rFonts w:cs="Arial"/>
          <w:color w:val="0000FF"/>
          <w:highlight w:val="white"/>
          <w:lang w:val="fr-FR"/>
        </w:rPr>
        <w:t>"&gt;</w:t>
      </w:r>
    </w:p>
    <w:p w14:paraId="7C79213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DFC31D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5F0FFC0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345C330" w14:textId="77777777" w:rsidR="009F5664" w:rsidRPr="00404E4E" w:rsidRDefault="009F5664" w:rsidP="009F5664">
      <w:pPr>
        <w:tabs>
          <w:tab w:val="left" w:pos="284"/>
          <w:tab w:val="left" w:pos="567"/>
          <w:tab w:val="left" w:pos="851"/>
          <w:tab w:val="left" w:pos="1134"/>
        </w:tabs>
        <w:autoSpaceDE w:val="0"/>
        <w:autoSpaceDN w:val="0"/>
        <w:adjustRightInd w:val="0"/>
        <w:ind w:right="-16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underlyingArea</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s100:FeatureAssociation</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265DC5F5"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right="-1694"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categoryOfCardinalMark</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xs:int</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7680005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79A5DF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8132AC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25D565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1C6CC2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1291FD7C"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Landmark</w:t>
      </w:r>
      <w:r w:rsidRPr="00404E4E">
        <w:rPr>
          <w:rFonts w:cs="Arial"/>
          <w:color w:val="0000FF"/>
          <w:highlight w:val="white"/>
          <w:lang w:val="fr-FR"/>
        </w:rPr>
        <w:t>"&gt;</w:t>
      </w:r>
    </w:p>
    <w:p w14:paraId="05B63C5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B34A0B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6D06ED5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DCC006B"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categoryOfLandmark</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xs:int</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5638CC3B"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function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xs:string</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5BFFD896"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visuallyConspicuous</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xs:int</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0124D494"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objectName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xs:string</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7CFBDC5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5403C9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C61232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58F69A2"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49D4687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74B82CF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GROUP OF ALL FEATURES </w:t>
      </w:r>
      <w:r w:rsidRPr="00F831D0">
        <w:rPr>
          <w:rFonts w:cs="Arial"/>
          <w:color w:val="0000FF"/>
          <w:highlight w:val="white"/>
          <w:lang w:val="en-CA"/>
        </w:rPr>
        <w:t>--&gt;</w:t>
      </w:r>
    </w:p>
    <w:p w14:paraId="58A1DF1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w:t>
      </w:r>
      <w:r w:rsidRPr="00F831D0">
        <w:rPr>
          <w:rFonts w:cs="Arial"/>
          <w:color w:val="0000FF"/>
          <w:highlight w:val="white"/>
          <w:lang w:val="en-CA"/>
        </w:rPr>
        <w:t>"&gt;</w:t>
      </w:r>
    </w:p>
    <w:p w14:paraId="54F93E3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78D4A64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DepthArea</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DepthArea</w:t>
      </w:r>
      <w:r w:rsidRPr="00F831D0">
        <w:rPr>
          <w:rFonts w:cs="Arial"/>
          <w:color w:val="0000FF"/>
          <w:highlight w:val="white"/>
          <w:lang w:val="en-CA"/>
        </w:rPr>
        <w:t>"/&gt;</w:t>
      </w:r>
    </w:p>
    <w:p w14:paraId="10FC245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DepthContour</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DepthContour</w:t>
      </w:r>
      <w:r w:rsidRPr="00F831D0">
        <w:rPr>
          <w:rFonts w:cs="Arial"/>
          <w:color w:val="0000FF"/>
          <w:highlight w:val="white"/>
          <w:lang w:val="en-CA"/>
        </w:rPr>
        <w:t>"/&gt;</w:t>
      </w:r>
    </w:p>
    <w:p w14:paraId="340B3E7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BeaconCardinal</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BeaconCardinal</w:t>
      </w:r>
      <w:r w:rsidRPr="00F831D0">
        <w:rPr>
          <w:rFonts w:cs="Arial"/>
          <w:color w:val="0000FF"/>
          <w:highlight w:val="white"/>
          <w:lang w:val="en-CA"/>
        </w:rPr>
        <w:t>"/&gt;</w:t>
      </w:r>
    </w:p>
    <w:p w14:paraId="2E68A77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Landmark</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Landmark</w:t>
      </w:r>
      <w:r w:rsidRPr="00F831D0">
        <w:rPr>
          <w:rFonts w:cs="Arial"/>
          <w:color w:val="0000FF"/>
          <w:highlight w:val="white"/>
          <w:lang w:val="en-CA"/>
        </w:rPr>
        <w:t>"/&gt;</w:t>
      </w:r>
    </w:p>
    <w:p w14:paraId="7FEE1FB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6D44210C"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0000FF"/>
          <w:highlight w:val="white"/>
          <w:lang w:val="en-CA"/>
        </w:rPr>
        <w:t>&gt;</w:t>
      </w:r>
    </w:p>
    <w:p w14:paraId="69B4BA9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56684E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ELEMENTS OF THE DATA SET </w:t>
      </w:r>
      <w:r w:rsidRPr="00F831D0">
        <w:rPr>
          <w:rFonts w:cs="Arial"/>
          <w:color w:val="0000FF"/>
          <w:highlight w:val="white"/>
          <w:lang w:val="en-CA"/>
        </w:rPr>
        <w:t>--&gt;</w:t>
      </w:r>
    </w:p>
    <w:p w14:paraId="590644A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InformationTypes</w:t>
      </w:r>
      <w:r w:rsidRPr="00F831D0">
        <w:rPr>
          <w:rFonts w:cs="Arial"/>
          <w:color w:val="0000FF"/>
          <w:highlight w:val="white"/>
          <w:lang w:val="en-CA"/>
        </w:rPr>
        <w:t>"&gt;</w:t>
      </w:r>
    </w:p>
    <w:p w14:paraId="60856CC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79A9DBA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ref</w:t>
      </w:r>
      <w:r w:rsidRPr="00F831D0">
        <w:rPr>
          <w:rFonts w:cs="Arial"/>
          <w:color w:val="0000FF"/>
          <w:highlight w:val="white"/>
          <w:lang w:val="en-CA"/>
        </w:rPr>
        <w:t>="</w:t>
      </w:r>
      <w:r w:rsidRPr="00F831D0">
        <w:rPr>
          <w:rFonts w:cs="Arial"/>
          <w:color w:val="800000"/>
          <w:highlight w:val="white"/>
          <w:lang w:val="en-CA"/>
        </w:rPr>
        <w:t>InformationType</w:t>
      </w:r>
      <w:r w:rsidRPr="00F831D0">
        <w:rPr>
          <w:rFonts w:cs="Arial"/>
          <w:color w:val="0000FF"/>
          <w:highlight w:val="white"/>
          <w:lang w:val="en-CA"/>
        </w:rPr>
        <w:t>"/&gt;</w:t>
      </w:r>
    </w:p>
    <w:p w14:paraId="045CE16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A3FDB6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7ED0AD9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Points</w:t>
      </w:r>
      <w:r w:rsidRPr="00F831D0">
        <w:rPr>
          <w:rFonts w:cs="Arial"/>
          <w:color w:val="0000FF"/>
          <w:highlight w:val="white"/>
          <w:lang w:val="en-CA"/>
        </w:rPr>
        <w:t>"&gt;</w:t>
      </w:r>
    </w:p>
    <w:p w14:paraId="26A1976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03976B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578C752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4277C3EB"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07A3EB4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36860BF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MultiPoints</w:t>
      </w:r>
      <w:r w:rsidRPr="00F831D0">
        <w:rPr>
          <w:rFonts w:cs="Arial"/>
          <w:color w:val="0000FF"/>
          <w:highlight w:val="white"/>
          <w:lang w:val="en-CA"/>
        </w:rPr>
        <w:t>"&gt;</w:t>
      </w:r>
    </w:p>
    <w:p w14:paraId="4F86B2C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D85CCF7" w14:textId="77777777" w:rsidR="009F5664" w:rsidRPr="00F831D0" w:rsidRDefault="009F5664" w:rsidP="009F5664">
      <w:pPr>
        <w:tabs>
          <w:tab w:val="left" w:pos="284"/>
          <w:tab w:val="left" w:pos="567"/>
          <w:tab w:val="left" w:pos="851"/>
          <w:tab w:val="left" w:pos="1134"/>
        </w:tabs>
        <w:autoSpaceDE w:val="0"/>
        <w:autoSpaceDN w:val="0"/>
        <w:adjustRightInd w:val="0"/>
        <w:ind w:right="-16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MultiPoint</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11151AE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1B64E28"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79E15BD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58D95D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Curves</w:t>
      </w:r>
      <w:r w:rsidRPr="00F831D0">
        <w:rPr>
          <w:rFonts w:cs="Arial"/>
          <w:color w:val="0000FF"/>
          <w:highlight w:val="white"/>
          <w:lang w:val="en-CA"/>
        </w:rPr>
        <w:t>"&gt;</w:t>
      </w:r>
    </w:p>
    <w:p w14:paraId="33B9EBE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E9C3A2F" w14:textId="77777777" w:rsidR="009F5664" w:rsidRPr="00F831D0"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Curve</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4A71168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6F7A4A2D"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417C9A5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64397DA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CompositeCurves</w:t>
      </w:r>
      <w:r w:rsidRPr="00F831D0">
        <w:rPr>
          <w:rFonts w:cs="Arial"/>
          <w:color w:val="0000FF"/>
          <w:highlight w:val="white"/>
          <w:lang w:val="en-CA"/>
        </w:rPr>
        <w:t>"&gt;</w:t>
      </w:r>
    </w:p>
    <w:p w14:paraId="0C955FA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9838586" w14:textId="77777777" w:rsidR="009F5664" w:rsidRPr="00F831D0" w:rsidRDefault="009F5664" w:rsidP="003A53F8">
      <w:pPr>
        <w:tabs>
          <w:tab w:val="left" w:pos="284"/>
          <w:tab w:val="left" w:pos="567"/>
          <w:tab w:val="left" w:pos="851"/>
          <w:tab w:val="left" w:pos="1134"/>
        </w:tabs>
        <w:autoSpaceDE w:val="0"/>
        <w:autoSpaceDN w:val="0"/>
        <w:adjustRightInd w:val="0"/>
        <w:ind w:left="1134" w:hanging="113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CompositeCurve</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25A6493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752724D"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30F7F93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341FCB8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Surfaces</w:t>
      </w:r>
      <w:r w:rsidRPr="00F831D0">
        <w:rPr>
          <w:rFonts w:cs="Arial"/>
          <w:color w:val="0000FF"/>
          <w:highlight w:val="white"/>
          <w:lang w:val="en-CA"/>
        </w:rPr>
        <w:t>"&gt;</w:t>
      </w:r>
    </w:p>
    <w:p w14:paraId="42CEF39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1864F9D9" w14:textId="77777777" w:rsidR="009F5664" w:rsidRPr="00F831D0"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Surface</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74D1C09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DD54023"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690A40E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4967BA2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"&gt;</w:t>
      </w:r>
    </w:p>
    <w:p w14:paraId="2B5C34E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0B66E64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ref</w:t>
      </w:r>
      <w:r w:rsidRPr="00F831D0">
        <w:rPr>
          <w:rFonts w:cs="Arial"/>
          <w:color w:val="0000FF"/>
          <w:highlight w:val="white"/>
          <w:lang w:val="en-CA"/>
        </w:rPr>
        <w:t>="</w:t>
      </w:r>
      <w:r w:rsidRPr="00F831D0">
        <w:rPr>
          <w:rFonts w:cs="Arial"/>
          <w:color w:val="800000"/>
          <w:highlight w:val="white"/>
          <w:lang w:val="en-CA"/>
        </w:rPr>
        <w:t>Feature</w:t>
      </w:r>
      <w:r w:rsidRPr="00F831D0">
        <w:rPr>
          <w:rFonts w:cs="Arial"/>
          <w:color w:val="0000FF"/>
          <w:highlight w:val="white"/>
          <w:lang w:val="en-CA"/>
        </w:rPr>
        <w:t>"/&gt;</w:t>
      </w:r>
    </w:p>
    <w:p w14:paraId="059DE40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1541A209"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11F1DD4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06C3CF5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Dataset</w:t>
      </w:r>
      <w:r w:rsidRPr="00F831D0">
        <w:rPr>
          <w:rFonts w:cs="Arial"/>
          <w:color w:val="0000FF"/>
          <w:highlight w:val="white"/>
          <w:lang w:val="en-CA"/>
        </w:rPr>
        <w:t>"&gt;</w:t>
      </w:r>
    </w:p>
    <w:p w14:paraId="20F69D9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30097BC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INFORMATION TYPES </w:t>
      </w:r>
      <w:r w:rsidRPr="00F831D0">
        <w:rPr>
          <w:rFonts w:cs="Arial"/>
          <w:color w:val="0000FF"/>
          <w:highlight w:val="white"/>
          <w:lang w:val="en-CA"/>
        </w:rPr>
        <w:t>--&gt;</w:t>
      </w:r>
    </w:p>
    <w:p w14:paraId="76DE892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InformationTypes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InformationTypes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523FE99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informationKey</w:t>
      </w:r>
      <w:r w:rsidRPr="00F831D0">
        <w:rPr>
          <w:rFonts w:cs="Arial"/>
          <w:color w:val="0000FF"/>
          <w:highlight w:val="white"/>
          <w:lang w:val="en-CA"/>
        </w:rPr>
        <w:t>"&gt;</w:t>
      </w:r>
    </w:p>
    <w:p w14:paraId="78F22D6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w:t>
      </w:r>
      <w:r w:rsidRPr="00F831D0">
        <w:rPr>
          <w:rFonts w:cs="Arial"/>
          <w:color w:val="0000FF"/>
          <w:highlight w:val="white"/>
          <w:lang w:val="en-CA"/>
        </w:rPr>
        <w:t>"/&gt;</w:t>
      </w:r>
    </w:p>
    <w:p w14:paraId="7DC5EFC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2D8BF02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6C8983D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7294210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POINTS </w:t>
      </w:r>
      <w:r w:rsidRPr="00F831D0">
        <w:rPr>
          <w:rFonts w:cs="Arial"/>
          <w:color w:val="0000FF"/>
          <w:highlight w:val="white"/>
          <w:lang w:val="en-CA"/>
        </w:rPr>
        <w:t>--&gt;</w:t>
      </w:r>
    </w:p>
    <w:p w14:paraId="37C4EE6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Points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18FBAB6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pointKey</w:t>
      </w:r>
      <w:r w:rsidRPr="00F831D0">
        <w:rPr>
          <w:rFonts w:cs="Arial"/>
          <w:color w:val="0000FF"/>
          <w:highlight w:val="white"/>
          <w:lang w:val="en-CA"/>
        </w:rPr>
        <w:t>"&gt;</w:t>
      </w:r>
    </w:p>
    <w:p w14:paraId="09EC810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"/&gt;</w:t>
      </w:r>
    </w:p>
    <w:p w14:paraId="511E391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0F80070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3D99BCA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4DE7463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MULTI POINTS  </w:t>
      </w:r>
      <w:r w:rsidRPr="00F831D0">
        <w:rPr>
          <w:rFonts w:cs="Arial"/>
          <w:color w:val="0000FF"/>
          <w:highlight w:val="white"/>
          <w:lang w:val="en-CA"/>
        </w:rPr>
        <w:t>--&gt;</w:t>
      </w:r>
    </w:p>
    <w:p w14:paraId="3C7D3C8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MultiPoints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2B88597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multiPointKey</w:t>
      </w:r>
      <w:r w:rsidRPr="00F831D0">
        <w:rPr>
          <w:rFonts w:cs="Arial"/>
          <w:color w:val="0000FF"/>
          <w:highlight w:val="white"/>
          <w:lang w:val="en-CA"/>
        </w:rPr>
        <w:t>"&gt;</w:t>
      </w:r>
    </w:p>
    <w:p w14:paraId="28DC1FB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MultiPoint</w:t>
      </w:r>
      <w:r w:rsidRPr="00F831D0">
        <w:rPr>
          <w:rFonts w:cs="Arial"/>
          <w:color w:val="0000FF"/>
          <w:highlight w:val="white"/>
          <w:lang w:val="en-CA"/>
        </w:rPr>
        <w:t>"/&gt;</w:t>
      </w:r>
    </w:p>
    <w:p w14:paraId="1FB8826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046F464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3BE775E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39A3A2B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CURVES </w:t>
      </w:r>
      <w:r w:rsidRPr="00F831D0">
        <w:rPr>
          <w:rFonts w:cs="Arial"/>
          <w:color w:val="0000FF"/>
          <w:highlight w:val="white"/>
          <w:lang w:val="en-CA"/>
        </w:rPr>
        <w:t>--&gt;</w:t>
      </w:r>
    </w:p>
    <w:p w14:paraId="55A556D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Curves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4301373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curveKey</w:t>
      </w:r>
      <w:r w:rsidRPr="00F831D0">
        <w:rPr>
          <w:rFonts w:cs="Arial"/>
          <w:color w:val="0000FF"/>
          <w:highlight w:val="white"/>
          <w:lang w:val="en-CA"/>
        </w:rPr>
        <w:t>"&gt;</w:t>
      </w:r>
    </w:p>
    <w:p w14:paraId="20B0334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Curve</w:t>
      </w:r>
      <w:r w:rsidRPr="00F831D0">
        <w:rPr>
          <w:rFonts w:cs="Arial"/>
          <w:color w:val="0000FF"/>
          <w:highlight w:val="white"/>
          <w:lang w:val="en-CA"/>
        </w:rPr>
        <w:t>"/&gt;</w:t>
      </w:r>
    </w:p>
    <w:p w14:paraId="22AB7BF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27BF786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777B517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50F270E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COMPOSITE CURVES </w:t>
      </w:r>
      <w:r w:rsidRPr="00F831D0">
        <w:rPr>
          <w:rFonts w:cs="Arial"/>
          <w:color w:val="0000FF"/>
          <w:highlight w:val="white"/>
          <w:lang w:val="en-CA"/>
        </w:rPr>
        <w:t>--&gt;</w:t>
      </w:r>
    </w:p>
    <w:p w14:paraId="7FE2C3E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CompositeCurves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398281A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compositeCurveKey</w:t>
      </w:r>
      <w:r w:rsidRPr="00F831D0">
        <w:rPr>
          <w:rFonts w:cs="Arial"/>
          <w:color w:val="0000FF"/>
          <w:highlight w:val="white"/>
          <w:lang w:val="en-CA"/>
        </w:rPr>
        <w:t>"&gt;</w:t>
      </w:r>
    </w:p>
    <w:p w14:paraId="5EB4027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CompositeCurve</w:t>
      </w:r>
      <w:r w:rsidRPr="00F831D0">
        <w:rPr>
          <w:rFonts w:cs="Arial"/>
          <w:color w:val="0000FF"/>
          <w:highlight w:val="white"/>
          <w:lang w:val="en-CA"/>
        </w:rPr>
        <w:t>"/&gt;</w:t>
      </w:r>
    </w:p>
    <w:p w14:paraId="3AD038B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611BE2D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05DA850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2B2E7AD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SURFACES </w:t>
      </w:r>
      <w:r w:rsidRPr="00F831D0">
        <w:rPr>
          <w:rFonts w:cs="Arial"/>
          <w:color w:val="0000FF"/>
          <w:highlight w:val="white"/>
          <w:lang w:val="en-CA"/>
        </w:rPr>
        <w:t>--&gt;</w:t>
      </w:r>
    </w:p>
    <w:p w14:paraId="312A87E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Surfaces</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Surfaces</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47ABA86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surfaceKey</w:t>
      </w:r>
      <w:r w:rsidRPr="00F831D0">
        <w:rPr>
          <w:rFonts w:cs="Arial"/>
          <w:color w:val="0000FF"/>
          <w:highlight w:val="white"/>
          <w:lang w:val="en-CA"/>
        </w:rPr>
        <w:t>"&gt;</w:t>
      </w:r>
    </w:p>
    <w:p w14:paraId="1F68D70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Surface</w:t>
      </w:r>
      <w:r w:rsidRPr="00F831D0">
        <w:rPr>
          <w:rFonts w:cs="Arial"/>
          <w:color w:val="0000FF"/>
          <w:highlight w:val="white"/>
          <w:lang w:val="en-CA"/>
        </w:rPr>
        <w:t>"/&gt;</w:t>
      </w:r>
    </w:p>
    <w:p w14:paraId="140D1BC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55F06A8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03339BD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6DEDE53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FEATURE TYPES </w:t>
      </w:r>
      <w:r w:rsidRPr="00F831D0">
        <w:rPr>
          <w:rFonts w:cs="Arial"/>
          <w:color w:val="0000FF"/>
          <w:highlight w:val="white"/>
          <w:lang w:val="en-CA"/>
        </w:rPr>
        <w:t>--&gt;</w:t>
      </w:r>
    </w:p>
    <w:p w14:paraId="5A802B1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"&gt;</w:t>
      </w:r>
    </w:p>
    <w:p w14:paraId="0202826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featureKey</w:t>
      </w:r>
      <w:r w:rsidRPr="00F831D0">
        <w:rPr>
          <w:rFonts w:cs="Arial"/>
          <w:color w:val="0000FF"/>
          <w:highlight w:val="white"/>
          <w:lang w:val="en-CA"/>
        </w:rPr>
        <w:t>"&gt;</w:t>
      </w:r>
    </w:p>
    <w:p w14:paraId="355169D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w:t>
      </w:r>
      <w:r w:rsidRPr="00F831D0">
        <w:rPr>
          <w:rFonts w:cs="Arial"/>
          <w:color w:val="0000FF"/>
          <w:highlight w:val="white"/>
          <w:lang w:val="en-CA"/>
        </w:rPr>
        <w:t>"/&gt;</w:t>
      </w:r>
    </w:p>
    <w:p w14:paraId="0F56D87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11BC33C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7C1A9F7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2463CFE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42C8626"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5B232B7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6F47F90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ROOT ELEMENT (OF TYPE DataSet) </w:t>
      </w:r>
      <w:r w:rsidRPr="00F831D0">
        <w:rPr>
          <w:rFonts w:cs="Arial"/>
          <w:color w:val="0000FF"/>
          <w:highlight w:val="white"/>
          <w:lang w:val="en-CA"/>
        </w:rPr>
        <w:t>--&gt;</w:t>
      </w:r>
    </w:p>
    <w:p w14:paraId="372A7317" w14:textId="77777777" w:rsidR="002A2079" w:rsidRDefault="009F5664" w:rsidP="009F5664">
      <w:pPr>
        <w:tabs>
          <w:tab w:val="left" w:pos="284"/>
          <w:tab w:val="left" w:pos="567"/>
          <w:tab w:val="left" w:pos="851"/>
          <w:tab w:val="left" w:pos="1134"/>
        </w:tabs>
        <w:autoSpaceDE w:val="0"/>
        <w:autoSpaceDN w:val="0"/>
        <w:adjustRightInd w:val="0"/>
        <w:rPr>
          <w:rFonts w:cs="Arial"/>
          <w:color w:val="0000FF"/>
          <w:highlight w:val="white"/>
          <w:lang w:val="da-DK"/>
        </w:rPr>
        <w:sectPr w:rsidR="002A2079" w:rsidSect="00444525">
          <w:pgSz w:w="11906" w:h="16838"/>
          <w:pgMar w:top="1440" w:right="1800" w:bottom="1418" w:left="1800" w:header="708" w:footer="708" w:gutter="0"/>
          <w:cols w:space="708"/>
          <w:docGrid w:linePitch="360"/>
        </w:sectPr>
      </w:pPr>
      <w:r w:rsidRPr="00F831D0">
        <w:rPr>
          <w:rFonts w:cs="Arial"/>
          <w:color w:val="800000"/>
          <w:highlight w:val="white"/>
          <w:lang w:val="en-CA"/>
        </w:rPr>
        <w:tab/>
      </w:r>
      <w:r w:rsidRPr="00A676E9">
        <w:rPr>
          <w:rFonts w:cs="Arial"/>
          <w:color w:val="0000FF"/>
          <w:highlight w:val="white"/>
          <w:lang w:val="da-DK"/>
        </w:rPr>
        <w:t>&lt;</w:t>
      </w:r>
      <w:r w:rsidRPr="00A676E9">
        <w:rPr>
          <w:rFonts w:cs="Arial"/>
          <w:color w:val="0000A0"/>
          <w:highlight w:val="white"/>
          <w:lang w:val="da-DK"/>
        </w:rPr>
        <w:t>xs:element</w:t>
      </w:r>
      <w:r w:rsidRPr="00A676E9">
        <w:rPr>
          <w:rFonts w:cs="Arial"/>
          <w:color w:val="FF8040"/>
          <w:highlight w:val="white"/>
          <w:lang w:val="da-DK"/>
        </w:rPr>
        <w:t xml:space="preserve"> name</w:t>
      </w:r>
      <w:r w:rsidRPr="00A676E9">
        <w:rPr>
          <w:rFonts w:cs="Arial"/>
          <w:color w:val="0000FF"/>
          <w:highlight w:val="white"/>
          <w:lang w:val="da-DK"/>
        </w:rPr>
        <w:t>="</w:t>
      </w:r>
      <w:r w:rsidRPr="00A676E9">
        <w:rPr>
          <w:rFonts w:cs="Arial"/>
          <w:color w:val="800000"/>
          <w:highlight w:val="white"/>
          <w:lang w:val="da-DK"/>
        </w:rPr>
        <w:t>Dataset</w:t>
      </w:r>
      <w:r w:rsidRPr="00A676E9">
        <w:rPr>
          <w:rFonts w:cs="Arial"/>
          <w:color w:val="0000FF"/>
          <w:highlight w:val="white"/>
          <w:lang w:val="da-DK"/>
        </w:rPr>
        <w:t>"</w:t>
      </w:r>
      <w:r w:rsidRPr="00A676E9">
        <w:rPr>
          <w:rFonts w:cs="Arial"/>
          <w:color w:val="FF8040"/>
          <w:highlight w:val="white"/>
          <w:lang w:val="da-DK"/>
        </w:rPr>
        <w:t xml:space="preserve"> type</w:t>
      </w:r>
      <w:r w:rsidRPr="00A676E9">
        <w:rPr>
          <w:rFonts w:cs="Arial"/>
          <w:color w:val="0000FF"/>
          <w:highlight w:val="white"/>
          <w:lang w:val="da-DK"/>
        </w:rPr>
        <w:t>="</w:t>
      </w:r>
      <w:r w:rsidRPr="00A676E9">
        <w:rPr>
          <w:rFonts w:cs="Arial"/>
          <w:color w:val="800000"/>
          <w:highlight w:val="white"/>
          <w:lang w:val="da-DK"/>
        </w:rPr>
        <w:t>Dataset</w:t>
      </w:r>
      <w:r w:rsidRPr="00A676E9">
        <w:rPr>
          <w:rFonts w:cs="Arial"/>
          <w:color w:val="0000FF"/>
          <w:highlight w:val="white"/>
          <w:lang w:val="da-DK"/>
        </w:rPr>
        <w:t>"&gt;</w:t>
      </w:r>
    </w:p>
    <w:p w14:paraId="728E0D7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A676E9">
        <w:rPr>
          <w:rFonts w:cs="Arial"/>
          <w:color w:val="800000"/>
          <w:highlight w:val="white"/>
          <w:lang w:val="da-DK"/>
        </w:rPr>
        <w:tab/>
      </w:r>
      <w:r w:rsidRPr="00A676E9">
        <w:rPr>
          <w:rFonts w:cs="Arial"/>
          <w:color w:val="800000"/>
          <w:highlight w:val="white"/>
          <w:lang w:val="da-DK"/>
        </w:rPr>
        <w:tab/>
      </w:r>
      <w:r w:rsidRPr="00F831D0">
        <w:rPr>
          <w:rFonts w:cs="Arial"/>
          <w:color w:val="0000FF"/>
          <w:highlight w:val="white"/>
          <w:lang w:val="en-CA"/>
        </w:rPr>
        <w:t>&lt;!--</w:t>
      </w:r>
      <w:r w:rsidRPr="00F831D0">
        <w:rPr>
          <w:rFonts w:cs="Arial"/>
          <w:color w:val="008040"/>
          <w:highlight w:val="white"/>
          <w:lang w:val="en-CA"/>
        </w:rPr>
        <w:t xml:space="preserve"> KEY REFERENCES </w:t>
      </w:r>
      <w:r w:rsidRPr="00F831D0">
        <w:rPr>
          <w:rFonts w:cs="Arial"/>
          <w:color w:val="0000FF"/>
          <w:highlight w:val="white"/>
          <w:lang w:val="en-CA"/>
        </w:rPr>
        <w:t>--&gt;</w:t>
      </w:r>
    </w:p>
    <w:p w14:paraId="4EA8C0A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informationKey</w:t>
      </w:r>
      <w:r w:rsidRPr="00F831D0">
        <w:rPr>
          <w:rFonts w:cs="Arial"/>
          <w:color w:val="0000FF"/>
          <w:highlight w:val="white"/>
          <w:lang w:val="en-CA"/>
        </w:rPr>
        <w:t>"&gt;</w:t>
      </w:r>
    </w:p>
    <w:p w14:paraId="3AF4199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w:t>
      </w:r>
      <w:r w:rsidRPr="00F831D0">
        <w:rPr>
          <w:rFonts w:cs="Arial"/>
          <w:color w:val="0000FF"/>
          <w:highlight w:val="white"/>
          <w:lang w:val="en-CA"/>
        </w:rPr>
        <w:t>"/&gt;</w:t>
      </w:r>
    </w:p>
    <w:p w14:paraId="41869BE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@informationRef</w:t>
      </w:r>
      <w:r w:rsidRPr="00F831D0">
        <w:rPr>
          <w:rFonts w:cs="Arial"/>
          <w:color w:val="0000FF"/>
          <w:highlight w:val="white"/>
          <w:lang w:val="en-CA"/>
        </w:rPr>
        <w:t>"/&gt;</w:t>
      </w:r>
    </w:p>
    <w:p w14:paraId="6417FC4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073535D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pointKey</w:t>
      </w:r>
      <w:r w:rsidRPr="00F831D0">
        <w:rPr>
          <w:rFonts w:cs="Arial"/>
          <w:color w:val="0000FF"/>
          <w:highlight w:val="white"/>
          <w:lang w:val="en-CA"/>
        </w:rPr>
        <w:t>"&gt;</w:t>
      </w:r>
    </w:p>
    <w:p w14:paraId="1F5E2B2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Features/*/s100:Point | Curves/Curve/s100:Boundary</w:t>
      </w:r>
      <w:r w:rsidRPr="00F831D0">
        <w:rPr>
          <w:rFonts w:cs="Arial"/>
          <w:color w:val="0000FF"/>
          <w:highlight w:val="white"/>
          <w:lang w:val="en-CA"/>
        </w:rPr>
        <w:t>"/&gt;</w:t>
      </w:r>
    </w:p>
    <w:p w14:paraId="7AA95E2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4E8E4E8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446809E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multiPointKey</w:t>
      </w:r>
      <w:r w:rsidRPr="00F831D0">
        <w:rPr>
          <w:rFonts w:cs="Arial"/>
          <w:color w:val="0000FF"/>
          <w:highlight w:val="white"/>
          <w:lang w:val="en-CA"/>
        </w:rPr>
        <w:t>"&gt;</w:t>
      </w:r>
    </w:p>
    <w:p w14:paraId="664FDF5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Features/*/s100:MultiPoint</w:t>
      </w:r>
      <w:r w:rsidRPr="00F831D0">
        <w:rPr>
          <w:rFonts w:cs="Arial"/>
          <w:color w:val="0000FF"/>
          <w:highlight w:val="white"/>
          <w:lang w:val="en-CA"/>
        </w:rPr>
        <w:t>"/&gt;</w:t>
      </w:r>
    </w:p>
    <w:p w14:paraId="21380E4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7E89B04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033CB43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curveKey</w:t>
      </w:r>
      <w:r w:rsidRPr="00F831D0">
        <w:rPr>
          <w:rFonts w:cs="Arial"/>
          <w:color w:val="0000FF"/>
          <w:highlight w:val="white"/>
          <w:lang w:val="en-CA"/>
        </w:rPr>
        <w:t>"&gt;</w:t>
      </w:r>
    </w:p>
    <w:p w14:paraId="4ADA77C6" w14:textId="77777777" w:rsidR="009F5664" w:rsidRPr="00F831D0" w:rsidRDefault="009F5664" w:rsidP="003A53F8">
      <w:pPr>
        <w:tabs>
          <w:tab w:val="left" w:pos="284"/>
          <w:tab w:val="left" w:pos="567"/>
          <w:tab w:val="left" w:pos="851"/>
          <w:tab w:val="left" w:pos="1134"/>
        </w:tabs>
        <w:autoSpaceDE w:val="0"/>
        <w:autoSpaceDN w:val="0"/>
        <w:adjustRightInd w:val="0"/>
        <w:ind w:left="1134" w:right="-1394" w:hanging="113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Features/*/s100:Curve | CompositeCurves/CompositeCurve/s100:Curve | Surfaces/Surface/s100:Ring/s100:Curve</w:t>
      </w:r>
      <w:r w:rsidRPr="00F831D0">
        <w:rPr>
          <w:rFonts w:cs="Arial"/>
          <w:color w:val="0000FF"/>
          <w:highlight w:val="white"/>
          <w:lang w:val="en-CA"/>
        </w:rPr>
        <w:t>"/&gt;</w:t>
      </w:r>
    </w:p>
    <w:p w14:paraId="3A31BFF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219D8FA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349D440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compositeCurveKey</w:t>
      </w:r>
      <w:r w:rsidRPr="00F831D0">
        <w:rPr>
          <w:rFonts w:cs="Arial"/>
          <w:color w:val="0000FF"/>
          <w:highlight w:val="white"/>
          <w:lang w:val="en-CA"/>
        </w:rPr>
        <w:t>"&gt;</w:t>
      </w:r>
    </w:p>
    <w:p w14:paraId="104871A7" w14:textId="77777777" w:rsidR="009F5664" w:rsidRPr="00F831D0" w:rsidRDefault="009F5664" w:rsidP="003A53F8">
      <w:pPr>
        <w:tabs>
          <w:tab w:val="left" w:pos="284"/>
          <w:tab w:val="left" w:pos="567"/>
          <w:tab w:val="left" w:pos="851"/>
          <w:tab w:val="left" w:pos="1134"/>
        </w:tabs>
        <w:autoSpaceDE w:val="0"/>
        <w:autoSpaceDN w:val="0"/>
        <w:adjustRightInd w:val="0"/>
        <w:ind w:left="1134" w:hanging="113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Features/*/s100:CompositeCurve | CompositeCurves/CompositeCurve/s100:CompositeCurve | Surfaces/Surface/s100:Ring/s100:CompositeCurve</w:t>
      </w:r>
      <w:r w:rsidRPr="00F831D0">
        <w:rPr>
          <w:rFonts w:cs="Arial"/>
          <w:color w:val="0000FF"/>
          <w:highlight w:val="white"/>
          <w:lang w:val="en-CA"/>
        </w:rPr>
        <w:t>"/&gt;</w:t>
      </w:r>
    </w:p>
    <w:p w14:paraId="463CDFB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285F7DB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7265E60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surfaceKey</w:t>
      </w:r>
      <w:r w:rsidRPr="00F831D0">
        <w:rPr>
          <w:rFonts w:cs="Arial"/>
          <w:color w:val="0000FF"/>
          <w:highlight w:val="white"/>
          <w:lang w:val="en-CA"/>
        </w:rPr>
        <w:t>"&gt;</w:t>
      </w:r>
    </w:p>
    <w:p w14:paraId="4A37C9D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Features/*/s100:Surface</w:t>
      </w:r>
      <w:r w:rsidRPr="00F831D0">
        <w:rPr>
          <w:rFonts w:cs="Arial"/>
          <w:color w:val="0000FF"/>
          <w:highlight w:val="white"/>
          <w:lang w:val="en-CA"/>
        </w:rPr>
        <w:t>"/&gt;</w:t>
      </w:r>
    </w:p>
    <w:p w14:paraId="5946B7E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090B379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0E5FBD8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featureKey</w:t>
      </w:r>
      <w:r w:rsidRPr="00F831D0">
        <w:rPr>
          <w:rFonts w:cs="Arial"/>
          <w:color w:val="0000FF"/>
          <w:highlight w:val="white"/>
          <w:lang w:val="en-CA"/>
        </w:rPr>
        <w:t>"&gt;</w:t>
      </w:r>
    </w:p>
    <w:p w14:paraId="09F67D3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"/&gt;</w:t>
      </w:r>
    </w:p>
    <w:p w14:paraId="502EA86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@featureRef</w:t>
      </w:r>
      <w:r w:rsidRPr="00F831D0">
        <w:rPr>
          <w:rFonts w:cs="Arial"/>
          <w:color w:val="0000FF"/>
          <w:highlight w:val="white"/>
          <w:lang w:val="en-CA"/>
        </w:rPr>
        <w:t>"/&gt;</w:t>
      </w:r>
    </w:p>
    <w:p w14:paraId="28FE85A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475B2207"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0E353AC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2B1C2AF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0000FF"/>
          <w:highlight w:val="white"/>
          <w:lang w:val="en-CA"/>
        </w:rPr>
        <w:t>&lt;/</w:t>
      </w:r>
      <w:r w:rsidRPr="00F831D0">
        <w:rPr>
          <w:rFonts w:cs="Arial"/>
          <w:color w:val="0000A0"/>
          <w:highlight w:val="white"/>
          <w:lang w:val="en-CA"/>
        </w:rPr>
        <w:t>xs:schema</w:t>
      </w:r>
      <w:r w:rsidRPr="00F831D0">
        <w:rPr>
          <w:rFonts w:cs="Arial"/>
          <w:color w:val="0000FF"/>
          <w:highlight w:val="white"/>
          <w:lang w:val="en-CA"/>
        </w:rPr>
        <w:t>&gt;</w:t>
      </w:r>
    </w:p>
    <w:p w14:paraId="72A96E04" w14:textId="77777777" w:rsidR="009F5664" w:rsidRDefault="009F5664" w:rsidP="00055586">
      <w:pPr>
        <w:tabs>
          <w:tab w:val="left" w:pos="284"/>
          <w:tab w:val="left" w:pos="567"/>
          <w:tab w:val="left" w:pos="851"/>
          <w:tab w:val="left" w:pos="1134"/>
        </w:tabs>
        <w:autoSpaceDE w:val="0"/>
        <w:autoSpaceDN w:val="0"/>
        <w:adjustRightInd w:val="0"/>
        <w:spacing w:after="120"/>
        <w:rPr>
          <w:rFonts w:cs="Arial"/>
          <w:color w:val="0000FF"/>
          <w:highlight w:val="white"/>
          <w:lang w:val="en-CA"/>
        </w:rPr>
      </w:pPr>
    </w:p>
    <w:p w14:paraId="68EE8E4E" w14:textId="77777777" w:rsidR="00EF77A9" w:rsidRPr="00720553" w:rsidRDefault="00EF77A9" w:rsidP="00BB19FF">
      <w:pPr>
        <w:pStyle w:val="Heading2"/>
        <w:numPr>
          <w:ilvl w:val="0"/>
          <w:numId w:val="53"/>
        </w:numPr>
        <w:spacing w:after="200"/>
        <w:rPr>
          <w:sz w:val="24"/>
          <w:szCs w:val="24"/>
        </w:rPr>
      </w:pPr>
      <w:bookmarkStart w:id="1025" w:name="_Toc397961912"/>
      <w:bookmarkStart w:id="1026" w:name="_Toc16161223"/>
      <w:r w:rsidRPr="00EF77A9">
        <w:rPr>
          <w:sz w:val="24"/>
          <w:szCs w:val="24"/>
        </w:rPr>
        <w:t>Example Product Input Dataset</w:t>
      </w:r>
      <w:bookmarkEnd w:id="1026"/>
      <w:r w:rsidRPr="00720553">
        <w:rPr>
          <w:sz w:val="24"/>
          <w:szCs w:val="24"/>
        </w:rPr>
        <w:t xml:space="preserve"> </w:t>
      </w:r>
    </w:p>
    <w:bookmarkEnd w:id="1008"/>
    <w:bookmarkEnd w:id="1025"/>
    <w:p w14:paraId="22D6341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FF"/>
          <w:highlight w:val="white"/>
          <w:lang w:val="en-CA"/>
        </w:rPr>
        <w:t>&lt;?xml version="1.0" encoding="UTF-8"?&gt;</w:t>
      </w:r>
    </w:p>
    <w:p w14:paraId="0E99CD9F" w14:textId="77777777" w:rsidR="00276BD5" w:rsidRPr="00DC0240" w:rsidRDefault="00276BD5" w:rsidP="00A62FC7">
      <w:pPr>
        <w:autoSpaceDE w:val="0"/>
        <w:autoSpaceDN w:val="0"/>
        <w:adjustRightInd w:val="0"/>
        <w:jc w:val="left"/>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FF8040"/>
          <w:highlight w:val="white"/>
          <w:lang w:val="en-CA"/>
        </w:rPr>
        <w:t xml:space="preserve"> xmlns:xsi</w:t>
      </w:r>
      <w:r w:rsidRPr="00DC0240">
        <w:rPr>
          <w:rFonts w:cs="Arial"/>
          <w:color w:val="0000FF"/>
          <w:highlight w:val="white"/>
          <w:lang w:val="en-CA"/>
        </w:rPr>
        <w:t>="</w:t>
      </w:r>
      <w:r w:rsidRPr="00DC0240">
        <w:rPr>
          <w:rFonts w:cs="Arial"/>
          <w:color w:val="800000"/>
          <w:highlight w:val="white"/>
          <w:lang w:val="en-CA"/>
        </w:rPr>
        <w:t>http://www.w3.org/2001/XMLSchema-instance</w:t>
      </w:r>
      <w:r w:rsidRPr="00DC0240">
        <w:rPr>
          <w:rFonts w:cs="Arial"/>
          <w:color w:val="0000FF"/>
          <w:highlight w:val="white"/>
          <w:lang w:val="en-CA"/>
        </w:rPr>
        <w:t>"</w:t>
      </w:r>
      <w:r w:rsidRPr="00DC0240">
        <w:rPr>
          <w:rFonts w:cs="Arial"/>
          <w:color w:val="FF8040"/>
          <w:highlight w:val="white"/>
          <w:lang w:val="en-CA"/>
        </w:rPr>
        <w:t xml:space="preserve"> xsi:noNamespaceSchemaLocation</w:t>
      </w:r>
      <w:r w:rsidRPr="00DC0240">
        <w:rPr>
          <w:rFonts w:cs="Arial"/>
          <w:color w:val="0000FF"/>
          <w:highlight w:val="white"/>
          <w:lang w:val="en-CA"/>
        </w:rPr>
        <w:t>="</w:t>
      </w:r>
      <w:r w:rsidRPr="00DC0240">
        <w:rPr>
          <w:rFonts w:cs="Arial"/>
          <w:color w:val="800000"/>
          <w:highlight w:val="white"/>
          <w:lang w:val="en-CA"/>
        </w:rPr>
        <w:t>S101DataModel.xsd</w:t>
      </w:r>
      <w:r w:rsidRPr="00DC0240">
        <w:rPr>
          <w:rFonts w:cs="Arial"/>
          <w:color w:val="0000FF"/>
          <w:highlight w:val="white"/>
          <w:lang w:val="en-CA"/>
        </w:rPr>
        <w:t>"</w:t>
      </w:r>
      <w:r w:rsidRPr="00DC0240">
        <w:rPr>
          <w:rFonts w:cs="Arial"/>
          <w:color w:val="FF8040"/>
          <w:highlight w:val="white"/>
          <w:lang w:val="en-CA"/>
        </w:rPr>
        <w:t xml:space="preserve"> xmlns:s100</w:t>
      </w:r>
      <w:r w:rsidRPr="00DC0240">
        <w:rPr>
          <w:rFonts w:cs="Arial"/>
          <w:color w:val="0000FF"/>
          <w:highlight w:val="white"/>
          <w:lang w:val="en-CA"/>
        </w:rPr>
        <w:t>="</w:t>
      </w:r>
      <w:r w:rsidRPr="00DC0240">
        <w:rPr>
          <w:rFonts w:cs="Arial"/>
          <w:color w:val="800000"/>
          <w:highlight w:val="white"/>
          <w:lang w:val="en-CA"/>
        </w:rPr>
        <w:t>http://www.iho.int/S100BaseModel</w:t>
      </w:r>
      <w:r w:rsidRPr="00DC0240">
        <w:rPr>
          <w:rFonts w:cs="Arial"/>
          <w:color w:val="0000FF"/>
          <w:highlight w:val="white"/>
          <w:lang w:val="en-CA"/>
        </w:rPr>
        <w:t>"&gt;</w:t>
      </w:r>
    </w:p>
    <w:p w14:paraId="3D72101F" w14:textId="77777777" w:rsidR="00276BD5" w:rsidRPr="00DC0240" w:rsidRDefault="00276BD5" w:rsidP="00276BD5">
      <w:pPr>
        <w:autoSpaceDE w:val="0"/>
        <w:autoSpaceDN w:val="0"/>
        <w:adjustRightInd w:val="0"/>
        <w:rPr>
          <w:rFonts w:cs="Arial"/>
          <w:color w:val="800000"/>
          <w:highlight w:val="white"/>
          <w:lang w:val="en-CA"/>
        </w:rPr>
      </w:pPr>
    </w:p>
    <w:p w14:paraId="5BE15A6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THE INFORMATION TYPES </w:t>
      </w:r>
      <w:r w:rsidRPr="00DC0240">
        <w:rPr>
          <w:rFonts w:cs="Arial"/>
          <w:color w:val="0000FF"/>
          <w:highlight w:val="white"/>
          <w:lang w:val="en-CA"/>
        </w:rPr>
        <w:t>--&gt;</w:t>
      </w:r>
    </w:p>
    <w:p w14:paraId="6F56769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InformationTypes</w:t>
      </w:r>
      <w:r w:rsidRPr="00DC0240">
        <w:rPr>
          <w:rFonts w:cs="Arial"/>
          <w:color w:val="FF8040"/>
          <w:highlight w:val="white"/>
          <w:lang w:val="en-CA"/>
        </w:rPr>
        <w:t xml:space="preserve"> xmlns</w:t>
      </w:r>
      <w:r w:rsidRPr="00DC0240">
        <w:rPr>
          <w:rFonts w:cs="Arial"/>
          <w:color w:val="0000FF"/>
          <w:highlight w:val="white"/>
          <w:lang w:val="en-CA"/>
        </w:rPr>
        <w:t>=""&gt;</w:t>
      </w:r>
    </w:p>
    <w:p w14:paraId="63104FC7" w14:textId="77777777" w:rsidR="00276BD5" w:rsidRPr="00DC0240" w:rsidRDefault="00276BD5" w:rsidP="00276BD5">
      <w:pPr>
        <w:autoSpaceDE w:val="0"/>
        <w:autoSpaceDN w:val="0"/>
        <w:adjustRightInd w:val="0"/>
        <w:rPr>
          <w:rFonts w:cs="Arial"/>
          <w:color w:val="800000"/>
          <w:highlight w:val="white"/>
          <w:lang w:val="en-CA"/>
        </w:rPr>
      </w:pPr>
    </w:p>
    <w:p w14:paraId="03D165B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A CHART NOTE </w:t>
      </w:r>
      <w:r w:rsidRPr="00DC0240">
        <w:rPr>
          <w:rFonts w:cs="Arial"/>
          <w:color w:val="0000FF"/>
          <w:highlight w:val="white"/>
          <w:lang w:val="en-CA"/>
        </w:rPr>
        <w:t>--&gt;</w:t>
      </w:r>
    </w:p>
    <w:p w14:paraId="133861A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ChartNote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7506BEF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1ED8391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r w:rsidRPr="00DC0240">
        <w:rPr>
          <w:rFonts w:cs="Arial"/>
          <w:color w:val="800000"/>
          <w:highlight w:val="white"/>
          <w:lang w:val="en-CA"/>
        </w:rPr>
        <w:t>Hello world!</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p>
    <w:p w14:paraId="6813AFED"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language</w:t>
      </w:r>
      <w:r w:rsidRPr="008A6F24">
        <w:rPr>
          <w:rFonts w:cs="Arial"/>
          <w:color w:val="0000FF"/>
          <w:highlight w:val="white"/>
          <w:lang w:val="fr-FR"/>
        </w:rPr>
        <w:t>&gt;</w:t>
      </w:r>
      <w:r w:rsidRPr="008A6F24">
        <w:rPr>
          <w:rFonts w:cs="Arial"/>
          <w:color w:val="800000"/>
          <w:highlight w:val="white"/>
          <w:lang w:val="fr-FR"/>
        </w:rPr>
        <w:t>en</w:t>
      </w:r>
      <w:r w:rsidRPr="008A6F24">
        <w:rPr>
          <w:rFonts w:cs="Arial"/>
          <w:color w:val="0000FF"/>
          <w:highlight w:val="white"/>
          <w:lang w:val="fr-FR"/>
        </w:rPr>
        <w:t>&lt;/</w:t>
      </w:r>
      <w:r w:rsidRPr="008A6F24">
        <w:rPr>
          <w:rFonts w:cs="Arial"/>
          <w:color w:val="0000A0"/>
          <w:highlight w:val="white"/>
          <w:lang w:val="fr-FR"/>
        </w:rPr>
        <w:t>language</w:t>
      </w:r>
      <w:r w:rsidRPr="008A6F24">
        <w:rPr>
          <w:rFonts w:cs="Arial"/>
          <w:color w:val="0000FF"/>
          <w:highlight w:val="white"/>
          <w:lang w:val="fr-FR"/>
        </w:rPr>
        <w:t>&gt;</w:t>
      </w:r>
    </w:p>
    <w:p w14:paraId="5650FF3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note</w:t>
      </w:r>
      <w:r w:rsidRPr="008A6F24">
        <w:rPr>
          <w:rFonts w:cs="Arial"/>
          <w:color w:val="0000FF"/>
          <w:highlight w:val="white"/>
          <w:lang w:val="fr-FR"/>
        </w:rPr>
        <w:t>&gt;</w:t>
      </w:r>
    </w:p>
    <w:p w14:paraId="7C5D002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note</w:t>
      </w:r>
      <w:r w:rsidRPr="008A6F24">
        <w:rPr>
          <w:rFonts w:cs="Arial"/>
          <w:color w:val="0000FF"/>
          <w:highlight w:val="white"/>
          <w:lang w:val="fr-FR"/>
        </w:rPr>
        <w:t>&gt;</w:t>
      </w:r>
    </w:p>
    <w:p w14:paraId="16DBEA6E"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r w:rsidRPr="00DC0240">
        <w:rPr>
          <w:rFonts w:cs="Arial"/>
          <w:color w:val="800000"/>
          <w:highlight w:val="white"/>
          <w:lang w:val="en-CA"/>
        </w:rPr>
        <w:t>Hallo Welt!</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p>
    <w:p w14:paraId="0DBD470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r w:rsidRPr="00DC0240">
        <w:rPr>
          <w:rFonts w:cs="Arial"/>
          <w:color w:val="800000"/>
          <w:highlight w:val="white"/>
          <w:lang w:val="en-CA"/>
        </w:rPr>
        <w:t>de</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p>
    <w:p w14:paraId="315A421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6EA72E5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ChartNote</w:t>
      </w:r>
      <w:r w:rsidRPr="00DC0240">
        <w:rPr>
          <w:rFonts w:cs="Arial"/>
          <w:color w:val="0000FF"/>
          <w:highlight w:val="white"/>
          <w:lang w:val="en-CA"/>
        </w:rPr>
        <w:t>&gt;</w:t>
      </w:r>
    </w:p>
    <w:p w14:paraId="1EA8ED30" w14:textId="77777777" w:rsidR="00276BD5" w:rsidRPr="00DC0240" w:rsidRDefault="00276BD5" w:rsidP="00276BD5">
      <w:pPr>
        <w:autoSpaceDE w:val="0"/>
        <w:autoSpaceDN w:val="0"/>
        <w:adjustRightInd w:val="0"/>
        <w:rPr>
          <w:rFonts w:cs="Arial"/>
          <w:color w:val="800000"/>
          <w:highlight w:val="white"/>
          <w:lang w:val="en-CA"/>
        </w:rPr>
      </w:pPr>
    </w:p>
    <w:p w14:paraId="51A0056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AN INFORMATION OBJECT INDICATING SPATIAL QUALITY </w:t>
      </w:r>
      <w:r w:rsidRPr="00DC0240">
        <w:rPr>
          <w:rFonts w:cs="Arial"/>
          <w:color w:val="0000FF"/>
          <w:highlight w:val="white"/>
          <w:lang w:val="en-CA"/>
        </w:rPr>
        <w:t>--&gt;</w:t>
      </w:r>
    </w:p>
    <w:p w14:paraId="02FC3EC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SpatialQuality</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220008A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qualityOfPosition</w:t>
      </w:r>
      <w:r w:rsidRPr="00DC0240">
        <w:rPr>
          <w:rFonts w:cs="Arial"/>
          <w:color w:val="0000FF"/>
          <w:highlight w:val="white"/>
          <w:lang w:val="en-CA"/>
        </w:rPr>
        <w:t>&gt;</w:t>
      </w:r>
      <w:r w:rsidRPr="00DC0240">
        <w:rPr>
          <w:rFonts w:cs="Arial"/>
          <w:color w:val="800000"/>
          <w:highlight w:val="white"/>
          <w:lang w:val="en-CA"/>
        </w:rPr>
        <w:t>2</w:t>
      </w:r>
      <w:r w:rsidRPr="00DC0240">
        <w:rPr>
          <w:rFonts w:cs="Arial"/>
          <w:color w:val="0000FF"/>
          <w:highlight w:val="white"/>
          <w:lang w:val="en-CA"/>
        </w:rPr>
        <w:t>&lt;/</w:t>
      </w:r>
      <w:r w:rsidRPr="00DC0240">
        <w:rPr>
          <w:rFonts w:cs="Arial"/>
          <w:color w:val="0000A0"/>
          <w:highlight w:val="white"/>
          <w:lang w:val="en-CA"/>
        </w:rPr>
        <w:t>qualityOfPosition</w:t>
      </w:r>
      <w:r w:rsidRPr="00DC0240">
        <w:rPr>
          <w:rFonts w:cs="Arial"/>
          <w:color w:val="0000FF"/>
          <w:highlight w:val="white"/>
          <w:lang w:val="en-CA"/>
        </w:rPr>
        <w:t>&gt;</w:t>
      </w:r>
    </w:p>
    <w:p w14:paraId="7659557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SpatialQuality</w:t>
      </w:r>
      <w:r w:rsidRPr="00DC0240">
        <w:rPr>
          <w:rFonts w:cs="Arial"/>
          <w:color w:val="0000FF"/>
          <w:highlight w:val="white"/>
          <w:lang w:val="en-CA"/>
        </w:rPr>
        <w:t>&gt;</w:t>
      </w:r>
    </w:p>
    <w:p w14:paraId="5C2FF8A3" w14:textId="77777777" w:rsidR="00276BD5" w:rsidRPr="00DC0240" w:rsidRDefault="00276BD5" w:rsidP="00276BD5">
      <w:pPr>
        <w:autoSpaceDE w:val="0"/>
        <w:autoSpaceDN w:val="0"/>
        <w:adjustRightInd w:val="0"/>
        <w:rPr>
          <w:rFonts w:cs="Arial"/>
          <w:color w:val="800000"/>
          <w:highlight w:val="white"/>
          <w:lang w:val="en-CA"/>
        </w:rPr>
      </w:pPr>
    </w:p>
    <w:p w14:paraId="376279B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InformationTypes</w:t>
      </w:r>
      <w:r w:rsidRPr="00DC0240">
        <w:rPr>
          <w:rFonts w:cs="Arial"/>
          <w:color w:val="0000FF"/>
          <w:highlight w:val="white"/>
          <w:lang w:val="en-CA"/>
        </w:rPr>
        <w:t>&gt;</w:t>
      </w:r>
    </w:p>
    <w:p w14:paraId="57E4BFB7" w14:textId="77777777" w:rsidR="00276BD5" w:rsidRPr="00DC0240" w:rsidRDefault="00276BD5" w:rsidP="00276BD5">
      <w:pPr>
        <w:autoSpaceDE w:val="0"/>
        <w:autoSpaceDN w:val="0"/>
        <w:adjustRightInd w:val="0"/>
        <w:rPr>
          <w:rFonts w:cs="Arial"/>
          <w:color w:val="800000"/>
          <w:highlight w:val="white"/>
          <w:lang w:val="en-CA"/>
        </w:rPr>
      </w:pPr>
    </w:p>
    <w:p w14:paraId="7D9BC5F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THE SPATIAL OBJECTS </w:t>
      </w:r>
      <w:r w:rsidRPr="00DC0240">
        <w:rPr>
          <w:rFonts w:cs="Arial"/>
          <w:color w:val="0000FF"/>
          <w:highlight w:val="white"/>
          <w:lang w:val="en-CA"/>
        </w:rPr>
        <w:t>--&gt;</w:t>
      </w:r>
    </w:p>
    <w:p w14:paraId="5C058F0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SOME POINTS </w:t>
      </w:r>
      <w:r w:rsidRPr="00DC0240">
        <w:rPr>
          <w:rFonts w:cs="Arial"/>
          <w:color w:val="0000FF"/>
          <w:highlight w:val="white"/>
          <w:lang w:val="en-CA"/>
        </w:rPr>
        <w:t>--&gt;</w:t>
      </w:r>
    </w:p>
    <w:p w14:paraId="5C4E0A7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Points</w:t>
      </w:r>
      <w:r w:rsidRPr="00DC0240">
        <w:rPr>
          <w:rFonts w:cs="Arial"/>
          <w:color w:val="0000FF"/>
          <w:highlight w:val="white"/>
          <w:lang w:val="en-CA"/>
        </w:rPr>
        <w:t>&gt;</w:t>
      </w:r>
    </w:p>
    <w:p w14:paraId="38F547A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4CAE79A" w14:textId="77777777" w:rsidR="00276BD5" w:rsidRPr="00BB19FF"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Coordinate2D</w:t>
      </w:r>
      <w:r w:rsidRPr="00BB19FF">
        <w:rPr>
          <w:rFonts w:cs="Arial"/>
          <w:color w:val="0000FF"/>
          <w:highlight w:val="white"/>
          <w:lang w:val="en-CA"/>
        </w:rPr>
        <w:t>&gt;</w:t>
      </w:r>
    </w:p>
    <w:p w14:paraId="6723C42D" w14:textId="77777777" w:rsidR="00276BD5" w:rsidRPr="00BB19FF"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r w:rsidRPr="00BB19FF">
        <w:rPr>
          <w:rFonts w:cs="Arial"/>
          <w:color w:val="800000"/>
          <w:highlight w:val="white"/>
          <w:lang w:val="en-CA"/>
        </w:rPr>
        <w:t>1.0</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p>
    <w:p w14:paraId="6229EC41" w14:textId="77777777" w:rsidR="00276BD5" w:rsidRPr="008A6F24"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D5967C1" w14:textId="77777777" w:rsidR="00276BD5" w:rsidRPr="00BB19FF"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Coordinate2D</w:t>
      </w:r>
      <w:r w:rsidRPr="00BB19FF">
        <w:rPr>
          <w:rFonts w:cs="Arial"/>
          <w:color w:val="0000FF"/>
          <w:highlight w:val="white"/>
          <w:lang w:val="fr-FR"/>
        </w:rPr>
        <w:t>&gt;</w:t>
      </w:r>
    </w:p>
    <w:p w14:paraId="69EE57C3"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0000FF"/>
          <w:highlight w:val="white"/>
          <w:lang w:val="fr-FR"/>
        </w:rPr>
        <w:t>&gt;</w:t>
      </w:r>
    </w:p>
    <w:p w14:paraId="77A9CF65" w14:textId="77777777" w:rsidR="00276BD5" w:rsidRPr="00F36442" w:rsidRDefault="00276BD5" w:rsidP="00276BD5">
      <w:pPr>
        <w:autoSpaceDE w:val="0"/>
        <w:autoSpaceDN w:val="0"/>
        <w:adjustRightInd w:val="0"/>
        <w:rPr>
          <w:rFonts w:cs="Arial"/>
          <w:color w:val="800000"/>
          <w:highlight w:val="white"/>
          <w:lang w:val="fr-FR"/>
        </w:rPr>
      </w:pPr>
    </w:p>
    <w:p w14:paraId="488643B0"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FF8040"/>
          <w:highlight w:val="white"/>
          <w:lang w:val="fr-FR"/>
        </w:rPr>
        <w:t xml:space="preserve"> id</w:t>
      </w:r>
      <w:r w:rsidRPr="00F36442">
        <w:rPr>
          <w:rFonts w:cs="Arial"/>
          <w:color w:val="0000FF"/>
          <w:highlight w:val="white"/>
          <w:lang w:val="fr-FR"/>
        </w:rPr>
        <w:t>="</w:t>
      </w:r>
      <w:r w:rsidRPr="00F36442">
        <w:rPr>
          <w:rFonts w:cs="Arial"/>
          <w:color w:val="800000"/>
          <w:highlight w:val="white"/>
          <w:lang w:val="fr-FR"/>
        </w:rPr>
        <w:t>2</w:t>
      </w:r>
      <w:r w:rsidRPr="00F36442">
        <w:rPr>
          <w:rFonts w:cs="Arial"/>
          <w:color w:val="0000FF"/>
          <w:highlight w:val="white"/>
          <w:lang w:val="fr-FR"/>
        </w:rPr>
        <w:t>"&gt;</w:t>
      </w:r>
    </w:p>
    <w:p w14:paraId="61DF834A"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Coordinate2D</w:t>
      </w:r>
      <w:r w:rsidRPr="00F36442">
        <w:rPr>
          <w:rFonts w:cs="Arial"/>
          <w:color w:val="0000FF"/>
          <w:highlight w:val="white"/>
          <w:lang w:val="fr-FR"/>
        </w:rPr>
        <w:t>&gt;</w:t>
      </w:r>
    </w:p>
    <w:p w14:paraId="56BC8B3E"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1A36AFC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3F0322FD"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766223B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0000FF"/>
          <w:highlight w:val="white"/>
          <w:lang w:val="en-CA"/>
        </w:rPr>
        <w:t>&gt;</w:t>
      </w:r>
    </w:p>
    <w:p w14:paraId="2E021614" w14:textId="77777777" w:rsidR="00276BD5" w:rsidRPr="00DC0240" w:rsidRDefault="00276BD5" w:rsidP="00276BD5">
      <w:pPr>
        <w:autoSpaceDE w:val="0"/>
        <w:autoSpaceDN w:val="0"/>
        <w:adjustRightInd w:val="0"/>
        <w:rPr>
          <w:rFonts w:cs="Arial"/>
          <w:color w:val="800000"/>
          <w:highlight w:val="white"/>
          <w:lang w:val="en-CA"/>
        </w:rPr>
      </w:pPr>
    </w:p>
    <w:p w14:paraId="2115C00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5A74A05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4736F9C0" w14:textId="77777777" w:rsidR="00276BD5" w:rsidRPr="00433409"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BB19FF">
        <w:rPr>
          <w:rFonts w:cs="Arial"/>
          <w:color w:val="0000FF"/>
          <w:highlight w:val="white"/>
          <w:lang w:val="fr-FR"/>
        </w:rPr>
        <w:t>&lt;</w:t>
      </w:r>
      <w:r w:rsidRPr="00BB19FF">
        <w:rPr>
          <w:rFonts w:cs="Arial"/>
          <w:color w:val="0000A0"/>
          <w:highlight w:val="white"/>
          <w:lang w:val="fr-FR"/>
        </w:rPr>
        <w:t>x</w:t>
      </w:r>
      <w:r w:rsidRPr="00BB19FF">
        <w:rPr>
          <w:rFonts w:cs="Arial"/>
          <w:color w:val="0000FF"/>
          <w:highlight w:val="white"/>
          <w:lang w:val="fr-FR"/>
        </w:rPr>
        <w:t>&gt;</w:t>
      </w:r>
      <w:r w:rsidRPr="00BB19FF">
        <w:rPr>
          <w:rFonts w:cs="Arial"/>
          <w:color w:val="800000"/>
          <w:highlight w:val="white"/>
          <w:lang w:val="fr-FR"/>
        </w:rPr>
        <w:t>1.0</w:t>
      </w:r>
      <w:r w:rsidRPr="00BB19FF">
        <w:rPr>
          <w:rFonts w:cs="Arial"/>
          <w:color w:val="0000FF"/>
          <w:highlight w:val="white"/>
          <w:lang w:val="fr-FR"/>
        </w:rPr>
        <w:t>&lt;/</w:t>
      </w:r>
      <w:r w:rsidRPr="00BB19FF">
        <w:rPr>
          <w:rFonts w:cs="Arial"/>
          <w:color w:val="0000A0"/>
          <w:highlight w:val="white"/>
          <w:lang w:val="fr-FR"/>
        </w:rPr>
        <w:t>x</w:t>
      </w:r>
      <w:r w:rsidRPr="00BB19FF">
        <w:rPr>
          <w:rFonts w:cs="Arial"/>
          <w:color w:val="0000FF"/>
          <w:highlight w:val="white"/>
          <w:lang w:val="fr-FR"/>
        </w:rPr>
        <w:t>&gt;</w:t>
      </w:r>
    </w:p>
    <w:p w14:paraId="231808AD" w14:textId="77777777" w:rsidR="00276BD5" w:rsidRPr="008A6F24"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C11AB1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Coordinate2D</w:t>
      </w:r>
      <w:r w:rsidRPr="008A6F24">
        <w:rPr>
          <w:rFonts w:cs="Arial"/>
          <w:color w:val="0000FF"/>
          <w:highlight w:val="white"/>
          <w:lang w:val="fr-FR"/>
        </w:rPr>
        <w:t>&gt;</w:t>
      </w:r>
    </w:p>
    <w:p w14:paraId="7CDD6DD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w:t>
      </w:r>
      <w:r w:rsidRPr="008A6F24">
        <w:rPr>
          <w:rFonts w:cs="Arial"/>
          <w:color w:val="0000FF"/>
          <w:highlight w:val="white"/>
          <w:lang w:val="fr-FR"/>
        </w:rPr>
        <w:t>&gt;</w:t>
      </w:r>
    </w:p>
    <w:p w14:paraId="55CACA7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Points</w:t>
      </w:r>
      <w:r w:rsidRPr="008A6F24">
        <w:rPr>
          <w:rFonts w:cs="Arial"/>
          <w:color w:val="0000FF"/>
          <w:highlight w:val="white"/>
          <w:lang w:val="fr-FR"/>
        </w:rPr>
        <w:t>&gt;</w:t>
      </w:r>
    </w:p>
    <w:p w14:paraId="5FC5DB1F" w14:textId="77777777" w:rsidR="00276BD5" w:rsidRPr="008A6F24" w:rsidRDefault="00276BD5" w:rsidP="00276BD5">
      <w:pPr>
        <w:autoSpaceDE w:val="0"/>
        <w:autoSpaceDN w:val="0"/>
        <w:adjustRightInd w:val="0"/>
        <w:rPr>
          <w:rFonts w:cs="Arial"/>
          <w:color w:val="800000"/>
          <w:highlight w:val="white"/>
          <w:lang w:val="fr-FR"/>
        </w:rPr>
      </w:pPr>
    </w:p>
    <w:p w14:paraId="44740E5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8040"/>
          <w:highlight w:val="white"/>
          <w:lang w:val="fr-FR"/>
        </w:rPr>
        <w:t xml:space="preserve"> POINT SETS </w:t>
      </w:r>
      <w:r w:rsidRPr="008A6F24">
        <w:rPr>
          <w:rFonts w:cs="Arial"/>
          <w:color w:val="0000FF"/>
          <w:highlight w:val="white"/>
          <w:lang w:val="fr-FR"/>
        </w:rPr>
        <w:t>--&gt;</w:t>
      </w:r>
    </w:p>
    <w:p w14:paraId="33566CB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MultiPoints</w:t>
      </w:r>
      <w:r w:rsidRPr="008A6F24">
        <w:rPr>
          <w:rFonts w:cs="Arial"/>
          <w:color w:val="0000FF"/>
          <w:highlight w:val="white"/>
          <w:lang w:val="fr-FR"/>
        </w:rPr>
        <w:t>&gt;</w:t>
      </w:r>
    </w:p>
    <w:p w14:paraId="15960EF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38C8C2B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08E2CE0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0006E3C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35DC94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5FFE624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D0E51C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965354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AB9149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6</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958E3F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422E4A2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04DFA8B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0000FF"/>
          <w:highlight w:val="white"/>
          <w:lang w:val="fr-FR"/>
        </w:rPr>
        <w:t>&gt;</w:t>
      </w:r>
    </w:p>
    <w:p w14:paraId="13573EB5" w14:textId="77777777" w:rsidR="00276BD5" w:rsidRPr="008A6F24" w:rsidRDefault="00276BD5" w:rsidP="00276BD5">
      <w:pPr>
        <w:autoSpaceDE w:val="0"/>
        <w:autoSpaceDN w:val="0"/>
        <w:adjustRightInd w:val="0"/>
        <w:rPr>
          <w:rFonts w:cs="Arial"/>
          <w:color w:val="800000"/>
          <w:highlight w:val="white"/>
          <w:lang w:val="fr-FR"/>
        </w:rPr>
      </w:pPr>
    </w:p>
    <w:p w14:paraId="150D6645" w14:textId="77777777" w:rsidR="00276BD5" w:rsidRPr="00433409"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MultiPoint</w:t>
      </w:r>
      <w:r w:rsidRPr="00BB19FF">
        <w:rPr>
          <w:rFonts w:cs="Arial"/>
          <w:color w:val="FF8040"/>
          <w:highlight w:val="white"/>
          <w:lang w:val="fr-FR"/>
        </w:rPr>
        <w:t xml:space="preserve"> id</w:t>
      </w:r>
      <w:r w:rsidRPr="00BB19FF">
        <w:rPr>
          <w:rFonts w:cs="Arial"/>
          <w:color w:val="0000FF"/>
          <w:highlight w:val="white"/>
          <w:lang w:val="fr-FR"/>
        </w:rPr>
        <w:t>="</w:t>
      </w:r>
      <w:r w:rsidRPr="00BB19FF">
        <w:rPr>
          <w:rFonts w:cs="Arial"/>
          <w:color w:val="800000"/>
          <w:highlight w:val="white"/>
          <w:lang w:val="fr-FR"/>
        </w:rPr>
        <w:t>2</w:t>
      </w:r>
      <w:r w:rsidRPr="00BB19FF">
        <w:rPr>
          <w:rFonts w:cs="Arial"/>
          <w:color w:val="0000FF"/>
          <w:highlight w:val="white"/>
          <w:lang w:val="fr-FR"/>
        </w:rPr>
        <w:t>"&gt;</w:t>
      </w:r>
    </w:p>
    <w:p w14:paraId="3E19279A"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Coordinate3D</w:t>
      </w:r>
      <w:r w:rsidRPr="00F36442">
        <w:rPr>
          <w:rFonts w:cs="Arial"/>
          <w:color w:val="0000FF"/>
          <w:highlight w:val="white"/>
          <w:lang w:val="fr-FR"/>
        </w:rPr>
        <w:t>&gt;</w:t>
      </w:r>
    </w:p>
    <w:p w14:paraId="6611242C"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x</w:t>
      </w:r>
      <w:r w:rsidRPr="00F36442">
        <w:rPr>
          <w:rFonts w:cs="Arial"/>
          <w:color w:val="0000FF"/>
          <w:highlight w:val="white"/>
          <w:lang w:val="fr-FR"/>
        </w:rPr>
        <w:t>&gt;</w:t>
      </w:r>
      <w:r w:rsidRPr="00F36442">
        <w:rPr>
          <w:rFonts w:cs="Arial"/>
          <w:color w:val="800000"/>
          <w:highlight w:val="white"/>
          <w:lang w:val="fr-FR"/>
        </w:rPr>
        <w:t>2.0</w:t>
      </w:r>
      <w:r w:rsidRPr="00F36442">
        <w:rPr>
          <w:rFonts w:cs="Arial"/>
          <w:color w:val="0000FF"/>
          <w:highlight w:val="white"/>
          <w:lang w:val="fr-FR"/>
        </w:rPr>
        <w:t>&lt;/</w:t>
      </w:r>
      <w:r w:rsidRPr="00F36442">
        <w:rPr>
          <w:rFonts w:cs="Arial"/>
          <w:color w:val="0000A0"/>
          <w:highlight w:val="white"/>
          <w:lang w:val="fr-FR"/>
        </w:rPr>
        <w:t>x</w:t>
      </w:r>
      <w:r w:rsidRPr="00F36442">
        <w:rPr>
          <w:rFonts w:cs="Arial"/>
          <w:color w:val="0000FF"/>
          <w:highlight w:val="white"/>
          <w:lang w:val="fr-FR"/>
        </w:rPr>
        <w:t>&gt;</w:t>
      </w:r>
    </w:p>
    <w:p w14:paraId="3AA59509"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7D53471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7EDA5E5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1A6249E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47B93C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863BB3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512531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7B0AB44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4B4067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0000FF"/>
          <w:highlight w:val="white"/>
          <w:lang w:val="fr-FR"/>
        </w:rPr>
        <w:t>&gt;</w:t>
      </w:r>
    </w:p>
    <w:p w14:paraId="69685C31" w14:textId="77777777" w:rsidR="00276BD5" w:rsidRPr="008A6F24" w:rsidRDefault="00276BD5" w:rsidP="00276BD5">
      <w:pPr>
        <w:autoSpaceDE w:val="0"/>
        <w:autoSpaceDN w:val="0"/>
        <w:adjustRightInd w:val="0"/>
        <w:rPr>
          <w:rFonts w:cs="Arial"/>
          <w:color w:val="800000"/>
          <w:highlight w:val="white"/>
          <w:lang w:val="fr-FR"/>
        </w:rPr>
      </w:pPr>
    </w:p>
    <w:p w14:paraId="63A5ABA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65B6F61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70AC03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27C05B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AF44F9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699E3556" w14:textId="77777777" w:rsidR="00276BD5" w:rsidRPr="00BB19FF"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BB19FF">
        <w:rPr>
          <w:rFonts w:cs="Arial"/>
          <w:color w:val="0000FF"/>
          <w:highlight w:val="white"/>
          <w:lang w:val="en-CA"/>
        </w:rPr>
        <w:t>&lt;/</w:t>
      </w:r>
      <w:r w:rsidRPr="00BB19FF">
        <w:rPr>
          <w:rFonts w:cs="Arial"/>
          <w:color w:val="0000A0"/>
          <w:highlight w:val="white"/>
          <w:lang w:val="en-CA"/>
        </w:rPr>
        <w:t>Coordinate3D</w:t>
      </w:r>
      <w:r w:rsidRPr="00BB19FF">
        <w:rPr>
          <w:rFonts w:cs="Arial"/>
          <w:color w:val="0000FF"/>
          <w:highlight w:val="white"/>
          <w:lang w:val="en-CA"/>
        </w:rPr>
        <w:t>&gt;</w:t>
      </w:r>
    </w:p>
    <w:p w14:paraId="75710A24" w14:textId="77777777" w:rsidR="00276BD5" w:rsidRPr="00DC0240"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MultiPoint</w:t>
      </w:r>
      <w:r w:rsidRPr="00DC0240">
        <w:rPr>
          <w:rFonts w:cs="Arial"/>
          <w:color w:val="0000FF"/>
          <w:highlight w:val="white"/>
          <w:lang w:val="en-CA"/>
        </w:rPr>
        <w:t>&gt;</w:t>
      </w:r>
    </w:p>
    <w:p w14:paraId="0C9F087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MultiPoints</w:t>
      </w:r>
      <w:r w:rsidRPr="00DC0240">
        <w:rPr>
          <w:rFonts w:cs="Arial"/>
          <w:color w:val="0000FF"/>
          <w:highlight w:val="white"/>
          <w:lang w:val="en-CA"/>
        </w:rPr>
        <w:t>&gt;</w:t>
      </w:r>
    </w:p>
    <w:p w14:paraId="4C1524D5" w14:textId="77777777" w:rsidR="00276BD5" w:rsidRPr="00DC0240" w:rsidRDefault="00276BD5" w:rsidP="00276BD5">
      <w:pPr>
        <w:autoSpaceDE w:val="0"/>
        <w:autoSpaceDN w:val="0"/>
        <w:adjustRightInd w:val="0"/>
        <w:rPr>
          <w:rFonts w:cs="Arial"/>
          <w:color w:val="800000"/>
          <w:highlight w:val="white"/>
          <w:lang w:val="en-CA"/>
        </w:rPr>
      </w:pPr>
    </w:p>
    <w:p w14:paraId="6232EA8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CURVES </w:t>
      </w:r>
      <w:r w:rsidRPr="00DC0240">
        <w:rPr>
          <w:rFonts w:cs="Arial"/>
          <w:color w:val="0000FF"/>
          <w:highlight w:val="white"/>
          <w:lang w:val="en-CA"/>
        </w:rPr>
        <w:t>--&gt;</w:t>
      </w:r>
    </w:p>
    <w:p w14:paraId="565C0D2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Curves</w:t>
      </w:r>
      <w:r w:rsidRPr="00DC0240">
        <w:rPr>
          <w:rFonts w:cs="Arial"/>
          <w:color w:val="0000FF"/>
          <w:highlight w:val="white"/>
          <w:lang w:val="en-CA"/>
        </w:rPr>
        <w:t>&gt;</w:t>
      </w:r>
    </w:p>
    <w:p w14:paraId="2470FE9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1DE3988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3F5F83A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4E4A8D3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1D192265"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6849503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F97FB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4A926D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4843DB3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6E3E00B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BAEFCC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323EEB3"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ControlPoint</w:t>
      </w:r>
      <w:r w:rsidRPr="00DC0240">
        <w:rPr>
          <w:rFonts w:cs="Arial"/>
          <w:color w:val="0000FF"/>
          <w:highlight w:val="white"/>
          <w:lang w:val="en-CA"/>
        </w:rPr>
        <w:t>&gt;</w:t>
      </w:r>
    </w:p>
    <w:p w14:paraId="748940C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0000FF"/>
          <w:highlight w:val="white"/>
          <w:lang w:val="en-CA"/>
        </w:rPr>
        <w:t>&gt;</w:t>
      </w:r>
    </w:p>
    <w:p w14:paraId="50865CB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0000FF"/>
          <w:highlight w:val="white"/>
          <w:lang w:val="en-CA"/>
        </w:rPr>
        <w:t>&gt;</w:t>
      </w:r>
    </w:p>
    <w:p w14:paraId="4D9FDDA1" w14:textId="77777777" w:rsidR="00276BD5" w:rsidRPr="00DC0240" w:rsidRDefault="00276BD5" w:rsidP="00276BD5">
      <w:pPr>
        <w:autoSpaceDE w:val="0"/>
        <w:autoSpaceDN w:val="0"/>
        <w:adjustRightInd w:val="0"/>
        <w:rPr>
          <w:rFonts w:cs="Arial"/>
          <w:color w:val="800000"/>
          <w:highlight w:val="white"/>
          <w:lang w:val="en-CA"/>
        </w:rPr>
      </w:pPr>
    </w:p>
    <w:p w14:paraId="09063AB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4F072E0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617EDC6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5ADA24E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7DC752D7"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62C1EB8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47589C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C32D10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4892B6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4D528A4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72905FE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7BBCFA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6B1AE08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0123D21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563E8CF3" w14:textId="77777777" w:rsidR="00276BD5" w:rsidRPr="008A6F24" w:rsidRDefault="00276BD5" w:rsidP="00276BD5">
      <w:pPr>
        <w:autoSpaceDE w:val="0"/>
        <w:autoSpaceDN w:val="0"/>
        <w:adjustRightInd w:val="0"/>
        <w:rPr>
          <w:rFonts w:cs="Arial"/>
          <w:color w:val="800000"/>
          <w:highlight w:val="white"/>
          <w:lang w:val="fr-FR"/>
        </w:rPr>
      </w:pPr>
    </w:p>
    <w:p w14:paraId="38B217A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"&gt;</w:t>
      </w:r>
    </w:p>
    <w:p w14:paraId="23422AA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Loxodromic</w:t>
      </w:r>
      <w:r w:rsidRPr="008A6F24">
        <w:rPr>
          <w:rFonts w:cs="Arial"/>
          <w:color w:val="0000FF"/>
          <w:highlight w:val="white"/>
          <w:lang w:val="fr-FR"/>
        </w:rPr>
        <w:t>"&gt;</w:t>
      </w:r>
    </w:p>
    <w:p w14:paraId="3C6AF8F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6EDF2E8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0309778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D3AE7E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7DE964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3138161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FB3F9D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685BC7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39C4D5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6E4FE53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spatialQuality</w:t>
      </w:r>
      <w:r w:rsidRPr="008A6F24">
        <w:rPr>
          <w:rFonts w:cs="Arial"/>
          <w:color w:val="FF8040"/>
          <w:highlight w:val="white"/>
          <w:lang w:val="fr-FR"/>
        </w:rPr>
        <w:t xml:space="preserve"> role</w:t>
      </w:r>
      <w:r w:rsidRPr="008A6F24">
        <w:rPr>
          <w:rFonts w:cs="Arial"/>
          <w:color w:val="0000FF"/>
          <w:highlight w:val="white"/>
          <w:lang w:val="fr-FR"/>
        </w:rPr>
        <w:t>="</w:t>
      </w:r>
      <w:r w:rsidRPr="008A6F24">
        <w:rPr>
          <w:rFonts w:cs="Arial"/>
          <w:color w:val="800000"/>
          <w:highlight w:val="white"/>
          <w:lang w:val="fr-FR"/>
        </w:rPr>
        <w:t>qualityOfPosition</w:t>
      </w:r>
      <w:r w:rsidRPr="008A6F24">
        <w:rPr>
          <w:rFonts w:cs="Arial"/>
          <w:color w:val="0000FF"/>
          <w:highlight w:val="white"/>
          <w:lang w:val="fr-FR"/>
        </w:rPr>
        <w:t>"</w:t>
      </w:r>
      <w:r w:rsidRPr="008A6F24">
        <w:rPr>
          <w:rFonts w:cs="Arial"/>
          <w:color w:val="FF8040"/>
          <w:highlight w:val="white"/>
          <w:lang w:val="fr-FR"/>
        </w:rPr>
        <w:t xml:space="preserve"> informationRef</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0A1923F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018531AB" w14:textId="77777777" w:rsidR="00276BD5" w:rsidRPr="008A6F24" w:rsidRDefault="00276BD5" w:rsidP="00276BD5">
      <w:pPr>
        <w:autoSpaceDE w:val="0"/>
        <w:autoSpaceDN w:val="0"/>
        <w:adjustRightInd w:val="0"/>
        <w:rPr>
          <w:rFonts w:cs="Arial"/>
          <w:color w:val="800000"/>
          <w:highlight w:val="white"/>
          <w:lang w:val="fr-FR"/>
        </w:rPr>
      </w:pPr>
    </w:p>
    <w:p w14:paraId="6DCF216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3E41FDD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Loxodromic</w:t>
      </w:r>
      <w:r w:rsidRPr="008A6F24">
        <w:rPr>
          <w:rFonts w:cs="Arial"/>
          <w:color w:val="0000FF"/>
          <w:highlight w:val="white"/>
          <w:lang w:val="fr-FR"/>
        </w:rPr>
        <w:t>"&gt;</w:t>
      </w:r>
    </w:p>
    <w:p w14:paraId="04B3B26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CD064C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1B6D8B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3EA4EE2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58500EF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25A6B8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1DAE49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357F6B1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43B1D3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ADD20C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0400D2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44538E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0EA3F3E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42D1529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735A4AF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6</w:t>
      </w:r>
      <w:r w:rsidRPr="008A6F24">
        <w:rPr>
          <w:rFonts w:cs="Arial"/>
          <w:color w:val="0000FF"/>
          <w:highlight w:val="white"/>
          <w:lang w:val="fr-FR"/>
        </w:rPr>
        <w:t>"&gt;</w:t>
      </w:r>
    </w:p>
    <w:p w14:paraId="69FBA778" w14:textId="77777777" w:rsidR="00276BD5" w:rsidRPr="008A6F24" w:rsidRDefault="00276BD5" w:rsidP="00B0277B">
      <w:pPr>
        <w:autoSpaceDE w:val="0"/>
        <w:autoSpaceDN w:val="0"/>
        <w:adjustRightInd w:val="0"/>
        <w:ind w:right="-119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CircleByCenterPoint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CircularArcCenterPointWithRadius</w:t>
      </w:r>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"&gt;</w:t>
      </w:r>
    </w:p>
    <w:p w14:paraId="7654A59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2861B3D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73D80F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D889A1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C8BED2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CircleByCenterPoint</w:t>
      </w:r>
      <w:r w:rsidRPr="008A6F24">
        <w:rPr>
          <w:rFonts w:cs="Arial"/>
          <w:color w:val="0000FF"/>
          <w:highlight w:val="white"/>
          <w:lang w:val="fr-FR"/>
        </w:rPr>
        <w:t>&gt;</w:t>
      </w:r>
    </w:p>
    <w:p w14:paraId="3F14A1C4" w14:textId="77777777" w:rsidR="00276BD5" w:rsidRPr="008A6F24" w:rsidRDefault="00276BD5" w:rsidP="003A53F8">
      <w:pPr>
        <w:autoSpaceDE w:val="0"/>
        <w:autoSpaceDN w:val="0"/>
        <w:adjustRightInd w:val="0"/>
        <w:ind w:left="1134" w:hanging="113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ArcByCenterPoint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CircularArcCenterPointWithRadius</w:t>
      </w:r>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w:t>
      </w:r>
      <w:r w:rsidRPr="008A6F24">
        <w:rPr>
          <w:rFonts w:cs="Arial"/>
          <w:color w:val="FF8040"/>
          <w:highlight w:val="white"/>
          <w:lang w:val="fr-FR"/>
        </w:rPr>
        <w:t xml:space="preserve"> startAngle</w:t>
      </w:r>
      <w:r w:rsidRPr="008A6F24">
        <w:rPr>
          <w:rFonts w:cs="Arial"/>
          <w:color w:val="0000FF"/>
          <w:highlight w:val="white"/>
          <w:lang w:val="fr-FR"/>
        </w:rPr>
        <w:t>="</w:t>
      </w:r>
      <w:r w:rsidRPr="008A6F24">
        <w:rPr>
          <w:rFonts w:cs="Arial"/>
          <w:color w:val="800000"/>
          <w:highlight w:val="white"/>
          <w:lang w:val="fr-FR"/>
        </w:rPr>
        <w:t>23.0</w:t>
      </w:r>
      <w:r w:rsidRPr="008A6F24">
        <w:rPr>
          <w:rFonts w:cs="Arial"/>
          <w:color w:val="0000FF"/>
          <w:highlight w:val="white"/>
          <w:lang w:val="fr-FR"/>
        </w:rPr>
        <w:t>"</w:t>
      </w:r>
      <w:r w:rsidRPr="008A6F24">
        <w:rPr>
          <w:rFonts w:cs="Arial"/>
          <w:color w:val="FF8040"/>
          <w:highlight w:val="white"/>
          <w:lang w:val="fr-FR"/>
        </w:rPr>
        <w:t xml:space="preserve"> angularDistance</w:t>
      </w:r>
      <w:r w:rsidRPr="008A6F24">
        <w:rPr>
          <w:rFonts w:cs="Arial"/>
          <w:color w:val="0000FF"/>
          <w:highlight w:val="white"/>
          <w:lang w:val="fr-FR"/>
        </w:rPr>
        <w:t>="</w:t>
      </w:r>
      <w:r w:rsidRPr="008A6F24">
        <w:rPr>
          <w:rFonts w:cs="Arial"/>
          <w:color w:val="800000"/>
          <w:highlight w:val="white"/>
          <w:lang w:val="fr-FR"/>
        </w:rPr>
        <w:t>-45.0</w:t>
      </w:r>
      <w:r w:rsidRPr="008A6F24">
        <w:rPr>
          <w:rFonts w:cs="Arial"/>
          <w:color w:val="0000FF"/>
          <w:highlight w:val="white"/>
          <w:lang w:val="fr-FR"/>
        </w:rPr>
        <w:t>"&gt;</w:t>
      </w:r>
    </w:p>
    <w:p w14:paraId="158EBE7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202C873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12.4</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74AEE4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0A3788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5A53940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ArcByCenterPoint</w:t>
      </w:r>
      <w:r w:rsidRPr="008A6F24">
        <w:rPr>
          <w:rFonts w:cs="Arial"/>
          <w:color w:val="0000FF"/>
          <w:highlight w:val="white"/>
          <w:lang w:val="fr-FR"/>
        </w:rPr>
        <w:t>&gt;</w:t>
      </w:r>
    </w:p>
    <w:p w14:paraId="5361D6B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6B76D09E" w14:textId="77777777" w:rsidR="00276BD5" w:rsidRPr="008A6F24" w:rsidRDefault="00276BD5" w:rsidP="00276BD5">
      <w:pPr>
        <w:autoSpaceDE w:val="0"/>
        <w:autoSpaceDN w:val="0"/>
        <w:adjustRightInd w:val="0"/>
        <w:rPr>
          <w:rFonts w:cs="Arial"/>
          <w:color w:val="800000"/>
          <w:highlight w:val="white"/>
          <w:lang w:val="fr-FR"/>
        </w:rPr>
      </w:pPr>
    </w:p>
    <w:p w14:paraId="482E28B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Curves</w:t>
      </w:r>
      <w:r w:rsidRPr="008A6F24">
        <w:rPr>
          <w:rFonts w:cs="Arial"/>
          <w:color w:val="0000FF"/>
          <w:highlight w:val="white"/>
          <w:lang w:val="fr-FR"/>
        </w:rPr>
        <w:t>&gt;</w:t>
      </w:r>
    </w:p>
    <w:p w14:paraId="2DDC12B3" w14:textId="77777777" w:rsidR="00276BD5" w:rsidRPr="008A6F24" w:rsidRDefault="00276BD5" w:rsidP="00276BD5">
      <w:pPr>
        <w:autoSpaceDE w:val="0"/>
        <w:autoSpaceDN w:val="0"/>
        <w:adjustRightInd w:val="0"/>
        <w:rPr>
          <w:rFonts w:cs="Arial"/>
          <w:color w:val="800000"/>
          <w:highlight w:val="white"/>
          <w:lang w:val="fr-FR"/>
        </w:rPr>
      </w:pPr>
    </w:p>
    <w:p w14:paraId="6EC6354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8040"/>
          <w:highlight w:val="white"/>
          <w:lang w:val="fr-FR"/>
        </w:rPr>
        <w:t xml:space="preserve"> COMPOSITE CURVES </w:t>
      </w:r>
      <w:r w:rsidRPr="008A6F24">
        <w:rPr>
          <w:rFonts w:cs="Arial"/>
          <w:color w:val="0000FF"/>
          <w:highlight w:val="white"/>
          <w:lang w:val="fr-FR"/>
        </w:rPr>
        <w:t>--&gt;</w:t>
      </w:r>
    </w:p>
    <w:p w14:paraId="44F7570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CompositeCurves</w:t>
      </w:r>
      <w:r w:rsidRPr="008A6F24">
        <w:rPr>
          <w:rFonts w:cs="Arial"/>
          <w:color w:val="0000FF"/>
          <w:highlight w:val="white"/>
          <w:lang w:val="fr-FR"/>
        </w:rPr>
        <w:t>&gt;</w:t>
      </w:r>
    </w:p>
    <w:p w14:paraId="5FD2D78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36A4098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Forward</w:t>
      </w:r>
      <w:r w:rsidRPr="008A6F24">
        <w:rPr>
          <w:rFonts w:cs="Arial"/>
          <w:color w:val="0000FF"/>
          <w:highlight w:val="white"/>
          <w:lang w:val="fr-FR"/>
        </w:rPr>
        <w:t>"/&gt;</w:t>
      </w:r>
    </w:p>
    <w:p w14:paraId="4E0F2B1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36F49BB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0000FF"/>
          <w:highlight w:val="white"/>
          <w:lang w:val="fr-FR"/>
        </w:rPr>
        <w:t>&gt;</w:t>
      </w:r>
    </w:p>
    <w:p w14:paraId="6105D80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383E432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Forward</w:t>
      </w:r>
      <w:r w:rsidRPr="008A6F24">
        <w:rPr>
          <w:rFonts w:cs="Arial"/>
          <w:color w:val="0000FF"/>
          <w:highlight w:val="white"/>
          <w:lang w:val="fr-FR"/>
        </w:rPr>
        <w:t>"/&gt;</w:t>
      </w:r>
    </w:p>
    <w:p w14:paraId="47A27C7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3F8CD60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0000FF"/>
          <w:highlight w:val="white"/>
          <w:lang w:val="fr-FR"/>
        </w:rPr>
        <w:t>&gt;</w:t>
      </w:r>
    </w:p>
    <w:p w14:paraId="18FB1E9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CompositeCurves</w:t>
      </w:r>
      <w:r w:rsidRPr="008A6F24">
        <w:rPr>
          <w:rFonts w:cs="Arial"/>
          <w:color w:val="0000FF"/>
          <w:highlight w:val="white"/>
          <w:lang w:val="fr-FR"/>
        </w:rPr>
        <w:t>&gt;</w:t>
      </w:r>
    </w:p>
    <w:p w14:paraId="74D03C3F" w14:textId="77777777" w:rsidR="00276BD5" w:rsidRPr="008A6F24" w:rsidRDefault="00276BD5" w:rsidP="00276BD5">
      <w:pPr>
        <w:autoSpaceDE w:val="0"/>
        <w:autoSpaceDN w:val="0"/>
        <w:adjustRightInd w:val="0"/>
        <w:rPr>
          <w:rFonts w:cs="Arial"/>
          <w:color w:val="800000"/>
          <w:highlight w:val="white"/>
          <w:lang w:val="fr-FR"/>
        </w:rPr>
      </w:pPr>
    </w:p>
    <w:p w14:paraId="73A4371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8040"/>
          <w:highlight w:val="white"/>
          <w:lang w:val="fr-FR"/>
        </w:rPr>
        <w:t xml:space="preserve"> SURFACES </w:t>
      </w:r>
      <w:r w:rsidRPr="008A6F24">
        <w:rPr>
          <w:rFonts w:cs="Arial"/>
          <w:color w:val="0000FF"/>
          <w:highlight w:val="white"/>
          <w:lang w:val="fr-FR"/>
        </w:rPr>
        <w:t>--&gt;</w:t>
      </w:r>
    </w:p>
    <w:p w14:paraId="7DE2777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Surfaces</w:t>
      </w:r>
      <w:r w:rsidRPr="008A6F24">
        <w:rPr>
          <w:rFonts w:cs="Arial"/>
          <w:color w:val="0000FF"/>
          <w:highlight w:val="white"/>
          <w:lang w:val="fr-FR"/>
        </w:rPr>
        <w:t>&gt;</w:t>
      </w:r>
    </w:p>
    <w:p w14:paraId="740D479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3C819EA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Ring</w:t>
      </w:r>
      <w:r w:rsidRPr="008A6F24">
        <w:rPr>
          <w:rFonts w:cs="Arial"/>
          <w:color w:val="FF8040"/>
          <w:highlight w:val="white"/>
          <w:lang w:val="fr-FR"/>
        </w:rPr>
        <w:t xml:space="preserve"> type</w:t>
      </w:r>
      <w:r w:rsidRPr="008A6F24">
        <w:rPr>
          <w:rFonts w:cs="Arial"/>
          <w:color w:val="0000FF"/>
          <w:highlight w:val="white"/>
          <w:lang w:val="fr-FR"/>
        </w:rPr>
        <w:t>="</w:t>
      </w:r>
      <w:r w:rsidRPr="008A6F24">
        <w:rPr>
          <w:rFonts w:cs="Arial"/>
          <w:color w:val="800000"/>
          <w:highlight w:val="white"/>
          <w:lang w:val="fr-FR"/>
        </w:rPr>
        <w:t>Outer</w:t>
      </w:r>
      <w:r w:rsidRPr="008A6F24">
        <w:rPr>
          <w:rFonts w:cs="Arial"/>
          <w:color w:val="0000FF"/>
          <w:highlight w:val="white"/>
          <w:lang w:val="fr-FR"/>
        </w:rPr>
        <w:t>"&gt;</w:t>
      </w:r>
    </w:p>
    <w:p w14:paraId="53B0BBFE" w14:textId="77777777" w:rsidR="00276BD5" w:rsidRPr="00E96673"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Curve</w:t>
      </w:r>
      <w:r w:rsidRPr="00E96673">
        <w:rPr>
          <w:rFonts w:cs="Arial"/>
          <w:color w:val="FF8040"/>
          <w:highlight w:val="white"/>
          <w:lang w:val="fr-FR"/>
        </w:rPr>
        <w:t xml:space="preserve"> ref</w:t>
      </w:r>
      <w:r w:rsidRPr="00E96673">
        <w:rPr>
          <w:rFonts w:cs="Arial"/>
          <w:color w:val="0000FF"/>
          <w:highlight w:val="white"/>
          <w:lang w:val="fr-FR"/>
        </w:rPr>
        <w:t>="</w:t>
      </w:r>
      <w:r w:rsidRPr="00E96673">
        <w:rPr>
          <w:rFonts w:cs="Arial"/>
          <w:color w:val="800000"/>
          <w:highlight w:val="white"/>
          <w:lang w:val="fr-FR"/>
        </w:rPr>
        <w:t>1</w:t>
      </w:r>
      <w:r w:rsidRPr="00E96673">
        <w:rPr>
          <w:rFonts w:cs="Arial"/>
          <w:color w:val="0000FF"/>
          <w:highlight w:val="white"/>
          <w:lang w:val="fr-FR"/>
        </w:rPr>
        <w:t>"</w:t>
      </w:r>
      <w:r w:rsidRPr="00E96673">
        <w:rPr>
          <w:rFonts w:cs="Arial"/>
          <w:color w:val="FF8040"/>
          <w:highlight w:val="white"/>
          <w:lang w:val="fr-FR"/>
        </w:rPr>
        <w:t xml:space="preserve"> orientation</w:t>
      </w:r>
      <w:r w:rsidRPr="00E96673">
        <w:rPr>
          <w:rFonts w:cs="Arial"/>
          <w:color w:val="0000FF"/>
          <w:highlight w:val="white"/>
          <w:lang w:val="fr-FR"/>
        </w:rPr>
        <w:t>="</w:t>
      </w:r>
      <w:r w:rsidRPr="00E96673">
        <w:rPr>
          <w:rFonts w:cs="Arial"/>
          <w:color w:val="800000"/>
          <w:highlight w:val="white"/>
          <w:lang w:val="fr-FR"/>
        </w:rPr>
        <w:t>Forward</w:t>
      </w:r>
      <w:r w:rsidRPr="00E96673">
        <w:rPr>
          <w:rFonts w:cs="Arial"/>
          <w:color w:val="0000FF"/>
          <w:highlight w:val="white"/>
          <w:lang w:val="fr-FR"/>
        </w:rPr>
        <w:t>"/&gt;</w:t>
      </w:r>
    </w:p>
    <w:p w14:paraId="3E28F01E" w14:textId="77777777" w:rsidR="00276BD5" w:rsidRPr="004E1D86" w:rsidRDefault="00276BD5" w:rsidP="00276BD5">
      <w:pPr>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CompositeCurve</w:t>
      </w:r>
      <w:r w:rsidRPr="004E1D86">
        <w:rPr>
          <w:rFonts w:cs="Arial"/>
          <w:color w:val="FF8040"/>
          <w:highlight w:val="white"/>
          <w:lang w:val="fr-FR"/>
        </w:rPr>
        <w:t xml:space="preserve"> ref</w:t>
      </w:r>
      <w:r w:rsidRPr="004E1D86">
        <w:rPr>
          <w:rFonts w:cs="Arial"/>
          <w:color w:val="0000FF"/>
          <w:highlight w:val="white"/>
          <w:lang w:val="fr-FR"/>
        </w:rPr>
        <w:t>="</w:t>
      </w:r>
      <w:r w:rsidRPr="004E1D86">
        <w:rPr>
          <w:rFonts w:cs="Arial"/>
          <w:color w:val="800000"/>
          <w:highlight w:val="white"/>
          <w:lang w:val="fr-FR"/>
        </w:rPr>
        <w:t>1</w:t>
      </w:r>
      <w:r w:rsidRPr="004E1D86">
        <w:rPr>
          <w:rFonts w:cs="Arial"/>
          <w:color w:val="0000FF"/>
          <w:highlight w:val="white"/>
          <w:lang w:val="fr-FR"/>
        </w:rPr>
        <w:t>"</w:t>
      </w:r>
      <w:r w:rsidRPr="004E1D86">
        <w:rPr>
          <w:rFonts w:cs="Arial"/>
          <w:color w:val="FF8040"/>
          <w:highlight w:val="white"/>
          <w:lang w:val="fr-FR"/>
        </w:rPr>
        <w:t xml:space="preserve"> orientation</w:t>
      </w:r>
      <w:r w:rsidRPr="004E1D86">
        <w:rPr>
          <w:rFonts w:cs="Arial"/>
          <w:color w:val="0000FF"/>
          <w:highlight w:val="white"/>
          <w:lang w:val="fr-FR"/>
        </w:rPr>
        <w:t>="</w:t>
      </w:r>
      <w:r w:rsidRPr="004E1D86">
        <w:rPr>
          <w:rFonts w:cs="Arial"/>
          <w:color w:val="800000"/>
          <w:highlight w:val="white"/>
          <w:lang w:val="fr-FR"/>
        </w:rPr>
        <w:t>Reverse</w:t>
      </w:r>
      <w:r w:rsidRPr="004E1D86">
        <w:rPr>
          <w:rFonts w:cs="Arial"/>
          <w:color w:val="0000FF"/>
          <w:highlight w:val="white"/>
          <w:lang w:val="fr-FR"/>
        </w:rPr>
        <w:t>"/&gt;</w:t>
      </w:r>
    </w:p>
    <w:p w14:paraId="43907781" w14:textId="77777777" w:rsidR="00276BD5" w:rsidRPr="004E1D86" w:rsidRDefault="00276BD5" w:rsidP="00276BD5">
      <w:pPr>
        <w:autoSpaceDE w:val="0"/>
        <w:autoSpaceDN w:val="0"/>
        <w:adjustRightInd w:val="0"/>
        <w:rPr>
          <w:rFonts w:cs="Arial"/>
          <w:color w:val="800000"/>
          <w:highlight w:val="white"/>
          <w:lang w:val="fr-FR"/>
        </w:rPr>
      </w:pPr>
      <w:r w:rsidRPr="004E1D86">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Ring</w:t>
      </w:r>
      <w:r w:rsidRPr="004E1D86">
        <w:rPr>
          <w:rFonts w:cs="Arial"/>
          <w:color w:val="0000FF"/>
          <w:highlight w:val="white"/>
          <w:lang w:val="fr-FR"/>
        </w:rPr>
        <w:t>&gt;</w:t>
      </w:r>
    </w:p>
    <w:p w14:paraId="18456A14" w14:textId="77777777" w:rsidR="00276BD5" w:rsidRPr="004E1D86" w:rsidRDefault="00276BD5" w:rsidP="00276BD5">
      <w:pPr>
        <w:autoSpaceDE w:val="0"/>
        <w:autoSpaceDN w:val="0"/>
        <w:adjustRightInd w:val="0"/>
        <w:rPr>
          <w:rFonts w:cs="Arial"/>
          <w:color w:val="800000"/>
          <w:highlight w:val="white"/>
          <w:lang w:val="fr-FR"/>
        </w:rPr>
      </w:pPr>
      <w:r w:rsidRPr="004E1D86">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Ring</w:t>
      </w:r>
      <w:r w:rsidRPr="004E1D86">
        <w:rPr>
          <w:rFonts w:cs="Arial"/>
          <w:color w:val="FF8040"/>
          <w:highlight w:val="white"/>
          <w:lang w:val="fr-FR"/>
        </w:rPr>
        <w:t xml:space="preserve"> type</w:t>
      </w:r>
      <w:r w:rsidRPr="004E1D86">
        <w:rPr>
          <w:rFonts w:cs="Arial"/>
          <w:color w:val="0000FF"/>
          <w:highlight w:val="white"/>
          <w:lang w:val="fr-FR"/>
        </w:rPr>
        <w:t>="</w:t>
      </w:r>
      <w:r w:rsidRPr="004E1D86">
        <w:rPr>
          <w:rFonts w:cs="Arial"/>
          <w:color w:val="800000"/>
          <w:highlight w:val="white"/>
          <w:lang w:val="fr-FR"/>
        </w:rPr>
        <w:t>Inner</w:t>
      </w:r>
      <w:r w:rsidRPr="004E1D86">
        <w:rPr>
          <w:rFonts w:cs="Arial"/>
          <w:color w:val="0000FF"/>
          <w:highlight w:val="white"/>
          <w:lang w:val="fr-FR"/>
        </w:rPr>
        <w:t>"&gt;</w:t>
      </w:r>
    </w:p>
    <w:p w14:paraId="3A034F6B" w14:textId="77777777" w:rsidR="00276BD5" w:rsidRPr="004E1D86" w:rsidRDefault="00276BD5" w:rsidP="00276BD5">
      <w:pPr>
        <w:autoSpaceDE w:val="0"/>
        <w:autoSpaceDN w:val="0"/>
        <w:adjustRightInd w:val="0"/>
        <w:rPr>
          <w:rFonts w:cs="Arial"/>
          <w:color w:val="800000"/>
          <w:highlight w:val="white"/>
          <w:lang w:val="fr-FR"/>
        </w:rPr>
      </w:pPr>
      <w:r w:rsidRPr="004E1D86">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Curve</w:t>
      </w:r>
      <w:r w:rsidRPr="004E1D86">
        <w:rPr>
          <w:rFonts w:cs="Arial"/>
          <w:color w:val="FF8040"/>
          <w:highlight w:val="white"/>
          <w:lang w:val="fr-FR"/>
        </w:rPr>
        <w:t xml:space="preserve"> ref</w:t>
      </w:r>
      <w:r w:rsidRPr="004E1D86">
        <w:rPr>
          <w:rFonts w:cs="Arial"/>
          <w:color w:val="0000FF"/>
          <w:highlight w:val="white"/>
          <w:lang w:val="fr-FR"/>
        </w:rPr>
        <w:t>="</w:t>
      </w:r>
      <w:r w:rsidRPr="004E1D86">
        <w:rPr>
          <w:rFonts w:cs="Arial"/>
          <w:color w:val="800000"/>
          <w:highlight w:val="white"/>
          <w:lang w:val="fr-FR"/>
        </w:rPr>
        <w:t>5</w:t>
      </w:r>
      <w:r w:rsidRPr="004E1D86">
        <w:rPr>
          <w:rFonts w:cs="Arial"/>
          <w:color w:val="0000FF"/>
          <w:highlight w:val="white"/>
          <w:lang w:val="fr-FR"/>
        </w:rPr>
        <w:t>"</w:t>
      </w:r>
      <w:r w:rsidRPr="004E1D86">
        <w:rPr>
          <w:rFonts w:cs="Arial"/>
          <w:color w:val="FF8040"/>
          <w:highlight w:val="white"/>
          <w:lang w:val="fr-FR"/>
        </w:rPr>
        <w:t xml:space="preserve"> orientation</w:t>
      </w:r>
      <w:r w:rsidRPr="004E1D86">
        <w:rPr>
          <w:rFonts w:cs="Arial"/>
          <w:color w:val="0000FF"/>
          <w:highlight w:val="white"/>
          <w:lang w:val="fr-FR"/>
        </w:rPr>
        <w:t>="</w:t>
      </w:r>
      <w:r w:rsidRPr="004E1D86">
        <w:rPr>
          <w:rFonts w:cs="Arial"/>
          <w:color w:val="800000"/>
          <w:highlight w:val="white"/>
          <w:lang w:val="fr-FR"/>
        </w:rPr>
        <w:t>Reverse</w:t>
      </w:r>
      <w:r w:rsidRPr="004E1D86">
        <w:rPr>
          <w:rFonts w:cs="Arial"/>
          <w:color w:val="0000FF"/>
          <w:highlight w:val="white"/>
          <w:lang w:val="fr-FR"/>
        </w:rPr>
        <w:t>"/&gt;</w:t>
      </w:r>
    </w:p>
    <w:p w14:paraId="2C0A80A8" w14:textId="77777777" w:rsidR="00276BD5" w:rsidRPr="00DC0240" w:rsidRDefault="00276BD5" w:rsidP="00276BD5">
      <w:pPr>
        <w:autoSpaceDE w:val="0"/>
        <w:autoSpaceDN w:val="0"/>
        <w:adjustRightInd w:val="0"/>
        <w:rPr>
          <w:rFonts w:cs="Arial"/>
          <w:color w:val="800000"/>
          <w:highlight w:val="white"/>
          <w:lang w:val="en-CA"/>
        </w:rPr>
      </w:pPr>
      <w:r w:rsidRPr="004E1D86">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Ring</w:t>
      </w:r>
      <w:r w:rsidRPr="00DC0240">
        <w:rPr>
          <w:rFonts w:cs="Arial"/>
          <w:color w:val="0000FF"/>
          <w:highlight w:val="white"/>
          <w:lang w:val="en-CA"/>
        </w:rPr>
        <w:t>&gt;</w:t>
      </w:r>
    </w:p>
    <w:p w14:paraId="29F67D2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w:t>
      </w:r>
      <w:r w:rsidRPr="00DC0240">
        <w:rPr>
          <w:rFonts w:cs="Arial"/>
          <w:color w:val="0000FF"/>
          <w:highlight w:val="white"/>
          <w:lang w:val="en-CA"/>
        </w:rPr>
        <w:t>&gt;</w:t>
      </w:r>
    </w:p>
    <w:p w14:paraId="702B3B7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Surfaces</w:t>
      </w:r>
      <w:r w:rsidRPr="00DC0240">
        <w:rPr>
          <w:rFonts w:cs="Arial"/>
          <w:color w:val="0000FF"/>
          <w:highlight w:val="white"/>
          <w:lang w:val="en-CA"/>
        </w:rPr>
        <w:t>&gt;</w:t>
      </w:r>
    </w:p>
    <w:p w14:paraId="45964F2D" w14:textId="77777777" w:rsidR="00276BD5" w:rsidRPr="00DC0240" w:rsidRDefault="00276BD5" w:rsidP="00276BD5">
      <w:pPr>
        <w:autoSpaceDE w:val="0"/>
        <w:autoSpaceDN w:val="0"/>
        <w:adjustRightInd w:val="0"/>
        <w:rPr>
          <w:rFonts w:cs="Arial"/>
          <w:color w:val="800000"/>
          <w:highlight w:val="white"/>
          <w:lang w:val="en-CA"/>
        </w:rPr>
      </w:pPr>
    </w:p>
    <w:p w14:paraId="32685BA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THE FEATURE TYPES OF THE DATA SET </w:t>
      </w:r>
      <w:r w:rsidRPr="00DC0240">
        <w:rPr>
          <w:rFonts w:cs="Arial"/>
          <w:color w:val="0000FF"/>
          <w:highlight w:val="white"/>
          <w:lang w:val="en-CA"/>
        </w:rPr>
        <w:t>--&gt;</w:t>
      </w:r>
    </w:p>
    <w:p w14:paraId="6891A5A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368D058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5B19202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FF8040"/>
          <w:highlight w:val="white"/>
          <w:lang w:val="en-CA"/>
        </w:rPr>
        <w:t xml:space="preserve"> xsi:nil</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6DF3161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21A24FD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6ADE8210" w14:textId="77777777" w:rsidR="00276BD5" w:rsidRPr="00DC0240" w:rsidRDefault="00276BD5" w:rsidP="00276BD5">
      <w:pPr>
        <w:autoSpaceDE w:val="0"/>
        <w:autoSpaceDN w:val="0"/>
        <w:adjustRightInd w:val="0"/>
        <w:rPr>
          <w:rFonts w:cs="Arial"/>
          <w:color w:val="800000"/>
          <w:highlight w:val="white"/>
          <w:lang w:val="en-CA"/>
        </w:rPr>
      </w:pPr>
    </w:p>
    <w:p w14:paraId="7530832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BeaconCardinal</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6124DD1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5E41A3E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173A914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noteAssociation</w:t>
      </w:r>
      <w:r w:rsidRPr="00DC0240">
        <w:rPr>
          <w:rFonts w:cs="Arial"/>
          <w:color w:val="FF8040"/>
          <w:highlight w:val="white"/>
          <w:lang w:val="en-CA"/>
        </w:rPr>
        <w:t xml:space="preserve"> role</w:t>
      </w:r>
      <w:r w:rsidRPr="00DC0240">
        <w:rPr>
          <w:rFonts w:cs="Arial"/>
          <w:color w:val="0000FF"/>
          <w:highlight w:val="white"/>
          <w:lang w:val="en-CA"/>
        </w:rPr>
        <w:t>="</w:t>
      </w:r>
      <w:r w:rsidRPr="00DC0240">
        <w:rPr>
          <w:rFonts w:cs="Arial"/>
          <w:color w:val="800000"/>
          <w:highlight w:val="white"/>
          <w:lang w:val="en-CA"/>
        </w:rPr>
        <w:t>aNote</w:t>
      </w:r>
      <w:r w:rsidRPr="00DC0240">
        <w:rPr>
          <w:rFonts w:cs="Arial"/>
          <w:color w:val="0000FF"/>
          <w:highlight w:val="white"/>
          <w:lang w:val="en-CA"/>
        </w:rPr>
        <w:t>"</w:t>
      </w:r>
      <w:r w:rsidRPr="00DC0240">
        <w:rPr>
          <w:rFonts w:cs="Arial"/>
          <w:color w:val="FF8040"/>
          <w:highlight w:val="white"/>
          <w:lang w:val="en-CA"/>
        </w:rPr>
        <w:t xml:space="preserve"> informationRef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CE3B33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underlyingArea</w:t>
      </w:r>
      <w:r w:rsidRPr="00DC0240">
        <w:rPr>
          <w:rFonts w:cs="Arial"/>
          <w:color w:val="FF8040"/>
          <w:highlight w:val="white"/>
          <w:lang w:val="en-CA"/>
        </w:rPr>
        <w:t xml:space="preserve"> role</w:t>
      </w:r>
      <w:r w:rsidRPr="00DC0240">
        <w:rPr>
          <w:rFonts w:cs="Arial"/>
          <w:color w:val="0000FF"/>
          <w:highlight w:val="white"/>
          <w:lang w:val="en-CA"/>
        </w:rPr>
        <w:t>="</w:t>
      </w:r>
      <w:r w:rsidRPr="00DC0240">
        <w:rPr>
          <w:rFonts w:cs="Arial"/>
          <w:color w:val="800000"/>
          <w:highlight w:val="white"/>
          <w:lang w:val="en-CA"/>
        </w:rPr>
        <w:t>area</w:t>
      </w:r>
      <w:r w:rsidRPr="00DC0240">
        <w:rPr>
          <w:rFonts w:cs="Arial"/>
          <w:color w:val="0000FF"/>
          <w:highlight w:val="white"/>
          <w:lang w:val="en-CA"/>
        </w:rPr>
        <w:t>"</w:t>
      </w:r>
      <w:r w:rsidRPr="00DC0240">
        <w:rPr>
          <w:rFonts w:cs="Arial"/>
          <w:color w:val="FF8040"/>
          <w:highlight w:val="white"/>
          <w:lang w:val="en-CA"/>
        </w:rPr>
        <w:t xml:space="preserve"> featureRef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065E68A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categoryOfCardinalMark</w:t>
      </w:r>
      <w:r w:rsidRPr="00DC0240">
        <w:rPr>
          <w:rFonts w:cs="Arial"/>
          <w:color w:val="0000FF"/>
          <w:highlight w:val="white"/>
          <w:lang w:val="en-CA"/>
        </w:rPr>
        <w:t>&gt;</w:t>
      </w:r>
      <w:r w:rsidRPr="00DC0240">
        <w:rPr>
          <w:rFonts w:cs="Arial"/>
          <w:color w:val="800000"/>
          <w:highlight w:val="white"/>
          <w:lang w:val="en-CA"/>
        </w:rPr>
        <w:t>3</w:t>
      </w:r>
      <w:r w:rsidRPr="00DC0240">
        <w:rPr>
          <w:rFonts w:cs="Arial"/>
          <w:color w:val="0000FF"/>
          <w:highlight w:val="white"/>
          <w:lang w:val="en-CA"/>
        </w:rPr>
        <w:t>&lt;/</w:t>
      </w:r>
      <w:r w:rsidRPr="00DC0240">
        <w:rPr>
          <w:rFonts w:cs="Arial"/>
          <w:color w:val="0000A0"/>
          <w:highlight w:val="white"/>
          <w:lang w:val="en-CA"/>
        </w:rPr>
        <w:t>categoryOfCardinalMark</w:t>
      </w:r>
      <w:r w:rsidRPr="00DC0240">
        <w:rPr>
          <w:rFonts w:cs="Arial"/>
          <w:color w:val="0000FF"/>
          <w:highlight w:val="white"/>
          <w:lang w:val="en-CA"/>
        </w:rPr>
        <w:t>&gt;</w:t>
      </w:r>
    </w:p>
    <w:p w14:paraId="6EE24A5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BeaconCardinal</w:t>
      </w:r>
      <w:r w:rsidRPr="00DC0240">
        <w:rPr>
          <w:rFonts w:cs="Arial"/>
          <w:color w:val="0000FF"/>
          <w:highlight w:val="white"/>
          <w:lang w:val="en-CA"/>
        </w:rPr>
        <w:t>&gt;</w:t>
      </w:r>
    </w:p>
    <w:p w14:paraId="7A4B3D8D" w14:textId="77777777" w:rsidR="00276BD5" w:rsidRPr="00DC0240" w:rsidRDefault="00276BD5" w:rsidP="00276BD5">
      <w:pPr>
        <w:autoSpaceDE w:val="0"/>
        <w:autoSpaceDN w:val="0"/>
        <w:adjustRightInd w:val="0"/>
        <w:rPr>
          <w:rFonts w:cs="Arial"/>
          <w:color w:val="800000"/>
          <w:highlight w:val="white"/>
          <w:lang w:val="en-CA"/>
        </w:rPr>
      </w:pPr>
    </w:p>
    <w:p w14:paraId="338548E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1B4B8BEF"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3C440F8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depthValue1</w:t>
      </w:r>
      <w:r w:rsidRPr="008A6F24">
        <w:rPr>
          <w:rFonts w:cs="Arial"/>
          <w:color w:val="0000FF"/>
          <w:highlight w:val="white"/>
          <w:lang w:val="fr-FR"/>
        </w:rPr>
        <w:t>&gt;</w:t>
      </w:r>
      <w:r w:rsidRPr="008A6F24">
        <w:rPr>
          <w:rFonts w:cs="Arial"/>
          <w:color w:val="800000"/>
          <w:highlight w:val="white"/>
          <w:lang w:val="fr-FR"/>
        </w:rPr>
        <w:t>0</w:t>
      </w:r>
      <w:r w:rsidRPr="008A6F24">
        <w:rPr>
          <w:rFonts w:cs="Arial"/>
          <w:color w:val="0000FF"/>
          <w:highlight w:val="white"/>
          <w:lang w:val="fr-FR"/>
        </w:rPr>
        <w:t>&lt;/</w:t>
      </w:r>
      <w:r w:rsidRPr="008A6F24">
        <w:rPr>
          <w:rFonts w:cs="Arial"/>
          <w:color w:val="0000A0"/>
          <w:highlight w:val="white"/>
          <w:lang w:val="fr-FR"/>
        </w:rPr>
        <w:t>depthValue1</w:t>
      </w:r>
      <w:r w:rsidRPr="008A6F24">
        <w:rPr>
          <w:rFonts w:cs="Arial"/>
          <w:color w:val="0000FF"/>
          <w:highlight w:val="white"/>
          <w:lang w:val="fr-FR"/>
        </w:rPr>
        <w:t>&gt;</w:t>
      </w:r>
    </w:p>
    <w:p w14:paraId="1A13FD9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depthValue2</w:t>
      </w:r>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depthValue2</w:t>
      </w:r>
      <w:r w:rsidRPr="008A6F24">
        <w:rPr>
          <w:rFonts w:cs="Arial"/>
          <w:color w:val="0000FF"/>
          <w:highlight w:val="white"/>
          <w:lang w:val="fr-FR"/>
        </w:rPr>
        <w:t>&gt;</w:t>
      </w:r>
    </w:p>
    <w:p w14:paraId="0BF3698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DepthArea</w:t>
      </w:r>
      <w:r w:rsidRPr="008A6F24">
        <w:rPr>
          <w:rFonts w:cs="Arial"/>
          <w:color w:val="0000FF"/>
          <w:highlight w:val="white"/>
          <w:lang w:val="fr-FR"/>
        </w:rPr>
        <w:t>&gt;</w:t>
      </w:r>
    </w:p>
    <w:p w14:paraId="14238528" w14:textId="77777777" w:rsidR="00276BD5" w:rsidRPr="008A6F24" w:rsidRDefault="00276BD5" w:rsidP="00276BD5">
      <w:pPr>
        <w:autoSpaceDE w:val="0"/>
        <w:autoSpaceDN w:val="0"/>
        <w:adjustRightInd w:val="0"/>
        <w:rPr>
          <w:rFonts w:cs="Arial"/>
          <w:color w:val="800000"/>
          <w:highlight w:val="white"/>
          <w:lang w:val="fr-FR"/>
        </w:rPr>
      </w:pPr>
    </w:p>
    <w:p w14:paraId="31B81CB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DepthContour</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4</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r w:rsidRPr="008A6F24">
        <w:rPr>
          <w:rFonts w:cs="Arial"/>
          <w:color w:val="800000"/>
          <w:highlight w:val="white"/>
          <w:lang w:val="fr-FR"/>
        </w:rPr>
        <w:t>Curve</w:t>
      </w:r>
      <w:r w:rsidRPr="008A6F24">
        <w:rPr>
          <w:rFonts w:cs="Arial"/>
          <w:color w:val="0000FF"/>
          <w:highlight w:val="white"/>
          <w:lang w:val="fr-FR"/>
        </w:rPr>
        <w:t>"&gt;</w:t>
      </w:r>
    </w:p>
    <w:p w14:paraId="7F32290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Forward</w:t>
      </w:r>
      <w:r w:rsidRPr="008A6F24">
        <w:rPr>
          <w:rFonts w:cs="Arial"/>
          <w:color w:val="0000FF"/>
          <w:highlight w:val="white"/>
          <w:lang w:val="fr-FR"/>
        </w:rPr>
        <w:t>"/&gt;</w:t>
      </w:r>
    </w:p>
    <w:p w14:paraId="425D43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0F04503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DepthContour</w:t>
      </w:r>
      <w:r w:rsidRPr="008A6F24">
        <w:rPr>
          <w:rFonts w:cs="Arial"/>
          <w:color w:val="0000FF"/>
          <w:highlight w:val="white"/>
          <w:lang w:val="fr-FR"/>
        </w:rPr>
        <w:t>&gt;</w:t>
      </w:r>
    </w:p>
    <w:p w14:paraId="338520E6" w14:textId="77777777" w:rsidR="00276BD5" w:rsidRPr="008A6F24" w:rsidRDefault="00276BD5" w:rsidP="00276BD5">
      <w:pPr>
        <w:autoSpaceDE w:val="0"/>
        <w:autoSpaceDN w:val="0"/>
        <w:adjustRightInd w:val="0"/>
        <w:rPr>
          <w:rFonts w:cs="Arial"/>
          <w:color w:val="800000"/>
          <w:highlight w:val="white"/>
          <w:lang w:val="fr-FR"/>
        </w:rPr>
      </w:pPr>
    </w:p>
    <w:p w14:paraId="154BDAC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DepthContour</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r w:rsidRPr="008A6F24">
        <w:rPr>
          <w:rFonts w:cs="Arial"/>
          <w:color w:val="800000"/>
          <w:highlight w:val="white"/>
          <w:lang w:val="fr-FR"/>
        </w:rPr>
        <w:t>Curve</w:t>
      </w:r>
      <w:r w:rsidRPr="008A6F24">
        <w:rPr>
          <w:rFonts w:cs="Arial"/>
          <w:color w:val="0000FF"/>
          <w:highlight w:val="white"/>
          <w:lang w:val="fr-FR"/>
        </w:rPr>
        <w:t>"&gt;</w:t>
      </w:r>
    </w:p>
    <w:p w14:paraId="1A14686C" w14:textId="77777777" w:rsidR="00276BD5" w:rsidRPr="00F36442"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Curve</w:t>
      </w:r>
      <w:r w:rsidRPr="00BB19FF">
        <w:rPr>
          <w:rFonts w:cs="Arial"/>
          <w:color w:val="FF8040"/>
          <w:highlight w:val="white"/>
          <w:lang w:val="fr-FR"/>
        </w:rPr>
        <w:t xml:space="preserve"> ref</w:t>
      </w:r>
      <w:r w:rsidRPr="00433409">
        <w:rPr>
          <w:rFonts w:cs="Arial"/>
          <w:color w:val="0000FF"/>
          <w:highlight w:val="white"/>
          <w:lang w:val="fr-FR"/>
        </w:rPr>
        <w:t>="</w:t>
      </w:r>
      <w:r w:rsidRPr="006A01C4">
        <w:rPr>
          <w:rFonts w:cs="Arial"/>
          <w:color w:val="800000"/>
          <w:highlight w:val="white"/>
          <w:lang w:val="fr-FR"/>
        </w:rPr>
        <w:t>2</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r w:rsidRPr="00F36442">
        <w:rPr>
          <w:rFonts w:cs="Arial"/>
          <w:color w:val="800000"/>
          <w:highlight w:val="white"/>
          <w:lang w:val="fr-FR"/>
        </w:rPr>
        <w:t>Forward</w:t>
      </w:r>
      <w:r w:rsidRPr="00F36442">
        <w:rPr>
          <w:rFonts w:cs="Arial"/>
          <w:color w:val="0000FF"/>
          <w:highlight w:val="white"/>
          <w:lang w:val="fr-FR"/>
        </w:rPr>
        <w:t>"/&gt;</w:t>
      </w:r>
    </w:p>
    <w:p w14:paraId="1BF6BB32"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Curve</w:t>
      </w:r>
      <w:r w:rsidRPr="00F36442">
        <w:rPr>
          <w:rFonts w:cs="Arial"/>
          <w:color w:val="FF8040"/>
          <w:highlight w:val="white"/>
          <w:lang w:val="fr-FR"/>
        </w:rPr>
        <w:t xml:space="preserve"> ref</w:t>
      </w:r>
      <w:r w:rsidRPr="00F36442">
        <w:rPr>
          <w:rFonts w:cs="Arial"/>
          <w:color w:val="0000FF"/>
          <w:highlight w:val="white"/>
          <w:lang w:val="fr-FR"/>
        </w:rPr>
        <w:t>="</w:t>
      </w:r>
      <w:r w:rsidRPr="00F36442">
        <w:rPr>
          <w:rFonts w:cs="Arial"/>
          <w:color w:val="800000"/>
          <w:highlight w:val="white"/>
          <w:lang w:val="fr-FR"/>
        </w:rPr>
        <w:t>3</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r w:rsidRPr="00F36442">
        <w:rPr>
          <w:rFonts w:cs="Arial"/>
          <w:color w:val="800000"/>
          <w:highlight w:val="white"/>
          <w:lang w:val="fr-FR"/>
        </w:rPr>
        <w:t>Reverse</w:t>
      </w:r>
      <w:r w:rsidRPr="00F36442">
        <w:rPr>
          <w:rFonts w:cs="Arial"/>
          <w:color w:val="0000FF"/>
          <w:highlight w:val="white"/>
          <w:lang w:val="fr-FR"/>
        </w:rPr>
        <w:t>"/&gt;</w:t>
      </w:r>
    </w:p>
    <w:p w14:paraId="63783D56"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DepthContour</w:t>
      </w:r>
      <w:r w:rsidRPr="00F36442">
        <w:rPr>
          <w:rFonts w:cs="Arial"/>
          <w:color w:val="0000FF"/>
          <w:highlight w:val="white"/>
          <w:lang w:val="fr-FR"/>
        </w:rPr>
        <w:t>&gt;</w:t>
      </w:r>
    </w:p>
    <w:p w14:paraId="16D5F3B9" w14:textId="77777777" w:rsidR="00276BD5" w:rsidRPr="00F36442" w:rsidRDefault="00276BD5" w:rsidP="00276BD5">
      <w:pPr>
        <w:autoSpaceDE w:val="0"/>
        <w:autoSpaceDN w:val="0"/>
        <w:adjustRightInd w:val="0"/>
        <w:rPr>
          <w:rFonts w:cs="Arial"/>
          <w:color w:val="800000"/>
          <w:highlight w:val="white"/>
          <w:lang w:val="fr-FR"/>
        </w:rPr>
      </w:pPr>
    </w:p>
    <w:p w14:paraId="28F3ADC4" w14:textId="77777777" w:rsidR="00276BD5" w:rsidRPr="00DC0240" w:rsidRDefault="00276BD5" w:rsidP="00276BD5">
      <w:pPr>
        <w:autoSpaceDE w:val="0"/>
        <w:autoSpaceDN w:val="0"/>
        <w:adjustRightInd w:val="0"/>
        <w:rPr>
          <w:rFonts w:cs="Arial"/>
          <w:color w:val="800000"/>
          <w:highlight w:val="white"/>
          <w:lang w:val="en-CA"/>
        </w:rPr>
      </w:pPr>
      <w:r w:rsidRPr="00F36442">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6</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275DFC7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5BAB26E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r w:rsidRPr="00DC0240">
        <w:rPr>
          <w:rFonts w:cs="Arial"/>
          <w:color w:val="800000"/>
          <w:highlight w:val="white"/>
          <w:lang w:val="en-CA"/>
        </w:rPr>
        <w:t>15</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p>
    <w:p w14:paraId="5000B60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21</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4652F36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p>
    <w:p w14:paraId="77512C6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00217823" w14:textId="77777777" w:rsidR="00276BD5" w:rsidRPr="00DC0240" w:rsidRDefault="00276BD5" w:rsidP="00276BD5">
      <w:pPr>
        <w:autoSpaceDE w:val="0"/>
        <w:autoSpaceDN w:val="0"/>
        <w:adjustRightInd w:val="0"/>
        <w:rPr>
          <w:rFonts w:cs="Arial"/>
          <w:color w:val="800000"/>
          <w:highlight w:val="white"/>
          <w:lang w:val="en-CA"/>
        </w:rPr>
      </w:pPr>
    </w:p>
    <w:p w14:paraId="1F0A8EF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731C433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1E4AC1B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34F72AC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0930FA33" w14:textId="77777777" w:rsidR="00276BD5" w:rsidRPr="00DC0240" w:rsidRDefault="00276BD5" w:rsidP="00276BD5">
      <w:pPr>
        <w:autoSpaceDE w:val="0"/>
        <w:autoSpaceDN w:val="0"/>
        <w:adjustRightInd w:val="0"/>
        <w:rPr>
          <w:rFonts w:cs="Arial"/>
          <w:color w:val="800000"/>
          <w:highlight w:val="white"/>
          <w:lang w:val="en-CA"/>
        </w:rPr>
      </w:pPr>
    </w:p>
    <w:p w14:paraId="36FB2B3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8</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5CB537F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2F30E2E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017DD8D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53F5766B" w14:textId="77777777" w:rsidR="00276BD5" w:rsidRPr="00DC0240" w:rsidRDefault="00276BD5" w:rsidP="00276BD5">
      <w:pPr>
        <w:autoSpaceDE w:val="0"/>
        <w:autoSpaceDN w:val="0"/>
        <w:adjustRightInd w:val="0"/>
        <w:rPr>
          <w:rFonts w:cs="Arial"/>
          <w:color w:val="800000"/>
          <w:highlight w:val="white"/>
          <w:lang w:val="en-CA"/>
        </w:rPr>
      </w:pPr>
    </w:p>
    <w:p w14:paraId="0ACCC27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9</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6C4C004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3AB3897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14ADAD2B" w14:textId="77777777" w:rsidR="00276BD5" w:rsidRPr="00DC0240" w:rsidRDefault="00276BD5" w:rsidP="00276BD5">
      <w:pPr>
        <w:autoSpaceDE w:val="0"/>
        <w:autoSpaceDN w:val="0"/>
        <w:adjustRightInd w:val="0"/>
        <w:rPr>
          <w:rFonts w:cs="Arial"/>
          <w:color w:val="800000"/>
          <w:highlight w:val="white"/>
          <w:lang w:val="en-CA"/>
        </w:rPr>
      </w:pPr>
    </w:p>
    <w:p w14:paraId="65D905A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10</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51BB29B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p>
    <w:p w14:paraId="143B4A7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41A45E91" w14:textId="77777777" w:rsidR="00276BD5" w:rsidRPr="00DC0240" w:rsidRDefault="00276BD5" w:rsidP="00276BD5">
      <w:pPr>
        <w:autoSpaceDE w:val="0"/>
        <w:autoSpaceDN w:val="0"/>
        <w:adjustRightInd w:val="0"/>
        <w:rPr>
          <w:rFonts w:cs="Arial"/>
          <w:color w:val="800000"/>
          <w:highlight w:val="white"/>
          <w:lang w:val="en-CA"/>
        </w:rPr>
      </w:pPr>
    </w:p>
    <w:p w14:paraId="59CCC86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202FF3B4" w14:textId="77777777" w:rsidR="00276BD5" w:rsidRPr="00DC0240" w:rsidRDefault="00276BD5" w:rsidP="00276BD5">
      <w:pPr>
        <w:autoSpaceDE w:val="0"/>
        <w:autoSpaceDN w:val="0"/>
        <w:adjustRightInd w:val="0"/>
        <w:rPr>
          <w:rFonts w:cs="Arial"/>
          <w:color w:val="800000"/>
          <w:highlight w:val="white"/>
          <w:lang w:val="en-CA"/>
        </w:rPr>
      </w:pPr>
    </w:p>
    <w:p w14:paraId="6AA4F84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55D5F5B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r w:rsidRPr="00DC0240">
        <w:rPr>
          <w:rFonts w:cs="Arial"/>
          <w:color w:val="800000"/>
          <w:highlight w:val="white"/>
          <w:lang w:val="en-CA"/>
        </w:rPr>
        <w:t>17</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p>
    <w:p w14:paraId="0C3F53B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33</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747BEAE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r w:rsidRPr="00DC0240">
        <w:rPr>
          <w:rFonts w:cs="Arial"/>
          <w:color w:val="800000"/>
          <w:highlight w:val="white"/>
          <w:lang w:val="en-CA"/>
        </w:rPr>
        <w:t>A name</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p>
    <w:p w14:paraId="50EF5BB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099E2D29" w14:textId="77777777" w:rsidR="00276BD5" w:rsidRPr="00DC0240" w:rsidRDefault="00276BD5" w:rsidP="00276BD5">
      <w:pPr>
        <w:autoSpaceDE w:val="0"/>
        <w:autoSpaceDN w:val="0"/>
        <w:adjustRightInd w:val="0"/>
        <w:rPr>
          <w:rFonts w:cs="Arial"/>
          <w:color w:val="800000"/>
          <w:highlight w:val="white"/>
          <w:lang w:val="en-CA"/>
        </w:rPr>
      </w:pPr>
    </w:p>
    <w:p w14:paraId="143741C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26E35ED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p>
    <w:p w14:paraId="7BBB098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r w:rsidRPr="00DC0240">
        <w:rPr>
          <w:rFonts w:cs="Arial"/>
          <w:color w:val="800000"/>
          <w:highlight w:val="white"/>
          <w:lang w:val="en-CA"/>
        </w:rPr>
        <w:t>No display name</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p>
    <w:p w14:paraId="516906D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4539142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39C68A56" w14:textId="77777777" w:rsidR="00276BD5" w:rsidRPr="00DC0240" w:rsidRDefault="00276BD5" w:rsidP="00276BD5">
      <w:pPr>
        <w:autoSpaceDE w:val="0"/>
        <w:autoSpaceDN w:val="0"/>
        <w:adjustRightInd w:val="0"/>
        <w:rPr>
          <w:rFonts w:cs="Arial"/>
          <w:color w:val="800000"/>
          <w:highlight w:val="white"/>
          <w:lang w:val="en-CA"/>
        </w:rPr>
      </w:pPr>
    </w:p>
    <w:p w14:paraId="10B5D63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0000FF"/>
          <w:highlight w:val="white"/>
          <w:lang w:val="en-CA"/>
        </w:rPr>
        <w:t>&gt;</w:t>
      </w:r>
    </w:p>
    <w:p w14:paraId="2AE8C990" w14:textId="77777777" w:rsidR="00276BD5" w:rsidRPr="00965413" w:rsidRDefault="00276BD5" w:rsidP="00276BD5"/>
    <w:p w14:paraId="3F896644" w14:textId="77777777" w:rsidR="00276BD5" w:rsidRPr="00C04B90" w:rsidRDefault="00276BD5" w:rsidP="00276BD5"/>
    <w:p w14:paraId="15250716" w14:textId="77777777" w:rsidR="00276BD5" w:rsidRPr="0038376C" w:rsidRDefault="00276BD5" w:rsidP="00276BD5"/>
    <w:p w14:paraId="488D9C4D" w14:textId="77777777" w:rsidR="00250BDE" w:rsidRDefault="00250BDE" w:rsidP="00276BD5">
      <w:pPr>
        <w:pStyle w:val="BodyText"/>
        <w:spacing w:before="0" w:after="0" w:line="100" w:lineRule="atLeast"/>
        <w:jc w:val="left"/>
        <w:rPr>
          <w:b/>
          <w:sz w:val="20"/>
          <w:lang w:val="en-GB"/>
        </w:rPr>
        <w:sectPr w:rsidR="00250BDE" w:rsidSect="00444525">
          <w:pgSz w:w="11906" w:h="16838"/>
          <w:pgMar w:top="1440" w:right="1800" w:bottom="1418" w:left="1800" w:header="708" w:footer="708" w:gutter="0"/>
          <w:cols w:space="708"/>
          <w:docGrid w:linePitch="360"/>
        </w:sectPr>
      </w:pPr>
    </w:p>
    <w:p w14:paraId="7BB2107C" w14:textId="77777777" w:rsidR="00EF77A9" w:rsidRPr="00F020C8" w:rsidRDefault="004E3F98" w:rsidP="00F020C8">
      <w:pPr>
        <w:pStyle w:val="Heading1"/>
        <w:spacing w:before="0" w:after="0"/>
        <w:ind w:left="3402" w:right="3203"/>
        <w:jc w:val="center"/>
        <w:rPr>
          <w:b w:val="0"/>
          <w:sz w:val="28"/>
          <w:szCs w:val="28"/>
          <w:lang w:val="fr-FR"/>
        </w:rPr>
      </w:pPr>
      <w:bookmarkStart w:id="1027" w:name="_Toc16161224"/>
      <w:r w:rsidRPr="00EF77A9">
        <w:rPr>
          <w:b w:val="0"/>
          <w:sz w:val="28"/>
          <w:szCs w:val="28"/>
          <w:lang w:val="fr-FR"/>
        </w:rPr>
        <w:t>Appendix 9-C</w:t>
      </w:r>
      <w:r w:rsidR="00F020C8">
        <w:rPr>
          <w:b w:val="0"/>
          <w:sz w:val="28"/>
          <w:szCs w:val="28"/>
          <w:lang w:val="fr-FR"/>
        </w:rPr>
        <w:t xml:space="preserve"> </w:t>
      </w:r>
      <w:r w:rsidRPr="00055586">
        <w:rPr>
          <w:szCs w:val="24"/>
          <w:lang w:val="fr-FR"/>
        </w:rPr>
        <w:t>SVG Profile</w:t>
      </w:r>
      <w:r w:rsidR="00F020C8">
        <w:rPr>
          <w:b w:val="0"/>
          <w:szCs w:val="24"/>
          <w:lang w:val="fr-FR"/>
        </w:rPr>
        <w:t xml:space="preserve"> (normative)</w:t>
      </w:r>
      <w:bookmarkEnd w:id="1027"/>
      <w:r w:rsidRPr="00055586">
        <w:rPr>
          <w:szCs w:val="24"/>
          <w:lang w:val="fr-FR"/>
        </w:rPr>
        <w:br/>
      </w:r>
    </w:p>
    <w:p w14:paraId="792F4F11" w14:textId="77777777" w:rsidR="00EF77A9" w:rsidRPr="00720553" w:rsidRDefault="00EF77A9" w:rsidP="00433409">
      <w:pPr>
        <w:pStyle w:val="Heading2"/>
        <w:numPr>
          <w:ilvl w:val="0"/>
          <w:numId w:val="54"/>
        </w:numPr>
        <w:spacing w:after="200"/>
        <w:rPr>
          <w:sz w:val="24"/>
          <w:szCs w:val="24"/>
        </w:rPr>
      </w:pPr>
      <w:bookmarkStart w:id="1028" w:name="_Toc16161225"/>
      <w:r w:rsidRPr="00EF77A9">
        <w:rPr>
          <w:sz w:val="24"/>
          <w:szCs w:val="24"/>
        </w:rPr>
        <w:t>Introduction</w:t>
      </w:r>
      <w:bookmarkEnd w:id="1028"/>
      <w:r w:rsidRPr="00720553">
        <w:rPr>
          <w:sz w:val="24"/>
          <w:szCs w:val="24"/>
        </w:rPr>
        <w:t xml:space="preserve"> </w:t>
      </w:r>
    </w:p>
    <w:p w14:paraId="26F94047" w14:textId="77777777" w:rsidR="004E3F98" w:rsidRPr="004E3F98" w:rsidRDefault="004E3F98" w:rsidP="00092401">
      <w:pPr>
        <w:spacing w:after="120"/>
      </w:pPr>
      <w:r w:rsidRPr="004E3F98">
        <w:t>This appendix describes the subset of SVG elements that have been used in the creation of S-100 SVG symbols and covers the set of SVG elements and associated attributes and properties that are in use by S-100.</w:t>
      </w:r>
    </w:p>
    <w:p w14:paraId="4323BC6F" w14:textId="77777777" w:rsidR="004E3F98" w:rsidRPr="004E3F98" w:rsidRDefault="004E3F98" w:rsidP="004E3F98">
      <w:r w:rsidRPr="004E3F98">
        <w:t>The S-100 SVG profile is a subset of the SVG Tiny 1.2  profile</w:t>
      </w:r>
    </w:p>
    <w:p w14:paraId="4D00C398" w14:textId="77777777" w:rsidR="004E3F98" w:rsidRPr="004E3F98" w:rsidRDefault="004E3F98" w:rsidP="00092401">
      <w:pPr>
        <w:tabs>
          <w:tab w:val="center" w:pos="4680"/>
        </w:tabs>
        <w:spacing w:after="120"/>
        <w:rPr>
          <w:color w:val="0000FF"/>
          <w:u w:val="single"/>
        </w:rPr>
      </w:pPr>
      <w:hyperlink r:id="rId41" w:history="1">
        <w:r w:rsidRPr="004E3F98">
          <w:rPr>
            <w:color w:val="0000FF"/>
            <w:u w:val="single"/>
          </w:rPr>
          <w:t>http://www.w3.org/TR/SVGTiny12/</w:t>
        </w:r>
      </w:hyperlink>
    </w:p>
    <w:p w14:paraId="315C6CD2" w14:textId="77777777" w:rsidR="004E3F98" w:rsidRDefault="004E3F98" w:rsidP="00092401">
      <w:pPr>
        <w:spacing w:after="120"/>
      </w:pPr>
    </w:p>
    <w:p w14:paraId="41C77C85" w14:textId="77777777" w:rsidR="00EF77A9" w:rsidRPr="00720553" w:rsidRDefault="00092401" w:rsidP="00433409">
      <w:pPr>
        <w:pStyle w:val="Heading2"/>
        <w:numPr>
          <w:ilvl w:val="0"/>
          <w:numId w:val="54"/>
        </w:numPr>
        <w:spacing w:after="200"/>
        <w:rPr>
          <w:sz w:val="24"/>
          <w:szCs w:val="24"/>
        </w:rPr>
      </w:pPr>
      <w:bookmarkStart w:id="1029" w:name="_Toc16161226"/>
      <w:r w:rsidRPr="00EF77A9">
        <w:rPr>
          <w:sz w:val="24"/>
          <w:szCs w:val="24"/>
        </w:rPr>
        <w:t>Top Level SVG</w:t>
      </w:r>
      <w:bookmarkEnd w:id="1029"/>
      <w:r w:rsidR="00EF77A9" w:rsidRPr="00720553">
        <w:rPr>
          <w:sz w:val="24"/>
          <w:szCs w:val="24"/>
        </w:rPr>
        <w:t xml:space="preserve"> </w:t>
      </w:r>
    </w:p>
    <w:p w14:paraId="1D00D80E" w14:textId="77777777" w:rsidR="004E3F98" w:rsidRPr="004E3F98" w:rsidRDefault="004E3F98" w:rsidP="004E3F98">
      <w:r w:rsidRPr="004E3F98">
        <w:t>The main svg element carries this indication as well as properties of each individual svg symbol as xml attributes.</w:t>
      </w:r>
    </w:p>
    <w:p w14:paraId="446D4D7A" w14:textId="77777777" w:rsidR="004E3F98" w:rsidRPr="004E3F98" w:rsidRDefault="004E3F98" w:rsidP="004E3F98"/>
    <w:p w14:paraId="30422A99" w14:textId="77777777" w:rsidR="004E3F98" w:rsidRPr="004E3F98" w:rsidRDefault="004E3F98" w:rsidP="004E3F98">
      <w:pPr>
        <w:jc w:val="left"/>
        <w:rPr>
          <w:rFonts w:cs="Arial"/>
          <w:color w:val="0000FF"/>
        </w:rPr>
      </w:pPr>
      <w:r w:rsidRPr="004E3F98">
        <w:rPr>
          <w:rFonts w:cs="Arial"/>
          <w:color w:val="0000FF"/>
          <w:highlight w:val="white"/>
        </w:rPr>
        <w:t>&lt;</w:t>
      </w:r>
      <w:r w:rsidRPr="004E3F98">
        <w:rPr>
          <w:rFonts w:cs="Arial"/>
          <w:color w:val="0000A0"/>
          <w:highlight w:val="white"/>
        </w:rPr>
        <w:t>svg</w:t>
      </w:r>
      <w:r w:rsidRPr="004E3F98">
        <w:rPr>
          <w:rFonts w:cs="Arial"/>
          <w:color w:val="FF8040"/>
          <w:highlight w:val="white"/>
        </w:rPr>
        <w:t xml:space="preserve"> xmlns</w:t>
      </w:r>
      <w:r w:rsidRPr="004E3F98">
        <w:rPr>
          <w:rFonts w:cs="Arial"/>
          <w:color w:val="0000FF"/>
          <w:highlight w:val="white"/>
        </w:rPr>
        <w:t>="</w:t>
      </w:r>
      <w:r w:rsidRPr="004E3F98">
        <w:rPr>
          <w:rFonts w:cs="Arial"/>
          <w:color w:val="800000"/>
          <w:highlight w:val="white"/>
        </w:rPr>
        <w:t>http://www.w3.org/2000/svg</w:t>
      </w:r>
      <w:r w:rsidRPr="004E3F98">
        <w:rPr>
          <w:rFonts w:cs="Arial"/>
          <w:color w:val="0000FF"/>
          <w:highlight w:val="white"/>
        </w:rPr>
        <w:t>"</w:t>
      </w:r>
      <w:r w:rsidRPr="004E3F98">
        <w:rPr>
          <w:rFonts w:cs="Arial"/>
          <w:color w:val="FF8040"/>
          <w:highlight w:val="white"/>
        </w:rPr>
        <w:t xml:space="preserve"> version</w:t>
      </w:r>
      <w:r w:rsidRPr="004E3F98">
        <w:rPr>
          <w:rFonts w:cs="Arial"/>
          <w:color w:val="0000FF"/>
          <w:highlight w:val="white"/>
        </w:rPr>
        <w:t>="</w:t>
      </w:r>
      <w:r w:rsidRPr="004E3F98">
        <w:rPr>
          <w:rFonts w:cs="Arial"/>
          <w:color w:val="800000"/>
          <w:highlight w:val="white"/>
        </w:rPr>
        <w:t>1.2</w:t>
      </w:r>
      <w:r w:rsidRPr="004E3F98">
        <w:rPr>
          <w:rFonts w:cs="Arial"/>
          <w:color w:val="0000FF"/>
          <w:highlight w:val="white"/>
        </w:rPr>
        <w:t>"</w:t>
      </w:r>
      <w:r w:rsidRPr="004E3F98">
        <w:rPr>
          <w:rFonts w:cs="Arial"/>
          <w:color w:val="FF8040"/>
          <w:highlight w:val="white"/>
        </w:rPr>
        <w:t xml:space="preserve"> baseProfile</w:t>
      </w:r>
      <w:r w:rsidRPr="004E3F98">
        <w:rPr>
          <w:rFonts w:cs="Arial"/>
          <w:color w:val="0000FF"/>
          <w:highlight w:val="white"/>
        </w:rPr>
        <w:t>="</w:t>
      </w:r>
      <w:r w:rsidRPr="004E3F98">
        <w:rPr>
          <w:rFonts w:cs="Arial"/>
          <w:color w:val="800000"/>
          <w:highlight w:val="white"/>
        </w:rPr>
        <w:t>tiny</w:t>
      </w:r>
      <w:r w:rsidRPr="004E3F98">
        <w:rPr>
          <w:rFonts w:cs="Arial"/>
          <w:color w:val="0000FF"/>
          <w:highlight w:val="white"/>
        </w:rPr>
        <w:t>"</w:t>
      </w:r>
      <w:r w:rsidRPr="004E3F98">
        <w:rPr>
          <w:rFonts w:cs="Arial"/>
          <w:color w:val="FF8040"/>
          <w:highlight w:val="white"/>
        </w:rPr>
        <w:t xml:space="preserve"> xml:space</w:t>
      </w:r>
      <w:r w:rsidRPr="004E3F98">
        <w:rPr>
          <w:rFonts w:cs="Arial"/>
          <w:color w:val="0000FF"/>
          <w:highlight w:val="white"/>
        </w:rPr>
        <w:t>="</w:t>
      </w:r>
      <w:r w:rsidRPr="004E3F98">
        <w:rPr>
          <w:rFonts w:cs="Arial"/>
          <w:color w:val="800000"/>
          <w:highlight w:val="white"/>
        </w:rPr>
        <w:t>preserve</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shape-rendering:geometricPrecision; fill-rule:evenodd;</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4.34mm</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5.35mm</w:t>
      </w:r>
      <w:r w:rsidRPr="004E3F98">
        <w:rPr>
          <w:rFonts w:cs="Arial"/>
          <w:color w:val="0000FF"/>
          <w:highlight w:val="white"/>
        </w:rPr>
        <w:t>"</w:t>
      </w:r>
      <w:r w:rsidRPr="004E3F98">
        <w:rPr>
          <w:rFonts w:cs="Arial"/>
          <w:color w:val="FF8040"/>
          <w:highlight w:val="white"/>
        </w:rPr>
        <w:t xml:space="preserve"> viewBox</w:t>
      </w:r>
      <w:r w:rsidRPr="004E3F98">
        <w:rPr>
          <w:rFonts w:cs="Arial"/>
          <w:color w:val="0000FF"/>
          <w:highlight w:val="white"/>
        </w:rPr>
        <w:t>="</w:t>
      </w:r>
      <w:r w:rsidRPr="004E3F98">
        <w:rPr>
          <w:rFonts w:cs="Arial"/>
          <w:color w:val="800000"/>
          <w:highlight w:val="white"/>
        </w:rPr>
        <w:t>-2.22 -2.79 4.34 5.35</w:t>
      </w:r>
      <w:r w:rsidRPr="004E3F98">
        <w:rPr>
          <w:rFonts w:cs="Arial"/>
          <w:color w:val="0000FF"/>
          <w:highlight w:val="white"/>
        </w:rPr>
        <w:t>"&gt;</w:t>
      </w:r>
    </w:p>
    <w:p w14:paraId="7568EAEC" w14:textId="77777777" w:rsidR="004E3F98" w:rsidRPr="00EF77A9" w:rsidRDefault="004E3F98" w:rsidP="00433409">
      <w:pPr>
        <w:pStyle w:val="Heading3"/>
        <w:numPr>
          <w:ilvl w:val="2"/>
          <w:numId w:val="55"/>
        </w:numPr>
        <w:rPr>
          <w:sz w:val="22"/>
          <w:szCs w:val="22"/>
        </w:rPr>
      </w:pPr>
      <w:bookmarkStart w:id="1030" w:name="_Toc16161227"/>
      <w:r w:rsidRPr="00EF77A9">
        <w:rPr>
          <w:sz w:val="22"/>
          <w:szCs w:val="22"/>
        </w:rPr>
        <w:t>Coordinate System</w:t>
      </w:r>
      <w:bookmarkEnd w:id="1030"/>
    </w:p>
    <w:p w14:paraId="55095A8A" w14:textId="77777777" w:rsidR="004E3F98" w:rsidRPr="004E3F98" w:rsidRDefault="004E3F98" w:rsidP="00C0774C">
      <w:pPr>
        <w:spacing w:after="120"/>
      </w:pPr>
      <w:r w:rsidRPr="004E3F98">
        <w:t>The overall width and height of the symbol are defined in mm.  The viewbox covers the range of coordinates used for the symbol.  The pivot point of the symbol is designed to be at the 0,0 position.</w:t>
      </w:r>
    </w:p>
    <w:p w14:paraId="62E3553E" w14:textId="77777777" w:rsidR="004E3F98" w:rsidRDefault="004E3F98" w:rsidP="00C0774C">
      <w:pPr>
        <w:spacing w:after="120"/>
      </w:pPr>
      <w:r w:rsidRPr="004E3F98">
        <w:t>The default coordinate system used for S-100 SVG has the origin in the upper left corner with the x-axis pointing to the right and the y-axis pointing down.</w:t>
      </w:r>
    </w:p>
    <w:p w14:paraId="464A280E" w14:textId="77777777" w:rsidR="00EF77A9" w:rsidRPr="00EF77A9" w:rsidRDefault="00B93120" w:rsidP="00433409">
      <w:pPr>
        <w:pStyle w:val="Heading3"/>
        <w:numPr>
          <w:ilvl w:val="2"/>
          <w:numId w:val="55"/>
        </w:numPr>
        <w:rPr>
          <w:sz w:val="22"/>
          <w:szCs w:val="22"/>
        </w:rPr>
      </w:pPr>
      <w:bookmarkStart w:id="1031" w:name="_Toc16161228"/>
      <w:r w:rsidRPr="00B93120">
        <w:rPr>
          <w:sz w:val="22"/>
          <w:szCs w:val="22"/>
        </w:rPr>
        <w:t>Title</w:t>
      </w:r>
      <w:bookmarkEnd w:id="1031"/>
    </w:p>
    <w:p w14:paraId="25EF7695" w14:textId="77777777" w:rsidR="004E3F98" w:rsidRPr="004E3F98" w:rsidRDefault="004E3F98" w:rsidP="00C0774C">
      <w:pPr>
        <w:spacing w:after="120"/>
      </w:pPr>
      <w:r w:rsidRPr="004E3F98">
        <w:t>The title element is used to carry the name of the symbol.</w:t>
      </w:r>
    </w:p>
    <w:p w14:paraId="6EA4EF45" w14:textId="77777777" w:rsidR="004E3F98" w:rsidRDefault="004E3F98" w:rsidP="00C0774C">
      <w:pPr>
        <w:spacing w:after="120"/>
        <w:rPr>
          <w:rFonts w:cs="Arial"/>
          <w:color w:val="0000FF"/>
        </w:rPr>
      </w:pP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r w:rsidRPr="004E3F98">
        <w:rPr>
          <w:rFonts w:cs="Arial"/>
          <w:color w:val="800000"/>
          <w:highlight w:val="white"/>
        </w:rPr>
        <w:t>ACHARE02</w:t>
      </w: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p>
    <w:p w14:paraId="487C0C4C" w14:textId="77777777" w:rsidR="00B93120" w:rsidRPr="00EF77A9" w:rsidRDefault="00B93120" w:rsidP="00433409">
      <w:pPr>
        <w:pStyle w:val="Heading3"/>
        <w:numPr>
          <w:ilvl w:val="2"/>
          <w:numId w:val="55"/>
        </w:numPr>
        <w:rPr>
          <w:sz w:val="22"/>
          <w:szCs w:val="22"/>
        </w:rPr>
      </w:pPr>
      <w:bookmarkStart w:id="1032" w:name="_Toc16161229"/>
      <w:r w:rsidRPr="00B93120">
        <w:rPr>
          <w:sz w:val="22"/>
          <w:szCs w:val="22"/>
        </w:rPr>
        <w:t>Description</w:t>
      </w:r>
      <w:bookmarkEnd w:id="1032"/>
    </w:p>
    <w:p w14:paraId="59F09E8B" w14:textId="77777777" w:rsidR="004E3F98" w:rsidRPr="004E3F98" w:rsidRDefault="004E3F98" w:rsidP="00C0774C">
      <w:pPr>
        <w:spacing w:after="120"/>
      </w:pPr>
      <w:r w:rsidRPr="004E3F98">
        <w:t>The description element is used to carry a brief textual description of the symbol.</w:t>
      </w:r>
    </w:p>
    <w:p w14:paraId="7EFF19A7" w14:textId="77777777" w:rsidR="004E3F98" w:rsidRDefault="004E3F98" w:rsidP="00C0774C">
      <w:pPr>
        <w:autoSpaceDE w:val="0"/>
        <w:autoSpaceDN w:val="0"/>
        <w:adjustRightInd w:val="0"/>
        <w:spacing w:after="120"/>
        <w:rPr>
          <w:rFonts w:cs="Arial"/>
          <w:color w:val="0000FF"/>
          <w:highlight w:val="white"/>
        </w:rPr>
      </w:pP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r w:rsidRPr="004E3F98">
        <w:rPr>
          <w:rFonts w:cs="Arial"/>
          <w:color w:val="800000"/>
          <w:highlight w:val="white"/>
        </w:rPr>
        <w:t>anchorage area as a point at small scale, or anchor points of mooring trot at large scale</w:t>
      </w: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p>
    <w:p w14:paraId="1B880FBC" w14:textId="77777777" w:rsidR="00B93120" w:rsidRPr="00EF77A9" w:rsidRDefault="00B93120" w:rsidP="00433409">
      <w:pPr>
        <w:pStyle w:val="Heading3"/>
        <w:numPr>
          <w:ilvl w:val="2"/>
          <w:numId w:val="55"/>
        </w:numPr>
        <w:rPr>
          <w:sz w:val="22"/>
          <w:szCs w:val="22"/>
        </w:rPr>
      </w:pPr>
      <w:bookmarkStart w:id="1033" w:name="_Toc16161230"/>
      <w:r w:rsidRPr="00B93120">
        <w:rPr>
          <w:sz w:val="22"/>
          <w:szCs w:val="22"/>
        </w:rPr>
        <w:t>Metadata</w:t>
      </w:r>
      <w:bookmarkEnd w:id="1033"/>
    </w:p>
    <w:p w14:paraId="4DD060B5" w14:textId="77777777" w:rsidR="004E3F98" w:rsidRPr="004E3F98" w:rsidRDefault="004E3F98" w:rsidP="00C0774C">
      <w:pPr>
        <w:spacing w:after="120"/>
      </w:pPr>
      <w:r w:rsidRPr="004E3F98">
        <w:t>SVG has a metadata element which allows for the direct inclusion of metadata document fragments from other namespaces.  The following example shows how IHO could define the appropriate metadata content for a symbol.  The IHO S-100 working group is encouraged to define a metadata schema for use with S-100 symbols.</w:t>
      </w:r>
    </w:p>
    <w:p w14:paraId="4E1AEF8C"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7A64A7FF"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FF8040"/>
          <w:highlight w:val="white"/>
        </w:rPr>
        <w:t xml:space="preserve"> xmlns:iho</w:t>
      </w:r>
      <w:r w:rsidRPr="004E3F98">
        <w:rPr>
          <w:rFonts w:cs="Arial"/>
          <w:color w:val="0000FF"/>
          <w:highlight w:val="white"/>
        </w:rPr>
        <w:t>="</w:t>
      </w:r>
      <w:r w:rsidRPr="004E3F98">
        <w:rPr>
          <w:rFonts w:cs="Arial"/>
          <w:color w:val="800000"/>
          <w:highlight w:val="white"/>
        </w:rPr>
        <w:t>http://www.iho.int/SVGMetadata</w:t>
      </w:r>
      <w:r w:rsidRPr="004E3F98">
        <w:rPr>
          <w:rFonts w:cs="Arial"/>
          <w:color w:val="0000FF"/>
          <w:highlight w:val="white"/>
        </w:rPr>
        <w:t>"&gt;</w:t>
      </w:r>
    </w:p>
    <w:p w14:paraId="028DCF30"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iho:Description</w:t>
      </w:r>
      <w:r w:rsidRPr="004E3F98">
        <w:rPr>
          <w:rFonts w:cs="Arial"/>
          <w:color w:val="FF8040"/>
          <w:highlight w:val="white"/>
        </w:rPr>
        <w:t xml:space="preserve"> iho:publisher</w:t>
      </w:r>
      <w:r w:rsidRPr="004E3F98">
        <w:rPr>
          <w:rFonts w:cs="Arial"/>
          <w:color w:val="0000FF"/>
          <w:highlight w:val="white"/>
        </w:rPr>
        <w:t>="</w:t>
      </w:r>
      <w:r w:rsidRPr="004E3F98">
        <w:rPr>
          <w:rFonts w:cs="Arial"/>
          <w:color w:val="800000"/>
          <w:highlight w:val="white"/>
        </w:rPr>
        <w:t>IH</w:t>
      </w:r>
      <w:r w:rsidR="00410281">
        <w:rPr>
          <w:rFonts w:cs="Arial"/>
          <w:color w:val="800000"/>
          <w:highlight w:val="white"/>
        </w:rPr>
        <w:t>O</w:t>
      </w:r>
      <w:r w:rsidRPr="004E3F98">
        <w:rPr>
          <w:rFonts w:cs="Arial"/>
          <w:color w:val="0000FF"/>
          <w:highlight w:val="white"/>
        </w:rPr>
        <w:t>"</w:t>
      </w:r>
      <w:r w:rsidRPr="004E3F98">
        <w:rPr>
          <w:rFonts w:cs="Arial"/>
          <w:color w:val="FF8040"/>
          <w:highlight w:val="white"/>
        </w:rPr>
        <w:t xml:space="preserve"> iho:creationDate</w:t>
      </w:r>
      <w:r w:rsidRPr="004E3F98">
        <w:rPr>
          <w:rFonts w:cs="Arial"/>
          <w:color w:val="0000FF"/>
          <w:highlight w:val="white"/>
        </w:rPr>
        <w:t>="</w:t>
      </w:r>
      <w:r w:rsidRPr="004E3F98">
        <w:rPr>
          <w:rFonts w:cs="Arial"/>
          <w:color w:val="800000"/>
          <w:highlight w:val="white"/>
        </w:rPr>
        <w:t>2014-06-09</w:t>
      </w:r>
      <w:r w:rsidRPr="004E3F98">
        <w:rPr>
          <w:rFonts w:cs="Arial"/>
          <w:color w:val="0000FF"/>
          <w:highlight w:val="white"/>
        </w:rPr>
        <w:t>"</w:t>
      </w:r>
      <w:r w:rsidRPr="004E3F98">
        <w:rPr>
          <w:rFonts w:cs="Arial"/>
          <w:color w:val="FF8040"/>
          <w:highlight w:val="white"/>
        </w:rPr>
        <w:t xml:space="preserve"> iho:source</w:t>
      </w:r>
      <w:r w:rsidRPr="004E3F98">
        <w:rPr>
          <w:rFonts w:cs="Arial"/>
          <w:color w:val="0000FF"/>
          <w:highlight w:val="white"/>
        </w:rPr>
        <w:t>="</w:t>
      </w:r>
      <w:r w:rsidRPr="004E3F98">
        <w:rPr>
          <w:rFonts w:cs="Arial"/>
          <w:color w:val="800000"/>
          <w:highlight w:val="white"/>
        </w:rPr>
        <w:t>S52Preslib4.0</w:t>
      </w:r>
      <w:r w:rsidRPr="004E3F98">
        <w:rPr>
          <w:rFonts w:cs="Arial"/>
          <w:color w:val="0000FF"/>
          <w:highlight w:val="white"/>
        </w:rPr>
        <w:t>"</w:t>
      </w:r>
      <w:r w:rsidRPr="004E3F98">
        <w:rPr>
          <w:rFonts w:cs="Arial"/>
          <w:color w:val="FF8040"/>
          <w:highlight w:val="white"/>
        </w:rPr>
        <w:t xml:space="preserve"> iho:format</w:t>
      </w:r>
      <w:r w:rsidRPr="004E3F98">
        <w:rPr>
          <w:rFonts w:cs="Arial"/>
          <w:color w:val="0000FF"/>
          <w:highlight w:val="white"/>
        </w:rPr>
        <w:t>="</w:t>
      </w:r>
      <w:r w:rsidRPr="004E3F98">
        <w:rPr>
          <w:rFonts w:cs="Arial"/>
          <w:color w:val="800000"/>
          <w:highlight w:val="white"/>
        </w:rPr>
        <w:t>S100SVG</w:t>
      </w:r>
      <w:r w:rsidRPr="004E3F98">
        <w:rPr>
          <w:rFonts w:cs="Arial"/>
          <w:color w:val="0000FF"/>
          <w:highlight w:val="white"/>
        </w:rPr>
        <w:t>"</w:t>
      </w:r>
      <w:r w:rsidRPr="004E3F98">
        <w:rPr>
          <w:rFonts w:cs="Arial"/>
          <w:color w:val="FF8040"/>
          <w:highlight w:val="white"/>
        </w:rPr>
        <w:t xml:space="preserve"> iho:version</w:t>
      </w:r>
      <w:r w:rsidRPr="004E3F98">
        <w:rPr>
          <w:rFonts w:cs="Arial"/>
          <w:color w:val="0000FF"/>
          <w:highlight w:val="white"/>
        </w:rPr>
        <w:t>="</w:t>
      </w:r>
      <w:r w:rsidRPr="004E3F98">
        <w:rPr>
          <w:rFonts w:cs="Arial"/>
          <w:color w:val="800000"/>
          <w:highlight w:val="white"/>
        </w:rPr>
        <w:t>0.1</w:t>
      </w:r>
      <w:r w:rsidRPr="004E3F98">
        <w:rPr>
          <w:rFonts w:cs="Arial"/>
          <w:color w:val="0000FF"/>
          <w:highlight w:val="white"/>
        </w:rPr>
        <w:t>"/&gt;</w:t>
      </w:r>
    </w:p>
    <w:p w14:paraId="15520722"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0000FF"/>
          <w:highlight w:val="white"/>
        </w:rPr>
        <w:t>&gt;</w:t>
      </w:r>
    </w:p>
    <w:p w14:paraId="06E85AA8" w14:textId="77777777" w:rsidR="004E3F98" w:rsidRPr="004E3F98" w:rsidRDefault="004E3F98" w:rsidP="00C0774C">
      <w:pPr>
        <w:autoSpaceDE w:val="0"/>
        <w:autoSpaceDN w:val="0"/>
        <w:adjustRightInd w:val="0"/>
        <w:spacing w:after="120"/>
        <w:jc w:val="left"/>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1AEA8519" w14:textId="77777777" w:rsidR="004E3F98" w:rsidRDefault="004E3F98" w:rsidP="004E3F98">
      <w:pPr>
        <w:autoSpaceDE w:val="0"/>
        <w:autoSpaceDN w:val="0"/>
        <w:adjustRightInd w:val="0"/>
        <w:jc w:val="left"/>
        <w:rPr>
          <w:rFonts w:cs="Arial"/>
          <w:color w:val="0000FF"/>
          <w:highlight w:val="white"/>
        </w:rPr>
      </w:pPr>
    </w:p>
    <w:p w14:paraId="3200CE0D" w14:textId="77777777" w:rsidR="00B93120" w:rsidRPr="00720553" w:rsidRDefault="00C0774C" w:rsidP="00433409">
      <w:pPr>
        <w:pStyle w:val="Heading2"/>
        <w:keepNext/>
        <w:keepLines/>
        <w:numPr>
          <w:ilvl w:val="0"/>
          <w:numId w:val="54"/>
        </w:numPr>
        <w:spacing w:after="200"/>
        <w:rPr>
          <w:sz w:val="24"/>
          <w:szCs w:val="24"/>
        </w:rPr>
      </w:pPr>
      <w:bookmarkStart w:id="1034" w:name="_Toc16161231"/>
      <w:r w:rsidRPr="00B93120">
        <w:rPr>
          <w:sz w:val="24"/>
          <w:szCs w:val="24"/>
        </w:rPr>
        <w:t>Drawing Elements</w:t>
      </w:r>
      <w:bookmarkEnd w:id="1034"/>
      <w:r w:rsidR="00B93120" w:rsidRPr="00720553">
        <w:rPr>
          <w:sz w:val="24"/>
          <w:szCs w:val="24"/>
        </w:rPr>
        <w:t xml:space="preserve"> </w:t>
      </w:r>
    </w:p>
    <w:p w14:paraId="63ED8483" w14:textId="77777777" w:rsidR="004E3F98" w:rsidRPr="004E3F98" w:rsidRDefault="004E3F98" w:rsidP="00C0774C">
      <w:pPr>
        <w:spacing w:after="120"/>
      </w:pPr>
      <w:r w:rsidRPr="004E3F98">
        <w:t>The body of the SVG symbol contains the drawing elements.  The drawing elements implemented so far include path, rect and circle with details to follow.  These drawing elements share some common attributes such as ‘class’.</w:t>
      </w:r>
    </w:p>
    <w:p w14:paraId="2A0193D8" w14:textId="77777777" w:rsidR="00B93120" w:rsidRPr="00EF77A9" w:rsidRDefault="00B93120" w:rsidP="00433409">
      <w:pPr>
        <w:pStyle w:val="Heading3"/>
        <w:numPr>
          <w:ilvl w:val="2"/>
          <w:numId w:val="56"/>
        </w:numPr>
        <w:rPr>
          <w:sz w:val="22"/>
          <w:szCs w:val="22"/>
        </w:rPr>
      </w:pPr>
      <w:bookmarkStart w:id="1035" w:name="_Toc16161232"/>
      <w:r w:rsidRPr="00B93120">
        <w:rPr>
          <w:sz w:val="22"/>
          <w:szCs w:val="22"/>
        </w:rPr>
        <w:t>Class</w:t>
      </w:r>
      <w:bookmarkEnd w:id="1035"/>
    </w:p>
    <w:p w14:paraId="1991A1C8" w14:textId="77777777" w:rsidR="004E3F98" w:rsidRDefault="004E3F98" w:rsidP="004E3F98">
      <w:r w:rsidRPr="004E3F98">
        <w:t>The ‘class’ attribute is used to assign one or more class names to the element.  In the S-100 SVG the class attribute is used to assign style information by way of a CSS stylesheet.  It can also be used to filter or control which elements should be shown.   Essentially the class tokens can be used as a key to find a set of style instructions in the corresponding Cascading Style Sheet (CSS ).  A processing instruction at the head of the SVG symbol indicates the corresponding CSS file.</w:t>
      </w:r>
    </w:p>
    <w:p w14:paraId="02F8471B" w14:textId="77777777" w:rsidR="004E3F98" w:rsidRPr="004E3F98" w:rsidRDefault="004E3F98" w:rsidP="00B93120">
      <w:pPr>
        <w:pStyle w:val="Heading4"/>
        <w:numPr>
          <w:ilvl w:val="3"/>
          <w:numId w:val="48"/>
        </w:numPr>
        <w:spacing w:after="120"/>
        <w:rPr>
          <w:highlight w:val="white"/>
        </w:rPr>
      </w:pPr>
      <w:r w:rsidRPr="004E3F98">
        <w:rPr>
          <w:highlight w:val="white"/>
        </w:rPr>
        <w:t>CSS</w:t>
      </w:r>
    </w:p>
    <w:p w14:paraId="09CC9B4C" w14:textId="77777777" w:rsidR="004E3F98" w:rsidRPr="004E3F98" w:rsidRDefault="004E3F98" w:rsidP="00C0774C">
      <w:pPr>
        <w:autoSpaceDE w:val="0"/>
        <w:autoSpaceDN w:val="0"/>
        <w:adjustRightInd w:val="0"/>
        <w:spacing w:after="120"/>
        <w:rPr>
          <w:rFonts w:cs="Arial"/>
          <w:color w:val="800000"/>
          <w:highlight w:val="white"/>
        </w:rPr>
      </w:pPr>
      <w:r w:rsidRPr="004E3F98">
        <w:rPr>
          <w:rFonts w:cs="Arial"/>
          <w:color w:val="8000FF"/>
          <w:highlight w:val="white"/>
        </w:rPr>
        <w:t>&lt;?xml-stylesheet href="SVGStyle.css" type="text/css"?&gt;</w:t>
      </w:r>
    </w:p>
    <w:p w14:paraId="096E66D7" w14:textId="77777777" w:rsidR="004E3F98" w:rsidRPr="004E3F98" w:rsidRDefault="004E3F98" w:rsidP="00C0774C">
      <w:pPr>
        <w:spacing w:after="120"/>
      </w:pPr>
      <w:r w:rsidRPr="004E3F98">
        <w:t>An example excerpt of such a CSS file might be as follows:</w:t>
      </w:r>
    </w:p>
    <w:p w14:paraId="6B6C015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.layout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display</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used to control visibility of symbolBox, svgBox, pivotPoint (none or inline) */</w:t>
      </w:r>
    </w:p>
    <w:p w14:paraId="297D315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.symbolBox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black</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cover of the symbol graphics */</w:t>
      </w:r>
    </w:p>
    <w:p w14:paraId="42DBBB57"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.svgBox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blue</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entire SVG cover */</w:t>
      </w:r>
    </w:p>
    <w:p w14:paraId="02AECA6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.pivotPoint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red</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0.64</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pivot/anchor point, 0,0 */</w:t>
      </w:r>
    </w:p>
    <w:p w14:paraId="06989EE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.sl</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stroke-linecap</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FF0000"/>
          <w:highlight w:val="white"/>
        </w:rPr>
        <w:t>stroke-linejoin</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default line style elements */</w:t>
      </w:r>
    </w:p>
    <w:p w14:paraId="2815B016"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.f0</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no fill */</w:t>
      </w:r>
    </w:p>
    <w:p w14:paraId="6310F91F"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.sCURSR</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line colour for colour token CURSR */</w:t>
      </w:r>
    </w:p>
    <w:p w14:paraId="1D32139C"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.fCURSR</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fill colour for colour token CURSR*/</w:t>
      </w:r>
    </w:p>
    <w:p w14:paraId="252714B3"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6751E660"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4BFFD86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311EA87D"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0032838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2CED7E48"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2E1263A1"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1284E6B1"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0F92C78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0CFE4F5B"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13371573"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433EA9E1"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5607F30E" w14:textId="77777777" w:rsidR="004E3F98" w:rsidRPr="004E3F98" w:rsidRDefault="004E3F98" w:rsidP="00C0774C">
      <w:pPr>
        <w:spacing w:after="120"/>
      </w:pPr>
      <w:r w:rsidRPr="004E3F98">
        <w:t>…</w:t>
      </w:r>
    </w:p>
    <w:p w14:paraId="0A044385" w14:textId="77777777" w:rsidR="004E3F98" w:rsidRPr="004E3F98" w:rsidRDefault="004E3F98" w:rsidP="00C0774C">
      <w:pPr>
        <w:spacing w:after="120"/>
      </w:pPr>
      <w:r w:rsidRPr="004E3F98">
        <w:t>This mechanism allows for possibility to change the colours used in the symbols by swapping the CSS file with different contents according to the desired colour scheme.  Each colour token is encoded for both a stroke style and a fill style.  The stroke is used for drawing lines and the fill for filling closed shapes.  In the above example the token ‘sCHMGD’  translates into a ‘stroke’ property  using the sRGB colour #C045D1 and fCHMGD represents a fill operation.  Different CSS files would be used for each colour palette with the sRGB values calculated using a formula to convert from the official CIE values.</w:t>
      </w:r>
    </w:p>
    <w:p w14:paraId="609EFA37" w14:textId="77777777" w:rsidR="004E3F98" w:rsidRDefault="004E3F98" w:rsidP="00C0774C">
      <w:pPr>
        <w:shd w:val="clear" w:color="auto" w:fill="FFFFFF"/>
        <w:spacing w:after="120"/>
        <w:rPr>
          <w:rFonts w:cs="Arial"/>
          <w:color w:val="222222"/>
          <w:sz w:val="19"/>
          <w:szCs w:val="19"/>
        </w:rPr>
      </w:pPr>
      <w:r w:rsidRPr="004E3F98">
        <w:rPr>
          <w:rFonts w:cs="Arial"/>
          <w:color w:val="222222"/>
          <w:sz w:val="19"/>
          <w:szCs w:val="19"/>
        </w:rPr>
        <w:t xml:space="preserve">NOTE:  In converting CIE to sRGB, the rendering intent must follow an absolute colorimetry method. Due to the differences in color and luminance performance between individual monitors, any “formula“  for conversion from CIE to sRGB must be based on measurements to characterize (calibrate) the monitor in order to meet the color accuracy and separation specified for ECDIS. For interoperability with ECDIS, portrayal of other S-1xx products would need to follow the same rendering intent.  </w:t>
      </w:r>
    </w:p>
    <w:p w14:paraId="4DF1F2F6" w14:textId="77777777" w:rsidR="00B93120" w:rsidRPr="00EF77A9" w:rsidRDefault="00B93120" w:rsidP="00433409">
      <w:pPr>
        <w:pStyle w:val="Heading3"/>
        <w:numPr>
          <w:ilvl w:val="2"/>
          <w:numId w:val="56"/>
        </w:numPr>
        <w:rPr>
          <w:sz w:val="22"/>
          <w:szCs w:val="22"/>
        </w:rPr>
      </w:pPr>
      <w:bookmarkStart w:id="1036" w:name="_Toc16161233"/>
      <w:r w:rsidRPr="00B93120">
        <w:rPr>
          <w:sz w:val="22"/>
          <w:szCs w:val="22"/>
        </w:rPr>
        <w:t>Style Properties</w:t>
      </w:r>
      <w:bookmarkEnd w:id="1036"/>
    </w:p>
    <w:p w14:paraId="56029F2F" w14:textId="77777777" w:rsidR="004E3F98" w:rsidRPr="004E3F98" w:rsidRDefault="004E3F98" w:rsidP="00C0774C">
      <w:pPr>
        <w:spacing w:after="120"/>
      </w:pPr>
      <w:r w:rsidRPr="004E3F98">
        <w:t>The style properties used in the draft S-100 SVG symbols include:</w:t>
      </w:r>
    </w:p>
    <w:p w14:paraId="3DA1A36B" w14:textId="77777777" w:rsidR="004E3F98" w:rsidRPr="004E3F98" w:rsidRDefault="00C0774C" w:rsidP="00531C7D">
      <w:pPr>
        <w:numPr>
          <w:ilvl w:val="0"/>
          <w:numId w:val="18"/>
        </w:numPr>
        <w:spacing w:after="120"/>
      </w:pPr>
      <w:r w:rsidRPr="004E3F98">
        <w:t xml:space="preserve"> </w:t>
      </w:r>
      <w:r w:rsidR="004E3F98" w:rsidRPr="004E3F98">
        <w:t>‘stroke’  - the pen colour for lines defined with a hexadecimal sRGB value</w:t>
      </w:r>
      <w:r>
        <w:t>;</w:t>
      </w:r>
    </w:p>
    <w:p w14:paraId="7D071570" w14:textId="77777777" w:rsidR="004E3F98" w:rsidRPr="004E3F98" w:rsidRDefault="00C0774C" w:rsidP="00531C7D">
      <w:pPr>
        <w:numPr>
          <w:ilvl w:val="0"/>
          <w:numId w:val="18"/>
        </w:numPr>
        <w:spacing w:after="120"/>
      </w:pPr>
      <w:r w:rsidRPr="004E3F98">
        <w:t xml:space="preserve"> </w:t>
      </w:r>
      <w:r w:rsidR="004E3F98" w:rsidRPr="004E3F98">
        <w:t>‘stroke-width’ -  the pen width in the same units as the SVG width/height.</w:t>
      </w:r>
      <w:r>
        <w:t xml:space="preserve">  For S-100 SVG we are using mm;</w:t>
      </w:r>
    </w:p>
    <w:p w14:paraId="13CE542A" w14:textId="77777777" w:rsidR="004E3F98" w:rsidRPr="004E3F98" w:rsidRDefault="00C0774C" w:rsidP="00531C7D">
      <w:pPr>
        <w:numPr>
          <w:ilvl w:val="0"/>
          <w:numId w:val="18"/>
        </w:numPr>
        <w:spacing w:after="120"/>
      </w:pPr>
      <w:r w:rsidRPr="004E3F98">
        <w:t xml:space="preserve"> </w:t>
      </w:r>
      <w:r w:rsidR="004E3F98" w:rsidRPr="004E3F98">
        <w:t>‘stroke-opacity’ -  range of 0.0 (fully transparent) to 1.0 (fully opaque)</w:t>
      </w:r>
      <w:r>
        <w:t>;</w:t>
      </w:r>
    </w:p>
    <w:p w14:paraId="6D7F8714" w14:textId="77777777" w:rsidR="004E3F98" w:rsidRPr="004E3F98" w:rsidRDefault="00C0774C" w:rsidP="00531C7D">
      <w:pPr>
        <w:numPr>
          <w:ilvl w:val="0"/>
          <w:numId w:val="18"/>
        </w:numPr>
        <w:spacing w:after="120"/>
      </w:pPr>
      <w:r w:rsidRPr="004E3F98">
        <w:t xml:space="preserve"> </w:t>
      </w:r>
      <w:r w:rsidR="004E3F98" w:rsidRPr="004E3F98">
        <w:t>‘fill’ - the colour to fill closed shapes defined with a hexadecimal sRGB value</w:t>
      </w:r>
      <w:r>
        <w:t>;</w:t>
      </w:r>
    </w:p>
    <w:p w14:paraId="506DF078" w14:textId="77777777" w:rsidR="004E3F98" w:rsidRPr="004E3F98" w:rsidRDefault="004E3F98" w:rsidP="00C0774C">
      <w:pPr>
        <w:spacing w:after="120"/>
        <w:ind w:left="720"/>
      </w:pPr>
    </w:p>
    <w:p w14:paraId="24AEFC25" w14:textId="77777777" w:rsidR="004E3F98" w:rsidRPr="004E3F98" w:rsidRDefault="004E3F98" w:rsidP="00531C7D">
      <w:pPr>
        <w:numPr>
          <w:ilvl w:val="0"/>
          <w:numId w:val="18"/>
        </w:numPr>
        <w:spacing w:after="120"/>
      </w:pPr>
      <w:r w:rsidRPr="004E3F98">
        <w:t>‘fill-opacity’-  range of 0.0 (fully transparent) to 1.0 (fully opaque)</w:t>
      </w:r>
      <w:r w:rsidR="00867AC0">
        <w:t>;</w:t>
      </w:r>
    </w:p>
    <w:p w14:paraId="680BD508" w14:textId="77777777" w:rsidR="004E3F98" w:rsidRPr="004E3F98" w:rsidRDefault="00867AC0" w:rsidP="00531C7D">
      <w:pPr>
        <w:numPr>
          <w:ilvl w:val="0"/>
          <w:numId w:val="18"/>
        </w:numPr>
        <w:spacing w:after="120"/>
      </w:pPr>
      <w:r w:rsidRPr="004E3F98">
        <w:t xml:space="preserve"> </w:t>
      </w:r>
      <w:r w:rsidR="004E3F98" w:rsidRPr="004E3F98">
        <w:t>‘stroke-linecap’ – style for the ends of lines, c</w:t>
      </w:r>
      <w:r>
        <w:t>hoice of (butt | round | square</w:t>
      </w:r>
      <w:r w:rsidR="004E3F98" w:rsidRPr="004E3F98">
        <w:t>)</w:t>
      </w:r>
      <w:r>
        <w:t>;</w:t>
      </w:r>
    </w:p>
    <w:p w14:paraId="28F87996" w14:textId="77777777" w:rsidR="004E3F98" w:rsidRPr="004E3F98" w:rsidRDefault="00867AC0" w:rsidP="00531C7D">
      <w:pPr>
        <w:numPr>
          <w:ilvl w:val="0"/>
          <w:numId w:val="18"/>
        </w:numPr>
        <w:spacing w:after="120"/>
      </w:pPr>
      <w:r w:rsidRPr="004E3F98">
        <w:t xml:space="preserve"> </w:t>
      </w:r>
      <w:r w:rsidR="004E3F98" w:rsidRPr="004E3F98">
        <w:t>‘stroke-linejoin’ – style for corners within a line path, choice of (miter | round | bevel)</w:t>
      </w:r>
      <w:r>
        <w:t>;</w:t>
      </w:r>
    </w:p>
    <w:p w14:paraId="5F5D35A0" w14:textId="77777777" w:rsidR="004E3F98" w:rsidRDefault="00867AC0" w:rsidP="00531C7D">
      <w:pPr>
        <w:numPr>
          <w:ilvl w:val="0"/>
          <w:numId w:val="18"/>
        </w:numPr>
        <w:spacing w:after="120"/>
      </w:pPr>
      <w:r w:rsidRPr="004E3F98">
        <w:t xml:space="preserve"> </w:t>
      </w:r>
      <w:r w:rsidR="004E3F98" w:rsidRPr="004E3F98">
        <w:t>‘display’ – identifies whether the element is to be included/rendered or not.  Default is ‘inline’. This is used as a way to hide or show the layout elements of the symbol such as the covering box or the pivot point.  This way a different CSS file with layout display set to ‘inline’ can be used when viewing the symbol in a design/engineering view.</w:t>
      </w:r>
    </w:p>
    <w:p w14:paraId="15DF1591" w14:textId="77777777" w:rsidR="00B93120" w:rsidRPr="00EF77A9" w:rsidRDefault="00B93120" w:rsidP="00BB19FF">
      <w:pPr>
        <w:pStyle w:val="Heading3"/>
        <w:numPr>
          <w:ilvl w:val="2"/>
          <w:numId w:val="56"/>
        </w:numPr>
        <w:rPr>
          <w:sz w:val="22"/>
          <w:szCs w:val="22"/>
        </w:rPr>
      </w:pPr>
      <w:bookmarkStart w:id="1037" w:name="_Toc16161234"/>
      <w:r w:rsidRPr="00B93120">
        <w:rPr>
          <w:sz w:val="22"/>
          <w:szCs w:val="22"/>
        </w:rPr>
        <w:t>Path</w:t>
      </w:r>
      <w:bookmarkEnd w:id="1037"/>
    </w:p>
    <w:p w14:paraId="2A4B185F"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-2.06,1.36 L -1,2.4 L 0.98,2.4 L 1.96,1.39</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sl f0 sCHMGD</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stroke-width: 0.32;</w:t>
      </w:r>
      <w:r w:rsidRPr="004E3F98">
        <w:rPr>
          <w:rFonts w:cs="Arial"/>
          <w:color w:val="0000FF"/>
          <w:highlight w:val="white"/>
        </w:rPr>
        <w:t>"/&gt;</w:t>
      </w:r>
    </w:p>
    <w:p w14:paraId="1DF2ACEF"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-5.88,-5.88 L 5.87,-5.88 L 5.87,5.87 L -5.88,5.87 L -5.88,-5.88 Z</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fDNGHL</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fill-opacity:0.25;</w:t>
      </w:r>
      <w:r w:rsidRPr="004E3F98">
        <w:rPr>
          <w:rFonts w:cs="Arial"/>
          <w:color w:val="0000FF"/>
          <w:highlight w:val="white"/>
        </w:rPr>
        <w:t>"/&gt;</w:t>
      </w:r>
    </w:p>
    <w:p w14:paraId="01E11E0D" w14:textId="77777777" w:rsidR="004E3F98" w:rsidRDefault="004E3F98" w:rsidP="00867AC0">
      <w:pPr>
        <w:spacing w:after="120"/>
      </w:pPr>
      <w:r w:rsidRPr="004E3F98">
        <w:t xml:space="preserve">The ‘d’ attribute carries the path data which describes the outline of a shape.  In the current set of SVG symbols the path data is made up of </w:t>
      </w:r>
      <w:r w:rsidRPr="004E3F98">
        <w:rPr>
          <w:i/>
        </w:rPr>
        <w:t>moveto</w:t>
      </w:r>
      <w:r w:rsidRPr="004E3F98">
        <w:t xml:space="preserve"> ‘M’ and </w:t>
      </w:r>
      <w:r w:rsidRPr="004E3F98">
        <w:rPr>
          <w:i/>
        </w:rPr>
        <w:t>lineto</w:t>
      </w:r>
      <w:r w:rsidRPr="004E3F98">
        <w:t xml:space="preserve"> ‘L’ instructions as well as the  </w:t>
      </w:r>
      <w:r w:rsidRPr="004E3F98">
        <w:rPr>
          <w:i/>
        </w:rPr>
        <w:t>closepath</w:t>
      </w:r>
      <w:r w:rsidRPr="004E3F98">
        <w:t xml:space="preserve">  ‘Z’ instruction.  The </w:t>
      </w:r>
      <w:r w:rsidRPr="004E3F98">
        <w:rPr>
          <w:i/>
        </w:rPr>
        <w:t>curve</w:t>
      </w:r>
      <w:r w:rsidRPr="004E3F98">
        <w:t xml:space="preserve"> instructions have not yet been used.   ‘M’ and ‘L’ instructions are following by a pair of absolute coordinates.   Relative coordinates indicated with lowercase ‘m’ and ‘l’ instructions are not used.   Note that some style elements can be assigned specifically using the ‘style’ attribute and others are coming from the stylesheet via the class lookups as described above.</w:t>
      </w:r>
    </w:p>
    <w:p w14:paraId="344A884E" w14:textId="77777777" w:rsidR="00B93120" w:rsidRPr="00EF77A9" w:rsidRDefault="00B93120" w:rsidP="00BB19FF">
      <w:pPr>
        <w:pStyle w:val="Heading3"/>
        <w:numPr>
          <w:ilvl w:val="2"/>
          <w:numId w:val="56"/>
        </w:numPr>
        <w:rPr>
          <w:sz w:val="22"/>
          <w:szCs w:val="22"/>
        </w:rPr>
      </w:pPr>
      <w:bookmarkStart w:id="1038" w:name="_Toc16161235"/>
      <w:r w:rsidRPr="00B93120">
        <w:rPr>
          <w:sz w:val="22"/>
          <w:szCs w:val="22"/>
        </w:rPr>
        <w:t>Rectangle</w:t>
      </w:r>
      <w:bookmarkEnd w:id="1038"/>
    </w:p>
    <w:p w14:paraId="2A5BD8EE"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0000FF"/>
          <w:highlight w:val="white"/>
        </w:rPr>
        <w:t>&lt;</w:t>
      </w:r>
      <w:r w:rsidRPr="004E3F98">
        <w:rPr>
          <w:rFonts w:cs="Arial"/>
          <w:color w:val="0000A0"/>
          <w:highlight w:val="white"/>
        </w:rPr>
        <w:t>rect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symbolBox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x</w:t>
      </w:r>
      <w:r w:rsidRPr="004E3F98">
        <w:rPr>
          <w:rFonts w:cs="Arial"/>
          <w:color w:val="0000FF"/>
          <w:highlight w:val="white"/>
        </w:rPr>
        <w:t>="</w:t>
      </w:r>
      <w:r w:rsidRPr="004E3F98">
        <w:rPr>
          <w:rFonts w:cs="Arial"/>
          <w:color w:val="800000"/>
          <w:highlight w:val="white"/>
        </w:rPr>
        <w:t>-2.06</w:t>
      </w:r>
      <w:r w:rsidRPr="004E3F98">
        <w:rPr>
          <w:rFonts w:cs="Arial"/>
          <w:color w:val="0000FF"/>
          <w:highlight w:val="white"/>
        </w:rPr>
        <w:t>"</w:t>
      </w:r>
      <w:r w:rsidRPr="004E3F98">
        <w:rPr>
          <w:rFonts w:cs="Arial"/>
          <w:color w:val="FF8040"/>
          <w:highlight w:val="white"/>
        </w:rPr>
        <w:t xml:space="preserve"> y</w:t>
      </w:r>
      <w:r w:rsidRPr="004E3F98">
        <w:rPr>
          <w:rFonts w:cs="Arial"/>
          <w:color w:val="0000FF"/>
          <w:highlight w:val="white"/>
        </w:rPr>
        <w:t>="</w:t>
      </w:r>
      <w:r w:rsidRPr="004E3F98">
        <w:rPr>
          <w:rFonts w:cs="Arial"/>
          <w:color w:val="800000"/>
          <w:highlight w:val="white"/>
        </w:rPr>
        <w:t>-2.63</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5.03</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4.02</w:t>
      </w:r>
      <w:r w:rsidRPr="004E3F98">
        <w:rPr>
          <w:rFonts w:cs="Arial"/>
          <w:color w:val="0000FF"/>
          <w:highlight w:val="white"/>
        </w:rPr>
        <w:t>"/&gt;</w:t>
      </w:r>
    </w:p>
    <w:p w14:paraId="209DDC9C" w14:textId="77777777" w:rsidR="004E3F98" w:rsidRDefault="004E3F98" w:rsidP="00867AC0">
      <w:pPr>
        <w:spacing w:after="120"/>
      </w:pPr>
      <w:r w:rsidRPr="004E3F98">
        <w:t>The ‘rect’ command uses ‘x’ and ‘y’ to define the upper left corner of the rectangle and the attributes ‘width’ and ‘height’ in the user units, mm.  Specific  style parameters are defined using the ‘style’ attribute while colours and other common styles are applied via the class token CSS lookups.</w:t>
      </w:r>
    </w:p>
    <w:p w14:paraId="6324FE59" w14:textId="77777777" w:rsidR="00B93120" w:rsidRPr="00EF77A9" w:rsidRDefault="00B93120" w:rsidP="00BB19FF">
      <w:pPr>
        <w:pStyle w:val="Heading3"/>
        <w:numPr>
          <w:ilvl w:val="2"/>
          <w:numId w:val="56"/>
        </w:numPr>
        <w:rPr>
          <w:sz w:val="22"/>
          <w:szCs w:val="22"/>
        </w:rPr>
      </w:pPr>
      <w:bookmarkStart w:id="1039" w:name="_Toc16161236"/>
      <w:r w:rsidRPr="00B93120">
        <w:rPr>
          <w:sz w:val="22"/>
          <w:szCs w:val="22"/>
        </w:rPr>
        <w:t>Circle</w:t>
      </w:r>
      <w:bookmarkEnd w:id="1039"/>
    </w:p>
    <w:p w14:paraId="1D3E8695" w14:textId="77777777" w:rsidR="004E3F98" w:rsidRPr="004E3F98" w:rsidRDefault="004E3F98" w:rsidP="00867AC0">
      <w:pPr>
        <w:autoSpaceDE w:val="0"/>
        <w:autoSpaceDN w:val="0"/>
        <w:adjustRightInd w:val="0"/>
        <w:spacing w:after="120"/>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circle</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pivotPoint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cx</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cy</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r</w:t>
      </w:r>
      <w:r w:rsidRPr="004E3F98">
        <w:rPr>
          <w:rFonts w:cs="Arial"/>
          <w:color w:val="0000FF"/>
          <w:highlight w:val="white"/>
        </w:rPr>
        <w:t>="</w:t>
      </w:r>
      <w:r w:rsidRPr="004E3F98">
        <w:rPr>
          <w:rFonts w:cs="Arial"/>
          <w:color w:val="800000"/>
          <w:highlight w:val="white"/>
        </w:rPr>
        <w:t>1</w:t>
      </w:r>
      <w:r w:rsidRPr="004E3F98">
        <w:rPr>
          <w:rFonts w:cs="Arial"/>
          <w:color w:val="0000FF"/>
          <w:highlight w:val="white"/>
        </w:rPr>
        <w:t>"/&gt;</w:t>
      </w:r>
    </w:p>
    <w:p w14:paraId="02BDCB57" w14:textId="77777777" w:rsidR="004E3F98" w:rsidRDefault="004E3F98" w:rsidP="00867AC0">
      <w:pPr>
        <w:spacing w:after="120"/>
      </w:pPr>
      <w:r w:rsidRPr="004E3F98">
        <w:t>The ‘circle’ command uses ‘cx’ and ‘cy’ to define the centre of the circle and the attribute ‘r’ to define the radius in the user units, mm.  Specific  style parameters are defined using  style attributes  while colours and other common styles are applied via the class token CSS lookups.</w:t>
      </w:r>
    </w:p>
    <w:p w14:paraId="462E677A" w14:textId="77777777" w:rsidR="00156951" w:rsidRPr="00C36651" w:rsidRDefault="00156951" w:rsidP="00156951">
      <w:pPr>
        <w:rPr>
          <w:b/>
          <w:sz w:val="28"/>
          <w:lang w:val="en-US" w:eastAsia="en-GB"/>
        </w:rPr>
      </w:pPr>
      <w:r>
        <w:br w:type="page"/>
      </w:r>
    </w:p>
    <w:p w14:paraId="7D4486DD" w14:textId="77777777" w:rsidR="00156951" w:rsidRPr="00C36651" w:rsidRDefault="00156951" w:rsidP="00156951">
      <w:pPr>
        <w:rPr>
          <w:b/>
          <w:sz w:val="28"/>
          <w:lang w:val="en-US" w:eastAsia="en-GB"/>
        </w:rPr>
      </w:pPr>
    </w:p>
    <w:p w14:paraId="48F6D16F" w14:textId="77777777" w:rsidR="00156951" w:rsidRPr="00C36651" w:rsidRDefault="00156951" w:rsidP="00156951">
      <w:pPr>
        <w:rPr>
          <w:b/>
          <w:sz w:val="28"/>
          <w:lang w:val="en-US" w:eastAsia="en-GB"/>
        </w:rPr>
      </w:pPr>
    </w:p>
    <w:p w14:paraId="3FCD609F" w14:textId="77777777" w:rsidR="00156951" w:rsidRPr="00C36651" w:rsidRDefault="00156951" w:rsidP="00156951">
      <w:pPr>
        <w:jc w:val="center"/>
        <w:rPr>
          <w:b/>
          <w:sz w:val="28"/>
          <w:lang w:val="en-US" w:eastAsia="en-GB"/>
        </w:rPr>
      </w:pPr>
    </w:p>
    <w:p w14:paraId="450090AC" w14:textId="77777777" w:rsidR="00156951" w:rsidRPr="00C36651" w:rsidRDefault="00156951" w:rsidP="00156951">
      <w:pPr>
        <w:jc w:val="center"/>
        <w:rPr>
          <w:b/>
          <w:sz w:val="28"/>
          <w:lang w:val="en-US" w:eastAsia="en-GB"/>
        </w:rPr>
      </w:pPr>
    </w:p>
    <w:p w14:paraId="41BAF951" w14:textId="77777777" w:rsidR="00156951" w:rsidRPr="00C36651" w:rsidRDefault="00156951" w:rsidP="00156951">
      <w:pPr>
        <w:jc w:val="center"/>
        <w:rPr>
          <w:b/>
          <w:sz w:val="28"/>
          <w:lang w:val="en-US" w:eastAsia="en-GB"/>
        </w:rPr>
      </w:pPr>
    </w:p>
    <w:p w14:paraId="3CFB624E" w14:textId="77777777" w:rsidR="00156951" w:rsidRPr="00C36651" w:rsidRDefault="00156951" w:rsidP="00156951">
      <w:pPr>
        <w:jc w:val="center"/>
        <w:rPr>
          <w:b/>
          <w:sz w:val="28"/>
          <w:lang w:val="en-US" w:eastAsia="en-GB"/>
        </w:rPr>
      </w:pPr>
    </w:p>
    <w:p w14:paraId="12F727ED" w14:textId="77777777" w:rsidR="00156951" w:rsidRPr="00C36651" w:rsidRDefault="00156951" w:rsidP="00156951">
      <w:pPr>
        <w:jc w:val="center"/>
        <w:rPr>
          <w:b/>
          <w:sz w:val="28"/>
          <w:lang w:val="en-US" w:eastAsia="en-GB"/>
        </w:rPr>
      </w:pPr>
    </w:p>
    <w:p w14:paraId="2EC35D8E" w14:textId="77777777" w:rsidR="00156951" w:rsidRPr="00C36651" w:rsidRDefault="00156951" w:rsidP="00156951">
      <w:pPr>
        <w:jc w:val="center"/>
        <w:rPr>
          <w:b/>
          <w:sz w:val="28"/>
          <w:lang w:val="en-US" w:eastAsia="en-GB"/>
        </w:rPr>
      </w:pPr>
    </w:p>
    <w:p w14:paraId="17E8DBBE" w14:textId="77777777" w:rsidR="00156951" w:rsidRPr="00C36651" w:rsidRDefault="00156951" w:rsidP="00156951">
      <w:pPr>
        <w:jc w:val="center"/>
        <w:rPr>
          <w:b/>
          <w:sz w:val="28"/>
          <w:lang w:val="en-US" w:eastAsia="en-GB"/>
        </w:rPr>
      </w:pPr>
    </w:p>
    <w:p w14:paraId="5B42C29E" w14:textId="77777777" w:rsidR="00156951" w:rsidRPr="00C36651" w:rsidRDefault="00156951" w:rsidP="00156951">
      <w:pPr>
        <w:jc w:val="center"/>
        <w:rPr>
          <w:b/>
          <w:sz w:val="28"/>
          <w:lang w:val="en-US" w:eastAsia="en-GB"/>
        </w:rPr>
      </w:pPr>
    </w:p>
    <w:p w14:paraId="2B3102E3" w14:textId="77777777" w:rsidR="00156951" w:rsidRPr="00C36651" w:rsidRDefault="00156951" w:rsidP="00156951">
      <w:pPr>
        <w:jc w:val="center"/>
        <w:rPr>
          <w:b/>
          <w:sz w:val="28"/>
          <w:lang w:val="en-US" w:eastAsia="en-GB"/>
        </w:rPr>
      </w:pPr>
    </w:p>
    <w:p w14:paraId="12488FFD" w14:textId="77777777" w:rsidR="00156951" w:rsidRDefault="00156951" w:rsidP="00156951">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14:paraId="04C8A85E" w14:textId="77777777" w:rsidR="00156951" w:rsidRPr="004E3F98" w:rsidRDefault="00156951" w:rsidP="00867AC0">
      <w:pPr>
        <w:spacing w:after="120"/>
      </w:pPr>
    </w:p>
    <w:sectPr w:rsidR="00156951" w:rsidRPr="004E3F98" w:rsidSect="00444525">
      <w:pgSz w:w="11906" w:h="16838"/>
      <w:pgMar w:top="1440" w:right="1800" w:bottom="1418"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David M. Grant" w:date="2019-08-08T11:03:00Z" w:initials="DMG">
    <w:p w14:paraId="73BFF67E" w14:textId="77777777" w:rsidR="004E1D86" w:rsidRDefault="004E1D86">
      <w:pPr>
        <w:pStyle w:val="CommentText"/>
      </w:pPr>
      <w:r>
        <w:rPr>
          <w:rStyle w:val="CommentReference"/>
        </w:rPr>
        <w:annotationRef/>
      </w:r>
      <w:r>
        <w:t>Update DrawingInstruction to add alertReference</w:t>
      </w:r>
    </w:p>
    <w:p w14:paraId="266030C4" w14:textId="77777777" w:rsidR="005904CA" w:rsidRDefault="005904CA">
      <w:pPr>
        <w:pStyle w:val="CommentText"/>
      </w:pPr>
    </w:p>
    <w:p w14:paraId="533BA5BF" w14:textId="77777777" w:rsidR="005904CA" w:rsidRDefault="0018680A">
      <w:pPr>
        <w:pStyle w:val="CommentText"/>
      </w:pPr>
      <w:r>
        <w:t>Add new class AlertReference</w:t>
      </w:r>
    </w:p>
  </w:comment>
  <w:comment w:id="204" w:author="David M. Grant" w:date="2019-08-08T11:16:00Z" w:initials="DMG">
    <w:p w14:paraId="3252625C" w14:textId="77777777" w:rsidR="004E1D86" w:rsidRDefault="004E1D86" w:rsidP="004E1D86">
      <w:pPr>
        <w:pStyle w:val="CommentText"/>
        <w:numPr>
          <w:ilvl w:val="0"/>
          <w:numId w:val="57"/>
        </w:numPr>
      </w:pPr>
      <w:r>
        <w:rPr>
          <w:rStyle w:val="CommentReference"/>
        </w:rPr>
        <w:annotationRef/>
      </w:r>
      <w:r>
        <w:t xml:space="preserve"> Add alertCatalog to FileType</w:t>
      </w:r>
    </w:p>
    <w:p w14:paraId="1D943253" w14:textId="77777777" w:rsidR="004E1D86" w:rsidRDefault="004E1D86" w:rsidP="004E1D86">
      <w:pPr>
        <w:pStyle w:val="CommentText"/>
        <w:numPr>
          <w:ilvl w:val="0"/>
          <w:numId w:val="57"/>
        </w:numPr>
      </w:pPr>
      <w:r>
        <w:t xml:space="preserve"> Add alert catalogue reference to PortrayalCatalog</w:t>
      </w:r>
    </w:p>
  </w:comment>
  <w:comment w:id="203" w:author="Teh Stand" w:date="2019-05-10T09:25:00Z" w:initials="TS">
    <w:p w14:paraId="595B57E4" w14:textId="77777777" w:rsidR="0089157F" w:rsidRDefault="0089157F">
      <w:pPr>
        <w:pStyle w:val="CommentText"/>
      </w:pPr>
      <w:r>
        <w:rPr>
          <w:rStyle w:val="CommentReference"/>
        </w:rPr>
        <w:annotationRef/>
      </w:r>
      <w:r>
        <w:t>This Figure needs to be updated for amendments approved at S-100WG4 (refer paper 04.06).  Raphael to supply?</w:t>
      </w:r>
    </w:p>
  </w:comment>
  <w:comment w:id="255" w:author="David M. Grant" w:date="2019-08-08T11:33:00Z" w:initials="DMG">
    <w:p w14:paraId="2047B972" w14:textId="77777777" w:rsidR="004E1D86" w:rsidRDefault="004E1D86">
      <w:pPr>
        <w:pStyle w:val="CommentText"/>
      </w:pPr>
      <w:r>
        <w:rPr>
          <w:rStyle w:val="CommentReference"/>
        </w:rPr>
        <w:annotationRef/>
      </w:r>
      <w:r>
        <w:t>Requires update with actual EA diagram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3BA5BF" w15:done="0"/>
  <w15:commentEx w15:paraId="1D943253" w15:done="0"/>
  <w15:commentEx w15:paraId="595B57E4" w15:done="0"/>
  <w15:commentEx w15:paraId="2047B9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921548" w14:textId="77777777" w:rsidR="00656E9E" w:rsidRDefault="00656E9E" w:rsidP="00C034AF">
      <w:r>
        <w:separator/>
      </w:r>
    </w:p>
  </w:endnote>
  <w:endnote w:type="continuationSeparator" w:id="0">
    <w:p w14:paraId="667C9B54" w14:textId="77777777" w:rsidR="00656E9E" w:rsidRDefault="00656E9E" w:rsidP="00C0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22B2A" w14:textId="77777777" w:rsidR="00BE21F9" w:rsidRDefault="00BE21F9" w:rsidP="0032721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70EEA7EC" w14:textId="77777777" w:rsidR="00BE21F9" w:rsidRDefault="00BE21F9" w:rsidP="001079BA">
    <w:pP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E89B2" w14:textId="77777777" w:rsidR="00BE21F9" w:rsidRPr="001079BA" w:rsidRDefault="00BE21F9" w:rsidP="001079BA">
    <w:pPr>
      <w:pStyle w:val="Footer"/>
      <w:ind w:right="360" w:firstLine="360"/>
      <w:jc w:val="center"/>
      <w:rPr>
        <w:sz w:val="16"/>
        <w:szCs w:val="16"/>
      </w:rPr>
    </w:pPr>
    <w:r>
      <w:rPr>
        <w:sz w:val="16"/>
        <w:szCs w:val="16"/>
      </w:rPr>
      <w:t>Part 9 - Portrayal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7E8E" w14:textId="77777777" w:rsidR="00BE21F9" w:rsidRPr="00AC4E99" w:rsidRDefault="00BE21F9" w:rsidP="00AC4E99">
    <w:pPr>
      <w:pStyle w:val="Footer"/>
      <w:ind w:right="360" w:firstLine="360"/>
      <w:jc w:val="center"/>
      <w:rPr>
        <w:sz w:val="16"/>
        <w:szCs w:val="16"/>
      </w:rPr>
    </w:pPr>
    <w:r>
      <w:rPr>
        <w:sz w:val="16"/>
        <w:szCs w:val="16"/>
      </w:rPr>
      <w:t>Part 9 - Portrayal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DA672" w14:textId="77777777" w:rsidR="00BE21F9" w:rsidRPr="00AC4E99" w:rsidRDefault="00BE21F9" w:rsidP="00327211">
    <w:pPr>
      <w:pStyle w:val="Footer"/>
      <w:framePr w:wrap="around" w:vAnchor="text" w:hAnchor="margin" w:xAlign="outside" w:y="1"/>
      <w:rPr>
        <w:rStyle w:val="PageNumber"/>
        <w:sz w:val="16"/>
        <w:szCs w:val="16"/>
      </w:rPr>
    </w:pPr>
    <w:r w:rsidRPr="00AC4E99">
      <w:rPr>
        <w:rStyle w:val="PageNumber"/>
        <w:sz w:val="16"/>
        <w:szCs w:val="16"/>
      </w:rPr>
      <w:fldChar w:fldCharType="begin"/>
    </w:r>
    <w:r w:rsidRPr="00AC4E99">
      <w:rPr>
        <w:rStyle w:val="PageNumber"/>
        <w:sz w:val="16"/>
        <w:szCs w:val="16"/>
      </w:rPr>
      <w:instrText xml:space="preserve">PAGE  </w:instrText>
    </w:r>
    <w:r w:rsidRPr="00AC4E99">
      <w:rPr>
        <w:rStyle w:val="PageNumber"/>
        <w:sz w:val="16"/>
        <w:szCs w:val="16"/>
      </w:rPr>
      <w:fldChar w:fldCharType="separate"/>
    </w:r>
    <w:r w:rsidR="00D5683C">
      <w:rPr>
        <w:rStyle w:val="PageNumber"/>
        <w:noProof/>
        <w:sz w:val="16"/>
        <w:szCs w:val="16"/>
      </w:rPr>
      <w:t>88</w:t>
    </w:r>
    <w:r w:rsidRPr="00AC4E99">
      <w:rPr>
        <w:rStyle w:val="PageNumber"/>
        <w:sz w:val="16"/>
        <w:szCs w:val="16"/>
      </w:rPr>
      <w:fldChar w:fldCharType="end"/>
    </w:r>
  </w:p>
  <w:p w14:paraId="5CE73383" w14:textId="77777777" w:rsidR="00BE21F9" w:rsidRPr="001079BA" w:rsidRDefault="00BE21F9" w:rsidP="001079BA">
    <w:pPr>
      <w:pStyle w:val="Footer"/>
      <w:ind w:right="360" w:firstLine="360"/>
      <w:jc w:val="center"/>
      <w:rPr>
        <w:sz w:val="16"/>
        <w:szCs w:val="16"/>
      </w:rPr>
    </w:pPr>
    <w:r>
      <w:rPr>
        <w:sz w:val="16"/>
        <w:szCs w:val="16"/>
      </w:rPr>
      <w:t>Part 9 - Portrayal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9DC1F" w14:textId="77777777" w:rsidR="00BE21F9" w:rsidRDefault="00BE21F9" w:rsidP="0023092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5E7B83" w14:textId="77777777" w:rsidR="00BE21F9" w:rsidRPr="001079BA" w:rsidRDefault="00BE21F9" w:rsidP="00A93A36">
    <w:pPr>
      <w:pStyle w:val="Footer"/>
      <w:ind w:right="360" w:firstLine="360"/>
      <w:jc w:val="center"/>
      <w:rPr>
        <w:sz w:val="16"/>
        <w:szCs w:val="16"/>
      </w:rPr>
    </w:pPr>
    <w:r>
      <w:rPr>
        <w:sz w:val="16"/>
        <w:szCs w:val="16"/>
      </w:rPr>
      <w:t>Part 9 - Portrayal</w:t>
    </w:r>
  </w:p>
  <w:p w14:paraId="05B519F3" w14:textId="77777777" w:rsidR="00BE21F9" w:rsidRDefault="00BE21F9" w:rsidP="00526E8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57386" w14:textId="77777777" w:rsidR="00656E9E" w:rsidRDefault="00656E9E" w:rsidP="00C034AF">
      <w:r>
        <w:separator/>
      </w:r>
    </w:p>
  </w:footnote>
  <w:footnote w:type="continuationSeparator" w:id="0">
    <w:p w14:paraId="070FBD1D" w14:textId="77777777" w:rsidR="00656E9E" w:rsidRDefault="00656E9E" w:rsidP="00C034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B5C71" w14:textId="77777777" w:rsidR="00BE21F9" w:rsidRPr="00F36442" w:rsidRDefault="00BE21F9" w:rsidP="001079BA">
    <w:pPr>
      <w:pStyle w:val="Header"/>
      <w:rPr>
        <w:sz w:val="16"/>
        <w:szCs w:val="16"/>
      </w:rPr>
    </w:pPr>
    <w:r w:rsidRPr="00F36442">
      <w:rPr>
        <w:sz w:val="16"/>
        <w:szCs w:val="16"/>
      </w:rPr>
      <w:t xml:space="preserve">S-100 Edition </w:t>
    </w:r>
    <w:r w:rsidR="00906772" w:rsidRPr="00F36442">
      <w:rPr>
        <w:sz w:val="16"/>
        <w:szCs w:val="16"/>
      </w:rPr>
      <w:t>4</w:t>
    </w:r>
    <w:r w:rsidRPr="00F36442">
      <w:rPr>
        <w:sz w:val="16"/>
        <w:szCs w:val="16"/>
      </w:rPr>
      <w:t>.0.0</w:t>
    </w:r>
    <w:r w:rsidRPr="00F36442">
      <w:rPr>
        <w:b/>
        <w:sz w:val="28"/>
        <w:szCs w:val="28"/>
      </w:rPr>
      <w:t xml:space="preserve"> </w:t>
    </w:r>
    <w:r w:rsidRPr="00F36442">
      <w:rPr>
        <w:b/>
        <w:sz w:val="28"/>
        <w:szCs w:val="28"/>
      </w:rPr>
      <w:tab/>
      <w:t xml:space="preserve">                                                                         </w:t>
    </w:r>
    <w:r w:rsidR="00906772" w:rsidRPr="00F36442">
      <w:rPr>
        <w:sz w:val="16"/>
        <w:szCs w:val="16"/>
      </w:rPr>
      <w:t>December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389B1" w14:textId="77777777" w:rsidR="00BE21F9" w:rsidRPr="00F36442" w:rsidRDefault="00BE21F9" w:rsidP="00F614B8">
    <w:pPr>
      <w:pStyle w:val="Header"/>
      <w:rPr>
        <w:szCs w:val="28"/>
      </w:rPr>
    </w:pPr>
    <w:r w:rsidRPr="00F36442">
      <w:rPr>
        <w:sz w:val="16"/>
        <w:szCs w:val="16"/>
      </w:rPr>
      <w:t xml:space="preserve">S-100 Edition </w:t>
    </w:r>
    <w:r w:rsidR="00906772" w:rsidRPr="00F36442">
      <w:rPr>
        <w:sz w:val="16"/>
        <w:szCs w:val="16"/>
      </w:rPr>
      <w:t>4</w:t>
    </w:r>
    <w:r w:rsidRPr="00F36442">
      <w:rPr>
        <w:sz w:val="16"/>
        <w:szCs w:val="16"/>
      </w:rPr>
      <w:t>.0.0</w:t>
    </w:r>
    <w:r w:rsidRPr="00F36442">
      <w:rPr>
        <w:b/>
        <w:sz w:val="28"/>
        <w:szCs w:val="28"/>
      </w:rPr>
      <w:t xml:space="preserve"> </w:t>
    </w:r>
    <w:r w:rsidRPr="00F36442">
      <w:rPr>
        <w:b/>
        <w:sz w:val="28"/>
        <w:szCs w:val="28"/>
      </w:rPr>
      <w:tab/>
      <w:t xml:space="preserve">                                                                         </w:t>
    </w:r>
    <w:r w:rsidR="00906772" w:rsidRPr="00F36442">
      <w:rPr>
        <w:sz w:val="16"/>
        <w:szCs w:val="16"/>
      </w:rPr>
      <w:t>December 2018</w:t>
    </w:r>
  </w:p>
  <w:p w14:paraId="060615C9" w14:textId="77777777" w:rsidR="00BE21F9" w:rsidRDefault="00BE21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multilevel"/>
    <w:tmpl w:val="00000016"/>
    <w:name w:val="WW8Num29"/>
    <w:lvl w:ilvl="0">
      <w:start w:val="1"/>
      <w:numFmt w:val="decimal"/>
      <w:suff w:val="nothing"/>
      <w:lvlText w:val="7-%1         "/>
      <w:lvlJc w:val="left"/>
      <w:pPr>
        <w:tabs>
          <w:tab w:val="num" w:pos="0"/>
        </w:tabs>
        <w:ind w:left="0" w:firstLine="0"/>
      </w:pPr>
      <w:rPr>
        <w:b/>
        <w:i w:val="0"/>
      </w:rPr>
    </w:lvl>
    <w:lvl w:ilvl="1">
      <w:start w:val="1"/>
      <w:numFmt w:val="decimal"/>
      <w:suff w:val="nothing"/>
      <w:lvlText w:val="7-%1.%2      "/>
      <w:lvlJc w:val="left"/>
      <w:pPr>
        <w:tabs>
          <w:tab w:val="num" w:pos="0"/>
        </w:tabs>
        <w:ind w:left="0" w:firstLine="0"/>
      </w:pPr>
      <w:rPr>
        <w:b/>
        <w:i w:val="0"/>
      </w:rPr>
    </w:lvl>
    <w:lvl w:ilvl="2">
      <w:start w:val="1"/>
      <w:numFmt w:val="decimal"/>
      <w:lvlText w:val="7-%1.%2.%3"/>
      <w:lvlJc w:val="left"/>
      <w:pPr>
        <w:tabs>
          <w:tab w:val="num" w:pos="340"/>
        </w:tabs>
        <w:ind w:left="340" w:hanging="340"/>
      </w:pPr>
      <w:rPr>
        <w:b/>
        <w:i w:val="0"/>
      </w:rPr>
    </w:lvl>
    <w:lvl w:ilvl="3">
      <w:start w:val="1"/>
      <w:numFmt w:val="decimal"/>
      <w:lvlText w:val="7-%1.%2.%3.%4"/>
      <w:lvlJc w:val="left"/>
      <w:pPr>
        <w:tabs>
          <w:tab w:val="num" w:pos="369"/>
        </w:tabs>
        <w:ind w:left="369" w:hanging="369"/>
      </w:pPr>
      <w:rPr>
        <w:b/>
        <w:i w:val="0"/>
      </w:rPr>
    </w:lvl>
    <w:lvl w:ilvl="4">
      <w:start w:val="1"/>
      <w:numFmt w:val="decimal"/>
      <w:lvlText w:val="7-%1.%2.%3.%4.%5"/>
      <w:lvlJc w:val="left"/>
      <w:pPr>
        <w:tabs>
          <w:tab w:val="num" w:pos="397"/>
        </w:tabs>
        <w:ind w:left="3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1">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0CA6BEC"/>
    <w:multiLevelType w:val="hybridMultilevel"/>
    <w:tmpl w:val="12DA7CBA"/>
    <w:lvl w:ilvl="0" w:tplc="0407000F">
      <w:start w:val="1"/>
      <w:numFmt w:val="decimal"/>
      <w:lvlText w:val="%1."/>
      <w:lvlJc w:val="left"/>
      <w:pPr>
        <w:ind w:left="720" w:hanging="360"/>
      </w:pPr>
      <w:rPr>
        <w:rFonts w:cs="Times New Roman"/>
      </w:rPr>
    </w:lvl>
    <w:lvl w:ilvl="1" w:tplc="04070019">
      <w:start w:val="1"/>
      <w:numFmt w:val="lowerLetter"/>
      <w:lvlText w:val="%2."/>
      <w:lvlJc w:val="left"/>
      <w:pPr>
        <w:ind w:left="1440" w:hanging="360"/>
      </w:pPr>
      <w:rPr>
        <w:rFonts w:cs="Times New Roman"/>
      </w:rPr>
    </w:lvl>
    <w:lvl w:ilvl="2" w:tplc="0407001B">
      <w:start w:val="1"/>
      <w:numFmt w:val="lowerRoman"/>
      <w:lvlText w:val="%3."/>
      <w:lvlJc w:val="right"/>
      <w:pPr>
        <w:ind w:left="2160" w:hanging="180"/>
      </w:pPr>
      <w:rPr>
        <w:rFonts w:cs="Times New Roman"/>
      </w:rPr>
    </w:lvl>
    <w:lvl w:ilvl="3" w:tplc="0407000F">
      <w:start w:val="1"/>
      <w:numFmt w:val="decimal"/>
      <w:lvlText w:val="%4."/>
      <w:lvlJc w:val="left"/>
      <w:pPr>
        <w:ind w:left="2880" w:hanging="360"/>
      </w:pPr>
      <w:rPr>
        <w:rFonts w:cs="Times New Roman"/>
      </w:rPr>
    </w:lvl>
    <w:lvl w:ilvl="4" w:tplc="04070019">
      <w:start w:val="1"/>
      <w:numFmt w:val="lowerLetter"/>
      <w:lvlText w:val="%5."/>
      <w:lvlJc w:val="left"/>
      <w:pPr>
        <w:ind w:left="3600" w:hanging="360"/>
      </w:pPr>
      <w:rPr>
        <w:rFonts w:cs="Times New Roman"/>
      </w:rPr>
    </w:lvl>
    <w:lvl w:ilvl="5" w:tplc="0407001B">
      <w:start w:val="1"/>
      <w:numFmt w:val="lowerRoman"/>
      <w:lvlText w:val="%6."/>
      <w:lvlJc w:val="right"/>
      <w:pPr>
        <w:ind w:left="4320" w:hanging="180"/>
      </w:pPr>
      <w:rPr>
        <w:rFonts w:cs="Times New Roman"/>
      </w:rPr>
    </w:lvl>
    <w:lvl w:ilvl="6" w:tplc="0407000F">
      <w:start w:val="1"/>
      <w:numFmt w:val="decimal"/>
      <w:lvlText w:val="%7."/>
      <w:lvlJc w:val="left"/>
      <w:pPr>
        <w:ind w:left="5040" w:hanging="360"/>
      </w:pPr>
      <w:rPr>
        <w:rFonts w:cs="Times New Roman"/>
      </w:rPr>
    </w:lvl>
    <w:lvl w:ilvl="7" w:tplc="04070019">
      <w:start w:val="1"/>
      <w:numFmt w:val="lowerLetter"/>
      <w:lvlText w:val="%8."/>
      <w:lvlJc w:val="left"/>
      <w:pPr>
        <w:ind w:left="5760" w:hanging="360"/>
      </w:pPr>
      <w:rPr>
        <w:rFonts w:cs="Times New Roman"/>
      </w:rPr>
    </w:lvl>
    <w:lvl w:ilvl="8" w:tplc="0407001B">
      <w:start w:val="1"/>
      <w:numFmt w:val="lowerRoman"/>
      <w:lvlText w:val="%9."/>
      <w:lvlJc w:val="right"/>
      <w:pPr>
        <w:ind w:left="6480" w:hanging="180"/>
      </w:pPr>
      <w:rPr>
        <w:rFonts w:cs="Times New Roman"/>
      </w:rPr>
    </w:lvl>
  </w:abstractNum>
  <w:abstractNum w:abstractNumId="3">
    <w:nsid w:val="05721559"/>
    <w:multiLevelType w:val="multilevel"/>
    <w:tmpl w:val="3DCE50B4"/>
    <w:styleLink w:val="Style4"/>
    <w:lvl w:ilvl="0">
      <w:start w:val="1"/>
      <w:numFmt w:val="decimal"/>
      <w:lvlText w:val="9-B-%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88C0791"/>
    <w:multiLevelType w:val="multilevel"/>
    <w:tmpl w:val="3DCE50B4"/>
    <w:numStyleLink w:val="Style4"/>
  </w:abstractNum>
  <w:abstractNum w:abstractNumId="5">
    <w:nsid w:val="0A40596E"/>
    <w:multiLevelType w:val="multilevel"/>
    <w:tmpl w:val="F9CCA5E0"/>
    <w:lvl w:ilvl="0">
      <w:start w:val="1"/>
      <w:numFmt w:val="decimal"/>
      <w:lvlText w:val="9-13.7.4.%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138D29E4"/>
    <w:multiLevelType w:val="hybridMultilevel"/>
    <w:tmpl w:val="B63ED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14CF72FB"/>
    <w:multiLevelType w:val="multilevel"/>
    <w:tmpl w:val="2D9E965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7.7.%3"/>
      <w:lvlJc w:val="left"/>
      <w:pPr>
        <w:tabs>
          <w:tab w:val="num" w:pos="1021"/>
        </w:tabs>
        <w:ind w:left="0" w:firstLine="0"/>
      </w:pPr>
      <w:rPr>
        <w:rFonts w:hint="default"/>
      </w:rPr>
    </w:lvl>
    <w:lvl w:ilvl="3">
      <w:start w:val="1"/>
      <w:numFmt w:val="decimal"/>
      <w:lvlText w:val="9-%1.%2.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4DC0127"/>
    <w:multiLevelType w:val="multilevel"/>
    <w:tmpl w:val="288C0384"/>
    <w:lvl w:ilvl="0">
      <w:start w:val="4"/>
      <w:numFmt w:val="decimal"/>
      <w:lvlText w:val="9-%1"/>
      <w:lvlJc w:val="left"/>
      <w:pPr>
        <w:tabs>
          <w:tab w:val="num" w:pos="794"/>
        </w:tabs>
        <w:ind w:left="0" w:firstLine="0"/>
      </w:pPr>
      <w:rPr>
        <w:rFonts w:hint="default"/>
      </w:rPr>
    </w:lvl>
    <w:lvl w:ilvl="1">
      <w:start w:val="2"/>
      <w:numFmt w:val="decimal"/>
      <w:lvlText w:val="9-8.%2."/>
      <w:lvlJc w:val="left"/>
      <w:pPr>
        <w:tabs>
          <w:tab w:val="num" w:pos="907"/>
        </w:tabs>
        <w:ind w:left="0" w:firstLine="0"/>
      </w:pPr>
      <w:rPr>
        <w:rFonts w:hint="default"/>
      </w:rPr>
    </w:lvl>
    <w:lvl w:ilvl="2">
      <w:start w:val="2"/>
      <w:numFmt w:val="decimal"/>
      <w:lvlText w:val="9-4.1.%3."/>
      <w:lvlJc w:val="left"/>
      <w:pPr>
        <w:tabs>
          <w:tab w:val="num" w:pos="1021"/>
        </w:tabs>
        <w:ind w:left="0" w:firstLine="0"/>
      </w:pPr>
      <w:rPr>
        <w:rFonts w:hint="default"/>
        <w:b/>
        <w:sz w:val="22"/>
        <w:szCs w:val="22"/>
      </w:rPr>
    </w:lvl>
    <w:lvl w:ilvl="3">
      <w:start w:val="1"/>
      <w:numFmt w:val="decimal"/>
      <w:lvlText w:val="9-13.3.1.%4."/>
      <w:lvlJc w:val="left"/>
      <w:pPr>
        <w:tabs>
          <w:tab w:val="num" w:pos="1077"/>
        </w:tabs>
        <w:ind w:left="0" w:firstLine="0"/>
      </w:pPr>
      <w:rPr>
        <w:rFonts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58D660C"/>
    <w:multiLevelType w:val="multilevel"/>
    <w:tmpl w:val="70D2987C"/>
    <w:numStyleLink w:val="Style2"/>
  </w:abstractNum>
  <w:abstractNum w:abstractNumId="10">
    <w:nsid w:val="1BF41CF1"/>
    <w:multiLevelType w:val="multilevel"/>
    <w:tmpl w:val="B5B4697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2-%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DBD0D84"/>
    <w:multiLevelType w:val="multilevel"/>
    <w:tmpl w:val="70D2987C"/>
    <w:numStyleLink w:val="Style2"/>
  </w:abstractNum>
  <w:abstractNum w:abstractNumId="12">
    <w:nsid w:val="207562DC"/>
    <w:multiLevelType w:val="hybridMultilevel"/>
    <w:tmpl w:val="9FB8F8A0"/>
    <w:lvl w:ilvl="0" w:tplc="9D1CABE2">
      <w:start w:val="1"/>
      <w:numFmt w:val="bullet"/>
      <w:lvlText w:val=""/>
      <w:lvlJc w:val="left"/>
      <w:pPr>
        <w:tabs>
          <w:tab w:val="num" w:pos="284"/>
        </w:tabs>
        <w:ind w:left="284" w:hanging="284"/>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23984996"/>
    <w:multiLevelType w:val="multilevel"/>
    <w:tmpl w:val="C57247FE"/>
    <w:lvl w:ilvl="0">
      <w:start w:val="8"/>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4D95F21"/>
    <w:multiLevelType w:val="multilevel"/>
    <w:tmpl w:val="4DB806DE"/>
    <w:styleLink w:val="Style3"/>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5D352B7"/>
    <w:multiLevelType w:val="multilevel"/>
    <w:tmpl w:val="73560C7C"/>
    <w:lvl w:ilvl="0">
      <w:start w:val="7"/>
      <w:numFmt w:val="decimal"/>
      <w:pStyle w:val="Heading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3004FD"/>
    <w:multiLevelType w:val="hybridMultilevel"/>
    <w:tmpl w:val="06EABAE6"/>
    <w:lvl w:ilvl="0" w:tplc="6CEAB7A0">
      <w:start w:val="1"/>
      <w:numFmt w:val="decimal"/>
      <w:lvlText w:val="9-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B4A0372"/>
    <w:multiLevelType w:val="multilevel"/>
    <w:tmpl w:val="2A0A13E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13E603A"/>
    <w:multiLevelType w:val="multilevel"/>
    <w:tmpl w:val="4D02B1B8"/>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3C24736"/>
    <w:multiLevelType w:val="multilevel"/>
    <w:tmpl w:val="A03815DA"/>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C-3-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A6045A6"/>
    <w:multiLevelType w:val="hybridMultilevel"/>
    <w:tmpl w:val="6B7CDB06"/>
    <w:lvl w:ilvl="0">
      <w:start w:val="1"/>
      <w:numFmt w:val="decimal"/>
      <w:lvlText w:val="%1."/>
      <w:lvlJc w:val="left"/>
      <w:pPr>
        <w:ind w:left="644" w:hanging="360"/>
      </w:pPr>
      <w:rPr>
        <w:rFonts w:cs="Times New Roman"/>
      </w:rPr>
    </w:lvl>
    <w:lvl w:ilvl="1">
      <w:start w:val="1"/>
      <w:numFmt w:val="lowerLetter"/>
      <w:lvlText w:val="%2."/>
      <w:lvlJc w:val="left"/>
      <w:pPr>
        <w:ind w:left="1364" w:hanging="360"/>
      </w:pPr>
      <w:rPr>
        <w:rFonts w:cs="Times New Roman"/>
      </w:rPr>
    </w:lvl>
    <w:lvl w:ilvl="2">
      <w:start w:val="1"/>
      <w:numFmt w:val="lowerRoman"/>
      <w:lvlText w:val="%3."/>
      <w:lvlJc w:val="right"/>
      <w:pPr>
        <w:ind w:left="2084" w:hanging="180"/>
      </w:pPr>
      <w:rPr>
        <w:rFonts w:cs="Times New Roman"/>
      </w:rPr>
    </w:lvl>
    <w:lvl w:ilvl="3">
      <w:start w:val="1"/>
      <w:numFmt w:val="decimal"/>
      <w:lvlText w:val="%4."/>
      <w:lvlJc w:val="left"/>
      <w:pPr>
        <w:ind w:left="2804" w:hanging="360"/>
      </w:pPr>
      <w:rPr>
        <w:rFonts w:cs="Times New Roman"/>
      </w:rPr>
    </w:lvl>
    <w:lvl w:ilvl="4">
      <w:start w:val="1"/>
      <w:numFmt w:val="lowerLetter"/>
      <w:lvlText w:val="%5."/>
      <w:lvlJc w:val="left"/>
      <w:pPr>
        <w:ind w:left="3524" w:hanging="360"/>
      </w:pPr>
      <w:rPr>
        <w:rFonts w:cs="Times New Roman"/>
      </w:rPr>
    </w:lvl>
    <w:lvl w:ilvl="5">
      <w:start w:val="1"/>
      <w:numFmt w:val="lowerRoman"/>
      <w:lvlText w:val="%6."/>
      <w:lvlJc w:val="right"/>
      <w:pPr>
        <w:ind w:left="4244" w:hanging="180"/>
      </w:pPr>
      <w:rPr>
        <w:rFonts w:cs="Times New Roman"/>
      </w:rPr>
    </w:lvl>
    <w:lvl w:ilvl="6">
      <w:start w:val="1"/>
      <w:numFmt w:val="decimal"/>
      <w:lvlText w:val="%7."/>
      <w:lvlJc w:val="left"/>
      <w:pPr>
        <w:ind w:left="4964" w:hanging="360"/>
      </w:pPr>
      <w:rPr>
        <w:rFonts w:cs="Times New Roman"/>
      </w:rPr>
    </w:lvl>
    <w:lvl w:ilvl="7">
      <w:start w:val="1"/>
      <w:numFmt w:val="lowerLetter"/>
      <w:lvlText w:val="%8."/>
      <w:lvlJc w:val="left"/>
      <w:pPr>
        <w:ind w:left="5684" w:hanging="360"/>
      </w:pPr>
      <w:rPr>
        <w:rFonts w:cs="Times New Roman"/>
      </w:rPr>
    </w:lvl>
    <w:lvl w:ilvl="8">
      <w:start w:val="1"/>
      <w:numFmt w:val="lowerRoman"/>
      <w:lvlText w:val="%9."/>
      <w:lvlJc w:val="right"/>
      <w:pPr>
        <w:ind w:left="6404" w:hanging="180"/>
      </w:pPr>
      <w:rPr>
        <w:rFonts w:cs="Times New Roman"/>
      </w:rPr>
    </w:lvl>
  </w:abstractNum>
  <w:abstractNum w:abstractNumId="21">
    <w:nsid w:val="3DF77A16"/>
    <w:multiLevelType w:val="multilevel"/>
    <w:tmpl w:val="E1F0539C"/>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2-%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6795E0B"/>
    <w:multiLevelType w:val="hybridMultilevel"/>
    <w:tmpl w:val="FCBA07B4"/>
    <w:lvl w:ilvl="0" w:tplc="42124172">
      <w:start w:val="1"/>
      <w:numFmt w:val="decimal"/>
      <w:lvlText w:val="9-12.4.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9080B44"/>
    <w:multiLevelType w:val="multilevel"/>
    <w:tmpl w:val="CC58D522"/>
    <w:lvl w:ilvl="0">
      <w:start w:val="1"/>
      <w:numFmt w:val="decimal"/>
      <w:pStyle w:val="Appendix"/>
      <w:lvlText w:val="B-%1"/>
      <w:lvlJc w:val="left"/>
      <w:pPr>
        <w:tabs>
          <w:tab w:val="num" w:pos="0"/>
        </w:tabs>
        <w:ind w:left="0" w:firstLine="0"/>
      </w:pPr>
      <w:rPr>
        <w:rFonts w:hint="default"/>
      </w:rPr>
    </w:lvl>
    <w:lvl w:ilvl="1">
      <w:start w:val="1"/>
      <w:numFmt w:val="decimal"/>
      <w:lvlText w:val="B-%1.%2 "/>
      <w:lvlJc w:val="left"/>
      <w:pPr>
        <w:tabs>
          <w:tab w:val="num" w:pos="0"/>
        </w:tabs>
        <w:ind w:left="0" w:firstLine="0"/>
      </w:pPr>
      <w:rPr>
        <w:rFonts w:hint="default"/>
      </w:rPr>
    </w:lvl>
    <w:lvl w:ilvl="2">
      <w:start w:val="1"/>
      <w:numFmt w:val="decimal"/>
      <w:pStyle w:val="Appendix3"/>
      <w:lvlText w:val="9-B-%3."/>
      <w:lvlJc w:val="left"/>
      <w:pPr>
        <w:tabs>
          <w:tab w:val="num" w:pos="400"/>
        </w:tabs>
        <w:ind w:left="400" w:firstLine="0"/>
      </w:pPr>
      <w:rPr>
        <w:rFonts w:hint="default"/>
      </w:rPr>
    </w:lvl>
    <w:lvl w:ilvl="3">
      <w:start w:val="1"/>
      <w:numFmt w:val="decimal"/>
      <w:pStyle w:val="Appendix4"/>
      <w:lvlText w:val="B-%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24">
    <w:nsid w:val="4C77494E"/>
    <w:multiLevelType w:val="multilevel"/>
    <w:tmpl w:val="7276BC0C"/>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3.%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DA31A66"/>
    <w:multiLevelType w:val="multilevel"/>
    <w:tmpl w:val="B3369E76"/>
    <w:lvl w:ilvl="0">
      <w:start w:val="14"/>
      <w:numFmt w:val="none"/>
      <w:lvlText w:val="9C-3"/>
      <w:lvlJc w:val="left"/>
      <w:pPr>
        <w:tabs>
          <w:tab w:val="num" w:pos="794"/>
        </w:tabs>
        <w:ind w:left="0" w:firstLine="0"/>
      </w:pPr>
      <w:rPr>
        <w:rFonts w:hint="default"/>
      </w:rPr>
    </w:lvl>
    <w:lvl w:ilvl="1">
      <w:start w:val="1"/>
      <w:numFmt w:val="decimal"/>
      <w:lvlText w:val="9-C-2%1.%2"/>
      <w:lvlJc w:val="left"/>
      <w:pPr>
        <w:tabs>
          <w:tab w:val="num" w:pos="907"/>
        </w:tabs>
        <w:ind w:left="0" w:firstLine="0"/>
      </w:pPr>
      <w:rPr>
        <w:rFonts w:cs="Times New Roman" w:hint="default"/>
      </w:rPr>
    </w:lvl>
    <w:lvl w:ilvl="2">
      <w:start w:val="1"/>
      <w:numFmt w:val="decimal"/>
      <w:lvlText w:val="9C-1.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4EC93B0D"/>
    <w:multiLevelType w:val="multilevel"/>
    <w:tmpl w:val="6546C6BE"/>
    <w:lvl w:ilvl="0">
      <w:start w:val="1"/>
      <w:numFmt w:val="decimal"/>
      <w:lvlText w:val="9-A-%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04C2CD6"/>
    <w:multiLevelType w:val="multilevel"/>
    <w:tmpl w:val="5054FAA2"/>
    <w:lvl w:ilvl="0">
      <w:start w:val="13"/>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0B44A63"/>
    <w:multiLevelType w:val="multilevel"/>
    <w:tmpl w:val="2C5878A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2.%3"/>
      <w:lvlJc w:val="left"/>
      <w:pPr>
        <w:tabs>
          <w:tab w:val="num" w:pos="1021"/>
        </w:tabs>
        <w:ind w:left="0" w:firstLine="0"/>
      </w:pPr>
      <w:rPr>
        <w:rFonts w:hint="default"/>
      </w:rPr>
    </w:lvl>
    <w:lvl w:ilvl="3">
      <w:start w:val="1"/>
      <w:numFmt w:val="decimal"/>
      <w:lvlText w:val="9-12.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52E85BD2"/>
    <w:multiLevelType w:val="hybridMultilevel"/>
    <w:tmpl w:val="AEF6BB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nsid w:val="542C58FA"/>
    <w:multiLevelType w:val="multilevel"/>
    <w:tmpl w:val="9F8A128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hint="default"/>
      </w:rPr>
    </w:lvl>
    <w:lvl w:ilvl="2">
      <w:start w:val="1"/>
      <w:numFmt w:val="decimal"/>
      <w:lvlText w:val="9-14.3.%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569C5E5F"/>
    <w:multiLevelType w:val="multilevel"/>
    <w:tmpl w:val="4FC234C0"/>
    <w:styleLink w:val="Style1"/>
    <w:lvl w:ilvl="0">
      <w:start w:val="1"/>
      <w:numFmt w:val="decimal"/>
      <w:lvlText w:val="A-%1"/>
      <w:lvlJc w:val="left"/>
      <w:pPr>
        <w:tabs>
          <w:tab w:val="num" w:pos="0"/>
        </w:tabs>
        <w:ind w:left="0" w:firstLine="0"/>
      </w:pPr>
      <w:rPr>
        <w:rFonts w:hint="default"/>
      </w:rPr>
    </w:lvl>
    <w:lvl w:ilvl="1">
      <w:start w:val="1"/>
      <w:numFmt w:val="decimal"/>
      <w:lvlText w:val="A-%1.%2 "/>
      <w:lvlJc w:val="left"/>
      <w:pPr>
        <w:tabs>
          <w:tab w:val="num" w:pos="0"/>
        </w:tabs>
        <w:ind w:left="0" w:firstLine="0"/>
      </w:pPr>
      <w:rPr>
        <w:rFonts w:hint="default"/>
      </w:rPr>
    </w:lvl>
    <w:lvl w:ilvl="2">
      <w:start w:val="1"/>
      <w:numFmt w:val="decimal"/>
      <w:lvlText w:val="A-%1.%2.%3"/>
      <w:lvlJc w:val="left"/>
      <w:pPr>
        <w:tabs>
          <w:tab w:val="num" w:pos="0"/>
        </w:tabs>
        <w:ind w:left="0" w:firstLine="0"/>
      </w:pPr>
      <w:rPr>
        <w:rFonts w:hint="default"/>
      </w:rPr>
    </w:lvl>
    <w:lvl w:ilvl="3">
      <w:start w:val="1"/>
      <w:numFmt w:val="decimal"/>
      <w:lvlText w:val=" A-%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32">
    <w:nsid w:val="58347BBF"/>
    <w:multiLevelType w:val="multilevel"/>
    <w:tmpl w:val="C540E5D4"/>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59542C58"/>
    <w:multiLevelType w:val="hybridMultilevel"/>
    <w:tmpl w:val="E63C1A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9EF7814"/>
    <w:multiLevelType w:val="multilevel"/>
    <w:tmpl w:val="1F86C64A"/>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A-2-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5E4D7E0C"/>
    <w:multiLevelType w:val="multilevel"/>
    <w:tmpl w:val="F842C51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1.2.%3"/>
      <w:lvlJc w:val="left"/>
      <w:pPr>
        <w:tabs>
          <w:tab w:val="num" w:pos="1021"/>
        </w:tabs>
        <w:ind w:left="0" w:firstLine="0"/>
      </w:pPr>
      <w:rPr>
        <w:rFonts w:hint="default"/>
      </w:rPr>
    </w:lvl>
    <w:lvl w:ilvl="3">
      <w:start w:val="1"/>
      <w:numFmt w:val="decimal"/>
      <w:lvlText w:val="9-%1.%2.2.%4"/>
      <w:lvlJc w:val="left"/>
      <w:pPr>
        <w:tabs>
          <w:tab w:val="num" w:pos="2787"/>
        </w:tabs>
        <w:ind w:left="171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02362C4"/>
    <w:multiLevelType w:val="multilevel"/>
    <w:tmpl w:val="399A1D84"/>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6.%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31D2274"/>
    <w:multiLevelType w:val="multilevel"/>
    <w:tmpl w:val="0622A93A"/>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665230B0"/>
    <w:multiLevelType w:val="hybridMultilevel"/>
    <w:tmpl w:val="057E1C54"/>
    <w:lvl w:ilvl="0" w:tplc="25F0DFE6">
      <w:start w:val="1"/>
      <w:numFmt w:val="decimal"/>
      <w:lvlText w:val="9-12.6.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728296C"/>
    <w:multiLevelType w:val="multilevel"/>
    <w:tmpl w:val="D0144C18"/>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ascii="Arial" w:eastAsia="MS Mincho" w:hAnsi="Arial" w:cs="Times New Roman" w:hint="default"/>
        <w:sz w:val="22"/>
      </w:rPr>
    </w:lvl>
    <w:lvl w:ilvl="2">
      <w:start w:val="1"/>
      <w:numFmt w:val="decimal"/>
      <w:lvlText w:val="9-13.7.%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6BDC3331"/>
    <w:multiLevelType w:val="hybridMultilevel"/>
    <w:tmpl w:val="5E70843E"/>
    <w:lvl w:ilvl="0">
      <w:start w:val="1"/>
      <w:numFmt w:val="bullet"/>
      <w:lvlText w:val=""/>
      <w:lvlJc w:val="left"/>
      <w:pPr>
        <w:ind w:left="895" w:hanging="360"/>
      </w:pPr>
      <w:rPr>
        <w:rFonts w:ascii="Symbol" w:hAnsi="Symbol" w:hint="default"/>
      </w:rPr>
    </w:lvl>
    <w:lvl w:ilvl="1">
      <w:start w:val="1"/>
      <w:numFmt w:val="bullet"/>
      <w:lvlText w:val="o"/>
      <w:lvlJc w:val="left"/>
      <w:pPr>
        <w:ind w:left="1615" w:hanging="360"/>
      </w:pPr>
      <w:rPr>
        <w:rFonts w:ascii="Courier New" w:hAnsi="Courier New" w:hint="default"/>
      </w:rPr>
    </w:lvl>
    <w:lvl w:ilvl="2">
      <w:start w:val="1"/>
      <w:numFmt w:val="bullet"/>
      <w:lvlText w:val=""/>
      <w:lvlJc w:val="left"/>
      <w:pPr>
        <w:ind w:left="2335" w:hanging="360"/>
      </w:pPr>
      <w:rPr>
        <w:rFonts w:ascii="Wingdings" w:hAnsi="Wingdings" w:hint="default"/>
      </w:rPr>
    </w:lvl>
    <w:lvl w:ilvl="3">
      <w:start w:val="1"/>
      <w:numFmt w:val="bullet"/>
      <w:lvlText w:val=""/>
      <w:lvlJc w:val="left"/>
      <w:pPr>
        <w:ind w:left="3055" w:hanging="360"/>
      </w:pPr>
      <w:rPr>
        <w:rFonts w:ascii="Symbol" w:hAnsi="Symbol" w:hint="default"/>
      </w:rPr>
    </w:lvl>
    <w:lvl w:ilvl="4">
      <w:start w:val="1"/>
      <w:numFmt w:val="bullet"/>
      <w:lvlText w:val="o"/>
      <w:lvlJc w:val="left"/>
      <w:pPr>
        <w:ind w:left="3775" w:hanging="360"/>
      </w:pPr>
      <w:rPr>
        <w:rFonts w:ascii="Courier New" w:hAnsi="Courier New" w:hint="default"/>
      </w:rPr>
    </w:lvl>
    <w:lvl w:ilvl="5">
      <w:start w:val="1"/>
      <w:numFmt w:val="bullet"/>
      <w:lvlText w:val=""/>
      <w:lvlJc w:val="left"/>
      <w:pPr>
        <w:ind w:left="4495" w:hanging="360"/>
      </w:pPr>
      <w:rPr>
        <w:rFonts w:ascii="Wingdings" w:hAnsi="Wingdings" w:hint="default"/>
      </w:rPr>
    </w:lvl>
    <w:lvl w:ilvl="6">
      <w:start w:val="1"/>
      <w:numFmt w:val="bullet"/>
      <w:lvlText w:val=""/>
      <w:lvlJc w:val="left"/>
      <w:pPr>
        <w:ind w:left="5215" w:hanging="360"/>
      </w:pPr>
      <w:rPr>
        <w:rFonts w:ascii="Symbol" w:hAnsi="Symbol" w:hint="default"/>
      </w:rPr>
    </w:lvl>
    <w:lvl w:ilvl="7">
      <w:start w:val="1"/>
      <w:numFmt w:val="bullet"/>
      <w:lvlText w:val="o"/>
      <w:lvlJc w:val="left"/>
      <w:pPr>
        <w:ind w:left="5935" w:hanging="360"/>
      </w:pPr>
      <w:rPr>
        <w:rFonts w:ascii="Courier New" w:hAnsi="Courier New" w:hint="default"/>
      </w:rPr>
    </w:lvl>
    <w:lvl w:ilvl="8">
      <w:start w:val="1"/>
      <w:numFmt w:val="bullet"/>
      <w:lvlText w:val=""/>
      <w:lvlJc w:val="left"/>
      <w:pPr>
        <w:ind w:left="6655" w:hanging="360"/>
      </w:pPr>
      <w:rPr>
        <w:rFonts w:ascii="Wingdings" w:hAnsi="Wingdings" w:hint="default"/>
      </w:rPr>
    </w:lvl>
  </w:abstractNum>
  <w:abstractNum w:abstractNumId="41">
    <w:nsid w:val="70584307"/>
    <w:multiLevelType w:val="multilevel"/>
    <w:tmpl w:val="BA68B91A"/>
    <w:lvl w:ilvl="0">
      <w:start w:val="1"/>
      <w:numFmt w:val="decimal"/>
      <w:lvlText w:val="9-13.5.1.%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07F0CD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6E8745F"/>
    <w:multiLevelType w:val="multilevel"/>
    <w:tmpl w:val="70D2987C"/>
    <w:styleLink w:val="Style2"/>
    <w:lvl w:ilvl="0">
      <w:start w:val="1"/>
      <w:numFmt w:val="decimal"/>
      <w:pStyle w:val="Appendix2"/>
      <w:lvlText w:val="9-C-%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4">
    <w:nsid w:val="798F3384"/>
    <w:multiLevelType w:val="hybridMultilevel"/>
    <w:tmpl w:val="FBF8F5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nsid w:val="79AA4EAD"/>
    <w:multiLevelType w:val="multilevel"/>
    <w:tmpl w:val="FD00756E"/>
    <w:lvl w:ilvl="0">
      <w:start w:val="14"/>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BC50D6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7BE667D8"/>
    <w:multiLevelType w:val="hybridMultilevel"/>
    <w:tmpl w:val="0BD8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FF2970"/>
    <w:multiLevelType w:val="multilevel"/>
    <w:tmpl w:val="3E189A90"/>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5.%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9">
    <w:nsid w:val="7C004E51"/>
    <w:multiLevelType w:val="hybridMultilevel"/>
    <w:tmpl w:val="9D2E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
  </w:num>
  <w:num w:numId="4">
    <w:abstractNumId w:val="33"/>
  </w:num>
  <w:num w:numId="5">
    <w:abstractNumId w:val="20"/>
  </w:num>
  <w:num w:numId="6">
    <w:abstractNumId w:val="29"/>
  </w:num>
  <w:num w:numId="7">
    <w:abstractNumId w:val="40"/>
  </w:num>
  <w:num w:numId="8">
    <w:abstractNumId w:val="44"/>
  </w:num>
  <w:num w:numId="9">
    <w:abstractNumId w:val="12"/>
  </w:num>
  <w:num w:numId="10">
    <w:abstractNumId w:val="23"/>
  </w:num>
  <w:num w:numId="11">
    <w:abstractNumId w:val="31"/>
  </w:num>
  <w:num w:numId="12">
    <w:abstractNumId w:val="7"/>
  </w:num>
  <w:num w:numId="13">
    <w:abstractNumId w:val="35"/>
  </w:num>
  <w:num w:numId="14">
    <w:abstractNumId w:val="22"/>
  </w:num>
  <w:num w:numId="15">
    <w:abstractNumId w:val="38"/>
  </w:num>
  <w:num w:numId="16">
    <w:abstractNumId w:val="16"/>
  </w:num>
  <w:num w:numId="17">
    <w:abstractNumId w:val="28"/>
  </w:num>
  <w:num w:numId="18">
    <w:abstractNumId w:val="49"/>
  </w:num>
  <w:num w:numId="19">
    <w:abstractNumId w:val="25"/>
  </w:num>
  <w:num w:numId="20">
    <w:abstractNumId w:val="37"/>
  </w:num>
  <w:num w:numId="21">
    <w:abstractNumId w:val="43"/>
  </w:num>
  <w:num w:numId="22">
    <w:abstractNumId w:val="11"/>
  </w:num>
  <w:num w:numId="23">
    <w:abstractNumId w:val="14"/>
  </w:num>
  <w:num w:numId="24">
    <w:abstractNumId w:val="3"/>
  </w:num>
  <w:num w:numId="25">
    <w:abstractNumId w:val="26"/>
  </w:num>
  <w:num w:numId="26">
    <w:abstractNumId w:val="26"/>
    <w:lvlOverride w:ilvl="0">
      <w:startOverride w:val="1"/>
      <w:lvl w:ilvl="0">
        <w:start w:val="1"/>
        <w:numFmt w:val="decimal"/>
        <w:lvlText w:val="9-B-%1."/>
        <w:lvlJc w:val="left"/>
        <w:pPr>
          <w:tabs>
            <w:tab w:val="num" w:pos="794"/>
          </w:tabs>
          <w:ind w:left="0" w:firstLine="0"/>
        </w:pPr>
        <w:rPr>
          <w:rFonts w:hint="default"/>
        </w:rPr>
      </w:lvl>
    </w:lvlOverride>
    <w:lvlOverride w:ilvl="1">
      <w:startOverride w:val="1"/>
      <w:lvl w:ilvl="1">
        <w:start w:val="1"/>
        <w:numFmt w:val="decimal"/>
        <w:lvlText w:val="9-%1.%2"/>
        <w:lvlJc w:val="left"/>
        <w:pPr>
          <w:tabs>
            <w:tab w:val="num" w:pos="907"/>
          </w:tabs>
          <w:ind w:left="0" w:firstLine="0"/>
        </w:pPr>
        <w:rPr>
          <w:rFonts w:cs="Times New Roman" w:hint="default"/>
        </w:rPr>
      </w:lvl>
    </w:lvlOverride>
    <w:lvlOverride w:ilvl="2">
      <w:startOverride w:val="1"/>
      <w:lvl w:ilvl="2">
        <w:start w:val="1"/>
        <w:numFmt w:val="decimal"/>
        <w:lvlText w:val="9-A-7.%3."/>
        <w:lvlJc w:val="left"/>
        <w:pPr>
          <w:tabs>
            <w:tab w:val="num" w:pos="1021"/>
          </w:tabs>
          <w:ind w:left="0" w:firstLine="0"/>
        </w:pPr>
        <w:rPr>
          <w:rFonts w:hint="default"/>
          <w:b/>
          <w:sz w:val="22"/>
          <w:szCs w:val="22"/>
        </w:rPr>
      </w:lvl>
    </w:lvlOverride>
    <w:lvlOverride w:ilvl="3">
      <w:startOverride w:val="7"/>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startOverride w:val="1"/>
      <w:lvl w:ilvl="4">
        <w:start w:val="1"/>
        <w:numFmt w:val="decimal"/>
        <w:lvlText w:val="9-%1.%2.%3.%4.%5."/>
        <w:lvlJc w:val="left"/>
        <w:pPr>
          <w:tabs>
            <w:tab w:val="num" w:pos="1077"/>
          </w:tabs>
          <w:ind w:left="0" w:firstLine="0"/>
        </w:pPr>
        <w:rPr>
          <w:rFonts w:hint="default"/>
        </w:rPr>
      </w:lvl>
    </w:lvlOverride>
    <w:lvlOverride w:ilvl="5">
      <w:startOverride w:val="1"/>
      <w:lvl w:ilvl="5">
        <w:start w:val="1"/>
        <w:numFmt w:val="decimal"/>
        <w:lvlText w:val="%1.%2.%3.%4.%5.%6."/>
        <w:lvlJc w:val="left"/>
        <w:pPr>
          <w:tabs>
            <w:tab w:val="num" w:pos="2880"/>
          </w:tabs>
          <w:ind w:left="2736" w:hanging="936"/>
        </w:pPr>
        <w:rPr>
          <w:rFonts w:hint="default"/>
        </w:rPr>
      </w:lvl>
    </w:lvlOverride>
    <w:lvlOverride w:ilvl="6">
      <w:startOverride w:val="1"/>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startOverride w:val="1"/>
      <w:lvl w:ilvl="8">
        <w:start w:val="1"/>
        <w:numFmt w:val="decimal"/>
        <w:lvlText w:val="%1.%2.%3.%4.%5.%6.%7.%8.%9."/>
        <w:lvlJc w:val="left"/>
        <w:pPr>
          <w:tabs>
            <w:tab w:val="num" w:pos="4680"/>
          </w:tabs>
          <w:ind w:left="4320" w:hanging="1440"/>
        </w:pPr>
        <w:rPr>
          <w:rFonts w:hint="default"/>
        </w:rPr>
      </w:lvl>
    </w:lvlOverride>
  </w:num>
  <w:num w:numId="27">
    <w:abstractNumId w:val="7"/>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3.4.%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8">
    <w:abstractNumId w:val="24"/>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9">
    <w:abstractNumId w:val="8"/>
    <w:lvlOverride w:ilvl="0">
      <w:lvl w:ilvl="0">
        <w:start w:val="4"/>
        <w:numFmt w:val="decimal"/>
        <w:lvlText w:val="9-%1"/>
        <w:lvlJc w:val="left"/>
        <w:pPr>
          <w:tabs>
            <w:tab w:val="num" w:pos="794"/>
          </w:tabs>
          <w:ind w:left="0" w:firstLine="0"/>
        </w:pPr>
        <w:rPr>
          <w:rFonts w:hint="default"/>
        </w:rPr>
      </w:lvl>
    </w:lvlOverride>
    <w:lvlOverride w:ilvl="1">
      <w:lvl w:ilvl="1">
        <w:start w:val="2"/>
        <w:numFmt w:val="decimal"/>
        <w:lvlText w:val="9-8.%2."/>
        <w:lvlJc w:val="left"/>
        <w:pPr>
          <w:tabs>
            <w:tab w:val="num" w:pos="907"/>
          </w:tabs>
          <w:ind w:left="0" w:firstLine="0"/>
        </w:pPr>
        <w:rPr>
          <w:rFonts w:hint="default"/>
        </w:rPr>
      </w:lvl>
    </w:lvlOverride>
    <w:lvlOverride w:ilvl="2">
      <w:lvl w:ilvl="2">
        <w:start w:val="2"/>
        <w:numFmt w:val="decimal"/>
        <w:lvlText w:val="9-4.1.%3."/>
        <w:lvlJc w:val="left"/>
        <w:pPr>
          <w:tabs>
            <w:tab w:val="num" w:pos="1021"/>
          </w:tabs>
          <w:ind w:left="0" w:firstLine="0"/>
        </w:pPr>
        <w:rPr>
          <w:rFonts w:hint="default"/>
          <w:b/>
          <w:sz w:val="22"/>
          <w:szCs w:val="22"/>
        </w:rPr>
      </w:lvl>
    </w:lvlOverride>
    <w:lvlOverride w:ilvl="3">
      <w:lvl w:ilvl="3">
        <w:start w:val="1"/>
        <w:numFmt w:val="decimal"/>
        <w:lvlText w:val="9-12.3.1.%4"/>
        <w:lvlJc w:val="left"/>
        <w:pPr>
          <w:tabs>
            <w:tab w:val="num" w:pos="1077"/>
          </w:tabs>
          <w:ind w:left="0" w:firstLine="0"/>
        </w:pPr>
        <w:rPr>
          <w:rFonts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0">
    <w:abstractNumId w:val="27"/>
    <w:lvlOverride w:ilvl="0">
      <w:lvl w:ilvl="0">
        <w:start w:val="13"/>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4.%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1">
    <w:abstractNumId w:val="48"/>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5.%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2">
    <w:abstractNumId w:val="41"/>
    <w:lvlOverride w:ilvl="0">
      <w:lvl w:ilvl="0">
        <w:start w:val="1"/>
        <w:numFmt w:val="decimal"/>
        <w:lvlText w:val="9-12.5.1.%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36"/>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6.%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4">
    <w:abstractNumId w:val="39"/>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ascii="Arial" w:eastAsia="MS Mincho" w:hAnsi="Arial" w:cs="Times New Roman" w:hint="default"/>
          <w:sz w:val="22"/>
        </w:rPr>
      </w:lvl>
    </w:lvlOverride>
    <w:lvlOverride w:ilvl="2">
      <w:lvl w:ilvl="2">
        <w:start w:val="1"/>
        <w:numFmt w:val="decimal"/>
        <w:lvlText w:val="9-12.7.%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5">
    <w:abstractNumId w:val="5"/>
    <w:lvlOverride w:ilvl="0">
      <w:lvl w:ilvl="0">
        <w:start w:val="1"/>
        <w:numFmt w:val="decimal"/>
        <w:lvlText w:val="9-12.7.4.%1"/>
        <w:lvlJc w:val="left"/>
        <w:pPr>
          <w:ind w:left="360" w:hanging="360"/>
        </w:pPr>
        <w:rPr>
          <w:rFonts w:hint="default"/>
        </w:rPr>
      </w:lvl>
    </w:lvlOverride>
    <w:lvlOverride w:ilvl="1">
      <w:lvl w:ilvl="1">
        <w:start w:val="1"/>
        <w:numFmt w:val="lowerLetter"/>
        <w:lvlText w:val="%2."/>
        <w:lvlJc w:val="left"/>
        <w:pPr>
          <w:ind w:left="1080" w:hanging="360"/>
        </w:pPr>
        <w:rPr>
          <w:rFonts w:hint="default"/>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6">
    <w:abstractNumId w:val="45"/>
    <w:lvlOverride w:ilvl="0">
      <w:lvl w:ilvl="0">
        <w:start w:val="14"/>
        <w:numFmt w:val="none"/>
        <w:lvlText w:val="9-13"/>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7">
    <w:abstractNumId w:val="30"/>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hint="default"/>
        </w:rPr>
      </w:lvl>
    </w:lvlOverride>
    <w:lvlOverride w:ilvl="2">
      <w:lvl w:ilvl="2">
        <w:start w:val="1"/>
        <w:numFmt w:val="decimal"/>
        <w:lvlText w:val="9-13.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8">
    <w:abstractNumId w:val="17"/>
  </w:num>
  <w:num w:numId="39">
    <w:abstractNumId w:val="10"/>
  </w:num>
  <w:num w:numId="40">
    <w:abstractNumId w:val="32"/>
  </w:num>
  <w:num w:numId="41">
    <w:abstractNumId w:val="34"/>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42">
    <w:abstractNumId w:val="46"/>
  </w:num>
  <w:num w:numId="43">
    <w:abstractNumId w:val="42"/>
  </w:num>
  <w:num w:numId="44">
    <w:abstractNumId w:val="4"/>
  </w:num>
  <w:num w:numId="45">
    <w:abstractNumId w:val="9"/>
  </w:num>
  <w:num w:numId="46">
    <w:abstractNumId w:val="21"/>
  </w:num>
  <w:num w:numId="47">
    <w:abstractNumId w:val="18"/>
  </w:num>
  <w:num w:numId="48">
    <w:abstractNumId w:val="19"/>
  </w:num>
  <w:num w:numId="49">
    <w:abstractNumId w:val="17"/>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C-3.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0">
    <w:abstractNumId w:val="10"/>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1">
    <w:abstractNumId w:val="32"/>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2">
    <w:abstractNumId w:val="34"/>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3">
    <w:abstractNumId w:val="4"/>
    <w:lvlOverride w:ilvl="0">
      <w:lvl w:ilvl="0">
        <w:start w:val="1"/>
        <w:numFmt w:val="decimal"/>
        <w:lvlText w:val="9-B-%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4">
    <w:abstractNumId w:val="9"/>
    <w:lvlOverride w:ilvl="0">
      <w:lvl w:ilvl="0">
        <w:start w:val="1"/>
        <w:numFmt w:val="decimal"/>
        <w:lvlText w:val="9-C-%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5">
    <w:abstractNumId w:val="21"/>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C-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6">
    <w:abstractNumId w:val="18"/>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C-3-%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7">
    <w:abstractNumId w:val="47"/>
  </w:num>
  <w:num w:numId="58">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drawingGridHorizontalSpacing w:val="100"/>
  <w:displayHorizontalDrawingGridEvery w:val="2"/>
  <w:noPunctuationKerning/>
  <w:characterSpacingControl w:val="doNotCompress"/>
  <w:hdrShapeDefaults>
    <o:shapedefaults v:ext="edit" spidmax="307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74EC2"/>
    <w:rsid w:val="00001E97"/>
    <w:rsid w:val="00001F1D"/>
    <w:rsid w:val="000048CF"/>
    <w:rsid w:val="00004A3F"/>
    <w:rsid w:val="00007C79"/>
    <w:rsid w:val="00020E58"/>
    <w:rsid w:val="00034A79"/>
    <w:rsid w:val="00036593"/>
    <w:rsid w:val="00037659"/>
    <w:rsid w:val="000433E6"/>
    <w:rsid w:val="00051B32"/>
    <w:rsid w:val="0005431C"/>
    <w:rsid w:val="00055586"/>
    <w:rsid w:val="00061D51"/>
    <w:rsid w:val="00063810"/>
    <w:rsid w:val="00064AC6"/>
    <w:rsid w:val="00064D5D"/>
    <w:rsid w:val="000668F7"/>
    <w:rsid w:val="00071757"/>
    <w:rsid w:val="00074B42"/>
    <w:rsid w:val="0007738D"/>
    <w:rsid w:val="000830A3"/>
    <w:rsid w:val="00087435"/>
    <w:rsid w:val="00092401"/>
    <w:rsid w:val="000B1FFF"/>
    <w:rsid w:val="000B4203"/>
    <w:rsid w:val="000B4990"/>
    <w:rsid w:val="000B50D6"/>
    <w:rsid w:val="000B7C27"/>
    <w:rsid w:val="000C61DC"/>
    <w:rsid w:val="000C7AC2"/>
    <w:rsid w:val="000D366B"/>
    <w:rsid w:val="000D39BB"/>
    <w:rsid w:val="000D43A8"/>
    <w:rsid w:val="000D4788"/>
    <w:rsid w:val="000D5D4E"/>
    <w:rsid w:val="000E33A4"/>
    <w:rsid w:val="000E3499"/>
    <w:rsid w:val="000E37F3"/>
    <w:rsid w:val="000E4D30"/>
    <w:rsid w:val="000F0C6C"/>
    <w:rsid w:val="000F3D43"/>
    <w:rsid w:val="000F7C6E"/>
    <w:rsid w:val="00101F42"/>
    <w:rsid w:val="00102903"/>
    <w:rsid w:val="001079BA"/>
    <w:rsid w:val="001122CB"/>
    <w:rsid w:val="00120CA6"/>
    <w:rsid w:val="00124A16"/>
    <w:rsid w:val="00124AB3"/>
    <w:rsid w:val="0013001B"/>
    <w:rsid w:val="0013528E"/>
    <w:rsid w:val="0013539A"/>
    <w:rsid w:val="00137543"/>
    <w:rsid w:val="001379D1"/>
    <w:rsid w:val="00143077"/>
    <w:rsid w:val="00145625"/>
    <w:rsid w:val="00145F05"/>
    <w:rsid w:val="00146E7F"/>
    <w:rsid w:val="001539C2"/>
    <w:rsid w:val="00154C44"/>
    <w:rsid w:val="001560FD"/>
    <w:rsid w:val="00156951"/>
    <w:rsid w:val="001655A0"/>
    <w:rsid w:val="00172498"/>
    <w:rsid w:val="00177F63"/>
    <w:rsid w:val="00181884"/>
    <w:rsid w:val="0018680A"/>
    <w:rsid w:val="00187ECE"/>
    <w:rsid w:val="00192922"/>
    <w:rsid w:val="001A12A3"/>
    <w:rsid w:val="001A2194"/>
    <w:rsid w:val="001A593A"/>
    <w:rsid w:val="001A6087"/>
    <w:rsid w:val="001A6AA7"/>
    <w:rsid w:val="001A7C8E"/>
    <w:rsid w:val="001B03C2"/>
    <w:rsid w:val="001B17A5"/>
    <w:rsid w:val="001B1F43"/>
    <w:rsid w:val="001B7D53"/>
    <w:rsid w:val="001C0C05"/>
    <w:rsid w:val="001C1FEB"/>
    <w:rsid w:val="001C26BA"/>
    <w:rsid w:val="001D1554"/>
    <w:rsid w:val="001D5AA5"/>
    <w:rsid w:val="001D7C5E"/>
    <w:rsid w:val="001F0B08"/>
    <w:rsid w:val="001F2EDE"/>
    <w:rsid w:val="001F6C39"/>
    <w:rsid w:val="0020265F"/>
    <w:rsid w:val="00203E85"/>
    <w:rsid w:val="002076B7"/>
    <w:rsid w:val="0021272F"/>
    <w:rsid w:val="00212789"/>
    <w:rsid w:val="0022063C"/>
    <w:rsid w:val="0022291C"/>
    <w:rsid w:val="0023092B"/>
    <w:rsid w:val="00231D3A"/>
    <w:rsid w:val="00250BDE"/>
    <w:rsid w:val="0025508E"/>
    <w:rsid w:val="00260442"/>
    <w:rsid w:val="002630AD"/>
    <w:rsid w:val="0027227E"/>
    <w:rsid w:val="00272BDF"/>
    <w:rsid w:val="00275693"/>
    <w:rsid w:val="00276BD5"/>
    <w:rsid w:val="0028165D"/>
    <w:rsid w:val="00292A84"/>
    <w:rsid w:val="00296E54"/>
    <w:rsid w:val="00297DF1"/>
    <w:rsid w:val="002A2079"/>
    <w:rsid w:val="002A266C"/>
    <w:rsid w:val="002B404C"/>
    <w:rsid w:val="002B5157"/>
    <w:rsid w:val="002D2CD7"/>
    <w:rsid w:val="002D4DCF"/>
    <w:rsid w:val="002E4082"/>
    <w:rsid w:val="002F07B6"/>
    <w:rsid w:val="002F0A5A"/>
    <w:rsid w:val="002F129A"/>
    <w:rsid w:val="002F19BA"/>
    <w:rsid w:val="002F6BF8"/>
    <w:rsid w:val="00306A29"/>
    <w:rsid w:val="00310258"/>
    <w:rsid w:val="00315741"/>
    <w:rsid w:val="00325E34"/>
    <w:rsid w:val="00326BE3"/>
    <w:rsid w:val="00327211"/>
    <w:rsid w:val="003319AC"/>
    <w:rsid w:val="00332AB9"/>
    <w:rsid w:val="00333377"/>
    <w:rsid w:val="00337B5E"/>
    <w:rsid w:val="00343057"/>
    <w:rsid w:val="00345E38"/>
    <w:rsid w:val="00346385"/>
    <w:rsid w:val="00346B5D"/>
    <w:rsid w:val="00351334"/>
    <w:rsid w:val="00351B10"/>
    <w:rsid w:val="00352474"/>
    <w:rsid w:val="003535A5"/>
    <w:rsid w:val="0035516F"/>
    <w:rsid w:val="00355D42"/>
    <w:rsid w:val="00361402"/>
    <w:rsid w:val="00366079"/>
    <w:rsid w:val="0037158F"/>
    <w:rsid w:val="003728A3"/>
    <w:rsid w:val="00381234"/>
    <w:rsid w:val="00383485"/>
    <w:rsid w:val="0038376C"/>
    <w:rsid w:val="00386C4A"/>
    <w:rsid w:val="00395CBF"/>
    <w:rsid w:val="003A1773"/>
    <w:rsid w:val="003A25F5"/>
    <w:rsid w:val="003A3183"/>
    <w:rsid w:val="003A53F8"/>
    <w:rsid w:val="003B1EEB"/>
    <w:rsid w:val="003C380D"/>
    <w:rsid w:val="003D1EF0"/>
    <w:rsid w:val="003D223B"/>
    <w:rsid w:val="003D2B58"/>
    <w:rsid w:val="003D3FDF"/>
    <w:rsid w:val="003D4132"/>
    <w:rsid w:val="003D668C"/>
    <w:rsid w:val="003D7AF5"/>
    <w:rsid w:val="003E088F"/>
    <w:rsid w:val="003E0E70"/>
    <w:rsid w:val="003E37D8"/>
    <w:rsid w:val="003E6D1B"/>
    <w:rsid w:val="003F19A9"/>
    <w:rsid w:val="003F2775"/>
    <w:rsid w:val="003F3BE6"/>
    <w:rsid w:val="003F7898"/>
    <w:rsid w:val="00404E4E"/>
    <w:rsid w:val="00407284"/>
    <w:rsid w:val="00410281"/>
    <w:rsid w:val="0041084B"/>
    <w:rsid w:val="004122D0"/>
    <w:rsid w:val="00421C45"/>
    <w:rsid w:val="00427764"/>
    <w:rsid w:val="004303E7"/>
    <w:rsid w:val="00432669"/>
    <w:rsid w:val="00433409"/>
    <w:rsid w:val="00434025"/>
    <w:rsid w:val="00434AA6"/>
    <w:rsid w:val="00442FD1"/>
    <w:rsid w:val="00444525"/>
    <w:rsid w:val="0044487B"/>
    <w:rsid w:val="0045586B"/>
    <w:rsid w:val="00457E35"/>
    <w:rsid w:val="00460F2B"/>
    <w:rsid w:val="00467345"/>
    <w:rsid w:val="00467D8A"/>
    <w:rsid w:val="00473205"/>
    <w:rsid w:val="0047780D"/>
    <w:rsid w:val="0048320E"/>
    <w:rsid w:val="00485C31"/>
    <w:rsid w:val="0048688C"/>
    <w:rsid w:val="004870C2"/>
    <w:rsid w:val="004912C5"/>
    <w:rsid w:val="004966EE"/>
    <w:rsid w:val="004B203B"/>
    <w:rsid w:val="004C2646"/>
    <w:rsid w:val="004D0D46"/>
    <w:rsid w:val="004E173A"/>
    <w:rsid w:val="004E1D86"/>
    <w:rsid w:val="004E3568"/>
    <w:rsid w:val="004E3F98"/>
    <w:rsid w:val="004E577D"/>
    <w:rsid w:val="004F0603"/>
    <w:rsid w:val="004F2401"/>
    <w:rsid w:val="004F77A3"/>
    <w:rsid w:val="004F7DA2"/>
    <w:rsid w:val="00503D8E"/>
    <w:rsid w:val="00506B95"/>
    <w:rsid w:val="00512E21"/>
    <w:rsid w:val="00516FCE"/>
    <w:rsid w:val="005179DB"/>
    <w:rsid w:val="00526E8D"/>
    <w:rsid w:val="00526FAB"/>
    <w:rsid w:val="005304A1"/>
    <w:rsid w:val="00531C7D"/>
    <w:rsid w:val="005369A9"/>
    <w:rsid w:val="00540562"/>
    <w:rsid w:val="00540CBB"/>
    <w:rsid w:val="00544693"/>
    <w:rsid w:val="005468F6"/>
    <w:rsid w:val="00550C75"/>
    <w:rsid w:val="00552C30"/>
    <w:rsid w:val="00553AB5"/>
    <w:rsid w:val="005649CB"/>
    <w:rsid w:val="005664AC"/>
    <w:rsid w:val="00573FD1"/>
    <w:rsid w:val="00577EFD"/>
    <w:rsid w:val="00586110"/>
    <w:rsid w:val="005904CA"/>
    <w:rsid w:val="005938EA"/>
    <w:rsid w:val="005A0D86"/>
    <w:rsid w:val="005A4AA0"/>
    <w:rsid w:val="005B7DF3"/>
    <w:rsid w:val="005C08B6"/>
    <w:rsid w:val="005C0B62"/>
    <w:rsid w:val="005D1484"/>
    <w:rsid w:val="005D5605"/>
    <w:rsid w:val="005E12B0"/>
    <w:rsid w:val="005E6B6C"/>
    <w:rsid w:val="005F07FB"/>
    <w:rsid w:val="005F4E31"/>
    <w:rsid w:val="006007FF"/>
    <w:rsid w:val="00607940"/>
    <w:rsid w:val="0061593E"/>
    <w:rsid w:val="00622B5C"/>
    <w:rsid w:val="00623CCF"/>
    <w:rsid w:val="006311B2"/>
    <w:rsid w:val="006325F3"/>
    <w:rsid w:val="00632944"/>
    <w:rsid w:val="00640183"/>
    <w:rsid w:val="00641CDB"/>
    <w:rsid w:val="006426B2"/>
    <w:rsid w:val="006469A4"/>
    <w:rsid w:val="006516B9"/>
    <w:rsid w:val="00656E9E"/>
    <w:rsid w:val="0065752D"/>
    <w:rsid w:val="0066361B"/>
    <w:rsid w:val="0066703C"/>
    <w:rsid w:val="006671D1"/>
    <w:rsid w:val="006675DA"/>
    <w:rsid w:val="00670318"/>
    <w:rsid w:val="00671D4D"/>
    <w:rsid w:val="00672036"/>
    <w:rsid w:val="00673859"/>
    <w:rsid w:val="00681A6B"/>
    <w:rsid w:val="0068258B"/>
    <w:rsid w:val="00686C2E"/>
    <w:rsid w:val="0069224B"/>
    <w:rsid w:val="006A01C4"/>
    <w:rsid w:val="006A120E"/>
    <w:rsid w:val="006A7A60"/>
    <w:rsid w:val="006B156E"/>
    <w:rsid w:val="006B22C0"/>
    <w:rsid w:val="006B2AB4"/>
    <w:rsid w:val="006B48BB"/>
    <w:rsid w:val="006B51E6"/>
    <w:rsid w:val="006C21A7"/>
    <w:rsid w:val="006D034F"/>
    <w:rsid w:val="006D0717"/>
    <w:rsid w:val="006D175B"/>
    <w:rsid w:val="006D2BEC"/>
    <w:rsid w:val="006E00EB"/>
    <w:rsid w:val="006E2E66"/>
    <w:rsid w:val="006E6D12"/>
    <w:rsid w:val="006E7AED"/>
    <w:rsid w:val="006F103F"/>
    <w:rsid w:val="006F207A"/>
    <w:rsid w:val="006F278C"/>
    <w:rsid w:val="007006F8"/>
    <w:rsid w:val="00702EBF"/>
    <w:rsid w:val="00712195"/>
    <w:rsid w:val="007135A6"/>
    <w:rsid w:val="007135AC"/>
    <w:rsid w:val="00717026"/>
    <w:rsid w:val="007178A9"/>
    <w:rsid w:val="00720553"/>
    <w:rsid w:val="00722037"/>
    <w:rsid w:val="007221C0"/>
    <w:rsid w:val="00722865"/>
    <w:rsid w:val="007242BA"/>
    <w:rsid w:val="00724BEC"/>
    <w:rsid w:val="00744FEB"/>
    <w:rsid w:val="00746371"/>
    <w:rsid w:val="00747055"/>
    <w:rsid w:val="00751748"/>
    <w:rsid w:val="0075444C"/>
    <w:rsid w:val="0076053B"/>
    <w:rsid w:val="00783D15"/>
    <w:rsid w:val="00794000"/>
    <w:rsid w:val="007A0945"/>
    <w:rsid w:val="007A2059"/>
    <w:rsid w:val="007A22C8"/>
    <w:rsid w:val="007B7913"/>
    <w:rsid w:val="007C0999"/>
    <w:rsid w:val="007D454F"/>
    <w:rsid w:val="007D52BD"/>
    <w:rsid w:val="007D7C38"/>
    <w:rsid w:val="007E2625"/>
    <w:rsid w:val="007E5AAE"/>
    <w:rsid w:val="007E6454"/>
    <w:rsid w:val="007F3291"/>
    <w:rsid w:val="007F49FA"/>
    <w:rsid w:val="007F5535"/>
    <w:rsid w:val="00803666"/>
    <w:rsid w:val="00820D2A"/>
    <w:rsid w:val="00833428"/>
    <w:rsid w:val="0083604C"/>
    <w:rsid w:val="008420F0"/>
    <w:rsid w:val="00845264"/>
    <w:rsid w:val="008452E1"/>
    <w:rsid w:val="0085769B"/>
    <w:rsid w:val="00860908"/>
    <w:rsid w:val="00860EC0"/>
    <w:rsid w:val="0086126C"/>
    <w:rsid w:val="00867AC0"/>
    <w:rsid w:val="00873526"/>
    <w:rsid w:val="0087452C"/>
    <w:rsid w:val="00874EC2"/>
    <w:rsid w:val="00882753"/>
    <w:rsid w:val="00884565"/>
    <w:rsid w:val="0089157F"/>
    <w:rsid w:val="00893341"/>
    <w:rsid w:val="00893747"/>
    <w:rsid w:val="00893E40"/>
    <w:rsid w:val="00896553"/>
    <w:rsid w:val="008A3DA8"/>
    <w:rsid w:val="008A6F24"/>
    <w:rsid w:val="008B647B"/>
    <w:rsid w:val="008B78F5"/>
    <w:rsid w:val="008D354C"/>
    <w:rsid w:val="008D4020"/>
    <w:rsid w:val="008E1283"/>
    <w:rsid w:val="008E64FA"/>
    <w:rsid w:val="008E6505"/>
    <w:rsid w:val="008F1251"/>
    <w:rsid w:val="008F1292"/>
    <w:rsid w:val="008F18BB"/>
    <w:rsid w:val="008F2CD2"/>
    <w:rsid w:val="00906772"/>
    <w:rsid w:val="00914DA7"/>
    <w:rsid w:val="00923210"/>
    <w:rsid w:val="00934CEC"/>
    <w:rsid w:val="00942EC0"/>
    <w:rsid w:val="00947C26"/>
    <w:rsid w:val="0095252D"/>
    <w:rsid w:val="009607DD"/>
    <w:rsid w:val="0096715E"/>
    <w:rsid w:val="00970E37"/>
    <w:rsid w:val="009735F5"/>
    <w:rsid w:val="00980271"/>
    <w:rsid w:val="009803DF"/>
    <w:rsid w:val="009806FE"/>
    <w:rsid w:val="00986CDD"/>
    <w:rsid w:val="009931C5"/>
    <w:rsid w:val="009A08D5"/>
    <w:rsid w:val="009A2BDD"/>
    <w:rsid w:val="009A4AC0"/>
    <w:rsid w:val="009A5DD0"/>
    <w:rsid w:val="009C2001"/>
    <w:rsid w:val="009C5C5E"/>
    <w:rsid w:val="009D18A4"/>
    <w:rsid w:val="009D2B59"/>
    <w:rsid w:val="009D77A7"/>
    <w:rsid w:val="009E2CBE"/>
    <w:rsid w:val="009E4C2E"/>
    <w:rsid w:val="009E7818"/>
    <w:rsid w:val="009F5664"/>
    <w:rsid w:val="00A00263"/>
    <w:rsid w:val="00A10556"/>
    <w:rsid w:val="00A13B6F"/>
    <w:rsid w:val="00A21C42"/>
    <w:rsid w:val="00A221DB"/>
    <w:rsid w:val="00A22F63"/>
    <w:rsid w:val="00A252B3"/>
    <w:rsid w:val="00A30A8B"/>
    <w:rsid w:val="00A36C79"/>
    <w:rsid w:val="00A41CEB"/>
    <w:rsid w:val="00A42286"/>
    <w:rsid w:val="00A47C20"/>
    <w:rsid w:val="00A62FC7"/>
    <w:rsid w:val="00A676E9"/>
    <w:rsid w:val="00A679A7"/>
    <w:rsid w:val="00A73A7B"/>
    <w:rsid w:val="00A746FB"/>
    <w:rsid w:val="00A74975"/>
    <w:rsid w:val="00A7696B"/>
    <w:rsid w:val="00A83EBE"/>
    <w:rsid w:val="00A849E5"/>
    <w:rsid w:val="00A869E1"/>
    <w:rsid w:val="00A90508"/>
    <w:rsid w:val="00A92934"/>
    <w:rsid w:val="00A92BEC"/>
    <w:rsid w:val="00A93A36"/>
    <w:rsid w:val="00AA10FD"/>
    <w:rsid w:val="00AA308D"/>
    <w:rsid w:val="00AA3FDE"/>
    <w:rsid w:val="00AB085E"/>
    <w:rsid w:val="00AB2854"/>
    <w:rsid w:val="00AB3D08"/>
    <w:rsid w:val="00AB743F"/>
    <w:rsid w:val="00AB74C1"/>
    <w:rsid w:val="00AC44A9"/>
    <w:rsid w:val="00AC45D2"/>
    <w:rsid w:val="00AC484A"/>
    <w:rsid w:val="00AC4E99"/>
    <w:rsid w:val="00AC76DB"/>
    <w:rsid w:val="00AD14E2"/>
    <w:rsid w:val="00AE1422"/>
    <w:rsid w:val="00AE315C"/>
    <w:rsid w:val="00AE4B09"/>
    <w:rsid w:val="00AF21AA"/>
    <w:rsid w:val="00AF2503"/>
    <w:rsid w:val="00AF2DCB"/>
    <w:rsid w:val="00AF714E"/>
    <w:rsid w:val="00B0277B"/>
    <w:rsid w:val="00B03C08"/>
    <w:rsid w:val="00B1668E"/>
    <w:rsid w:val="00B17204"/>
    <w:rsid w:val="00B1783B"/>
    <w:rsid w:val="00B20A1E"/>
    <w:rsid w:val="00B213C5"/>
    <w:rsid w:val="00B2182D"/>
    <w:rsid w:val="00B240D1"/>
    <w:rsid w:val="00B24E08"/>
    <w:rsid w:val="00B339FE"/>
    <w:rsid w:val="00B40BEE"/>
    <w:rsid w:val="00B52296"/>
    <w:rsid w:val="00B54393"/>
    <w:rsid w:val="00B6202F"/>
    <w:rsid w:val="00B634BB"/>
    <w:rsid w:val="00B70766"/>
    <w:rsid w:val="00B7171F"/>
    <w:rsid w:val="00B84119"/>
    <w:rsid w:val="00B855BE"/>
    <w:rsid w:val="00B93120"/>
    <w:rsid w:val="00B94230"/>
    <w:rsid w:val="00B9703A"/>
    <w:rsid w:val="00B971EF"/>
    <w:rsid w:val="00BA2DBB"/>
    <w:rsid w:val="00BA5E28"/>
    <w:rsid w:val="00BA71A5"/>
    <w:rsid w:val="00BA78B3"/>
    <w:rsid w:val="00BB19FF"/>
    <w:rsid w:val="00BB1AD3"/>
    <w:rsid w:val="00BB2B11"/>
    <w:rsid w:val="00BB2FBB"/>
    <w:rsid w:val="00BC4065"/>
    <w:rsid w:val="00BC5694"/>
    <w:rsid w:val="00BC6CAA"/>
    <w:rsid w:val="00BD1E05"/>
    <w:rsid w:val="00BD3777"/>
    <w:rsid w:val="00BE21F9"/>
    <w:rsid w:val="00BE236B"/>
    <w:rsid w:val="00BE6E49"/>
    <w:rsid w:val="00BF36C0"/>
    <w:rsid w:val="00BF7D8D"/>
    <w:rsid w:val="00C034AF"/>
    <w:rsid w:val="00C0478D"/>
    <w:rsid w:val="00C04B90"/>
    <w:rsid w:val="00C069F2"/>
    <w:rsid w:val="00C0742E"/>
    <w:rsid w:val="00C0774C"/>
    <w:rsid w:val="00C07C80"/>
    <w:rsid w:val="00C13F0B"/>
    <w:rsid w:val="00C25606"/>
    <w:rsid w:val="00C2678D"/>
    <w:rsid w:val="00C26D0D"/>
    <w:rsid w:val="00C277AD"/>
    <w:rsid w:val="00C32809"/>
    <w:rsid w:val="00C34B39"/>
    <w:rsid w:val="00C4081F"/>
    <w:rsid w:val="00C5205E"/>
    <w:rsid w:val="00C56C7C"/>
    <w:rsid w:val="00C61502"/>
    <w:rsid w:val="00C65A08"/>
    <w:rsid w:val="00C66557"/>
    <w:rsid w:val="00C70C3F"/>
    <w:rsid w:val="00C863A6"/>
    <w:rsid w:val="00C878B3"/>
    <w:rsid w:val="00C97681"/>
    <w:rsid w:val="00CA4776"/>
    <w:rsid w:val="00CA7E7C"/>
    <w:rsid w:val="00CB2F5A"/>
    <w:rsid w:val="00CB3F32"/>
    <w:rsid w:val="00CB4694"/>
    <w:rsid w:val="00CB5158"/>
    <w:rsid w:val="00CB5B59"/>
    <w:rsid w:val="00CC4864"/>
    <w:rsid w:val="00CC49F3"/>
    <w:rsid w:val="00CD6F30"/>
    <w:rsid w:val="00CD7A4D"/>
    <w:rsid w:val="00CE2B53"/>
    <w:rsid w:val="00CE348B"/>
    <w:rsid w:val="00CE3A22"/>
    <w:rsid w:val="00CE4DAE"/>
    <w:rsid w:val="00CF02BD"/>
    <w:rsid w:val="00CF03AF"/>
    <w:rsid w:val="00CF15D9"/>
    <w:rsid w:val="00CF5BF3"/>
    <w:rsid w:val="00CF7710"/>
    <w:rsid w:val="00D01135"/>
    <w:rsid w:val="00D04542"/>
    <w:rsid w:val="00D04FB3"/>
    <w:rsid w:val="00D17C0C"/>
    <w:rsid w:val="00D271BF"/>
    <w:rsid w:val="00D40CCA"/>
    <w:rsid w:val="00D413F4"/>
    <w:rsid w:val="00D4487E"/>
    <w:rsid w:val="00D44D17"/>
    <w:rsid w:val="00D47228"/>
    <w:rsid w:val="00D557B6"/>
    <w:rsid w:val="00D56803"/>
    <w:rsid w:val="00D5683C"/>
    <w:rsid w:val="00D61E34"/>
    <w:rsid w:val="00D62DAE"/>
    <w:rsid w:val="00D64B60"/>
    <w:rsid w:val="00D66B41"/>
    <w:rsid w:val="00D7094A"/>
    <w:rsid w:val="00D70F33"/>
    <w:rsid w:val="00D71CD0"/>
    <w:rsid w:val="00D774C1"/>
    <w:rsid w:val="00D7782B"/>
    <w:rsid w:val="00D81482"/>
    <w:rsid w:val="00D84C49"/>
    <w:rsid w:val="00DA0280"/>
    <w:rsid w:val="00DA258D"/>
    <w:rsid w:val="00DB5DFF"/>
    <w:rsid w:val="00DC0262"/>
    <w:rsid w:val="00DC4F26"/>
    <w:rsid w:val="00DD0B6B"/>
    <w:rsid w:val="00DD2874"/>
    <w:rsid w:val="00DE013E"/>
    <w:rsid w:val="00DE0319"/>
    <w:rsid w:val="00DE4A77"/>
    <w:rsid w:val="00DE5CD2"/>
    <w:rsid w:val="00DE6026"/>
    <w:rsid w:val="00DE75F9"/>
    <w:rsid w:val="00DF1E41"/>
    <w:rsid w:val="00DF67F7"/>
    <w:rsid w:val="00E009EB"/>
    <w:rsid w:val="00E24DF9"/>
    <w:rsid w:val="00E27B81"/>
    <w:rsid w:val="00E30769"/>
    <w:rsid w:val="00E34AD0"/>
    <w:rsid w:val="00E41C72"/>
    <w:rsid w:val="00E43BAE"/>
    <w:rsid w:val="00E441AF"/>
    <w:rsid w:val="00E44953"/>
    <w:rsid w:val="00E45B68"/>
    <w:rsid w:val="00E620DB"/>
    <w:rsid w:val="00E70644"/>
    <w:rsid w:val="00E70BA8"/>
    <w:rsid w:val="00E714EF"/>
    <w:rsid w:val="00E73FC6"/>
    <w:rsid w:val="00E74AD5"/>
    <w:rsid w:val="00E75ECD"/>
    <w:rsid w:val="00E76106"/>
    <w:rsid w:val="00E76296"/>
    <w:rsid w:val="00E90520"/>
    <w:rsid w:val="00E943E5"/>
    <w:rsid w:val="00E95A67"/>
    <w:rsid w:val="00E96673"/>
    <w:rsid w:val="00E967AF"/>
    <w:rsid w:val="00E97892"/>
    <w:rsid w:val="00EA1525"/>
    <w:rsid w:val="00EA494C"/>
    <w:rsid w:val="00EA52EA"/>
    <w:rsid w:val="00EA6FB8"/>
    <w:rsid w:val="00EB21CC"/>
    <w:rsid w:val="00EB7137"/>
    <w:rsid w:val="00EC471B"/>
    <w:rsid w:val="00ED0B66"/>
    <w:rsid w:val="00ED27F0"/>
    <w:rsid w:val="00ED3DF4"/>
    <w:rsid w:val="00ED72F0"/>
    <w:rsid w:val="00EE2AD4"/>
    <w:rsid w:val="00EF00C3"/>
    <w:rsid w:val="00EF1236"/>
    <w:rsid w:val="00EF1595"/>
    <w:rsid w:val="00EF39BF"/>
    <w:rsid w:val="00EF77A9"/>
    <w:rsid w:val="00F020C8"/>
    <w:rsid w:val="00F028F1"/>
    <w:rsid w:val="00F11EF2"/>
    <w:rsid w:val="00F122F7"/>
    <w:rsid w:val="00F1590B"/>
    <w:rsid w:val="00F221C3"/>
    <w:rsid w:val="00F334BE"/>
    <w:rsid w:val="00F36442"/>
    <w:rsid w:val="00F40038"/>
    <w:rsid w:val="00F40B93"/>
    <w:rsid w:val="00F4429D"/>
    <w:rsid w:val="00F4511A"/>
    <w:rsid w:val="00F50883"/>
    <w:rsid w:val="00F51965"/>
    <w:rsid w:val="00F533AC"/>
    <w:rsid w:val="00F54305"/>
    <w:rsid w:val="00F56048"/>
    <w:rsid w:val="00F614B8"/>
    <w:rsid w:val="00F61722"/>
    <w:rsid w:val="00F62363"/>
    <w:rsid w:val="00F63DEF"/>
    <w:rsid w:val="00F67F8B"/>
    <w:rsid w:val="00F713FE"/>
    <w:rsid w:val="00F74C97"/>
    <w:rsid w:val="00F75C85"/>
    <w:rsid w:val="00F77870"/>
    <w:rsid w:val="00F77B2D"/>
    <w:rsid w:val="00F77CAA"/>
    <w:rsid w:val="00F77FF3"/>
    <w:rsid w:val="00F8500E"/>
    <w:rsid w:val="00F92B73"/>
    <w:rsid w:val="00F92F68"/>
    <w:rsid w:val="00FA12B2"/>
    <w:rsid w:val="00FA29A4"/>
    <w:rsid w:val="00FA3CC4"/>
    <w:rsid w:val="00FA7F13"/>
    <w:rsid w:val="00FB38D8"/>
    <w:rsid w:val="00FB5FA3"/>
    <w:rsid w:val="00FB6192"/>
    <w:rsid w:val="00FC6107"/>
    <w:rsid w:val="00FC62EE"/>
    <w:rsid w:val="00FD19D5"/>
    <w:rsid w:val="00FD3675"/>
    <w:rsid w:val="00FD7BC1"/>
    <w:rsid w:val="00FE31DA"/>
    <w:rsid w:val="00FE7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7D726DB7"/>
  <w15:chartTrackingRefBased/>
  <w15:docId w15:val="{6E0349E4-FCB9-483D-B0C6-C5785EF3E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C2E"/>
    <w:pPr>
      <w:suppressAutoHyphens/>
      <w:jc w:val="both"/>
    </w:pPr>
    <w:rPr>
      <w:rFonts w:ascii="Arial" w:eastAsia="MS Mincho" w:hAnsi="Arial"/>
      <w:lang w:val="de-DE" w:eastAsia="ar-SA"/>
    </w:rPr>
  </w:style>
  <w:style w:type="paragraph" w:styleId="Heading1">
    <w:name w:val="heading 1"/>
    <w:next w:val="Normal"/>
    <w:link w:val="Heading1Char"/>
    <w:qFormat/>
    <w:rsid w:val="00F56048"/>
    <w:pPr>
      <w:spacing w:before="120" w:after="120"/>
      <w:outlineLvl w:val="0"/>
    </w:pPr>
    <w:rPr>
      <w:rFonts w:ascii="Arial" w:eastAsia="MS Mincho" w:hAnsi="Arial"/>
      <w:b/>
      <w:sz w:val="24"/>
      <w:lang w:val="de-DE" w:eastAsia="ar-SA"/>
    </w:rPr>
  </w:style>
  <w:style w:type="paragraph" w:styleId="Heading2">
    <w:name w:val="heading 2"/>
    <w:basedOn w:val="Heading3"/>
    <w:next w:val="Normal"/>
    <w:link w:val="Heading2Char"/>
    <w:qFormat/>
    <w:rsid w:val="00145625"/>
    <w:pPr>
      <w:keepNext w:val="0"/>
      <w:jc w:val="left"/>
      <w:outlineLvl w:val="1"/>
    </w:pPr>
    <w:rPr>
      <w:bCs w:val="0"/>
      <w:sz w:val="22"/>
      <w:szCs w:val="20"/>
    </w:rPr>
  </w:style>
  <w:style w:type="paragraph" w:styleId="Heading3">
    <w:name w:val="heading 3"/>
    <w:basedOn w:val="Normal"/>
    <w:next w:val="Normal"/>
    <w:link w:val="Heading3Char"/>
    <w:qFormat/>
    <w:rsid w:val="00145625"/>
    <w:pPr>
      <w:keepNext/>
      <w:spacing w:before="120" w:after="120"/>
      <w:outlineLvl w:val="2"/>
    </w:pPr>
    <w:rPr>
      <w:b/>
      <w:bCs/>
      <w:szCs w:val="26"/>
    </w:rPr>
  </w:style>
  <w:style w:type="paragraph" w:styleId="Heading4">
    <w:name w:val="heading 4"/>
    <w:basedOn w:val="Normal"/>
    <w:next w:val="Normal"/>
    <w:link w:val="Heading4Char"/>
    <w:qFormat/>
    <w:rsid w:val="00F54305"/>
    <w:pPr>
      <w:keepNext/>
      <w:spacing w:before="240" w:after="60"/>
      <w:outlineLvl w:val="3"/>
    </w:pPr>
    <w:rPr>
      <w:b/>
      <w:bCs/>
      <w:szCs w:val="28"/>
    </w:rPr>
  </w:style>
  <w:style w:type="paragraph" w:styleId="Heading5">
    <w:name w:val="heading 5"/>
    <w:basedOn w:val="Normal"/>
    <w:next w:val="Normal"/>
    <w:link w:val="Heading5Char1"/>
    <w:uiPriority w:val="9"/>
    <w:qFormat/>
    <w:rsid w:val="0069224B"/>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1"/>
    <w:uiPriority w:val="9"/>
    <w:qFormat/>
    <w:rsid w:val="0069224B"/>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69224B"/>
    <w:p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qFormat/>
    <w:rsid w:val="0069224B"/>
    <w:p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qFormat/>
    <w:rsid w:val="007F3291"/>
    <w:pPr>
      <w:numPr>
        <w:numId w:val="1"/>
      </w:numPr>
      <w:outlineLvl w:val="8"/>
    </w:pPr>
    <w:rPr>
      <w:sz w:val="16"/>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locked/>
    <w:rsid w:val="00A676E9"/>
    <w:rPr>
      <w:rFonts w:ascii="Arial" w:eastAsia="MS Mincho" w:hAnsi="Arial"/>
      <w:b/>
      <w:sz w:val="24"/>
      <w:lang w:val="de-DE" w:eastAsia="ar-SA" w:bidi="ar-SA"/>
    </w:rPr>
  </w:style>
  <w:style w:type="character" w:customStyle="1" w:styleId="Heading3Char">
    <w:name w:val="Heading 3 Char"/>
    <w:link w:val="Heading3"/>
    <w:locked/>
    <w:rsid w:val="00A676E9"/>
    <w:rPr>
      <w:rFonts w:ascii="Arial" w:eastAsia="MS Mincho" w:hAnsi="Arial"/>
      <w:b/>
      <w:bCs/>
      <w:szCs w:val="26"/>
      <w:lang w:val="de-DE" w:eastAsia="ar-SA"/>
    </w:rPr>
  </w:style>
  <w:style w:type="character" w:customStyle="1" w:styleId="Heading2Char">
    <w:name w:val="Heading 2 Char"/>
    <w:link w:val="Heading2"/>
    <w:locked/>
    <w:rsid w:val="00A676E9"/>
    <w:rPr>
      <w:rFonts w:ascii="Arial" w:eastAsia="MS Mincho" w:hAnsi="Arial"/>
      <w:b/>
      <w:sz w:val="22"/>
      <w:lang w:val="de-DE" w:eastAsia="ar-SA"/>
    </w:rPr>
  </w:style>
  <w:style w:type="character" w:customStyle="1" w:styleId="Heading4Char">
    <w:name w:val="Heading 4 Char"/>
    <w:link w:val="Heading4"/>
    <w:locked/>
    <w:rsid w:val="00A676E9"/>
    <w:rPr>
      <w:rFonts w:ascii="Arial" w:eastAsia="MS Mincho" w:hAnsi="Arial"/>
      <w:b/>
      <w:bCs/>
      <w:szCs w:val="28"/>
      <w:lang w:val="de-DE" w:eastAsia="ar-SA"/>
    </w:rPr>
  </w:style>
  <w:style w:type="character" w:customStyle="1" w:styleId="Heading5Char1">
    <w:name w:val="Heading 5 Char1"/>
    <w:link w:val="Heading5"/>
    <w:uiPriority w:val="9"/>
    <w:semiHidden/>
    <w:rsid w:val="0069224B"/>
    <w:rPr>
      <w:rFonts w:ascii="Calibri" w:eastAsia="Times New Roman" w:hAnsi="Calibri" w:cs="Times New Roman"/>
      <w:b/>
      <w:bCs/>
      <w:i/>
      <w:iCs/>
      <w:sz w:val="26"/>
      <w:szCs w:val="26"/>
      <w:lang w:val="de-DE" w:eastAsia="ar-SA"/>
    </w:rPr>
  </w:style>
  <w:style w:type="character" w:customStyle="1" w:styleId="Heading6Char1">
    <w:name w:val="Heading 6 Char1"/>
    <w:link w:val="Heading6"/>
    <w:uiPriority w:val="9"/>
    <w:semiHidden/>
    <w:rsid w:val="0069224B"/>
    <w:rPr>
      <w:rFonts w:ascii="Calibri" w:eastAsia="Times New Roman" w:hAnsi="Calibri" w:cs="Times New Roman"/>
      <w:b/>
      <w:bCs/>
      <w:sz w:val="22"/>
      <w:szCs w:val="22"/>
      <w:lang w:val="de-DE" w:eastAsia="ar-SA"/>
    </w:rPr>
  </w:style>
  <w:style w:type="character" w:customStyle="1" w:styleId="Heading7Char">
    <w:name w:val="Heading 7 Char"/>
    <w:link w:val="Heading7"/>
    <w:uiPriority w:val="9"/>
    <w:semiHidden/>
    <w:rsid w:val="0069224B"/>
    <w:rPr>
      <w:rFonts w:ascii="Calibri" w:eastAsia="Times New Roman" w:hAnsi="Calibri" w:cs="Times New Roman"/>
      <w:sz w:val="24"/>
      <w:szCs w:val="24"/>
      <w:lang w:val="de-DE" w:eastAsia="ar-SA"/>
    </w:rPr>
  </w:style>
  <w:style w:type="character" w:customStyle="1" w:styleId="Heading8Char">
    <w:name w:val="Heading 8 Char"/>
    <w:link w:val="Heading8"/>
    <w:uiPriority w:val="9"/>
    <w:semiHidden/>
    <w:rsid w:val="0069224B"/>
    <w:rPr>
      <w:rFonts w:ascii="Calibri" w:eastAsia="Times New Roman" w:hAnsi="Calibri" w:cs="Times New Roman"/>
      <w:i/>
      <w:iCs/>
      <w:sz w:val="24"/>
      <w:szCs w:val="24"/>
      <w:lang w:val="de-DE" w:eastAsia="ar-SA"/>
    </w:rPr>
  </w:style>
  <w:style w:type="character" w:customStyle="1" w:styleId="Heading9Char">
    <w:name w:val="Heading 9 Char"/>
    <w:link w:val="Heading9"/>
    <w:locked/>
    <w:rsid w:val="00A676E9"/>
    <w:rPr>
      <w:rFonts w:ascii="Arial" w:eastAsia="MS Mincho" w:hAnsi="Arial"/>
      <w:sz w:val="16"/>
      <w:szCs w:val="22"/>
      <w:lang w:val="de-DE" w:eastAsia="ar-SA"/>
    </w:rPr>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lang w:val="en-GB"/>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lang w:val="en-GB"/>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686C2E"/>
    <w:pPr>
      <w:tabs>
        <w:tab w:val="num" w:pos="360"/>
      </w:tabs>
      <w:spacing w:after="120" w:line="240" w:lineRule="atLeast"/>
      <w:jc w:val="left"/>
    </w:pPr>
    <w:rPr>
      <w:lang w:val="en-GB"/>
    </w:rPr>
  </w:style>
  <w:style w:type="paragraph" w:customStyle="1" w:styleId="Tabletext">
    <w:name w:val="Table text"/>
    <w:basedOn w:val="Normal"/>
    <w:rsid w:val="00686C2E"/>
    <w:pPr>
      <w:spacing w:before="60" w:after="60"/>
    </w:pPr>
    <w:rPr>
      <w:sz w:val="16"/>
      <w:szCs w:val="16"/>
      <w:lang w:val="en-GB"/>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4E1D86"/>
    <w:pPr>
      <w:tabs>
        <w:tab w:val="left" w:pos="900"/>
        <w:tab w:val="right" w:leader="dot" w:pos="8364"/>
      </w:tabs>
    </w:pPr>
    <w:rPr>
      <w:noProof/>
    </w:rPr>
  </w:style>
  <w:style w:type="paragraph" w:styleId="TOC2">
    <w:name w:val="toc 2"/>
    <w:basedOn w:val="Normal"/>
    <w:next w:val="Normal"/>
    <w:autoRedefine/>
    <w:uiPriority w:val="39"/>
    <w:rsid w:val="004E1D86"/>
    <w:pPr>
      <w:tabs>
        <w:tab w:val="left" w:pos="900"/>
        <w:tab w:val="right" w:leader="dot" w:pos="8364"/>
      </w:tabs>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link w:val="HeaderChar"/>
    <w:rsid w:val="00F56048"/>
    <w:pPr>
      <w:tabs>
        <w:tab w:val="center" w:pos="4320"/>
        <w:tab w:val="right" w:pos="8640"/>
      </w:tabs>
    </w:pPr>
  </w:style>
  <w:style w:type="character" w:customStyle="1" w:styleId="HeaderChar">
    <w:name w:val="Header Char"/>
    <w:link w:val="Header"/>
    <w:locked/>
    <w:rsid w:val="00A676E9"/>
    <w:rPr>
      <w:rFonts w:ascii="Arial" w:eastAsia="MS Mincho" w:hAnsi="Arial"/>
      <w:lang w:val="de-DE" w:eastAsia="ar-SA" w:bidi="ar-SA"/>
    </w:rPr>
  </w:style>
  <w:style w:type="paragraph" w:customStyle="1" w:styleId="Appendix">
    <w:name w:val="Appendix"/>
    <w:next w:val="ParagraphText"/>
    <w:rsid w:val="00F56048"/>
    <w:pPr>
      <w:numPr>
        <w:numId w:val="10"/>
      </w:numPr>
    </w:pPr>
    <w:rPr>
      <w:rFonts w:ascii="Arial" w:hAnsi="Arial" w:cs="Arial"/>
      <w:b/>
      <w:bCs/>
      <w:sz w:val="24"/>
      <w:szCs w:val="24"/>
      <w:lang w:eastAsia="ar-SA"/>
    </w:rPr>
  </w:style>
  <w:style w:type="paragraph" w:customStyle="1" w:styleId="Heading1-5">
    <w:name w:val="Heading 1-5"/>
    <w:basedOn w:val="Normal"/>
    <w:rsid w:val="00F56048"/>
  </w:style>
  <w:style w:type="paragraph" w:styleId="BodyText">
    <w:name w:val="Body Text"/>
    <w:basedOn w:val="Normal"/>
    <w:link w:val="BodyTextChar"/>
    <w:rsid w:val="000D4788"/>
    <w:pPr>
      <w:spacing w:before="60" w:after="60" w:line="210" w:lineRule="atLeast"/>
    </w:pPr>
    <w:rPr>
      <w:sz w:val="18"/>
    </w:rPr>
  </w:style>
  <w:style w:type="character" w:customStyle="1" w:styleId="BodyTextChar">
    <w:name w:val="Body Text Char"/>
    <w:link w:val="BodyText"/>
    <w:rsid w:val="0069224B"/>
    <w:rPr>
      <w:rFonts w:ascii="Arial" w:eastAsia="MS Mincho" w:hAnsi="Arial"/>
      <w:sz w:val="18"/>
      <w:lang w:val="de-DE" w:eastAsia="ar-SA"/>
    </w:rPr>
  </w:style>
  <w:style w:type="paragraph" w:customStyle="1" w:styleId="Figuretitle">
    <w:name w:val="Figure title"/>
    <w:basedOn w:val="Normal"/>
    <w:next w:val="Normal"/>
    <w:rsid w:val="000D4788"/>
    <w:pPr>
      <w:spacing w:before="220" w:after="220" w:line="230" w:lineRule="atLeast"/>
      <w:jc w:val="center"/>
    </w:pPr>
    <w:rPr>
      <w:b/>
    </w:rPr>
  </w:style>
  <w:style w:type="paragraph" w:styleId="Footer">
    <w:name w:val="footer"/>
    <w:basedOn w:val="Normal"/>
    <w:link w:val="FooterChar1"/>
    <w:uiPriority w:val="99"/>
    <w:rsid w:val="000D4788"/>
    <w:pPr>
      <w:tabs>
        <w:tab w:val="center" w:pos="4320"/>
        <w:tab w:val="right" w:pos="8640"/>
      </w:tabs>
    </w:pPr>
  </w:style>
  <w:style w:type="character" w:customStyle="1" w:styleId="FooterChar1">
    <w:name w:val="Footer Char1"/>
    <w:link w:val="Footer"/>
    <w:uiPriority w:val="99"/>
    <w:rsid w:val="00E73FC6"/>
    <w:rPr>
      <w:rFonts w:ascii="Arial" w:eastAsia="MS Mincho" w:hAnsi="Arial"/>
      <w:lang w:val="de-DE" w:eastAsia="ar-SA"/>
    </w:rPr>
  </w:style>
  <w:style w:type="paragraph" w:customStyle="1" w:styleId="a2">
    <w:name w:val="a2"/>
    <w:basedOn w:val="Heading2"/>
    <w:next w:val="Normal"/>
    <w:rsid w:val="000D4788"/>
    <w:pPr>
      <w:keepNext/>
      <w:tabs>
        <w:tab w:val="num" w:pos="360"/>
        <w:tab w:val="left" w:pos="500"/>
        <w:tab w:val="left" w:pos="720"/>
      </w:tabs>
      <w:spacing w:before="270" w:after="240" w:line="270" w:lineRule="exact"/>
    </w:pPr>
    <w:rPr>
      <w:rFonts w:eastAsia="Times New Roman" w:cs="Arial"/>
      <w:bCs/>
      <w:sz w:val="24"/>
      <w:szCs w:val="24"/>
      <w:lang w:val="en-GB"/>
    </w:rPr>
  </w:style>
  <w:style w:type="paragraph" w:customStyle="1" w:styleId="Heading7-1">
    <w:name w:val="Heading 7-1"/>
    <w:basedOn w:val="Normal"/>
    <w:next w:val="Normal"/>
    <w:rsid w:val="000D4788"/>
    <w:pPr>
      <w:tabs>
        <w:tab w:val="num" w:pos="720"/>
      </w:tabs>
      <w:spacing w:before="240" w:after="240"/>
      <w:ind w:left="720" w:hanging="360"/>
      <w:jc w:val="left"/>
    </w:pPr>
    <w:rPr>
      <w:b/>
      <w:sz w:val="24"/>
      <w:lang w:val="en-GB"/>
    </w:rPr>
  </w:style>
  <w:style w:type="paragraph" w:customStyle="1" w:styleId="Heading7-2">
    <w:name w:val="Heading 7-2"/>
    <w:basedOn w:val="Normal"/>
    <w:next w:val="Normal"/>
    <w:rsid w:val="000D4788"/>
    <w:pPr>
      <w:tabs>
        <w:tab w:val="num" w:pos="720"/>
      </w:tabs>
      <w:spacing w:before="240" w:after="240"/>
      <w:ind w:left="720" w:hanging="360"/>
      <w:jc w:val="left"/>
    </w:pPr>
    <w:rPr>
      <w:b/>
      <w:sz w:val="22"/>
      <w:lang w:val="en-GB"/>
    </w:rPr>
  </w:style>
  <w:style w:type="paragraph" w:customStyle="1" w:styleId="Heading7-3">
    <w:name w:val="Heading 7-3"/>
    <w:basedOn w:val="Normal"/>
    <w:next w:val="Normal"/>
    <w:rsid w:val="000D4788"/>
    <w:pPr>
      <w:tabs>
        <w:tab w:val="num" w:pos="720"/>
      </w:tabs>
      <w:spacing w:before="240" w:after="240"/>
      <w:ind w:left="720" w:hanging="360"/>
      <w:jc w:val="left"/>
    </w:pPr>
    <w:rPr>
      <w:b/>
      <w:lang w:val="en-GB"/>
    </w:rPr>
  </w:style>
  <w:style w:type="paragraph" w:customStyle="1" w:styleId="Heading7-4">
    <w:name w:val="Heading 7-4"/>
    <w:basedOn w:val="Normal"/>
    <w:rsid w:val="000D4788"/>
    <w:pPr>
      <w:tabs>
        <w:tab w:val="num" w:pos="720"/>
      </w:tabs>
      <w:spacing w:before="240" w:after="240"/>
      <w:ind w:left="720" w:hanging="360"/>
      <w:jc w:val="left"/>
    </w:pPr>
    <w:rPr>
      <w:b/>
      <w:lang w:val="en-GB"/>
    </w:rPr>
  </w:style>
  <w:style w:type="paragraph" w:customStyle="1" w:styleId="Terms">
    <w:name w:val="Term(s)"/>
    <w:basedOn w:val="Normal"/>
    <w:next w:val="Normal"/>
    <w:rsid w:val="000D4788"/>
    <w:pPr>
      <w:keepNext/>
      <w:spacing w:line="230" w:lineRule="atLeast"/>
      <w:jc w:val="left"/>
    </w:pPr>
    <w:rPr>
      <w:b/>
    </w:rPr>
  </w:style>
  <w:style w:type="paragraph" w:customStyle="1" w:styleId="Paragraph">
    <w:name w:val="Paragraph"/>
    <w:rsid w:val="000D4788"/>
    <w:pPr>
      <w:suppressAutoHyphens/>
    </w:pPr>
    <w:rPr>
      <w:rFonts w:ascii="Arial" w:eastAsia="Arial" w:hAnsi="Arial"/>
      <w:lang w:eastAsia="ar-SA"/>
    </w:rPr>
  </w:style>
  <w:style w:type="paragraph" w:customStyle="1" w:styleId="AnnexHeader">
    <w:name w:val="Annex Header"/>
    <w:next w:val="Paragraph"/>
    <w:rsid w:val="000D4788"/>
    <w:pPr>
      <w:tabs>
        <w:tab w:val="num" w:pos="360"/>
      </w:tabs>
      <w:suppressAutoHyphens/>
      <w:jc w:val="center"/>
    </w:pPr>
    <w:rPr>
      <w:rFonts w:ascii="Arial" w:eastAsia="Arial" w:hAnsi="Arial"/>
      <w:b/>
      <w:sz w:val="28"/>
      <w:lang w:val="en-US" w:eastAsia="ar-SA"/>
    </w:rPr>
  </w:style>
  <w:style w:type="paragraph" w:customStyle="1" w:styleId="Figure">
    <w:name w:val="Figure"/>
    <w:basedOn w:val="Paragraph"/>
    <w:rsid w:val="000D4788"/>
    <w:pPr>
      <w:spacing w:before="120"/>
      <w:jc w:val="center"/>
    </w:pPr>
    <w:rPr>
      <w:rFonts w:ascii="Times New Roman" w:hAnsi="Times New Roman"/>
      <w:b/>
      <w:sz w:val="24"/>
      <w:lang w:val="en-US"/>
    </w:rPr>
  </w:style>
  <w:style w:type="paragraph" w:customStyle="1" w:styleId="AnnexHeading2">
    <w:name w:val="Annex Heading2"/>
    <w:basedOn w:val="Normal"/>
    <w:rsid w:val="000D4788"/>
    <w:pPr>
      <w:tabs>
        <w:tab w:val="left" w:pos="142"/>
      </w:tabs>
      <w:ind w:left="142"/>
      <w:jc w:val="left"/>
    </w:pPr>
    <w:rPr>
      <w:rFonts w:eastAsia="Times New Roman"/>
      <w:b/>
      <w:szCs w:val="24"/>
      <w:lang w:val="en-GB"/>
    </w:rPr>
  </w:style>
  <w:style w:type="paragraph" w:customStyle="1" w:styleId="AnnexHeading1">
    <w:name w:val="Annex Heading1"/>
    <w:basedOn w:val="Normal"/>
    <w:next w:val="Paragraph"/>
    <w:rsid w:val="000D4788"/>
    <w:pPr>
      <w:jc w:val="left"/>
    </w:pPr>
    <w:rPr>
      <w:rFonts w:eastAsia="Times New Roman"/>
      <w:b/>
      <w:szCs w:val="24"/>
      <w:lang w:val="en-GB"/>
    </w:rPr>
  </w:style>
  <w:style w:type="paragraph" w:styleId="TOC3">
    <w:name w:val="toc 3"/>
    <w:basedOn w:val="Normal"/>
    <w:next w:val="Normal"/>
    <w:autoRedefine/>
    <w:uiPriority w:val="39"/>
    <w:rsid w:val="00DE013E"/>
    <w:pPr>
      <w:tabs>
        <w:tab w:val="left" w:pos="900"/>
        <w:tab w:val="right" w:leader="dot" w:pos="8364"/>
      </w:tabs>
    </w:pPr>
  </w:style>
  <w:style w:type="paragraph" w:styleId="TOC6">
    <w:name w:val="toc 6"/>
    <w:basedOn w:val="Normal"/>
    <w:next w:val="Normal"/>
    <w:autoRedefine/>
    <w:uiPriority w:val="39"/>
    <w:rsid w:val="00884565"/>
    <w:pPr>
      <w:tabs>
        <w:tab w:val="left" w:pos="900"/>
        <w:tab w:val="right" w:leader="dot" w:pos="8301"/>
      </w:tabs>
    </w:pPr>
  </w:style>
  <w:style w:type="paragraph" w:styleId="BalloonText">
    <w:name w:val="Balloon Text"/>
    <w:basedOn w:val="Normal"/>
    <w:link w:val="BalloonTextChar"/>
    <w:uiPriority w:val="99"/>
    <w:semiHidden/>
    <w:unhideWhenUsed/>
    <w:rsid w:val="0069224B"/>
    <w:rPr>
      <w:rFonts w:ascii="Tahoma" w:hAnsi="Tahoma"/>
      <w:sz w:val="16"/>
      <w:szCs w:val="16"/>
    </w:rPr>
  </w:style>
  <w:style w:type="character" w:customStyle="1" w:styleId="BalloonTextChar">
    <w:name w:val="Balloon Text Char"/>
    <w:link w:val="BalloonText"/>
    <w:uiPriority w:val="99"/>
    <w:semiHidden/>
    <w:rsid w:val="0069224B"/>
    <w:rPr>
      <w:rFonts w:ascii="Tahoma" w:eastAsia="MS Mincho" w:hAnsi="Tahoma" w:cs="Tahoma"/>
      <w:sz w:val="16"/>
      <w:szCs w:val="16"/>
      <w:lang w:val="de-DE" w:eastAsia="ar-SA"/>
    </w:rPr>
  </w:style>
  <w:style w:type="paragraph" w:styleId="Bibliography">
    <w:name w:val="Bibliography"/>
    <w:basedOn w:val="Normal"/>
    <w:next w:val="Normal"/>
    <w:uiPriority w:val="37"/>
    <w:semiHidden/>
    <w:unhideWhenUsed/>
    <w:rsid w:val="0069224B"/>
  </w:style>
  <w:style w:type="paragraph" w:styleId="BlockText">
    <w:name w:val="Block Text"/>
    <w:basedOn w:val="Normal"/>
    <w:uiPriority w:val="99"/>
    <w:semiHidden/>
    <w:unhideWhenUsed/>
    <w:rsid w:val="0069224B"/>
    <w:pPr>
      <w:spacing w:after="120"/>
      <w:ind w:left="1440" w:right="1440"/>
    </w:pPr>
  </w:style>
  <w:style w:type="paragraph" w:styleId="BodyText2">
    <w:name w:val="Body Text 2"/>
    <w:basedOn w:val="Normal"/>
    <w:link w:val="BodyText2Char"/>
    <w:uiPriority w:val="99"/>
    <w:semiHidden/>
    <w:unhideWhenUsed/>
    <w:rsid w:val="0069224B"/>
    <w:pPr>
      <w:spacing w:after="120" w:line="480" w:lineRule="auto"/>
    </w:pPr>
  </w:style>
  <w:style w:type="character" w:customStyle="1" w:styleId="BodyText2Char">
    <w:name w:val="Body Text 2 Char"/>
    <w:link w:val="BodyText2"/>
    <w:uiPriority w:val="99"/>
    <w:semiHidden/>
    <w:rsid w:val="0069224B"/>
    <w:rPr>
      <w:rFonts w:ascii="Arial" w:eastAsia="MS Mincho" w:hAnsi="Arial"/>
      <w:lang w:val="de-DE" w:eastAsia="ar-SA"/>
    </w:rPr>
  </w:style>
  <w:style w:type="paragraph" w:styleId="BodyText3">
    <w:name w:val="Body Text 3"/>
    <w:basedOn w:val="Normal"/>
    <w:link w:val="BodyText3Char"/>
    <w:uiPriority w:val="99"/>
    <w:semiHidden/>
    <w:unhideWhenUsed/>
    <w:rsid w:val="0069224B"/>
    <w:pPr>
      <w:spacing w:after="120"/>
    </w:pPr>
    <w:rPr>
      <w:sz w:val="16"/>
      <w:szCs w:val="16"/>
    </w:rPr>
  </w:style>
  <w:style w:type="character" w:customStyle="1" w:styleId="BodyText3Char">
    <w:name w:val="Body Text 3 Char"/>
    <w:link w:val="BodyText3"/>
    <w:uiPriority w:val="99"/>
    <w:semiHidden/>
    <w:rsid w:val="0069224B"/>
    <w:rPr>
      <w:rFonts w:ascii="Arial" w:eastAsia="MS Mincho" w:hAnsi="Arial"/>
      <w:sz w:val="16"/>
      <w:szCs w:val="16"/>
      <w:lang w:val="de-DE" w:eastAsia="ar-SA"/>
    </w:rPr>
  </w:style>
  <w:style w:type="paragraph" w:styleId="BodyTextFirstIndent">
    <w:name w:val="Body Text First Indent"/>
    <w:basedOn w:val="BodyText"/>
    <w:uiPriority w:val="99"/>
    <w:semiHidden/>
    <w:unhideWhenUsed/>
    <w:rsid w:val="0069224B"/>
    <w:pPr>
      <w:spacing w:before="0" w:after="120" w:line="240" w:lineRule="auto"/>
      <w:ind w:firstLine="210"/>
    </w:pPr>
    <w:rPr>
      <w:sz w:val="20"/>
    </w:rPr>
  </w:style>
  <w:style w:type="character" w:customStyle="1" w:styleId="BodyTextFirstIndentChar">
    <w:name w:val="Body Text First Indent Char"/>
    <w:basedOn w:val="BodyTextChar"/>
    <w:link w:val="BodyTextFirstIndent"/>
    <w:rsid w:val="0069224B"/>
    <w:rPr>
      <w:rFonts w:ascii="Arial" w:eastAsia="MS Mincho" w:hAnsi="Arial"/>
      <w:sz w:val="18"/>
      <w:lang w:val="de-DE" w:eastAsia="ar-SA"/>
    </w:rPr>
  </w:style>
  <w:style w:type="paragraph" w:styleId="BodyTextIndent">
    <w:name w:val="Body Text Indent"/>
    <w:basedOn w:val="Normal"/>
    <w:link w:val="BodyTextIndentChar"/>
    <w:uiPriority w:val="99"/>
    <w:semiHidden/>
    <w:unhideWhenUsed/>
    <w:rsid w:val="0069224B"/>
    <w:pPr>
      <w:spacing w:after="120"/>
      <w:ind w:left="283"/>
    </w:pPr>
  </w:style>
  <w:style w:type="character" w:customStyle="1" w:styleId="BodyTextIndentChar">
    <w:name w:val="Body Text Indent Char"/>
    <w:link w:val="BodyTextIndent"/>
    <w:uiPriority w:val="99"/>
    <w:semiHidden/>
    <w:rsid w:val="0069224B"/>
    <w:rPr>
      <w:rFonts w:ascii="Arial" w:eastAsia="MS Mincho" w:hAnsi="Arial"/>
      <w:lang w:val="de-DE" w:eastAsia="ar-SA"/>
    </w:rPr>
  </w:style>
  <w:style w:type="paragraph" w:styleId="BodyTextFirstIndent2">
    <w:name w:val="Body Text First Indent 2"/>
    <w:basedOn w:val="BodyTextIndent"/>
    <w:link w:val="BodyTextFirstIndent2Char"/>
    <w:uiPriority w:val="99"/>
    <w:semiHidden/>
    <w:unhideWhenUsed/>
    <w:rsid w:val="0069224B"/>
    <w:pPr>
      <w:ind w:firstLine="210"/>
    </w:pPr>
  </w:style>
  <w:style w:type="character" w:customStyle="1" w:styleId="BodyTextFirstIndent2Char">
    <w:name w:val="Body Text First Indent 2 Char"/>
    <w:basedOn w:val="BodyTextIndentChar"/>
    <w:link w:val="BodyTextFirstIndent2"/>
    <w:uiPriority w:val="99"/>
    <w:semiHidden/>
    <w:rsid w:val="0069224B"/>
    <w:rPr>
      <w:rFonts w:ascii="Arial" w:eastAsia="MS Mincho" w:hAnsi="Arial"/>
      <w:lang w:val="de-DE" w:eastAsia="ar-SA"/>
    </w:rPr>
  </w:style>
  <w:style w:type="paragraph" w:styleId="BodyTextIndent2">
    <w:name w:val="Body Text Indent 2"/>
    <w:basedOn w:val="Normal"/>
    <w:link w:val="BodyTextIndent2Char"/>
    <w:uiPriority w:val="99"/>
    <w:semiHidden/>
    <w:unhideWhenUsed/>
    <w:rsid w:val="0069224B"/>
    <w:pPr>
      <w:spacing w:after="120" w:line="480" w:lineRule="auto"/>
      <w:ind w:left="283"/>
    </w:pPr>
  </w:style>
  <w:style w:type="character" w:customStyle="1" w:styleId="BodyTextIndent2Char">
    <w:name w:val="Body Text Indent 2 Char"/>
    <w:link w:val="BodyTextIndent2"/>
    <w:uiPriority w:val="99"/>
    <w:semiHidden/>
    <w:rsid w:val="0069224B"/>
    <w:rPr>
      <w:rFonts w:ascii="Arial" w:eastAsia="MS Mincho" w:hAnsi="Arial"/>
      <w:lang w:val="de-DE" w:eastAsia="ar-SA"/>
    </w:rPr>
  </w:style>
  <w:style w:type="paragraph" w:styleId="BodyTextIndent3">
    <w:name w:val="Body Text Indent 3"/>
    <w:basedOn w:val="Normal"/>
    <w:link w:val="BodyTextIndent3Char"/>
    <w:uiPriority w:val="99"/>
    <w:semiHidden/>
    <w:unhideWhenUsed/>
    <w:rsid w:val="0069224B"/>
    <w:pPr>
      <w:spacing w:after="120"/>
      <w:ind w:left="283"/>
    </w:pPr>
    <w:rPr>
      <w:sz w:val="16"/>
      <w:szCs w:val="16"/>
    </w:rPr>
  </w:style>
  <w:style w:type="character" w:customStyle="1" w:styleId="BodyTextIndent3Char">
    <w:name w:val="Body Text Indent 3 Char"/>
    <w:link w:val="BodyTextIndent3"/>
    <w:uiPriority w:val="99"/>
    <w:semiHidden/>
    <w:rsid w:val="0069224B"/>
    <w:rPr>
      <w:rFonts w:ascii="Arial" w:eastAsia="MS Mincho" w:hAnsi="Arial"/>
      <w:sz w:val="16"/>
      <w:szCs w:val="16"/>
      <w:lang w:val="de-DE" w:eastAsia="ar-SA"/>
    </w:rPr>
  </w:style>
  <w:style w:type="paragraph" w:styleId="Caption">
    <w:name w:val="caption"/>
    <w:basedOn w:val="Normal"/>
    <w:next w:val="Normal"/>
    <w:uiPriority w:val="35"/>
    <w:qFormat/>
    <w:rsid w:val="0069224B"/>
    <w:rPr>
      <w:b/>
      <w:bCs/>
    </w:rPr>
  </w:style>
  <w:style w:type="paragraph" w:styleId="Closing">
    <w:name w:val="Closing"/>
    <w:basedOn w:val="Normal"/>
    <w:link w:val="ClosingChar"/>
    <w:uiPriority w:val="99"/>
    <w:semiHidden/>
    <w:unhideWhenUsed/>
    <w:rsid w:val="0069224B"/>
    <w:pPr>
      <w:ind w:left="4252"/>
    </w:pPr>
  </w:style>
  <w:style w:type="character" w:customStyle="1" w:styleId="ClosingChar">
    <w:name w:val="Closing Char"/>
    <w:link w:val="Closing"/>
    <w:uiPriority w:val="99"/>
    <w:semiHidden/>
    <w:rsid w:val="0069224B"/>
    <w:rPr>
      <w:rFonts w:ascii="Arial" w:eastAsia="MS Mincho" w:hAnsi="Arial"/>
      <w:lang w:val="de-DE" w:eastAsia="ar-SA"/>
    </w:rPr>
  </w:style>
  <w:style w:type="paragraph" w:styleId="CommentText">
    <w:name w:val="annotation text"/>
    <w:basedOn w:val="Normal"/>
    <w:link w:val="CommentTextChar"/>
    <w:uiPriority w:val="99"/>
    <w:semiHidden/>
    <w:unhideWhenUsed/>
    <w:rsid w:val="0069224B"/>
  </w:style>
  <w:style w:type="character" w:customStyle="1" w:styleId="CommentTextChar">
    <w:name w:val="Comment Text Char"/>
    <w:link w:val="CommentText"/>
    <w:uiPriority w:val="99"/>
    <w:semiHidden/>
    <w:rsid w:val="0069224B"/>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69224B"/>
    <w:rPr>
      <w:b/>
      <w:bCs/>
    </w:rPr>
  </w:style>
  <w:style w:type="character" w:customStyle="1" w:styleId="CommentSubjectChar">
    <w:name w:val="Comment Subject Char"/>
    <w:link w:val="CommentSubject"/>
    <w:uiPriority w:val="99"/>
    <w:semiHidden/>
    <w:rsid w:val="0069224B"/>
    <w:rPr>
      <w:rFonts w:ascii="Arial" w:eastAsia="MS Mincho" w:hAnsi="Arial"/>
      <w:b/>
      <w:bCs/>
      <w:lang w:val="de-DE" w:eastAsia="ar-SA"/>
    </w:rPr>
  </w:style>
  <w:style w:type="paragraph" w:styleId="Date">
    <w:name w:val="Date"/>
    <w:basedOn w:val="Normal"/>
    <w:next w:val="Normal"/>
    <w:link w:val="DateChar"/>
    <w:uiPriority w:val="99"/>
    <w:semiHidden/>
    <w:unhideWhenUsed/>
    <w:rsid w:val="0069224B"/>
  </w:style>
  <w:style w:type="character" w:customStyle="1" w:styleId="DateChar">
    <w:name w:val="Date Char"/>
    <w:link w:val="Date"/>
    <w:uiPriority w:val="99"/>
    <w:semiHidden/>
    <w:rsid w:val="0069224B"/>
    <w:rPr>
      <w:rFonts w:ascii="Arial" w:eastAsia="MS Mincho" w:hAnsi="Arial"/>
      <w:lang w:val="de-DE" w:eastAsia="ar-SA"/>
    </w:rPr>
  </w:style>
  <w:style w:type="paragraph" w:styleId="DocumentMap">
    <w:name w:val="Document Map"/>
    <w:basedOn w:val="Normal"/>
    <w:link w:val="DocumentMapChar"/>
    <w:uiPriority w:val="99"/>
    <w:semiHidden/>
    <w:unhideWhenUsed/>
    <w:rsid w:val="0069224B"/>
    <w:rPr>
      <w:rFonts w:ascii="Tahoma" w:hAnsi="Tahoma"/>
      <w:sz w:val="16"/>
      <w:szCs w:val="16"/>
    </w:rPr>
  </w:style>
  <w:style w:type="character" w:customStyle="1" w:styleId="DocumentMapChar">
    <w:name w:val="Document Map Char"/>
    <w:link w:val="DocumentMap"/>
    <w:uiPriority w:val="99"/>
    <w:semiHidden/>
    <w:rsid w:val="0069224B"/>
    <w:rPr>
      <w:rFonts w:ascii="Tahoma" w:eastAsia="MS Mincho" w:hAnsi="Tahoma" w:cs="Tahoma"/>
      <w:sz w:val="16"/>
      <w:szCs w:val="16"/>
      <w:lang w:val="de-DE" w:eastAsia="ar-SA"/>
    </w:rPr>
  </w:style>
  <w:style w:type="paragraph" w:styleId="E-mailSignature">
    <w:name w:val="E-mail Signature"/>
    <w:basedOn w:val="Normal"/>
    <w:link w:val="E-mailSignatureChar"/>
    <w:uiPriority w:val="99"/>
    <w:semiHidden/>
    <w:unhideWhenUsed/>
    <w:rsid w:val="0069224B"/>
  </w:style>
  <w:style w:type="character" w:customStyle="1" w:styleId="E-mailSignatureChar">
    <w:name w:val="E-mail Signature Char"/>
    <w:link w:val="E-mailSignature"/>
    <w:uiPriority w:val="99"/>
    <w:semiHidden/>
    <w:rsid w:val="0069224B"/>
    <w:rPr>
      <w:rFonts w:ascii="Arial" w:eastAsia="MS Mincho" w:hAnsi="Arial"/>
      <w:lang w:val="de-DE" w:eastAsia="ar-SA"/>
    </w:rPr>
  </w:style>
  <w:style w:type="paragraph" w:styleId="EndnoteText">
    <w:name w:val="endnote text"/>
    <w:basedOn w:val="Normal"/>
    <w:link w:val="EndnoteTextChar"/>
    <w:uiPriority w:val="99"/>
    <w:semiHidden/>
    <w:unhideWhenUsed/>
    <w:rsid w:val="0069224B"/>
  </w:style>
  <w:style w:type="character" w:customStyle="1" w:styleId="EndnoteTextChar">
    <w:name w:val="Endnote Text Char"/>
    <w:link w:val="EndnoteText"/>
    <w:uiPriority w:val="99"/>
    <w:semiHidden/>
    <w:rsid w:val="0069224B"/>
    <w:rPr>
      <w:rFonts w:ascii="Arial" w:eastAsia="MS Mincho" w:hAnsi="Arial"/>
      <w:lang w:val="de-DE" w:eastAsia="ar-SA"/>
    </w:rPr>
  </w:style>
  <w:style w:type="paragraph" w:styleId="EnvelopeAddress">
    <w:name w:val="envelope address"/>
    <w:basedOn w:val="Normal"/>
    <w:uiPriority w:val="99"/>
    <w:semiHidden/>
    <w:unhideWhenUsed/>
    <w:rsid w:val="0069224B"/>
    <w:pPr>
      <w:framePr w:w="7920" w:h="1980" w:hRule="exact" w:hSpace="180" w:wrap="auto" w:hAnchor="page" w:xAlign="center" w:yAlign="bottom"/>
      <w:ind w:left="2880"/>
    </w:pPr>
    <w:rPr>
      <w:rFonts w:ascii="Cambria" w:eastAsia="Times New Roman" w:hAnsi="Cambria"/>
      <w:sz w:val="24"/>
      <w:szCs w:val="24"/>
    </w:rPr>
  </w:style>
  <w:style w:type="paragraph" w:styleId="EnvelopeReturn">
    <w:name w:val="envelope return"/>
    <w:basedOn w:val="Normal"/>
    <w:uiPriority w:val="99"/>
    <w:semiHidden/>
    <w:unhideWhenUsed/>
    <w:rsid w:val="0069224B"/>
    <w:rPr>
      <w:rFonts w:ascii="Cambria" w:eastAsia="Times New Roman" w:hAnsi="Cambria"/>
    </w:rPr>
  </w:style>
  <w:style w:type="paragraph" w:styleId="HTMLAddress">
    <w:name w:val="HTML Address"/>
    <w:basedOn w:val="Normal"/>
    <w:link w:val="HTMLAddressChar"/>
    <w:uiPriority w:val="99"/>
    <w:semiHidden/>
    <w:unhideWhenUsed/>
    <w:rsid w:val="0069224B"/>
    <w:rPr>
      <w:i/>
      <w:iCs/>
    </w:rPr>
  </w:style>
  <w:style w:type="character" w:customStyle="1" w:styleId="HTMLAddressChar">
    <w:name w:val="HTML Address Char"/>
    <w:link w:val="HTMLAddress"/>
    <w:uiPriority w:val="99"/>
    <w:semiHidden/>
    <w:rsid w:val="0069224B"/>
    <w:rPr>
      <w:rFonts w:ascii="Arial" w:eastAsia="MS Mincho" w:hAnsi="Arial"/>
      <w:i/>
      <w:iCs/>
      <w:lang w:val="de-DE" w:eastAsia="ar-SA"/>
    </w:rPr>
  </w:style>
  <w:style w:type="paragraph" w:styleId="HTMLPreformatted">
    <w:name w:val="HTML Preformatted"/>
    <w:basedOn w:val="Normal"/>
    <w:link w:val="HTMLPreformattedChar1"/>
    <w:uiPriority w:val="99"/>
    <w:semiHidden/>
    <w:unhideWhenUsed/>
    <w:rsid w:val="0069224B"/>
    <w:rPr>
      <w:rFonts w:ascii="Courier New" w:hAnsi="Courier New"/>
    </w:rPr>
  </w:style>
  <w:style w:type="character" w:customStyle="1" w:styleId="HTMLPreformattedChar1">
    <w:name w:val="HTML Preformatted Char1"/>
    <w:link w:val="HTMLPreformatted"/>
    <w:uiPriority w:val="99"/>
    <w:semiHidden/>
    <w:rsid w:val="0069224B"/>
    <w:rPr>
      <w:rFonts w:ascii="Courier New" w:eastAsia="MS Mincho" w:hAnsi="Courier New" w:cs="Courier New"/>
      <w:lang w:val="de-DE" w:eastAsia="ar-SA"/>
    </w:rPr>
  </w:style>
  <w:style w:type="paragraph" w:styleId="Index1">
    <w:name w:val="index 1"/>
    <w:basedOn w:val="Normal"/>
    <w:next w:val="Normal"/>
    <w:autoRedefine/>
    <w:uiPriority w:val="99"/>
    <w:semiHidden/>
    <w:unhideWhenUsed/>
    <w:rsid w:val="0069224B"/>
    <w:pPr>
      <w:ind w:left="200" w:hanging="200"/>
    </w:pPr>
  </w:style>
  <w:style w:type="paragraph" w:styleId="Index2">
    <w:name w:val="index 2"/>
    <w:basedOn w:val="Normal"/>
    <w:next w:val="Normal"/>
    <w:autoRedefine/>
    <w:uiPriority w:val="99"/>
    <w:semiHidden/>
    <w:unhideWhenUsed/>
    <w:rsid w:val="0069224B"/>
    <w:pPr>
      <w:ind w:left="400" w:hanging="200"/>
    </w:pPr>
  </w:style>
  <w:style w:type="paragraph" w:styleId="Index3">
    <w:name w:val="index 3"/>
    <w:basedOn w:val="Normal"/>
    <w:next w:val="Normal"/>
    <w:autoRedefine/>
    <w:uiPriority w:val="99"/>
    <w:semiHidden/>
    <w:unhideWhenUsed/>
    <w:rsid w:val="0069224B"/>
    <w:pPr>
      <w:ind w:left="600" w:hanging="200"/>
    </w:pPr>
  </w:style>
  <w:style w:type="paragraph" w:styleId="Index4">
    <w:name w:val="index 4"/>
    <w:basedOn w:val="Normal"/>
    <w:next w:val="Normal"/>
    <w:autoRedefine/>
    <w:uiPriority w:val="99"/>
    <w:semiHidden/>
    <w:unhideWhenUsed/>
    <w:rsid w:val="0069224B"/>
    <w:pPr>
      <w:ind w:left="800" w:hanging="200"/>
    </w:pPr>
  </w:style>
  <w:style w:type="paragraph" w:styleId="Index5">
    <w:name w:val="index 5"/>
    <w:basedOn w:val="Normal"/>
    <w:next w:val="Normal"/>
    <w:autoRedefine/>
    <w:uiPriority w:val="99"/>
    <w:semiHidden/>
    <w:unhideWhenUsed/>
    <w:rsid w:val="0069224B"/>
    <w:pPr>
      <w:ind w:left="1000" w:hanging="200"/>
    </w:pPr>
  </w:style>
  <w:style w:type="paragraph" w:styleId="Index6">
    <w:name w:val="index 6"/>
    <w:basedOn w:val="Normal"/>
    <w:next w:val="Normal"/>
    <w:autoRedefine/>
    <w:uiPriority w:val="99"/>
    <w:semiHidden/>
    <w:unhideWhenUsed/>
    <w:rsid w:val="0069224B"/>
    <w:pPr>
      <w:ind w:left="1200" w:hanging="200"/>
    </w:pPr>
  </w:style>
  <w:style w:type="paragraph" w:styleId="Index7">
    <w:name w:val="index 7"/>
    <w:basedOn w:val="Normal"/>
    <w:next w:val="Normal"/>
    <w:autoRedefine/>
    <w:uiPriority w:val="99"/>
    <w:semiHidden/>
    <w:unhideWhenUsed/>
    <w:rsid w:val="0069224B"/>
    <w:pPr>
      <w:ind w:left="1400" w:hanging="200"/>
    </w:pPr>
  </w:style>
  <w:style w:type="paragraph" w:styleId="Index8">
    <w:name w:val="index 8"/>
    <w:basedOn w:val="Normal"/>
    <w:next w:val="Normal"/>
    <w:autoRedefine/>
    <w:uiPriority w:val="99"/>
    <w:semiHidden/>
    <w:unhideWhenUsed/>
    <w:rsid w:val="0069224B"/>
    <w:pPr>
      <w:ind w:left="1600" w:hanging="200"/>
    </w:pPr>
  </w:style>
  <w:style w:type="paragraph" w:styleId="Index9">
    <w:name w:val="index 9"/>
    <w:basedOn w:val="Normal"/>
    <w:next w:val="Normal"/>
    <w:autoRedefine/>
    <w:uiPriority w:val="99"/>
    <w:semiHidden/>
    <w:unhideWhenUsed/>
    <w:rsid w:val="0069224B"/>
    <w:pPr>
      <w:ind w:left="1800" w:hanging="200"/>
    </w:pPr>
  </w:style>
  <w:style w:type="paragraph" w:styleId="IndexHeading">
    <w:name w:val="index heading"/>
    <w:basedOn w:val="Normal"/>
    <w:next w:val="Index1"/>
    <w:uiPriority w:val="99"/>
    <w:semiHidden/>
    <w:unhideWhenUsed/>
    <w:rsid w:val="0069224B"/>
    <w:rPr>
      <w:rFonts w:ascii="Cambria" w:eastAsia="Times New Roman" w:hAnsi="Cambria"/>
      <w:b/>
      <w:bCs/>
    </w:rPr>
  </w:style>
  <w:style w:type="paragraph" w:styleId="IntenseQuote">
    <w:name w:val="Intense Quote"/>
    <w:basedOn w:val="Normal"/>
    <w:next w:val="Normal"/>
    <w:link w:val="IntenseQuoteChar"/>
    <w:uiPriority w:val="30"/>
    <w:qFormat/>
    <w:rsid w:val="0069224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69224B"/>
    <w:rPr>
      <w:rFonts w:ascii="Arial" w:eastAsia="MS Mincho" w:hAnsi="Arial"/>
      <w:b/>
      <w:bCs/>
      <w:i/>
      <w:iCs/>
      <w:color w:val="4F81BD"/>
      <w:lang w:val="de-DE" w:eastAsia="ar-SA"/>
    </w:rPr>
  </w:style>
  <w:style w:type="paragraph" w:styleId="List">
    <w:name w:val="List"/>
    <w:basedOn w:val="Normal"/>
    <w:uiPriority w:val="99"/>
    <w:semiHidden/>
    <w:unhideWhenUsed/>
    <w:rsid w:val="0069224B"/>
    <w:pPr>
      <w:ind w:left="283" w:hanging="283"/>
      <w:contextualSpacing/>
    </w:pPr>
  </w:style>
  <w:style w:type="paragraph" w:styleId="List2">
    <w:name w:val="List 2"/>
    <w:basedOn w:val="Normal"/>
    <w:uiPriority w:val="99"/>
    <w:semiHidden/>
    <w:unhideWhenUsed/>
    <w:rsid w:val="0069224B"/>
    <w:pPr>
      <w:ind w:left="566" w:hanging="283"/>
      <w:contextualSpacing/>
    </w:pPr>
  </w:style>
  <w:style w:type="paragraph" w:styleId="List3">
    <w:name w:val="List 3"/>
    <w:basedOn w:val="Normal"/>
    <w:uiPriority w:val="99"/>
    <w:semiHidden/>
    <w:unhideWhenUsed/>
    <w:rsid w:val="0069224B"/>
    <w:pPr>
      <w:ind w:left="849" w:hanging="283"/>
      <w:contextualSpacing/>
    </w:pPr>
  </w:style>
  <w:style w:type="paragraph" w:styleId="List4">
    <w:name w:val="List 4"/>
    <w:basedOn w:val="Normal"/>
    <w:uiPriority w:val="99"/>
    <w:semiHidden/>
    <w:unhideWhenUsed/>
    <w:rsid w:val="0069224B"/>
    <w:pPr>
      <w:ind w:left="1132" w:hanging="283"/>
      <w:contextualSpacing/>
    </w:pPr>
  </w:style>
  <w:style w:type="paragraph" w:styleId="List5">
    <w:name w:val="List 5"/>
    <w:basedOn w:val="Normal"/>
    <w:uiPriority w:val="99"/>
    <w:semiHidden/>
    <w:unhideWhenUsed/>
    <w:rsid w:val="0069224B"/>
    <w:pPr>
      <w:ind w:left="1415" w:hanging="283"/>
      <w:contextualSpacing/>
    </w:pPr>
  </w:style>
  <w:style w:type="paragraph" w:styleId="ListBullet">
    <w:name w:val="List Bullet"/>
    <w:basedOn w:val="Normal"/>
    <w:uiPriority w:val="99"/>
    <w:semiHidden/>
    <w:unhideWhenUsed/>
    <w:rsid w:val="0069224B"/>
    <w:pPr>
      <w:tabs>
        <w:tab w:val="num" w:pos="360"/>
      </w:tabs>
      <w:ind w:left="360" w:hanging="360"/>
      <w:contextualSpacing/>
    </w:pPr>
  </w:style>
  <w:style w:type="paragraph" w:styleId="ListBullet2">
    <w:name w:val="List Bullet 2"/>
    <w:basedOn w:val="Normal"/>
    <w:uiPriority w:val="99"/>
    <w:semiHidden/>
    <w:unhideWhenUsed/>
    <w:rsid w:val="0069224B"/>
    <w:pPr>
      <w:tabs>
        <w:tab w:val="num" w:pos="643"/>
      </w:tabs>
      <w:ind w:left="643" w:hanging="360"/>
      <w:contextualSpacing/>
    </w:pPr>
  </w:style>
  <w:style w:type="paragraph" w:styleId="ListBullet3">
    <w:name w:val="List Bullet 3"/>
    <w:basedOn w:val="Normal"/>
    <w:uiPriority w:val="99"/>
    <w:semiHidden/>
    <w:unhideWhenUsed/>
    <w:rsid w:val="0069224B"/>
    <w:pPr>
      <w:tabs>
        <w:tab w:val="num" w:pos="926"/>
      </w:tabs>
      <w:ind w:left="926" w:hanging="360"/>
      <w:contextualSpacing/>
    </w:pPr>
  </w:style>
  <w:style w:type="paragraph" w:styleId="ListBullet4">
    <w:name w:val="List Bullet 4"/>
    <w:basedOn w:val="Normal"/>
    <w:uiPriority w:val="99"/>
    <w:semiHidden/>
    <w:unhideWhenUsed/>
    <w:rsid w:val="0069224B"/>
    <w:pPr>
      <w:tabs>
        <w:tab w:val="num" w:pos="1209"/>
      </w:tabs>
      <w:ind w:left="1209" w:hanging="360"/>
      <w:contextualSpacing/>
    </w:pPr>
  </w:style>
  <w:style w:type="paragraph" w:styleId="ListBullet5">
    <w:name w:val="List Bullet 5"/>
    <w:basedOn w:val="Normal"/>
    <w:uiPriority w:val="99"/>
    <w:semiHidden/>
    <w:unhideWhenUsed/>
    <w:rsid w:val="0069224B"/>
    <w:pPr>
      <w:tabs>
        <w:tab w:val="num" w:pos="1492"/>
      </w:tabs>
      <w:ind w:left="1492" w:hanging="360"/>
      <w:contextualSpacing/>
    </w:pPr>
  </w:style>
  <w:style w:type="paragraph" w:styleId="ListContinue">
    <w:name w:val="List Continue"/>
    <w:basedOn w:val="Normal"/>
    <w:uiPriority w:val="99"/>
    <w:semiHidden/>
    <w:unhideWhenUsed/>
    <w:rsid w:val="0069224B"/>
    <w:pPr>
      <w:spacing w:after="120"/>
      <w:ind w:left="283"/>
      <w:contextualSpacing/>
    </w:pPr>
  </w:style>
  <w:style w:type="paragraph" w:styleId="ListContinue2">
    <w:name w:val="List Continue 2"/>
    <w:basedOn w:val="Normal"/>
    <w:uiPriority w:val="99"/>
    <w:semiHidden/>
    <w:unhideWhenUsed/>
    <w:rsid w:val="0069224B"/>
    <w:pPr>
      <w:spacing w:after="120"/>
      <w:ind w:left="566"/>
      <w:contextualSpacing/>
    </w:pPr>
  </w:style>
  <w:style w:type="paragraph" w:styleId="ListContinue3">
    <w:name w:val="List Continue 3"/>
    <w:basedOn w:val="Normal"/>
    <w:uiPriority w:val="99"/>
    <w:semiHidden/>
    <w:unhideWhenUsed/>
    <w:rsid w:val="0069224B"/>
    <w:pPr>
      <w:spacing w:after="120"/>
      <w:ind w:left="849"/>
      <w:contextualSpacing/>
    </w:pPr>
  </w:style>
  <w:style w:type="paragraph" w:styleId="ListContinue4">
    <w:name w:val="List Continue 4"/>
    <w:basedOn w:val="Normal"/>
    <w:uiPriority w:val="99"/>
    <w:semiHidden/>
    <w:unhideWhenUsed/>
    <w:rsid w:val="0069224B"/>
    <w:pPr>
      <w:spacing w:after="120"/>
      <w:ind w:left="1132"/>
      <w:contextualSpacing/>
    </w:pPr>
  </w:style>
  <w:style w:type="paragraph" w:styleId="ListContinue5">
    <w:name w:val="List Continue 5"/>
    <w:basedOn w:val="Normal"/>
    <w:uiPriority w:val="99"/>
    <w:semiHidden/>
    <w:unhideWhenUsed/>
    <w:rsid w:val="0069224B"/>
    <w:pPr>
      <w:spacing w:after="120"/>
      <w:ind w:left="1415"/>
      <w:contextualSpacing/>
    </w:pPr>
  </w:style>
  <w:style w:type="paragraph" w:styleId="ListNumber">
    <w:name w:val="List Number"/>
    <w:basedOn w:val="Normal"/>
    <w:uiPriority w:val="99"/>
    <w:semiHidden/>
    <w:unhideWhenUsed/>
    <w:rsid w:val="0069224B"/>
    <w:pPr>
      <w:tabs>
        <w:tab w:val="num" w:pos="360"/>
      </w:tabs>
      <w:ind w:left="360" w:hanging="360"/>
      <w:contextualSpacing/>
    </w:pPr>
  </w:style>
  <w:style w:type="paragraph" w:styleId="ListNumber2">
    <w:name w:val="List Number 2"/>
    <w:basedOn w:val="Normal"/>
    <w:uiPriority w:val="99"/>
    <w:semiHidden/>
    <w:unhideWhenUsed/>
    <w:rsid w:val="0069224B"/>
    <w:pPr>
      <w:tabs>
        <w:tab w:val="num" w:pos="643"/>
      </w:tabs>
      <w:ind w:left="643" w:hanging="360"/>
      <w:contextualSpacing/>
    </w:pPr>
  </w:style>
  <w:style w:type="paragraph" w:styleId="ListNumber3">
    <w:name w:val="List Number 3"/>
    <w:basedOn w:val="Normal"/>
    <w:uiPriority w:val="99"/>
    <w:semiHidden/>
    <w:unhideWhenUsed/>
    <w:rsid w:val="0069224B"/>
    <w:pPr>
      <w:tabs>
        <w:tab w:val="num" w:pos="926"/>
      </w:tabs>
      <w:ind w:left="926" w:hanging="360"/>
      <w:contextualSpacing/>
    </w:pPr>
  </w:style>
  <w:style w:type="paragraph" w:styleId="ListNumber4">
    <w:name w:val="List Number 4"/>
    <w:basedOn w:val="Normal"/>
    <w:uiPriority w:val="99"/>
    <w:semiHidden/>
    <w:unhideWhenUsed/>
    <w:rsid w:val="0069224B"/>
    <w:pPr>
      <w:tabs>
        <w:tab w:val="num" w:pos="1209"/>
      </w:tabs>
      <w:ind w:left="1209" w:hanging="360"/>
      <w:contextualSpacing/>
    </w:pPr>
  </w:style>
  <w:style w:type="paragraph" w:styleId="ListNumber5">
    <w:name w:val="List Number 5"/>
    <w:basedOn w:val="Normal"/>
    <w:uiPriority w:val="99"/>
    <w:semiHidden/>
    <w:unhideWhenUsed/>
    <w:rsid w:val="0069224B"/>
    <w:pPr>
      <w:tabs>
        <w:tab w:val="num" w:pos="1492"/>
      </w:tabs>
      <w:ind w:left="1492" w:hanging="360"/>
      <w:contextualSpacing/>
    </w:pPr>
  </w:style>
  <w:style w:type="paragraph" w:styleId="ListParagraph">
    <w:name w:val="List Paragraph"/>
    <w:basedOn w:val="Normal"/>
    <w:uiPriority w:val="34"/>
    <w:qFormat/>
    <w:rsid w:val="0069224B"/>
    <w:pPr>
      <w:ind w:left="567"/>
    </w:pPr>
  </w:style>
  <w:style w:type="paragraph" w:styleId="MacroText">
    <w:name w:val="macro"/>
    <w:link w:val="MacroTextChar"/>
    <w:uiPriority w:val="99"/>
    <w:semiHidden/>
    <w:unhideWhenUsed/>
    <w:rsid w:val="0069224B"/>
    <w:pPr>
      <w:tabs>
        <w:tab w:val="left" w:pos="480"/>
        <w:tab w:val="left" w:pos="960"/>
        <w:tab w:val="left" w:pos="1440"/>
        <w:tab w:val="left" w:pos="1920"/>
        <w:tab w:val="left" w:pos="2400"/>
        <w:tab w:val="left" w:pos="2880"/>
        <w:tab w:val="left" w:pos="3360"/>
        <w:tab w:val="left" w:pos="3840"/>
        <w:tab w:val="left" w:pos="4320"/>
      </w:tabs>
      <w:suppressAutoHyphens/>
      <w:jc w:val="both"/>
    </w:pPr>
    <w:rPr>
      <w:rFonts w:ascii="Courier New" w:eastAsia="MS Mincho" w:hAnsi="Courier New" w:cs="Courier New"/>
      <w:lang w:val="de-DE" w:eastAsia="ar-SA"/>
    </w:rPr>
  </w:style>
  <w:style w:type="character" w:customStyle="1" w:styleId="MacroTextChar">
    <w:name w:val="Macro Text Char"/>
    <w:link w:val="MacroText"/>
    <w:uiPriority w:val="99"/>
    <w:semiHidden/>
    <w:rsid w:val="0069224B"/>
    <w:rPr>
      <w:rFonts w:ascii="Courier New" w:eastAsia="MS Mincho" w:hAnsi="Courier New" w:cs="Courier New"/>
      <w:lang w:val="de-DE" w:eastAsia="ar-SA" w:bidi="ar-SA"/>
    </w:rPr>
  </w:style>
  <w:style w:type="paragraph" w:styleId="MessageHeader">
    <w:name w:val="Message Header"/>
    <w:basedOn w:val="Normal"/>
    <w:link w:val="MessageHeaderChar"/>
    <w:uiPriority w:val="99"/>
    <w:semiHidden/>
    <w:unhideWhenUsed/>
    <w:rsid w:val="0069224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MessageHeaderChar">
    <w:name w:val="Message Header Char"/>
    <w:link w:val="MessageHeader"/>
    <w:uiPriority w:val="99"/>
    <w:semiHidden/>
    <w:rsid w:val="0069224B"/>
    <w:rPr>
      <w:rFonts w:ascii="Cambria" w:eastAsia="Times New Roman" w:hAnsi="Cambria" w:cs="Times New Roman"/>
      <w:sz w:val="24"/>
      <w:szCs w:val="24"/>
      <w:shd w:val="pct20" w:color="auto" w:fill="auto"/>
      <w:lang w:val="de-DE" w:eastAsia="ar-SA"/>
    </w:rPr>
  </w:style>
  <w:style w:type="paragraph" w:styleId="NoSpacing">
    <w:name w:val="No Spacing"/>
    <w:uiPriority w:val="1"/>
    <w:qFormat/>
    <w:rsid w:val="0069224B"/>
    <w:pPr>
      <w:suppressAutoHyphens/>
      <w:jc w:val="both"/>
    </w:pPr>
    <w:rPr>
      <w:rFonts w:ascii="Arial" w:eastAsia="MS Mincho" w:hAnsi="Arial"/>
      <w:lang w:val="de-DE" w:eastAsia="ar-SA"/>
    </w:rPr>
  </w:style>
  <w:style w:type="paragraph" w:styleId="NormalWeb">
    <w:name w:val="Normal (Web)"/>
    <w:basedOn w:val="Normal"/>
    <w:uiPriority w:val="99"/>
    <w:semiHidden/>
    <w:unhideWhenUsed/>
    <w:rsid w:val="0069224B"/>
    <w:rPr>
      <w:rFonts w:ascii="Times New Roman" w:hAnsi="Times New Roman"/>
      <w:sz w:val="24"/>
      <w:szCs w:val="24"/>
    </w:rPr>
  </w:style>
  <w:style w:type="paragraph" w:styleId="NormalIndent">
    <w:name w:val="Normal Indent"/>
    <w:basedOn w:val="Normal"/>
    <w:uiPriority w:val="99"/>
    <w:semiHidden/>
    <w:unhideWhenUsed/>
    <w:rsid w:val="0069224B"/>
    <w:pPr>
      <w:ind w:left="567"/>
    </w:pPr>
  </w:style>
  <w:style w:type="paragraph" w:styleId="NoteHeading">
    <w:name w:val="Note Heading"/>
    <w:basedOn w:val="Normal"/>
    <w:next w:val="Normal"/>
    <w:link w:val="NoteHeadingChar"/>
    <w:uiPriority w:val="99"/>
    <w:semiHidden/>
    <w:unhideWhenUsed/>
    <w:rsid w:val="0069224B"/>
  </w:style>
  <w:style w:type="character" w:customStyle="1" w:styleId="NoteHeadingChar">
    <w:name w:val="Note Heading Char"/>
    <w:link w:val="NoteHeading"/>
    <w:uiPriority w:val="99"/>
    <w:semiHidden/>
    <w:rsid w:val="0069224B"/>
    <w:rPr>
      <w:rFonts w:ascii="Arial" w:eastAsia="MS Mincho" w:hAnsi="Arial"/>
      <w:lang w:val="de-DE" w:eastAsia="ar-SA"/>
    </w:rPr>
  </w:style>
  <w:style w:type="paragraph" w:styleId="PlainText">
    <w:name w:val="Plain Text"/>
    <w:basedOn w:val="Normal"/>
    <w:link w:val="PlainTextChar"/>
    <w:uiPriority w:val="99"/>
    <w:semiHidden/>
    <w:unhideWhenUsed/>
    <w:rsid w:val="0069224B"/>
    <w:rPr>
      <w:rFonts w:ascii="Courier New" w:hAnsi="Courier New"/>
    </w:rPr>
  </w:style>
  <w:style w:type="character" w:customStyle="1" w:styleId="PlainTextChar">
    <w:name w:val="Plain Text Char"/>
    <w:link w:val="PlainText"/>
    <w:uiPriority w:val="99"/>
    <w:semiHidden/>
    <w:rsid w:val="0069224B"/>
    <w:rPr>
      <w:rFonts w:ascii="Courier New" w:eastAsia="MS Mincho" w:hAnsi="Courier New" w:cs="Courier New"/>
      <w:lang w:val="de-DE" w:eastAsia="ar-SA"/>
    </w:rPr>
  </w:style>
  <w:style w:type="paragraph" w:styleId="Quote">
    <w:name w:val="Quote"/>
    <w:basedOn w:val="Normal"/>
    <w:next w:val="Normal"/>
    <w:link w:val="QuoteChar"/>
    <w:uiPriority w:val="29"/>
    <w:qFormat/>
    <w:rsid w:val="0069224B"/>
    <w:rPr>
      <w:i/>
      <w:iCs/>
      <w:color w:val="000000"/>
    </w:rPr>
  </w:style>
  <w:style w:type="character" w:customStyle="1" w:styleId="QuoteChar">
    <w:name w:val="Quote Char"/>
    <w:link w:val="Quote"/>
    <w:uiPriority w:val="29"/>
    <w:rsid w:val="0069224B"/>
    <w:rPr>
      <w:rFonts w:ascii="Arial" w:eastAsia="MS Mincho" w:hAnsi="Arial"/>
      <w:i/>
      <w:iCs/>
      <w:color w:val="000000"/>
      <w:lang w:val="de-DE" w:eastAsia="ar-SA"/>
    </w:rPr>
  </w:style>
  <w:style w:type="paragraph" w:styleId="Salutation">
    <w:name w:val="Salutation"/>
    <w:basedOn w:val="Normal"/>
    <w:next w:val="Normal"/>
    <w:link w:val="SalutationChar"/>
    <w:uiPriority w:val="99"/>
    <w:semiHidden/>
    <w:unhideWhenUsed/>
    <w:rsid w:val="0069224B"/>
  </w:style>
  <w:style w:type="character" w:customStyle="1" w:styleId="SalutationChar">
    <w:name w:val="Salutation Char"/>
    <w:link w:val="Salutation"/>
    <w:uiPriority w:val="99"/>
    <w:semiHidden/>
    <w:rsid w:val="0069224B"/>
    <w:rPr>
      <w:rFonts w:ascii="Arial" w:eastAsia="MS Mincho" w:hAnsi="Arial"/>
      <w:lang w:val="de-DE" w:eastAsia="ar-SA"/>
    </w:rPr>
  </w:style>
  <w:style w:type="paragraph" w:styleId="Signature">
    <w:name w:val="Signature"/>
    <w:basedOn w:val="Normal"/>
    <w:link w:val="SignatureChar"/>
    <w:uiPriority w:val="99"/>
    <w:semiHidden/>
    <w:unhideWhenUsed/>
    <w:rsid w:val="0069224B"/>
    <w:pPr>
      <w:ind w:left="4252"/>
    </w:pPr>
  </w:style>
  <w:style w:type="character" w:customStyle="1" w:styleId="SignatureChar">
    <w:name w:val="Signature Char"/>
    <w:link w:val="Signature"/>
    <w:uiPriority w:val="99"/>
    <w:semiHidden/>
    <w:rsid w:val="0069224B"/>
    <w:rPr>
      <w:rFonts w:ascii="Arial" w:eastAsia="MS Mincho" w:hAnsi="Arial"/>
      <w:lang w:val="de-DE" w:eastAsia="ar-SA"/>
    </w:rPr>
  </w:style>
  <w:style w:type="paragraph" w:styleId="Subtitle">
    <w:name w:val="Subtitle"/>
    <w:basedOn w:val="Normal"/>
    <w:next w:val="Normal"/>
    <w:link w:val="SubtitleChar"/>
    <w:uiPriority w:val="11"/>
    <w:qFormat/>
    <w:rsid w:val="0069224B"/>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69224B"/>
    <w:rPr>
      <w:rFonts w:ascii="Cambria" w:eastAsia="Times New Roman" w:hAnsi="Cambria" w:cs="Times New Roman"/>
      <w:sz w:val="24"/>
      <w:szCs w:val="24"/>
      <w:lang w:val="de-DE" w:eastAsia="ar-SA"/>
    </w:rPr>
  </w:style>
  <w:style w:type="paragraph" w:styleId="TableofAuthorities">
    <w:name w:val="table of authorities"/>
    <w:basedOn w:val="Normal"/>
    <w:next w:val="Normal"/>
    <w:uiPriority w:val="99"/>
    <w:semiHidden/>
    <w:unhideWhenUsed/>
    <w:rsid w:val="0069224B"/>
    <w:pPr>
      <w:ind w:left="200" w:hanging="200"/>
    </w:pPr>
  </w:style>
  <w:style w:type="paragraph" w:styleId="TableofFigures">
    <w:name w:val="table of figures"/>
    <w:basedOn w:val="Normal"/>
    <w:next w:val="Normal"/>
    <w:uiPriority w:val="99"/>
    <w:semiHidden/>
    <w:unhideWhenUsed/>
    <w:rsid w:val="0069224B"/>
  </w:style>
  <w:style w:type="paragraph" w:styleId="Title">
    <w:name w:val="Title"/>
    <w:basedOn w:val="Normal"/>
    <w:next w:val="Normal"/>
    <w:link w:val="TitleChar1"/>
    <w:uiPriority w:val="10"/>
    <w:qFormat/>
    <w:rsid w:val="0069224B"/>
    <w:pPr>
      <w:spacing w:before="240" w:after="60"/>
      <w:jc w:val="center"/>
      <w:outlineLvl w:val="0"/>
    </w:pPr>
    <w:rPr>
      <w:rFonts w:ascii="Cambria" w:eastAsia="Times New Roman" w:hAnsi="Cambria"/>
      <w:b/>
      <w:bCs/>
      <w:kern w:val="28"/>
      <w:sz w:val="32"/>
      <w:szCs w:val="32"/>
    </w:rPr>
  </w:style>
  <w:style w:type="character" w:customStyle="1" w:styleId="TitleChar1">
    <w:name w:val="Title Char1"/>
    <w:link w:val="Title"/>
    <w:uiPriority w:val="10"/>
    <w:rsid w:val="0069224B"/>
    <w:rPr>
      <w:rFonts w:ascii="Cambria" w:eastAsia="Times New Roman" w:hAnsi="Cambria" w:cs="Times New Roman"/>
      <w:b/>
      <w:bCs/>
      <w:kern w:val="28"/>
      <w:sz w:val="32"/>
      <w:szCs w:val="32"/>
      <w:lang w:val="de-DE" w:eastAsia="ar-SA"/>
    </w:rPr>
  </w:style>
  <w:style w:type="paragraph" w:styleId="TOAHeading">
    <w:name w:val="toa heading"/>
    <w:basedOn w:val="Normal"/>
    <w:next w:val="Normal"/>
    <w:uiPriority w:val="99"/>
    <w:semiHidden/>
    <w:unhideWhenUsed/>
    <w:rsid w:val="0069224B"/>
    <w:pPr>
      <w:spacing w:before="120"/>
    </w:pPr>
    <w:rPr>
      <w:rFonts w:ascii="Cambria" w:eastAsia="Times New Roman" w:hAnsi="Cambria"/>
      <w:b/>
      <w:bCs/>
      <w:sz w:val="24"/>
      <w:szCs w:val="24"/>
    </w:rPr>
  </w:style>
  <w:style w:type="paragraph" w:styleId="TOC4">
    <w:name w:val="toc 4"/>
    <w:basedOn w:val="Normal"/>
    <w:next w:val="Normal"/>
    <w:autoRedefine/>
    <w:uiPriority w:val="39"/>
    <w:unhideWhenUsed/>
    <w:rsid w:val="00F77870"/>
    <w:pPr>
      <w:tabs>
        <w:tab w:val="left" w:pos="900"/>
        <w:tab w:val="right" w:pos="8363"/>
      </w:tabs>
    </w:pPr>
  </w:style>
  <w:style w:type="paragraph" w:styleId="TOC5">
    <w:name w:val="toc 5"/>
    <w:basedOn w:val="Normal"/>
    <w:next w:val="Normal"/>
    <w:autoRedefine/>
    <w:uiPriority w:val="39"/>
    <w:unhideWhenUsed/>
    <w:rsid w:val="0069224B"/>
    <w:pPr>
      <w:ind w:left="800"/>
    </w:pPr>
  </w:style>
  <w:style w:type="paragraph" w:styleId="TOC7">
    <w:name w:val="toc 7"/>
    <w:basedOn w:val="Normal"/>
    <w:next w:val="Normal"/>
    <w:autoRedefine/>
    <w:uiPriority w:val="39"/>
    <w:unhideWhenUsed/>
    <w:rsid w:val="0069224B"/>
    <w:pPr>
      <w:ind w:left="1200"/>
    </w:pPr>
  </w:style>
  <w:style w:type="paragraph" w:styleId="TOC8">
    <w:name w:val="toc 8"/>
    <w:basedOn w:val="Normal"/>
    <w:next w:val="Normal"/>
    <w:autoRedefine/>
    <w:uiPriority w:val="39"/>
    <w:unhideWhenUsed/>
    <w:rsid w:val="0069224B"/>
    <w:pPr>
      <w:ind w:left="1400"/>
    </w:pPr>
  </w:style>
  <w:style w:type="paragraph" w:styleId="TOC9">
    <w:name w:val="toc 9"/>
    <w:basedOn w:val="Normal"/>
    <w:next w:val="Normal"/>
    <w:autoRedefine/>
    <w:uiPriority w:val="39"/>
    <w:unhideWhenUsed/>
    <w:rsid w:val="0069224B"/>
    <w:pPr>
      <w:ind w:left="1600"/>
    </w:pPr>
  </w:style>
  <w:style w:type="paragraph" w:styleId="TOCHeading">
    <w:name w:val="TOC Heading"/>
    <w:basedOn w:val="Heading1"/>
    <w:next w:val="Normal"/>
    <w:uiPriority w:val="39"/>
    <w:qFormat/>
    <w:rsid w:val="0069224B"/>
    <w:pPr>
      <w:keepNext/>
      <w:suppressAutoHyphens/>
      <w:spacing w:before="240" w:after="60"/>
      <w:jc w:val="both"/>
      <w:outlineLvl w:val="9"/>
    </w:pPr>
    <w:rPr>
      <w:rFonts w:ascii="Cambria" w:eastAsia="Times New Roman" w:hAnsi="Cambria"/>
      <w:bCs/>
      <w:kern w:val="32"/>
      <w:sz w:val="32"/>
      <w:szCs w:val="32"/>
    </w:rPr>
  </w:style>
  <w:style w:type="character" w:styleId="CommentReference">
    <w:name w:val="annotation reference"/>
    <w:semiHidden/>
    <w:rsid w:val="00632944"/>
    <w:rPr>
      <w:sz w:val="16"/>
      <w:szCs w:val="16"/>
    </w:rPr>
  </w:style>
  <w:style w:type="character" w:styleId="HTMLCite">
    <w:name w:val="HTML Cite"/>
    <w:semiHidden/>
    <w:rsid w:val="006007FF"/>
    <w:rPr>
      <w:rFonts w:cs="Times New Roman"/>
      <w:i/>
      <w:iCs/>
    </w:rPr>
  </w:style>
  <w:style w:type="character" w:customStyle="1" w:styleId="st">
    <w:name w:val="st"/>
    <w:rsid w:val="006007FF"/>
    <w:rPr>
      <w:rFonts w:cs="Times New Roman"/>
    </w:rPr>
  </w:style>
  <w:style w:type="character" w:customStyle="1" w:styleId="Heading5Char">
    <w:name w:val="Heading 5 Char"/>
    <w:locked/>
    <w:rsid w:val="00A676E9"/>
    <w:rPr>
      <w:rFonts w:ascii="Cambria" w:hAnsi="Cambria" w:cs="Times New Roman"/>
      <w:b/>
      <w:sz w:val="18"/>
      <w:lang w:val="en-GB" w:eastAsia="x-none"/>
    </w:rPr>
  </w:style>
  <w:style w:type="character" w:customStyle="1" w:styleId="Heading6Char">
    <w:name w:val="Heading 6 Char"/>
    <w:locked/>
    <w:rsid w:val="00A676E9"/>
    <w:rPr>
      <w:rFonts w:ascii="Cambria" w:hAnsi="Cambria" w:cs="Times New Roman"/>
      <w:b/>
      <w:iCs/>
      <w:sz w:val="18"/>
      <w:lang w:val="en-GB" w:eastAsia="x-none"/>
    </w:rPr>
  </w:style>
  <w:style w:type="character" w:customStyle="1" w:styleId="TitleChar">
    <w:name w:val="Title Char"/>
    <w:locked/>
    <w:rsid w:val="00A676E9"/>
    <w:rPr>
      <w:rFonts w:ascii="Cambria" w:hAnsi="Cambria" w:cs="Times New Roman"/>
      <w:color w:val="17365D"/>
      <w:spacing w:val="5"/>
      <w:kern w:val="28"/>
      <w:sz w:val="52"/>
      <w:szCs w:val="52"/>
    </w:rPr>
  </w:style>
  <w:style w:type="paragraph" w:customStyle="1" w:styleId="Default">
    <w:name w:val="Default"/>
    <w:rsid w:val="00A676E9"/>
    <w:pPr>
      <w:autoSpaceDE w:val="0"/>
      <w:autoSpaceDN w:val="0"/>
      <w:adjustRightInd w:val="0"/>
    </w:pPr>
    <w:rPr>
      <w:rFonts w:ascii="Arial" w:hAnsi="Arial" w:cs="Arial"/>
      <w:color w:val="000000"/>
      <w:sz w:val="24"/>
      <w:szCs w:val="24"/>
      <w:lang w:val="en-US" w:eastAsia="en-US"/>
    </w:rPr>
  </w:style>
  <w:style w:type="table" w:styleId="TableGrid">
    <w:name w:val="Table Grid"/>
    <w:basedOn w:val="TableNormal"/>
    <w:rsid w:val="00A676E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erschrift21">
    <w:name w:val="Überschrift 21"/>
    <w:basedOn w:val="Normal"/>
    <w:next w:val="Normal"/>
    <w:rsid w:val="00A676E9"/>
    <w:pPr>
      <w:keepNext/>
      <w:keepLines/>
      <w:suppressAutoHyphens w:val="0"/>
      <w:spacing w:before="200" w:line="276" w:lineRule="auto"/>
      <w:jc w:val="left"/>
      <w:outlineLvl w:val="1"/>
    </w:pPr>
    <w:rPr>
      <w:rFonts w:ascii="Cambria" w:eastAsia="Calibri" w:hAnsi="Cambria"/>
      <w:b/>
      <w:bCs/>
      <w:sz w:val="24"/>
      <w:szCs w:val="26"/>
      <w:lang w:val="en-GB" w:eastAsia="en-US"/>
    </w:rPr>
  </w:style>
  <w:style w:type="paragraph" w:customStyle="1" w:styleId="ISOChange">
    <w:name w:val="ISO_Change"/>
    <w:basedOn w:val="Normal"/>
    <w:rsid w:val="00A676E9"/>
    <w:pPr>
      <w:suppressAutoHyphens w:val="0"/>
      <w:spacing w:before="210" w:line="210" w:lineRule="exact"/>
      <w:jc w:val="left"/>
    </w:pPr>
    <w:rPr>
      <w:rFonts w:eastAsia="Calibri"/>
      <w:sz w:val="18"/>
      <w:lang w:val="en-GB" w:eastAsia="en-US"/>
    </w:rPr>
  </w:style>
  <w:style w:type="character" w:customStyle="1" w:styleId="HTMLPreformattedChar">
    <w:name w:val="HTML Preformatted Char"/>
    <w:locked/>
    <w:rsid w:val="00A676E9"/>
    <w:rPr>
      <w:rFonts w:ascii="Courier New" w:hAnsi="Courier New" w:cs="Courier New"/>
      <w:sz w:val="20"/>
      <w:szCs w:val="20"/>
      <w:lang w:val="en-CA" w:eastAsia="en-CA"/>
    </w:rPr>
  </w:style>
  <w:style w:type="character" w:styleId="Emphasis">
    <w:name w:val="Emphasis"/>
    <w:qFormat/>
    <w:rsid w:val="00A676E9"/>
    <w:rPr>
      <w:rFonts w:cs="Times New Roman"/>
      <w:i/>
      <w:iCs/>
    </w:rPr>
  </w:style>
  <w:style w:type="character" w:customStyle="1" w:styleId="FooterChar">
    <w:name w:val="Footer Char"/>
    <w:locked/>
    <w:rsid w:val="00A676E9"/>
    <w:rPr>
      <w:rFonts w:cs="Times New Roman"/>
      <w:lang w:val="en-GB" w:eastAsia="x-none"/>
    </w:rPr>
  </w:style>
  <w:style w:type="paragraph" w:customStyle="1" w:styleId="Appendix2">
    <w:name w:val="Appendix 2"/>
    <w:basedOn w:val="Appendix"/>
    <w:autoRedefine/>
    <w:rsid w:val="00EF77A9"/>
    <w:pPr>
      <w:numPr>
        <w:numId w:val="22"/>
      </w:numPr>
      <w:spacing w:before="120" w:after="200"/>
      <w:jc w:val="both"/>
    </w:pPr>
  </w:style>
  <w:style w:type="paragraph" w:customStyle="1" w:styleId="ANNEX">
    <w:name w:val="ANNEX"/>
    <w:basedOn w:val="Normal"/>
    <w:next w:val="Normal"/>
    <w:rsid w:val="00CA4776"/>
    <w:pPr>
      <w:keepNext/>
      <w:pageBreakBefore/>
      <w:tabs>
        <w:tab w:val="num" w:pos="360"/>
      </w:tabs>
      <w:spacing w:before="120" w:after="240" w:line="310" w:lineRule="exact"/>
      <w:jc w:val="center"/>
    </w:pPr>
    <w:rPr>
      <w:rFonts w:eastAsia="Times New Roman" w:cs="Arial"/>
      <w:b/>
      <w:bCs/>
      <w:sz w:val="28"/>
      <w:szCs w:val="28"/>
      <w:lang w:val="en-GB"/>
    </w:rPr>
  </w:style>
  <w:style w:type="paragraph" w:customStyle="1" w:styleId="Appendix3">
    <w:name w:val="Appendix 3"/>
    <w:basedOn w:val="Appendix"/>
    <w:rsid w:val="00CA4776"/>
    <w:pPr>
      <w:numPr>
        <w:ilvl w:val="2"/>
      </w:numPr>
      <w:spacing w:before="120" w:after="120"/>
    </w:pPr>
    <w:rPr>
      <w:bCs w:val="0"/>
      <w:sz w:val="20"/>
    </w:rPr>
  </w:style>
  <w:style w:type="paragraph" w:customStyle="1" w:styleId="Appendix4">
    <w:name w:val="Appendix 4"/>
    <w:basedOn w:val="ParagraphText"/>
    <w:rsid w:val="00CA4776"/>
    <w:pPr>
      <w:numPr>
        <w:ilvl w:val="3"/>
        <w:numId w:val="10"/>
      </w:numPr>
      <w:jc w:val="both"/>
    </w:pPr>
    <w:rPr>
      <w:b/>
    </w:rPr>
  </w:style>
  <w:style w:type="numbering" w:customStyle="1" w:styleId="Style1">
    <w:name w:val="Style1"/>
    <w:rsid w:val="00404E4E"/>
    <w:pPr>
      <w:numPr>
        <w:numId w:val="11"/>
      </w:numPr>
    </w:pPr>
  </w:style>
  <w:style w:type="numbering" w:customStyle="1" w:styleId="Style2">
    <w:name w:val="Style2"/>
    <w:uiPriority w:val="99"/>
    <w:rsid w:val="00055586"/>
    <w:pPr>
      <w:numPr>
        <w:numId w:val="21"/>
      </w:numPr>
    </w:pPr>
  </w:style>
  <w:style w:type="numbering" w:customStyle="1" w:styleId="Style3">
    <w:name w:val="Style3"/>
    <w:uiPriority w:val="99"/>
    <w:rsid w:val="00C0774C"/>
    <w:pPr>
      <w:numPr>
        <w:numId w:val="23"/>
      </w:numPr>
    </w:pPr>
  </w:style>
  <w:style w:type="numbering" w:customStyle="1" w:styleId="Style4">
    <w:name w:val="Style4"/>
    <w:uiPriority w:val="99"/>
    <w:rsid w:val="00E943E5"/>
    <w:pPr>
      <w:numPr>
        <w:numId w:val="24"/>
      </w:numPr>
    </w:pPr>
  </w:style>
  <w:style w:type="paragraph" w:styleId="Revision">
    <w:name w:val="Revision"/>
    <w:hidden/>
    <w:uiPriority w:val="99"/>
    <w:semiHidden/>
    <w:rsid w:val="002F19BA"/>
    <w:rPr>
      <w:rFonts w:ascii="Arial" w:eastAsia="MS Mincho" w:hAnsi="Arial"/>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04327">
      <w:bodyDiv w:val="1"/>
      <w:marLeft w:val="0"/>
      <w:marRight w:val="0"/>
      <w:marTop w:val="0"/>
      <w:marBottom w:val="0"/>
      <w:divBdr>
        <w:top w:val="none" w:sz="0" w:space="0" w:color="auto"/>
        <w:left w:val="none" w:sz="0" w:space="0" w:color="auto"/>
        <w:bottom w:val="none" w:sz="0" w:space="0" w:color="auto"/>
        <w:right w:val="none" w:sz="0" w:space="0" w:color="auto"/>
      </w:divBdr>
    </w:div>
    <w:div w:id="1057049907">
      <w:bodyDiv w:val="1"/>
      <w:marLeft w:val="0"/>
      <w:marRight w:val="0"/>
      <w:marTop w:val="0"/>
      <w:marBottom w:val="0"/>
      <w:divBdr>
        <w:top w:val="none" w:sz="0" w:space="0" w:color="auto"/>
        <w:left w:val="none" w:sz="0" w:space="0" w:color="auto"/>
        <w:bottom w:val="none" w:sz="0" w:space="0" w:color="auto"/>
        <w:right w:val="none" w:sz="0" w:space="0" w:color="auto"/>
      </w:divBdr>
    </w:div>
    <w:div w:id="1253048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www.w3.org/TR/xslt" TargetMode="External"/><Relationship Id="rId18" Type="http://schemas.openxmlformats.org/officeDocument/2006/relationships/image" Target="media/image2.jpeg"/><Relationship Id="rId26" Type="http://schemas.openxmlformats.org/officeDocument/2006/relationships/image" Target="media/image8.jpeg"/><Relationship Id="rId39" Type="http://schemas.openxmlformats.org/officeDocument/2006/relationships/footer" Target="footer4.xml"/><Relationship Id="rId21" Type="http://schemas.openxmlformats.org/officeDocument/2006/relationships/image" Target="media/image5.jpeg"/><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icrosoft.com/typography/SpecificationsOverview.mspx" TargetMode="External"/><Relationship Id="rId20" Type="http://schemas.openxmlformats.org/officeDocument/2006/relationships/image" Target="media/image4.jpeg"/><Relationship Id="rId29" Type="http://schemas.openxmlformats.org/officeDocument/2006/relationships/image" Target="media/image9.jpeg"/><Relationship Id="rId41" Type="http://schemas.openxmlformats.org/officeDocument/2006/relationships/hyperlink" Target="http://www.w3.org/TR/SVGTiny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w3.org/TR/xpath/"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www.w3.org/TR/2011/REC-CSS2-20110607" TargetMode="External"/><Relationship Id="rId23" Type="http://schemas.openxmlformats.org/officeDocument/2006/relationships/hyperlink" Target="http://www.w3.org/TR/xslt" TargetMode="External"/><Relationship Id="rId28" Type="http://schemas.microsoft.com/office/2011/relationships/commentsExtended" Target="commentsExtended.xml"/><Relationship Id="rId36"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w3.org/TR/2008/REC-SVGTiny12-20081222" TargetMode="External"/><Relationship Id="rId22" Type="http://schemas.openxmlformats.org/officeDocument/2006/relationships/image" Target="media/image6.jpeg"/><Relationship Id="rId27" Type="http://schemas.openxmlformats.org/officeDocument/2006/relationships/comments" Target="comments.xm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1A32CC-BED3-4E46-BFFF-D98C628C8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31054</Words>
  <Characters>177009</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lpstr>
    </vt:vector>
  </TitlesOfParts>
  <Company>UKHO</Company>
  <LinksUpToDate>false</LinksUpToDate>
  <CharactersWithSpaces>207648</CharactersWithSpaces>
  <SharedDoc>false</SharedDoc>
  <HLinks>
    <vt:vector size="42" baseType="variant">
      <vt:variant>
        <vt:i4>7012461</vt:i4>
      </vt:variant>
      <vt:variant>
        <vt:i4>42</vt:i4>
      </vt:variant>
      <vt:variant>
        <vt:i4>0</vt:i4>
      </vt:variant>
      <vt:variant>
        <vt:i4>5</vt:i4>
      </vt:variant>
      <vt:variant>
        <vt:lpwstr>http://www.w3.org/TR/SVGTiny12/</vt:lpwstr>
      </vt:variant>
      <vt:variant>
        <vt:lpwstr/>
      </vt:variant>
      <vt:variant>
        <vt:i4>2883636</vt:i4>
      </vt:variant>
      <vt:variant>
        <vt:i4>24</vt:i4>
      </vt:variant>
      <vt:variant>
        <vt:i4>0</vt:i4>
      </vt:variant>
      <vt:variant>
        <vt:i4>5</vt:i4>
      </vt:variant>
      <vt:variant>
        <vt:lpwstr>http://www.w3.org/TR/xpath/</vt:lpwstr>
      </vt:variant>
      <vt:variant>
        <vt:lpwstr/>
      </vt:variant>
      <vt:variant>
        <vt:i4>4784195</vt:i4>
      </vt:variant>
      <vt:variant>
        <vt:i4>21</vt:i4>
      </vt:variant>
      <vt:variant>
        <vt:i4>0</vt:i4>
      </vt:variant>
      <vt:variant>
        <vt:i4>5</vt:i4>
      </vt:variant>
      <vt:variant>
        <vt:lpwstr>http://www.w3.org/TR/xslt</vt:lpwstr>
      </vt:variant>
      <vt:variant>
        <vt:lpwstr/>
      </vt:variant>
      <vt:variant>
        <vt:i4>6488169</vt:i4>
      </vt:variant>
      <vt:variant>
        <vt:i4>12</vt:i4>
      </vt:variant>
      <vt:variant>
        <vt:i4>0</vt:i4>
      </vt:variant>
      <vt:variant>
        <vt:i4>5</vt:i4>
      </vt:variant>
      <vt:variant>
        <vt:lpwstr>http://www.microsoft.com/typography/SpecificationsOverview.mspx</vt:lpwstr>
      </vt:variant>
      <vt:variant>
        <vt:lpwstr/>
      </vt:variant>
      <vt:variant>
        <vt:i4>8060970</vt:i4>
      </vt:variant>
      <vt:variant>
        <vt:i4>9</vt:i4>
      </vt:variant>
      <vt:variant>
        <vt:i4>0</vt:i4>
      </vt:variant>
      <vt:variant>
        <vt:i4>5</vt:i4>
      </vt:variant>
      <vt:variant>
        <vt:lpwstr>http://www.w3.org/TR/2011/REC-CSS2-20110607</vt:lpwstr>
      </vt:variant>
      <vt:variant>
        <vt:lpwstr/>
      </vt:variant>
      <vt:variant>
        <vt:i4>4194334</vt:i4>
      </vt:variant>
      <vt:variant>
        <vt:i4>6</vt:i4>
      </vt:variant>
      <vt:variant>
        <vt:i4>0</vt:i4>
      </vt:variant>
      <vt:variant>
        <vt:i4>5</vt:i4>
      </vt:variant>
      <vt:variant>
        <vt:lpwstr>http://www.w3.org/TR/2008/REC-SVGTiny12-20081222</vt:lpwstr>
      </vt:variant>
      <vt:variant>
        <vt:lpwstr/>
      </vt:variant>
      <vt:variant>
        <vt:i4>4784195</vt:i4>
      </vt:variant>
      <vt:variant>
        <vt:i4>3</vt:i4>
      </vt:variant>
      <vt:variant>
        <vt:i4>0</vt:i4>
      </vt:variant>
      <vt:variant>
        <vt:i4>5</vt:i4>
      </vt:variant>
      <vt:variant>
        <vt:lpwstr>http://www.w3.org/TR/xslt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Anthony Pharaoh</cp:lastModifiedBy>
  <cp:revision>2</cp:revision>
  <cp:lastPrinted>2019-08-16T10:01:00Z</cp:lastPrinted>
  <dcterms:created xsi:type="dcterms:W3CDTF">2019-09-16T07:16:00Z</dcterms:created>
  <dcterms:modified xsi:type="dcterms:W3CDTF">2019-09-16T07:16:00Z</dcterms:modified>
</cp:coreProperties>
</file>