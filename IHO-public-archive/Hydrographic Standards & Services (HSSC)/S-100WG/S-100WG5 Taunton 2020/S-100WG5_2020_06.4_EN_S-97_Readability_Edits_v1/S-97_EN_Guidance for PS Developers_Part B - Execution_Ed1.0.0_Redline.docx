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000EF" w14:textId="316948D1" w:rsidR="003E4A23" w:rsidRPr="00FA0C91" w:rsidRDefault="003E4A23" w:rsidP="001E1D8F">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bookmarkStart w:id="1" w:name="_Toc454279961"/>
      <w:bookmarkStart w:id="2" w:name="_Toc454280158"/>
      <w:bookmarkStart w:id="3" w:name="_Toc484523807"/>
      <w:bookmarkStart w:id="4" w:name="_Toc532213659"/>
      <w:bookmarkStart w:id="5" w:name="_Toc3237079"/>
      <w:bookmarkStart w:id="6" w:name="_Toc3469109"/>
      <w:r w:rsidRPr="00FA0C91">
        <w:rPr>
          <w:b/>
          <w:sz w:val="28"/>
        </w:rPr>
        <w:t>INTERNATIONAL HYDROGRAPHIC ORGANIZATION</w:t>
      </w:r>
      <w:bookmarkEnd w:id="1"/>
      <w:bookmarkEnd w:id="2"/>
      <w:bookmarkEnd w:id="3"/>
      <w:bookmarkEnd w:id="4"/>
      <w:bookmarkEnd w:id="5"/>
      <w:bookmarkEnd w:id="6"/>
    </w:p>
    <w:p w14:paraId="576077A3" w14:textId="77777777" w:rsidR="003E4A23" w:rsidRPr="00FA0C91" w:rsidRDefault="003E4A23" w:rsidP="003E4A23">
      <w:pPr>
        <w:jc w:val="center"/>
      </w:pPr>
    </w:p>
    <w:p w14:paraId="2ADA8581" w14:textId="77777777" w:rsidR="003E4A23" w:rsidRPr="00FA0C91" w:rsidRDefault="003E4A23" w:rsidP="003E4A23">
      <w:pPr>
        <w:jc w:val="center"/>
      </w:pPr>
      <w:bookmarkStart w:id="7" w:name="_Toc454279962"/>
      <w:bookmarkStart w:id="8" w:name="_Toc454280159"/>
      <w:bookmarkStart w:id="9" w:name="_Toc484523808"/>
      <w:r w:rsidRPr="00FA0C91">
        <w:rPr>
          <w:noProof/>
          <w:lang w:val="en-US" w:eastAsia="en-US"/>
        </w:rPr>
        <w:drawing>
          <wp:inline distT="0" distB="0" distL="0" distR="0" wp14:anchorId="2FBC1C53" wp14:editId="5E97716B">
            <wp:extent cx="1674677" cy="226504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O_NOI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74677" cy="2265045"/>
                    </a:xfrm>
                    <a:prstGeom prst="rect">
                      <a:avLst/>
                    </a:prstGeom>
                    <a:noFill/>
                    <a:ln>
                      <a:noFill/>
                    </a:ln>
                  </pic:spPr>
                </pic:pic>
              </a:graphicData>
            </a:graphic>
          </wp:inline>
        </w:drawing>
      </w:r>
      <w:bookmarkEnd w:id="7"/>
      <w:bookmarkEnd w:id="8"/>
      <w:bookmarkEnd w:id="9"/>
    </w:p>
    <w:p w14:paraId="1C405ED0" w14:textId="77777777" w:rsidR="003E4A23" w:rsidRPr="00FA0C91" w:rsidRDefault="003E4A23" w:rsidP="003E4A23"/>
    <w:p w14:paraId="534D1F33" w14:textId="3A2CF7E0" w:rsidR="003E4A23" w:rsidRPr="00FA0C91" w:rsidRDefault="003E4A23" w:rsidP="00760789">
      <w:pPr>
        <w:spacing w:after="0" w:line="240" w:lineRule="auto"/>
        <w:jc w:val="center"/>
        <w:rPr>
          <w:b/>
          <w:sz w:val="28"/>
          <w:szCs w:val="28"/>
        </w:rPr>
      </w:pPr>
      <w:bookmarkStart w:id="10" w:name="_Toc484523809"/>
      <w:bookmarkStart w:id="11" w:name="_Toc454279963"/>
      <w:bookmarkStart w:id="12" w:name="_Toc454280160"/>
      <w:r w:rsidRPr="00FA0C91">
        <w:rPr>
          <w:b/>
          <w:sz w:val="28"/>
          <w:szCs w:val="28"/>
        </w:rPr>
        <w:t xml:space="preserve">IHO </w:t>
      </w:r>
      <w:r w:rsidR="002D4AA5" w:rsidRPr="00FA0C91">
        <w:rPr>
          <w:b/>
          <w:sz w:val="28"/>
          <w:szCs w:val="28"/>
        </w:rPr>
        <w:t>GUIDELINE</w:t>
      </w:r>
      <w:bookmarkEnd w:id="10"/>
      <w:r w:rsidR="00580347">
        <w:rPr>
          <w:b/>
          <w:sz w:val="28"/>
          <w:szCs w:val="28"/>
        </w:rPr>
        <w:t xml:space="preserve">S </w:t>
      </w:r>
      <w:bookmarkStart w:id="13" w:name="_Toc484523810"/>
      <w:r w:rsidRPr="00FA0C91">
        <w:rPr>
          <w:b/>
          <w:sz w:val="28"/>
          <w:szCs w:val="28"/>
        </w:rPr>
        <w:t xml:space="preserve">FOR </w:t>
      </w:r>
      <w:bookmarkEnd w:id="11"/>
      <w:bookmarkEnd w:id="12"/>
      <w:r w:rsidR="002D4AA5" w:rsidRPr="00FA0C91">
        <w:rPr>
          <w:b/>
          <w:sz w:val="28"/>
          <w:szCs w:val="28"/>
        </w:rPr>
        <w:t>CREATING S-100 PRODUCT</w:t>
      </w:r>
      <w:r w:rsidRPr="00FA0C91">
        <w:rPr>
          <w:b/>
          <w:sz w:val="28"/>
          <w:szCs w:val="28"/>
        </w:rPr>
        <w:t xml:space="preserve"> SPECIFICATION</w:t>
      </w:r>
      <w:bookmarkEnd w:id="13"/>
      <w:r w:rsidR="002D4AA5" w:rsidRPr="00FA0C91">
        <w:rPr>
          <w:b/>
          <w:sz w:val="28"/>
          <w:szCs w:val="28"/>
        </w:rPr>
        <w:t>S</w:t>
      </w:r>
    </w:p>
    <w:p w14:paraId="618B59B6" w14:textId="77777777" w:rsidR="00580347" w:rsidRPr="00760789" w:rsidRDefault="00580347" w:rsidP="00580347">
      <w:pPr>
        <w:spacing w:after="0"/>
        <w:jc w:val="center"/>
        <w:rPr>
          <w:rFonts w:cs="Arial"/>
          <w:b/>
          <w:sz w:val="28"/>
          <w:szCs w:val="28"/>
        </w:rPr>
      </w:pPr>
    </w:p>
    <w:p w14:paraId="1C8ECDB0" w14:textId="77777777" w:rsidR="00580347" w:rsidRPr="00985E1E" w:rsidRDefault="00580347" w:rsidP="00580347">
      <w:pPr>
        <w:spacing w:after="0"/>
        <w:jc w:val="center"/>
        <w:rPr>
          <w:rFonts w:asciiTheme="minorHAnsi" w:hAnsiTheme="minorHAnsi" w:cstheme="minorHAnsi"/>
          <w:b/>
          <w:sz w:val="32"/>
          <w:szCs w:val="32"/>
        </w:rPr>
      </w:pPr>
      <w:r w:rsidRPr="00985E1E">
        <w:rPr>
          <w:rFonts w:asciiTheme="minorHAnsi" w:hAnsiTheme="minorHAnsi" w:cstheme="minorHAnsi"/>
          <w:b/>
          <w:sz w:val="32"/>
          <w:szCs w:val="32"/>
        </w:rPr>
        <w:t>IHO Publication S-97</w:t>
      </w:r>
    </w:p>
    <w:p w14:paraId="2D75AA3C" w14:textId="77777777" w:rsidR="00580347" w:rsidRPr="00985E1E" w:rsidRDefault="00580347" w:rsidP="00580347">
      <w:pPr>
        <w:spacing w:after="0"/>
        <w:jc w:val="center"/>
        <w:rPr>
          <w:rFonts w:asciiTheme="minorHAnsi" w:hAnsiTheme="minorHAnsi" w:cstheme="minorHAnsi"/>
          <w:b/>
          <w:sz w:val="32"/>
          <w:szCs w:val="32"/>
        </w:rPr>
      </w:pPr>
    </w:p>
    <w:p w14:paraId="16109CB6" w14:textId="41499F6D" w:rsidR="00580347" w:rsidRPr="00985E1E" w:rsidRDefault="00580347" w:rsidP="00985E1E">
      <w:pPr>
        <w:spacing w:after="160"/>
        <w:jc w:val="center"/>
        <w:rPr>
          <w:rFonts w:asciiTheme="minorHAnsi" w:hAnsiTheme="minorHAnsi" w:cstheme="minorHAnsi"/>
        </w:rPr>
      </w:pPr>
      <w:r w:rsidRPr="00985E1E">
        <w:rPr>
          <w:rStyle w:val="module"/>
          <w:rFonts w:asciiTheme="minorHAnsi" w:hAnsiTheme="minorHAnsi" w:cstheme="minorHAnsi"/>
          <w:b/>
          <w:sz w:val="28"/>
          <w:szCs w:val="28"/>
          <w:lang w:val="en-AU"/>
        </w:rPr>
        <w:t xml:space="preserve">Edition 1.0.0 – </w:t>
      </w:r>
      <w:r w:rsidR="00044ABE">
        <w:rPr>
          <w:rStyle w:val="module"/>
          <w:rFonts w:asciiTheme="minorHAnsi" w:hAnsiTheme="minorHAnsi" w:cstheme="minorHAnsi"/>
          <w:b/>
          <w:color w:val="FF0000"/>
          <w:sz w:val="28"/>
          <w:szCs w:val="28"/>
          <w:lang w:val="en-AU"/>
        </w:rPr>
        <w:t>Xxxx</w:t>
      </w:r>
      <w:r w:rsidRPr="00985E1E">
        <w:rPr>
          <w:rStyle w:val="module"/>
          <w:rFonts w:asciiTheme="minorHAnsi" w:hAnsiTheme="minorHAnsi" w:cstheme="minorHAnsi"/>
          <w:b/>
          <w:sz w:val="28"/>
          <w:szCs w:val="28"/>
          <w:lang w:val="en-AU"/>
        </w:rPr>
        <w:t xml:space="preserve"> </w:t>
      </w:r>
      <w:del w:id="14" w:author="Raphael Malyankar" w:date="2020-01-21T03:52:00Z">
        <w:r w:rsidRPr="00985E1E" w:rsidDel="00997571">
          <w:rPr>
            <w:rStyle w:val="module"/>
            <w:rFonts w:asciiTheme="minorHAnsi" w:hAnsiTheme="minorHAnsi" w:cstheme="minorHAnsi"/>
            <w:b/>
            <w:sz w:val="28"/>
            <w:szCs w:val="28"/>
            <w:lang w:val="en-AU"/>
          </w:rPr>
          <w:delText>2019</w:delText>
        </w:r>
      </w:del>
      <w:ins w:id="15" w:author="Raphael Malyankar" w:date="2020-01-21T03:52:00Z">
        <w:r w:rsidR="00997571">
          <w:rPr>
            <w:rStyle w:val="module"/>
            <w:rFonts w:asciiTheme="minorHAnsi" w:hAnsiTheme="minorHAnsi" w:cstheme="minorHAnsi"/>
            <w:b/>
            <w:sz w:val="28"/>
            <w:szCs w:val="28"/>
            <w:lang w:val="en-AU"/>
          </w:rPr>
          <w:t>2020</w:t>
        </w:r>
      </w:ins>
    </w:p>
    <w:p w14:paraId="1658AE96" w14:textId="77777777" w:rsidR="00580347" w:rsidRPr="00985E1E" w:rsidRDefault="00580347" w:rsidP="00580347">
      <w:pPr>
        <w:tabs>
          <w:tab w:val="center" w:pos="4514"/>
          <w:tab w:val="left" w:pos="5040"/>
          <w:tab w:val="left" w:pos="5760"/>
          <w:tab w:val="left" w:pos="6480"/>
          <w:tab w:val="left" w:pos="7200"/>
          <w:tab w:val="left" w:pos="7920"/>
          <w:tab w:val="left" w:pos="8640"/>
        </w:tabs>
        <w:spacing w:after="0" w:line="240" w:lineRule="auto"/>
        <w:jc w:val="center"/>
        <w:rPr>
          <w:rFonts w:asciiTheme="minorHAnsi" w:hAnsiTheme="minorHAnsi" w:cstheme="minorHAnsi"/>
          <w:b/>
          <w:sz w:val="28"/>
        </w:rPr>
      </w:pPr>
    </w:p>
    <w:p w14:paraId="632E7A5F" w14:textId="32BB31E3" w:rsidR="00580347" w:rsidRPr="00760789" w:rsidRDefault="00580347" w:rsidP="00985E1E">
      <w:pPr>
        <w:spacing w:after="160"/>
        <w:jc w:val="center"/>
        <w:rPr>
          <w:rFonts w:asciiTheme="minorHAnsi" w:hAnsiTheme="minorHAnsi" w:cstheme="minorHAnsi"/>
          <w:b/>
          <w:sz w:val="28"/>
          <w:szCs w:val="28"/>
        </w:rPr>
      </w:pPr>
      <w:r w:rsidRPr="00985E1E">
        <w:rPr>
          <w:rFonts w:asciiTheme="minorHAnsi" w:hAnsiTheme="minorHAnsi" w:cstheme="minorHAnsi"/>
          <w:b/>
          <w:sz w:val="28"/>
          <w:szCs w:val="28"/>
        </w:rPr>
        <w:t xml:space="preserve">PART </w:t>
      </w:r>
      <w:r>
        <w:rPr>
          <w:rFonts w:asciiTheme="minorHAnsi" w:hAnsiTheme="minorHAnsi" w:cstheme="minorHAnsi"/>
          <w:b/>
          <w:sz w:val="28"/>
          <w:szCs w:val="28"/>
        </w:rPr>
        <w:t>B</w:t>
      </w:r>
    </w:p>
    <w:p w14:paraId="09196C1A" w14:textId="618FC0DC" w:rsidR="00580347" w:rsidRPr="00760789" w:rsidRDefault="00760789" w:rsidP="00580347">
      <w:pPr>
        <w:jc w:val="center"/>
        <w:rPr>
          <w:rFonts w:asciiTheme="minorHAnsi" w:hAnsiTheme="minorHAnsi" w:cstheme="minorHAnsi"/>
          <w:b/>
          <w:sz w:val="28"/>
          <w:szCs w:val="28"/>
        </w:rPr>
      </w:pPr>
      <w:r>
        <w:rPr>
          <w:rFonts w:asciiTheme="minorHAnsi" w:hAnsiTheme="minorHAnsi" w:cstheme="minorHAnsi"/>
          <w:b/>
          <w:sz w:val="28"/>
          <w:szCs w:val="28"/>
        </w:rPr>
        <w:t>EXECUTION</w:t>
      </w:r>
    </w:p>
    <w:p w14:paraId="2F54CFE7"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rFonts w:asciiTheme="minorHAnsi" w:hAnsiTheme="minorHAnsi" w:cstheme="minorHAnsi"/>
          <w:sz w:val="28"/>
          <w:szCs w:val="28"/>
        </w:rPr>
      </w:pPr>
    </w:p>
    <w:p w14:paraId="63B89C12"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rFonts w:asciiTheme="minorHAnsi" w:hAnsiTheme="minorHAnsi" w:cstheme="minorHAnsi"/>
          <w:sz w:val="28"/>
          <w:szCs w:val="28"/>
        </w:rPr>
      </w:pPr>
    </w:p>
    <w:p w14:paraId="3C483F7F"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rFonts w:asciiTheme="minorHAnsi" w:hAnsiTheme="minorHAnsi" w:cstheme="minorHAnsi"/>
          <w:sz w:val="28"/>
          <w:szCs w:val="28"/>
        </w:rPr>
      </w:pPr>
    </w:p>
    <w:p w14:paraId="3AB8C6A0"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rFonts w:asciiTheme="minorHAnsi" w:hAnsiTheme="minorHAnsi" w:cstheme="minorHAnsi"/>
          <w:sz w:val="28"/>
          <w:szCs w:val="28"/>
        </w:rPr>
      </w:pPr>
    </w:p>
    <w:p w14:paraId="5DA8B9A5" w14:textId="77777777" w:rsidR="00580347" w:rsidRPr="00760789" w:rsidRDefault="00580347" w:rsidP="00580347">
      <w:pPr>
        <w:tabs>
          <w:tab w:val="center" w:pos="4514"/>
          <w:tab w:val="left" w:pos="5040"/>
          <w:tab w:val="left" w:pos="5760"/>
          <w:tab w:val="left" w:pos="6480"/>
          <w:tab w:val="left" w:pos="7200"/>
          <w:tab w:val="left" w:pos="7920"/>
          <w:tab w:val="left" w:pos="8640"/>
        </w:tabs>
        <w:spacing w:after="0" w:line="240" w:lineRule="auto"/>
        <w:rPr>
          <w:rFonts w:asciiTheme="minorHAnsi" w:hAnsiTheme="minorHAnsi" w:cstheme="minorHAnsi"/>
          <w:sz w:val="28"/>
          <w:szCs w:val="28"/>
        </w:rPr>
      </w:pPr>
    </w:p>
    <w:p w14:paraId="2CE6E0C2" w14:textId="77777777" w:rsidR="00580347" w:rsidRPr="00760789" w:rsidRDefault="00580347" w:rsidP="00580347">
      <w:pPr>
        <w:keepLines/>
        <w:tabs>
          <w:tab w:val="left" w:pos="0"/>
          <w:tab w:val="left" w:pos="992"/>
          <w:tab w:val="left" w:pos="4677"/>
          <w:tab w:val="left" w:pos="5244"/>
          <w:tab w:val="left" w:pos="5586"/>
          <w:tab w:val="left" w:pos="6112"/>
          <w:tab w:val="left" w:pos="6792"/>
          <w:tab w:val="left" w:pos="7471"/>
          <w:tab w:val="left" w:pos="8150"/>
        </w:tabs>
        <w:spacing w:after="0" w:line="240" w:lineRule="auto"/>
        <w:jc w:val="center"/>
        <w:rPr>
          <w:rStyle w:val="module"/>
          <w:rFonts w:asciiTheme="minorHAnsi" w:hAnsiTheme="minorHAnsi" w:cstheme="minorHAnsi"/>
          <w:sz w:val="22"/>
          <w:szCs w:val="22"/>
          <w:lang w:val="en-AU"/>
        </w:rPr>
      </w:pPr>
      <w:r w:rsidRPr="00760789">
        <w:rPr>
          <w:rStyle w:val="module"/>
          <w:rFonts w:asciiTheme="minorHAnsi" w:hAnsiTheme="minorHAnsi" w:cstheme="minorHAnsi"/>
          <w:sz w:val="22"/>
          <w:szCs w:val="22"/>
          <w:lang w:val="en-AU"/>
        </w:rPr>
        <w:t>Published by the</w:t>
      </w:r>
    </w:p>
    <w:p w14:paraId="304948F2" w14:textId="77777777" w:rsidR="00580347" w:rsidRPr="00760789" w:rsidRDefault="00580347" w:rsidP="00580347">
      <w:pPr>
        <w:spacing w:after="0" w:line="240" w:lineRule="auto"/>
        <w:jc w:val="center"/>
        <w:rPr>
          <w:rStyle w:val="module"/>
          <w:rFonts w:asciiTheme="minorHAnsi" w:hAnsiTheme="minorHAnsi" w:cstheme="minorHAnsi"/>
          <w:sz w:val="22"/>
          <w:szCs w:val="22"/>
          <w:lang w:val="fr-FR"/>
        </w:rPr>
      </w:pPr>
      <w:r w:rsidRPr="00760789">
        <w:rPr>
          <w:rStyle w:val="module"/>
          <w:rFonts w:asciiTheme="minorHAnsi" w:hAnsiTheme="minorHAnsi" w:cstheme="minorHAnsi"/>
          <w:sz w:val="22"/>
          <w:szCs w:val="22"/>
          <w:lang w:val="fr-FR"/>
        </w:rPr>
        <w:t>International Hydrographic Organization</w:t>
      </w:r>
    </w:p>
    <w:p w14:paraId="068036EC"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asciiTheme="minorHAnsi" w:hAnsiTheme="minorHAnsi" w:cstheme="minorHAnsi"/>
          <w:snapToGrid w:val="0"/>
          <w:sz w:val="22"/>
          <w:szCs w:val="22"/>
          <w:vertAlign w:val="superscript"/>
          <w:lang w:val="fr-FR"/>
        </w:rPr>
      </w:pPr>
      <w:r w:rsidRPr="00760789">
        <w:rPr>
          <w:rFonts w:asciiTheme="minorHAnsi" w:hAnsiTheme="minorHAnsi" w:cstheme="minorHAnsi"/>
          <w:snapToGrid w:val="0"/>
          <w:sz w:val="22"/>
          <w:szCs w:val="22"/>
          <w:lang w:val="fr-FR"/>
        </w:rPr>
        <w:t>4b quai Antoine 1</w:t>
      </w:r>
      <w:r w:rsidRPr="00760789">
        <w:rPr>
          <w:rFonts w:asciiTheme="minorHAnsi" w:hAnsiTheme="minorHAnsi" w:cstheme="minorHAnsi"/>
          <w:snapToGrid w:val="0"/>
          <w:sz w:val="22"/>
          <w:szCs w:val="22"/>
          <w:vertAlign w:val="superscript"/>
          <w:lang w:val="fr-FR"/>
        </w:rPr>
        <w:t>er</w:t>
      </w:r>
    </w:p>
    <w:p w14:paraId="7FC7A863"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asciiTheme="minorHAnsi" w:hAnsiTheme="minorHAnsi" w:cstheme="minorHAnsi"/>
          <w:snapToGrid w:val="0"/>
          <w:sz w:val="22"/>
          <w:szCs w:val="22"/>
          <w:lang w:val="fr-FR"/>
        </w:rPr>
      </w:pPr>
      <w:r w:rsidRPr="00760789">
        <w:rPr>
          <w:rFonts w:asciiTheme="minorHAnsi" w:hAnsiTheme="minorHAnsi" w:cstheme="minorHAnsi"/>
          <w:snapToGrid w:val="0"/>
          <w:sz w:val="22"/>
          <w:szCs w:val="22"/>
          <w:lang w:val="fr-FR"/>
        </w:rPr>
        <w:t>Principauté de Monaco</w:t>
      </w:r>
    </w:p>
    <w:p w14:paraId="2993E80F"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asciiTheme="minorHAnsi" w:hAnsiTheme="minorHAnsi" w:cstheme="minorHAnsi"/>
          <w:snapToGrid w:val="0"/>
          <w:sz w:val="22"/>
          <w:szCs w:val="22"/>
          <w:lang w:val="en-AU"/>
        </w:rPr>
      </w:pPr>
      <w:r w:rsidRPr="00760789">
        <w:rPr>
          <w:rFonts w:asciiTheme="minorHAnsi" w:hAnsiTheme="minorHAnsi" w:cstheme="minorHAnsi"/>
          <w:snapToGrid w:val="0"/>
          <w:sz w:val="22"/>
          <w:szCs w:val="22"/>
          <w:lang w:val="en-AU"/>
        </w:rPr>
        <w:t>Tel: (377) 93.10.81.00</w:t>
      </w:r>
    </w:p>
    <w:p w14:paraId="2A3A584C"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asciiTheme="minorHAnsi" w:hAnsiTheme="minorHAnsi" w:cstheme="minorHAnsi"/>
          <w:snapToGrid w:val="0"/>
          <w:sz w:val="22"/>
          <w:szCs w:val="22"/>
        </w:rPr>
      </w:pPr>
      <w:r w:rsidRPr="00760789">
        <w:rPr>
          <w:rFonts w:asciiTheme="minorHAnsi" w:hAnsiTheme="minorHAnsi" w:cstheme="minorHAnsi"/>
          <w:snapToGrid w:val="0"/>
          <w:sz w:val="22"/>
          <w:szCs w:val="22"/>
        </w:rPr>
        <w:t>Fax: (377) 93.10.81.40</w:t>
      </w:r>
    </w:p>
    <w:p w14:paraId="1B5A3514"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asciiTheme="minorHAnsi" w:hAnsiTheme="minorHAnsi" w:cstheme="minorHAnsi"/>
          <w:snapToGrid w:val="0"/>
          <w:sz w:val="22"/>
          <w:szCs w:val="22"/>
          <w:lang w:val="en-US"/>
        </w:rPr>
      </w:pPr>
      <w:r w:rsidRPr="00760789">
        <w:rPr>
          <w:rFonts w:asciiTheme="minorHAnsi" w:hAnsiTheme="minorHAnsi" w:cstheme="minorHAnsi"/>
          <w:snapToGrid w:val="0"/>
          <w:sz w:val="22"/>
          <w:szCs w:val="22"/>
          <w:lang w:val="en-US"/>
        </w:rPr>
        <w:t xml:space="preserve">E-mail: </w:t>
      </w:r>
      <w:hyperlink r:id="rId9" w:history="1">
        <w:r w:rsidRPr="00044ABE">
          <w:rPr>
            <w:rFonts w:asciiTheme="minorHAnsi" w:hAnsiTheme="minorHAnsi" w:cstheme="minorHAnsi"/>
            <w:snapToGrid w:val="0"/>
            <w:color w:val="0000FF"/>
            <w:sz w:val="22"/>
            <w:szCs w:val="22"/>
            <w:u w:val="single"/>
            <w:lang w:val="en-US"/>
          </w:rPr>
          <w:t>info@iho.int</w:t>
        </w:r>
      </w:hyperlink>
      <w:r w:rsidRPr="00760789">
        <w:rPr>
          <w:rFonts w:asciiTheme="minorHAnsi" w:hAnsiTheme="minorHAnsi" w:cstheme="minorHAnsi"/>
          <w:snapToGrid w:val="0"/>
          <w:sz w:val="22"/>
          <w:szCs w:val="22"/>
          <w:lang w:val="en-US"/>
        </w:rPr>
        <w:t xml:space="preserve"> </w:t>
      </w:r>
    </w:p>
    <w:p w14:paraId="6EB2EF18" w14:textId="77777777" w:rsidR="00580347" w:rsidRPr="00760789" w:rsidRDefault="00580347" w:rsidP="00580347">
      <w:pPr>
        <w:keepLines/>
        <w:widowControl w:val="0"/>
        <w:tabs>
          <w:tab w:val="left" w:pos="0"/>
          <w:tab w:val="left" w:pos="992"/>
          <w:tab w:val="left" w:pos="4677"/>
          <w:tab w:val="left" w:pos="5244"/>
          <w:tab w:val="left" w:pos="5586"/>
          <w:tab w:val="left" w:pos="6112"/>
          <w:tab w:val="left" w:pos="6792"/>
          <w:tab w:val="left" w:pos="7471"/>
          <w:tab w:val="left" w:pos="8150"/>
        </w:tabs>
        <w:spacing w:after="0" w:line="240" w:lineRule="auto"/>
        <w:jc w:val="center"/>
        <w:rPr>
          <w:rFonts w:asciiTheme="minorHAnsi" w:hAnsiTheme="minorHAnsi" w:cstheme="minorHAnsi"/>
          <w:snapToGrid w:val="0"/>
          <w:sz w:val="22"/>
          <w:szCs w:val="22"/>
        </w:rPr>
      </w:pPr>
      <w:r w:rsidRPr="00760789">
        <w:rPr>
          <w:rFonts w:asciiTheme="minorHAnsi" w:hAnsiTheme="minorHAnsi" w:cstheme="minorHAnsi"/>
          <w:snapToGrid w:val="0"/>
          <w:sz w:val="22"/>
          <w:szCs w:val="22"/>
        </w:rPr>
        <w:t xml:space="preserve">Web: </w:t>
      </w:r>
      <w:hyperlink r:id="rId10" w:history="1">
        <w:r w:rsidRPr="00760789">
          <w:rPr>
            <w:rFonts w:asciiTheme="minorHAnsi" w:hAnsiTheme="minorHAnsi" w:cstheme="minorHAnsi"/>
            <w:snapToGrid w:val="0"/>
            <w:color w:val="0000FF"/>
            <w:sz w:val="22"/>
            <w:szCs w:val="22"/>
            <w:u w:val="single"/>
          </w:rPr>
          <w:t>www.iho.int</w:t>
        </w:r>
      </w:hyperlink>
      <w:r w:rsidRPr="00760789">
        <w:rPr>
          <w:rFonts w:asciiTheme="minorHAnsi" w:hAnsiTheme="minorHAnsi" w:cstheme="minorHAnsi"/>
          <w:snapToGrid w:val="0"/>
          <w:sz w:val="22"/>
          <w:szCs w:val="22"/>
        </w:rPr>
        <w:t xml:space="preserve"> </w:t>
      </w:r>
    </w:p>
    <w:p w14:paraId="3D67983D" w14:textId="1B6D4C38" w:rsidR="003E4A23" w:rsidRPr="00760789" w:rsidRDefault="003E4A23" w:rsidP="003E4A23">
      <w:pPr>
        <w:spacing w:after="0"/>
        <w:rPr>
          <w:rFonts w:asciiTheme="minorHAnsi" w:hAnsiTheme="minorHAnsi" w:cstheme="minorHAnsi"/>
          <w:color w:val="0000FF"/>
          <w:sz w:val="22"/>
          <w:szCs w:val="22"/>
        </w:rPr>
      </w:pPr>
      <w:r w:rsidRPr="00760789">
        <w:rPr>
          <w:rFonts w:asciiTheme="minorHAnsi" w:hAnsiTheme="minorHAnsi" w:cstheme="minorHAnsi"/>
          <w:color w:val="0000FF"/>
          <w:sz w:val="22"/>
          <w:szCs w:val="22"/>
        </w:rPr>
        <w:t>  </w:t>
      </w:r>
      <w:del w:id="16" w:author="Raphael Malyankar" w:date="2020-01-21T03:52:00Z">
        <w:r w:rsidRPr="00760789" w:rsidDel="00997571">
          <w:rPr>
            <w:rFonts w:asciiTheme="minorHAnsi" w:hAnsiTheme="minorHAnsi" w:cstheme="minorHAnsi"/>
            <w:color w:val="0000FF"/>
            <w:sz w:val="22"/>
            <w:szCs w:val="22"/>
          </w:rPr>
          <w:delText> </w:delText>
        </w:r>
        <w:r w:rsidRPr="00044ABE" w:rsidDel="00997571">
          <w:rPr>
            <w:rFonts w:asciiTheme="minorHAnsi" w:hAnsiTheme="minorHAnsi" w:cstheme="minorHAnsi"/>
            <w:color w:val="0000FF"/>
            <w:sz w:val="22"/>
            <w:szCs w:val="22"/>
          </w:rPr>
          <w:fldChar w:fldCharType="begin"/>
        </w:r>
        <w:r w:rsidRPr="00760789" w:rsidDel="00997571">
          <w:rPr>
            <w:rFonts w:asciiTheme="minorHAnsi" w:hAnsiTheme="minorHAnsi" w:cstheme="minorHAnsi"/>
            <w:color w:val="0000FF"/>
            <w:sz w:val="22"/>
            <w:szCs w:val="22"/>
          </w:rPr>
          <w:delInstrText xml:space="preserve"> REF DDSecr \* CHARFORMAT   \* MERGEFORMAT </w:delInstrText>
        </w:r>
        <w:r w:rsidRPr="00044ABE" w:rsidDel="00997571">
          <w:rPr>
            <w:rFonts w:asciiTheme="minorHAnsi" w:hAnsiTheme="minorHAnsi" w:cstheme="minorHAnsi"/>
            <w:color w:val="0000FF"/>
            <w:sz w:val="22"/>
            <w:szCs w:val="22"/>
          </w:rPr>
          <w:fldChar w:fldCharType="separate"/>
        </w:r>
        <w:r w:rsidR="003417C0" w:rsidDel="00997571">
          <w:rPr>
            <w:rFonts w:asciiTheme="minorHAnsi" w:hAnsiTheme="minorHAnsi" w:cstheme="minorHAnsi"/>
            <w:b/>
            <w:bCs/>
            <w:color w:val="0000FF"/>
            <w:sz w:val="22"/>
            <w:szCs w:val="22"/>
            <w:lang w:val="en-US"/>
          </w:rPr>
          <w:delText>Error! Reference source not found.</w:delText>
        </w:r>
        <w:r w:rsidRPr="00044ABE" w:rsidDel="00997571">
          <w:rPr>
            <w:rFonts w:asciiTheme="minorHAnsi" w:hAnsiTheme="minorHAnsi" w:cstheme="minorHAnsi"/>
            <w:b/>
            <w:color w:val="000000"/>
            <w:sz w:val="22"/>
            <w:szCs w:val="22"/>
          </w:rPr>
          <w:fldChar w:fldCharType="end"/>
        </w:r>
      </w:del>
    </w:p>
    <w:p w14:paraId="18BDDB48" w14:textId="77777777" w:rsidR="00786C4C" w:rsidRDefault="00786C4C" w:rsidP="00786C4C">
      <w:pPr>
        <w:spacing w:before="360" w:after="120" w:line="100" w:lineRule="atLeast"/>
        <w:rPr>
          <w:rFonts w:eastAsia="Times New Roman"/>
          <w:b/>
          <w:sz w:val="24"/>
          <w:szCs w:val="24"/>
        </w:rPr>
      </w:pPr>
    </w:p>
    <w:p w14:paraId="03370347" w14:textId="09008BF7" w:rsidR="005A3C22" w:rsidRPr="00FA0C91" w:rsidRDefault="005A3C22" w:rsidP="00786C4C">
      <w:pPr>
        <w:spacing w:before="360" w:after="120" w:line="100" w:lineRule="atLeast"/>
        <w:rPr>
          <w:rFonts w:eastAsia="Times New Roman"/>
          <w:b/>
          <w:sz w:val="24"/>
          <w:szCs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96"/>
      </w:tblGrid>
      <w:tr w:rsidR="005A3C22" w:rsidRPr="00FA0C91" w14:paraId="49F55DF7" w14:textId="77777777" w:rsidTr="008120E0">
        <w:tc>
          <w:tcPr>
            <w:tcW w:w="9253" w:type="dxa"/>
            <w:tcBorders>
              <w:top w:val="single" w:sz="4" w:space="0" w:color="000000"/>
            </w:tcBorders>
          </w:tcPr>
          <w:p w14:paraId="70856EB7" w14:textId="5048332C" w:rsidR="005A3C22" w:rsidRPr="00FA0C91" w:rsidRDefault="005A3C22" w:rsidP="00580347">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30" w:lineRule="atLeast"/>
              <w:jc w:val="center"/>
              <w:rPr>
                <w:rFonts w:ascii="Helvetica" w:hAnsi="Helvetica"/>
                <w:sz w:val="22"/>
                <w:szCs w:val="22"/>
              </w:rPr>
            </w:pPr>
            <w:r w:rsidRPr="00FA0C91">
              <w:rPr>
                <w:rFonts w:ascii="Helvetica" w:hAnsi="Helvetica" w:cs="Helvetica"/>
                <w:sz w:val="22"/>
                <w:szCs w:val="22"/>
              </w:rPr>
              <w:t xml:space="preserve">© </w:t>
            </w:r>
            <w:r w:rsidRPr="00FA0C91">
              <w:rPr>
                <w:rFonts w:ascii="Helvetica" w:hAnsi="Helvetica"/>
                <w:sz w:val="22"/>
                <w:szCs w:val="22"/>
              </w:rPr>
              <w:t xml:space="preserve">Copyright International Hydrographic Organization </w:t>
            </w:r>
            <w:del w:id="17" w:author="Raphael Malyankar" w:date="2020-01-21T03:52:00Z">
              <w:r w:rsidR="00580347" w:rsidRPr="00FA0C91" w:rsidDel="00997571">
                <w:rPr>
                  <w:rFonts w:ascii="Helvetica" w:hAnsi="Helvetica"/>
                  <w:sz w:val="22"/>
                  <w:szCs w:val="22"/>
                </w:rPr>
                <w:delText>201</w:delText>
              </w:r>
              <w:r w:rsidR="00580347" w:rsidDel="00997571">
                <w:rPr>
                  <w:rFonts w:ascii="Helvetica" w:hAnsi="Helvetica"/>
                  <w:sz w:val="22"/>
                  <w:szCs w:val="22"/>
                </w:rPr>
                <w:delText>9</w:delText>
              </w:r>
            </w:del>
            <w:ins w:id="18" w:author="Raphael Malyankar" w:date="2020-01-21T03:52:00Z">
              <w:r w:rsidR="00997571" w:rsidRPr="00FA0C91">
                <w:rPr>
                  <w:rFonts w:ascii="Helvetica" w:hAnsi="Helvetica"/>
                  <w:sz w:val="22"/>
                  <w:szCs w:val="22"/>
                </w:rPr>
                <w:t>20</w:t>
              </w:r>
              <w:r w:rsidR="00997571">
                <w:rPr>
                  <w:rFonts w:ascii="Helvetica" w:hAnsi="Helvetica"/>
                  <w:sz w:val="22"/>
                  <w:szCs w:val="22"/>
                </w:rPr>
                <w:t>20</w:t>
              </w:r>
            </w:ins>
          </w:p>
        </w:tc>
      </w:tr>
      <w:tr w:rsidR="005A3C22" w:rsidRPr="00FA0C91" w14:paraId="7D0C8454" w14:textId="77777777" w:rsidTr="008120E0">
        <w:tc>
          <w:tcPr>
            <w:tcW w:w="9253" w:type="dxa"/>
          </w:tcPr>
          <w:p w14:paraId="6522A478" w14:textId="1E1EF492" w:rsidR="005A3C22" w:rsidRPr="00FA0C91" w:rsidRDefault="005A3C22" w:rsidP="005A3C22">
            <w:pPr>
              <w:autoSpaceDE w:val="0"/>
              <w:autoSpaceDN w:val="0"/>
              <w:adjustRightInd w:val="0"/>
              <w:spacing w:before="120" w:after="120"/>
              <w:ind w:left="317" w:right="390"/>
              <w:rPr>
                <w:rFonts w:eastAsia="Times New Roman" w:cs="Arial"/>
                <w:lang w:eastAsia="en-US"/>
              </w:rPr>
            </w:pPr>
            <w:r w:rsidRPr="00FA0C91">
              <w:rPr>
                <w:rFonts w:eastAsia="Times New Roman" w:cs="Arial"/>
                <w:lang w:eastAsia="en-US"/>
              </w:rPr>
              <w:t xml:space="preserve">This work is copyright. Apart from any use permitted in accordance with the </w:t>
            </w:r>
            <w:hyperlink r:id="rId11" w:history="1">
              <w:r w:rsidRPr="00FA0C91">
                <w:rPr>
                  <w:rFonts w:eastAsia="Times New Roman" w:cs="Arial"/>
                  <w:lang w:eastAsia="en-US"/>
                </w:rPr>
                <w:t>Berne Convention for the Protection of Literary and Artistic Works</w:t>
              </w:r>
            </w:hyperlink>
            <w:r w:rsidRPr="00FA0C91">
              <w:rPr>
                <w:rFonts w:eastAsia="Times New Roman" w:cs="Arial"/>
                <w:lang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5A3C22" w:rsidRPr="00FA0C91" w14:paraId="27F9C6DA" w14:textId="77777777" w:rsidTr="008120E0">
        <w:tc>
          <w:tcPr>
            <w:tcW w:w="9253" w:type="dxa"/>
          </w:tcPr>
          <w:p w14:paraId="643D8A91" w14:textId="77777777" w:rsidR="005A3C22" w:rsidRPr="00FA0C91" w:rsidRDefault="005A3C22" w:rsidP="005A3C22">
            <w:pPr>
              <w:autoSpaceDE w:val="0"/>
              <w:autoSpaceDN w:val="0"/>
              <w:adjustRightInd w:val="0"/>
              <w:spacing w:before="120" w:after="120"/>
              <w:ind w:left="317" w:right="390"/>
              <w:rPr>
                <w:rFonts w:eastAsia="Times New Roman" w:cs="Arial"/>
                <w:lang w:eastAsia="en-US"/>
              </w:rPr>
            </w:pPr>
            <w:r w:rsidRPr="00FA0C91">
              <w:rPr>
                <w:rFonts w:eastAsia="Times New Roman" w:cs="Arial"/>
                <w:lang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5A3C22" w:rsidRPr="00FA0C91" w14:paraId="3D167AAE" w14:textId="77777777" w:rsidTr="008120E0">
        <w:tc>
          <w:tcPr>
            <w:tcW w:w="9253" w:type="dxa"/>
          </w:tcPr>
          <w:p w14:paraId="344E5B6F" w14:textId="77777777" w:rsidR="005A3C22" w:rsidRPr="00FA0C91" w:rsidRDefault="005A3C22" w:rsidP="005A3C22">
            <w:pPr>
              <w:autoSpaceDE w:val="0"/>
              <w:autoSpaceDN w:val="0"/>
              <w:adjustRightInd w:val="0"/>
              <w:spacing w:before="120" w:after="120" w:line="230" w:lineRule="atLeast"/>
              <w:ind w:left="317" w:right="390"/>
              <w:rPr>
                <w:rFonts w:cs="Arial"/>
              </w:rPr>
            </w:pPr>
            <w:r w:rsidRPr="00FA0C91">
              <w:rPr>
                <w:rFonts w:cs="Arial"/>
              </w:rPr>
              <w:t>In the event that this document or partial material from this document is reproduced, translated or distributed under the terms described above, the following statements are to be included:</w:t>
            </w:r>
          </w:p>
        </w:tc>
      </w:tr>
      <w:tr w:rsidR="005A3C22" w:rsidRPr="00FA0C91" w14:paraId="5318D2E7" w14:textId="77777777" w:rsidTr="008120E0">
        <w:tc>
          <w:tcPr>
            <w:tcW w:w="9253" w:type="dxa"/>
          </w:tcPr>
          <w:p w14:paraId="226D3862" w14:textId="77777777" w:rsidR="005A3C22" w:rsidRPr="00FA0C91" w:rsidRDefault="005A3C22" w:rsidP="005A3C22">
            <w:pPr>
              <w:autoSpaceDE w:val="0"/>
              <w:autoSpaceDN w:val="0"/>
              <w:adjustRightInd w:val="0"/>
              <w:spacing w:before="120" w:after="120" w:line="230" w:lineRule="atLeast"/>
              <w:ind w:left="600" w:right="924"/>
              <w:rPr>
                <w:rFonts w:ascii="Calibri" w:hAnsi="Calibri" w:cs="Arial"/>
                <w:i/>
              </w:rPr>
            </w:pPr>
            <w:r w:rsidRPr="00FA0C9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5A3C22" w:rsidRPr="00FA0C91" w14:paraId="73187D3C" w14:textId="77777777" w:rsidTr="008120E0">
        <w:trPr>
          <w:trHeight w:val="2312"/>
        </w:trPr>
        <w:tc>
          <w:tcPr>
            <w:tcW w:w="9253" w:type="dxa"/>
            <w:tcBorders>
              <w:bottom w:val="single" w:sz="4" w:space="0" w:color="000000"/>
            </w:tcBorders>
          </w:tcPr>
          <w:p w14:paraId="7A5FD6CF" w14:textId="77777777" w:rsidR="005A3C22" w:rsidRPr="00FA0C91" w:rsidRDefault="005A3C22" w:rsidP="005A3C22">
            <w:pPr>
              <w:autoSpaceDE w:val="0"/>
              <w:autoSpaceDN w:val="0"/>
              <w:adjustRightInd w:val="0"/>
              <w:spacing w:before="120" w:after="120" w:line="230" w:lineRule="atLeast"/>
              <w:ind w:left="600" w:right="924"/>
              <w:rPr>
                <w:rFonts w:ascii="Calibri" w:hAnsi="Calibri" w:cs="Arial"/>
                <w:i/>
              </w:rPr>
            </w:pPr>
            <w:r w:rsidRPr="00FA0C9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49C0BCCF" w14:textId="77777777" w:rsidR="005A3C22" w:rsidRPr="00FA0C91" w:rsidRDefault="005A3C22" w:rsidP="005A3C22">
            <w:pPr>
              <w:autoSpaceDE w:val="0"/>
              <w:autoSpaceDN w:val="0"/>
              <w:adjustRightInd w:val="0"/>
              <w:spacing w:before="120" w:after="120" w:line="230" w:lineRule="atLeast"/>
              <w:ind w:left="366" w:right="924"/>
              <w:rPr>
                <w:rFonts w:cs="Arial"/>
              </w:rPr>
            </w:pPr>
            <w:r w:rsidRPr="00FA0C91">
              <w:rPr>
                <w:rFonts w:cs="Arial"/>
              </w:rPr>
              <w:t>The IHO Logo or other identifiers shall not be used in any derived product without prior written permission from the IHO Secretariat.</w:t>
            </w:r>
          </w:p>
          <w:p w14:paraId="0218238D" w14:textId="77777777" w:rsidR="005A3C22" w:rsidRPr="00FA0C91" w:rsidRDefault="005A3C22" w:rsidP="005A3C22">
            <w:pPr>
              <w:autoSpaceDE w:val="0"/>
              <w:autoSpaceDN w:val="0"/>
              <w:adjustRightInd w:val="0"/>
              <w:spacing w:before="120" w:after="120" w:line="230" w:lineRule="atLeast"/>
              <w:ind w:left="600" w:right="924"/>
              <w:rPr>
                <w:rFonts w:cs="Arial"/>
              </w:rPr>
            </w:pPr>
          </w:p>
        </w:tc>
      </w:tr>
    </w:tbl>
    <w:p w14:paraId="0AFE9C24" w14:textId="4984B595" w:rsidR="005A3C22" w:rsidRPr="00FA0C91" w:rsidRDefault="005A3C22" w:rsidP="003E4A23">
      <w:pPr>
        <w:spacing w:before="360" w:after="120" w:line="100" w:lineRule="atLeast"/>
        <w:jc w:val="center"/>
        <w:rPr>
          <w:rFonts w:eastAsia="Times New Roman"/>
          <w:b/>
          <w:sz w:val="24"/>
          <w:szCs w:val="24"/>
        </w:rPr>
      </w:pPr>
    </w:p>
    <w:p w14:paraId="4D20CFEC" w14:textId="0D895CAA" w:rsidR="005A3C22" w:rsidRPr="00FA0C91" w:rsidRDefault="005A3C22">
      <w:pPr>
        <w:spacing w:before="360" w:after="120" w:line="100" w:lineRule="atLeast"/>
        <w:jc w:val="center"/>
        <w:rPr>
          <w:rFonts w:eastAsia="Times New Roman"/>
          <w:b/>
          <w:sz w:val="24"/>
          <w:szCs w:val="24"/>
        </w:rPr>
      </w:pPr>
      <w:r w:rsidRPr="00FA0C91">
        <w:rPr>
          <w:rFonts w:eastAsia="Times New Roman"/>
          <w:b/>
          <w:sz w:val="24"/>
          <w:szCs w:val="24"/>
        </w:rPr>
        <w:br w:type="page"/>
      </w:r>
    </w:p>
    <w:p w14:paraId="545D836B" w14:textId="77777777" w:rsidR="00044ABE" w:rsidRPr="00044ABE" w:rsidRDefault="00044ABE" w:rsidP="00044ABE">
      <w:pPr>
        <w:spacing w:before="360" w:after="120" w:line="100" w:lineRule="atLeast"/>
        <w:jc w:val="center"/>
        <w:rPr>
          <w:rFonts w:asciiTheme="minorHAnsi" w:eastAsiaTheme="minorEastAsia" w:hAnsiTheme="minorHAnsi" w:cstheme="minorBidi"/>
          <w:sz w:val="22"/>
          <w:szCs w:val="22"/>
          <w:lang w:eastAsia="en-US"/>
        </w:rPr>
      </w:pPr>
      <w:r w:rsidRPr="00044ABE">
        <w:rPr>
          <w:rFonts w:asciiTheme="minorHAnsi" w:eastAsia="Times New Roman" w:hAnsiTheme="minorHAnsi" w:cstheme="minorBidi"/>
          <w:b/>
          <w:sz w:val="24"/>
          <w:szCs w:val="24"/>
          <w:lang w:eastAsia="en-US"/>
        </w:rPr>
        <w:t>Document History</w:t>
      </w:r>
    </w:p>
    <w:p w14:paraId="4DF37F31" w14:textId="5030C2C7" w:rsidR="003E4A23" w:rsidRPr="005D7F71" w:rsidRDefault="003E4A23" w:rsidP="003E4A23">
      <w:pPr>
        <w:rPr>
          <w:rFonts w:asciiTheme="minorHAnsi" w:hAnsiTheme="minorHAnsi" w:cstheme="minorHAnsi"/>
          <w:sz w:val="22"/>
        </w:rPr>
      </w:pPr>
      <w:r w:rsidRPr="005D7F71">
        <w:rPr>
          <w:rFonts w:asciiTheme="minorHAnsi" w:hAnsiTheme="minorHAnsi" w:cstheme="minorHAnsi"/>
          <w:sz w:val="22"/>
        </w:rPr>
        <w:t>Changes to this Specification are coordinated by the IHO S-100 Working Group. New editions will be made available via the IHO web site. Maintenance of the Specification shall conform to IHO Resolution 2/2007 (</w:t>
      </w:r>
      <w:r w:rsidR="00902087">
        <w:rPr>
          <w:rFonts w:asciiTheme="minorHAnsi" w:hAnsiTheme="minorHAnsi" w:cstheme="minorHAnsi"/>
          <w:sz w:val="22"/>
        </w:rPr>
        <w:t xml:space="preserve">as </w:t>
      </w:r>
      <w:r w:rsidRPr="005D7F71">
        <w:rPr>
          <w:rFonts w:asciiTheme="minorHAnsi" w:hAnsiTheme="minorHAnsi" w:cstheme="minorHAnsi"/>
          <w:sz w:val="22"/>
        </w:rPr>
        <w:t>revised).</w:t>
      </w:r>
    </w:p>
    <w:tbl>
      <w:tblPr>
        <w:tblW w:w="8483"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350"/>
        <w:gridCol w:w="1478"/>
        <w:gridCol w:w="3855"/>
      </w:tblGrid>
      <w:tr w:rsidR="003E4A23" w:rsidRPr="00FA0C91" w14:paraId="75063BDC" w14:textId="77777777" w:rsidTr="002D4AA5">
        <w:tc>
          <w:tcPr>
            <w:tcW w:w="1800" w:type="dxa"/>
          </w:tcPr>
          <w:p w14:paraId="11634FFF" w14:textId="77777777" w:rsidR="003E4A23" w:rsidRPr="00FA0C91" w:rsidRDefault="003E4A23" w:rsidP="003E4A23">
            <w:pPr>
              <w:spacing w:before="120" w:after="120"/>
              <w:rPr>
                <w:rFonts w:ascii="Times New Roman" w:hAnsi="Times New Roman"/>
              </w:rPr>
            </w:pPr>
            <w:r w:rsidRPr="00FA0C91">
              <w:rPr>
                <w:rFonts w:ascii="Times New Roman" w:hAnsi="Times New Roman"/>
              </w:rPr>
              <w:t>Version Number</w:t>
            </w:r>
          </w:p>
        </w:tc>
        <w:tc>
          <w:tcPr>
            <w:tcW w:w="1350" w:type="dxa"/>
          </w:tcPr>
          <w:p w14:paraId="2A00B145" w14:textId="77777777" w:rsidR="003E4A23" w:rsidRPr="00FA0C91" w:rsidRDefault="003E4A23" w:rsidP="003E4A23">
            <w:pPr>
              <w:spacing w:before="120" w:after="120"/>
              <w:ind w:left="-1" w:firstLine="1"/>
              <w:rPr>
                <w:rFonts w:ascii="Times New Roman" w:hAnsi="Times New Roman"/>
              </w:rPr>
            </w:pPr>
            <w:r w:rsidRPr="00FA0C91">
              <w:rPr>
                <w:rFonts w:ascii="Times New Roman" w:hAnsi="Times New Roman"/>
              </w:rPr>
              <w:t>Date</w:t>
            </w:r>
          </w:p>
        </w:tc>
        <w:tc>
          <w:tcPr>
            <w:tcW w:w="1478" w:type="dxa"/>
          </w:tcPr>
          <w:p w14:paraId="779D706A" w14:textId="77777777" w:rsidR="003E4A23" w:rsidRPr="00FA0C91" w:rsidRDefault="003E4A23" w:rsidP="003E4A23">
            <w:pPr>
              <w:spacing w:before="120" w:after="120"/>
              <w:ind w:firstLine="21"/>
              <w:rPr>
                <w:rFonts w:ascii="Times New Roman" w:hAnsi="Times New Roman"/>
              </w:rPr>
            </w:pPr>
            <w:r w:rsidRPr="00FA0C91">
              <w:rPr>
                <w:rFonts w:ascii="Times New Roman" w:hAnsi="Times New Roman"/>
              </w:rPr>
              <w:t>Author</w:t>
            </w:r>
          </w:p>
        </w:tc>
        <w:tc>
          <w:tcPr>
            <w:tcW w:w="3855" w:type="dxa"/>
          </w:tcPr>
          <w:p w14:paraId="6DEE963B" w14:textId="77777777" w:rsidR="003E4A23" w:rsidRPr="00FA0C91" w:rsidRDefault="003E4A23" w:rsidP="003E4A23">
            <w:pPr>
              <w:spacing w:before="120" w:after="120"/>
              <w:ind w:left="44" w:firstLine="43"/>
              <w:rPr>
                <w:rFonts w:ascii="Times New Roman" w:hAnsi="Times New Roman"/>
              </w:rPr>
            </w:pPr>
            <w:r w:rsidRPr="00FA0C91">
              <w:rPr>
                <w:rFonts w:ascii="Times New Roman" w:hAnsi="Times New Roman"/>
              </w:rPr>
              <w:t>Purpose</w:t>
            </w:r>
          </w:p>
        </w:tc>
      </w:tr>
      <w:tr w:rsidR="003E4A23" w:rsidRPr="00FA0C91" w14:paraId="336A30AA" w14:textId="77777777" w:rsidTr="002D4AA5">
        <w:tc>
          <w:tcPr>
            <w:tcW w:w="1800" w:type="dxa"/>
          </w:tcPr>
          <w:p w14:paraId="0B334C74" w14:textId="77777777" w:rsidR="003E4A23" w:rsidRPr="00FA0C91" w:rsidRDefault="003E4A23" w:rsidP="003E4A23">
            <w:pPr>
              <w:spacing w:before="120" w:after="120"/>
              <w:rPr>
                <w:rFonts w:ascii="Times New Roman" w:hAnsi="Times New Roman"/>
              </w:rPr>
            </w:pPr>
            <w:r w:rsidRPr="00FA0C91">
              <w:rPr>
                <w:rFonts w:ascii="Times New Roman" w:hAnsi="Times New Roman"/>
              </w:rPr>
              <w:t>0.1</w:t>
            </w:r>
          </w:p>
        </w:tc>
        <w:tc>
          <w:tcPr>
            <w:tcW w:w="1350" w:type="dxa"/>
          </w:tcPr>
          <w:p w14:paraId="4A08B669" w14:textId="00B68483" w:rsidR="003E4A23" w:rsidRPr="00FA0C91" w:rsidRDefault="00044ABE" w:rsidP="003E4A23">
            <w:pPr>
              <w:spacing w:before="120" w:after="120"/>
              <w:ind w:left="-1" w:firstLine="1"/>
              <w:rPr>
                <w:rFonts w:ascii="Times New Roman" w:hAnsi="Times New Roman"/>
              </w:rPr>
            </w:pPr>
            <w:r>
              <w:rPr>
                <w:rFonts w:ascii="Times New Roman" w:hAnsi="Times New Roman"/>
              </w:rPr>
              <w:t>31 Dec 2017</w:t>
            </w:r>
          </w:p>
        </w:tc>
        <w:tc>
          <w:tcPr>
            <w:tcW w:w="1478" w:type="dxa"/>
          </w:tcPr>
          <w:p w14:paraId="4B4AC3CB" w14:textId="49E64887" w:rsidR="003E4A23" w:rsidRPr="00FA0C91" w:rsidRDefault="003E4A23" w:rsidP="003E4A23">
            <w:pPr>
              <w:spacing w:before="120" w:after="120"/>
              <w:ind w:firstLine="21"/>
              <w:rPr>
                <w:rFonts w:ascii="Times New Roman" w:hAnsi="Times New Roman"/>
              </w:rPr>
            </w:pPr>
            <w:r w:rsidRPr="00FA0C91">
              <w:rPr>
                <w:rFonts w:ascii="Times New Roman" w:hAnsi="Times New Roman"/>
              </w:rPr>
              <w:t>RM, EM</w:t>
            </w:r>
          </w:p>
        </w:tc>
        <w:tc>
          <w:tcPr>
            <w:tcW w:w="3855" w:type="dxa"/>
          </w:tcPr>
          <w:p w14:paraId="0E4620EF" w14:textId="77777777" w:rsidR="003E4A23" w:rsidRPr="00FA0C91" w:rsidRDefault="003E4A23" w:rsidP="003E4A23">
            <w:pPr>
              <w:spacing w:before="120" w:after="120"/>
              <w:ind w:left="44" w:firstLine="43"/>
              <w:rPr>
                <w:rFonts w:ascii="Times New Roman" w:hAnsi="Times New Roman"/>
              </w:rPr>
            </w:pPr>
            <w:r w:rsidRPr="00FA0C91">
              <w:rPr>
                <w:rFonts w:ascii="Times New Roman" w:hAnsi="Times New Roman"/>
              </w:rPr>
              <w:t>First draft</w:t>
            </w:r>
          </w:p>
        </w:tc>
      </w:tr>
      <w:tr w:rsidR="00E42324" w:rsidRPr="00FA0C91" w14:paraId="4C873BDA" w14:textId="77777777" w:rsidTr="002D4AA5">
        <w:tc>
          <w:tcPr>
            <w:tcW w:w="1800" w:type="dxa"/>
          </w:tcPr>
          <w:p w14:paraId="0BD9BA4F" w14:textId="48C6A814" w:rsidR="00E42324" w:rsidRPr="00FA0C91" w:rsidRDefault="00E42324" w:rsidP="00E42324">
            <w:pPr>
              <w:spacing w:before="120" w:after="120"/>
              <w:rPr>
                <w:rFonts w:ascii="Times New Roman" w:hAnsi="Times New Roman"/>
              </w:rPr>
            </w:pPr>
            <w:r w:rsidRPr="00FA0C91">
              <w:rPr>
                <w:rFonts w:ascii="Times New Roman" w:hAnsi="Times New Roman"/>
              </w:rPr>
              <w:t>0.2</w:t>
            </w:r>
          </w:p>
        </w:tc>
        <w:tc>
          <w:tcPr>
            <w:tcW w:w="1350" w:type="dxa"/>
          </w:tcPr>
          <w:p w14:paraId="3ACD264A" w14:textId="0B39B95B" w:rsidR="00E42324" w:rsidRPr="00FA0C91" w:rsidRDefault="00044ABE" w:rsidP="00E42324">
            <w:pPr>
              <w:spacing w:before="120" w:after="120"/>
              <w:ind w:left="-1" w:firstLine="1"/>
              <w:rPr>
                <w:rFonts w:ascii="Times New Roman" w:hAnsi="Times New Roman"/>
              </w:rPr>
            </w:pPr>
            <w:r>
              <w:rPr>
                <w:rFonts w:ascii="Times New Roman" w:hAnsi="Times New Roman"/>
              </w:rPr>
              <w:t>31 Aug 2018</w:t>
            </w:r>
          </w:p>
        </w:tc>
        <w:tc>
          <w:tcPr>
            <w:tcW w:w="1478" w:type="dxa"/>
          </w:tcPr>
          <w:p w14:paraId="6B42CA8F" w14:textId="577D53AA" w:rsidR="00E42324" w:rsidRPr="00FA0C91" w:rsidRDefault="00A362B0" w:rsidP="00E42324">
            <w:pPr>
              <w:spacing w:before="120" w:after="120"/>
              <w:ind w:firstLine="21"/>
              <w:rPr>
                <w:rFonts w:ascii="Times New Roman" w:hAnsi="Times New Roman"/>
              </w:rPr>
            </w:pPr>
            <w:r w:rsidRPr="00FA0C91">
              <w:rPr>
                <w:rFonts w:ascii="Times New Roman" w:hAnsi="Times New Roman"/>
              </w:rPr>
              <w:t xml:space="preserve">RM, </w:t>
            </w:r>
            <w:r w:rsidR="00E42324" w:rsidRPr="00FA0C91">
              <w:rPr>
                <w:rFonts w:ascii="Times New Roman" w:hAnsi="Times New Roman"/>
              </w:rPr>
              <w:t>EM</w:t>
            </w:r>
          </w:p>
        </w:tc>
        <w:tc>
          <w:tcPr>
            <w:tcW w:w="3855" w:type="dxa"/>
          </w:tcPr>
          <w:p w14:paraId="7C61BC71" w14:textId="39C390E5" w:rsidR="00E42324" w:rsidRPr="00FA0C91" w:rsidRDefault="00C4752A" w:rsidP="00E14E7D">
            <w:pPr>
              <w:spacing w:before="120" w:after="120"/>
              <w:ind w:left="44"/>
              <w:rPr>
                <w:rFonts w:ascii="Times New Roman" w:hAnsi="Times New Roman"/>
              </w:rPr>
            </w:pPr>
            <w:r w:rsidRPr="00FA0C91">
              <w:rPr>
                <w:rFonts w:ascii="Times New Roman" w:hAnsi="Times New Roman"/>
              </w:rPr>
              <w:t>Addressed c</w:t>
            </w:r>
            <w:r w:rsidR="00E42324" w:rsidRPr="00FA0C91">
              <w:rPr>
                <w:rFonts w:ascii="Times New Roman" w:hAnsi="Times New Roman"/>
              </w:rPr>
              <w:t>omments from NIPWG and S-100WG</w:t>
            </w:r>
            <w:r w:rsidR="00331A51" w:rsidRPr="00FA0C91">
              <w:rPr>
                <w:rFonts w:ascii="Times New Roman" w:hAnsi="Times New Roman"/>
              </w:rPr>
              <w:t xml:space="preserve">; updates for conformity to S-100 Ed. 4.0.0; new material for services; </w:t>
            </w:r>
            <w:r w:rsidR="00EE0644" w:rsidRPr="00FA0C91">
              <w:rPr>
                <w:rFonts w:ascii="Times New Roman" w:hAnsi="Times New Roman"/>
              </w:rPr>
              <w:t xml:space="preserve">new material for metadata; </w:t>
            </w:r>
            <w:r w:rsidR="00331A51" w:rsidRPr="00FA0C91">
              <w:rPr>
                <w:rFonts w:ascii="Times New Roman" w:hAnsi="Times New Roman"/>
              </w:rPr>
              <w:t xml:space="preserve">new material for </w:t>
            </w:r>
            <w:r w:rsidR="00C3192C" w:rsidRPr="00FA0C91">
              <w:rPr>
                <w:rFonts w:ascii="Times New Roman" w:hAnsi="Times New Roman"/>
              </w:rPr>
              <w:t xml:space="preserve">data </w:t>
            </w:r>
            <w:r w:rsidR="00331A51" w:rsidRPr="00FA0C91">
              <w:rPr>
                <w:rFonts w:ascii="Times New Roman" w:hAnsi="Times New Roman"/>
              </w:rPr>
              <w:t>protection, authentication, and compression</w:t>
            </w:r>
            <w:r w:rsidR="008C13C9">
              <w:rPr>
                <w:rFonts w:ascii="Times New Roman" w:hAnsi="Times New Roman"/>
              </w:rPr>
              <w:t>; miscellaneous editorial updates.</w:t>
            </w:r>
          </w:p>
        </w:tc>
      </w:tr>
      <w:tr w:rsidR="00044ABE" w:rsidRPr="00FA0C91" w14:paraId="739F4E94" w14:textId="77777777" w:rsidTr="002D4AA5">
        <w:tc>
          <w:tcPr>
            <w:tcW w:w="1800" w:type="dxa"/>
          </w:tcPr>
          <w:p w14:paraId="7B0FFD52" w14:textId="0CEA32D2" w:rsidR="00044ABE" w:rsidRPr="00FA0C91" w:rsidRDefault="00044ABE" w:rsidP="00044ABE">
            <w:pPr>
              <w:spacing w:before="120" w:after="120"/>
              <w:rPr>
                <w:rFonts w:ascii="Times New Roman" w:hAnsi="Times New Roman"/>
              </w:rPr>
            </w:pPr>
            <w:r>
              <w:rPr>
                <w:rFonts w:ascii="Times New Roman" w:hAnsi="Times New Roman"/>
              </w:rPr>
              <w:t>1.0.0 RC1</w:t>
            </w:r>
          </w:p>
        </w:tc>
        <w:tc>
          <w:tcPr>
            <w:tcW w:w="1350" w:type="dxa"/>
          </w:tcPr>
          <w:p w14:paraId="2F763EE8" w14:textId="0261B18C" w:rsidR="00044ABE" w:rsidRPr="00FA0C91" w:rsidRDefault="00044ABE" w:rsidP="00044ABE">
            <w:pPr>
              <w:spacing w:before="120" w:after="120"/>
              <w:ind w:left="-1" w:firstLine="1"/>
              <w:rPr>
                <w:rFonts w:ascii="Times New Roman" w:hAnsi="Times New Roman"/>
              </w:rPr>
            </w:pPr>
            <w:r>
              <w:rPr>
                <w:rFonts w:ascii="Times New Roman" w:hAnsi="Times New Roman"/>
              </w:rPr>
              <w:t>11 Mar 2019</w:t>
            </w:r>
          </w:p>
        </w:tc>
        <w:tc>
          <w:tcPr>
            <w:tcW w:w="1478" w:type="dxa"/>
          </w:tcPr>
          <w:p w14:paraId="66581788" w14:textId="0BBA7673" w:rsidR="00044ABE" w:rsidRPr="00FA0C91" w:rsidRDefault="00044ABE" w:rsidP="00044ABE">
            <w:pPr>
              <w:spacing w:before="120" w:after="120"/>
              <w:ind w:firstLine="21"/>
              <w:rPr>
                <w:rFonts w:ascii="Times New Roman" w:hAnsi="Times New Roman"/>
              </w:rPr>
            </w:pPr>
            <w:r>
              <w:rPr>
                <w:rFonts w:ascii="Times New Roman" w:hAnsi="Times New Roman"/>
              </w:rPr>
              <w:t>RM; JW</w:t>
            </w:r>
          </w:p>
        </w:tc>
        <w:tc>
          <w:tcPr>
            <w:tcW w:w="3855" w:type="dxa"/>
          </w:tcPr>
          <w:p w14:paraId="5C8BA0A9" w14:textId="6FBBA42A" w:rsidR="00044ABE" w:rsidRPr="00FA0C91" w:rsidRDefault="00044ABE" w:rsidP="00044ABE">
            <w:pPr>
              <w:spacing w:before="120" w:after="120"/>
              <w:ind w:left="44" w:firstLine="43"/>
              <w:rPr>
                <w:rFonts w:ascii="Times New Roman" w:hAnsi="Times New Roman"/>
              </w:rPr>
            </w:pPr>
            <w:r w:rsidRPr="005429B4">
              <w:rPr>
                <w:rFonts w:ascii="Times New Roman" w:hAnsi="Times New Roman"/>
              </w:rPr>
              <w:t>IHO Secretariat editorial changes and styling; S-100 WG4 decisions; references updated following publication of S-100 4.0.0, S-122, S-123.</w:t>
            </w:r>
          </w:p>
        </w:tc>
      </w:tr>
      <w:tr w:rsidR="00044ABE" w:rsidRPr="00FA0C91" w14:paraId="368739DE" w14:textId="77777777" w:rsidTr="002D4AA5">
        <w:tc>
          <w:tcPr>
            <w:tcW w:w="1800" w:type="dxa"/>
          </w:tcPr>
          <w:p w14:paraId="41968624" w14:textId="316E16F8" w:rsidR="00044ABE" w:rsidRPr="00FA0C91" w:rsidRDefault="00044ABE" w:rsidP="00044ABE">
            <w:pPr>
              <w:spacing w:before="120" w:after="120"/>
              <w:rPr>
                <w:rFonts w:ascii="Times New Roman" w:hAnsi="Times New Roman"/>
              </w:rPr>
            </w:pPr>
            <w:r w:rsidRPr="00054EF3">
              <w:rPr>
                <w:rFonts w:ascii="Times New Roman" w:hAnsi="Times New Roman"/>
              </w:rPr>
              <w:t>1.0.0</w:t>
            </w:r>
          </w:p>
        </w:tc>
        <w:tc>
          <w:tcPr>
            <w:tcW w:w="1350" w:type="dxa"/>
          </w:tcPr>
          <w:p w14:paraId="46A4EF04" w14:textId="6773EBFA" w:rsidR="00044ABE" w:rsidRPr="00FA0C91" w:rsidRDefault="00044ABE" w:rsidP="00044ABE">
            <w:pPr>
              <w:spacing w:before="120" w:after="120"/>
              <w:ind w:left="-1" w:firstLine="1"/>
              <w:rPr>
                <w:rFonts w:ascii="Times New Roman" w:hAnsi="Times New Roman"/>
              </w:rPr>
            </w:pPr>
            <w:r>
              <w:rPr>
                <w:rFonts w:ascii="Times New Roman" w:hAnsi="Times New Roman"/>
                <w:color w:val="FF0000"/>
              </w:rPr>
              <w:t>Xxx</w:t>
            </w:r>
            <w:r w:rsidRPr="00054EF3">
              <w:rPr>
                <w:rFonts w:ascii="Times New Roman" w:hAnsi="Times New Roman"/>
              </w:rPr>
              <w:t xml:space="preserve"> 2019</w:t>
            </w:r>
          </w:p>
        </w:tc>
        <w:tc>
          <w:tcPr>
            <w:tcW w:w="1478" w:type="dxa"/>
          </w:tcPr>
          <w:p w14:paraId="4072416C" w14:textId="6530C563" w:rsidR="00044ABE" w:rsidRPr="00FA0C91" w:rsidRDefault="00044ABE" w:rsidP="00044ABE">
            <w:pPr>
              <w:spacing w:before="120" w:after="120"/>
              <w:ind w:firstLine="21"/>
              <w:rPr>
                <w:rFonts w:ascii="Times New Roman" w:hAnsi="Times New Roman"/>
              </w:rPr>
            </w:pPr>
            <w:r w:rsidRPr="00054EF3">
              <w:rPr>
                <w:rFonts w:ascii="Times New Roman" w:hAnsi="Times New Roman"/>
              </w:rPr>
              <w:t>S-100WG</w:t>
            </w:r>
          </w:p>
        </w:tc>
        <w:tc>
          <w:tcPr>
            <w:tcW w:w="3855" w:type="dxa"/>
          </w:tcPr>
          <w:p w14:paraId="7A44A552" w14:textId="1B115290" w:rsidR="00044ABE" w:rsidRPr="00FA0C91" w:rsidRDefault="00044ABE" w:rsidP="00044ABE">
            <w:pPr>
              <w:spacing w:before="120" w:after="120"/>
              <w:ind w:left="44" w:firstLine="43"/>
              <w:rPr>
                <w:rFonts w:ascii="Times New Roman" w:hAnsi="Times New Roman"/>
              </w:rPr>
            </w:pPr>
            <w:r w:rsidRPr="00054EF3">
              <w:rPr>
                <w:rFonts w:ascii="Times New Roman" w:hAnsi="Times New Roman"/>
              </w:rPr>
              <w:t>First Edition</w:t>
            </w:r>
            <w:r>
              <w:rPr>
                <w:rFonts w:ascii="Times New Roman" w:hAnsi="Times New Roman"/>
              </w:rPr>
              <w:t>.</w:t>
            </w:r>
          </w:p>
        </w:tc>
      </w:tr>
      <w:tr w:rsidR="00E42324" w:rsidRPr="00FA0C91" w14:paraId="5D15E235" w14:textId="77777777" w:rsidTr="002D4AA5">
        <w:tc>
          <w:tcPr>
            <w:tcW w:w="1800" w:type="dxa"/>
          </w:tcPr>
          <w:p w14:paraId="7CC3D5E2" w14:textId="4FB808B3" w:rsidR="00E42324" w:rsidRPr="00FA0C91" w:rsidRDefault="00811AF7" w:rsidP="00E42324">
            <w:pPr>
              <w:spacing w:before="120" w:after="120"/>
              <w:rPr>
                <w:rFonts w:ascii="Times New Roman" w:hAnsi="Times New Roman"/>
              </w:rPr>
            </w:pPr>
            <w:ins w:id="19" w:author="Julia Powell" w:date="2019-12-20T09:40:00Z">
              <w:r>
                <w:rPr>
                  <w:rFonts w:ascii="Times New Roman" w:hAnsi="Times New Roman"/>
                </w:rPr>
                <w:t>1.0.0</w:t>
              </w:r>
            </w:ins>
          </w:p>
        </w:tc>
        <w:tc>
          <w:tcPr>
            <w:tcW w:w="1350" w:type="dxa"/>
          </w:tcPr>
          <w:p w14:paraId="7FF12FF1" w14:textId="77777777" w:rsidR="00E42324" w:rsidRPr="00FA0C91" w:rsidRDefault="00E42324" w:rsidP="00E42324">
            <w:pPr>
              <w:spacing w:before="120" w:after="120"/>
              <w:ind w:left="-1" w:firstLine="1"/>
              <w:rPr>
                <w:rFonts w:ascii="Times New Roman" w:hAnsi="Times New Roman"/>
              </w:rPr>
            </w:pPr>
          </w:p>
        </w:tc>
        <w:tc>
          <w:tcPr>
            <w:tcW w:w="1478" w:type="dxa"/>
          </w:tcPr>
          <w:p w14:paraId="62C91FAB" w14:textId="1193CB7F" w:rsidR="00E42324" w:rsidRPr="00FA0C91" w:rsidRDefault="00811AF7" w:rsidP="00E42324">
            <w:pPr>
              <w:spacing w:before="120" w:after="120"/>
              <w:ind w:firstLine="21"/>
              <w:rPr>
                <w:rFonts w:ascii="Times New Roman" w:hAnsi="Times New Roman"/>
              </w:rPr>
            </w:pPr>
            <w:ins w:id="20" w:author="Julia Powell" w:date="2019-12-20T09:40:00Z">
              <w:r>
                <w:rPr>
                  <w:rFonts w:ascii="Times New Roman" w:hAnsi="Times New Roman"/>
                </w:rPr>
                <w:t>J.Powell</w:t>
              </w:r>
            </w:ins>
          </w:p>
        </w:tc>
        <w:tc>
          <w:tcPr>
            <w:tcW w:w="3855" w:type="dxa"/>
          </w:tcPr>
          <w:p w14:paraId="58D0CB58" w14:textId="76FAEF82" w:rsidR="00E42324" w:rsidRPr="00FA0C91" w:rsidRDefault="00811AF7" w:rsidP="00E42324">
            <w:pPr>
              <w:spacing w:before="120" w:after="120"/>
              <w:ind w:left="44" w:firstLine="43"/>
              <w:rPr>
                <w:rFonts w:ascii="Times New Roman" w:hAnsi="Times New Roman"/>
              </w:rPr>
            </w:pPr>
            <w:ins w:id="21" w:author="Julia Powell" w:date="2019-12-20T09:40:00Z">
              <w:r>
                <w:rPr>
                  <w:rFonts w:ascii="Times New Roman" w:hAnsi="Times New Roman"/>
                </w:rPr>
                <w:t>Improved Readability</w:t>
              </w:r>
            </w:ins>
          </w:p>
        </w:tc>
      </w:tr>
      <w:tr w:rsidR="00E42324" w:rsidRPr="00FA0C91" w14:paraId="751B79EC" w14:textId="77777777" w:rsidTr="002D4AA5">
        <w:tc>
          <w:tcPr>
            <w:tcW w:w="1800" w:type="dxa"/>
          </w:tcPr>
          <w:p w14:paraId="2B93F308" w14:textId="77777777" w:rsidR="00E42324" w:rsidRPr="00FA0C91" w:rsidRDefault="00E42324" w:rsidP="00E42324">
            <w:pPr>
              <w:spacing w:before="120" w:after="120"/>
              <w:rPr>
                <w:rFonts w:ascii="Times New Roman" w:hAnsi="Times New Roman"/>
              </w:rPr>
            </w:pPr>
          </w:p>
        </w:tc>
        <w:tc>
          <w:tcPr>
            <w:tcW w:w="1350" w:type="dxa"/>
          </w:tcPr>
          <w:p w14:paraId="65DF4356" w14:textId="77777777" w:rsidR="00E42324" w:rsidRPr="00FA0C91" w:rsidRDefault="00E42324" w:rsidP="00E42324">
            <w:pPr>
              <w:spacing w:before="120" w:after="120"/>
              <w:ind w:left="-1" w:firstLine="1"/>
              <w:rPr>
                <w:rFonts w:ascii="Times New Roman" w:hAnsi="Times New Roman"/>
              </w:rPr>
            </w:pPr>
          </w:p>
        </w:tc>
        <w:tc>
          <w:tcPr>
            <w:tcW w:w="1478" w:type="dxa"/>
          </w:tcPr>
          <w:p w14:paraId="41271462" w14:textId="77777777" w:rsidR="00E42324" w:rsidRPr="00FA0C91" w:rsidRDefault="00E42324" w:rsidP="00E42324">
            <w:pPr>
              <w:spacing w:before="120" w:after="120"/>
              <w:ind w:firstLine="21"/>
              <w:rPr>
                <w:rFonts w:ascii="Times New Roman" w:hAnsi="Times New Roman"/>
              </w:rPr>
            </w:pPr>
          </w:p>
        </w:tc>
        <w:tc>
          <w:tcPr>
            <w:tcW w:w="3855" w:type="dxa"/>
          </w:tcPr>
          <w:p w14:paraId="1345BAC9" w14:textId="77777777" w:rsidR="00E42324" w:rsidRPr="00FA0C91" w:rsidRDefault="00E42324" w:rsidP="00E42324">
            <w:pPr>
              <w:spacing w:before="120" w:after="120"/>
              <w:ind w:left="44" w:firstLine="43"/>
              <w:rPr>
                <w:rFonts w:ascii="Times New Roman" w:hAnsi="Times New Roman"/>
              </w:rPr>
            </w:pPr>
          </w:p>
        </w:tc>
      </w:tr>
      <w:tr w:rsidR="00E42324" w:rsidRPr="00FA0C91" w14:paraId="551601E5" w14:textId="77777777" w:rsidTr="002D4AA5">
        <w:tc>
          <w:tcPr>
            <w:tcW w:w="1800" w:type="dxa"/>
          </w:tcPr>
          <w:p w14:paraId="3A2148D2" w14:textId="77777777" w:rsidR="00E42324" w:rsidRPr="00FA0C91" w:rsidRDefault="00E42324" w:rsidP="00E42324">
            <w:pPr>
              <w:spacing w:before="120" w:after="120"/>
              <w:rPr>
                <w:rFonts w:ascii="Times New Roman" w:hAnsi="Times New Roman"/>
              </w:rPr>
            </w:pPr>
          </w:p>
        </w:tc>
        <w:tc>
          <w:tcPr>
            <w:tcW w:w="1350" w:type="dxa"/>
          </w:tcPr>
          <w:p w14:paraId="29F38452" w14:textId="77777777" w:rsidR="00E42324" w:rsidRPr="00FA0C91" w:rsidRDefault="00E42324" w:rsidP="00E42324">
            <w:pPr>
              <w:spacing w:before="120" w:after="120"/>
              <w:ind w:left="-1" w:firstLine="1"/>
              <w:rPr>
                <w:rFonts w:ascii="Times New Roman" w:hAnsi="Times New Roman"/>
              </w:rPr>
            </w:pPr>
          </w:p>
        </w:tc>
        <w:tc>
          <w:tcPr>
            <w:tcW w:w="1478" w:type="dxa"/>
          </w:tcPr>
          <w:p w14:paraId="7E280411" w14:textId="77777777" w:rsidR="00E42324" w:rsidRPr="00FA0C91" w:rsidRDefault="00E42324" w:rsidP="00E42324">
            <w:pPr>
              <w:spacing w:before="120" w:after="120"/>
              <w:ind w:firstLine="21"/>
              <w:rPr>
                <w:rFonts w:ascii="Times New Roman" w:hAnsi="Times New Roman"/>
              </w:rPr>
            </w:pPr>
          </w:p>
        </w:tc>
        <w:tc>
          <w:tcPr>
            <w:tcW w:w="3855" w:type="dxa"/>
          </w:tcPr>
          <w:p w14:paraId="60310EEA" w14:textId="77777777" w:rsidR="00E42324" w:rsidRPr="00FA0C91" w:rsidRDefault="00E42324" w:rsidP="00E42324">
            <w:pPr>
              <w:spacing w:before="120" w:after="120"/>
              <w:ind w:left="44" w:firstLine="43"/>
              <w:rPr>
                <w:rFonts w:ascii="Times New Roman" w:hAnsi="Times New Roman"/>
              </w:rPr>
            </w:pPr>
          </w:p>
        </w:tc>
      </w:tr>
      <w:tr w:rsidR="00E42324" w:rsidRPr="00FA0C91" w14:paraId="6D6FC296" w14:textId="77777777" w:rsidTr="002D4AA5">
        <w:tc>
          <w:tcPr>
            <w:tcW w:w="1800" w:type="dxa"/>
          </w:tcPr>
          <w:p w14:paraId="485394B1" w14:textId="77777777" w:rsidR="00E42324" w:rsidRPr="00FA0C91" w:rsidRDefault="00E42324" w:rsidP="00E42324">
            <w:pPr>
              <w:spacing w:before="120" w:after="120"/>
              <w:rPr>
                <w:rFonts w:ascii="Times New Roman" w:hAnsi="Times New Roman"/>
              </w:rPr>
            </w:pPr>
          </w:p>
        </w:tc>
        <w:tc>
          <w:tcPr>
            <w:tcW w:w="1350" w:type="dxa"/>
          </w:tcPr>
          <w:p w14:paraId="497C36B9" w14:textId="77777777" w:rsidR="00E42324" w:rsidRPr="00FA0C91" w:rsidRDefault="00E42324" w:rsidP="00E42324">
            <w:pPr>
              <w:spacing w:before="120" w:after="120"/>
              <w:ind w:left="-1" w:firstLine="1"/>
              <w:rPr>
                <w:rFonts w:ascii="Times New Roman" w:hAnsi="Times New Roman"/>
              </w:rPr>
            </w:pPr>
          </w:p>
        </w:tc>
        <w:tc>
          <w:tcPr>
            <w:tcW w:w="1478" w:type="dxa"/>
          </w:tcPr>
          <w:p w14:paraId="3D4C2AAD" w14:textId="77777777" w:rsidR="00E42324" w:rsidRPr="00FA0C91" w:rsidRDefault="00E42324" w:rsidP="00E42324">
            <w:pPr>
              <w:spacing w:before="120" w:after="120"/>
              <w:ind w:firstLine="21"/>
              <w:rPr>
                <w:rFonts w:ascii="Times New Roman" w:hAnsi="Times New Roman"/>
              </w:rPr>
            </w:pPr>
          </w:p>
        </w:tc>
        <w:tc>
          <w:tcPr>
            <w:tcW w:w="3855" w:type="dxa"/>
          </w:tcPr>
          <w:p w14:paraId="2E0E1606" w14:textId="77777777" w:rsidR="00E42324" w:rsidRPr="00FA0C91" w:rsidRDefault="00E42324" w:rsidP="00E42324">
            <w:pPr>
              <w:spacing w:before="120" w:after="120"/>
              <w:ind w:left="44" w:firstLine="43"/>
              <w:rPr>
                <w:rFonts w:ascii="Times New Roman" w:hAnsi="Times New Roman"/>
              </w:rPr>
            </w:pPr>
          </w:p>
        </w:tc>
      </w:tr>
      <w:tr w:rsidR="00E42324" w:rsidRPr="00FA0C91" w14:paraId="5BB13705" w14:textId="77777777" w:rsidTr="002D4AA5">
        <w:tc>
          <w:tcPr>
            <w:tcW w:w="1800" w:type="dxa"/>
          </w:tcPr>
          <w:p w14:paraId="7388EF99" w14:textId="77777777" w:rsidR="00E42324" w:rsidRPr="00FA0C91" w:rsidRDefault="00E42324" w:rsidP="00E42324">
            <w:pPr>
              <w:spacing w:before="120" w:after="120"/>
              <w:rPr>
                <w:rFonts w:ascii="Times New Roman" w:hAnsi="Times New Roman"/>
              </w:rPr>
            </w:pPr>
          </w:p>
        </w:tc>
        <w:tc>
          <w:tcPr>
            <w:tcW w:w="1350" w:type="dxa"/>
          </w:tcPr>
          <w:p w14:paraId="675CAB34" w14:textId="77777777" w:rsidR="00E42324" w:rsidRPr="00FA0C91" w:rsidRDefault="00E42324" w:rsidP="00E42324">
            <w:pPr>
              <w:spacing w:before="120" w:after="120"/>
              <w:ind w:left="-1" w:firstLine="1"/>
              <w:rPr>
                <w:rFonts w:ascii="Times New Roman" w:hAnsi="Times New Roman"/>
              </w:rPr>
            </w:pPr>
          </w:p>
        </w:tc>
        <w:tc>
          <w:tcPr>
            <w:tcW w:w="1478" w:type="dxa"/>
          </w:tcPr>
          <w:p w14:paraId="6920D603" w14:textId="77777777" w:rsidR="00E42324" w:rsidRPr="00FA0C91" w:rsidRDefault="00E42324" w:rsidP="00E42324">
            <w:pPr>
              <w:spacing w:before="120" w:after="120"/>
              <w:ind w:firstLine="21"/>
              <w:rPr>
                <w:rFonts w:ascii="Times New Roman" w:hAnsi="Times New Roman"/>
              </w:rPr>
            </w:pPr>
          </w:p>
        </w:tc>
        <w:tc>
          <w:tcPr>
            <w:tcW w:w="3855" w:type="dxa"/>
          </w:tcPr>
          <w:p w14:paraId="2BBF0F0D" w14:textId="77777777" w:rsidR="00E42324" w:rsidRPr="00FA0C91" w:rsidRDefault="00E42324" w:rsidP="00E42324">
            <w:pPr>
              <w:spacing w:before="120" w:after="120"/>
              <w:ind w:left="44" w:firstLine="43"/>
              <w:rPr>
                <w:rFonts w:ascii="Times New Roman" w:hAnsi="Times New Roman"/>
              </w:rPr>
            </w:pPr>
          </w:p>
        </w:tc>
      </w:tr>
      <w:tr w:rsidR="00E42324" w:rsidRPr="00FA0C91" w14:paraId="7177C1FB" w14:textId="77777777" w:rsidTr="002D4AA5">
        <w:tc>
          <w:tcPr>
            <w:tcW w:w="1800" w:type="dxa"/>
          </w:tcPr>
          <w:p w14:paraId="389897BA" w14:textId="77777777" w:rsidR="00E42324" w:rsidRPr="00FA0C91" w:rsidRDefault="00E42324" w:rsidP="00E42324">
            <w:pPr>
              <w:spacing w:before="120" w:after="120"/>
              <w:rPr>
                <w:rFonts w:ascii="Times New Roman" w:hAnsi="Times New Roman"/>
              </w:rPr>
            </w:pPr>
          </w:p>
        </w:tc>
        <w:tc>
          <w:tcPr>
            <w:tcW w:w="1350" w:type="dxa"/>
          </w:tcPr>
          <w:p w14:paraId="51019D66" w14:textId="77777777" w:rsidR="00E42324" w:rsidRPr="00FA0C91" w:rsidRDefault="00E42324" w:rsidP="00E42324">
            <w:pPr>
              <w:spacing w:before="120" w:after="120"/>
              <w:ind w:left="-1" w:firstLine="1"/>
              <w:rPr>
                <w:rFonts w:ascii="Times New Roman" w:hAnsi="Times New Roman"/>
              </w:rPr>
            </w:pPr>
          </w:p>
        </w:tc>
        <w:tc>
          <w:tcPr>
            <w:tcW w:w="1478" w:type="dxa"/>
          </w:tcPr>
          <w:p w14:paraId="4600424C" w14:textId="77777777" w:rsidR="00E42324" w:rsidRPr="00FA0C91" w:rsidRDefault="00E42324" w:rsidP="00E42324">
            <w:pPr>
              <w:spacing w:before="120" w:after="120"/>
              <w:ind w:firstLine="21"/>
              <w:rPr>
                <w:rFonts w:ascii="Times New Roman" w:hAnsi="Times New Roman"/>
              </w:rPr>
            </w:pPr>
          </w:p>
        </w:tc>
        <w:tc>
          <w:tcPr>
            <w:tcW w:w="3855" w:type="dxa"/>
          </w:tcPr>
          <w:p w14:paraId="12FC3B33" w14:textId="77777777" w:rsidR="00E42324" w:rsidRPr="00FA0C91" w:rsidRDefault="00E42324" w:rsidP="00E42324">
            <w:pPr>
              <w:spacing w:before="120" w:after="120"/>
              <w:ind w:left="44" w:firstLine="43"/>
              <w:rPr>
                <w:rFonts w:ascii="Times New Roman" w:hAnsi="Times New Roman"/>
              </w:rPr>
            </w:pPr>
          </w:p>
        </w:tc>
      </w:tr>
      <w:tr w:rsidR="00E42324" w:rsidRPr="00FA0C91" w14:paraId="73A07A24" w14:textId="77777777" w:rsidTr="002D4AA5">
        <w:tc>
          <w:tcPr>
            <w:tcW w:w="1800" w:type="dxa"/>
          </w:tcPr>
          <w:p w14:paraId="1A59ABB4" w14:textId="77777777" w:rsidR="00E42324" w:rsidRPr="00FA0C91" w:rsidRDefault="00E42324" w:rsidP="00E42324">
            <w:pPr>
              <w:spacing w:before="120" w:after="120"/>
              <w:rPr>
                <w:rFonts w:ascii="Times New Roman" w:hAnsi="Times New Roman"/>
              </w:rPr>
            </w:pPr>
          </w:p>
        </w:tc>
        <w:tc>
          <w:tcPr>
            <w:tcW w:w="1350" w:type="dxa"/>
          </w:tcPr>
          <w:p w14:paraId="7D1CD30E" w14:textId="77777777" w:rsidR="00E42324" w:rsidRPr="00FA0C91" w:rsidRDefault="00E42324" w:rsidP="00E42324">
            <w:pPr>
              <w:spacing w:before="120" w:after="120"/>
              <w:ind w:left="-1" w:firstLine="1"/>
              <w:rPr>
                <w:rFonts w:ascii="Times New Roman" w:hAnsi="Times New Roman"/>
              </w:rPr>
            </w:pPr>
          </w:p>
        </w:tc>
        <w:tc>
          <w:tcPr>
            <w:tcW w:w="1478" w:type="dxa"/>
          </w:tcPr>
          <w:p w14:paraId="55D9C8E7" w14:textId="77777777" w:rsidR="00E42324" w:rsidRPr="00FA0C91" w:rsidRDefault="00E42324" w:rsidP="00E42324">
            <w:pPr>
              <w:spacing w:before="120" w:after="120"/>
              <w:ind w:firstLine="21"/>
              <w:rPr>
                <w:rFonts w:ascii="Times New Roman" w:hAnsi="Times New Roman"/>
              </w:rPr>
            </w:pPr>
          </w:p>
        </w:tc>
        <w:tc>
          <w:tcPr>
            <w:tcW w:w="3855" w:type="dxa"/>
          </w:tcPr>
          <w:p w14:paraId="1EFD39D6" w14:textId="77777777" w:rsidR="00E42324" w:rsidRPr="00FA0C91" w:rsidRDefault="00E42324" w:rsidP="00E42324">
            <w:pPr>
              <w:spacing w:before="120" w:after="120"/>
              <w:ind w:left="44" w:firstLine="43"/>
              <w:rPr>
                <w:rFonts w:ascii="Times New Roman" w:hAnsi="Times New Roman"/>
              </w:rPr>
            </w:pPr>
          </w:p>
        </w:tc>
      </w:tr>
    </w:tbl>
    <w:p w14:paraId="6E7AA824" w14:textId="77777777" w:rsidR="003E4A23" w:rsidRPr="00FA0C91" w:rsidRDefault="003E4A23" w:rsidP="003E4A23">
      <w:pPr>
        <w:spacing w:after="0"/>
        <w:rPr>
          <w:rFonts w:ascii="Arial Narrow" w:hAnsi="Arial Narrow"/>
        </w:rPr>
      </w:pPr>
    </w:p>
    <w:p w14:paraId="72917106" w14:textId="5FA8AECA" w:rsidR="000F131C" w:rsidRDefault="000F131C">
      <w:pPr>
        <w:spacing w:after="160"/>
        <w:jc w:val="left"/>
        <w:rPr>
          <w:rFonts w:ascii="Arial Narrow" w:hAnsi="Arial Narrow"/>
        </w:rPr>
      </w:pPr>
      <w:r>
        <w:rPr>
          <w:rFonts w:ascii="Arial Narrow" w:hAnsi="Arial Narrow"/>
        </w:rPr>
        <w:br w:type="page"/>
      </w:r>
    </w:p>
    <w:p w14:paraId="1307C7C2" w14:textId="77777777" w:rsidR="000F131C" w:rsidRPr="00E61AD8" w:rsidRDefault="000F131C" w:rsidP="000F131C">
      <w:pPr>
        <w:spacing w:line="240" w:lineRule="auto"/>
        <w:rPr>
          <w:lang w:val="en-US"/>
        </w:rPr>
      </w:pPr>
    </w:p>
    <w:p w14:paraId="2C871227" w14:textId="77777777" w:rsidR="000F131C" w:rsidRPr="00E61AD8" w:rsidRDefault="000F131C" w:rsidP="000F131C">
      <w:pPr>
        <w:spacing w:line="240" w:lineRule="auto"/>
        <w:rPr>
          <w:lang w:val="en-US"/>
        </w:rPr>
      </w:pPr>
    </w:p>
    <w:p w14:paraId="54D0303E" w14:textId="77777777" w:rsidR="000F131C" w:rsidRPr="00E61AD8" w:rsidRDefault="000F131C" w:rsidP="000F131C">
      <w:pPr>
        <w:spacing w:line="240" w:lineRule="auto"/>
        <w:rPr>
          <w:lang w:val="en-US"/>
        </w:rPr>
      </w:pPr>
    </w:p>
    <w:p w14:paraId="51D79EB4" w14:textId="77777777" w:rsidR="000F131C" w:rsidRPr="00E61AD8" w:rsidRDefault="000F131C" w:rsidP="000F131C">
      <w:pPr>
        <w:spacing w:line="240" w:lineRule="auto"/>
        <w:rPr>
          <w:lang w:val="en-US"/>
        </w:rPr>
      </w:pPr>
    </w:p>
    <w:p w14:paraId="57F0339C" w14:textId="77777777" w:rsidR="000F131C" w:rsidRPr="00E61AD8" w:rsidRDefault="000F131C" w:rsidP="000F131C">
      <w:pPr>
        <w:spacing w:line="240" w:lineRule="auto"/>
        <w:rPr>
          <w:lang w:val="en-US"/>
        </w:rPr>
      </w:pPr>
    </w:p>
    <w:p w14:paraId="34F8C7CE" w14:textId="77777777" w:rsidR="000F131C" w:rsidRPr="00E61AD8" w:rsidRDefault="000F131C" w:rsidP="000F131C">
      <w:pPr>
        <w:spacing w:line="240" w:lineRule="auto"/>
        <w:rPr>
          <w:lang w:val="en-US"/>
        </w:rPr>
      </w:pPr>
    </w:p>
    <w:p w14:paraId="47160566" w14:textId="77777777" w:rsidR="000F131C" w:rsidRPr="00E61AD8" w:rsidRDefault="000F131C" w:rsidP="000F131C">
      <w:pPr>
        <w:spacing w:line="240" w:lineRule="auto"/>
        <w:rPr>
          <w:lang w:val="en-US"/>
        </w:rPr>
      </w:pPr>
    </w:p>
    <w:p w14:paraId="32D9F28C" w14:textId="77777777" w:rsidR="000F131C" w:rsidRPr="00E61AD8" w:rsidRDefault="000F131C" w:rsidP="000F131C">
      <w:pPr>
        <w:spacing w:line="240" w:lineRule="auto"/>
        <w:rPr>
          <w:lang w:val="en-US"/>
        </w:rPr>
      </w:pPr>
    </w:p>
    <w:p w14:paraId="6E3AAC30" w14:textId="77777777" w:rsidR="000F131C" w:rsidRPr="00E61AD8" w:rsidRDefault="000F131C" w:rsidP="000F131C">
      <w:pPr>
        <w:spacing w:line="240" w:lineRule="auto"/>
        <w:rPr>
          <w:lang w:val="en-US"/>
        </w:rPr>
      </w:pPr>
    </w:p>
    <w:p w14:paraId="5BECAAA4" w14:textId="77777777" w:rsidR="000F131C" w:rsidRPr="00E61AD8" w:rsidRDefault="000F131C" w:rsidP="000F131C">
      <w:pPr>
        <w:spacing w:line="240" w:lineRule="auto"/>
        <w:rPr>
          <w:lang w:val="en-US"/>
        </w:rPr>
      </w:pPr>
    </w:p>
    <w:p w14:paraId="215B4380" w14:textId="77777777" w:rsidR="000F131C" w:rsidRPr="00E61AD8" w:rsidRDefault="000F131C" w:rsidP="000F131C">
      <w:pPr>
        <w:spacing w:line="240" w:lineRule="auto"/>
        <w:rPr>
          <w:lang w:val="en-US"/>
        </w:rPr>
      </w:pPr>
    </w:p>
    <w:p w14:paraId="45394AE2" w14:textId="77777777" w:rsidR="000F131C" w:rsidRPr="00E61AD8" w:rsidRDefault="000F131C" w:rsidP="000F131C">
      <w:pPr>
        <w:spacing w:line="240" w:lineRule="auto"/>
        <w:rPr>
          <w:lang w:val="en-US"/>
        </w:rPr>
      </w:pPr>
    </w:p>
    <w:p w14:paraId="41FAA195" w14:textId="77777777" w:rsidR="000F131C" w:rsidRPr="00E61AD8" w:rsidRDefault="000F131C" w:rsidP="000F131C">
      <w:pPr>
        <w:spacing w:line="240" w:lineRule="auto"/>
        <w:rPr>
          <w:lang w:val="en-US"/>
        </w:rPr>
      </w:pPr>
    </w:p>
    <w:p w14:paraId="4715B708" w14:textId="77777777" w:rsidR="000F131C" w:rsidRPr="00E61AD8" w:rsidRDefault="000F131C" w:rsidP="000F131C">
      <w:pPr>
        <w:spacing w:line="240" w:lineRule="auto"/>
        <w:rPr>
          <w:lang w:val="en-US"/>
        </w:rPr>
      </w:pPr>
    </w:p>
    <w:p w14:paraId="271B88F2" w14:textId="77777777" w:rsidR="000F131C" w:rsidRPr="00E61AD8" w:rsidRDefault="000F131C" w:rsidP="000F131C">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rPr>
          <w:rFonts w:eastAsia="Times New Roman"/>
          <w:lang w:val="en-AU" w:eastAsia="en-GB"/>
        </w:rPr>
      </w:pPr>
      <w:r w:rsidRPr="00E61AD8">
        <w:rPr>
          <w:rFonts w:eastAsia="Times New Roman"/>
          <w:lang w:val="en-AU" w:eastAsia="en-GB"/>
        </w:rPr>
        <w:tab/>
        <w:t>Page intentionally left blank</w:t>
      </w:r>
    </w:p>
    <w:p w14:paraId="666179FD" w14:textId="77777777" w:rsidR="000F131C" w:rsidRPr="00E61AD8" w:rsidRDefault="000F131C" w:rsidP="000F131C">
      <w:pPr>
        <w:rPr>
          <w:lang w:val="en-US"/>
        </w:rPr>
      </w:pPr>
    </w:p>
    <w:p w14:paraId="50A9EE70" w14:textId="30C3B3C3" w:rsidR="003E4A23" w:rsidRPr="00FA0C91" w:rsidRDefault="003E4A23" w:rsidP="003E4A23">
      <w:pPr>
        <w:spacing w:after="0" w:line="360" w:lineRule="auto"/>
      </w:pPr>
    </w:p>
    <w:p w14:paraId="350F983B" w14:textId="08B0EF66" w:rsidR="002E2F7A" w:rsidRPr="00FA0C91" w:rsidRDefault="002E2F7A" w:rsidP="003E4A23">
      <w:pPr>
        <w:spacing w:after="0" w:line="360" w:lineRule="auto"/>
      </w:pPr>
    </w:p>
    <w:p w14:paraId="3ADDE055" w14:textId="77777777" w:rsidR="002E2F7A" w:rsidRPr="00FA0C91" w:rsidRDefault="002E2F7A" w:rsidP="003E4A23">
      <w:pPr>
        <w:spacing w:after="0" w:line="360" w:lineRule="auto"/>
      </w:pPr>
    </w:p>
    <w:p w14:paraId="64BA549F" w14:textId="77777777" w:rsidR="002E2F7A" w:rsidRPr="00FA0C91" w:rsidRDefault="002E2F7A" w:rsidP="003E4A23">
      <w:pPr>
        <w:spacing w:after="0" w:line="360" w:lineRule="auto"/>
      </w:pPr>
    </w:p>
    <w:p w14:paraId="5ED41F5F" w14:textId="6CF3EC3A" w:rsidR="002E2F7A" w:rsidRPr="00FA0C91" w:rsidRDefault="002E2F7A" w:rsidP="003E4A23">
      <w:pPr>
        <w:spacing w:after="0" w:line="360" w:lineRule="auto"/>
        <w:sectPr w:rsidR="002E2F7A" w:rsidRPr="00FA0C91" w:rsidSect="00610A61">
          <w:headerReference w:type="even" r:id="rId12"/>
          <w:headerReference w:type="default" r:id="rId13"/>
          <w:footerReference w:type="even" r:id="rId14"/>
          <w:footerReference w:type="default" r:id="rId15"/>
          <w:pgSz w:w="12240" w:h="15840" w:code="1"/>
          <w:pgMar w:top="1440" w:right="1400" w:bottom="1440" w:left="1400" w:header="709" w:footer="709" w:gutter="0"/>
          <w:pgNumType w:fmt="lowerRoman"/>
          <w:cols w:space="708"/>
          <w:titlePg/>
          <w:docGrid w:linePitch="360"/>
        </w:sectPr>
      </w:pPr>
    </w:p>
    <w:sdt>
      <w:sdtPr>
        <w:rPr>
          <w:rFonts w:ascii="Arial" w:eastAsia="MS Mincho" w:hAnsi="Arial"/>
          <w:b w:val="0"/>
          <w:bCs w:val="0"/>
          <w:kern w:val="0"/>
          <w:sz w:val="20"/>
          <w:szCs w:val="20"/>
        </w:rPr>
        <w:id w:val="1436176588"/>
        <w:docPartObj>
          <w:docPartGallery w:val="Table of Contents"/>
          <w:docPartUnique/>
        </w:docPartObj>
      </w:sdtPr>
      <w:sdtEndPr>
        <w:rPr>
          <w:rFonts w:cs="Arial"/>
          <w:noProof/>
        </w:rPr>
      </w:sdtEndPr>
      <w:sdtContent>
        <w:p w14:paraId="42DEA854" w14:textId="310C8796" w:rsidR="004A0813" w:rsidRPr="004A0813" w:rsidRDefault="005D7F71" w:rsidP="004A0813">
          <w:pPr>
            <w:pStyle w:val="TOCHeading"/>
            <w:tabs>
              <w:tab w:val="left" w:pos="709"/>
            </w:tabs>
            <w:spacing w:before="120" w:after="120"/>
            <w:ind w:left="992" w:hanging="992"/>
            <w:rPr>
              <w:rFonts w:ascii="Arial" w:eastAsiaTheme="minorEastAsia" w:hAnsi="Arial" w:cstheme="minorBidi"/>
              <w:b w:val="0"/>
              <w:bCs w:val="0"/>
              <w:caps/>
              <w:noProof/>
              <w:szCs w:val="22"/>
              <w:lang w:val="fr-FR" w:eastAsia="fr-FR"/>
            </w:rPr>
          </w:pPr>
          <w:r w:rsidRPr="004A0813">
            <w:rPr>
              <w:rFonts w:ascii="Arial" w:hAnsi="Arial" w:cs="Arial"/>
              <w:sz w:val="24"/>
              <w:szCs w:val="24"/>
              <w:u w:val="single"/>
            </w:rPr>
            <w:t>Contents</w:t>
          </w:r>
          <w:r w:rsidRPr="002850AC">
            <w:fldChar w:fldCharType="begin"/>
          </w:r>
          <w:r w:rsidRPr="002850AC">
            <w:instrText xml:space="preserve"> TOC \o "1-3" \h \z \u </w:instrText>
          </w:r>
          <w:r w:rsidRPr="002850AC">
            <w:fldChar w:fldCharType="separate"/>
          </w:r>
        </w:p>
        <w:p w14:paraId="11DF29F3" w14:textId="6D9BC17E" w:rsidR="004A0813" w:rsidRPr="004A0813" w:rsidRDefault="00CF43A5" w:rsidP="004A0813">
          <w:pPr>
            <w:pStyle w:val="TOC1"/>
            <w:tabs>
              <w:tab w:val="left" w:pos="4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11" w:history="1">
            <w:r w:rsidR="004A0813" w:rsidRPr="004A0813">
              <w:rPr>
                <w:rStyle w:val="Hyperlink"/>
                <w:rFonts w:ascii="Arial" w:hAnsi="Arial"/>
                <w:b w:val="0"/>
                <w:caps w:val="0"/>
                <w:noProof/>
              </w:rPr>
              <w:t>1</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Overview</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_Toc3469111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1</w:t>
            </w:r>
            <w:r w:rsidR="004A0813" w:rsidRPr="004A0813">
              <w:rPr>
                <w:rFonts w:ascii="Arial" w:hAnsi="Arial"/>
                <w:b w:val="0"/>
                <w:caps w:val="0"/>
                <w:noProof/>
                <w:webHidden/>
              </w:rPr>
              <w:fldChar w:fldCharType="end"/>
            </w:r>
          </w:hyperlink>
        </w:p>
        <w:p w14:paraId="3958FC4F" w14:textId="0B5ADDF0" w:rsidR="004A0813" w:rsidRPr="004A0813" w:rsidRDefault="00CF43A5" w:rsidP="004A0813">
          <w:pPr>
            <w:pStyle w:val="TOC1"/>
            <w:tabs>
              <w:tab w:val="left" w:pos="4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12" w:history="1">
            <w:r w:rsidR="004A0813" w:rsidRPr="004A0813">
              <w:rPr>
                <w:rStyle w:val="Hyperlink"/>
                <w:rFonts w:ascii="Arial" w:hAnsi="Arial"/>
                <w:b w:val="0"/>
                <w:caps w:val="0"/>
                <w:noProof/>
              </w:rPr>
              <w:t>2</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Introduction</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_Toc3469112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1</w:t>
            </w:r>
            <w:r w:rsidR="004A0813" w:rsidRPr="004A0813">
              <w:rPr>
                <w:rFonts w:ascii="Arial" w:hAnsi="Arial"/>
                <w:b w:val="0"/>
                <w:caps w:val="0"/>
                <w:noProof/>
                <w:webHidden/>
              </w:rPr>
              <w:fldChar w:fldCharType="end"/>
            </w:r>
          </w:hyperlink>
        </w:p>
        <w:p w14:paraId="25D442E9" w14:textId="3800E7AD" w:rsidR="004A0813" w:rsidRPr="004A0813" w:rsidRDefault="00CF43A5" w:rsidP="004A0813">
          <w:pPr>
            <w:pStyle w:val="TOC1"/>
            <w:tabs>
              <w:tab w:val="left" w:pos="4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13" w:history="1">
            <w:r w:rsidR="004A0813" w:rsidRPr="004A0813">
              <w:rPr>
                <w:rStyle w:val="Hyperlink"/>
                <w:rFonts w:ascii="Arial" w:hAnsi="Arial"/>
                <w:b w:val="0"/>
                <w:caps w:val="0"/>
                <w:noProof/>
              </w:rPr>
              <w:t>3</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References</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_Toc3469113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1</w:t>
            </w:r>
            <w:r w:rsidR="004A0813" w:rsidRPr="004A0813">
              <w:rPr>
                <w:rFonts w:ascii="Arial" w:hAnsi="Arial"/>
                <w:b w:val="0"/>
                <w:caps w:val="0"/>
                <w:noProof/>
                <w:webHidden/>
              </w:rPr>
              <w:fldChar w:fldCharType="end"/>
            </w:r>
          </w:hyperlink>
        </w:p>
        <w:p w14:paraId="5B17A0D0" w14:textId="15C4A720" w:rsidR="004A0813" w:rsidRPr="004A0813" w:rsidRDefault="00CF43A5" w:rsidP="004A0813">
          <w:pPr>
            <w:pStyle w:val="TOC1"/>
            <w:tabs>
              <w:tab w:val="left" w:pos="4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14" w:history="1">
            <w:r w:rsidR="004A0813" w:rsidRPr="004A0813">
              <w:rPr>
                <w:rStyle w:val="Hyperlink"/>
                <w:rFonts w:ascii="Arial" w:hAnsi="Arial"/>
                <w:b w:val="0"/>
                <w:caps w:val="0"/>
                <w:noProof/>
              </w:rPr>
              <w:t>4</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Terms and abbreviations</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_Toc3469114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2</w:t>
            </w:r>
            <w:r w:rsidR="004A0813" w:rsidRPr="004A0813">
              <w:rPr>
                <w:rFonts w:ascii="Arial" w:hAnsi="Arial"/>
                <w:b w:val="0"/>
                <w:caps w:val="0"/>
                <w:noProof/>
                <w:webHidden/>
              </w:rPr>
              <w:fldChar w:fldCharType="end"/>
            </w:r>
          </w:hyperlink>
        </w:p>
        <w:p w14:paraId="34811FEF" w14:textId="590345DB" w:rsidR="004A0813" w:rsidRPr="004A0813" w:rsidRDefault="00CF43A5" w:rsidP="004A0813">
          <w:pPr>
            <w:pStyle w:val="TOC2"/>
            <w:tabs>
              <w:tab w:val="left" w:pos="709"/>
              <w:tab w:val="left" w:pos="993"/>
              <w:tab w:val="right" w:leader="dot" w:pos="9430"/>
            </w:tabs>
            <w:ind w:left="993" w:hanging="993"/>
            <w:rPr>
              <w:rFonts w:ascii="Arial" w:eastAsiaTheme="minorEastAsia" w:hAnsi="Arial" w:cstheme="minorBidi"/>
              <w:smallCaps w:val="0"/>
              <w:noProof/>
              <w:szCs w:val="22"/>
              <w:lang w:val="fr-FR" w:eastAsia="fr-FR"/>
            </w:rPr>
          </w:pPr>
          <w:hyperlink w:anchor="_Toc3469115" w:history="1">
            <w:r w:rsidR="004A0813" w:rsidRPr="004A0813">
              <w:rPr>
                <w:rStyle w:val="Hyperlink"/>
                <w:rFonts w:ascii="Arial" w:hAnsi="Arial"/>
                <w:smallCaps w:val="0"/>
                <w:noProof/>
              </w:rPr>
              <w:t>4.1</w:t>
            </w:r>
            <w:r w:rsidR="004A0813">
              <w:rPr>
                <w:rStyle w:val="Hyperlink"/>
                <w:rFonts w:ascii="Arial" w:hAnsi="Arial"/>
                <w:smallCaps w:val="0"/>
                <w:noProof/>
              </w:rPr>
              <w:tab/>
            </w:r>
            <w:r w:rsidR="004A0813" w:rsidRPr="004A0813">
              <w:rPr>
                <w:rStyle w:val="Hyperlink"/>
                <w:rFonts w:ascii="Arial" w:hAnsi="Arial"/>
                <w:smallCaps w:val="0"/>
                <w:noProof/>
              </w:rPr>
              <w:t>Terms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_Toc3469115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2</w:t>
            </w:r>
            <w:r w:rsidR="004A0813" w:rsidRPr="004A0813">
              <w:rPr>
                <w:rFonts w:ascii="Arial" w:hAnsi="Arial"/>
                <w:smallCaps w:val="0"/>
                <w:noProof/>
                <w:webHidden/>
              </w:rPr>
              <w:fldChar w:fldCharType="end"/>
            </w:r>
          </w:hyperlink>
        </w:p>
        <w:p w14:paraId="58B2DB88"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16" w:history="1">
            <w:r w:rsidR="004A0813" w:rsidRPr="004A0813">
              <w:rPr>
                <w:rStyle w:val="Hyperlink"/>
                <w:rFonts w:ascii="Arial" w:hAnsi="Arial"/>
                <w:smallCaps w:val="0"/>
                <w:noProof/>
              </w:rPr>
              <w:t>4.2</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Abbreviations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_Toc3469116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6</w:t>
            </w:r>
            <w:r w:rsidR="004A0813" w:rsidRPr="004A0813">
              <w:rPr>
                <w:rFonts w:ascii="Arial" w:hAnsi="Arial"/>
                <w:smallCaps w:val="0"/>
                <w:noProof/>
                <w:webHidden/>
              </w:rPr>
              <w:fldChar w:fldCharType="end"/>
            </w:r>
          </w:hyperlink>
        </w:p>
        <w:p w14:paraId="609CC3BA" w14:textId="344C30D8" w:rsidR="004A0813" w:rsidRPr="004A0813" w:rsidRDefault="00CF43A5" w:rsidP="004A0813">
          <w:pPr>
            <w:pStyle w:val="TOC1"/>
            <w:tabs>
              <w:tab w:val="left" w:pos="4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17" w:history="1">
            <w:r w:rsidR="004A0813" w:rsidRPr="004A0813">
              <w:rPr>
                <w:rStyle w:val="Hyperlink"/>
                <w:rFonts w:ascii="Arial" w:hAnsi="Arial"/>
                <w:b w:val="0"/>
                <w:caps w:val="0"/>
                <w:noProof/>
              </w:rPr>
              <w:t>5</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Overview of steps for development</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_Toc3469117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6</w:t>
            </w:r>
            <w:r w:rsidR="004A0813" w:rsidRPr="004A0813">
              <w:rPr>
                <w:rFonts w:ascii="Arial" w:hAnsi="Arial"/>
                <w:b w:val="0"/>
                <w:caps w:val="0"/>
                <w:noProof/>
                <w:webHidden/>
              </w:rPr>
              <w:fldChar w:fldCharType="end"/>
            </w:r>
          </w:hyperlink>
        </w:p>
        <w:p w14:paraId="790D8FCF"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18" w:history="1">
            <w:r w:rsidR="004A0813" w:rsidRPr="004A0813">
              <w:rPr>
                <w:rStyle w:val="Hyperlink"/>
                <w:rFonts w:ascii="Arial" w:hAnsi="Arial"/>
                <w:smallCaps w:val="0"/>
                <w:noProof/>
              </w:rPr>
              <w:t>5.1</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Basic development process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_Toc3469118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6</w:t>
            </w:r>
            <w:r w:rsidR="004A0813" w:rsidRPr="004A0813">
              <w:rPr>
                <w:rFonts w:ascii="Arial" w:hAnsi="Arial"/>
                <w:smallCaps w:val="0"/>
                <w:noProof/>
                <w:webHidden/>
              </w:rPr>
              <w:fldChar w:fldCharType="end"/>
            </w:r>
          </w:hyperlink>
        </w:p>
        <w:p w14:paraId="1852DEDB"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19" w:history="1">
            <w:r w:rsidR="004A0813" w:rsidRPr="004A0813">
              <w:rPr>
                <w:rStyle w:val="Hyperlink"/>
                <w:rFonts w:ascii="Arial" w:hAnsi="Arial"/>
                <w:smallCaps w:val="0"/>
                <w:noProof/>
              </w:rPr>
              <w:t>5.2</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Process for extending a specification</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_Toc3469119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10</w:t>
            </w:r>
            <w:r w:rsidR="004A0813" w:rsidRPr="004A0813">
              <w:rPr>
                <w:rFonts w:ascii="Arial" w:hAnsi="Arial"/>
                <w:smallCaps w:val="0"/>
                <w:noProof/>
                <w:webHidden/>
              </w:rPr>
              <w:fldChar w:fldCharType="end"/>
            </w:r>
          </w:hyperlink>
        </w:p>
        <w:p w14:paraId="3E3C2557" w14:textId="69FAAD7A" w:rsidR="004A0813" w:rsidRPr="004A0813" w:rsidRDefault="00CF43A5" w:rsidP="004A0813">
          <w:pPr>
            <w:pStyle w:val="TOC1"/>
            <w:tabs>
              <w:tab w:val="left" w:pos="4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20" w:history="1">
            <w:r w:rsidR="004A0813" w:rsidRPr="004A0813">
              <w:rPr>
                <w:rStyle w:val="Hyperlink"/>
                <w:rFonts w:ascii="Arial" w:hAnsi="Arial"/>
                <w:b w:val="0"/>
                <w:caps w:val="0"/>
                <w:noProof/>
              </w:rPr>
              <w:t>6</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Initiation</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_Toc3469120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10</w:t>
            </w:r>
            <w:r w:rsidR="004A0813" w:rsidRPr="004A0813">
              <w:rPr>
                <w:rFonts w:ascii="Arial" w:hAnsi="Arial"/>
                <w:b w:val="0"/>
                <w:caps w:val="0"/>
                <w:noProof/>
                <w:webHidden/>
              </w:rPr>
              <w:fldChar w:fldCharType="end"/>
            </w:r>
          </w:hyperlink>
        </w:p>
        <w:p w14:paraId="247153C6" w14:textId="50DE0772" w:rsidR="004A0813" w:rsidRPr="004A0813" w:rsidRDefault="00CF43A5" w:rsidP="004A0813">
          <w:pPr>
            <w:pStyle w:val="TOC1"/>
            <w:tabs>
              <w:tab w:val="left" w:pos="4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21" w:history="1">
            <w:r w:rsidR="004A0813" w:rsidRPr="004A0813">
              <w:rPr>
                <w:rStyle w:val="Hyperlink"/>
                <w:rFonts w:ascii="Arial" w:hAnsi="Arial"/>
                <w:b w:val="0"/>
                <w:caps w:val="0"/>
                <w:noProof/>
              </w:rPr>
              <w:t>7</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Develop data model (Application Schema)</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_Toc3469121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11</w:t>
            </w:r>
            <w:r w:rsidR="004A0813" w:rsidRPr="004A0813">
              <w:rPr>
                <w:rFonts w:ascii="Arial" w:hAnsi="Arial"/>
                <w:b w:val="0"/>
                <w:caps w:val="0"/>
                <w:noProof/>
                <w:webHidden/>
              </w:rPr>
              <w:fldChar w:fldCharType="end"/>
            </w:r>
          </w:hyperlink>
        </w:p>
        <w:p w14:paraId="2AA78C40"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22" w:history="1">
            <w:r w:rsidR="004A0813" w:rsidRPr="004A0813">
              <w:rPr>
                <w:rStyle w:val="Hyperlink"/>
                <w:rFonts w:ascii="Arial" w:hAnsi="Arial"/>
                <w:smallCaps w:val="0"/>
                <w:noProof/>
              </w:rPr>
              <w:t>7.1</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Introduction</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_Toc3469122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11</w:t>
            </w:r>
            <w:r w:rsidR="004A0813" w:rsidRPr="004A0813">
              <w:rPr>
                <w:rFonts w:ascii="Arial" w:hAnsi="Arial"/>
                <w:smallCaps w:val="0"/>
                <w:noProof/>
                <w:webHidden/>
              </w:rPr>
              <w:fldChar w:fldCharType="end"/>
            </w:r>
          </w:hyperlink>
        </w:p>
        <w:p w14:paraId="78BC4B5D"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23" w:history="1">
            <w:r w:rsidR="004A0813" w:rsidRPr="004A0813">
              <w:rPr>
                <w:rStyle w:val="Hyperlink"/>
                <w:rFonts w:ascii="Arial" w:hAnsi="Arial"/>
                <w:smallCaps w:val="0"/>
                <w:noProof/>
              </w:rPr>
              <w:t>7.2</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Steps in model development</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_Toc3469123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11</w:t>
            </w:r>
            <w:r w:rsidR="004A0813" w:rsidRPr="004A0813">
              <w:rPr>
                <w:rFonts w:ascii="Arial" w:hAnsi="Arial"/>
                <w:smallCaps w:val="0"/>
                <w:noProof/>
                <w:webHidden/>
              </w:rPr>
              <w:fldChar w:fldCharType="end"/>
            </w:r>
          </w:hyperlink>
        </w:p>
        <w:p w14:paraId="6AA42000"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24" w:history="1">
            <w:r w:rsidR="004A0813" w:rsidRPr="004A0813">
              <w:rPr>
                <w:rStyle w:val="Hyperlink"/>
                <w:rFonts w:ascii="Arial" w:hAnsi="Arial"/>
                <w:smallCaps w:val="0"/>
                <w:noProof/>
              </w:rPr>
              <w:t>7.3</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Relationship to the General Feature Model</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_Toc3469124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13</w:t>
            </w:r>
            <w:r w:rsidR="004A0813" w:rsidRPr="004A0813">
              <w:rPr>
                <w:rFonts w:ascii="Arial" w:hAnsi="Arial"/>
                <w:smallCaps w:val="0"/>
                <w:noProof/>
                <w:webHidden/>
              </w:rPr>
              <w:fldChar w:fldCharType="end"/>
            </w:r>
          </w:hyperlink>
        </w:p>
        <w:p w14:paraId="356C8B86"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25" w:history="1">
            <w:r w:rsidR="004A0813" w:rsidRPr="004A0813">
              <w:rPr>
                <w:rStyle w:val="Hyperlink"/>
                <w:rFonts w:ascii="Arial" w:hAnsi="Arial"/>
                <w:smallCaps w:val="0"/>
                <w:noProof/>
              </w:rPr>
              <w:t>7.4</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Rules for Application Schemas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_Toc3469125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14</w:t>
            </w:r>
            <w:r w:rsidR="004A0813" w:rsidRPr="004A0813">
              <w:rPr>
                <w:rFonts w:ascii="Arial" w:hAnsi="Arial"/>
                <w:smallCaps w:val="0"/>
                <w:noProof/>
                <w:webHidden/>
              </w:rPr>
              <w:fldChar w:fldCharType="end"/>
            </w:r>
          </w:hyperlink>
        </w:p>
        <w:p w14:paraId="20316042"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26" w:history="1">
            <w:r w:rsidR="004A0813" w:rsidRPr="004A0813">
              <w:rPr>
                <w:rStyle w:val="Hyperlink"/>
                <w:rFonts w:ascii="Arial" w:hAnsi="Arial"/>
                <w:i w:val="0"/>
                <w:noProof/>
              </w:rPr>
              <w:t>7.4.1</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Application Schemas for vector data</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_Toc3469126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14</w:t>
            </w:r>
            <w:r w:rsidR="004A0813" w:rsidRPr="004A0813">
              <w:rPr>
                <w:rFonts w:ascii="Arial" w:hAnsi="Arial"/>
                <w:i w:val="0"/>
                <w:noProof/>
                <w:webHidden/>
              </w:rPr>
              <w:fldChar w:fldCharType="end"/>
            </w:r>
          </w:hyperlink>
        </w:p>
        <w:p w14:paraId="21468FE2"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27" w:history="1">
            <w:r w:rsidR="004A0813" w:rsidRPr="004A0813">
              <w:rPr>
                <w:rStyle w:val="Hyperlink"/>
                <w:rFonts w:ascii="Arial" w:hAnsi="Arial"/>
                <w:i w:val="0"/>
                <w:noProof/>
              </w:rPr>
              <w:t>7.4.2</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Application schemas for coverage data</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_Toc3469127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15</w:t>
            </w:r>
            <w:r w:rsidR="004A0813" w:rsidRPr="004A0813">
              <w:rPr>
                <w:rFonts w:ascii="Arial" w:hAnsi="Arial"/>
                <w:i w:val="0"/>
                <w:noProof/>
                <w:webHidden/>
              </w:rPr>
              <w:fldChar w:fldCharType="end"/>
            </w:r>
          </w:hyperlink>
        </w:p>
        <w:p w14:paraId="2B0A84A7"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28" w:history="1">
            <w:r w:rsidR="004A0813" w:rsidRPr="004A0813">
              <w:rPr>
                <w:rStyle w:val="Hyperlink"/>
                <w:rFonts w:ascii="Arial" w:hAnsi="Arial"/>
                <w:i w:val="0"/>
                <w:noProof/>
              </w:rPr>
              <w:t>7.4.3</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Additional rules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_Toc3469128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15</w:t>
            </w:r>
            <w:r w:rsidR="004A0813" w:rsidRPr="004A0813">
              <w:rPr>
                <w:rFonts w:ascii="Arial" w:hAnsi="Arial"/>
                <w:i w:val="0"/>
                <w:noProof/>
                <w:webHidden/>
              </w:rPr>
              <w:fldChar w:fldCharType="end"/>
            </w:r>
          </w:hyperlink>
        </w:p>
        <w:p w14:paraId="4D8FD34F"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29" w:history="1">
            <w:r w:rsidR="004A0813" w:rsidRPr="004A0813">
              <w:rPr>
                <w:rStyle w:val="Hyperlink"/>
                <w:rFonts w:ascii="Arial" w:hAnsi="Arial"/>
                <w:smallCaps w:val="0"/>
                <w:noProof/>
              </w:rPr>
              <w:t>7.5</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Other conventions and recommendations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_Toc3469129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16</w:t>
            </w:r>
            <w:r w:rsidR="004A0813" w:rsidRPr="004A0813">
              <w:rPr>
                <w:rFonts w:ascii="Arial" w:hAnsi="Arial"/>
                <w:smallCaps w:val="0"/>
                <w:noProof/>
                <w:webHidden/>
              </w:rPr>
              <w:fldChar w:fldCharType="end"/>
            </w:r>
          </w:hyperlink>
        </w:p>
        <w:p w14:paraId="21AA52F8"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30" w:history="1">
            <w:r w:rsidR="004A0813" w:rsidRPr="004A0813">
              <w:rPr>
                <w:rStyle w:val="Hyperlink"/>
                <w:rFonts w:ascii="Arial" w:hAnsi="Arial"/>
                <w:i w:val="0"/>
                <w:noProof/>
              </w:rPr>
              <w:t>7.5.1</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Reuse and harmonization</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_Toc3469130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16</w:t>
            </w:r>
            <w:r w:rsidR="004A0813" w:rsidRPr="004A0813">
              <w:rPr>
                <w:rFonts w:ascii="Arial" w:hAnsi="Arial"/>
                <w:i w:val="0"/>
                <w:noProof/>
                <w:webHidden/>
              </w:rPr>
              <w:fldChar w:fldCharType="end"/>
            </w:r>
          </w:hyperlink>
        </w:p>
        <w:p w14:paraId="1E3DC2B2"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31" w:history="1">
            <w:r w:rsidR="004A0813" w:rsidRPr="004A0813">
              <w:rPr>
                <w:rStyle w:val="Hyperlink"/>
                <w:rFonts w:ascii="Arial" w:hAnsi="Arial"/>
                <w:i w:val="0"/>
                <w:noProof/>
                <w:lang w:eastAsia="ko-KR"/>
              </w:rPr>
              <w:t>7.5.2</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Features and information types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_Toc3469131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16</w:t>
            </w:r>
            <w:r w:rsidR="004A0813" w:rsidRPr="004A0813">
              <w:rPr>
                <w:rFonts w:ascii="Arial" w:hAnsi="Arial"/>
                <w:i w:val="0"/>
                <w:noProof/>
                <w:webHidden/>
              </w:rPr>
              <w:fldChar w:fldCharType="end"/>
            </w:r>
          </w:hyperlink>
        </w:p>
        <w:p w14:paraId="4262EEE5"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32" w:history="1">
            <w:r w:rsidR="004A0813" w:rsidRPr="004A0813">
              <w:rPr>
                <w:rStyle w:val="Hyperlink"/>
                <w:rFonts w:ascii="Arial" w:hAnsi="Arial"/>
                <w:i w:val="0"/>
                <w:noProof/>
              </w:rPr>
              <w:t>7.5.3</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Superclasses and subclasses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_Toc3469132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16</w:t>
            </w:r>
            <w:r w:rsidR="004A0813" w:rsidRPr="004A0813">
              <w:rPr>
                <w:rFonts w:ascii="Arial" w:hAnsi="Arial"/>
                <w:i w:val="0"/>
                <w:noProof/>
                <w:webHidden/>
              </w:rPr>
              <w:fldChar w:fldCharType="end"/>
            </w:r>
          </w:hyperlink>
        </w:p>
        <w:p w14:paraId="6873A4ED"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33" w:history="1">
            <w:r w:rsidR="004A0813" w:rsidRPr="004A0813">
              <w:rPr>
                <w:rStyle w:val="Hyperlink"/>
                <w:rFonts w:ascii="Arial" w:hAnsi="Arial"/>
                <w:i w:val="0"/>
                <w:noProof/>
              </w:rPr>
              <w:t>7.5.4</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Associations and association classes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_Toc3469133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18</w:t>
            </w:r>
            <w:r w:rsidR="004A0813" w:rsidRPr="004A0813">
              <w:rPr>
                <w:rFonts w:ascii="Arial" w:hAnsi="Arial"/>
                <w:i w:val="0"/>
                <w:noProof/>
                <w:webHidden/>
              </w:rPr>
              <w:fldChar w:fldCharType="end"/>
            </w:r>
          </w:hyperlink>
        </w:p>
        <w:p w14:paraId="378AFADB"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34" w:history="1">
            <w:r w:rsidR="004A0813" w:rsidRPr="004A0813">
              <w:rPr>
                <w:rStyle w:val="Hyperlink"/>
                <w:rFonts w:ascii="Arial" w:hAnsi="Arial"/>
                <w:i w:val="0"/>
                <w:noProof/>
              </w:rPr>
              <w:t>7.5.5</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Attributes in general</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_Toc3469134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20</w:t>
            </w:r>
            <w:r w:rsidR="004A0813" w:rsidRPr="004A0813">
              <w:rPr>
                <w:rFonts w:ascii="Arial" w:hAnsi="Arial"/>
                <w:i w:val="0"/>
                <w:noProof/>
                <w:webHidden/>
              </w:rPr>
              <w:fldChar w:fldCharType="end"/>
            </w:r>
          </w:hyperlink>
        </w:p>
        <w:p w14:paraId="69C66678"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35" w:history="1">
            <w:r w:rsidR="004A0813" w:rsidRPr="004A0813">
              <w:rPr>
                <w:rStyle w:val="Hyperlink"/>
                <w:rFonts w:ascii="Arial" w:hAnsi="Arial"/>
                <w:i w:val="0"/>
                <w:noProof/>
              </w:rPr>
              <w:t>7.5.6</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Codelist and enumeration attributes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_Toc3469135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21</w:t>
            </w:r>
            <w:r w:rsidR="004A0813" w:rsidRPr="004A0813">
              <w:rPr>
                <w:rFonts w:ascii="Arial" w:hAnsi="Arial"/>
                <w:i w:val="0"/>
                <w:noProof/>
                <w:webHidden/>
              </w:rPr>
              <w:fldChar w:fldCharType="end"/>
            </w:r>
          </w:hyperlink>
        </w:p>
        <w:p w14:paraId="7B55EB4C"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36" w:history="1">
            <w:r w:rsidR="004A0813" w:rsidRPr="004A0813">
              <w:rPr>
                <w:rStyle w:val="Hyperlink"/>
                <w:rFonts w:ascii="Arial" w:hAnsi="Arial"/>
                <w:i w:val="0"/>
                <w:noProof/>
              </w:rPr>
              <w:t>7.5.7</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Labels and definitions for listed values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_Toc3469136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21</w:t>
            </w:r>
            <w:r w:rsidR="004A0813" w:rsidRPr="004A0813">
              <w:rPr>
                <w:rFonts w:ascii="Arial" w:hAnsi="Arial"/>
                <w:i w:val="0"/>
                <w:noProof/>
                <w:webHidden/>
              </w:rPr>
              <w:fldChar w:fldCharType="end"/>
            </w:r>
          </w:hyperlink>
        </w:p>
        <w:p w14:paraId="2A30BD6B"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37" w:history="1">
            <w:r w:rsidR="004A0813" w:rsidRPr="004A0813">
              <w:rPr>
                <w:rStyle w:val="Hyperlink"/>
                <w:rFonts w:ascii="Arial" w:hAnsi="Arial"/>
                <w:i w:val="0"/>
                <w:noProof/>
              </w:rPr>
              <w:t>7.5.8</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Data types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_Toc3469137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21</w:t>
            </w:r>
            <w:r w:rsidR="004A0813" w:rsidRPr="004A0813">
              <w:rPr>
                <w:rFonts w:ascii="Arial" w:hAnsi="Arial"/>
                <w:i w:val="0"/>
                <w:noProof/>
                <w:webHidden/>
              </w:rPr>
              <w:fldChar w:fldCharType="end"/>
            </w:r>
          </w:hyperlink>
        </w:p>
        <w:p w14:paraId="2ADF809F"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38" w:history="1">
            <w:r w:rsidR="004A0813" w:rsidRPr="004A0813">
              <w:rPr>
                <w:rStyle w:val="Hyperlink"/>
                <w:rFonts w:ascii="Arial" w:hAnsi="Arial"/>
                <w:i w:val="0"/>
                <w:noProof/>
              </w:rPr>
              <w:t>7.5.9</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Codes for listed values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_Toc3469138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22</w:t>
            </w:r>
            <w:r w:rsidR="004A0813" w:rsidRPr="004A0813">
              <w:rPr>
                <w:rFonts w:ascii="Arial" w:hAnsi="Arial"/>
                <w:i w:val="0"/>
                <w:noProof/>
                <w:webHidden/>
              </w:rPr>
              <w:fldChar w:fldCharType="end"/>
            </w:r>
          </w:hyperlink>
        </w:p>
        <w:p w14:paraId="5B5629EE"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39" w:history="1">
            <w:r w:rsidR="004A0813" w:rsidRPr="004A0813">
              <w:rPr>
                <w:rStyle w:val="Hyperlink"/>
                <w:rFonts w:ascii="Arial" w:hAnsi="Arial"/>
                <w:smallCaps w:val="0"/>
                <w:noProof/>
              </w:rPr>
              <w:t>7.6</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Recommended practices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_Toc3469139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22</w:t>
            </w:r>
            <w:r w:rsidR="004A0813" w:rsidRPr="004A0813">
              <w:rPr>
                <w:rFonts w:ascii="Arial" w:hAnsi="Arial"/>
                <w:smallCaps w:val="0"/>
                <w:noProof/>
                <w:webHidden/>
              </w:rPr>
              <w:fldChar w:fldCharType="end"/>
            </w:r>
          </w:hyperlink>
        </w:p>
        <w:p w14:paraId="139364F5"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40" w:history="1">
            <w:r w:rsidR="004A0813" w:rsidRPr="004A0813">
              <w:rPr>
                <w:rStyle w:val="Hyperlink"/>
                <w:rFonts w:ascii="Arial" w:hAnsi="Arial"/>
                <w:i w:val="0"/>
                <w:noProof/>
              </w:rPr>
              <w:t>7.6.1</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Reviews of model elements and structure</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_Toc3469140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22</w:t>
            </w:r>
            <w:r w:rsidR="004A0813" w:rsidRPr="004A0813">
              <w:rPr>
                <w:rFonts w:ascii="Arial" w:hAnsi="Arial"/>
                <w:i w:val="0"/>
                <w:noProof/>
                <w:webHidden/>
              </w:rPr>
              <w:fldChar w:fldCharType="end"/>
            </w:r>
          </w:hyperlink>
        </w:p>
        <w:p w14:paraId="1894C826"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41" w:history="1">
            <w:r w:rsidR="004A0813" w:rsidRPr="004A0813">
              <w:rPr>
                <w:rStyle w:val="Hyperlink"/>
                <w:rFonts w:ascii="Arial" w:hAnsi="Arial"/>
                <w:i w:val="0"/>
                <w:noProof/>
              </w:rPr>
              <w:t>7.6.2</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Diagram layout</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_Toc3469141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22</w:t>
            </w:r>
            <w:r w:rsidR="004A0813" w:rsidRPr="004A0813">
              <w:rPr>
                <w:rFonts w:ascii="Arial" w:hAnsi="Arial"/>
                <w:i w:val="0"/>
                <w:noProof/>
                <w:webHidden/>
              </w:rPr>
              <w:fldChar w:fldCharType="end"/>
            </w:r>
          </w:hyperlink>
        </w:p>
        <w:p w14:paraId="1ECF15AD"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42" w:history="1">
            <w:r w:rsidR="004A0813" w:rsidRPr="004A0813">
              <w:rPr>
                <w:rStyle w:val="Hyperlink"/>
                <w:rFonts w:ascii="Arial" w:hAnsi="Arial"/>
                <w:i w:val="0"/>
                <w:noProof/>
              </w:rPr>
              <w:t>7.6.3</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Colour coding of model elements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_Toc3469142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22</w:t>
            </w:r>
            <w:r w:rsidR="004A0813" w:rsidRPr="004A0813">
              <w:rPr>
                <w:rFonts w:ascii="Arial" w:hAnsi="Arial"/>
                <w:i w:val="0"/>
                <w:noProof/>
                <w:webHidden/>
              </w:rPr>
              <w:fldChar w:fldCharType="end"/>
            </w:r>
          </w:hyperlink>
        </w:p>
        <w:p w14:paraId="097F4659"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43" w:history="1">
            <w:r w:rsidR="004A0813" w:rsidRPr="004A0813">
              <w:rPr>
                <w:rStyle w:val="Hyperlink"/>
                <w:rFonts w:ascii="Arial" w:hAnsi="Arial"/>
                <w:i w:val="0"/>
                <w:noProof/>
              </w:rPr>
              <w:t>7.6.4</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Documentation tables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_Toc3469143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22</w:t>
            </w:r>
            <w:r w:rsidR="004A0813" w:rsidRPr="004A0813">
              <w:rPr>
                <w:rFonts w:ascii="Arial" w:hAnsi="Arial"/>
                <w:i w:val="0"/>
                <w:noProof/>
                <w:webHidden/>
              </w:rPr>
              <w:fldChar w:fldCharType="end"/>
            </w:r>
          </w:hyperlink>
        </w:p>
        <w:p w14:paraId="72BA7628"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44" w:history="1">
            <w:r w:rsidR="004A0813" w:rsidRPr="004A0813">
              <w:rPr>
                <w:rStyle w:val="Hyperlink"/>
                <w:rFonts w:ascii="Arial" w:hAnsi="Arial"/>
                <w:i w:val="0"/>
                <w:noProof/>
              </w:rPr>
              <w:t>7.6.5</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Software support</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_Toc3469144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23</w:t>
            </w:r>
            <w:r w:rsidR="004A0813" w:rsidRPr="004A0813">
              <w:rPr>
                <w:rFonts w:ascii="Arial" w:hAnsi="Arial"/>
                <w:i w:val="0"/>
                <w:noProof/>
                <w:webHidden/>
              </w:rPr>
              <w:fldChar w:fldCharType="end"/>
            </w:r>
          </w:hyperlink>
        </w:p>
        <w:p w14:paraId="7653D4B7"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45" w:history="1">
            <w:r w:rsidR="004A0813" w:rsidRPr="004A0813">
              <w:rPr>
                <w:rStyle w:val="Hyperlink"/>
                <w:rFonts w:ascii="Arial" w:hAnsi="Arial"/>
                <w:i w:val="0"/>
                <w:noProof/>
              </w:rPr>
              <w:t>7.6.6</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Identification of models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_Toc3469145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23</w:t>
            </w:r>
            <w:r w:rsidR="004A0813" w:rsidRPr="004A0813">
              <w:rPr>
                <w:rFonts w:ascii="Arial" w:hAnsi="Arial"/>
                <w:i w:val="0"/>
                <w:noProof/>
                <w:webHidden/>
              </w:rPr>
              <w:fldChar w:fldCharType="end"/>
            </w:r>
          </w:hyperlink>
        </w:p>
        <w:p w14:paraId="091457CF" w14:textId="70D0905B" w:rsidR="004A0813" w:rsidRPr="004A0813" w:rsidRDefault="00CF43A5" w:rsidP="004A0813">
          <w:pPr>
            <w:pStyle w:val="TOC1"/>
            <w:tabs>
              <w:tab w:val="left" w:pos="4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46" w:history="1">
            <w:r w:rsidR="004A0813" w:rsidRPr="004A0813">
              <w:rPr>
                <w:rStyle w:val="Hyperlink"/>
                <w:rFonts w:ascii="Arial" w:hAnsi="Arial"/>
                <w:b w:val="0"/>
                <w:caps w:val="0"/>
                <w:noProof/>
              </w:rPr>
              <w:t>8</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Data Classification and Encoding Guide</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_Toc3469146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23</w:t>
            </w:r>
            <w:r w:rsidR="004A0813" w:rsidRPr="004A0813">
              <w:rPr>
                <w:rFonts w:ascii="Arial" w:hAnsi="Arial"/>
                <w:b w:val="0"/>
                <w:caps w:val="0"/>
                <w:noProof/>
                <w:webHidden/>
              </w:rPr>
              <w:fldChar w:fldCharType="end"/>
            </w:r>
          </w:hyperlink>
        </w:p>
        <w:p w14:paraId="6C796641" w14:textId="0C3EDB23" w:rsidR="004A0813" w:rsidRPr="004A0813" w:rsidRDefault="00CF43A5" w:rsidP="004A0813">
          <w:pPr>
            <w:pStyle w:val="TOC1"/>
            <w:tabs>
              <w:tab w:val="left" w:pos="4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47" w:history="1">
            <w:r w:rsidR="004A0813" w:rsidRPr="004A0813">
              <w:rPr>
                <w:rStyle w:val="Hyperlink"/>
                <w:rFonts w:ascii="Arial" w:hAnsi="Arial"/>
                <w:b w:val="0"/>
                <w:caps w:val="0"/>
                <w:noProof/>
              </w:rPr>
              <w:t>9</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IHO GI Registry</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_Toc3469147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23</w:t>
            </w:r>
            <w:r w:rsidR="004A0813" w:rsidRPr="004A0813">
              <w:rPr>
                <w:rFonts w:ascii="Arial" w:hAnsi="Arial"/>
                <w:b w:val="0"/>
                <w:caps w:val="0"/>
                <w:noProof/>
                <w:webHidden/>
              </w:rPr>
              <w:fldChar w:fldCharType="end"/>
            </w:r>
          </w:hyperlink>
        </w:p>
        <w:p w14:paraId="0854C573" w14:textId="0648B28F"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48" w:history="1">
            <w:r w:rsidR="004A0813" w:rsidRPr="004A0813">
              <w:rPr>
                <w:rStyle w:val="Hyperlink"/>
                <w:rFonts w:ascii="Arial" w:hAnsi="Arial"/>
                <w:b w:val="0"/>
                <w:caps w:val="0"/>
                <w:noProof/>
              </w:rPr>
              <w:t>10</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Feature Catalogue</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_Toc3469148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24</w:t>
            </w:r>
            <w:r w:rsidR="004A0813" w:rsidRPr="004A0813">
              <w:rPr>
                <w:rFonts w:ascii="Arial" w:hAnsi="Arial"/>
                <w:b w:val="0"/>
                <w:caps w:val="0"/>
                <w:noProof/>
                <w:webHidden/>
              </w:rPr>
              <w:fldChar w:fldCharType="end"/>
            </w:r>
          </w:hyperlink>
        </w:p>
        <w:p w14:paraId="37278DBE" w14:textId="2DF6DC83"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49" w:history="1">
            <w:r w:rsidR="004A0813" w:rsidRPr="004A0813">
              <w:rPr>
                <w:rStyle w:val="Hyperlink"/>
                <w:rFonts w:ascii="Arial" w:hAnsi="Arial"/>
                <w:b w:val="0"/>
                <w:caps w:val="0"/>
                <w:noProof/>
              </w:rPr>
              <w:t>11</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Data transfer modes and packaging</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_Toc3469149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24</w:t>
            </w:r>
            <w:r w:rsidR="004A0813" w:rsidRPr="004A0813">
              <w:rPr>
                <w:rFonts w:ascii="Arial" w:hAnsi="Arial"/>
                <w:b w:val="0"/>
                <w:caps w:val="0"/>
                <w:noProof/>
                <w:webHidden/>
              </w:rPr>
              <w:fldChar w:fldCharType="end"/>
            </w:r>
          </w:hyperlink>
        </w:p>
        <w:p w14:paraId="03757803" w14:textId="5B9DE94F"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50" w:history="1">
            <w:r w:rsidR="004A0813" w:rsidRPr="004A0813">
              <w:rPr>
                <w:rStyle w:val="Hyperlink"/>
                <w:rFonts w:ascii="Arial" w:hAnsi="Arial"/>
                <w:b w:val="0"/>
                <w:caps w:val="0"/>
                <w:noProof/>
              </w:rPr>
              <w:t>12</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Metadata</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_Toc3469150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24</w:t>
            </w:r>
            <w:r w:rsidR="004A0813" w:rsidRPr="004A0813">
              <w:rPr>
                <w:rFonts w:ascii="Arial" w:hAnsi="Arial"/>
                <w:b w:val="0"/>
                <w:caps w:val="0"/>
                <w:noProof/>
                <w:webHidden/>
              </w:rPr>
              <w:fldChar w:fldCharType="end"/>
            </w:r>
          </w:hyperlink>
        </w:p>
        <w:p w14:paraId="4C89B13A"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51" w:history="1">
            <w:r w:rsidR="004A0813" w:rsidRPr="004A0813">
              <w:rPr>
                <w:rStyle w:val="Hyperlink"/>
                <w:rFonts w:ascii="Arial" w:hAnsi="Arial"/>
                <w:smallCaps w:val="0"/>
                <w:noProof/>
              </w:rPr>
              <w:t>18.1</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Metadata for exchange set products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_Toc3469151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24</w:t>
            </w:r>
            <w:r w:rsidR="004A0813" w:rsidRPr="004A0813">
              <w:rPr>
                <w:rFonts w:ascii="Arial" w:hAnsi="Arial"/>
                <w:smallCaps w:val="0"/>
                <w:noProof/>
                <w:webHidden/>
              </w:rPr>
              <w:fldChar w:fldCharType="end"/>
            </w:r>
          </w:hyperlink>
        </w:p>
        <w:p w14:paraId="5960E95E"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52" w:history="1">
            <w:r w:rsidR="004A0813" w:rsidRPr="004A0813">
              <w:rPr>
                <w:rStyle w:val="Hyperlink"/>
                <w:rFonts w:ascii="Arial" w:hAnsi="Arial"/>
                <w:i w:val="0"/>
                <w:noProof/>
              </w:rPr>
              <w:t>12.1.1</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Generic metadata model</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_Toc3469152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24</w:t>
            </w:r>
            <w:r w:rsidR="004A0813" w:rsidRPr="004A0813">
              <w:rPr>
                <w:rFonts w:ascii="Arial" w:hAnsi="Arial"/>
                <w:i w:val="0"/>
                <w:noProof/>
                <w:webHidden/>
              </w:rPr>
              <w:fldChar w:fldCharType="end"/>
            </w:r>
          </w:hyperlink>
        </w:p>
        <w:p w14:paraId="75E5992E"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53" w:history="1">
            <w:r w:rsidR="004A0813" w:rsidRPr="004A0813">
              <w:rPr>
                <w:rStyle w:val="Hyperlink"/>
                <w:rFonts w:ascii="Arial" w:hAnsi="Arial"/>
                <w:i w:val="0"/>
                <w:noProof/>
              </w:rPr>
              <w:t>12.1.2</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Use of the IHO S-100 generic metadata model and schemas in exchange catalogues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_Toc3469153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26</w:t>
            </w:r>
            <w:r w:rsidR="004A0813" w:rsidRPr="004A0813">
              <w:rPr>
                <w:rFonts w:ascii="Arial" w:hAnsi="Arial"/>
                <w:i w:val="0"/>
                <w:noProof/>
                <w:webHidden/>
              </w:rPr>
              <w:fldChar w:fldCharType="end"/>
            </w:r>
          </w:hyperlink>
        </w:p>
        <w:p w14:paraId="04327858"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54" w:history="1">
            <w:r w:rsidR="004A0813" w:rsidRPr="004A0813">
              <w:rPr>
                <w:rStyle w:val="Hyperlink"/>
                <w:rFonts w:ascii="Arial" w:hAnsi="Arial"/>
                <w:i w:val="0"/>
                <w:noProof/>
              </w:rPr>
              <w:t>12.1.3</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Extensions in ISO metadata files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_Toc3469154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29</w:t>
            </w:r>
            <w:r w:rsidR="004A0813" w:rsidRPr="004A0813">
              <w:rPr>
                <w:rFonts w:ascii="Arial" w:hAnsi="Arial"/>
                <w:i w:val="0"/>
                <w:noProof/>
                <w:webHidden/>
              </w:rPr>
              <w:fldChar w:fldCharType="end"/>
            </w:r>
          </w:hyperlink>
        </w:p>
        <w:p w14:paraId="1F3F7A8C"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55" w:history="1">
            <w:r w:rsidR="004A0813" w:rsidRPr="004A0813">
              <w:rPr>
                <w:rStyle w:val="Hyperlink"/>
                <w:rFonts w:ascii="Arial" w:hAnsi="Arial"/>
                <w:i w:val="0"/>
                <w:noProof/>
              </w:rPr>
              <w:t>12.1.4</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Data protection, authentication, and encryption</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_Toc3469155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29</w:t>
            </w:r>
            <w:r w:rsidR="004A0813" w:rsidRPr="004A0813">
              <w:rPr>
                <w:rFonts w:ascii="Arial" w:hAnsi="Arial"/>
                <w:i w:val="0"/>
                <w:noProof/>
                <w:webHidden/>
              </w:rPr>
              <w:fldChar w:fldCharType="end"/>
            </w:r>
          </w:hyperlink>
        </w:p>
        <w:p w14:paraId="614D17A3"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56" w:history="1">
            <w:r w:rsidR="004A0813" w:rsidRPr="004A0813">
              <w:rPr>
                <w:rStyle w:val="Hyperlink"/>
                <w:rFonts w:ascii="Arial" w:hAnsi="Arial"/>
                <w:i w:val="0"/>
                <w:noProof/>
              </w:rPr>
              <w:t>12.1.5</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Metadata for imagery and gridded data</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_Toc3469156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31</w:t>
            </w:r>
            <w:r w:rsidR="004A0813" w:rsidRPr="004A0813">
              <w:rPr>
                <w:rFonts w:ascii="Arial" w:hAnsi="Arial"/>
                <w:i w:val="0"/>
                <w:noProof/>
                <w:webHidden/>
              </w:rPr>
              <w:fldChar w:fldCharType="end"/>
            </w:r>
          </w:hyperlink>
        </w:p>
        <w:p w14:paraId="6590ACB1"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57" w:history="1">
            <w:r w:rsidR="004A0813" w:rsidRPr="004A0813">
              <w:rPr>
                <w:rStyle w:val="Hyperlink"/>
                <w:rFonts w:ascii="Arial" w:hAnsi="Arial"/>
                <w:i w:val="0"/>
                <w:noProof/>
              </w:rPr>
              <w:t>12.1.6</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Embedded metadata</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_Toc3469157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31</w:t>
            </w:r>
            <w:r w:rsidR="004A0813" w:rsidRPr="004A0813">
              <w:rPr>
                <w:rFonts w:ascii="Arial" w:hAnsi="Arial"/>
                <w:i w:val="0"/>
                <w:noProof/>
                <w:webHidden/>
              </w:rPr>
              <w:fldChar w:fldCharType="end"/>
            </w:r>
          </w:hyperlink>
        </w:p>
        <w:p w14:paraId="7A3DF264"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58" w:history="1">
            <w:r w:rsidR="004A0813" w:rsidRPr="004A0813">
              <w:rPr>
                <w:rStyle w:val="Hyperlink"/>
                <w:rFonts w:ascii="Arial" w:hAnsi="Arial"/>
                <w:smallCaps w:val="0"/>
                <w:noProof/>
              </w:rPr>
              <w:t>12.2</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Metadata for services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_Toc3469158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31</w:t>
            </w:r>
            <w:r w:rsidR="004A0813" w:rsidRPr="004A0813">
              <w:rPr>
                <w:rFonts w:ascii="Arial" w:hAnsi="Arial"/>
                <w:smallCaps w:val="0"/>
                <w:noProof/>
                <w:webHidden/>
              </w:rPr>
              <w:fldChar w:fldCharType="end"/>
            </w:r>
          </w:hyperlink>
        </w:p>
        <w:p w14:paraId="3588DC57"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59" w:history="1">
            <w:r w:rsidR="004A0813" w:rsidRPr="004A0813">
              <w:rPr>
                <w:rStyle w:val="Hyperlink"/>
                <w:rFonts w:ascii="Arial" w:hAnsi="Arial"/>
                <w:i w:val="0"/>
                <w:noProof/>
              </w:rPr>
              <w:t>12.2.1</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Generic metadata for services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_Toc3469159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31</w:t>
            </w:r>
            <w:r w:rsidR="004A0813" w:rsidRPr="004A0813">
              <w:rPr>
                <w:rFonts w:ascii="Arial" w:hAnsi="Arial"/>
                <w:i w:val="0"/>
                <w:noProof/>
                <w:webHidden/>
              </w:rPr>
              <w:fldChar w:fldCharType="end"/>
            </w:r>
          </w:hyperlink>
        </w:p>
        <w:p w14:paraId="5E79D2BD"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60" w:history="1">
            <w:r w:rsidR="004A0813" w:rsidRPr="004A0813">
              <w:rPr>
                <w:rStyle w:val="Hyperlink"/>
                <w:rFonts w:ascii="Arial" w:hAnsi="Arial"/>
                <w:i w:val="0"/>
                <w:noProof/>
              </w:rPr>
              <w:t>12.2.2</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Use of the IHO S-100 metadata model and schemas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_Toc3469160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31</w:t>
            </w:r>
            <w:r w:rsidR="004A0813" w:rsidRPr="004A0813">
              <w:rPr>
                <w:rFonts w:ascii="Arial" w:hAnsi="Arial"/>
                <w:i w:val="0"/>
                <w:noProof/>
                <w:webHidden/>
              </w:rPr>
              <w:fldChar w:fldCharType="end"/>
            </w:r>
          </w:hyperlink>
        </w:p>
        <w:p w14:paraId="02969466"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61" w:history="1">
            <w:r w:rsidR="004A0813" w:rsidRPr="004A0813">
              <w:rPr>
                <w:rStyle w:val="Hyperlink"/>
                <w:rFonts w:ascii="Arial" w:hAnsi="Arial"/>
                <w:i w:val="0"/>
                <w:noProof/>
              </w:rPr>
              <w:t>12.2.3</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Data protection, authentication, and encryption</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_Toc3469161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32</w:t>
            </w:r>
            <w:r w:rsidR="004A0813" w:rsidRPr="004A0813">
              <w:rPr>
                <w:rFonts w:ascii="Arial" w:hAnsi="Arial"/>
                <w:i w:val="0"/>
                <w:noProof/>
                <w:webHidden/>
              </w:rPr>
              <w:fldChar w:fldCharType="end"/>
            </w:r>
          </w:hyperlink>
        </w:p>
        <w:p w14:paraId="65C7CA92"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62" w:history="1">
            <w:r w:rsidR="004A0813" w:rsidRPr="004A0813">
              <w:rPr>
                <w:rStyle w:val="Hyperlink"/>
                <w:rFonts w:ascii="Arial" w:hAnsi="Arial"/>
                <w:i w:val="0"/>
                <w:noProof/>
              </w:rPr>
              <w:t>12.2.4</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Embedded metadata</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_Toc3469162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32</w:t>
            </w:r>
            <w:r w:rsidR="004A0813" w:rsidRPr="004A0813">
              <w:rPr>
                <w:rFonts w:ascii="Arial" w:hAnsi="Arial"/>
                <w:i w:val="0"/>
                <w:noProof/>
                <w:webHidden/>
              </w:rPr>
              <w:fldChar w:fldCharType="end"/>
            </w:r>
          </w:hyperlink>
        </w:p>
        <w:p w14:paraId="3CB321C0" w14:textId="62698CBA"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63" w:history="1">
            <w:r w:rsidR="004A0813" w:rsidRPr="004A0813">
              <w:rPr>
                <w:rStyle w:val="Hyperlink"/>
                <w:rFonts w:ascii="Arial" w:hAnsi="Arial"/>
                <w:b w:val="0"/>
                <w:caps w:val="0"/>
                <w:noProof/>
              </w:rPr>
              <w:t>13</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Define data encoding format</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_Toc3469163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32</w:t>
            </w:r>
            <w:r w:rsidR="004A0813" w:rsidRPr="004A0813">
              <w:rPr>
                <w:rFonts w:ascii="Arial" w:hAnsi="Arial"/>
                <w:b w:val="0"/>
                <w:caps w:val="0"/>
                <w:noProof/>
                <w:webHidden/>
              </w:rPr>
              <w:fldChar w:fldCharType="end"/>
            </w:r>
          </w:hyperlink>
        </w:p>
        <w:p w14:paraId="3F22A402"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64" w:history="1">
            <w:r w:rsidR="004A0813" w:rsidRPr="004A0813">
              <w:rPr>
                <w:rStyle w:val="Hyperlink"/>
                <w:rFonts w:ascii="Arial" w:hAnsi="Arial"/>
                <w:smallCaps w:val="0"/>
                <w:noProof/>
              </w:rPr>
              <w:t>13.1</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Selection of encoding format</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_Toc3469164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32</w:t>
            </w:r>
            <w:r w:rsidR="004A0813" w:rsidRPr="004A0813">
              <w:rPr>
                <w:rFonts w:ascii="Arial" w:hAnsi="Arial"/>
                <w:smallCaps w:val="0"/>
                <w:noProof/>
                <w:webHidden/>
              </w:rPr>
              <w:fldChar w:fldCharType="end"/>
            </w:r>
          </w:hyperlink>
        </w:p>
        <w:p w14:paraId="2EFAB1BA"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65" w:history="1">
            <w:r w:rsidR="004A0813" w:rsidRPr="004A0813">
              <w:rPr>
                <w:rStyle w:val="Hyperlink"/>
                <w:rFonts w:ascii="Arial" w:hAnsi="Arial"/>
                <w:smallCaps w:val="0"/>
                <w:noProof/>
              </w:rPr>
              <w:t>13.2</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Data format definition artefacts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_Toc3469165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33</w:t>
            </w:r>
            <w:r w:rsidR="004A0813" w:rsidRPr="004A0813">
              <w:rPr>
                <w:rFonts w:ascii="Arial" w:hAnsi="Arial"/>
                <w:smallCaps w:val="0"/>
                <w:noProof/>
                <w:webHidden/>
              </w:rPr>
              <w:fldChar w:fldCharType="end"/>
            </w:r>
          </w:hyperlink>
        </w:p>
        <w:p w14:paraId="6280ED9B" w14:textId="540C5A2F"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66" w:history="1">
            <w:r w:rsidR="004A0813" w:rsidRPr="004A0813">
              <w:rPr>
                <w:rStyle w:val="Hyperlink"/>
                <w:rFonts w:ascii="Arial" w:hAnsi="Arial"/>
                <w:b w:val="0"/>
                <w:caps w:val="0"/>
                <w:noProof/>
              </w:rPr>
              <w:t>14</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Portrayal elements and rules</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_Toc3469166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34</w:t>
            </w:r>
            <w:r w:rsidR="004A0813" w:rsidRPr="004A0813">
              <w:rPr>
                <w:rFonts w:ascii="Arial" w:hAnsi="Arial"/>
                <w:b w:val="0"/>
                <w:caps w:val="0"/>
                <w:noProof/>
                <w:webHidden/>
              </w:rPr>
              <w:fldChar w:fldCharType="end"/>
            </w:r>
          </w:hyperlink>
        </w:p>
        <w:p w14:paraId="072846A1" w14:textId="78ECAFC9"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67" w:history="1">
            <w:r w:rsidR="004A0813" w:rsidRPr="004A0813">
              <w:rPr>
                <w:rStyle w:val="Hyperlink"/>
                <w:rFonts w:ascii="Arial" w:hAnsi="Arial"/>
                <w:b w:val="0"/>
                <w:caps w:val="0"/>
                <w:noProof/>
              </w:rPr>
              <w:t>15</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Registration of portrayal elements</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_Toc3469167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34</w:t>
            </w:r>
            <w:r w:rsidR="004A0813" w:rsidRPr="004A0813">
              <w:rPr>
                <w:rFonts w:ascii="Arial" w:hAnsi="Arial"/>
                <w:b w:val="0"/>
                <w:caps w:val="0"/>
                <w:noProof/>
                <w:webHidden/>
              </w:rPr>
              <w:fldChar w:fldCharType="end"/>
            </w:r>
          </w:hyperlink>
        </w:p>
        <w:p w14:paraId="2F2A3082" w14:textId="2B20B5BF"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68" w:history="1">
            <w:r w:rsidR="004A0813" w:rsidRPr="004A0813">
              <w:rPr>
                <w:rStyle w:val="Hyperlink"/>
                <w:rFonts w:ascii="Arial" w:hAnsi="Arial"/>
                <w:b w:val="0"/>
                <w:caps w:val="0"/>
                <w:noProof/>
              </w:rPr>
              <w:t>16</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Portrayal Catalogue</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_Toc3469168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35</w:t>
            </w:r>
            <w:r w:rsidR="004A0813" w:rsidRPr="004A0813">
              <w:rPr>
                <w:rFonts w:ascii="Arial" w:hAnsi="Arial"/>
                <w:b w:val="0"/>
                <w:caps w:val="0"/>
                <w:noProof/>
                <w:webHidden/>
              </w:rPr>
              <w:fldChar w:fldCharType="end"/>
            </w:r>
          </w:hyperlink>
        </w:p>
        <w:p w14:paraId="0093B08A" w14:textId="20E92074"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69" w:history="1">
            <w:r w:rsidR="004A0813" w:rsidRPr="004A0813">
              <w:rPr>
                <w:rStyle w:val="Hyperlink"/>
                <w:rFonts w:ascii="Arial" w:hAnsi="Arial"/>
                <w:b w:val="0"/>
                <w:caps w:val="0"/>
                <w:noProof/>
              </w:rPr>
              <w:t>17</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Reference systems</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_Toc3469169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35</w:t>
            </w:r>
            <w:r w:rsidR="004A0813" w:rsidRPr="004A0813">
              <w:rPr>
                <w:rFonts w:ascii="Arial" w:hAnsi="Arial"/>
                <w:b w:val="0"/>
                <w:caps w:val="0"/>
                <w:noProof/>
                <w:webHidden/>
              </w:rPr>
              <w:fldChar w:fldCharType="end"/>
            </w:r>
          </w:hyperlink>
        </w:p>
        <w:p w14:paraId="3CE85249" w14:textId="2A8EC13B"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70" w:history="1">
            <w:r w:rsidR="004A0813" w:rsidRPr="004A0813">
              <w:rPr>
                <w:rStyle w:val="Hyperlink"/>
                <w:rFonts w:ascii="Arial" w:hAnsi="Arial"/>
                <w:b w:val="0"/>
                <w:caps w:val="0"/>
                <w:noProof/>
              </w:rPr>
              <w:t>18</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Data product delivery</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_Toc3469170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35</w:t>
            </w:r>
            <w:r w:rsidR="004A0813" w:rsidRPr="004A0813">
              <w:rPr>
                <w:rFonts w:ascii="Arial" w:hAnsi="Arial"/>
                <w:b w:val="0"/>
                <w:caps w:val="0"/>
                <w:noProof/>
                <w:webHidden/>
              </w:rPr>
              <w:fldChar w:fldCharType="end"/>
            </w:r>
          </w:hyperlink>
        </w:p>
        <w:p w14:paraId="37A97E2F"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71" w:history="1">
            <w:r w:rsidR="004A0813" w:rsidRPr="004A0813">
              <w:rPr>
                <w:rStyle w:val="Hyperlink"/>
                <w:rFonts w:ascii="Arial" w:hAnsi="Arial"/>
                <w:smallCaps w:val="0"/>
                <w:noProof/>
              </w:rPr>
              <w:t>18.1</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Delivery content and structure</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_Toc3469171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35</w:t>
            </w:r>
            <w:r w:rsidR="004A0813" w:rsidRPr="004A0813">
              <w:rPr>
                <w:rFonts w:ascii="Arial" w:hAnsi="Arial"/>
                <w:smallCaps w:val="0"/>
                <w:noProof/>
                <w:webHidden/>
              </w:rPr>
              <w:fldChar w:fldCharType="end"/>
            </w:r>
          </w:hyperlink>
        </w:p>
        <w:p w14:paraId="7C5A90D6"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72" w:history="1">
            <w:r w:rsidR="004A0813" w:rsidRPr="004A0813">
              <w:rPr>
                <w:rStyle w:val="Hyperlink"/>
                <w:rFonts w:ascii="Arial" w:hAnsi="Arial"/>
                <w:i w:val="0"/>
                <w:noProof/>
              </w:rPr>
              <w:t>18.1.1</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Exchange sets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_Toc3469172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35</w:t>
            </w:r>
            <w:r w:rsidR="004A0813" w:rsidRPr="004A0813">
              <w:rPr>
                <w:rFonts w:ascii="Arial" w:hAnsi="Arial"/>
                <w:i w:val="0"/>
                <w:noProof/>
                <w:webHidden/>
              </w:rPr>
              <w:fldChar w:fldCharType="end"/>
            </w:r>
          </w:hyperlink>
        </w:p>
        <w:p w14:paraId="397351B0"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73" w:history="1">
            <w:r w:rsidR="004A0813" w:rsidRPr="004A0813">
              <w:rPr>
                <w:rStyle w:val="Hyperlink"/>
                <w:rFonts w:ascii="Arial" w:hAnsi="Arial"/>
                <w:i w:val="0"/>
                <w:noProof/>
              </w:rPr>
              <w:t>18.1.2</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Services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_Toc3469173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36</w:t>
            </w:r>
            <w:r w:rsidR="004A0813" w:rsidRPr="004A0813">
              <w:rPr>
                <w:rFonts w:ascii="Arial" w:hAnsi="Arial"/>
                <w:i w:val="0"/>
                <w:noProof/>
                <w:webHidden/>
              </w:rPr>
              <w:fldChar w:fldCharType="end"/>
            </w:r>
          </w:hyperlink>
        </w:p>
        <w:p w14:paraId="18118ECD"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74" w:history="1">
            <w:r w:rsidR="004A0813" w:rsidRPr="004A0813">
              <w:rPr>
                <w:rStyle w:val="Hyperlink"/>
                <w:rFonts w:ascii="Arial" w:hAnsi="Arial"/>
                <w:smallCaps w:val="0"/>
                <w:noProof/>
              </w:rPr>
              <w:t>18.2</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Dataset updates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_Toc3469174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37</w:t>
            </w:r>
            <w:r w:rsidR="004A0813" w:rsidRPr="004A0813">
              <w:rPr>
                <w:rFonts w:ascii="Arial" w:hAnsi="Arial"/>
                <w:smallCaps w:val="0"/>
                <w:noProof/>
                <w:webHidden/>
              </w:rPr>
              <w:fldChar w:fldCharType="end"/>
            </w:r>
          </w:hyperlink>
        </w:p>
        <w:p w14:paraId="74A01B59"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75" w:history="1">
            <w:r w:rsidR="004A0813" w:rsidRPr="004A0813">
              <w:rPr>
                <w:rStyle w:val="Hyperlink"/>
                <w:rFonts w:ascii="Arial" w:hAnsi="Arial"/>
                <w:i w:val="0"/>
                <w:noProof/>
              </w:rPr>
              <w:t>18.2.1</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General considerations for updates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_Toc3469175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37</w:t>
            </w:r>
            <w:r w:rsidR="004A0813" w:rsidRPr="004A0813">
              <w:rPr>
                <w:rFonts w:ascii="Arial" w:hAnsi="Arial"/>
                <w:i w:val="0"/>
                <w:noProof/>
                <w:webHidden/>
              </w:rPr>
              <w:fldChar w:fldCharType="end"/>
            </w:r>
          </w:hyperlink>
        </w:p>
        <w:p w14:paraId="3D460D1C" w14:textId="77777777" w:rsidR="004A0813" w:rsidRPr="004A0813" w:rsidRDefault="00CF43A5" w:rsidP="004A0813">
          <w:pPr>
            <w:pStyle w:val="TOC3"/>
            <w:tabs>
              <w:tab w:val="left" w:pos="709"/>
              <w:tab w:val="left" w:pos="1200"/>
              <w:tab w:val="right" w:leader="dot" w:pos="9430"/>
            </w:tabs>
            <w:ind w:left="993" w:hanging="993"/>
            <w:rPr>
              <w:rFonts w:ascii="Arial" w:eastAsiaTheme="minorEastAsia" w:hAnsi="Arial" w:cstheme="minorBidi"/>
              <w:i w:val="0"/>
              <w:iCs w:val="0"/>
              <w:noProof/>
              <w:szCs w:val="22"/>
              <w:lang w:val="fr-FR" w:eastAsia="fr-FR"/>
            </w:rPr>
          </w:pPr>
          <w:hyperlink w:anchor="_Toc3469176" w:history="1">
            <w:r w:rsidR="004A0813" w:rsidRPr="004A0813">
              <w:rPr>
                <w:rStyle w:val="Hyperlink"/>
                <w:rFonts w:ascii="Arial" w:hAnsi="Arial"/>
                <w:i w:val="0"/>
                <w:noProof/>
              </w:rPr>
              <w:t>18.2.2</w:t>
            </w:r>
            <w:r w:rsidR="004A0813" w:rsidRPr="004A0813">
              <w:rPr>
                <w:rFonts w:ascii="Arial" w:eastAsiaTheme="minorEastAsia" w:hAnsi="Arial" w:cstheme="minorBidi"/>
                <w:i w:val="0"/>
                <w:iCs w:val="0"/>
                <w:noProof/>
                <w:szCs w:val="22"/>
                <w:lang w:val="fr-FR" w:eastAsia="fr-FR"/>
              </w:rPr>
              <w:tab/>
            </w:r>
            <w:r w:rsidR="004A0813" w:rsidRPr="004A0813">
              <w:rPr>
                <w:rStyle w:val="Hyperlink"/>
                <w:rFonts w:ascii="Arial" w:hAnsi="Arial"/>
                <w:i w:val="0"/>
                <w:noProof/>
              </w:rPr>
              <w:t>Format-specific update considerations</w:t>
            </w:r>
            <w:r w:rsidR="004A0813" w:rsidRPr="004A0813">
              <w:rPr>
                <w:rFonts w:ascii="Arial" w:hAnsi="Arial"/>
                <w:i w:val="0"/>
                <w:noProof/>
                <w:webHidden/>
              </w:rPr>
              <w:tab/>
            </w:r>
            <w:r w:rsidR="004A0813" w:rsidRPr="004A0813">
              <w:rPr>
                <w:rFonts w:ascii="Arial" w:hAnsi="Arial"/>
                <w:i w:val="0"/>
                <w:noProof/>
                <w:webHidden/>
              </w:rPr>
              <w:fldChar w:fldCharType="begin"/>
            </w:r>
            <w:r w:rsidR="004A0813" w:rsidRPr="004A0813">
              <w:rPr>
                <w:rFonts w:ascii="Arial" w:hAnsi="Arial"/>
                <w:i w:val="0"/>
                <w:noProof/>
                <w:webHidden/>
              </w:rPr>
              <w:instrText xml:space="preserve"> PAGEREF _Toc3469176 \h </w:instrText>
            </w:r>
            <w:r w:rsidR="004A0813" w:rsidRPr="004A0813">
              <w:rPr>
                <w:rFonts w:ascii="Arial" w:hAnsi="Arial"/>
                <w:i w:val="0"/>
                <w:noProof/>
                <w:webHidden/>
              </w:rPr>
            </w:r>
            <w:r w:rsidR="004A0813" w:rsidRPr="004A0813">
              <w:rPr>
                <w:rFonts w:ascii="Arial" w:hAnsi="Arial"/>
                <w:i w:val="0"/>
                <w:noProof/>
                <w:webHidden/>
              </w:rPr>
              <w:fldChar w:fldCharType="separate"/>
            </w:r>
            <w:r w:rsidR="003417C0">
              <w:rPr>
                <w:rFonts w:ascii="Arial" w:hAnsi="Arial"/>
                <w:i w:val="0"/>
                <w:noProof/>
                <w:webHidden/>
              </w:rPr>
              <w:t>37</w:t>
            </w:r>
            <w:r w:rsidR="004A0813" w:rsidRPr="004A0813">
              <w:rPr>
                <w:rFonts w:ascii="Arial" w:hAnsi="Arial"/>
                <w:i w:val="0"/>
                <w:noProof/>
                <w:webHidden/>
              </w:rPr>
              <w:fldChar w:fldCharType="end"/>
            </w:r>
          </w:hyperlink>
        </w:p>
        <w:p w14:paraId="4371B4AD"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77" w:history="1">
            <w:r w:rsidR="004A0813" w:rsidRPr="004A0813">
              <w:rPr>
                <w:rStyle w:val="Hyperlink"/>
                <w:rFonts w:ascii="Arial" w:hAnsi="Arial"/>
                <w:smallCaps w:val="0"/>
                <w:noProof/>
              </w:rPr>
              <w:t>18.3</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Supporting information</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_Toc3469177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37</w:t>
            </w:r>
            <w:r w:rsidR="004A0813" w:rsidRPr="004A0813">
              <w:rPr>
                <w:rFonts w:ascii="Arial" w:hAnsi="Arial"/>
                <w:smallCaps w:val="0"/>
                <w:noProof/>
                <w:webHidden/>
              </w:rPr>
              <w:fldChar w:fldCharType="end"/>
            </w:r>
          </w:hyperlink>
        </w:p>
        <w:p w14:paraId="7C2D31F4" w14:textId="4197CC06"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78" w:history="1">
            <w:r w:rsidR="004A0813" w:rsidRPr="004A0813">
              <w:rPr>
                <w:rStyle w:val="Hyperlink"/>
                <w:rFonts w:ascii="Arial" w:hAnsi="Arial"/>
                <w:b w:val="0"/>
                <w:caps w:val="0"/>
                <w:noProof/>
              </w:rPr>
              <w:t>19</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Validation checks and data quality</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_Toc3469178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37</w:t>
            </w:r>
            <w:r w:rsidR="004A0813" w:rsidRPr="004A0813">
              <w:rPr>
                <w:rFonts w:ascii="Arial" w:hAnsi="Arial"/>
                <w:b w:val="0"/>
                <w:caps w:val="0"/>
                <w:noProof/>
                <w:webHidden/>
              </w:rPr>
              <w:fldChar w:fldCharType="end"/>
            </w:r>
          </w:hyperlink>
        </w:p>
        <w:p w14:paraId="6CE24710"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79" w:history="1">
            <w:r w:rsidR="004A0813" w:rsidRPr="004A0813">
              <w:rPr>
                <w:rStyle w:val="Hyperlink"/>
                <w:rFonts w:ascii="Arial" w:hAnsi="Arial"/>
                <w:smallCaps w:val="0"/>
                <w:noProof/>
              </w:rPr>
              <w:t>19.1</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Validation checks for datasets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_Toc3469179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38</w:t>
            </w:r>
            <w:r w:rsidR="004A0813" w:rsidRPr="004A0813">
              <w:rPr>
                <w:rFonts w:ascii="Arial" w:hAnsi="Arial"/>
                <w:smallCaps w:val="0"/>
                <w:noProof/>
                <w:webHidden/>
              </w:rPr>
              <w:fldChar w:fldCharType="end"/>
            </w:r>
          </w:hyperlink>
        </w:p>
        <w:p w14:paraId="3FCD2088"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80" w:history="1">
            <w:r w:rsidR="004A0813" w:rsidRPr="004A0813">
              <w:rPr>
                <w:rStyle w:val="Hyperlink"/>
                <w:rFonts w:ascii="Arial" w:hAnsi="Arial"/>
                <w:smallCaps w:val="0"/>
                <w:noProof/>
              </w:rPr>
              <w:t>19.2</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Validation checks for packages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_Toc3469180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38</w:t>
            </w:r>
            <w:r w:rsidR="004A0813" w:rsidRPr="004A0813">
              <w:rPr>
                <w:rFonts w:ascii="Arial" w:hAnsi="Arial"/>
                <w:smallCaps w:val="0"/>
                <w:noProof/>
                <w:webHidden/>
              </w:rPr>
              <w:fldChar w:fldCharType="end"/>
            </w:r>
          </w:hyperlink>
        </w:p>
        <w:p w14:paraId="3B65D4A7"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81" w:history="1">
            <w:r w:rsidR="004A0813" w:rsidRPr="004A0813">
              <w:rPr>
                <w:rStyle w:val="Hyperlink"/>
                <w:rFonts w:ascii="Arial" w:hAnsi="Arial"/>
                <w:smallCaps w:val="0"/>
                <w:noProof/>
              </w:rPr>
              <w:t>19.3</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Common validation checks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_Toc3469181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39</w:t>
            </w:r>
            <w:r w:rsidR="004A0813" w:rsidRPr="004A0813">
              <w:rPr>
                <w:rFonts w:ascii="Arial" w:hAnsi="Arial"/>
                <w:smallCaps w:val="0"/>
                <w:noProof/>
                <w:webHidden/>
              </w:rPr>
              <w:fldChar w:fldCharType="end"/>
            </w:r>
          </w:hyperlink>
        </w:p>
        <w:p w14:paraId="4C9BDCF0"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82" w:history="1">
            <w:r w:rsidR="004A0813" w:rsidRPr="004A0813">
              <w:rPr>
                <w:rStyle w:val="Hyperlink"/>
                <w:rFonts w:ascii="Arial" w:hAnsi="Arial"/>
                <w:smallCaps w:val="0"/>
                <w:noProof/>
              </w:rPr>
              <w:t>19.4</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Validation checks for base versus update datasets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_Toc3469182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39</w:t>
            </w:r>
            <w:r w:rsidR="004A0813" w:rsidRPr="004A0813">
              <w:rPr>
                <w:rFonts w:ascii="Arial" w:hAnsi="Arial"/>
                <w:smallCaps w:val="0"/>
                <w:noProof/>
                <w:webHidden/>
              </w:rPr>
              <w:fldChar w:fldCharType="end"/>
            </w:r>
          </w:hyperlink>
        </w:p>
        <w:p w14:paraId="1277CDF7" w14:textId="777AE8FA"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83" w:history="1">
            <w:r w:rsidR="004A0813" w:rsidRPr="004A0813">
              <w:rPr>
                <w:rStyle w:val="Hyperlink"/>
                <w:rFonts w:ascii="Arial" w:hAnsi="Arial"/>
                <w:b w:val="0"/>
                <w:caps w:val="0"/>
                <w:noProof/>
              </w:rPr>
              <w:t>20</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Preparing for interoperability</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_Toc3469183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39</w:t>
            </w:r>
            <w:r w:rsidR="004A0813" w:rsidRPr="004A0813">
              <w:rPr>
                <w:rFonts w:ascii="Arial" w:hAnsi="Arial"/>
                <w:b w:val="0"/>
                <w:caps w:val="0"/>
                <w:noProof/>
                <w:webHidden/>
              </w:rPr>
              <w:fldChar w:fldCharType="end"/>
            </w:r>
          </w:hyperlink>
        </w:p>
        <w:p w14:paraId="192529FD" w14:textId="4148C71D"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84" w:history="1">
            <w:r w:rsidR="004A0813" w:rsidRPr="004A0813">
              <w:rPr>
                <w:rStyle w:val="Hyperlink"/>
                <w:rFonts w:ascii="Arial" w:hAnsi="Arial"/>
                <w:b w:val="0"/>
                <w:caps w:val="0"/>
                <w:noProof/>
              </w:rPr>
              <w:t>21</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Sample data / test datasets</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_Toc3469184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40</w:t>
            </w:r>
            <w:r w:rsidR="004A0813" w:rsidRPr="004A0813">
              <w:rPr>
                <w:rFonts w:ascii="Arial" w:hAnsi="Arial"/>
                <w:b w:val="0"/>
                <w:caps w:val="0"/>
                <w:noProof/>
                <w:webHidden/>
              </w:rPr>
              <w:fldChar w:fldCharType="end"/>
            </w:r>
          </w:hyperlink>
        </w:p>
        <w:p w14:paraId="41C89DA9" w14:textId="200B8CF6"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85" w:history="1">
            <w:r w:rsidR="004A0813" w:rsidRPr="004A0813">
              <w:rPr>
                <w:rStyle w:val="Hyperlink"/>
                <w:rFonts w:ascii="Arial" w:hAnsi="Arial"/>
                <w:b w:val="0"/>
                <w:caps w:val="0"/>
                <w:noProof/>
              </w:rPr>
              <w:t>22</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Testing and feedback</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_Toc3469185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40</w:t>
            </w:r>
            <w:r w:rsidR="004A0813" w:rsidRPr="004A0813">
              <w:rPr>
                <w:rFonts w:ascii="Arial" w:hAnsi="Arial"/>
                <w:b w:val="0"/>
                <w:caps w:val="0"/>
                <w:noProof/>
                <w:webHidden/>
              </w:rPr>
              <w:fldChar w:fldCharType="end"/>
            </w:r>
          </w:hyperlink>
        </w:p>
        <w:p w14:paraId="48553290" w14:textId="762B82A5" w:rsidR="004A0813" w:rsidRPr="004A0813" w:rsidRDefault="00CF43A5" w:rsidP="004A0813">
          <w:pPr>
            <w:pStyle w:val="TOC1"/>
            <w:tabs>
              <w:tab w:val="left" w:pos="600"/>
              <w:tab w:val="left" w:pos="709"/>
              <w:tab w:val="right" w:leader="dot" w:pos="9430"/>
            </w:tabs>
            <w:ind w:left="993" w:hanging="993"/>
            <w:rPr>
              <w:rFonts w:ascii="Arial" w:eastAsiaTheme="minorEastAsia" w:hAnsi="Arial" w:cstheme="minorBidi"/>
              <w:b w:val="0"/>
              <w:bCs w:val="0"/>
              <w:caps w:val="0"/>
              <w:noProof/>
              <w:szCs w:val="22"/>
              <w:lang w:val="fr-FR" w:eastAsia="fr-FR"/>
            </w:rPr>
          </w:pPr>
          <w:hyperlink w:anchor="_Toc3469186" w:history="1">
            <w:r w:rsidR="004A0813" w:rsidRPr="004A0813">
              <w:rPr>
                <w:rStyle w:val="Hyperlink"/>
                <w:rFonts w:ascii="Arial" w:hAnsi="Arial"/>
                <w:b w:val="0"/>
                <w:caps w:val="0"/>
                <w:noProof/>
              </w:rPr>
              <w:t>23</w:t>
            </w:r>
            <w:r w:rsidR="004A0813" w:rsidRPr="004A0813">
              <w:rPr>
                <w:rFonts w:ascii="Arial" w:eastAsiaTheme="minorEastAsia" w:hAnsi="Arial" w:cstheme="minorBidi"/>
                <w:b w:val="0"/>
                <w:bCs w:val="0"/>
                <w:caps w:val="0"/>
                <w:noProof/>
                <w:szCs w:val="22"/>
                <w:lang w:val="fr-FR" w:eastAsia="fr-FR"/>
              </w:rPr>
              <w:tab/>
            </w:r>
            <w:r w:rsidR="004A0813">
              <w:rPr>
                <w:rFonts w:ascii="Arial" w:eastAsiaTheme="minorEastAsia" w:hAnsi="Arial" w:cstheme="minorBidi"/>
                <w:b w:val="0"/>
                <w:bCs w:val="0"/>
                <w:caps w:val="0"/>
                <w:noProof/>
                <w:szCs w:val="22"/>
                <w:lang w:val="fr-FR" w:eastAsia="fr-FR"/>
              </w:rPr>
              <w:tab/>
            </w:r>
            <w:r w:rsidR="004A0813" w:rsidRPr="004A0813">
              <w:rPr>
                <w:rStyle w:val="Hyperlink"/>
                <w:rFonts w:ascii="Arial" w:hAnsi="Arial"/>
                <w:b w:val="0"/>
                <w:caps w:val="0"/>
                <w:noProof/>
              </w:rPr>
              <w:t>Work processes</w:t>
            </w:r>
            <w:r w:rsidR="004A0813" w:rsidRPr="004A0813">
              <w:rPr>
                <w:rFonts w:ascii="Arial" w:hAnsi="Arial"/>
                <w:b w:val="0"/>
                <w:caps w:val="0"/>
                <w:noProof/>
                <w:webHidden/>
              </w:rPr>
              <w:tab/>
            </w:r>
            <w:r w:rsidR="004A0813" w:rsidRPr="004A0813">
              <w:rPr>
                <w:rFonts w:ascii="Arial" w:hAnsi="Arial"/>
                <w:b w:val="0"/>
                <w:caps w:val="0"/>
                <w:noProof/>
                <w:webHidden/>
              </w:rPr>
              <w:fldChar w:fldCharType="begin"/>
            </w:r>
            <w:r w:rsidR="004A0813" w:rsidRPr="004A0813">
              <w:rPr>
                <w:rFonts w:ascii="Arial" w:hAnsi="Arial"/>
                <w:b w:val="0"/>
                <w:caps w:val="0"/>
                <w:noProof/>
                <w:webHidden/>
              </w:rPr>
              <w:instrText xml:space="preserve"> PAGEREF _Toc3469186 \h </w:instrText>
            </w:r>
            <w:r w:rsidR="004A0813" w:rsidRPr="004A0813">
              <w:rPr>
                <w:rFonts w:ascii="Arial" w:hAnsi="Arial"/>
                <w:b w:val="0"/>
                <w:caps w:val="0"/>
                <w:noProof/>
                <w:webHidden/>
              </w:rPr>
            </w:r>
            <w:r w:rsidR="004A0813" w:rsidRPr="004A0813">
              <w:rPr>
                <w:rFonts w:ascii="Arial" w:hAnsi="Arial"/>
                <w:b w:val="0"/>
                <w:caps w:val="0"/>
                <w:noProof/>
                <w:webHidden/>
              </w:rPr>
              <w:fldChar w:fldCharType="separate"/>
            </w:r>
            <w:r w:rsidR="003417C0">
              <w:rPr>
                <w:rFonts w:ascii="Arial" w:hAnsi="Arial"/>
                <w:b w:val="0"/>
                <w:caps w:val="0"/>
                <w:noProof/>
                <w:webHidden/>
              </w:rPr>
              <w:t>40</w:t>
            </w:r>
            <w:r w:rsidR="004A0813" w:rsidRPr="004A0813">
              <w:rPr>
                <w:rFonts w:ascii="Arial" w:hAnsi="Arial"/>
                <w:b w:val="0"/>
                <w:caps w:val="0"/>
                <w:noProof/>
                <w:webHidden/>
              </w:rPr>
              <w:fldChar w:fldCharType="end"/>
            </w:r>
          </w:hyperlink>
        </w:p>
        <w:p w14:paraId="078193CF"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87" w:history="1">
            <w:r w:rsidR="004A0813" w:rsidRPr="004A0813">
              <w:rPr>
                <w:rStyle w:val="Hyperlink"/>
                <w:rFonts w:ascii="Arial" w:hAnsi="Arial"/>
                <w:smallCaps w:val="0"/>
                <w:noProof/>
              </w:rPr>
              <w:t>23.1</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Registration and requesting an S- number</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_Toc3469187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40</w:t>
            </w:r>
            <w:r w:rsidR="004A0813" w:rsidRPr="004A0813">
              <w:rPr>
                <w:rFonts w:ascii="Arial" w:hAnsi="Arial"/>
                <w:smallCaps w:val="0"/>
                <w:noProof/>
                <w:webHidden/>
              </w:rPr>
              <w:fldChar w:fldCharType="end"/>
            </w:r>
          </w:hyperlink>
        </w:p>
        <w:p w14:paraId="11102958"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88" w:history="1">
            <w:r w:rsidR="004A0813" w:rsidRPr="004A0813">
              <w:rPr>
                <w:rStyle w:val="Hyperlink"/>
                <w:rFonts w:ascii="Arial" w:hAnsi="Arial"/>
                <w:smallCaps w:val="0"/>
                <w:noProof/>
              </w:rPr>
              <w:t>23.2</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Project Teams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_Toc3469188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40</w:t>
            </w:r>
            <w:r w:rsidR="004A0813" w:rsidRPr="004A0813">
              <w:rPr>
                <w:rFonts w:ascii="Arial" w:hAnsi="Arial"/>
                <w:smallCaps w:val="0"/>
                <w:noProof/>
                <w:webHidden/>
              </w:rPr>
              <w:fldChar w:fldCharType="end"/>
            </w:r>
          </w:hyperlink>
        </w:p>
        <w:p w14:paraId="340ED0D6" w14:textId="77777777" w:rsidR="004A0813" w:rsidRPr="004A0813" w:rsidRDefault="00CF43A5" w:rsidP="004A0813">
          <w:pPr>
            <w:pStyle w:val="TOC2"/>
            <w:tabs>
              <w:tab w:val="left" w:pos="709"/>
              <w:tab w:val="left" w:pos="800"/>
              <w:tab w:val="right" w:leader="dot" w:pos="9430"/>
            </w:tabs>
            <w:ind w:left="993" w:hanging="993"/>
            <w:rPr>
              <w:rFonts w:ascii="Arial" w:eastAsiaTheme="minorEastAsia" w:hAnsi="Arial" w:cstheme="minorBidi"/>
              <w:smallCaps w:val="0"/>
              <w:noProof/>
              <w:szCs w:val="22"/>
              <w:lang w:val="fr-FR" w:eastAsia="fr-FR"/>
            </w:rPr>
          </w:pPr>
          <w:hyperlink w:anchor="_Toc3469189" w:history="1">
            <w:r w:rsidR="004A0813" w:rsidRPr="004A0813">
              <w:rPr>
                <w:rStyle w:val="Hyperlink"/>
                <w:rFonts w:ascii="Arial" w:hAnsi="Arial"/>
                <w:smallCaps w:val="0"/>
                <w:noProof/>
              </w:rPr>
              <w:t>23.3</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Iterative refinement as a development process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_Toc3469189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40</w:t>
            </w:r>
            <w:r w:rsidR="004A0813" w:rsidRPr="004A0813">
              <w:rPr>
                <w:rFonts w:ascii="Arial" w:hAnsi="Arial"/>
                <w:smallCaps w:val="0"/>
                <w:noProof/>
                <w:webHidden/>
              </w:rPr>
              <w:fldChar w:fldCharType="end"/>
            </w:r>
          </w:hyperlink>
        </w:p>
        <w:p w14:paraId="376E809A" w14:textId="77777777" w:rsidR="004A0813" w:rsidRDefault="00CF43A5" w:rsidP="004A0813">
          <w:pPr>
            <w:pStyle w:val="TOC2"/>
            <w:tabs>
              <w:tab w:val="left" w:pos="709"/>
              <w:tab w:val="left" w:pos="800"/>
              <w:tab w:val="right" w:leader="dot" w:pos="9430"/>
            </w:tabs>
            <w:ind w:left="993" w:hanging="993"/>
            <w:rPr>
              <w:rFonts w:eastAsiaTheme="minorEastAsia" w:cstheme="minorBidi"/>
              <w:smallCaps w:val="0"/>
              <w:noProof/>
              <w:sz w:val="22"/>
              <w:szCs w:val="22"/>
              <w:lang w:val="fr-FR" w:eastAsia="fr-FR"/>
            </w:rPr>
          </w:pPr>
          <w:hyperlink w:anchor="_Toc3469190" w:history="1">
            <w:r w:rsidR="004A0813" w:rsidRPr="004A0813">
              <w:rPr>
                <w:rStyle w:val="Hyperlink"/>
                <w:rFonts w:ascii="Arial" w:hAnsi="Arial"/>
                <w:smallCaps w:val="0"/>
                <w:noProof/>
              </w:rPr>
              <w:t>23.4</w:t>
            </w:r>
            <w:r w:rsidR="004A0813" w:rsidRPr="004A0813">
              <w:rPr>
                <w:rFonts w:ascii="Arial" w:eastAsiaTheme="minorEastAsia" w:hAnsi="Arial" w:cstheme="minorBidi"/>
                <w:smallCaps w:val="0"/>
                <w:noProof/>
                <w:szCs w:val="22"/>
                <w:lang w:val="fr-FR" w:eastAsia="fr-FR"/>
              </w:rPr>
              <w:tab/>
            </w:r>
            <w:r w:rsidR="004A0813" w:rsidRPr="004A0813">
              <w:rPr>
                <w:rStyle w:val="Hyperlink"/>
                <w:rFonts w:ascii="Arial" w:hAnsi="Arial"/>
                <w:smallCaps w:val="0"/>
                <w:noProof/>
              </w:rPr>
              <w:t>Maintenance of Product Specifications</w:t>
            </w:r>
            <w:r w:rsidR="004A0813" w:rsidRPr="004A0813">
              <w:rPr>
                <w:rFonts w:ascii="Arial" w:hAnsi="Arial"/>
                <w:smallCaps w:val="0"/>
                <w:noProof/>
                <w:webHidden/>
              </w:rPr>
              <w:tab/>
            </w:r>
            <w:r w:rsidR="004A0813" w:rsidRPr="004A0813">
              <w:rPr>
                <w:rFonts w:ascii="Arial" w:hAnsi="Arial"/>
                <w:smallCaps w:val="0"/>
                <w:noProof/>
                <w:webHidden/>
              </w:rPr>
              <w:fldChar w:fldCharType="begin"/>
            </w:r>
            <w:r w:rsidR="004A0813" w:rsidRPr="004A0813">
              <w:rPr>
                <w:rFonts w:ascii="Arial" w:hAnsi="Arial"/>
                <w:smallCaps w:val="0"/>
                <w:noProof/>
                <w:webHidden/>
              </w:rPr>
              <w:instrText xml:space="preserve"> PAGEREF _Toc3469190 \h </w:instrText>
            </w:r>
            <w:r w:rsidR="004A0813" w:rsidRPr="004A0813">
              <w:rPr>
                <w:rFonts w:ascii="Arial" w:hAnsi="Arial"/>
                <w:smallCaps w:val="0"/>
                <w:noProof/>
                <w:webHidden/>
              </w:rPr>
            </w:r>
            <w:r w:rsidR="004A0813" w:rsidRPr="004A0813">
              <w:rPr>
                <w:rFonts w:ascii="Arial" w:hAnsi="Arial"/>
                <w:smallCaps w:val="0"/>
                <w:noProof/>
                <w:webHidden/>
              </w:rPr>
              <w:fldChar w:fldCharType="separate"/>
            </w:r>
            <w:r w:rsidR="003417C0">
              <w:rPr>
                <w:rFonts w:ascii="Arial" w:hAnsi="Arial"/>
                <w:smallCaps w:val="0"/>
                <w:noProof/>
                <w:webHidden/>
              </w:rPr>
              <w:t>41</w:t>
            </w:r>
            <w:r w:rsidR="004A0813" w:rsidRPr="004A0813">
              <w:rPr>
                <w:rFonts w:ascii="Arial" w:hAnsi="Arial"/>
                <w:smallCaps w:val="0"/>
                <w:noProof/>
                <w:webHidden/>
              </w:rPr>
              <w:fldChar w:fldCharType="end"/>
            </w:r>
          </w:hyperlink>
        </w:p>
        <w:p w14:paraId="25FAAA5D" w14:textId="202CB54D" w:rsidR="005D7F71" w:rsidRPr="002850AC" w:rsidRDefault="005D7F71">
          <w:pPr>
            <w:rPr>
              <w:rFonts w:cs="Arial"/>
            </w:rPr>
          </w:pPr>
          <w:r w:rsidRPr="002850AC">
            <w:rPr>
              <w:rFonts w:cs="Arial"/>
              <w:b/>
              <w:bCs/>
              <w:noProof/>
            </w:rPr>
            <w:fldChar w:fldCharType="end"/>
          </w:r>
        </w:p>
      </w:sdtContent>
    </w:sdt>
    <w:p w14:paraId="09EB7495" w14:textId="77777777" w:rsidR="00FC56A5" w:rsidRPr="002850AC" w:rsidRDefault="00FC56A5" w:rsidP="00FC56A5">
      <w:pPr>
        <w:rPr>
          <w:rFonts w:cs="Arial"/>
        </w:rPr>
        <w:sectPr w:rsidR="00FC56A5" w:rsidRPr="002850AC" w:rsidSect="004B4826">
          <w:footerReference w:type="default" r:id="rId16"/>
          <w:pgSz w:w="12240" w:h="15840"/>
          <w:pgMar w:top="1440" w:right="1400" w:bottom="1440" w:left="1400" w:header="708" w:footer="708" w:gutter="0"/>
          <w:pgNumType w:fmt="lowerRoman"/>
          <w:cols w:space="708"/>
          <w:docGrid w:linePitch="360"/>
        </w:sectPr>
      </w:pPr>
    </w:p>
    <w:p w14:paraId="4C87A6F1" w14:textId="7A5D4B27" w:rsidR="00D32792" w:rsidRPr="00FA0C91" w:rsidRDefault="00384E2F" w:rsidP="009849AC">
      <w:pPr>
        <w:pStyle w:val="Title"/>
        <w:spacing w:after="160"/>
      </w:pPr>
      <w:bookmarkStart w:id="30" w:name="_Toc532213660"/>
      <w:bookmarkStart w:id="31" w:name="_Toc3237080"/>
      <w:bookmarkStart w:id="32" w:name="_Toc3469110"/>
      <w:r w:rsidRPr="00FA0C91">
        <w:t xml:space="preserve">Part </w:t>
      </w:r>
      <w:r w:rsidR="00AC6FA0" w:rsidRPr="00FA0C91">
        <w:t>B</w:t>
      </w:r>
      <w:r w:rsidRPr="00FA0C91">
        <w:t xml:space="preserve"> - </w:t>
      </w:r>
      <w:r w:rsidR="007078BD" w:rsidRPr="00FA0C91">
        <w:t>Steps in the Development of</w:t>
      </w:r>
      <w:r w:rsidR="00705EB7" w:rsidRPr="00FA0C91">
        <w:t xml:space="preserve"> a Product Specification</w:t>
      </w:r>
      <w:bookmarkEnd w:id="30"/>
      <w:bookmarkEnd w:id="31"/>
      <w:bookmarkEnd w:id="32"/>
    </w:p>
    <w:p w14:paraId="4147A552" w14:textId="0415FDA3" w:rsidR="009433B3" w:rsidRPr="00FA0C91" w:rsidRDefault="009433B3" w:rsidP="00326E10">
      <w:pPr>
        <w:pStyle w:val="Heading1"/>
        <w:numPr>
          <w:ilvl w:val="0"/>
          <w:numId w:val="25"/>
        </w:numPr>
        <w:tabs>
          <w:tab w:val="clear" w:pos="400"/>
          <w:tab w:val="clear" w:pos="560"/>
          <w:tab w:val="left" w:pos="426"/>
        </w:tabs>
        <w:spacing w:line="240" w:lineRule="auto"/>
        <w:ind w:left="431" w:hanging="431"/>
      </w:pPr>
      <w:bookmarkStart w:id="33" w:name="_Toc3469111"/>
      <w:r w:rsidRPr="00FA0C91">
        <w:t>Overview</w:t>
      </w:r>
      <w:bookmarkEnd w:id="33"/>
    </w:p>
    <w:p w14:paraId="1895CC6C" w14:textId="77777777" w:rsidR="000A7E29" w:rsidRPr="000A7E29" w:rsidRDefault="000A7E29">
      <w:pPr>
        <w:rPr>
          <w:ins w:id="34" w:author="Julia Powell" w:date="2019-12-20T10:41:00Z"/>
          <w:rFonts w:asciiTheme="minorHAnsi" w:eastAsiaTheme="minorEastAsia" w:hAnsiTheme="minorHAnsi" w:cstheme="minorHAnsi"/>
          <w:sz w:val="22"/>
          <w:szCs w:val="22"/>
          <w:lang w:val="en-CA" w:eastAsia="en-US"/>
          <w:rPrChange w:id="35" w:author="Julia Powell" w:date="2019-12-20T10:42:00Z">
            <w:rPr>
              <w:ins w:id="36" w:author="Julia Powell" w:date="2019-12-20T10:41:00Z"/>
              <w:rFonts w:eastAsiaTheme="minorEastAsia" w:cstheme="minorBidi"/>
              <w:lang w:val="en-CA" w:eastAsia="en-US"/>
            </w:rPr>
          </w:rPrChange>
        </w:rPr>
        <w:pPrChange w:id="37" w:author="Julia Powell" w:date="2019-12-20T10:42:00Z">
          <w:pPr>
            <w:pStyle w:val="ListParagraph"/>
            <w:numPr>
              <w:numId w:val="25"/>
            </w:numPr>
            <w:ind w:left="432" w:hanging="432"/>
          </w:pPr>
        </w:pPrChange>
      </w:pPr>
      <w:ins w:id="38" w:author="Julia Powell" w:date="2019-12-20T10:41:00Z">
        <w:r w:rsidRPr="000A7E29">
          <w:rPr>
            <w:rFonts w:asciiTheme="minorHAnsi" w:hAnsiTheme="minorHAnsi" w:cstheme="minorHAnsi"/>
            <w:sz w:val="22"/>
            <w:szCs w:val="22"/>
            <w:rPrChange w:id="39" w:author="Julia Powell" w:date="2019-12-20T10:42:00Z">
              <w:rPr/>
            </w:rPrChange>
          </w:rPr>
          <w:t>S-100 the Universal Hydrographic Data Model is a hydrographic geospatial data standard that can support a wide variety of hydrographic-related digital data sources, and is fully aligned with mainstream international geospatial standards, in particular the ISO 19000 series of geographic standards. This alignment enables easier integration of hydrographic data and applications into geospatial solutions. S-100 is inherently more flexible than S-57 and makes provision for such things as the use of imagery and gridded data types, enhanced metadata and multiple encoding formats. It also provides a more flexible and dynamic maintenance regime for features, attributes and portrayal via a dedicated on-line registry. S-100 provides a framework of components that enable the building of standardized product specifications for the modeling of hydrographic data, thus providing true interoperability between different data standards and systems.</w:t>
        </w:r>
      </w:ins>
    </w:p>
    <w:p w14:paraId="45D0162A" w14:textId="77777777" w:rsidR="000A7E29" w:rsidRPr="000A7E29" w:rsidRDefault="000A7E29">
      <w:pPr>
        <w:spacing w:line="240" w:lineRule="auto"/>
        <w:rPr>
          <w:ins w:id="40" w:author="Julia Powell" w:date="2019-12-20T10:41:00Z"/>
          <w:rFonts w:asciiTheme="minorHAnsi" w:hAnsiTheme="minorHAnsi" w:cstheme="minorHAnsi"/>
          <w:sz w:val="22"/>
          <w:szCs w:val="22"/>
          <w:rPrChange w:id="41" w:author="Julia Powell" w:date="2019-12-20T10:42:00Z">
            <w:rPr>
              <w:ins w:id="42" w:author="Julia Powell" w:date="2019-12-20T10:41:00Z"/>
            </w:rPr>
          </w:rPrChange>
        </w:rPr>
        <w:pPrChange w:id="43" w:author="Julia Powell" w:date="2019-12-20T10:42:00Z">
          <w:pPr>
            <w:pStyle w:val="ListParagraph"/>
            <w:numPr>
              <w:numId w:val="25"/>
            </w:numPr>
            <w:spacing w:line="240" w:lineRule="auto"/>
            <w:ind w:left="432" w:hanging="432"/>
          </w:pPr>
        </w:pPrChange>
      </w:pPr>
      <w:ins w:id="44" w:author="Julia Powell" w:date="2019-12-20T10:41:00Z">
        <w:r w:rsidRPr="000A7E29">
          <w:rPr>
            <w:rFonts w:asciiTheme="minorHAnsi" w:hAnsiTheme="minorHAnsi" w:cstheme="minorHAnsi"/>
            <w:sz w:val="22"/>
            <w:szCs w:val="22"/>
            <w:rPrChange w:id="45" w:author="Julia Powell" w:date="2019-12-20T10:42:00Z">
              <w:rPr>
                <w:rFonts w:cstheme="minorHAnsi"/>
              </w:rPr>
            </w:rPrChange>
          </w:rPr>
          <w:t>S-97 is a Guideline  intended for developers and maintainers of product specifications that utilize the IHO framework standard S-100 (Universal Hydrographic Data Model).</w:t>
        </w:r>
      </w:ins>
    </w:p>
    <w:p w14:paraId="48E4615A" w14:textId="7B7C0611" w:rsidR="00576DA4" w:rsidRPr="009849AC" w:rsidDel="000A7E29" w:rsidRDefault="00576DA4" w:rsidP="00846096">
      <w:pPr>
        <w:spacing w:after="160" w:line="240" w:lineRule="auto"/>
        <w:rPr>
          <w:del w:id="46" w:author="Julia Powell" w:date="2019-12-20T10:41:00Z"/>
          <w:rFonts w:asciiTheme="minorHAnsi" w:hAnsiTheme="minorHAnsi" w:cstheme="minorHAnsi"/>
          <w:sz w:val="22"/>
          <w:szCs w:val="22"/>
        </w:rPr>
      </w:pPr>
      <w:del w:id="47" w:author="Julia Powell" w:date="2019-12-20T10:41:00Z">
        <w:r w:rsidRPr="009849AC" w:rsidDel="000A7E29">
          <w:rPr>
            <w:rFonts w:asciiTheme="minorHAnsi" w:hAnsiTheme="minorHAnsi" w:cstheme="minorHAnsi"/>
            <w:sz w:val="22"/>
            <w:szCs w:val="22"/>
          </w:rPr>
          <w:delText xml:space="preserve">This Guideline is intended for developers and maintainers of </w:delText>
        </w:r>
        <w:r w:rsidR="00CA43A2" w:rsidDel="000A7E29">
          <w:rPr>
            <w:rFonts w:asciiTheme="minorHAnsi" w:hAnsiTheme="minorHAnsi" w:cstheme="minorHAnsi"/>
            <w:sz w:val="22"/>
            <w:szCs w:val="22"/>
          </w:rPr>
          <w:delText>P</w:delText>
        </w:r>
        <w:r w:rsidRPr="009849AC" w:rsidDel="000A7E29">
          <w:rPr>
            <w:rFonts w:asciiTheme="minorHAnsi" w:hAnsiTheme="minorHAnsi" w:cstheme="minorHAnsi"/>
            <w:sz w:val="22"/>
            <w:szCs w:val="22"/>
          </w:rPr>
          <w:delText xml:space="preserve">roduct </w:delText>
        </w:r>
        <w:r w:rsidR="00CA43A2" w:rsidDel="000A7E29">
          <w:rPr>
            <w:rFonts w:asciiTheme="minorHAnsi" w:hAnsiTheme="minorHAnsi" w:cstheme="minorHAnsi"/>
            <w:sz w:val="22"/>
            <w:szCs w:val="22"/>
          </w:rPr>
          <w:delText>S</w:delText>
        </w:r>
        <w:r w:rsidRPr="009849AC" w:rsidDel="000A7E29">
          <w:rPr>
            <w:rFonts w:asciiTheme="minorHAnsi" w:hAnsiTheme="minorHAnsi" w:cstheme="minorHAnsi"/>
            <w:sz w:val="22"/>
            <w:szCs w:val="22"/>
          </w:rPr>
          <w:delText>pecifications based on the IHO framework standard S-100 (Universal Hydrographic Data Model).</w:delText>
        </w:r>
      </w:del>
    </w:p>
    <w:p w14:paraId="7C779ACD" w14:textId="68E57B70" w:rsidR="00576DA4" w:rsidRPr="009849AC" w:rsidDel="000A7E29" w:rsidRDefault="00576DA4" w:rsidP="00846096">
      <w:pPr>
        <w:spacing w:after="160" w:line="240" w:lineRule="auto"/>
        <w:rPr>
          <w:del w:id="48" w:author="Julia Powell" w:date="2019-12-20T10:41:00Z"/>
          <w:rFonts w:asciiTheme="minorHAnsi" w:hAnsiTheme="minorHAnsi" w:cstheme="minorHAnsi"/>
          <w:sz w:val="22"/>
          <w:szCs w:val="22"/>
        </w:rPr>
      </w:pPr>
      <w:del w:id="49" w:author="Julia Powell" w:date="2019-12-20T10:41:00Z">
        <w:r w:rsidRPr="009849AC" w:rsidDel="000A7E29">
          <w:rPr>
            <w:rFonts w:asciiTheme="minorHAnsi" w:hAnsiTheme="minorHAnsi" w:cstheme="minorHAnsi"/>
            <w:sz w:val="22"/>
            <w:szCs w:val="22"/>
          </w:rPr>
          <w:delText xml:space="preserve">Creating an S-100 based </w:delText>
        </w:r>
        <w:r w:rsidR="00846096" w:rsidRPr="009849AC" w:rsidDel="000A7E29">
          <w:rPr>
            <w:rFonts w:asciiTheme="minorHAnsi" w:hAnsiTheme="minorHAnsi" w:cstheme="minorHAnsi"/>
            <w:sz w:val="22"/>
            <w:szCs w:val="22"/>
          </w:rPr>
          <w:delText xml:space="preserve">Product Specification </w:delText>
        </w:r>
        <w:r w:rsidRPr="009849AC" w:rsidDel="000A7E29">
          <w:rPr>
            <w:rFonts w:asciiTheme="minorHAnsi" w:hAnsiTheme="minorHAnsi" w:cstheme="minorHAnsi"/>
            <w:sz w:val="22"/>
            <w:szCs w:val="22"/>
          </w:rPr>
          <w:delText xml:space="preserve">can be a big challenge for groups with little experience with S-100, especially since S-100 is a comprehensive framework with many details that may need to be considered for any particular </w:delText>
        </w:r>
        <w:r w:rsidR="00846096" w:rsidRPr="009849AC" w:rsidDel="000A7E29">
          <w:rPr>
            <w:rFonts w:asciiTheme="minorHAnsi" w:hAnsiTheme="minorHAnsi" w:cstheme="minorHAnsi"/>
            <w:sz w:val="22"/>
            <w:szCs w:val="22"/>
          </w:rPr>
          <w:delText>Product Specification</w:delText>
        </w:r>
        <w:r w:rsidRPr="009849AC" w:rsidDel="000A7E29">
          <w:rPr>
            <w:rFonts w:asciiTheme="minorHAnsi" w:hAnsiTheme="minorHAnsi" w:cstheme="minorHAnsi"/>
            <w:sz w:val="22"/>
            <w:szCs w:val="22"/>
          </w:rPr>
          <w:delText xml:space="preserve">. A guide to assist development teams through the process can help significantly and decrease the time it takes to create or extend an S-100 based </w:delText>
        </w:r>
        <w:r w:rsidR="00846096" w:rsidRPr="009849AC" w:rsidDel="000A7E29">
          <w:rPr>
            <w:rFonts w:asciiTheme="minorHAnsi" w:hAnsiTheme="minorHAnsi" w:cstheme="minorHAnsi"/>
            <w:sz w:val="22"/>
            <w:szCs w:val="22"/>
          </w:rPr>
          <w:delText>Product Specification</w:delText>
        </w:r>
        <w:r w:rsidRPr="009849AC" w:rsidDel="000A7E29">
          <w:rPr>
            <w:rFonts w:asciiTheme="minorHAnsi" w:hAnsiTheme="minorHAnsi" w:cstheme="minorHAnsi"/>
            <w:sz w:val="22"/>
            <w:szCs w:val="22"/>
          </w:rPr>
          <w:delText>.</w:delText>
        </w:r>
      </w:del>
    </w:p>
    <w:p w14:paraId="137A93E6" w14:textId="43B1D89B" w:rsidR="00576DA4" w:rsidRPr="009849AC" w:rsidDel="000A7E29" w:rsidRDefault="00576DA4" w:rsidP="00846096">
      <w:pPr>
        <w:spacing w:after="160" w:line="240" w:lineRule="auto"/>
        <w:rPr>
          <w:del w:id="50" w:author="Julia Powell" w:date="2019-12-20T10:41:00Z"/>
          <w:rFonts w:asciiTheme="minorHAnsi" w:hAnsiTheme="minorHAnsi" w:cstheme="minorHAnsi"/>
          <w:sz w:val="22"/>
          <w:szCs w:val="22"/>
        </w:rPr>
      </w:pPr>
      <w:del w:id="51" w:author="Julia Powell" w:date="2019-12-20T10:41:00Z">
        <w:r w:rsidRPr="009849AC" w:rsidDel="000A7E29">
          <w:rPr>
            <w:rFonts w:asciiTheme="minorHAnsi" w:hAnsiTheme="minorHAnsi" w:cstheme="minorHAnsi"/>
            <w:sz w:val="22"/>
            <w:szCs w:val="22"/>
          </w:rPr>
          <w:delText xml:space="preserve">A core aim of this guideline is to assist in creating harmonized </w:delText>
        </w:r>
        <w:r w:rsidR="00CA43A2" w:rsidDel="000A7E29">
          <w:rPr>
            <w:rFonts w:asciiTheme="minorHAnsi" w:hAnsiTheme="minorHAnsi" w:cstheme="minorHAnsi"/>
            <w:sz w:val="22"/>
            <w:szCs w:val="22"/>
          </w:rPr>
          <w:delText>P</w:delText>
        </w:r>
        <w:r w:rsidRPr="009849AC" w:rsidDel="000A7E29">
          <w:rPr>
            <w:rFonts w:asciiTheme="minorHAnsi" w:hAnsiTheme="minorHAnsi" w:cstheme="minorHAnsi"/>
            <w:sz w:val="22"/>
            <w:szCs w:val="22"/>
          </w:rPr>
          <w:delText xml:space="preserve">roduct </w:delText>
        </w:r>
        <w:r w:rsidR="00CA43A2" w:rsidDel="000A7E29">
          <w:rPr>
            <w:rFonts w:asciiTheme="minorHAnsi" w:hAnsiTheme="minorHAnsi" w:cstheme="minorHAnsi"/>
            <w:sz w:val="22"/>
            <w:szCs w:val="22"/>
          </w:rPr>
          <w:delText>S</w:delText>
        </w:r>
        <w:r w:rsidRPr="009849AC" w:rsidDel="000A7E29">
          <w:rPr>
            <w:rFonts w:asciiTheme="minorHAnsi" w:hAnsiTheme="minorHAnsi" w:cstheme="minorHAnsi"/>
            <w:sz w:val="22"/>
            <w:szCs w:val="22"/>
          </w:rPr>
          <w:delText xml:space="preserve">pecifications that can be used in the e-Navigation eco-system. The term e-Navigation eco-system </w:delText>
        </w:r>
        <w:r w:rsidR="009849AC" w:rsidRPr="009849AC" w:rsidDel="000A7E29">
          <w:rPr>
            <w:rFonts w:asciiTheme="minorHAnsi" w:hAnsiTheme="minorHAnsi" w:cstheme="minorHAnsi"/>
            <w:sz w:val="22"/>
            <w:szCs w:val="22"/>
          </w:rPr>
          <w:delText xml:space="preserve">is </w:delText>
        </w:r>
        <w:r w:rsidRPr="009849AC" w:rsidDel="000A7E29">
          <w:rPr>
            <w:rFonts w:asciiTheme="minorHAnsi" w:hAnsiTheme="minorHAnsi" w:cstheme="minorHAnsi"/>
            <w:sz w:val="22"/>
            <w:szCs w:val="22"/>
          </w:rPr>
          <w:delText xml:space="preserve">meant to encompass all </w:delText>
        </w:r>
        <w:r w:rsidR="00CA43A2" w:rsidDel="000A7E29">
          <w:rPr>
            <w:rFonts w:asciiTheme="minorHAnsi" w:hAnsiTheme="minorHAnsi" w:cstheme="minorHAnsi"/>
            <w:sz w:val="22"/>
            <w:szCs w:val="22"/>
          </w:rPr>
          <w:delText>P</w:delText>
        </w:r>
        <w:r w:rsidRPr="009849AC" w:rsidDel="000A7E29">
          <w:rPr>
            <w:rFonts w:asciiTheme="minorHAnsi" w:hAnsiTheme="minorHAnsi" w:cstheme="minorHAnsi"/>
            <w:sz w:val="22"/>
            <w:szCs w:val="22"/>
          </w:rPr>
          <w:delText xml:space="preserve">roduct </w:delText>
        </w:r>
        <w:r w:rsidR="00CA43A2" w:rsidDel="000A7E29">
          <w:rPr>
            <w:rFonts w:asciiTheme="minorHAnsi" w:hAnsiTheme="minorHAnsi" w:cstheme="minorHAnsi"/>
            <w:sz w:val="22"/>
            <w:szCs w:val="22"/>
          </w:rPr>
          <w:delText>S</w:delText>
        </w:r>
        <w:r w:rsidRPr="009849AC" w:rsidDel="000A7E29">
          <w:rPr>
            <w:rFonts w:asciiTheme="minorHAnsi" w:hAnsiTheme="minorHAnsi" w:cstheme="minorHAnsi"/>
            <w:sz w:val="22"/>
            <w:szCs w:val="22"/>
          </w:rPr>
          <w:delText>pecifications created for use in IMO defined e-Navigation systems, both on shore and at sea, such as ECDIS.</w:delText>
        </w:r>
      </w:del>
    </w:p>
    <w:p w14:paraId="665D5B92" w14:textId="43104A05" w:rsidR="009849AC" w:rsidRPr="009849AC" w:rsidDel="000A7E29" w:rsidRDefault="00576DA4" w:rsidP="009849AC">
      <w:pPr>
        <w:spacing w:after="0" w:line="240" w:lineRule="auto"/>
        <w:rPr>
          <w:del w:id="52" w:author="Julia Powell" w:date="2019-12-20T10:41:00Z"/>
          <w:rFonts w:asciiTheme="minorHAnsi" w:hAnsiTheme="minorHAnsi" w:cstheme="minorHAnsi"/>
          <w:sz w:val="22"/>
          <w:szCs w:val="22"/>
        </w:rPr>
      </w:pPr>
      <w:del w:id="53" w:author="Julia Powell" w:date="2019-12-20T10:41:00Z">
        <w:r w:rsidRPr="009849AC" w:rsidDel="000A7E29">
          <w:rPr>
            <w:rFonts w:asciiTheme="minorHAnsi" w:hAnsiTheme="minorHAnsi" w:cstheme="minorHAnsi"/>
            <w:sz w:val="22"/>
            <w:szCs w:val="22"/>
          </w:rPr>
          <w:delText xml:space="preserve">This guideline is intended to serve as a guide for anyone planning to develop or extend an S-100 compliant </w:delText>
        </w:r>
        <w:r w:rsidR="009849AC" w:rsidRPr="009849AC" w:rsidDel="000A7E29">
          <w:rPr>
            <w:rFonts w:asciiTheme="minorHAnsi" w:hAnsiTheme="minorHAnsi" w:cstheme="minorHAnsi"/>
            <w:sz w:val="22"/>
            <w:szCs w:val="22"/>
          </w:rPr>
          <w:delText>Product Specification</w:delText>
        </w:r>
        <w:r w:rsidRPr="009849AC" w:rsidDel="000A7E29">
          <w:rPr>
            <w:rFonts w:asciiTheme="minorHAnsi" w:hAnsiTheme="minorHAnsi" w:cstheme="minorHAnsi"/>
            <w:sz w:val="22"/>
            <w:szCs w:val="22"/>
          </w:rPr>
          <w:delText>. The guideline consists of three parts</w:delText>
        </w:r>
        <w:r w:rsidR="009849AC" w:rsidRPr="009849AC" w:rsidDel="000A7E29">
          <w:rPr>
            <w:rFonts w:asciiTheme="minorHAnsi" w:hAnsiTheme="minorHAnsi" w:cstheme="minorHAnsi"/>
            <w:sz w:val="22"/>
            <w:szCs w:val="22"/>
          </w:rPr>
          <w:delText>:</w:delText>
        </w:r>
        <w:r w:rsidRPr="009849AC" w:rsidDel="000A7E29">
          <w:rPr>
            <w:rFonts w:asciiTheme="minorHAnsi" w:hAnsiTheme="minorHAnsi" w:cstheme="minorHAnsi"/>
            <w:sz w:val="22"/>
            <w:szCs w:val="22"/>
          </w:rPr>
          <w:delText xml:space="preserve"> </w:delText>
        </w:r>
      </w:del>
    </w:p>
    <w:p w14:paraId="4CB25DB1" w14:textId="08648179" w:rsidR="009849AC" w:rsidRPr="009849AC" w:rsidDel="000A7E29" w:rsidRDefault="00576DA4" w:rsidP="009849AC">
      <w:pPr>
        <w:pStyle w:val="ListParagraph"/>
        <w:numPr>
          <w:ilvl w:val="0"/>
          <w:numId w:val="131"/>
        </w:numPr>
        <w:spacing w:before="0" w:after="0" w:line="240" w:lineRule="auto"/>
        <w:rPr>
          <w:del w:id="54" w:author="Julia Powell" w:date="2019-12-20T10:41:00Z"/>
          <w:rFonts w:asciiTheme="minorHAnsi" w:hAnsiTheme="minorHAnsi" w:cstheme="minorHAnsi"/>
          <w:sz w:val="22"/>
          <w:szCs w:val="22"/>
        </w:rPr>
      </w:pPr>
      <w:del w:id="55" w:author="Julia Powell" w:date="2019-12-20T10:41:00Z">
        <w:r w:rsidRPr="009849AC" w:rsidDel="000A7E29">
          <w:rPr>
            <w:rFonts w:asciiTheme="minorHAnsi" w:hAnsiTheme="minorHAnsi" w:cstheme="minorHAnsi"/>
            <w:sz w:val="22"/>
            <w:szCs w:val="22"/>
          </w:rPr>
          <w:delText xml:space="preserve">Part A </w:delText>
        </w:r>
        <w:r w:rsidR="00DB7D64" w:rsidRPr="0015658B" w:rsidDel="000A7E29">
          <w:rPr>
            <w:rFonts w:asciiTheme="minorHAnsi" w:hAnsiTheme="minorHAnsi" w:cstheme="minorHAnsi"/>
            <w:sz w:val="22"/>
            <w:szCs w:val="22"/>
            <w:lang w:val="en-US"/>
          </w:rPr>
          <w:delText xml:space="preserve">(a separate document) </w:delText>
        </w:r>
        <w:r w:rsidRPr="009849AC" w:rsidDel="000A7E29">
          <w:rPr>
            <w:rFonts w:asciiTheme="minorHAnsi" w:hAnsiTheme="minorHAnsi" w:cstheme="minorHAnsi"/>
            <w:sz w:val="22"/>
            <w:szCs w:val="22"/>
          </w:rPr>
          <w:delText xml:space="preserve">is an in-depth description of the various components of an S-100-based </w:delText>
        </w:r>
        <w:r w:rsidR="009849AC" w:rsidRPr="009849AC" w:rsidDel="000A7E29">
          <w:rPr>
            <w:rFonts w:asciiTheme="minorHAnsi" w:hAnsiTheme="minorHAnsi" w:cstheme="minorHAnsi"/>
            <w:sz w:val="22"/>
            <w:szCs w:val="22"/>
          </w:rPr>
          <w:delText>Product Specification</w:delText>
        </w:r>
        <w:r w:rsidRPr="009849AC" w:rsidDel="000A7E29">
          <w:rPr>
            <w:rFonts w:asciiTheme="minorHAnsi" w:hAnsiTheme="minorHAnsi" w:cstheme="minorHAnsi"/>
            <w:sz w:val="22"/>
            <w:szCs w:val="22"/>
          </w:rPr>
          <w:delText xml:space="preserve">; </w:delText>
        </w:r>
      </w:del>
    </w:p>
    <w:p w14:paraId="0E725FB5" w14:textId="0E074632" w:rsidR="009849AC" w:rsidRPr="009849AC" w:rsidDel="000A7E29" w:rsidRDefault="00576DA4" w:rsidP="009849AC">
      <w:pPr>
        <w:pStyle w:val="ListParagraph"/>
        <w:numPr>
          <w:ilvl w:val="0"/>
          <w:numId w:val="131"/>
        </w:numPr>
        <w:spacing w:before="0" w:after="0" w:line="240" w:lineRule="auto"/>
        <w:rPr>
          <w:del w:id="56" w:author="Julia Powell" w:date="2019-12-20T10:41:00Z"/>
          <w:rFonts w:asciiTheme="minorHAnsi" w:hAnsiTheme="minorHAnsi" w:cstheme="minorHAnsi"/>
          <w:sz w:val="22"/>
          <w:szCs w:val="22"/>
        </w:rPr>
      </w:pPr>
      <w:del w:id="57" w:author="Julia Powell" w:date="2019-12-20T10:41:00Z">
        <w:r w:rsidRPr="009849AC" w:rsidDel="000A7E29">
          <w:rPr>
            <w:rFonts w:asciiTheme="minorHAnsi" w:hAnsiTheme="minorHAnsi" w:cstheme="minorHAnsi"/>
            <w:sz w:val="22"/>
            <w:szCs w:val="22"/>
          </w:rPr>
          <w:delText xml:space="preserve">Part B </w:delText>
        </w:r>
        <w:r w:rsidR="00DB7D64" w:rsidDel="000A7E29">
          <w:rPr>
            <w:rFonts w:asciiTheme="minorHAnsi" w:hAnsiTheme="minorHAnsi" w:cstheme="minorHAnsi"/>
            <w:sz w:val="22"/>
            <w:szCs w:val="22"/>
          </w:rPr>
          <w:delText xml:space="preserve">(this document) </w:delText>
        </w:r>
        <w:r w:rsidRPr="009849AC" w:rsidDel="000A7E29">
          <w:rPr>
            <w:rFonts w:asciiTheme="minorHAnsi" w:hAnsiTheme="minorHAnsi" w:cstheme="minorHAnsi"/>
            <w:sz w:val="22"/>
            <w:szCs w:val="22"/>
          </w:rPr>
          <w:delText xml:space="preserve">describes the typical steps and activities involved in creating an S-100-based </w:delText>
        </w:r>
        <w:r w:rsidR="009849AC" w:rsidRPr="009849AC" w:rsidDel="000A7E29">
          <w:rPr>
            <w:rFonts w:asciiTheme="minorHAnsi" w:hAnsiTheme="minorHAnsi" w:cstheme="minorHAnsi"/>
            <w:sz w:val="22"/>
            <w:szCs w:val="22"/>
          </w:rPr>
          <w:delText>Product Specification</w:delText>
        </w:r>
        <w:r w:rsidRPr="009849AC" w:rsidDel="000A7E29">
          <w:rPr>
            <w:rFonts w:asciiTheme="minorHAnsi" w:hAnsiTheme="minorHAnsi" w:cstheme="minorHAnsi"/>
            <w:sz w:val="22"/>
            <w:szCs w:val="22"/>
          </w:rPr>
          <w:delText xml:space="preserve">. Part B describes the overall process, specific activities, and tasks, and includes hints for solving specific problems while the </w:delText>
        </w:r>
        <w:r w:rsidR="009849AC" w:rsidRPr="009849AC" w:rsidDel="000A7E29">
          <w:rPr>
            <w:rFonts w:asciiTheme="minorHAnsi" w:hAnsiTheme="minorHAnsi" w:cstheme="minorHAnsi"/>
            <w:sz w:val="22"/>
            <w:szCs w:val="22"/>
          </w:rPr>
          <w:delText xml:space="preserve">Product Specification </w:delText>
        </w:r>
        <w:r w:rsidRPr="009849AC" w:rsidDel="000A7E29">
          <w:rPr>
            <w:rFonts w:asciiTheme="minorHAnsi" w:hAnsiTheme="minorHAnsi" w:cstheme="minorHAnsi"/>
            <w:sz w:val="22"/>
            <w:szCs w:val="22"/>
          </w:rPr>
          <w:delText xml:space="preserve">is being developed; </w:delText>
        </w:r>
      </w:del>
    </w:p>
    <w:p w14:paraId="6088A7E8" w14:textId="253C625A" w:rsidR="00576DA4" w:rsidRPr="009849AC" w:rsidDel="000A7E29" w:rsidRDefault="00576DA4" w:rsidP="00326E10">
      <w:pPr>
        <w:pStyle w:val="ListParagraph"/>
        <w:numPr>
          <w:ilvl w:val="0"/>
          <w:numId w:val="131"/>
        </w:numPr>
        <w:spacing w:after="160" w:line="240" w:lineRule="auto"/>
        <w:rPr>
          <w:del w:id="58" w:author="Julia Powell" w:date="2019-12-20T10:41:00Z"/>
          <w:rFonts w:asciiTheme="minorHAnsi" w:hAnsiTheme="minorHAnsi" w:cstheme="minorHAnsi"/>
          <w:sz w:val="22"/>
          <w:szCs w:val="22"/>
        </w:rPr>
      </w:pPr>
      <w:del w:id="59" w:author="Julia Powell" w:date="2019-12-20T10:41:00Z">
        <w:r w:rsidRPr="009849AC" w:rsidDel="000A7E29">
          <w:rPr>
            <w:rFonts w:asciiTheme="minorHAnsi" w:hAnsiTheme="minorHAnsi" w:cstheme="minorHAnsi"/>
            <w:sz w:val="22"/>
            <w:szCs w:val="22"/>
          </w:rPr>
          <w:delText xml:space="preserve">Part C </w:delText>
        </w:r>
        <w:r w:rsidR="00DB7D64" w:rsidRPr="0015658B" w:rsidDel="000A7E29">
          <w:rPr>
            <w:rFonts w:asciiTheme="minorHAnsi" w:hAnsiTheme="minorHAnsi" w:cstheme="minorHAnsi"/>
            <w:sz w:val="22"/>
            <w:szCs w:val="22"/>
            <w:lang w:val="en-US"/>
          </w:rPr>
          <w:delText xml:space="preserve">(a separate document) </w:delText>
        </w:r>
        <w:r w:rsidRPr="009849AC" w:rsidDel="000A7E29">
          <w:rPr>
            <w:rFonts w:asciiTheme="minorHAnsi" w:hAnsiTheme="minorHAnsi" w:cstheme="minorHAnsi"/>
            <w:sz w:val="22"/>
            <w:szCs w:val="22"/>
          </w:rPr>
          <w:delText xml:space="preserve">describes the data quality measures deemed appropriate for use in S-100 based </w:delText>
        </w:r>
        <w:r w:rsidR="00CA43A2" w:rsidDel="000A7E29">
          <w:rPr>
            <w:rFonts w:asciiTheme="minorHAnsi" w:hAnsiTheme="minorHAnsi" w:cstheme="minorHAnsi"/>
            <w:sz w:val="22"/>
            <w:szCs w:val="22"/>
          </w:rPr>
          <w:delText>P</w:delText>
        </w:r>
        <w:r w:rsidRPr="009849AC" w:rsidDel="000A7E29">
          <w:rPr>
            <w:rFonts w:asciiTheme="minorHAnsi" w:hAnsiTheme="minorHAnsi" w:cstheme="minorHAnsi"/>
            <w:sz w:val="22"/>
            <w:szCs w:val="22"/>
          </w:rPr>
          <w:delText xml:space="preserve">roduct </w:delText>
        </w:r>
        <w:r w:rsidR="00CA43A2" w:rsidDel="000A7E29">
          <w:rPr>
            <w:rFonts w:asciiTheme="minorHAnsi" w:hAnsiTheme="minorHAnsi" w:cstheme="minorHAnsi"/>
            <w:sz w:val="22"/>
            <w:szCs w:val="22"/>
          </w:rPr>
          <w:delText>S</w:delText>
        </w:r>
        <w:r w:rsidRPr="009849AC" w:rsidDel="000A7E29">
          <w:rPr>
            <w:rFonts w:asciiTheme="minorHAnsi" w:hAnsiTheme="minorHAnsi" w:cstheme="minorHAnsi"/>
            <w:sz w:val="22"/>
            <w:szCs w:val="22"/>
          </w:rPr>
          <w:delText>pecifications.</w:delText>
        </w:r>
      </w:del>
    </w:p>
    <w:p w14:paraId="6B380B5E" w14:textId="3C77997A" w:rsidR="00846096" w:rsidRPr="00FA0C91" w:rsidRDefault="00846096" w:rsidP="00326E10">
      <w:pPr>
        <w:pStyle w:val="Heading1"/>
        <w:numPr>
          <w:ilvl w:val="0"/>
          <w:numId w:val="25"/>
        </w:numPr>
        <w:tabs>
          <w:tab w:val="clear" w:pos="400"/>
          <w:tab w:val="clear" w:pos="560"/>
          <w:tab w:val="left" w:pos="426"/>
        </w:tabs>
        <w:spacing w:line="240" w:lineRule="auto"/>
        <w:ind w:left="431" w:hanging="431"/>
      </w:pPr>
      <w:bookmarkStart w:id="60" w:name="_Toc3469112"/>
      <w:r>
        <w:t>Introduction</w:t>
      </w:r>
      <w:bookmarkEnd w:id="60"/>
    </w:p>
    <w:p w14:paraId="67CCCDB9" w14:textId="63083193" w:rsidR="009C046C" w:rsidRPr="009849AC" w:rsidRDefault="000A7E29" w:rsidP="009849AC">
      <w:pPr>
        <w:spacing w:after="160" w:line="240" w:lineRule="auto"/>
        <w:rPr>
          <w:rFonts w:asciiTheme="minorHAnsi" w:hAnsiTheme="minorHAnsi" w:cstheme="minorHAnsi"/>
          <w:sz w:val="22"/>
          <w:szCs w:val="22"/>
        </w:rPr>
      </w:pPr>
      <w:ins w:id="61" w:author="Julia Powell" w:date="2019-12-20T10:42:00Z">
        <w:r>
          <w:rPr>
            <w:rFonts w:asciiTheme="minorHAnsi" w:hAnsiTheme="minorHAnsi" w:cstheme="minorHAnsi"/>
            <w:sz w:val="22"/>
            <w:szCs w:val="22"/>
          </w:rPr>
          <w:t xml:space="preserve">The intent of </w:t>
        </w:r>
      </w:ins>
      <w:r w:rsidR="009C046C" w:rsidRPr="009849AC">
        <w:rPr>
          <w:rFonts w:asciiTheme="minorHAnsi" w:hAnsiTheme="minorHAnsi" w:cstheme="minorHAnsi"/>
          <w:sz w:val="22"/>
          <w:szCs w:val="22"/>
        </w:rPr>
        <w:t xml:space="preserve">Part B </w:t>
      </w:r>
      <w:del w:id="62" w:author="Julia Powell" w:date="2019-12-20T10:43:00Z">
        <w:r w:rsidR="009C046C" w:rsidRPr="009849AC" w:rsidDel="000A7E29">
          <w:rPr>
            <w:rFonts w:asciiTheme="minorHAnsi" w:hAnsiTheme="minorHAnsi" w:cstheme="minorHAnsi"/>
            <w:sz w:val="22"/>
            <w:szCs w:val="22"/>
          </w:rPr>
          <w:delText>is</w:delText>
        </w:r>
        <w:r w:rsidR="008036D5" w:rsidRPr="009849AC" w:rsidDel="000A7E29">
          <w:rPr>
            <w:rFonts w:asciiTheme="minorHAnsi" w:hAnsiTheme="minorHAnsi" w:cstheme="minorHAnsi"/>
            <w:sz w:val="22"/>
            <w:szCs w:val="22"/>
          </w:rPr>
          <w:delText xml:space="preserve"> intended to</w:delText>
        </w:r>
      </w:del>
      <w:ins w:id="63" w:author="Julia Powell" w:date="2019-12-20T10:43:00Z">
        <w:r w:rsidRPr="009849AC">
          <w:rPr>
            <w:rFonts w:asciiTheme="minorHAnsi" w:hAnsiTheme="minorHAnsi" w:cstheme="minorHAnsi"/>
            <w:sz w:val="22"/>
            <w:szCs w:val="22"/>
          </w:rPr>
          <w:t>is to</w:t>
        </w:r>
      </w:ins>
      <w:r w:rsidR="009C046C" w:rsidRPr="009849AC">
        <w:rPr>
          <w:rFonts w:asciiTheme="minorHAnsi" w:hAnsiTheme="minorHAnsi" w:cstheme="minorHAnsi"/>
          <w:sz w:val="22"/>
          <w:szCs w:val="22"/>
        </w:rPr>
        <w:t xml:space="preserve"> </w:t>
      </w:r>
      <w:r w:rsidR="0006523E" w:rsidRPr="009849AC">
        <w:rPr>
          <w:rFonts w:asciiTheme="minorHAnsi" w:hAnsiTheme="minorHAnsi" w:cstheme="minorHAnsi"/>
          <w:sz w:val="22"/>
          <w:szCs w:val="22"/>
        </w:rPr>
        <w:t>explain</w:t>
      </w:r>
      <w:del w:id="64" w:author="Julia Powell" w:date="2019-12-20T10:43:00Z">
        <w:r w:rsidR="0006523E" w:rsidRPr="009849AC" w:rsidDel="000A7E29">
          <w:rPr>
            <w:rFonts w:asciiTheme="minorHAnsi" w:hAnsiTheme="minorHAnsi" w:cstheme="minorHAnsi"/>
            <w:sz w:val="22"/>
            <w:szCs w:val="22"/>
          </w:rPr>
          <w:delText xml:space="preserve"> how </w:delText>
        </w:r>
        <w:r w:rsidR="009849AC" w:rsidRPr="009849AC" w:rsidDel="000A7E29">
          <w:rPr>
            <w:rFonts w:asciiTheme="minorHAnsi" w:hAnsiTheme="minorHAnsi" w:cstheme="minorHAnsi"/>
            <w:sz w:val="22"/>
            <w:szCs w:val="22"/>
          </w:rPr>
          <w:delText xml:space="preserve">Project Teams </w:delText>
        </w:r>
        <w:r w:rsidR="009960ED" w:rsidRPr="009849AC" w:rsidDel="000A7E29">
          <w:rPr>
            <w:rFonts w:asciiTheme="minorHAnsi" w:hAnsiTheme="minorHAnsi" w:cstheme="minorHAnsi"/>
            <w:sz w:val="22"/>
            <w:szCs w:val="22"/>
          </w:rPr>
          <w:delText>can develop</w:delText>
        </w:r>
      </w:del>
      <w:r w:rsidR="009960ED" w:rsidRPr="009849AC">
        <w:rPr>
          <w:rFonts w:asciiTheme="minorHAnsi" w:hAnsiTheme="minorHAnsi" w:cstheme="minorHAnsi"/>
          <w:sz w:val="22"/>
          <w:szCs w:val="22"/>
        </w:rPr>
        <w:t xml:space="preserve"> </w:t>
      </w:r>
      <w:r w:rsidR="0006523E" w:rsidRPr="009849AC">
        <w:rPr>
          <w:rFonts w:asciiTheme="minorHAnsi" w:hAnsiTheme="minorHAnsi" w:cstheme="minorHAnsi"/>
          <w:sz w:val="22"/>
          <w:szCs w:val="22"/>
        </w:rPr>
        <w:t>the</w:t>
      </w:r>
      <w:r w:rsidR="009960ED" w:rsidRPr="009849AC">
        <w:rPr>
          <w:rFonts w:asciiTheme="minorHAnsi" w:hAnsiTheme="minorHAnsi" w:cstheme="minorHAnsi"/>
          <w:sz w:val="22"/>
          <w:szCs w:val="22"/>
        </w:rPr>
        <w:t xml:space="preserve"> </w:t>
      </w:r>
      <w:r w:rsidR="0006523E" w:rsidRPr="009849AC">
        <w:rPr>
          <w:rFonts w:asciiTheme="minorHAnsi" w:hAnsiTheme="minorHAnsi" w:cstheme="minorHAnsi"/>
          <w:sz w:val="22"/>
          <w:szCs w:val="22"/>
        </w:rPr>
        <w:t>various components of a</w:t>
      </w:r>
      <w:r w:rsidR="00732E46" w:rsidRPr="009849AC">
        <w:rPr>
          <w:rFonts w:asciiTheme="minorHAnsi" w:hAnsiTheme="minorHAnsi" w:cstheme="minorHAnsi"/>
          <w:sz w:val="22"/>
          <w:szCs w:val="22"/>
        </w:rPr>
        <w:t xml:space="preserve"> </w:t>
      </w:r>
      <w:r w:rsidR="009849AC" w:rsidRPr="009849AC">
        <w:rPr>
          <w:rFonts w:asciiTheme="minorHAnsi" w:hAnsiTheme="minorHAnsi" w:cstheme="minorHAnsi"/>
          <w:sz w:val="22"/>
          <w:szCs w:val="22"/>
        </w:rPr>
        <w:t>Product Specification</w:t>
      </w:r>
      <w:ins w:id="65" w:author="Julia Powell" w:date="2019-12-20T10:43:00Z">
        <w:r>
          <w:rPr>
            <w:rFonts w:asciiTheme="minorHAnsi" w:hAnsiTheme="minorHAnsi" w:cstheme="minorHAnsi"/>
            <w:sz w:val="22"/>
            <w:szCs w:val="22"/>
          </w:rPr>
          <w:t xml:space="preserve"> for those that are developing S-100 based product specifications</w:t>
        </w:r>
      </w:ins>
      <w:r w:rsidR="009C046C" w:rsidRPr="009849AC">
        <w:rPr>
          <w:rFonts w:asciiTheme="minorHAnsi" w:hAnsiTheme="minorHAnsi" w:cstheme="minorHAnsi"/>
          <w:sz w:val="22"/>
          <w:szCs w:val="22"/>
        </w:rPr>
        <w:t>.</w:t>
      </w:r>
      <w:r w:rsidR="0006523E" w:rsidRPr="009849AC">
        <w:rPr>
          <w:rFonts w:asciiTheme="minorHAnsi" w:hAnsiTheme="minorHAnsi" w:cstheme="minorHAnsi"/>
          <w:sz w:val="22"/>
          <w:szCs w:val="22"/>
        </w:rPr>
        <w:t xml:space="preserve"> It describes the typical </w:t>
      </w:r>
      <w:r w:rsidR="00A75A13" w:rsidRPr="009849AC">
        <w:rPr>
          <w:rFonts w:asciiTheme="minorHAnsi" w:hAnsiTheme="minorHAnsi" w:cstheme="minorHAnsi"/>
          <w:sz w:val="22"/>
          <w:szCs w:val="22"/>
        </w:rPr>
        <w:t>phases</w:t>
      </w:r>
      <w:r w:rsidR="0006523E" w:rsidRPr="009849AC">
        <w:rPr>
          <w:rFonts w:asciiTheme="minorHAnsi" w:hAnsiTheme="minorHAnsi" w:cstheme="minorHAnsi"/>
          <w:sz w:val="22"/>
          <w:szCs w:val="22"/>
        </w:rPr>
        <w:t xml:space="preserve"> </w:t>
      </w:r>
      <w:r w:rsidR="00A75A13" w:rsidRPr="009849AC">
        <w:rPr>
          <w:rFonts w:asciiTheme="minorHAnsi" w:hAnsiTheme="minorHAnsi" w:cstheme="minorHAnsi"/>
          <w:sz w:val="22"/>
          <w:szCs w:val="22"/>
        </w:rPr>
        <w:t>of development for the typical</w:t>
      </w:r>
      <w:r w:rsidR="0006523E" w:rsidRPr="009849AC">
        <w:rPr>
          <w:rFonts w:asciiTheme="minorHAnsi" w:hAnsiTheme="minorHAnsi" w:cstheme="minorHAnsi"/>
          <w:sz w:val="22"/>
          <w:szCs w:val="22"/>
        </w:rPr>
        <w:t xml:space="preserve"> </w:t>
      </w:r>
      <w:r w:rsidR="009849AC" w:rsidRPr="009849AC">
        <w:rPr>
          <w:rFonts w:asciiTheme="minorHAnsi" w:hAnsiTheme="minorHAnsi" w:cstheme="minorHAnsi"/>
          <w:sz w:val="22"/>
          <w:szCs w:val="22"/>
        </w:rPr>
        <w:t>Product Specification</w:t>
      </w:r>
      <w:del w:id="66" w:author="Julia Powell" w:date="2019-12-20T10:43:00Z">
        <w:r w:rsidR="009849AC" w:rsidRPr="009849AC" w:rsidDel="000A7E29">
          <w:rPr>
            <w:rFonts w:asciiTheme="minorHAnsi" w:hAnsiTheme="minorHAnsi" w:cstheme="minorHAnsi"/>
            <w:sz w:val="22"/>
            <w:szCs w:val="22"/>
          </w:rPr>
          <w:delText xml:space="preserve"> </w:delText>
        </w:r>
        <w:r w:rsidR="00A75A13" w:rsidRPr="009849AC" w:rsidDel="000A7E29">
          <w:rPr>
            <w:rFonts w:asciiTheme="minorHAnsi" w:hAnsiTheme="minorHAnsi" w:cstheme="minorHAnsi"/>
            <w:sz w:val="22"/>
            <w:szCs w:val="22"/>
          </w:rPr>
          <w:delText>in detail</w:delText>
        </w:r>
      </w:del>
      <w:r w:rsidR="00A75A13" w:rsidRPr="009849AC">
        <w:rPr>
          <w:rFonts w:asciiTheme="minorHAnsi" w:hAnsiTheme="minorHAnsi" w:cstheme="minorHAnsi"/>
          <w:sz w:val="22"/>
          <w:szCs w:val="22"/>
        </w:rPr>
        <w:t xml:space="preserve">, and </w:t>
      </w:r>
      <w:del w:id="67" w:author="Julia Powell" w:date="2019-12-20T10:44:00Z">
        <w:r w:rsidR="009960ED" w:rsidRPr="009849AC" w:rsidDel="000A7E29">
          <w:rPr>
            <w:rFonts w:asciiTheme="minorHAnsi" w:hAnsiTheme="minorHAnsi" w:cstheme="minorHAnsi"/>
            <w:sz w:val="22"/>
            <w:szCs w:val="22"/>
          </w:rPr>
          <w:delText xml:space="preserve">the </w:delText>
        </w:r>
      </w:del>
      <w:ins w:id="68" w:author="Julia Powell" w:date="2019-12-20T10:44:00Z">
        <w:r>
          <w:rPr>
            <w:rFonts w:asciiTheme="minorHAnsi" w:hAnsiTheme="minorHAnsi" w:cstheme="minorHAnsi"/>
            <w:sz w:val="22"/>
            <w:szCs w:val="22"/>
          </w:rPr>
          <w:t>a prescribed</w:t>
        </w:r>
        <w:r w:rsidRPr="009849AC">
          <w:rPr>
            <w:rFonts w:asciiTheme="minorHAnsi" w:hAnsiTheme="minorHAnsi" w:cstheme="minorHAnsi"/>
            <w:sz w:val="22"/>
            <w:szCs w:val="22"/>
          </w:rPr>
          <w:t xml:space="preserve"> </w:t>
        </w:r>
      </w:ins>
      <w:del w:id="69" w:author="Julia Powell" w:date="2019-12-20T10:44:00Z">
        <w:r w:rsidR="00A75A13" w:rsidRPr="009849AC" w:rsidDel="000A7E29">
          <w:rPr>
            <w:rFonts w:asciiTheme="minorHAnsi" w:hAnsiTheme="minorHAnsi" w:cstheme="minorHAnsi"/>
            <w:sz w:val="22"/>
            <w:szCs w:val="22"/>
          </w:rPr>
          <w:delText xml:space="preserve">order in which the phases will usually </w:delText>
        </w:r>
        <w:r w:rsidR="007817F5" w:rsidRPr="009849AC" w:rsidDel="000A7E29">
          <w:rPr>
            <w:rFonts w:asciiTheme="minorHAnsi" w:hAnsiTheme="minorHAnsi" w:cstheme="minorHAnsi"/>
            <w:sz w:val="22"/>
            <w:szCs w:val="22"/>
          </w:rPr>
          <w:delText>be carried out</w:delText>
        </w:r>
        <w:r w:rsidR="00A75A13" w:rsidRPr="009849AC" w:rsidDel="000A7E29">
          <w:rPr>
            <w:rFonts w:asciiTheme="minorHAnsi" w:hAnsiTheme="minorHAnsi" w:cstheme="minorHAnsi"/>
            <w:sz w:val="22"/>
            <w:szCs w:val="22"/>
          </w:rPr>
          <w:delText>.</w:delText>
        </w:r>
      </w:del>
      <w:ins w:id="70" w:author="Julia Powell" w:date="2019-12-20T10:44:00Z">
        <w:r w:rsidRPr="009849AC">
          <w:rPr>
            <w:rFonts w:asciiTheme="minorHAnsi" w:hAnsiTheme="minorHAnsi" w:cstheme="minorHAnsi"/>
            <w:sz w:val="22"/>
            <w:szCs w:val="22"/>
          </w:rPr>
          <w:t>order for</w:t>
        </w:r>
        <w:r>
          <w:rPr>
            <w:rFonts w:asciiTheme="minorHAnsi" w:hAnsiTheme="minorHAnsi" w:cstheme="minorHAnsi"/>
            <w:sz w:val="22"/>
            <w:szCs w:val="22"/>
          </w:rPr>
          <w:t xml:space="preserve"> each phase. </w:t>
        </w:r>
      </w:ins>
      <w:r w:rsidR="006107A1" w:rsidRPr="009849AC">
        <w:rPr>
          <w:rFonts w:asciiTheme="minorHAnsi" w:hAnsiTheme="minorHAnsi" w:cstheme="minorHAnsi"/>
          <w:sz w:val="22"/>
          <w:szCs w:val="22"/>
        </w:rPr>
        <w:t xml:space="preserve"> It provides </w:t>
      </w:r>
      <w:r w:rsidR="007817F5" w:rsidRPr="009849AC">
        <w:rPr>
          <w:rFonts w:asciiTheme="minorHAnsi" w:hAnsiTheme="minorHAnsi" w:cstheme="minorHAnsi"/>
          <w:sz w:val="22"/>
          <w:szCs w:val="22"/>
        </w:rPr>
        <w:t xml:space="preserve">guidance on how the rules contained in S-100 </w:t>
      </w:r>
      <w:ins w:id="71" w:author="Julia Powell" w:date="2019-12-20T10:45:00Z">
        <w:r>
          <w:rPr>
            <w:rFonts w:asciiTheme="minorHAnsi" w:hAnsiTheme="minorHAnsi" w:cstheme="minorHAnsi"/>
            <w:sz w:val="22"/>
            <w:szCs w:val="22"/>
          </w:rPr>
          <w:t>are</w:t>
        </w:r>
      </w:ins>
      <w:del w:id="72" w:author="Julia Powell" w:date="2019-12-20T10:45:00Z">
        <w:r w:rsidR="007817F5" w:rsidRPr="009849AC" w:rsidDel="000A7E29">
          <w:rPr>
            <w:rFonts w:asciiTheme="minorHAnsi" w:hAnsiTheme="minorHAnsi" w:cstheme="minorHAnsi"/>
            <w:sz w:val="22"/>
            <w:szCs w:val="22"/>
          </w:rPr>
          <w:delText>can be</w:delText>
        </w:r>
      </w:del>
      <w:r w:rsidR="007817F5" w:rsidRPr="009849AC">
        <w:rPr>
          <w:rFonts w:asciiTheme="minorHAnsi" w:hAnsiTheme="minorHAnsi" w:cstheme="minorHAnsi"/>
          <w:sz w:val="22"/>
          <w:szCs w:val="22"/>
        </w:rPr>
        <w:t xml:space="preserve"> used to build the components of a </w:t>
      </w:r>
      <w:r w:rsidR="009849AC" w:rsidRPr="009849AC">
        <w:rPr>
          <w:rFonts w:asciiTheme="minorHAnsi" w:hAnsiTheme="minorHAnsi" w:cstheme="minorHAnsi"/>
          <w:sz w:val="22"/>
          <w:szCs w:val="22"/>
        </w:rPr>
        <w:t>Product Specification</w:t>
      </w:r>
      <w:r w:rsidR="007817F5" w:rsidRPr="009849AC">
        <w:rPr>
          <w:rFonts w:asciiTheme="minorHAnsi" w:hAnsiTheme="minorHAnsi" w:cstheme="minorHAnsi"/>
          <w:sz w:val="22"/>
          <w:szCs w:val="22"/>
        </w:rPr>
        <w:t xml:space="preserve">, including </w:t>
      </w:r>
      <w:ins w:id="73" w:author="Julia Powell" w:date="2019-12-20T10:45:00Z">
        <w:r>
          <w:rPr>
            <w:rFonts w:asciiTheme="minorHAnsi" w:hAnsiTheme="minorHAnsi" w:cstheme="minorHAnsi"/>
            <w:sz w:val="22"/>
            <w:szCs w:val="22"/>
          </w:rPr>
          <w:t>documentation</w:t>
        </w:r>
      </w:ins>
      <w:del w:id="74" w:author="Julia Powell" w:date="2019-12-20T10:45:00Z">
        <w:r w:rsidR="007817F5" w:rsidRPr="009849AC" w:rsidDel="000A7E29">
          <w:rPr>
            <w:rFonts w:asciiTheme="minorHAnsi" w:hAnsiTheme="minorHAnsi" w:cstheme="minorHAnsi"/>
            <w:sz w:val="22"/>
            <w:szCs w:val="22"/>
          </w:rPr>
          <w:delText>documentary</w:delText>
        </w:r>
      </w:del>
      <w:r w:rsidR="007817F5" w:rsidRPr="009849AC">
        <w:rPr>
          <w:rFonts w:asciiTheme="minorHAnsi" w:hAnsiTheme="minorHAnsi" w:cstheme="minorHAnsi"/>
          <w:sz w:val="22"/>
          <w:szCs w:val="22"/>
        </w:rPr>
        <w:t xml:space="preserve"> components, </w:t>
      </w:r>
      <w:del w:id="75" w:author="Julia Powell" w:date="2019-12-20T10:45:00Z">
        <w:r w:rsidR="007817F5" w:rsidRPr="009849AC" w:rsidDel="000A7E29">
          <w:rPr>
            <w:rFonts w:asciiTheme="minorHAnsi" w:hAnsiTheme="minorHAnsi" w:cstheme="minorHAnsi"/>
            <w:sz w:val="22"/>
            <w:szCs w:val="22"/>
          </w:rPr>
          <w:delText xml:space="preserve">formal components such as </w:delText>
        </w:r>
      </w:del>
      <w:r w:rsidR="007817F5" w:rsidRPr="009849AC">
        <w:rPr>
          <w:rFonts w:asciiTheme="minorHAnsi" w:hAnsiTheme="minorHAnsi" w:cstheme="minorHAnsi"/>
          <w:sz w:val="22"/>
          <w:szCs w:val="22"/>
        </w:rPr>
        <w:t xml:space="preserve">UML models, and machine-readable </w:t>
      </w:r>
      <w:r w:rsidR="007274F5" w:rsidRPr="009849AC">
        <w:rPr>
          <w:rFonts w:asciiTheme="minorHAnsi" w:hAnsiTheme="minorHAnsi" w:cstheme="minorHAnsi"/>
          <w:sz w:val="22"/>
          <w:szCs w:val="22"/>
        </w:rPr>
        <w:t>components</w:t>
      </w:r>
      <w:r w:rsidR="007817F5" w:rsidRPr="009849AC">
        <w:rPr>
          <w:rFonts w:asciiTheme="minorHAnsi" w:hAnsiTheme="minorHAnsi" w:cstheme="minorHAnsi"/>
          <w:sz w:val="22"/>
          <w:szCs w:val="22"/>
        </w:rPr>
        <w:t xml:space="preserve"> such as </w:t>
      </w:r>
      <w:r w:rsidR="007274F5" w:rsidRPr="009849AC">
        <w:rPr>
          <w:rFonts w:asciiTheme="minorHAnsi" w:hAnsiTheme="minorHAnsi" w:cstheme="minorHAnsi"/>
          <w:sz w:val="22"/>
          <w:szCs w:val="22"/>
        </w:rPr>
        <w:t xml:space="preserve">XML </w:t>
      </w:r>
      <w:r w:rsidR="004652D1">
        <w:rPr>
          <w:rFonts w:asciiTheme="minorHAnsi" w:hAnsiTheme="minorHAnsi" w:cstheme="minorHAnsi"/>
          <w:sz w:val="22"/>
          <w:szCs w:val="22"/>
        </w:rPr>
        <w:t>F</w:t>
      </w:r>
      <w:r w:rsidR="007274F5" w:rsidRPr="009849AC">
        <w:rPr>
          <w:rFonts w:asciiTheme="minorHAnsi" w:hAnsiTheme="minorHAnsi" w:cstheme="minorHAnsi"/>
          <w:sz w:val="22"/>
          <w:szCs w:val="22"/>
        </w:rPr>
        <w:t xml:space="preserve">eature </w:t>
      </w:r>
      <w:r w:rsidR="004652D1">
        <w:rPr>
          <w:rFonts w:asciiTheme="minorHAnsi" w:hAnsiTheme="minorHAnsi" w:cstheme="minorHAnsi"/>
          <w:sz w:val="22"/>
          <w:szCs w:val="22"/>
        </w:rPr>
        <w:t>C</w:t>
      </w:r>
      <w:r w:rsidR="007274F5" w:rsidRPr="009849AC">
        <w:rPr>
          <w:rFonts w:asciiTheme="minorHAnsi" w:hAnsiTheme="minorHAnsi" w:cstheme="minorHAnsi"/>
          <w:sz w:val="22"/>
          <w:szCs w:val="22"/>
        </w:rPr>
        <w:t>atalogues and data formats.</w:t>
      </w:r>
    </w:p>
    <w:p w14:paraId="2EF26201" w14:textId="31BCD415" w:rsidR="009849AC" w:rsidRPr="00FA0C91" w:rsidRDefault="009849AC" w:rsidP="00326E10">
      <w:pPr>
        <w:pStyle w:val="Heading1"/>
        <w:numPr>
          <w:ilvl w:val="0"/>
          <w:numId w:val="25"/>
        </w:numPr>
        <w:tabs>
          <w:tab w:val="clear" w:pos="400"/>
          <w:tab w:val="clear" w:pos="560"/>
          <w:tab w:val="left" w:pos="426"/>
        </w:tabs>
        <w:spacing w:line="240" w:lineRule="auto"/>
        <w:ind w:left="431" w:hanging="431"/>
      </w:pPr>
      <w:bookmarkStart w:id="76" w:name="_Toc523335157"/>
      <w:bookmarkStart w:id="77" w:name="_Toc523492977"/>
      <w:bookmarkStart w:id="78" w:name="_Toc3469113"/>
      <w:bookmarkEnd w:id="76"/>
      <w:bookmarkEnd w:id="77"/>
      <w:r>
        <w:t>References</w:t>
      </w:r>
      <w:bookmarkEnd w:id="78"/>
    </w:p>
    <w:p w14:paraId="7F657990" w14:textId="3D36734F" w:rsidR="0034234B" w:rsidRPr="009849AC" w:rsidRDefault="0034234B"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8211</w:t>
      </w:r>
      <w:r w:rsidRPr="009849AC">
        <w:rPr>
          <w:rFonts w:asciiTheme="minorHAnsi" w:hAnsiTheme="minorHAnsi" w:cstheme="minorHAnsi"/>
          <w:sz w:val="22"/>
          <w:szCs w:val="22"/>
        </w:rPr>
        <w:tab/>
        <w:t>Specification for a data descriptive file for information interchange structure implementations. ISO/IEC 8211, 1994.</w:t>
      </w:r>
    </w:p>
    <w:p w14:paraId="04DC3BDD" w14:textId="0E676E4F" w:rsidR="00DD7E1C" w:rsidRPr="009849AC" w:rsidRDefault="00DD7E1C"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19109</w:t>
      </w:r>
      <w:r w:rsidRPr="009849AC">
        <w:rPr>
          <w:rFonts w:asciiTheme="minorHAnsi" w:hAnsiTheme="minorHAnsi" w:cstheme="minorHAnsi"/>
          <w:sz w:val="22"/>
          <w:szCs w:val="22"/>
        </w:rPr>
        <w:tab/>
        <w:t>Geographic information -- Rules for application schema. ISO 19109:2005. (Since replaced by ISO 1910</w:t>
      </w:r>
      <w:r w:rsidR="0034234B" w:rsidRPr="009849AC">
        <w:rPr>
          <w:rFonts w:asciiTheme="minorHAnsi" w:hAnsiTheme="minorHAnsi" w:cstheme="minorHAnsi"/>
          <w:sz w:val="22"/>
          <w:szCs w:val="22"/>
        </w:rPr>
        <w:t>9</w:t>
      </w:r>
      <w:r w:rsidRPr="009849AC">
        <w:rPr>
          <w:rFonts w:asciiTheme="minorHAnsi" w:hAnsiTheme="minorHAnsi" w:cstheme="minorHAnsi"/>
          <w:sz w:val="22"/>
          <w:szCs w:val="22"/>
        </w:rPr>
        <w:t>:2015, but S-100 Edition 4.0 still references the 2005 edition.)</w:t>
      </w:r>
    </w:p>
    <w:p w14:paraId="3E239DE4" w14:textId="73FD83EB" w:rsidR="00977579" w:rsidRPr="009849AC" w:rsidRDefault="00977579"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19115-1</w:t>
      </w:r>
      <w:r w:rsidRPr="009849AC">
        <w:rPr>
          <w:rFonts w:asciiTheme="minorHAnsi" w:hAnsiTheme="minorHAnsi" w:cstheme="minorHAnsi"/>
          <w:sz w:val="22"/>
          <w:szCs w:val="22"/>
        </w:rPr>
        <w:tab/>
        <w:t xml:space="preserve">Geographic information – Metadata – Part 1 </w:t>
      </w:r>
      <w:r w:rsidR="00966E50" w:rsidRPr="009849AC">
        <w:rPr>
          <w:rFonts w:asciiTheme="minorHAnsi" w:hAnsiTheme="minorHAnsi" w:cstheme="minorHAnsi"/>
          <w:sz w:val="22"/>
          <w:szCs w:val="22"/>
        </w:rPr>
        <w:t>–</w:t>
      </w:r>
      <w:r w:rsidRPr="009849AC">
        <w:rPr>
          <w:rFonts w:asciiTheme="minorHAnsi" w:hAnsiTheme="minorHAnsi" w:cstheme="minorHAnsi"/>
          <w:sz w:val="22"/>
          <w:szCs w:val="22"/>
        </w:rPr>
        <w:t xml:space="preserve"> Fundamentals</w:t>
      </w:r>
      <w:r w:rsidR="00844C87" w:rsidRPr="009849AC">
        <w:rPr>
          <w:rFonts w:asciiTheme="minorHAnsi" w:hAnsiTheme="minorHAnsi" w:cstheme="minorHAnsi"/>
          <w:sz w:val="22"/>
          <w:szCs w:val="22"/>
        </w:rPr>
        <w:t xml:space="preserve">. </w:t>
      </w:r>
      <w:r w:rsidR="00966E50" w:rsidRPr="009849AC">
        <w:rPr>
          <w:rFonts w:asciiTheme="minorHAnsi" w:hAnsiTheme="minorHAnsi" w:cstheme="minorHAnsi"/>
          <w:sz w:val="22"/>
          <w:szCs w:val="22"/>
        </w:rPr>
        <w:t>ISO 19115-1</w:t>
      </w:r>
      <w:r w:rsidR="00844C87" w:rsidRPr="009849AC">
        <w:rPr>
          <w:rFonts w:asciiTheme="minorHAnsi" w:hAnsiTheme="minorHAnsi" w:cstheme="minorHAnsi"/>
          <w:sz w:val="22"/>
          <w:szCs w:val="22"/>
        </w:rPr>
        <w:t xml:space="preserve">, </w:t>
      </w:r>
      <w:r w:rsidR="00966E50" w:rsidRPr="009849AC">
        <w:rPr>
          <w:rFonts w:asciiTheme="minorHAnsi" w:hAnsiTheme="minorHAnsi" w:cstheme="minorHAnsi"/>
          <w:sz w:val="22"/>
          <w:szCs w:val="22"/>
        </w:rPr>
        <w:t>2014</w:t>
      </w:r>
      <w:r w:rsidR="00844C87" w:rsidRPr="009849AC">
        <w:rPr>
          <w:rFonts w:asciiTheme="minorHAnsi" w:hAnsiTheme="minorHAnsi" w:cstheme="minorHAnsi"/>
          <w:sz w:val="22"/>
          <w:szCs w:val="22"/>
        </w:rPr>
        <w:t>, a</w:t>
      </w:r>
      <w:r w:rsidRPr="009849AC">
        <w:rPr>
          <w:rFonts w:asciiTheme="minorHAnsi" w:hAnsiTheme="minorHAnsi" w:cstheme="minorHAnsi"/>
          <w:sz w:val="22"/>
          <w:szCs w:val="22"/>
        </w:rPr>
        <w:t>s amended by Amendment 1, 2018.</w:t>
      </w:r>
    </w:p>
    <w:p w14:paraId="5347C536" w14:textId="535F9FC7" w:rsidR="00673810" w:rsidRPr="009849AC" w:rsidRDefault="00673810"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19115-2</w:t>
      </w:r>
      <w:r w:rsidRPr="009849AC">
        <w:rPr>
          <w:rFonts w:asciiTheme="minorHAnsi" w:hAnsiTheme="minorHAnsi" w:cstheme="minorHAnsi"/>
          <w:sz w:val="22"/>
          <w:szCs w:val="22"/>
        </w:rPr>
        <w:tab/>
        <w:t>Geographic information - Metadata - Part 2</w:t>
      </w:r>
      <w:r w:rsidR="00FC37E9" w:rsidRPr="009849AC">
        <w:rPr>
          <w:rFonts w:asciiTheme="minorHAnsi" w:hAnsiTheme="minorHAnsi" w:cstheme="minorHAnsi"/>
          <w:sz w:val="22"/>
          <w:szCs w:val="22"/>
        </w:rPr>
        <w:t xml:space="preserve"> – </w:t>
      </w:r>
      <w:r w:rsidRPr="009849AC">
        <w:rPr>
          <w:rFonts w:asciiTheme="minorHAnsi" w:hAnsiTheme="minorHAnsi" w:cstheme="minorHAnsi"/>
          <w:sz w:val="22"/>
          <w:szCs w:val="22"/>
        </w:rPr>
        <w:t>Extensions</w:t>
      </w:r>
      <w:r w:rsidR="00FC37E9" w:rsidRPr="009849AC">
        <w:rPr>
          <w:rFonts w:asciiTheme="minorHAnsi" w:hAnsiTheme="minorHAnsi" w:cstheme="minorHAnsi"/>
          <w:sz w:val="22"/>
          <w:szCs w:val="22"/>
        </w:rPr>
        <w:t xml:space="preserve"> </w:t>
      </w:r>
      <w:r w:rsidRPr="009849AC">
        <w:rPr>
          <w:rFonts w:asciiTheme="minorHAnsi" w:hAnsiTheme="minorHAnsi" w:cstheme="minorHAnsi"/>
          <w:sz w:val="22"/>
          <w:szCs w:val="22"/>
        </w:rPr>
        <w:t>for imagery and</w:t>
      </w:r>
      <w:r w:rsidR="00844C87" w:rsidRPr="009849AC">
        <w:rPr>
          <w:rFonts w:asciiTheme="minorHAnsi" w:hAnsiTheme="minorHAnsi" w:cstheme="minorHAnsi"/>
          <w:sz w:val="22"/>
          <w:szCs w:val="22"/>
        </w:rPr>
        <w:t xml:space="preserve"> </w:t>
      </w:r>
      <w:r w:rsidRPr="009849AC">
        <w:rPr>
          <w:rFonts w:asciiTheme="minorHAnsi" w:hAnsiTheme="minorHAnsi" w:cstheme="minorHAnsi"/>
          <w:sz w:val="22"/>
          <w:szCs w:val="22"/>
        </w:rPr>
        <w:t>gridded data</w:t>
      </w:r>
      <w:r w:rsidR="00844C87" w:rsidRPr="009849AC">
        <w:rPr>
          <w:rFonts w:asciiTheme="minorHAnsi" w:hAnsiTheme="minorHAnsi" w:cstheme="minorHAnsi"/>
          <w:sz w:val="22"/>
          <w:szCs w:val="22"/>
        </w:rPr>
        <w:t xml:space="preserve">. </w:t>
      </w:r>
      <w:r w:rsidRPr="009849AC">
        <w:rPr>
          <w:rFonts w:asciiTheme="minorHAnsi" w:hAnsiTheme="minorHAnsi" w:cstheme="minorHAnsi"/>
          <w:sz w:val="22"/>
          <w:szCs w:val="22"/>
        </w:rPr>
        <w:t>ISO 19115-2</w:t>
      </w:r>
      <w:r w:rsidR="00844C87" w:rsidRPr="009849AC">
        <w:rPr>
          <w:rFonts w:asciiTheme="minorHAnsi" w:hAnsiTheme="minorHAnsi" w:cstheme="minorHAnsi"/>
          <w:sz w:val="22"/>
          <w:szCs w:val="22"/>
        </w:rPr>
        <w:t xml:space="preserve">, </w:t>
      </w:r>
      <w:r w:rsidRPr="009849AC">
        <w:rPr>
          <w:rFonts w:asciiTheme="minorHAnsi" w:hAnsiTheme="minorHAnsi" w:cstheme="minorHAnsi"/>
          <w:sz w:val="22"/>
          <w:szCs w:val="22"/>
        </w:rPr>
        <w:t>2009.</w:t>
      </w:r>
    </w:p>
    <w:p w14:paraId="75481A57" w14:textId="685D3EF1" w:rsidR="00977579" w:rsidRPr="009849AC" w:rsidRDefault="00977579"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19115-3</w:t>
      </w:r>
      <w:r w:rsidRPr="009849AC">
        <w:rPr>
          <w:rFonts w:asciiTheme="minorHAnsi" w:hAnsiTheme="minorHAnsi" w:cstheme="minorHAnsi"/>
          <w:sz w:val="22"/>
          <w:szCs w:val="22"/>
        </w:rPr>
        <w:tab/>
        <w:t>Geographic information - Metadata - XML schema implementation for fundamental concepts</w:t>
      </w:r>
      <w:r w:rsidR="00844C87" w:rsidRPr="009849AC">
        <w:rPr>
          <w:rFonts w:asciiTheme="minorHAnsi" w:hAnsiTheme="minorHAnsi" w:cstheme="minorHAnsi"/>
          <w:sz w:val="22"/>
          <w:szCs w:val="22"/>
        </w:rPr>
        <w:t>. ISO/TS 19115-3, 2016</w:t>
      </w:r>
      <w:r w:rsidRPr="009849AC">
        <w:rPr>
          <w:rFonts w:asciiTheme="minorHAnsi" w:hAnsiTheme="minorHAnsi" w:cstheme="minorHAnsi"/>
          <w:sz w:val="22"/>
          <w:szCs w:val="22"/>
        </w:rPr>
        <w:t>.</w:t>
      </w:r>
    </w:p>
    <w:p w14:paraId="5C44818C" w14:textId="3F0A11D3" w:rsidR="009348D1" w:rsidRPr="009849AC" w:rsidRDefault="009348D1"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19119</w:t>
      </w:r>
      <w:r w:rsidRPr="009849AC">
        <w:rPr>
          <w:rFonts w:asciiTheme="minorHAnsi" w:hAnsiTheme="minorHAnsi" w:cstheme="minorHAnsi"/>
          <w:sz w:val="22"/>
          <w:szCs w:val="22"/>
        </w:rPr>
        <w:tab/>
        <w:t>Geographic Information – Services. ISO 19119, 2016.</w:t>
      </w:r>
    </w:p>
    <w:p w14:paraId="005AA040" w14:textId="10C94FC8" w:rsidR="00281D0E" w:rsidRPr="009849AC" w:rsidRDefault="00281D0E"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19136</w:t>
      </w:r>
      <w:r w:rsidRPr="009849AC">
        <w:rPr>
          <w:rFonts w:asciiTheme="minorHAnsi" w:hAnsiTheme="minorHAnsi" w:cstheme="minorHAnsi"/>
          <w:sz w:val="22"/>
          <w:szCs w:val="22"/>
        </w:rPr>
        <w:tab/>
        <w:t xml:space="preserve">Geographic information -- Geography Markup Language (GML). ISO 19136, 2007. </w:t>
      </w:r>
      <w:r w:rsidR="00B916B2" w:rsidRPr="009849AC">
        <w:rPr>
          <w:rFonts w:asciiTheme="minorHAnsi" w:hAnsiTheme="minorHAnsi" w:cstheme="minorHAnsi"/>
          <w:sz w:val="22"/>
          <w:szCs w:val="22"/>
        </w:rPr>
        <w:t>(</w:t>
      </w:r>
      <w:r w:rsidRPr="009849AC">
        <w:rPr>
          <w:rFonts w:asciiTheme="minorHAnsi" w:hAnsiTheme="minorHAnsi" w:cstheme="minorHAnsi"/>
          <w:sz w:val="22"/>
          <w:szCs w:val="22"/>
        </w:rPr>
        <w:t>Also</w:t>
      </w:r>
      <w:r w:rsidR="00B916B2" w:rsidRPr="009849AC">
        <w:rPr>
          <w:rFonts w:asciiTheme="minorHAnsi" w:hAnsiTheme="minorHAnsi" w:cstheme="minorHAnsi"/>
          <w:sz w:val="22"/>
          <w:szCs w:val="22"/>
        </w:rPr>
        <w:t xml:space="preserve"> available as</w:t>
      </w:r>
      <w:r w:rsidRPr="009849AC">
        <w:rPr>
          <w:rFonts w:asciiTheme="minorHAnsi" w:hAnsiTheme="minorHAnsi" w:cstheme="minorHAnsi"/>
          <w:sz w:val="22"/>
          <w:szCs w:val="22"/>
        </w:rPr>
        <w:t xml:space="preserve"> </w:t>
      </w:r>
      <w:r w:rsidR="00B916B2" w:rsidRPr="009849AC">
        <w:rPr>
          <w:rFonts w:asciiTheme="minorHAnsi" w:hAnsiTheme="minorHAnsi" w:cstheme="minorHAnsi"/>
          <w:sz w:val="22"/>
          <w:szCs w:val="22"/>
        </w:rPr>
        <w:t>OGC 07-036 Geography Markup Language (GML) Encoding Standard. Open Geospatial Consortium Inc., 2007.)</w:t>
      </w:r>
    </w:p>
    <w:p w14:paraId="1C9F81DB" w14:textId="770DCF1F" w:rsidR="009348D1" w:rsidRPr="009849AC" w:rsidRDefault="009348D1"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19157</w:t>
      </w:r>
      <w:r w:rsidRPr="009849AC">
        <w:rPr>
          <w:rFonts w:asciiTheme="minorHAnsi" w:hAnsiTheme="minorHAnsi" w:cstheme="minorHAnsi"/>
          <w:sz w:val="22"/>
          <w:szCs w:val="22"/>
        </w:rPr>
        <w:tab/>
        <w:t>Geographic information – Data Quality. ISO 19157, 2013, as amended by Amendment 1, 2018.</w:t>
      </w:r>
    </w:p>
    <w:p w14:paraId="67CFC581" w14:textId="069A519E" w:rsidR="0086593B" w:rsidRPr="009849AC" w:rsidRDefault="00D8230D"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ISO 19757-3</w:t>
      </w:r>
      <w:r w:rsidRPr="009849AC">
        <w:rPr>
          <w:rFonts w:asciiTheme="minorHAnsi" w:hAnsiTheme="minorHAnsi" w:cstheme="minorHAnsi"/>
          <w:sz w:val="22"/>
          <w:szCs w:val="22"/>
        </w:rPr>
        <w:tab/>
        <w:t>Information technology – Document Schema Definition Languages (DSDL) – Part 3: Rule-based validation – Schematron.</w:t>
      </w:r>
    </w:p>
    <w:p w14:paraId="259D31B6" w14:textId="473377BB" w:rsidR="00854D80" w:rsidRPr="009849AC" w:rsidRDefault="00854D80" w:rsidP="009849AC">
      <w:pPr>
        <w:spacing w:after="60" w:line="240" w:lineRule="auto"/>
        <w:ind w:left="1440" w:hanging="1440"/>
        <w:rPr>
          <w:rFonts w:asciiTheme="minorHAnsi" w:hAnsiTheme="minorHAnsi" w:cstheme="minorHAnsi"/>
          <w:sz w:val="22"/>
          <w:szCs w:val="22"/>
        </w:rPr>
      </w:pPr>
      <w:bookmarkStart w:id="79" w:name="_Hlk502545906"/>
      <w:bookmarkStart w:id="80" w:name="_Hlk502545579"/>
      <w:r w:rsidRPr="009849AC">
        <w:rPr>
          <w:rFonts w:asciiTheme="minorHAnsi" w:hAnsiTheme="minorHAnsi" w:cstheme="minorHAnsi"/>
          <w:sz w:val="22"/>
          <w:szCs w:val="22"/>
        </w:rPr>
        <w:t>S-52</w:t>
      </w:r>
      <w:r w:rsidR="008A4427" w:rsidRPr="009849AC">
        <w:rPr>
          <w:rFonts w:asciiTheme="minorHAnsi" w:hAnsiTheme="minorHAnsi" w:cstheme="minorHAnsi"/>
          <w:sz w:val="22"/>
          <w:szCs w:val="22"/>
        </w:rPr>
        <w:tab/>
      </w:r>
      <w:r w:rsidRPr="009849AC">
        <w:rPr>
          <w:rFonts w:asciiTheme="minorHAnsi" w:hAnsiTheme="minorHAnsi" w:cstheme="minorHAnsi"/>
          <w:sz w:val="22"/>
          <w:szCs w:val="22"/>
        </w:rPr>
        <w:t>Specifications for Chart Content and Display Aspects of ECDIS / Specifications pour le Contenu</w:t>
      </w:r>
      <w:r w:rsidR="005C3FEB" w:rsidRPr="009849AC">
        <w:rPr>
          <w:rFonts w:asciiTheme="minorHAnsi" w:hAnsiTheme="minorHAnsi" w:cstheme="minorHAnsi"/>
          <w:sz w:val="22"/>
          <w:szCs w:val="22"/>
        </w:rPr>
        <w:t xml:space="preserve"> </w:t>
      </w:r>
      <w:r w:rsidRPr="009849AC">
        <w:rPr>
          <w:rFonts w:asciiTheme="minorHAnsi" w:hAnsiTheme="minorHAnsi" w:cstheme="minorHAnsi"/>
          <w:sz w:val="22"/>
          <w:szCs w:val="22"/>
        </w:rPr>
        <w:t>Cartographique et les Modalites D'affichage des ECDIS</w:t>
      </w:r>
    </w:p>
    <w:p w14:paraId="37AC03B3" w14:textId="58F615A8" w:rsidR="00EF49ED" w:rsidRPr="009849AC" w:rsidRDefault="00854D80"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S-58</w:t>
      </w:r>
      <w:r w:rsidRPr="009849AC">
        <w:rPr>
          <w:rFonts w:asciiTheme="minorHAnsi" w:hAnsiTheme="minorHAnsi" w:cstheme="minorHAnsi"/>
          <w:sz w:val="22"/>
          <w:szCs w:val="22"/>
        </w:rPr>
        <w:tab/>
      </w:r>
      <w:r w:rsidR="00EF49ED" w:rsidRPr="009849AC">
        <w:rPr>
          <w:rFonts w:asciiTheme="minorHAnsi" w:hAnsiTheme="minorHAnsi" w:cstheme="minorHAnsi"/>
          <w:sz w:val="22"/>
          <w:szCs w:val="22"/>
        </w:rPr>
        <w:t>IHO S-58 ENC Validation Checks, Edition 6.0.0, May 2017</w:t>
      </w:r>
      <w:r w:rsidR="00FC37E9" w:rsidRPr="009849AC">
        <w:rPr>
          <w:rFonts w:asciiTheme="minorHAnsi" w:hAnsiTheme="minorHAnsi" w:cstheme="minorHAnsi"/>
          <w:sz w:val="22"/>
          <w:szCs w:val="22"/>
        </w:rPr>
        <w:t>.</w:t>
      </w:r>
    </w:p>
    <w:bookmarkEnd w:id="79"/>
    <w:p w14:paraId="39872515" w14:textId="2180195A" w:rsidR="00C714D8" w:rsidRPr="009849AC" w:rsidRDefault="00C714D8"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S-99</w:t>
      </w:r>
      <w:r w:rsidRPr="009849AC">
        <w:rPr>
          <w:rFonts w:asciiTheme="minorHAnsi" w:hAnsiTheme="minorHAnsi" w:cstheme="minorHAnsi"/>
          <w:sz w:val="22"/>
          <w:szCs w:val="22"/>
        </w:rPr>
        <w:tab/>
        <w:t xml:space="preserve">IHO S-99 </w:t>
      </w:r>
      <w:r w:rsidR="00DD52DD" w:rsidRPr="009849AC">
        <w:rPr>
          <w:rFonts w:asciiTheme="minorHAnsi" w:hAnsiTheme="minorHAnsi" w:cstheme="minorHAnsi"/>
          <w:sz w:val="22"/>
          <w:szCs w:val="22"/>
        </w:rPr>
        <w:t xml:space="preserve">- </w:t>
      </w:r>
      <w:r w:rsidRPr="009849AC">
        <w:rPr>
          <w:rFonts w:asciiTheme="minorHAnsi" w:hAnsiTheme="minorHAnsi" w:cstheme="minorHAnsi"/>
          <w:sz w:val="22"/>
          <w:szCs w:val="22"/>
        </w:rPr>
        <w:t>Operational Procedures for the Organization and Management of the S-100 Geospatial Information Registry, Edition 1.1.0, November 2012.</w:t>
      </w:r>
    </w:p>
    <w:p w14:paraId="4B659D8A" w14:textId="1FC1FCA2" w:rsidR="00377641" w:rsidRPr="009849AC" w:rsidRDefault="00377641"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S-99A</w:t>
      </w:r>
      <w:r w:rsidRPr="009849AC">
        <w:rPr>
          <w:rFonts w:asciiTheme="minorHAnsi" w:hAnsiTheme="minorHAnsi" w:cstheme="minorHAnsi"/>
          <w:sz w:val="22"/>
          <w:szCs w:val="22"/>
        </w:rPr>
        <w:tab/>
      </w:r>
      <w:r w:rsidR="00DD52DD" w:rsidRPr="009849AC">
        <w:rPr>
          <w:rFonts w:asciiTheme="minorHAnsi" w:hAnsiTheme="minorHAnsi" w:cstheme="minorHAnsi"/>
          <w:sz w:val="22"/>
          <w:szCs w:val="22"/>
        </w:rPr>
        <w:t>IHO S-99, Annex A - Conventions and Guidelines for the Content of the IHO GI Registry. (Under development)</w:t>
      </w:r>
    </w:p>
    <w:bookmarkEnd w:id="80"/>
    <w:p w14:paraId="497577F7" w14:textId="7E2E249B" w:rsidR="00C714D8" w:rsidRPr="009849AC" w:rsidRDefault="00C714D8"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S-100</w:t>
      </w:r>
      <w:r w:rsidRPr="009849AC">
        <w:rPr>
          <w:rFonts w:asciiTheme="minorHAnsi" w:hAnsiTheme="minorHAnsi" w:cstheme="minorHAnsi"/>
          <w:sz w:val="22"/>
          <w:szCs w:val="22"/>
        </w:rPr>
        <w:tab/>
        <w:t xml:space="preserve">IHO S-100 </w:t>
      </w:r>
      <w:r w:rsidR="00DD52DD" w:rsidRPr="009849AC">
        <w:rPr>
          <w:rFonts w:asciiTheme="minorHAnsi" w:hAnsiTheme="minorHAnsi" w:cstheme="minorHAnsi"/>
          <w:sz w:val="22"/>
          <w:szCs w:val="22"/>
        </w:rPr>
        <w:t xml:space="preserve">- </w:t>
      </w:r>
      <w:r w:rsidRPr="009849AC">
        <w:rPr>
          <w:rFonts w:asciiTheme="minorHAnsi" w:hAnsiTheme="minorHAnsi" w:cstheme="minorHAnsi"/>
          <w:sz w:val="22"/>
          <w:szCs w:val="22"/>
        </w:rPr>
        <w:t>Universal Hydrographic Data Model Edition 4.0.0, December 2018.</w:t>
      </w:r>
    </w:p>
    <w:p w14:paraId="4566C2AC" w14:textId="281F9BB8" w:rsidR="00FC37E9" w:rsidRPr="009849AC" w:rsidRDefault="00FC37E9"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S-101</w:t>
      </w:r>
      <w:r w:rsidRPr="009849AC">
        <w:rPr>
          <w:rFonts w:asciiTheme="minorHAnsi" w:hAnsiTheme="minorHAnsi" w:cstheme="minorHAnsi"/>
          <w:sz w:val="22"/>
          <w:szCs w:val="22"/>
        </w:rPr>
        <w:tab/>
        <w:t xml:space="preserve">IHO </w:t>
      </w:r>
      <w:r w:rsidR="00DD52DD" w:rsidRPr="009849AC">
        <w:rPr>
          <w:rFonts w:asciiTheme="minorHAnsi" w:hAnsiTheme="minorHAnsi" w:cstheme="minorHAnsi"/>
          <w:sz w:val="22"/>
          <w:szCs w:val="22"/>
        </w:rPr>
        <w:t xml:space="preserve">S-101 - </w:t>
      </w:r>
      <w:r w:rsidRPr="009849AC">
        <w:rPr>
          <w:rFonts w:asciiTheme="minorHAnsi" w:hAnsiTheme="minorHAnsi" w:cstheme="minorHAnsi"/>
          <w:sz w:val="22"/>
          <w:szCs w:val="22"/>
        </w:rPr>
        <w:t>Electronic Navigational Chart Product Specification, Edition 1.0.0 (draft), July 2018.</w:t>
      </w:r>
    </w:p>
    <w:p w14:paraId="4DE9876D" w14:textId="11F0DB0D" w:rsidR="00A362B0" w:rsidRPr="009849AC" w:rsidRDefault="00A362B0"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S-111</w:t>
      </w:r>
      <w:r w:rsidRPr="009849AC">
        <w:rPr>
          <w:rFonts w:asciiTheme="minorHAnsi" w:hAnsiTheme="minorHAnsi" w:cstheme="minorHAnsi"/>
          <w:sz w:val="22"/>
          <w:szCs w:val="22"/>
        </w:rPr>
        <w:tab/>
        <w:t xml:space="preserve">IHO </w:t>
      </w:r>
      <w:r w:rsidR="00DD52DD" w:rsidRPr="009849AC">
        <w:rPr>
          <w:rFonts w:asciiTheme="minorHAnsi" w:hAnsiTheme="minorHAnsi" w:cstheme="minorHAnsi"/>
          <w:sz w:val="22"/>
          <w:szCs w:val="22"/>
        </w:rPr>
        <w:t xml:space="preserve">S-111 - </w:t>
      </w:r>
      <w:r w:rsidRPr="009849AC">
        <w:rPr>
          <w:rFonts w:asciiTheme="minorHAnsi" w:hAnsiTheme="minorHAnsi" w:cstheme="minorHAnsi"/>
          <w:sz w:val="22"/>
          <w:szCs w:val="22"/>
        </w:rPr>
        <w:t>Surface Current Product Specification, Edition 1.0.0 (draft), June 2018.</w:t>
      </w:r>
    </w:p>
    <w:p w14:paraId="17054D1E" w14:textId="57B39DC0" w:rsidR="00C714D8" w:rsidRPr="009849AC" w:rsidRDefault="0019385B" w:rsidP="009849AC">
      <w:pPr>
        <w:spacing w:after="60" w:line="240" w:lineRule="auto"/>
        <w:ind w:left="1440" w:hanging="1440"/>
        <w:rPr>
          <w:rFonts w:asciiTheme="minorHAnsi" w:hAnsiTheme="minorHAnsi" w:cstheme="minorHAnsi"/>
          <w:sz w:val="22"/>
          <w:szCs w:val="22"/>
        </w:rPr>
      </w:pPr>
      <w:bookmarkStart w:id="81" w:name="_Hlk502545886"/>
      <w:r w:rsidRPr="009849AC">
        <w:rPr>
          <w:rFonts w:asciiTheme="minorHAnsi" w:hAnsiTheme="minorHAnsi" w:cstheme="minorHAnsi"/>
          <w:sz w:val="22"/>
          <w:szCs w:val="22"/>
        </w:rPr>
        <w:t>S-122</w:t>
      </w:r>
      <w:r w:rsidRPr="009849AC">
        <w:rPr>
          <w:rFonts w:asciiTheme="minorHAnsi" w:hAnsiTheme="minorHAnsi" w:cstheme="minorHAnsi"/>
          <w:sz w:val="22"/>
          <w:szCs w:val="22"/>
        </w:rPr>
        <w:tab/>
      </w:r>
      <w:r w:rsidR="00EF49ED" w:rsidRPr="009849AC">
        <w:rPr>
          <w:rFonts w:asciiTheme="minorHAnsi" w:hAnsiTheme="minorHAnsi" w:cstheme="minorHAnsi"/>
          <w:sz w:val="22"/>
          <w:szCs w:val="22"/>
        </w:rPr>
        <w:t xml:space="preserve">IHO S-122 </w:t>
      </w:r>
      <w:r w:rsidR="00DD52DD" w:rsidRPr="009849AC">
        <w:rPr>
          <w:rFonts w:asciiTheme="minorHAnsi" w:hAnsiTheme="minorHAnsi" w:cstheme="minorHAnsi"/>
          <w:sz w:val="22"/>
          <w:szCs w:val="22"/>
        </w:rPr>
        <w:t xml:space="preserve">- </w:t>
      </w:r>
      <w:r w:rsidR="00EF49ED" w:rsidRPr="009849AC">
        <w:rPr>
          <w:rFonts w:asciiTheme="minorHAnsi" w:hAnsiTheme="minorHAnsi" w:cstheme="minorHAnsi"/>
          <w:sz w:val="22"/>
          <w:szCs w:val="22"/>
        </w:rPr>
        <w:t xml:space="preserve">Marine Protected Areas, </w:t>
      </w:r>
      <w:r w:rsidR="00921A78" w:rsidRPr="009849AC">
        <w:rPr>
          <w:rFonts w:asciiTheme="minorHAnsi" w:hAnsiTheme="minorHAnsi" w:cstheme="minorHAnsi"/>
          <w:sz w:val="22"/>
          <w:szCs w:val="22"/>
        </w:rPr>
        <w:t xml:space="preserve">Edition </w:t>
      </w:r>
      <w:r w:rsidR="00B44F91">
        <w:rPr>
          <w:rFonts w:asciiTheme="minorHAnsi" w:hAnsiTheme="minorHAnsi" w:cstheme="minorHAnsi"/>
          <w:sz w:val="22"/>
          <w:szCs w:val="22"/>
        </w:rPr>
        <w:t>1.0.0, January 2019</w:t>
      </w:r>
      <w:r w:rsidR="00921A78" w:rsidRPr="009849AC">
        <w:rPr>
          <w:rFonts w:asciiTheme="minorHAnsi" w:hAnsiTheme="minorHAnsi" w:cstheme="minorHAnsi"/>
          <w:sz w:val="22"/>
          <w:szCs w:val="22"/>
        </w:rPr>
        <w:t>.</w:t>
      </w:r>
    </w:p>
    <w:p w14:paraId="66F102C6" w14:textId="4340FE34" w:rsidR="00890968" w:rsidRPr="009849AC" w:rsidRDefault="00890968" w:rsidP="009849AC">
      <w:pPr>
        <w:spacing w:after="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S-123</w:t>
      </w:r>
      <w:r w:rsidRPr="009849AC">
        <w:rPr>
          <w:rFonts w:asciiTheme="minorHAnsi" w:hAnsiTheme="minorHAnsi" w:cstheme="minorHAnsi"/>
          <w:sz w:val="22"/>
          <w:szCs w:val="22"/>
        </w:rPr>
        <w:tab/>
        <w:t xml:space="preserve">ISO S-123 – Marine Radio Services, Edition </w:t>
      </w:r>
      <w:r w:rsidR="00B44F91">
        <w:rPr>
          <w:rFonts w:asciiTheme="minorHAnsi" w:hAnsiTheme="minorHAnsi" w:cstheme="minorHAnsi"/>
          <w:sz w:val="22"/>
          <w:szCs w:val="22"/>
        </w:rPr>
        <w:t>1.0.0, January 2019</w:t>
      </w:r>
      <w:r w:rsidR="007B15FB" w:rsidRPr="009849AC">
        <w:rPr>
          <w:rFonts w:asciiTheme="minorHAnsi" w:hAnsiTheme="minorHAnsi" w:cstheme="minorHAnsi"/>
          <w:sz w:val="22"/>
          <w:szCs w:val="22"/>
        </w:rPr>
        <w:t>.</w:t>
      </w:r>
    </w:p>
    <w:p w14:paraId="10A39E1D" w14:textId="6EFD2C4F" w:rsidR="002C1A3D" w:rsidRPr="009849AC" w:rsidRDefault="002C1A3D" w:rsidP="009849AC">
      <w:pPr>
        <w:spacing w:after="160" w:line="240" w:lineRule="auto"/>
        <w:ind w:left="1440" w:hanging="1440"/>
        <w:rPr>
          <w:rFonts w:asciiTheme="minorHAnsi" w:hAnsiTheme="minorHAnsi" w:cstheme="minorHAnsi"/>
          <w:sz w:val="22"/>
          <w:szCs w:val="22"/>
        </w:rPr>
      </w:pPr>
      <w:r w:rsidRPr="009849AC">
        <w:rPr>
          <w:rFonts w:asciiTheme="minorHAnsi" w:hAnsiTheme="minorHAnsi" w:cstheme="minorHAnsi"/>
          <w:sz w:val="22"/>
          <w:szCs w:val="22"/>
        </w:rPr>
        <w:t>SVGTiny</w:t>
      </w:r>
      <w:r w:rsidRPr="009849AC">
        <w:rPr>
          <w:rFonts w:asciiTheme="minorHAnsi" w:hAnsiTheme="minorHAnsi" w:cstheme="minorHAnsi"/>
          <w:sz w:val="22"/>
          <w:szCs w:val="22"/>
        </w:rPr>
        <w:tab/>
        <w:t xml:space="preserve">Scalable Vector Graphics (SVG) Tiny 1.2 Specification. W3C Recommendation 22 December 2008. URL: </w:t>
      </w:r>
      <w:r w:rsidR="00C96771" w:rsidRPr="009849AC">
        <w:rPr>
          <w:rFonts w:asciiTheme="minorHAnsi" w:hAnsiTheme="minorHAnsi" w:cstheme="minorHAnsi"/>
          <w:sz w:val="22"/>
          <w:szCs w:val="22"/>
        </w:rPr>
        <w:t>&lt;</w:t>
      </w:r>
      <w:r w:rsidRPr="009849AC">
        <w:rPr>
          <w:rFonts w:asciiTheme="minorHAnsi" w:hAnsiTheme="minorHAnsi" w:cstheme="minorHAnsi"/>
          <w:sz w:val="22"/>
          <w:szCs w:val="22"/>
        </w:rPr>
        <w:t>http://www.w3.org/TR/2008/REC-SVGTiny12-20081222/</w:t>
      </w:r>
      <w:r w:rsidR="00C96771" w:rsidRPr="009849AC">
        <w:rPr>
          <w:rFonts w:asciiTheme="minorHAnsi" w:hAnsiTheme="minorHAnsi" w:cstheme="minorHAnsi"/>
          <w:sz w:val="22"/>
          <w:szCs w:val="22"/>
        </w:rPr>
        <w:t>&gt;</w:t>
      </w:r>
    </w:p>
    <w:p w14:paraId="4F60F7BB" w14:textId="0E21764F" w:rsidR="006C0F45" w:rsidRPr="009849AC" w:rsidRDefault="00D90380" w:rsidP="009849AC">
      <w:pPr>
        <w:spacing w:after="160" w:line="240" w:lineRule="auto"/>
        <w:rPr>
          <w:rFonts w:asciiTheme="minorHAnsi" w:hAnsiTheme="minorHAnsi" w:cstheme="minorHAnsi"/>
          <w:sz w:val="22"/>
          <w:szCs w:val="22"/>
        </w:rPr>
      </w:pPr>
      <w:r w:rsidRPr="009849AC">
        <w:rPr>
          <w:rFonts w:asciiTheme="minorHAnsi" w:hAnsiTheme="minorHAnsi" w:cstheme="minorHAnsi"/>
          <w:sz w:val="22"/>
          <w:szCs w:val="22"/>
        </w:rPr>
        <w:t>NOTE</w:t>
      </w:r>
      <w:r w:rsidR="006C0F45" w:rsidRPr="009849AC">
        <w:rPr>
          <w:rFonts w:asciiTheme="minorHAnsi" w:hAnsiTheme="minorHAnsi" w:cstheme="minorHAnsi"/>
          <w:sz w:val="22"/>
          <w:szCs w:val="22"/>
        </w:rPr>
        <w:t>: In this document, “S-100” means S-100 Edition 4.0.0 unless a different edition is explicitly identified.</w:t>
      </w:r>
    </w:p>
    <w:p w14:paraId="6E6D756A" w14:textId="0BE3161C" w:rsidR="009849AC" w:rsidRPr="00FA0C91" w:rsidRDefault="009849AC" w:rsidP="00AD7712">
      <w:pPr>
        <w:pStyle w:val="Heading1"/>
        <w:numPr>
          <w:ilvl w:val="0"/>
          <w:numId w:val="25"/>
        </w:numPr>
        <w:tabs>
          <w:tab w:val="clear" w:pos="560"/>
          <w:tab w:val="left" w:pos="426"/>
        </w:tabs>
        <w:spacing w:line="240" w:lineRule="auto"/>
        <w:ind w:left="431" w:hanging="431"/>
      </w:pPr>
      <w:bookmarkStart w:id="82" w:name="_Toc3469114"/>
      <w:bookmarkEnd w:id="81"/>
      <w:r>
        <w:t>Terms and abbreviations</w:t>
      </w:r>
      <w:bookmarkEnd w:id="82"/>
    </w:p>
    <w:p w14:paraId="55C61CCB" w14:textId="7886974F" w:rsidR="00BC4E95" w:rsidRPr="00FA0C91" w:rsidRDefault="00BC4E95">
      <w:pPr>
        <w:pStyle w:val="Heading2"/>
        <w:numPr>
          <w:ilvl w:val="1"/>
          <w:numId w:val="132"/>
        </w:numPr>
        <w:pPrChange w:id="83" w:author="Julia Powell" w:date="2020-01-15T16:14:00Z">
          <w:pPr>
            <w:pStyle w:val="Heading2"/>
            <w:numPr>
              <w:numId w:val="132"/>
            </w:numPr>
            <w:tabs>
              <w:tab w:val="clear" w:pos="700"/>
              <w:tab w:val="left" w:pos="567"/>
            </w:tabs>
            <w:ind w:left="567" w:hanging="567"/>
          </w:pPr>
        </w:pPrChange>
      </w:pPr>
      <w:bookmarkStart w:id="84" w:name="_Toc3469115"/>
      <w:r w:rsidRPr="00FA0C91">
        <w:t>Terms</w:t>
      </w:r>
      <w:bookmarkEnd w:id="84"/>
    </w:p>
    <w:p w14:paraId="6876820F" w14:textId="4036547C" w:rsidR="00B96A14" w:rsidRPr="009849AC" w:rsidRDefault="00B96A14" w:rsidP="009849AC">
      <w:pPr>
        <w:pStyle w:val="DescriptionTag"/>
        <w:rPr>
          <w:rFonts w:asciiTheme="minorHAnsi" w:hAnsiTheme="minorHAnsi" w:cstheme="minorHAnsi"/>
          <w:sz w:val="22"/>
          <w:szCs w:val="22"/>
        </w:rPr>
      </w:pPr>
      <w:r w:rsidRPr="009849AC">
        <w:rPr>
          <w:rFonts w:asciiTheme="minorHAnsi" w:hAnsiTheme="minorHAnsi" w:cstheme="minorHAnsi"/>
          <w:sz w:val="22"/>
          <w:szCs w:val="22"/>
        </w:rPr>
        <w:t>abstract class</w:t>
      </w:r>
    </w:p>
    <w:p w14:paraId="7F53F80D" w14:textId="6925B960" w:rsidR="00B96A14" w:rsidRPr="009849AC" w:rsidRDefault="001E0B78" w:rsidP="009849AC">
      <w:pPr>
        <w:pStyle w:val="dl"/>
        <w:spacing w:after="60" w:line="240" w:lineRule="auto"/>
        <w:contextualSpacing w:val="0"/>
        <w:rPr>
          <w:rFonts w:asciiTheme="minorHAnsi" w:hAnsiTheme="minorHAnsi" w:cstheme="minorHAnsi"/>
          <w:sz w:val="22"/>
          <w:szCs w:val="22"/>
        </w:rPr>
      </w:pPr>
      <w:r w:rsidRPr="009849AC">
        <w:rPr>
          <w:rFonts w:asciiTheme="minorHAnsi" w:hAnsiTheme="minorHAnsi" w:cstheme="minorHAnsi"/>
          <w:sz w:val="22"/>
          <w:szCs w:val="22"/>
        </w:rPr>
        <w:t>a</w:t>
      </w:r>
      <w:r w:rsidR="00451101" w:rsidRPr="009849AC">
        <w:rPr>
          <w:rFonts w:asciiTheme="minorHAnsi" w:hAnsiTheme="minorHAnsi" w:cstheme="minorHAnsi"/>
          <w:sz w:val="22"/>
          <w:szCs w:val="22"/>
        </w:rPr>
        <w:t>n object</w:t>
      </w:r>
      <w:r w:rsidR="00B96A14" w:rsidRPr="009849AC">
        <w:rPr>
          <w:rFonts w:asciiTheme="minorHAnsi" w:hAnsiTheme="minorHAnsi" w:cstheme="minorHAnsi"/>
          <w:sz w:val="22"/>
          <w:szCs w:val="22"/>
        </w:rPr>
        <w:t xml:space="preserve"> class which </w:t>
      </w:r>
      <w:r w:rsidR="005D373C" w:rsidRPr="009849AC">
        <w:rPr>
          <w:rFonts w:asciiTheme="minorHAnsi" w:hAnsiTheme="minorHAnsi" w:cstheme="minorHAnsi"/>
          <w:sz w:val="22"/>
          <w:szCs w:val="22"/>
        </w:rPr>
        <w:t>cannot</w:t>
      </w:r>
      <w:r w:rsidR="00B96A14" w:rsidRPr="009849AC">
        <w:rPr>
          <w:rFonts w:asciiTheme="minorHAnsi" w:hAnsiTheme="minorHAnsi" w:cstheme="minorHAnsi"/>
          <w:sz w:val="22"/>
          <w:szCs w:val="22"/>
        </w:rPr>
        <w:t xml:space="preserve"> </w:t>
      </w:r>
      <w:r w:rsidR="00451101" w:rsidRPr="009849AC">
        <w:rPr>
          <w:rFonts w:asciiTheme="minorHAnsi" w:hAnsiTheme="minorHAnsi" w:cstheme="minorHAnsi"/>
          <w:sz w:val="22"/>
          <w:szCs w:val="22"/>
        </w:rPr>
        <w:t xml:space="preserve">be </w:t>
      </w:r>
      <w:r w:rsidR="00451101" w:rsidRPr="009849AC">
        <w:rPr>
          <w:rFonts w:asciiTheme="minorHAnsi" w:hAnsiTheme="minorHAnsi" w:cstheme="minorHAnsi"/>
          <w:b/>
          <w:sz w:val="22"/>
          <w:szCs w:val="22"/>
        </w:rPr>
        <w:t>instantiate</w:t>
      </w:r>
      <w:r w:rsidR="00451101" w:rsidRPr="009849AC">
        <w:rPr>
          <w:rFonts w:asciiTheme="minorHAnsi" w:hAnsiTheme="minorHAnsi" w:cstheme="minorHAnsi"/>
          <w:sz w:val="22"/>
          <w:szCs w:val="22"/>
        </w:rPr>
        <w:t>d</w:t>
      </w:r>
      <w:r w:rsidR="005D373C" w:rsidRPr="009849AC">
        <w:rPr>
          <w:rFonts w:asciiTheme="minorHAnsi" w:hAnsiTheme="minorHAnsi" w:cstheme="minorHAnsi"/>
          <w:sz w:val="22"/>
          <w:szCs w:val="22"/>
        </w:rPr>
        <w:t xml:space="preserve">, </w:t>
      </w:r>
      <w:r w:rsidR="00784587" w:rsidRPr="009849AC">
        <w:rPr>
          <w:rFonts w:asciiTheme="minorHAnsi" w:hAnsiTheme="minorHAnsi" w:cstheme="minorHAnsi"/>
          <w:sz w:val="22"/>
          <w:szCs w:val="22"/>
        </w:rPr>
        <w:t xml:space="preserve">or </w:t>
      </w:r>
      <w:r w:rsidR="005D373C" w:rsidRPr="009849AC">
        <w:rPr>
          <w:rFonts w:asciiTheme="minorHAnsi" w:hAnsiTheme="minorHAnsi" w:cstheme="minorHAnsi"/>
          <w:sz w:val="22"/>
          <w:szCs w:val="22"/>
        </w:rPr>
        <w:t>is designated in a</w:t>
      </w:r>
      <w:r w:rsidR="00784587" w:rsidRPr="009849AC">
        <w:rPr>
          <w:rFonts w:asciiTheme="minorHAnsi" w:hAnsiTheme="minorHAnsi" w:cstheme="minorHAnsi"/>
          <w:sz w:val="22"/>
          <w:szCs w:val="22"/>
        </w:rPr>
        <w:t>n information</w:t>
      </w:r>
      <w:r w:rsidR="005D373C" w:rsidRPr="009849AC">
        <w:rPr>
          <w:rFonts w:asciiTheme="minorHAnsi" w:hAnsiTheme="minorHAnsi" w:cstheme="minorHAnsi"/>
          <w:sz w:val="22"/>
          <w:szCs w:val="22"/>
        </w:rPr>
        <w:t xml:space="preserve"> model as not allowed</w:t>
      </w:r>
      <w:r w:rsidR="00BF6ED9" w:rsidRPr="009849AC">
        <w:rPr>
          <w:rFonts w:asciiTheme="minorHAnsi" w:hAnsiTheme="minorHAnsi" w:cstheme="minorHAnsi"/>
          <w:sz w:val="22"/>
          <w:szCs w:val="22"/>
        </w:rPr>
        <w:t xml:space="preserve"> </w:t>
      </w:r>
      <w:r w:rsidR="005D373C" w:rsidRPr="009849AC">
        <w:rPr>
          <w:rFonts w:asciiTheme="minorHAnsi" w:hAnsiTheme="minorHAnsi" w:cstheme="minorHAnsi"/>
          <w:sz w:val="22"/>
          <w:szCs w:val="22"/>
        </w:rPr>
        <w:t>to be instantiated</w:t>
      </w:r>
    </w:p>
    <w:p w14:paraId="286102D5" w14:textId="10DF5ABE" w:rsidR="00451101" w:rsidRPr="009849AC" w:rsidRDefault="00451101" w:rsidP="00943EE0">
      <w:pPr>
        <w:pStyle w:val="dl"/>
        <w:spacing w:after="160" w:line="240" w:lineRule="auto"/>
        <w:contextualSpacing w:val="0"/>
        <w:rPr>
          <w:rFonts w:asciiTheme="minorHAnsi" w:hAnsiTheme="minorHAnsi" w:cstheme="minorHAnsi"/>
          <w:sz w:val="22"/>
          <w:szCs w:val="22"/>
        </w:rPr>
      </w:pPr>
      <w:r w:rsidRPr="009849AC">
        <w:rPr>
          <w:rFonts w:asciiTheme="minorHAnsi" w:hAnsiTheme="minorHAnsi" w:cstheme="minorHAnsi"/>
          <w:sz w:val="22"/>
          <w:szCs w:val="22"/>
        </w:rPr>
        <w:t>NOTE: Subclasses of an abstract class may be either abstract or non-abstract.</w:t>
      </w:r>
    </w:p>
    <w:p w14:paraId="63A8F3B4" w14:textId="7EE6F00B" w:rsidR="00784587" w:rsidRPr="009849AC" w:rsidRDefault="00784587" w:rsidP="009849AC">
      <w:pPr>
        <w:pStyle w:val="DescriptionTag"/>
        <w:rPr>
          <w:rFonts w:asciiTheme="minorHAnsi" w:hAnsiTheme="minorHAnsi" w:cstheme="minorHAnsi"/>
          <w:sz w:val="22"/>
          <w:szCs w:val="22"/>
        </w:rPr>
      </w:pPr>
      <w:r w:rsidRPr="009849AC">
        <w:rPr>
          <w:rFonts w:asciiTheme="minorHAnsi" w:hAnsiTheme="minorHAnsi" w:cstheme="minorHAnsi"/>
          <w:sz w:val="22"/>
          <w:szCs w:val="22"/>
        </w:rPr>
        <w:t>aggregation</w:t>
      </w:r>
    </w:p>
    <w:p w14:paraId="7C93C63C" w14:textId="2FA77DB0" w:rsidR="00784587" w:rsidRPr="009849AC" w:rsidRDefault="001E0B78" w:rsidP="00943EE0">
      <w:pPr>
        <w:pStyle w:val="dl"/>
        <w:spacing w:after="160" w:line="240" w:lineRule="auto"/>
        <w:contextualSpacing w:val="0"/>
        <w:rPr>
          <w:rFonts w:asciiTheme="minorHAnsi" w:hAnsiTheme="minorHAnsi" w:cstheme="minorHAnsi"/>
          <w:sz w:val="22"/>
          <w:szCs w:val="22"/>
        </w:rPr>
      </w:pPr>
      <w:r w:rsidRPr="009849AC">
        <w:rPr>
          <w:rFonts w:asciiTheme="minorHAnsi" w:hAnsiTheme="minorHAnsi" w:cstheme="minorHAnsi"/>
          <w:sz w:val="22"/>
          <w:szCs w:val="22"/>
        </w:rPr>
        <w:t>s</w:t>
      </w:r>
      <w:r w:rsidR="00784587" w:rsidRPr="009849AC">
        <w:rPr>
          <w:rFonts w:asciiTheme="minorHAnsi" w:hAnsiTheme="minorHAnsi" w:cstheme="minorHAnsi"/>
          <w:sz w:val="22"/>
          <w:szCs w:val="22"/>
        </w:rPr>
        <w:t xml:space="preserve">pecial form of association that specifies a whole-part relationship between the aggregate (whole) and a component part (see </w:t>
      </w:r>
      <w:r w:rsidR="00784587" w:rsidRPr="009849AC">
        <w:rPr>
          <w:rFonts w:asciiTheme="minorHAnsi" w:hAnsiTheme="minorHAnsi" w:cstheme="minorHAnsi"/>
          <w:b/>
          <w:sz w:val="22"/>
          <w:szCs w:val="22"/>
        </w:rPr>
        <w:t>composition</w:t>
      </w:r>
      <w:r w:rsidR="00784587" w:rsidRPr="009849AC">
        <w:rPr>
          <w:rFonts w:asciiTheme="minorHAnsi" w:hAnsiTheme="minorHAnsi" w:cstheme="minorHAnsi"/>
          <w:sz w:val="22"/>
          <w:szCs w:val="22"/>
        </w:rPr>
        <w:t>) [ISO 19103]</w:t>
      </w:r>
    </w:p>
    <w:p w14:paraId="29DAB3F2" w14:textId="635CDB38" w:rsidR="00A67DAF" w:rsidRPr="009849AC" w:rsidRDefault="00A67DAF" w:rsidP="009849AC">
      <w:pPr>
        <w:pStyle w:val="DescriptionTag"/>
        <w:rPr>
          <w:rFonts w:asciiTheme="minorHAnsi" w:hAnsiTheme="minorHAnsi" w:cstheme="minorHAnsi"/>
          <w:sz w:val="22"/>
          <w:szCs w:val="22"/>
        </w:rPr>
      </w:pPr>
      <w:r w:rsidRPr="009849AC">
        <w:rPr>
          <w:rFonts w:asciiTheme="minorHAnsi" w:hAnsiTheme="minorHAnsi" w:cstheme="minorHAnsi"/>
          <w:sz w:val="22"/>
          <w:szCs w:val="22"/>
        </w:rPr>
        <w:t>application</w:t>
      </w:r>
    </w:p>
    <w:p w14:paraId="7C52D127" w14:textId="59382C12" w:rsidR="00A67DAF" w:rsidRPr="00943EE0" w:rsidRDefault="00943EE0" w:rsidP="00943EE0">
      <w:pPr>
        <w:pStyle w:val="dl"/>
        <w:spacing w:after="160" w:line="240" w:lineRule="auto"/>
        <w:contextualSpacing w:val="0"/>
        <w:rPr>
          <w:rFonts w:asciiTheme="minorHAnsi" w:hAnsiTheme="minorHAnsi" w:cstheme="minorHAnsi"/>
          <w:sz w:val="22"/>
          <w:szCs w:val="22"/>
        </w:rPr>
      </w:pPr>
      <w:r>
        <w:rPr>
          <w:rFonts w:asciiTheme="minorHAnsi" w:hAnsiTheme="minorHAnsi" w:cstheme="minorHAnsi"/>
          <w:sz w:val="22"/>
          <w:szCs w:val="22"/>
        </w:rPr>
        <w:t>m</w:t>
      </w:r>
      <w:r w:rsidRPr="009849AC">
        <w:rPr>
          <w:rFonts w:asciiTheme="minorHAnsi" w:hAnsiTheme="minorHAnsi" w:cstheme="minorHAnsi"/>
          <w:sz w:val="22"/>
          <w:szCs w:val="22"/>
        </w:rPr>
        <w:t xml:space="preserve">anipulation </w:t>
      </w:r>
      <w:r w:rsidR="00A67DAF" w:rsidRPr="009849AC">
        <w:rPr>
          <w:rFonts w:asciiTheme="minorHAnsi" w:hAnsiTheme="minorHAnsi" w:cstheme="minorHAnsi"/>
          <w:sz w:val="22"/>
          <w:szCs w:val="22"/>
        </w:rPr>
        <w:t>and processing of data in support of user requirements [ISO 19101</w:t>
      </w:r>
      <w:r>
        <w:rPr>
          <w:rFonts w:asciiTheme="minorHAnsi" w:hAnsiTheme="minorHAnsi" w:cstheme="minorHAnsi"/>
          <w:sz w:val="22"/>
          <w:szCs w:val="22"/>
        </w:rPr>
        <w:t>-</w:t>
      </w:r>
      <w:r w:rsidR="00A67DAF" w:rsidRPr="00943EE0">
        <w:rPr>
          <w:rFonts w:asciiTheme="minorHAnsi" w:hAnsiTheme="minorHAnsi" w:cstheme="minorHAnsi"/>
          <w:sz w:val="22"/>
          <w:szCs w:val="22"/>
        </w:rPr>
        <w:t>1:2014]</w:t>
      </w:r>
    </w:p>
    <w:p w14:paraId="28453C85" w14:textId="7391579A" w:rsidR="00A67DAF" w:rsidRPr="00943EE0" w:rsidRDefault="00A67DAF" w:rsidP="009849AC">
      <w:pPr>
        <w:pStyle w:val="DescriptionTag"/>
        <w:rPr>
          <w:rFonts w:asciiTheme="minorHAnsi" w:hAnsiTheme="minorHAnsi" w:cstheme="minorHAnsi"/>
          <w:sz w:val="22"/>
          <w:szCs w:val="22"/>
        </w:rPr>
      </w:pPr>
      <w:r w:rsidRPr="00943EE0">
        <w:rPr>
          <w:rFonts w:asciiTheme="minorHAnsi" w:hAnsiTheme="minorHAnsi" w:cstheme="minorHAnsi"/>
          <w:sz w:val="22"/>
          <w:szCs w:val="22"/>
        </w:rPr>
        <w:t>application schema</w:t>
      </w:r>
    </w:p>
    <w:p w14:paraId="3C938190" w14:textId="52933A13" w:rsidR="00A67DAF" w:rsidRPr="00943EE0" w:rsidRDefault="001E0B78" w:rsidP="00943EE0">
      <w:pPr>
        <w:pStyle w:val="dl"/>
        <w:spacing w:after="160" w:line="240" w:lineRule="auto"/>
        <w:contextualSpacing w:val="0"/>
        <w:rPr>
          <w:rFonts w:asciiTheme="minorHAnsi" w:hAnsiTheme="minorHAnsi" w:cstheme="minorHAnsi"/>
          <w:sz w:val="22"/>
          <w:szCs w:val="22"/>
        </w:rPr>
      </w:pPr>
      <w:r w:rsidRPr="00943EE0">
        <w:rPr>
          <w:rFonts w:asciiTheme="minorHAnsi" w:hAnsiTheme="minorHAnsi" w:cstheme="minorHAnsi"/>
          <w:b/>
          <w:sz w:val="22"/>
          <w:szCs w:val="22"/>
        </w:rPr>
        <w:t>c</w:t>
      </w:r>
      <w:r w:rsidR="00A67DAF" w:rsidRPr="00943EE0">
        <w:rPr>
          <w:rFonts w:asciiTheme="minorHAnsi" w:hAnsiTheme="minorHAnsi" w:cstheme="minorHAnsi"/>
          <w:b/>
          <w:sz w:val="22"/>
          <w:szCs w:val="22"/>
        </w:rPr>
        <w:t>onceptual schema</w:t>
      </w:r>
      <w:r w:rsidR="00A67DAF" w:rsidRPr="00943EE0">
        <w:rPr>
          <w:rFonts w:asciiTheme="minorHAnsi" w:hAnsiTheme="minorHAnsi" w:cstheme="minorHAnsi"/>
          <w:sz w:val="22"/>
          <w:szCs w:val="22"/>
        </w:rPr>
        <w:t xml:space="preserve"> for data required by one or more </w:t>
      </w:r>
      <w:r w:rsidR="00A67DAF" w:rsidRPr="00943EE0">
        <w:rPr>
          <w:rFonts w:asciiTheme="minorHAnsi" w:hAnsiTheme="minorHAnsi" w:cstheme="minorHAnsi"/>
          <w:b/>
          <w:sz w:val="22"/>
          <w:szCs w:val="22"/>
        </w:rPr>
        <w:t>applications</w:t>
      </w:r>
      <w:r w:rsidR="00A67DAF" w:rsidRPr="00943EE0">
        <w:rPr>
          <w:rFonts w:asciiTheme="minorHAnsi" w:hAnsiTheme="minorHAnsi" w:cstheme="minorHAnsi"/>
          <w:sz w:val="22"/>
          <w:szCs w:val="22"/>
        </w:rPr>
        <w:t xml:space="preserve"> [ISO 19101</w:t>
      </w:r>
      <w:r w:rsidR="00A67DAF" w:rsidRPr="00943EE0">
        <w:rPr>
          <w:rFonts w:ascii="MS Gothic" w:eastAsia="MS Gothic" w:hAnsi="MS Gothic" w:cs="MS Gothic" w:hint="eastAsia"/>
          <w:sz w:val="22"/>
          <w:szCs w:val="22"/>
        </w:rPr>
        <w:t>‑</w:t>
      </w:r>
      <w:r w:rsidR="00A67DAF" w:rsidRPr="00943EE0">
        <w:rPr>
          <w:rFonts w:asciiTheme="minorHAnsi" w:hAnsiTheme="minorHAnsi" w:cstheme="minorHAnsi"/>
          <w:sz w:val="22"/>
          <w:szCs w:val="22"/>
        </w:rPr>
        <w:t>1:2014]</w:t>
      </w:r>
    </w:p>
    <w:p w14:paraId="6172D533" w14:textId="4C104C20" w:rsidR="00784587" w:rsidRPr="00943EE0" w:rsidRDefault="00784587" w:rsidP="009849AC">
      <w:pPr>
        <w:pStyle w:val="DescriptionTag"/>
        <w:rPr>
          <w:rFonts w:asciiTheme="minorHAnsi" w:hAnsiTheme="minorHAnsi" w:cstheme="minorHAnsi"/>
          <w:sz w:val="22"/>
          <w:szCs w:val="22"/>
        </w:rPr>
      </w:pPr>
      <w:r w:rsidRPr="00943EE0">
        <w:rPr>
          <w:rFonts w:asciiTheme="minorHAnsi" w:hAnsiTheme="minorHAnsi" w:cstheme="minorHAnsi"/>
          <w:sz w:val="22"/>
          <w:szCs w:val="22"/>
        </w:rPr>
        <w:t>association</w:t>
      </w:r>
    </w:p>
    <w:p w14:paraId="2043482A" w14:textId="70B1EDEC" w:rsidR="00784587" w:rsidRPr="00943EE0" w:rsidRDefault="001E0B78" w:rsidP="00AC7131">
      <w:pPr>
        <w:pStyle w:val="dl"/>
        <w:spacing w:after="160" w:line="240" w:lineRule="auto"/>
        <w:contextualSpacing w:val="0"/>
        <w:rPr>
          <w:rFonts w:asciiTheme="minorHAnsi" w:hAnsiTheme="minorHAnsi" w:cstheme="minorHAnsi"/>
          <w:sz w:val="22"/>
          <w:szCs w:val="22"/>
        </w:rPr>
      </w:pPr>
      <w:r w:rsidRPr="00943EE0">
        <w:rPr>
          <w:rFonts w:asciiTheme="minorHAnsi" w:hAnsiTheme="minorHAnsi" w:cstheme="minorHAnsi"/>
          <w:sz w:val="22"/>
          <w:szCs w:val="22"/>
        </w:rPr>
        <w:t>s</w:t>
      </w:r>
      <w:r w:rsidR="00784587" w:rsidRPr="00943EE0">
        <w:rPr>
          <w:rFonts w:asciiTheme="minorHAnsi" w:hAnsiTheme="minorHAnsi" w:cstheme="minorHAnsi"/>
          <w:sz w:val="22"/>
          <w:szCs w:val="22"/>
        </w:rPr>
        <w:t>emantic relationship between two or more classifiers that specifies connections among their instances [ISO 19103]</w:t>
      </w:r>
    </w:p>
    <w:p w14:paraId="6FF70A9B" w14:textId="47E21D23" w:rsidR="00784587" w:rsidRPr="00AC7131" w:rsidRDefault="00784587"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attribute</w:t>
      </w:r>
    </w:p>
    <w:p w14:paraId="4884A214" w14:textId="793520E7" w:rsidR="00784587" w:rsidRPr="00AC7131" w:rsidRDefault="001935B5" w:rsidP="00AC7131">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(1) </w:t>
      </w:r>
      <w:r w:rsidR="001E0B78" w:rsidRPr="00AC7131">
        <w:rPr>
          <w:rFonts w:asciiTheme="minorHAnsi" w:hAnsiTheme="minorHAnsi" w:cstheme="minorHAnsi"/>
          <w:sz w:val="22"/>
          <w:szCs w:val="22"/>
        </w:rPr>
        <w:t>n</w:t>
      </w:r>
      <w:r w:rsidR="00784587" w:rsidRPr="00AC7131">
        <w:rPr>
          <w:rFonts w:asciiTheme="minorHAnsi" w:hAnsiTheme="minorHAnsi" w:cstheme="minorHAnsi"/>
          <w:sz w:val="22"/>
          <w:szCs w:val="22"/>
        </w:rPr>
        <w:t>amed property of an entity [ISO/IEC 2382-17:1999]</w:t>
      </w:r>
    </w:p>
    <w:p w14:paraId="42A23770" w14:textId="44AFDF83" w:rsidR="00784587" w:rsidRPr="00AC7131" w:rsidRDefault="00784587"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w:t>
      </w:r>
      <w:r w:rsidR="00AC7131">
        <w:rPr>
          <w:rFonts w:asciiTheme="minorHAnsi" w:hAnsiTheme="minorHAnsi" w:cstheme="minorHAnsi"/>
          <w:sz w:val="22"/>
          <w:szCs w:val="22"/>
        </w:rPr>
        <w:t>:</w:t>
      </w:r>
      <w:r w:rsidRPr="00AC7131">
        <w:rPr>
          <w:rFonts w:asciiTheme="minorHAnsi" w:hAnsiTheme="minorHAnsi" w:cstheme="minorHAnsi"/>
          <w:sz w:val="22"/>
          <w:szCs w:val="22"/>
        </w:rPr>
        <w:t xml:space="preserve"> Describes a geometrical, topological, thematic, or other characteristic of an entity.</w:t>
      </w:r>
    </w:p>
    <w:p w14:paraId="37AC7992" w14:textId="129C9410" w:rsidR="001935B5" w:rsidRPr="00AC7131" w:rsidRDefault="001935B5"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(2) UML: feature within a classifier that describes a range of values that instances of the classifier may hold [ISO/IEC 19501:2005 (Adapted)]</w:t>
      </w:r>
    </w:p>
    <w:p w14:paraId="383896B7" w14:textId="01921958" w:rsidR="001935B5" w:rsidRPr="00AC7131" w:rsidRDefault="001935B5"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(3) XML: name-value pair contained in an element [ISO 19136]</w:t>
      </w:r>
    </w:p>
    <w:p w14:paraId="2323A14F" w14:textId="6ED62EBC" w:rsidR="00A34358" w:rsidRPr="00AC7131" w:rsidRDefault="00A34358"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base64</w:t>
      </w:r>
    </w:p>
    <w:p w14:paraId="2021438A" w14:textId="520DDEC7" w:rsidR="00A34358" w:rsidRPr="00AC7131" w:rsidRDefault="003518D8"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an encoding designed to represent arbitrary sequences of octets in a form that allows the use of both upper- and lowercase letters but that need not be human readable [IETF RFC 4648 (restyled)]</w:t>
      </w:r>
    </w:p>
    <w:p w14:paraId="2E7AECEE" w14:textId="28F02752" w:rsidR="00965DCD" w:rsidRPr="00AC7131" w:rsidRDefault="00965DCD"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code</w:t>
      </w:r>
    </w:p>
    <w:p w14:paraId="7E60C60F" w14:textId="51FF5650" w:rsidR="00965DCD" w:rsidRPr="00AC7131" w:rsidRDefault="00965DCD"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representation of a label according to a specified scheme [ISO 19118:2011]</w:t>
      </w:r>
    </w:p>
    <w:p w14:paraId="0ED4D164" w14:textId="3CE027B9" w:rsidR="00FC0849" w:rsidRPr="00AC7131" w:rsidRDefault="00FC0849"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codelist</w:t>
      </w:r>
    </w:p>
    <w:p w14:paraId="5CE2ED95" w14:textId="418B28AA" w:rsidR="00014A07" w:rsidRPr="00AC7131" w:rsidRDefault="00FC0849"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value domain including a code for a permissible value [ISO 19136]</w:t>
      </w:r>
    </w:p>
    <w:p w14:paraId="7A140D0F" w14:textId="31E71536" w:rsidR="00014A07" w:rsidRPr="00AC7131" w:rsidRDefault="00014A07"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codespace</w:t>
      </w:r>
    </w:p>
    <w:p w14:paraId="0925966F" w14:textId="35FC6C89" w:rsidR="00014A07" w:rsidRPr="00AC7131" w:rsidRDefault="00014A07" w:rsidP="00AC7131">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rule or authority for a code, name, term or category</w:t>
      </w:r>
      <w:r w:rsidR="0017165E" w:rsidRPr="00AC7131">
        <w:rPr>
          <w:rFonts w:asciiTheme="minorHAnsi" w:hAnsiTheme="minorHAnsi" w:cstheme="minorHAnsi"/>
          <w:sz w:val="22"/>
          <w:szCs w:val="22"/>
        </w:rPr>
        <w:t xml:space="preserve"> [ISO 19136]</w:t>
      </w:r>
    </w:p>
    <w:p w14:paraId="41D06707" w14:textId="6E65A7B9" w:rsidR="0017165E" w:rsidRPr="00AC7131" w:rsidRDefault="0017165E"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EXAMPLE: Examples of codespaces include dictionaries, authorities, codelists, etc.  </w:t>
      </w:r>
    </w:p>
    <w:p w14:paraId="5847AC62" w14:textId="77777777" w:rsidR="00FC0849" w:rsidRPr="00AC7131" w:rsidRDefault="00FC0849"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composition</w:t>
      </w:r>
    </w:p>
    <w:p w14:paraId="50AD061D" w14:textId="77777777" w:rsidR="00FC0849" w:rsidRPr="00AC7131" w:rsidRDefault="00FC0849"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form of aggregation association with strong ownership and coincident lifetime as part of the whole [ISO 19103]</w:t>
      </w:r>
    </w:p>
    <w:p w14:paraId="06680FA4" w14:textId="1BB933BC" w:rsidR="00A67DAF" w:rsidRPr="00AC7131" w:rsidRDefault="00A67DAF"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conceptual model</w:t>
      </w:r>
    </w:p>
    <w:p w14:paraId="0D1B0F33" w14:textId="7E870317" w:rsidR="00A67DAF" w:rsidRPr="00AC7131" w:rsidRDefault="00A67DAF" w:rsidP="00AC7131">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b/>
          <w:sz w:val="22"/>
          <w:szCs w:val="22"/>
        </w:rPr>
        <w:t>model</w:t>
      </w:r>
      <w:r w:rsidRPr="00AC7131">
        <w:rPr>
          <w:rFonts w:asciiTheme="minorHAnsi" w:hAnsiTheme="minorHAnsi" w:cstheme="minorHAnsi"/>
          <w:sz w:val="22"/>
          <w:szCs w:val="22"/>
        </w:rPr>
        <w:t xml:space="preserve"> that defines concepts of a universe of discourse</w:t>
      </w:r>
      <w:r w:rsidR="00094EF3" w:rsidRPr="00AC7131">
        <w:rPr>
          <w:rFonts w:asciiTheme="minorHAnsi" w:hAnsiTheme="minorHAnsi" w:cstheme="minorHAnsi"/>
          <w:sz w:val="22"/>
          <w:szCs w:val="22"/>
        </w:rPr>
        <w:t xml:space="preserve"> [19101</w:t>
      </w:r>
      <w:r w:rsidR="00AC7131">
        <w:rPr>
          <w:rFonts w:asciiTheme="minorHAnsi" w:eastAsia="MS Gothic" w:hAnsiTheme="minorHAnsi" w:cstheme="minorHAnsi"/>
          <w:sz w:val="22"/>
          <w:szCs w:val="22"/>
        </w:rPr>
        <w:t>-</w:t>
      </w:r>
      <w:r w:rsidR="00094EF3" w:rsidRPr="00AC7131">
        <w:rPr>
          <w:rFonts w:asciiTheme="minorHAnsi" w:hAnsiTheme="minorHAnsi" w:cstheme="minorHAnsi"/>
          <w:sz w:val="22"/>
          <w:szCs w:val="22"/>
        </w:rPr>
        <w:t>1:2014]</w:t>
      </w:r>
    </w:p>
    <w:p w14:paraId="395FC1E3" w14:textId="56F84279" w:rsidR="00A67DAF" w:rsidRPr="00AC7131" w:rsidRDefault="00A67DAF"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conceptual schema</w:t>
      </w:r>
    </w:p>
    <w:p w14:paraId="3B1FE4B7" w14:textId="68447039" w:rsidR="00A67DAF" w:rsidRPr="00AC7131" w:rsidRDefault="00A67DAF"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formal description of a </w:t>
      </w:r>
      <w:r w:rsidRPr="00AC7131">
        <w:rPr>
          <w:rFonts w:asciiTheme="minorHAnsi" w:hAnsiTheme="minorHAnsi" w:cstheme="minorHAnsi"/>
          <w:b/>
          <w:sz w:val="22"/>
          <w:szCs w:val="22"/>
        </w:rPr>
        <w:t xml:space="preserve">conceptual model </w:t>
      </w:r>
      <w:r w:rsidRPr="00AC7131">
        <w:rPr>
          <w:rFonts w:asciiTheme="minorHAnsi" w:hAnsiTheme="minorHAnsi" w:cstheme="minorHAnsi"/>
          <w:sz w:val="22"/>
          <w:szCs w:val="22"/>
        </w:rPr>
        <w:t>[ISO 19101-1:2014]</w:t>
      </w:r>
    </w:p>
    <w:p w14:paraId="2492191E" w14:textId="22F720E6" w:rsidR="00EE4B58" w:rsidRPr="00AC7131" w:rsidRDefault="00EE4B58"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data client</w:t>
      </w:r>
    </w:p>
    <w:p w14:paraId="7316383D" w14:textId="442AB94A" w:rsidR="00882A38" w:rsidRPr="00AC7131" w:rsidRDefault="00882A38" w:rsidP="0092794B">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an end-user receiving encrypted </w:t>
      </w:r>
      <w:r w:rsidR="00895BB7" w:rsidRPr="00AC7131">
        <w:rPr>
          <w:rFonts w:asciiTheme="minorHAnsi" w:hAnsiTheme="minorHAnsi" w:cstheme="minorHAnsi"/>
          <w:sz w:val="22"/>
          <w:szCs w:val="22"/>
        </w:rPr>
        <w:t xml:space="preserve">S-100-based </w:t>
      </w:r>
      <w:r w:rsidRPr="00AC7131">
        <w:rPr>
          <w:rFonts w:asciiTheme="minorHAnsi" w:hAnsiTheme="minorHAnsi" w:cstheme="minorHAnsi"/>
          <w:sz w:val="22"/>
          <w:szCs w:val="22"/>
        </w:rPr>
        <w:t>data.</w:t>
      </w:r>
      <w:r w:rsidR="00895BB7" w:rsidRPr="00AC7131">
        <w:rPr>
          <w:rFonts w:asciiTheme="minorHAnsi" w:hAnsiTheme="minorHAnsi" w:cstheme="minorHAnsi"/>
          <w:sz w:val="22"/>
          <w:szCs w:val="22"/>
        </w:rPr>
        <w:t xml:space="preserve"> </w:t>
      </w:r>
      <w:r w:rsidRPr="00AC7131">
        <w:rPr>
          <w:rFonts w:asciiTheme="minorHAnsi" w:hAnsiTheme="minorHAnsi" w:cstheme="minorHAnsi"/>
          <w:sz w:val="22"/>
          <w:szCs w:val="22"/>
        </w:rPr>
        <w:t xml:space="preserve">The data </w:t>
      </w:r>
      <w:r w:rsidR="00895BB7" w:rsidRPr="00AC7131">
        <w:rPr>
          <w:rFonts w:asciiTheme="minorHAnsi" w:hAnsiTheme="minorHAnsi" w:cstheme="minorHAnsi"/>
          <w:sz w:val="22"/>
          <w:szCs w:val="22"/>
        </w:rPr>
        <w:t>c</w:t>
      </w:r>
      <w:r w:rsidRPr="00AC7131">
        <w:rPr>
          <w:rFonts w:asciiTheme="minorHAnsi" w:hAnsiTheme="minorHAnsi" w:cstheme="minorHAnsi"/>
          <w:sz w:val="22"/>
          <w:szCs w:val="22"/>
        </w:rPr>
        <w:t>lient will be using a software application (for example ECDIS) to</w:t>
      </w:r>
      <w:r w:rsidR="00895BB7" w:rsidRPr="00AC7131">
        <w:rPr>
          <w:rFonts w:asciiTheme="minorHAnsi" w:hAnsiTheme="minorHAnsi" w:cstheme="minorHAnsi"/>
          <w:sz w:val="22"/>
          <w:szCs w:val="22"/>
        </w:rPr>
        <w:t xml:space="preserve"> </w:t>
      </w:r>
      <w:r w:rsidRPr="00AC7131">
        <w:rPr>
          <w:rFonts w:asciiTheme="minorHAnsi" w:hAnsiTheme="minorHAnsi" w:cstheme="minorHAnsi"/>
          <w:sz w:val="22"/>
          <w:szCs w:val="22"/>
        </w:rPr>
        <w:t xml:space="preserve">perform many of the operations detailed within the </w:t>
      </w:r>
      <w:r w:rsidR="00895BB7" w:rsidRPr="00AC7131">
        <w:rPr>
          <w:rFonts w:asciiTheme="minorHAnsi" w:hAnsiTheme="minorHAnsi" w:cstheme="minorHAnsi"/>
          <w:sz w:val="22"/>
          <w:szCs w:val="22"/>
        </w:rPr>
        <w:t xml:space="preserve">S-100 protection </w:t>
      </w:r>
      <w:r w:rsidRPr="00AC7131">
        <w:rPr>
          <w:rFonts w:asciiTheme="minorHAnsi" w:hAnsiTheme="minorHAnsi" w:cstheme="minorHAnsi"/>
          <w:sz w:val="22"/>
          <w:szCs w:val="22"/>
        </w:rPr>
        <w:t>scheme [S-100 Part 15 (adapted)]</w:t>
      </w:r>
    </w:p>
    <w:p w14:paraId="7DB5D3B8" w14:textId="63748B9B" w:rsidR="00EE4B58" w:rsidRPr="00AC7131" w:rsidRDefault="00882A38"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 An ECDIS user</w:t>
      </w:r>
      <w:r w:rsidR="00895BB7" w:rsidRPr="00AC7131">
        <w:rPr>
          <w:rFonts w:asciiTheme="minorHAnsi" w:hAnsiTheme="minorHAnsi" w:cstheme="minorHAnsi"/>
          <w:sz w:val="22"/>
          <w:szCs w:val="22"/>
        </w:rPr>
        <w:t>.</w:t>
      </w:r>
    </w:p>
    <w:p w14:paraId="091CA6DC" w14:textId="04BA9EC3" w:rsidR="00895BB7" w:rsidRPr="00AC7131" w:rsidRDefault="00895BB7"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data permit</w:t>
      </w:r>
    </w:p>
    <w:p w14:paraId="06696008" w14:textId="3E575D3D" w:rsidR="00895BB7" w:rsidRPr="00AC7131" w:rsidRDefault="00895BB7"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file containing encrypted product keys required to decrypt the licensed products, normally created specifically for a particular </w:t>
      </w:r>
      <w:r w:rsidRPr="00AC7131">
        <w:rPr>
          <w:rFonts w:asciiTheme="minorHAnsi" w:hAnsiTheme="minorHAnsi" w:cstheme="minorHAnsi"/>
          <w:b/>
          <w:sz w:val="22"/>
          <w:szCs w:val="22"/>
        </w:rPr>
        <w:t>data client</w:t>
      </w:r>
      <w:r w:rsidRPr="00AC7131">
        <w:rPr>
          <w:rFonts w:asciiTheme="minorHAnsi" w:hAnsiTheme="minorHAnsi" w:cstheme="minorHAnsi"/>
          <w:sz w:val="22"/>
          <w:szCs w:val="22"/>
        </w:rPr>
        <w:t xml:space="preserve"> [S-100 Part 15 (adapted)]</w:t>
      </w:r>
    </w:p>
    <w:p w14:paraId="199F76D2" w14:textId="3322534B" w:rsidR="00544188" w:rsidRPr="00AC7131" w:rsidRDefault="00544188"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data server</w:t>
      </w:r>
    </w:p>
    <w:p w14:paraId="46E22356" w14:textId="31E96FD8" w:rsidR="00544188" w:rsidRPr="00AC7131" w:rsidRDefault="00895BB7"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an organization producing encrypted data files or issuing </w:t>
      </w:r>
      <w:r w:rsidRPr="00AC7131">
        <w:rPr>
          <w:rFonts w:asciiTheme="minorHAnsi" w:hAnsiTheme="minorHAnsi" w:cstheme="minorHAnsi"/>
          <w:b/>
          <w:sz w:val="22"/>
          <w:szCs w:val="22"/>
        </w:rPr>
        <w:t>data permits</w:t>
      </w:r>
      <w:r w:rsidRPr="00AC7131">
        <w:rPr>
          <w:rFonts w:asciiTheme="minorHAnsi" w:hAnsiTheme="minorHAnsi" w:cstheme="minorHAnsi"/>
          <w:sz w:val="22"/>
          <w:szCs w:val="22"/>
        </w:rPr>
        <w:t xml:space="preserve"> to </w:t>
      </w:r>
      <w:r w:rsidRPr="00AC7131">
        <w:rPr>
          <w:rFonts w:asciiTheme="minorHAnsi" w:hAnsiTheme="minorHAnsi" w:cstheme="minorHAnsi"/>
          <w:b/>
          <w:sz w:val="22"/>
          <w:szCs w:val="22"/>
        </w:rPr>
        <w:t>data clients</w:t>
      </w:r>
      <w:r w:rsidR="00544188" w:rsidRPr="00AC7131">
        <w:rPr>
          <w:rFonts w:asciiTheme="minorHAnsi" w:hAnsiTheme="minorHAnsi" w:cstheme="minorHAnsi"/>
          <w:sz w:val="22"/>
          <w:szCs w:val="22"/>
        </w:rPr>
        <w:t xml:space="preserve"> [S-100 Part 15, (adapted)]</w:t>
      </w:r>
    </w:p>
    <w:p w14:paraId="122E6B46" w14:textId="6ABB3D33"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w:t>
      </w:r>
    </w:p>
    <w:p w14:paraId="140DD532" w14:textId="77777777" w:rsidR="00B96A14" w:rsidRPr="00AC7131" w:rsidRDefault="00B96A14" w:rsidP="0092794B">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abstraction of real world phenomena [ISO 19101:2003]</w:t>
      </w:r>
    </w:p>
    <w:p w14:paraId="22FADFF8" w14:textId="6EB903BC" w:rsidR="00EE1C15" w:rsidRPr="00AC7131" w:rsidRDefault="00B96A14" w:rsidP="0092794B">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w:t>
      </w:r>
      <w:r w:rsidR="00EE1C15" w:rsidRPr="00AC7131">
        <w:rPr>
          <w:rFonts w:asciiTheme="minorHAnsi" w:hAnsiTheme="minorHAnsi" w:cstheme="minorHAnsi"/>
          <w:sz w:val="22"/>
          <w:szCs w:val="22"/>
        </w:rPr>
        <w:t xml:space="preserve"> 1:</w:t>
      </w:r>
      <w:r w:rsidRPr="00AC7131">
        <w:rPr>
          <w:rFonts w:asciiTheme="minorHAnsi" w:hAnsiTheme="minorHAnsi" w:cstheme="minorHAnsi"/>
          <w:sz w:val="22"/>
          <w:szCs w:val="22"/>
        </w:rPr>
        <w:t xml:space="preserve"> A feature may occur as a type</w:t>
      </w:r>
      <w:r w:rsidR="00F539BD" w:rsidRPr="00AC7131">
        <w:rPr>
          <w:rFonts w:asciiTheme="minorHAnsi" w:hAnsiTheme="minorHAnsi" w:cstheme="minorHAnsi"/>
          <w:sz w:val="22"/>
          <w:szCs w:val="22"/>
        </w:rPr>
        <w:t>, class,</w:t>
      </w:r>
      <w:r w:rsidRPr="00AC7131">
        <w:rPr>
          <w:rFonts w:asciiTheme="minorHAnsi" w:hAnsiTheme="minorHAnsi" w:cstheme="minorHAnsi"/>
          <w:sz w:val="22"/>
          <w:szCs w:val="22"/>
        </w:rPr>
        <w:t xml:space="preserve"> or an instance. Feature type or feature instance should be used when only one is meant.</w:t>
      </w:r>
      <w:r w:rsidR="00F539BD" w:rsidRPr="00AC7131">
        <w:rPr>
          <w:rFonts w:asciiTheme="minorHAnsi" w:hAnsiTheme="minorHAnsi" w:cstheme="minorHAnsi"/>
          <w:sz w:val="22"/>
          <w:szCs w:val="22"/>
        </w:rPr>
        <w:t xml:space="preserve"> </w:t>
      </w:r>
      <w:r w:rsidR="00F539BD" w:rsidRPr="00AC7131">
        <w:rPr>
          <w:rFonts w:asciiTheme="minorHAnsi" w:hAnsiTheme="minorHAnsi" w:cstheme="minorHAnsi"/>
          <w:b/>
          <w:sz w:val="22"/>
          <w:szCs w:val="22"/>
        </w:rPr>
        <w:t>Feature class</w:t>
      </w:r>
      <w:r w:rsidR="00F539BD" w:rsidRPr="00AC7131">
        <w:rPr>
          <w:rFonts w:asciiTheme="minorHAnsi" w:hAnsiTheme="minorHAnsi" w:cstheme="minorHAnsi"/>
          <w:sz w:val="22"/>
          <w:szCs w:val="22"/>
        </w:rPr>
        <w:t xml:space="preserve"> should be used in the context of a model or </w:t>
      </w:r>
      <w:r w:rsidR="00D32955">
        <w:rPr>
          <w:rFonts w:asciiTheme="minorHAnsi" w:hAnsiTheme="minorHAnsi" w:cstheme="minorHAnsi"/>
          <w:sz w:val="22"/>
          <w:szCs w:val="22"/>
        </w:rPr>
        <w:t>A</w:t>
      </w:r>
      <w:r w:rsidR="00D32955" w:rsidRPr="00AC7131">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00D32955" w:rsidRPr="00AC7131">
        <w:rPr>
          <w:rFonts w:asciiTheme="minorHAnsi" w:hAnsiTheme="minorHAnsi" w:cstheme="minorHAnsi"/>
          <w:sz w:val="22"/>
          <w:szCs w:val="22"/>
        </w:rPr>
        <w:t>chema</w:t>
      </w:r>
      <w:r w:rsidR="00F539BD" w:rsidRPr="00AC7131">
        <w:rPr>
          <w:rFonts w:asciiTheme="minorHAnsi" w:hAnsiTheme="minorHAnsi" w:cstheme="minorHAnsi"/>
          <w:sz w:val="22"/>
          <w:szCs w:val="22"/>
        </w:rPr>
        <w:t>.</w:t>
      </w:r>
    </w:p>
    <w:p w14:paraId="48EFA170" w14:textId="26FD9182" w:rsidR="00B96A14" w:rsidRPr="00AC7131" w:rsidRDefault="00B96A14" w:rsidP="0092794B">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 The phenomenon named 'Eiffel Tower' may be classified with other phenomena into a feature type 'tower'.</w:t>
      </w:r>
    </w:p>
    <w:p w14:paraId="68C3E358" w14:textId="059A2E45" w:rsidR="003127F4" w:rsidRPr="00AC7131" w:rsidRDefault="003127F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association</w:t>
      </w:r>
    </w:p>
    <w:p w14:paraId="06EDC292" w14:textId="14B1827A" w:rsidR="003127F4" w:rsidRPr="00AC7131" w:rsidRDefault="003127F4"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b/>
          <w:sz w:val="22"/>
          <w:szCs w:val="22"/>
        </w:rPr>
        <w:t>relationship</w:t>
      </w:r>
      <w:r w:rsidRPr="00AC7131">
        <w:rPr>
          <w:rFonts w:asciiTheme="minorHAnsi" w:hAnsiTheme="minorHAnsi" w:cstheme="minorHAnsi"/>
          <w:sz w:val="22"/>
          <w:szCs w:val="22"/>
        </w:rPr>
        <w:t xml:space="preserve"> that links instances of one feature type with instances of the same or a different feature type [ISO 19110]</w:t>
      </w:r>
    </w:p>
    <w:p w14:paraId="7FFE7958" w14:textId="1D0A3B27"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attribute</w:t>
      </w:r>
    </w:p>
    <w:p w14:paraId="281E5130" w14:textId="77777777" w:rsidR="00B96A14" w:rsidRPr="00AC7131" w:rsidRDefault="00B96A14" w:rsidP="00F300F7">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characteristic of a feature [ISO 19101]</w:t>
      </w:r>
    </w:p>
    <w:p w14:paraId="2C8C1060" w14:textId="28E61446" w:rsidR="00B96A14" w:rsidRPr="00AC7131" w:rsidRDefault="00B96A14" w:rsidP="00F300F7">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 A feature attribute type has a name, a data type and a domain associated to it. A feature attribute instance has an attribute value taken from the value domain of the feature attribute type.</w:t>
      </w:r>
    </w:p>
    <w:p w14:paraId="412FCB0A" w14:textId="4F6CD695" w:rsidR="00B96A14" w:rsidRPr="00AC7131" w:rsidRDefault="00B96A14" w:rsidP="00F300F7">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 1</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 xml:space="preserve"> A feature attribute named ‘colour’ may have an attribute value </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green</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 xml:space="preserve"> which belongs to the data type </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text</w:t>
      </w:r>
      <w:r w:rsidR="00BF6ED9" w:rsidRPr="00AC7131">
        <w:rPr>
          <w:rFonts w:asciiTheme="minorHAnsi" w:hAnsiTheme="minorHAnsi" w:cstheme="minorHAnsi"/>
          <w:sz w:val="22"/>
          <w:szCs w:val="22"/>
        </w:rPr>
        <w:t>.”</w:t>
      </w:r>
    </w:p>
    <w:p w14:paraId="1DA48205" w14:textId="2B170322" w:rsidR="00B96A14" w:rsidRPr="00AC7131" w:rsidRDefault="00B96A14"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 2</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 xml:space="preserve"> A feature attribute named ‘length’ may have an attribute value </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82</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4</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 xml:space="preserve"> which belongs to the data type </w:t>
      </w:r>
      <w:r w:rsidR="00BF6ED9" w:rsidRPr="00AC7131">
        <w:rPr>
          <w:rFonts w:asciiTheme="minorHAnsi" w:hAnsiTheme="minorHAnsi" w:cstheme="minorHAnsi"/>
          <w:sz w:val="22"/>
          <w:szCs w:val="22"/>
        </w:rPr>
        <w:t>“</w:t>
      </w:r>
      <w:r w:rsidRPr="00AC7131">
        <w:rPr>
          <w:rFonts w:asciiTheme="minorHAnsi" w:hAnsiTheme="minorHAnsi" w:cstheme="minorHAnsi"/>
          <w:sz w:val="22"/>
          <w:szCs w:val="22"/>
        </w:rPr>
        <w:t>real</w:t>
      </w:r>
      <w:r w:rsidR="00BF6ED9" w:rsidRPr="00AC7131">
        <w:rPr>
          <w:rFonts w:asciiTheme="minorHAnsi" w:hAnsiTheme="minorHAnsi" w:cstheme="minorHAnsi"/>
          <w:sz w:val="22"/>
          <w:szCs w:val="22"/>
        </w:rPr>
        <w:t>.”</w:t>
      </w:r>
    </w:p>
    <w:p w14:paraId="3A2C2C79" w14:textId="5099D5F6"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catalogue</w:t>
      </w:r>
    </w:p>
    <w:p w14:paraId="38B226B5" w14:textId="6D6039CE" w:rsidR="00B96A14" w:rsidRPr="00AC7131" w:rsidRDefault="00B96A14"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a catalogue containing definitions and descriptions of the </w:t>
      </w:r>
      <w:r w:rsidRPr="00AC7131">
        <w:rPr>
          <w:rFonts w:asciiTheme="minorHAnsi" w:hAnsiTheme="minorHAnsi" w:cstheme="minorHAnsi"/>
          <w:b/>
          <w:sz w:val="22"/>
          <w:szCs w:val="22"/>
        </w:rPr>
        <w:t>feature types</w:t>
      </w:r>
      <w:r w:rsidRPr="00AC7131">
        <w:rPr>
          <w:rFonts w:asciiTheme="minorHAnsi" w:hAnsiTheme="minorHAnsi" w:cstheme="minorHAnsi"/>
          <w:sz w:val="22"/>
          <w:szCs w:val="22"/>
        </w:rPr>
        <w:t xml:space="preserve">, </w:t>
      </w:r>
      <w:r w:rsidRPr="00AC7131">
        <w:rPr>
          <w:rFonts w:asciiTheme="minorHAnsi" w:hAnsiTheme="minorHAnsi" w:cstheme="minorHAnsi"/>
          <w:b/>
          <w:sz w:val="22"/>
          <w:szCs w:val="22"/>
        </w:rPr>
        <w:t>feature attributes</w:t>
      </w:r>
      <w:r w:rsidRPr="00AC7131">
        <w:rPr>
          <w:rFonts w:asciiTheme="minorHAnsi" w:hAnsiTheme="minorHAnsi" w:cstheme="minorHAnsi"/>
          <w:sz w:val="22"/>
          <w:szCs w:val="22"/>
        </w:rPr>
        <w:t>, and</w:t>
      </w:r>
      <w:r w:rsidR="00094EF3" w:rsidRPr="00AC7131">
        <w:rPr>
          <w:rFonts w:asciiTheme="minorHAnsi" w:hAnsiTheme="minorHAnsi" w:cstheme="minorHAnsi"/>
          <w:sz w:val="22"/>
          <w:szCs w:val="22"/>
        </w:rPr>
        <w:t xml:space="preserve"> </w:t>
      </w:r>
      <w:r w:rsidRPr="00AC7131">
        <w:rPr>
          <w:rFonts w:asciiTheme="minorHAnsi" w:hAnsiTheme="minorHAnsi" w:cstheme="minorHAnsi"/>
          <w:b/>
          <w:sz w:val="22"/>
          <w:szCs w:val="22"/>
        </w:rPr>
        <w:t>feature associations</w:t>
      </w:r>
      <w:r w:rsidRPr="00AC7131">
        <w:rPr>
          <w:rFonts w:asciiTheme="minorHAnsi" w:hAnsiTheme="minorHAnsi" w:cstheme="minorHAnsi"/>
          <w:sz w:val="22"/>
          <w:szCs w:val="22"/>
        </w:rPr>
        <w:t xml:space="preserve"> occurring in one or more sets of geographic data [ISO 19110]</w:t>
      </w:r>
    </w:p>
    <w:p w14:paraId="697FA256" w14:textId="1136A150"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class</w:t>
      </w:r>
    </w:p>
    <w:p w14:paraId="5CBF4EA5" w14:textId="3C49C6E8" w:rsidR="00BF6ED9" w:rsidRPr="00AC7131" w:rsidRDefault="001E0B78"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w:t>
      </w:r>
      <w:r w:rsidR="00EB65E9" w:rsidRPr="00AC7131">
        <w:rPr>
          <w:rFonts w:asciiTheme="minorHAnsi" w:hAnsiTheme="minorHAnsi" w:cstheme="minorHAnsi"/>
          <w:sz w:val="22"/>
          <w:szCs w:val="22"/>
        </w:rPr>
        <w:t xml:space="preserve"> class in an </w:t>
      </w:r>
      <w:r w:rsidR="00EB65E9" w:rsidRPr="00AC7131">
        <w:rPr>
          <w:rFonts w:asciiTheme="minorHAnsi" w:hAnsiTheme="minorHAnsi" w:cstheme="minorHAnsi"/>
          <w:b/>
          <w:sz w:val="22"/>
          <w:szCs w:val="22"/>
        </w:rPr>
        <w:t>application schema</w:t>
      </w:r>
      <w:r w:rsidR="00EB65E9" w:rsidRPr="00AC7131">
        <w:rPr>
          <w:rFonts w:asciiTheme="minorHAnsi" w:hAnsiTheme="minorHAnsi" w:cstheme="minorHAnsi"/>
          <w:sz w:val="22"/>
          <w:szCs w:val="22"/>
        </w:rPr>
        <w:t xml:space="preserve"> </w:t>
      </w:r>
      <w:r w:rsidR="00EE1C15" w:rsidRPr="00AC7131">
        <w:rPr>
          <w:rFonts w:asciiTheme="minorHAnsi" w:hAnsiTheme="minorHAnsi" w:cstheme="minorHAnsi"/>
          <w:sz w:val="22"/>
          <w:szCs w:val="22"/>
        </w:rPr>
        <w:t xml:space="preserve">or </w:t>
      </w:r>
      <w:r w:rsidR="00EE1C15" w:rsidRPr="00AC7131">
        <w:rPr>
          <w:rFonts w:asciiTheme="minorHAnsi" w:hAnsiTheme="minorHAnsi" w:cstheme="minorHAnsi"/>
          <w:b/>
          <w:sz w:val="22"/>
          <w:szCs w:val="22"/>
        </w:rPr>
        <w:t>model</w:t>
      </w:r>
      <w:r w:rsidR="00EE1C15" w:rsidRPr="00AC7131">
        <w:rPr>
          <w:rFonts w:asciiTheme="minorHAnsi" w:hAnsiTheme="minorHAnsi" w:cstheme="minorHAnsi"/>
          <w:sz w:val="22"/>
          <w:szCs w:val="22"/>
        </w:rPr>
        <w:t xml:space="preserve"> </w:t>
      </w:r>
      <w:r w:rsidR="00EB65E9" w:rsidRPr="00AC7131">
        <w:rPr>
          <w:rFonts w:asciiTheme="minorHAnsi" w:hAnsiTheme="minorHAnsi" w:cstheme="minorHAnsi"/>
          <w:sz w:val="22"/>
          <w:szCs w:val="22"/>
        </w:rPr>
        <w:t xml:space="preserve">that represents a </w:t>
      </w:r>
      <w:r w:rsidR="00EB65E9" w:rsidRPr="00AC7131">
        <w:rPr>
          <w:rFonts w:asciiTheme="minorHAnsi" w:hAnsiTheme="minorHAnsi" w:cstheme="minorHAnsi"/>
          <w:b/>
          <w:sz w:val="22"/>
          <w:szCs w:val="22"/>
        </w:rPr>
        <w:t>feature</w:t>
      </w:r>
      <w:r w:rsidR="00EB65E9" w:rsidRPr="00AC7131">
        <w:rPr>
          <w:rFonts w:asciiTheme="minorHAnsi" w:hAnsiTheme="minorHAnsi" w:cstheme="minorHAnsi"/>
          <w:sz w:val="22"/>
          <w:szCs w:val="22"/>
        </w:rPr>
        <w:t>.</w:t>
      </w:r>
    </w:p>
    <w:p w14:paraId="308B82BE" w14:textId="44159040" w:rsidR="0034324B" w:rsidRPr="00AC7131" w:rsidRDefault="0034324B"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feature type</w:t>
      </w:r>
    </w:p>
    <w:p w14:paraId="0A4BB9F9" w14:textId="1858EC73" w:rsidR="0034324B" w:rsidRPr="00AC7131" w:rsidRDefault="00EE1C15" w:rsidP="00F300F7">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an element in a </w:t>
      </w:r>
      <w:r w:rsidRPr="00AC7131">
        <w:rPr>
          <w:rFonts w:asciiTheme="minorHAnsi" w:hAnsiTheme="minorHAnsi" w:cstheme="minorHAnsi"/>
          <w:b/>
          <w:sz w:val="22"/>
          <w:szCs w:val="22"/>
        </w:rPr>
        <w:t xml:space="preserve">feature catalogue </w:t>
      </w:r>
      <w:r w:rsidRPr="00AC7131">
        <w:rPr>
          <w:rFonts w:asciiTheme="minorHAnsi" w:hAnsiTheme="minorHAnsi" w:cstheme="minorHAnsi"/>
          <w:sz w:val="22"/>
          <w:szCs w:val="22"/>
        </w:rPr>
        <w:t xml:space="preserve">that </w:t>
      </w:r>
      <w:r w:rsidR="00F539BD" w:rsidRPr="00AC7131">
        <w:rPr>
          <w:rFonts w:asciiTheme="minorHAnsi" w:hAnsiTheme="minorHAnsi" w:cstheme="minorHAnsi"/>
          <w:sz w:val="22"/>
          <w:szCs w:val="22"/>
        </w:rPr>
        <w:t>describes</w:t>
      </w:r>
      <w:r w:rsidRPr="00AC7131">
        <w:rPr>
          <w:rFonts w:asciiTheme="minorHAnsi" w:hAnsiTheme="minorHAnsi" w:cstheme="minorHAnsi"/>
          <w:sz w:val="22"/>
          <w:szCs w:val="22"/>
        </w:rPr>
        <w:t xml:space="preserve"> a </w:t>
      </w:r>
      <w:r w:rsidRPr="00AC7131">
        <w:rPr>
          <w:rFonts w:asciiTheme="minorHAnsi" w:hAnsiTheme="minorHAnsi" w:cstheme="minorHAnsi"/>
          <w:b/>
          <w:sz w:val="22"/>
          <w:szCs w:val="22"/>
        </w:rPr>
        <w:t>feature</w:t>
      </w:r>
      <w:r w:rsidRPr="00AC7131">
        <w:rPr>
          <w:rFonts w:asciiTheme="minorHAnsi" w:hAnsiTheme="minorHAnsi" w:cstheme="minorHAnsi"/>
          <w:sz w:val="22"/>
          <w:szCs w:val="22"/>
        </w:rPr>
        <w:t xml:space="preserve">, its </w:t>
      </w:r>
      <w:r w:rsidRPr="00AC7131">
        <w:rPr>
          <w:rFonts w:asciiTheme="minorHAnsi" w:hAnsiTheme="minorHAnsi" w:cstheme="minorHAnsi"/>
          <w:b/>
          <w:sz w:val="22"/>
          <w:szCs w:val="22"/>
        </w:rPr>
        <w:t>attribute</w:t>
      </w:r>
      <w:r w:rsidRPr="00AC7131">
        <w:rPr>
          <w:rFonts w:asciiTheme="minorHAnsi" w:hAnsiTheme="minorHAnsi" w:cstheme="minorHAnsi"/>
          <w:sz w:val="22"/>
          <w:szCs w:val="22"/>
        </w:rPr>
        <w:t xml:space="preserve">s, and </w:t>
      </w:r>
      <w:r w:rsidRPr="00AC7131">
        <w:rPr>
          <w:rFonts w:asciiTheme="minorHAnsi" w:hAnsiTheme="minorHAnsi" w:cstheme="minorHAnsi"/>
          <w:b/>
          <w:sz w:val="22"/>
          <w:szCs w:val="22"/>
        </w:rPr>
        <w:t>associations</w:t>
      </w:r>
      <w:r w:rsidRPr="00AC7131">
        <w:rPr>
          <w:rFonts w:asciiTheme="minorHAnsi" w:hAnsiTheme="minorHAnsi" w:cstheme="minorHAnsi"/>
          <w:sz w:val="22"/>
          <w:szCs w:val="22"/>
        </w:rPr>
        <w:t>.</w:t>
      </w:r>
    </w:p>
    <w:p w14:paraId="57E8DBB3" w14:textId="77777777" w:rsidR="00FC0849" w:rsidRPr="00AC7131" w:rsidRDefault="00FC0849"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identifier</w:t>
      </w:r>
    </w:p>
    <w:p w14:paraId="1B415618" w14:textId="77777777" w:rsidR="00FC0849" w:rsidRPr="00AC7131" w:rsidRDefault="00FC0849"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 linguistically independent sequence of characters capable of uniquely and permanently identifying that with which it is associated [adapted from ISO/IEC 11179-3:2003]</w:t>
      </w:r>
    </w:p>
    <w:p w14:paraId="4AC1464A" w14:textId="193C2DCD" w:rsidR="00B96A14" w:rsidRPr="00AC7131" w:rsidRDefault="00B96A1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information type</w:t>
      </w:r>
    </w:p>
    <w:p w14:paraId="2618D927" w14:textId="0C710F17" w:rsidR="00BF6ED9" w:rsidRPr="00AC7131" w:rsidRDefault="000368A4"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an identifiable unit of information</w:t>
      </w:r>
      <w:r w:rsidR="00584A50" w:rsidRPr="00AC7131">
        <w:rPr>
          <w:rFonts w:asciiTheme="minorHAnsi" w:hAnsiTheme="minorHAnsi" w:cstheme="minorHAnsi"/>
          <w:sz w:val="22"/>
          <w:szCs w:val="22"/>
        </w:rPr>
        <w:t xml:space="preserve"> </w:t>
      </w:r>
      <w:r w:rsidR="00014A07" w:rsidRPr="00AC7131">
        <w:rPr>
          <w:rFonts w:asciiTheme="minorHAnsi" w:hAnsiTheme="minorHAnsi" w:cstheme="minorHAnsi"/>
          <w:sz w:val="22"/>
          <w:szCs w:val="22"/>
        </w:rPr>
        <w:t>in a dataset</w:t>
      </w:r>
      <w:r w:rsidR="0017165E" w:rsidRPr="00AC7131">
        <w:rPr>
          <w:rFonts w:asciiTheme="minorHAnsi" w:hAnsiTheme="minorHAnsi" w:cstheme="minorHAnsi"/>
          <w:sz w:val="22"/>
          <w:szCs w:val="22"/>
        </w:rPr>
        <w:t xml:space="preserve"> with only thematic attribute properties [S-100 3-5.1.2 (adapted)]</w:t>
      </w:r>
    </w:p>
    <w:p w14:paraId="795C7207" w14:textId="476BEB01" w:rsidR="00451101" w:rsidRPr="00AC7131" w:rsidRDefault="00451101"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instantiate</w:t>
      </w:r>
    </w:p>
    <w:p w14:paraId="12236DBE" w14:textId="23C5E28B" w:rsidR="005D373C" w:rsidRPr="00AC7131" w:rsidRDefault="005D373C"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represent by a concrete instance</w:t>
      </w:r>
      <w:r w:rsidR="0012429F" w:rsidRPr="00AC7131">
        <w:rPr>
          <w:rFonts w:asciiTheme="minorHAnsi" w:hAnsiTheme="minorHAnsi" w:cstheme="minorHAnsi"/>
          <w:sz w:val="22"/>
          <w:szCs w:val="22"/>
        </w:rPr>
        <w:t xml:space="preserve"> [Merriam-Webster </w:t>
      </w:r>
      <w:r w:rsidR="001C3AE2" w:rsidRPr="00AC7131">
        <w:rPr>
          <w:rFonts w:asciiTheme="minorHAnsi" w:hAnsiTheme="minorHAnsi" w:cstheme="minorHAnsi"/>
          <w:sz w:val="22"/>
          <w:szCs w:val="22"/>
        </w:rPr>
        <w:t>O</w:t>
      </w:r>
      <w:r w:rsidR="0012429F" w:rsidRPr="00AC7131">
        <w:rPr>
          <w:rFonts w:asciiTheme="minorHAnsi" w:hAnsiTheme="minorHAnsi" w:cstheme="minorHAnsi"/>
          <w:sz w:val="22"/>
          <w:szCs w:val="22"/>
        </w:rPr>
        <w:t xml:space="preserve">nline </w:t>
      </w:r>
      <w:hyperlink r:id="rId17" w:history="1">
        <w:r w:rsidR="00E33CBF" w:rsidRPr="00E32D86">
          <w:rPr>
            <w:rStyle w:val="Hyperlink"/>
            <w:rFonts w:asciiTheme="minorHAnsi" w:hAnsiTheme="minorHAnsi" w:cstheme="minorHAnsi"/>
            <w:sz w:val="22"/>
            <w:szCs w:val="22"/>
          </w:rPr>
          <w:t>https://www.merriam-webster.com/dictionary/instantiate</w:t>
        </w:r>
      </w:hyperlink>
      <w:r w:rsidR="0064656A" w:rsidRPr="00AC7131">
        <w:rPr>
          <w:rFonts w:asciiTheme="minorHAnsi" w:hAnsiTheme="minorHAnsi" w:cstheme="minorHAnsi"/>
          <w:sz w:val="22"/>
          <w:szCs w:val="22"/>
        </w:rPr>
        <w:t>]</w:t>
      </w:r>
      <w:r w:rsidR="0012429F" w:rsidRPr="00AC7131">
        <w:rPr>
          <w:rFonts w:asciiTheme="minorHAnsi" w:hAnsiTheme="minorHAnsi" w:cstheme="minorHAnsi"/>
          <w:sz w:val="22"/>
          <w:szCs w:val="22"/>
        </w:rPr>
        <w:t xml:space="preserve"> </w:t>
      </w:r>
    </w:p>
    <w:p w14:paraId="5EC83339" w14:textId="2ACA95CE"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interface</w:t>
      </w:r>
    </w:p>
    <w:p w14:paraId="38E1C96B" w14:textId="2DCB2C39" w:rsidR="0064656A" w:rsidRPr="00AC7131" w:rsidRDefault="0064656A"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named set of </w:t>
      </w:r>
      <w:r w:rsidRPr="00AC7131">
        <w:rPr>
          <w:rFonts w:asciiTheme="minorHAnsi" w:hAnsiTheme="minorHAnsi" w:cstheme="minorHAnsi"/>
          <w:b/>
          <w:sz w:val="22"/>
          <w:szCs w:val="22"/>
        </w:rPr>
        <w:t>operations</w:t>
      </w:r>
      <w:r w:rsidRPr="00AC7131">
        <w:rPr>
          <w:rFonts w:asciiTheme="minorHAnsi" w:hAnsiTheme="minorHAnsi" w:cstheme="minorHAnsi"/>
          <w:sz w:val="22"/>
          <w:szCs w:val="22"/>
        </w:rPr>
        <w:t xml:space="preserve"> that characterize the </w:t>
      </w:r>
      <w:r w:rsidR="00E33CBF" w:rsidRPr="00AC7131">
        <w:rPr>
          <w:rFonts w:asciiTheme="minorHAnsi" w:hAnsiTheme="minorHAnsi" w:cstheme="minorHAnsi"/>
          <w:sz w:val="22"/>
          <w:szCs w:val="22"/>
        </w:rPr>
        <w:t>behaviour</w:t>
      </w:r>
      <w:r w:rsidRPr="00AC7131">
        <w:rPr>
          <w:rFonts w:asciiTheme="minorHAnsi" w:hAnsiTheme="minorHAnsi" w:cstheme="minorHAnsi"/>
          <w:sz w:val="22"/>
          <w:szCs w:val="22"/>
        </w:rPr>
        <w:t xml:space="preserve"> of an entity [ISO 19119:2005]</w:t>
      </w:r>
    </w:p>
    <w:p w14:paraId="7D025F7D" w14:textId="03DD6068" w:rsidR="003127F4" w:rsidRPr="00AC7131" w:rsidRDefault="003127F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metadata</w:t>
      </w:r>
    </w:p>
    <w:p w14:paraId="743B74A8" w14:textId="485AF729" w:rsidR="003127F4" w:rsidRPr="00AC7131" w:rsidRDefault="003127F4"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information about a </w:t>
      </w:r>
      <w:r w:rsidRPr="00AC7131">
        <w:rPr>
          <w:rFonts w:asciiTheme="minorHAnsi" w:hAnsiTheme="minorHAnsi" w:cstheme="minorHAnsi"/>
          <w:b/>
          <w:sz w:val="22"/>
          <w:szCs w:val="22"/>
        </w:rPr>
        <w:t>resource</w:t>
      </w:r>
      <w:r w:rsidRPr="00AC7131">
        <w:rPr>
          <w:rFonts w:asciiTheme="minorHAnsi" w:hAnsiTheme="minorHAnsi" w:cstheme="minorHAnsi"/>
          <w:sz w:val="22"/>
          <w:szCs w:val="22"/>
        </w:rPr>
        <w:t xml:space="preserve"> [ISO 19115-1]</w:t>
      </w:r>
      <w:r w:rsidR="00094EF3" w:rsidRPr="00AC7131">
        <w:rPr>
          <w:rFonts w:asciiTheme="minorHAnsi" w:hAnsiTheme="minorHAnsi" w:cstheme="minorHAnsi"/>
          <w:sz w:val="22"/>
          <w:szCs w:val="22"/>
        </w:rPr>
        <w:t xml:space="preserve">; </w:t>
      </w:r>
      <w:r w:rsidR="003B067E" w:rsidRPr="00AC7131">
        <w:rPr>
          <w:rFonts w:asciiTheme="minorHAnsi" w:hAnsiTheme="minorHAnsi" w:cstheme="minorHAnsi"/>
          <w:sz w:val="22"/>
          <w:szCs w:val="22"/>
        </w:rPr>
        <w:t>data that defines and describes other data</w:t>
      </w:r>
      <w:r w:rsidR="00094EF3" w:rsidRPr="00AC7131">
        <w:rPr>
          <w:rFonts w:asciiTheme="minorHAnsi" w:hAnsiTheme="minorHAnsi" w:cstheme="minorHAnsi"/>
          <w:sz w:val="22"/>
          <w:szCs w:val="22"/>
        </w:rPr>
        <w:t xml:space="preserve"> [</w:t>
      </w:r>
      <w:r w:rsidR="003B067E" w:rsidRPr="00AC7131">
        <w:rPr>
          <w:rFonts w:asciiTheme="minorHAnsi" w:hAnsiTheme="minorHAnsi" w:cstheme="minorHAnsi"/>
          <w:sz w:val="22"/>
          <w:szCs w:val="22"/>
        </w:rPr>
        <w:t>ISO 11179-3:2013]</w:t>
      </w:r>
    </w:p>
    <w:p w14:paraId="31006A30" w14:textId="15D7BC19" w:rsidR="00A67DAF" w:rsidRPr="00AC7131" w:rsidRDefault="00A67DAF"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model</w:t>
      </w:r>
    </w:p>
    <w:p w14:paraId="1057C4DB" w14:textId="1761CBA8" w:rsidR="00A67DAF" w:rsidRPr="00AC7131" w:rsidRDefault="00A67DAF"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abstraction of some aspects of reality [ISO 19109-20</w:t>
      </w:r>
      <w:r w:rsidR="0012429F" w:rsidRPr="00AC7131">
        <w:rPr>
          <w:rFonts w:asciiTheme="minorHAnsi" w:hAnsiTheme="minorHAnsi" w:cstheme="minorHAnsi"/>
          <w:sz w:val="22"/>
          <w:szCs w:val="22"/>
        </w:rPr>
        <w:t>15]</w:t>
      </w:r>
    </w:p>
    <w:p w14:paraId="265241AD" w14:textId="13A57C5B" w:rsidR="001C3AE2" w:rsidRPr="00AC7131" w:rsidRDefault="001C3AE2"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operation</w:t>
      </w:r>
    </w:p>
    <w:p w14:paraId="6127992F" w14:textId="69A767A1" w:rsidR="001C3AE2" w:rsidRPr="00AC7131" w:rsidRDefault="001C3AE2" w:rsidP="00E33CBF">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specification of a transformation or query that an object may be called to execute [ISO 19119:2005]</w:t>
      </w:r>
    </w:p>
    <w:p w14:paraId="472C91D1" w14:textId="57D74E0D" w:rsidR="001C3AE2" w:rsidRPr="00AC7131" w:rsidRDefault="001C3AE2"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 An operation has a name and a list of parameters.</w:t>
      </w:r>
    </w:p>
    <w:p w14:paraId="2F5C1F27" w14:textId="0C2298F2"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register</w:t>
      </w:r>
    </w:p>
    <w:p w14:paraId="09AF00C0" w14:textId="1ACBB475" w:rsidR="0064656A" w:rsidRPr="00AC7131" w:rsidRDefault="0064656A" w:rsidP="00E33CBF">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set of files containing identifiers assigned to items with descriptions of the associated items [ISO 19135]</w:t>
      </w:r>
    </w:p>
    <w:p w14:paraId="57CBCE66" w14:textId="4A9F4395" w:rsidR="0064656A" w:rsidRPr="00AC7131" w:rsidRDefault="0064656A"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NOTE</w:t>
      </w:r>
      <w:r w:rsidR="001C3AE2" w:rsidRPr="00AC7131">
        <w:rPr>
          <w:rFonts w:asciiTheme="minorHAnsi" w:hAnsiTheme="minorHAnsi" w:cstheme="minorHAnsi"/>
          <w:sz w:val="22"/>
          <w:szCs w:val="22"/>
        </w:rPr>
        <w:t>:</w:t>
      </w:r>
      <w:r w:rsidRPr="00AC7131">
        <w:rPr>
          <w:rFonts w:asciiTheme="minorHAnsi" w:hAnsiTheme="minorHAnsi" w:cstheme="minorHAnsi"/>
          <w:sz w:val="22"/>
          <w:szCs w:val="22"/>
        </w:rPr>
        <w:t xml:space="preserve"> Descriptions may consist of many types of information, including names, definitions and codes.</w:t>
      </w:r>
    </w:p>
    <w:p w14:paraId="2EC68F33" w14:textId="63FC043A"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registry</w:t>
      </w:r>
    </w:p>
    <w:p w14:paraId="563B1503" w14:textId="1B142C2D" w:rsidR="0064656A" w:rsidRPr="00AC7131" w:rsidRDefault="0064656A"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information system on which a </w:t>
      </w:r>
      <w:r w:rsidRPr="00AC7131">
        <w:rPr>
          <w:rFonts w:asciiTheme="minorHAnsi" w:hAnsiTheme="minorHAnsi" w:cstheme="minorHAnsi"/>
          <w:b/>
          <w:sz w:val="22"/>
          <w:szCs w:val="22"/>
        </w:rPr>
        <w:t>register</w:t>
      </w:r>
      <w:r w:rsidRPr="00AC7131">
        <w:rPr>
          <w:rFonts w:asciiTheme="minorHAnsi" w:hAnsiTheme="minorHAnsi" w:cstheme="minorHAnsi"/>
          <w:sz w:val="22"/>
          <w:szCs w:val="22"/>
        </w:rPr>
        <w:t xml:space="preserve"> is maintained [ISO 19135]</w:t>
      </w:r>
    </w:p>
    <w:p w14:paraId="6FEF8858" w14:textId="2B49EFCE"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relationship</w:t>
      </w:r>
    </w:p>
    <w:p w14:paraId="4E8184DB" w14:textId="6B28FA0A" w:rsidR="0064656A" w:rsidRPr="00AC7131" w:rsidRDefault="0064656A" w:rsidP="00E33CBF">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semantic connection among </w:t>
      </w:r>
      <w:r w:rsidRPr="00AC7131">
        <w:rPr>
          <w:rFonts w:asciiTheme="minorHAnsi" w:hAnsiTheme="minorHAnsi" w:cstheme="minorHAnsi"/>
          <w:b/>
          <w:sz w:val="22"/>
          <w:szCs w:val="22"/>
        </w:rPr>
        <w:t>model</w:t>
      </w:r>
      <w:r w:rsidRPr="00AC7131">
        <w:rPr>
          <w:rFonts w:asciiTheme="minorHAnsi" w:hAnsiTheme="minorHAnsi" w:cstheme="minorHAnsi"/>
          <w:sz w:val="22"/>
          <w:szCs w:val="22"/>
        </w:rPr>
        <w:t xml:space="preserve"> elements [ISO 19103]</w:t>
      </w:r>
    </w:p>
    <w:p w14:paraId="3EB3A20A" w14:textId="75393967" w:rsidR="00451101" w:rsidRPr="00AC7131" w:rsidRDefault="003127F4"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resource</w:t>
      </w:r>
    </w:p>
    <w:p w14:paraId="5FE398B8" w14:textId="1E0D422D" w:rsidR="00A67DAF" w:rsidRPr="00AC7131" w:rsidRDefault="00A67DAF" w:rsidP="00911C98">
      <w:pPr>
        <w:pStyle w:val="dl"/>
        <w:spacing w:after="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identifiable asset or means that fulfils a requirement [ISO 19115-1]</w:t>
      </w:r>
    </w:p>
    <w:p w14:paraId="7DB08B97" w14:textId="61435DDE" w:rsidR="0064656A" w:rsidRPr="00AC7131" w:rsidRDefault="0064656A"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EXAMPLES: Dataset, dataset series, service, document, initiative, software, person or organization.</w:t>
      </w:r>
    </w:p>
    <w:p w14:paraId="1D777D49" w14:textId="2F29D563" w:rsidR="00373EA1" w:rsidRPr="00AC7131" w:rsidRDefault="00373EA1"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scheme administrator</w:t>
      </w:r>
    </w:p>
    <w:p w14:paraId="72EBFC45" w14:textId="74E32DDA" w:rsidR="00373EA1" w:rsidRPr="00AC7131" w:rsidRDefault="00373EA1"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organization solely responsible for maintaining and coordinating the protection scheme specified by S-100 [S-100 Part 15 (adapted)]</w:t>
      </w:r>
    </w:p>
    <w:p w14:paraId="53A74CA1" w14:textId="7026D99E" w:rsidR="0064656A" w:rsidRPr="00AC7131" w:rsidRDefault="0064656A"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service</w:t>
      </w:r>
    </w:p>
    <w:p w14:paraId="68FA91B5" w14:textId="2FA3D0AC" w:rsidR="0064656A" w:rsidRPr="00AC7131" w:rsidRDefault="0064656A"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 xml:space="preserve">distinct part of the functionality that is provided by an entity through </w:t>
      </w:r>
      <w:r w:rsidRPr="00AC7131">
        <w:rPr>
          <w:rFonts w:asciiTheme="minorHAnsi" w:hAnsiTheme="minorHAnsi" w:cstheme="minorHAnsi"/>
          <w:b/>
          <w:sz w:val="22"/>
          <w:szCs w:val="22"/>
        </w:rPr>
        <w:t>interfaces</w:t>
      </w:r>
      <w:r w:rsidRPr="00AC7131">
        <w:rPr>
          <w:rFonts w:asciiTheme="minorHAnsi" w:hAnsiTheme="minorHAnsi" w:cstheme="minorHAnsi"/>
          <w:sz w:val="22"/>
          <w:szCs w:val="22"/>
        </w:rPr>
        <w:t xml:space="preserve"> [ISO 19119:2005</w:t>
      </w:r>
      <w:r w:rsidR="003A7EB2" w:rsidRPr="00AC7131">
        <w:rPr>
          <w:rFonts w:asciiTheme="minorHAnsi" w:hAnsiTheme="minorHAnsi" w:cstheme="minorHAnsi"/>
          <w:sz w:val="22"/>
          <w:szCs w:val="22"/>
        </w:rPr>
        <w:t>]</w:t>
      </w:r>
    </w:p>
    <w:p w14:paraId="4693553B" w14:textId="6E9C1625" w:rsidR="00A6592C" w:rsidRPr="00AC7131" w:rsidRDefault="00A6592C"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spatial object</w:t>
      </w:r>
    </w:p>
    <w:p w14:paraId="750A79E8" w14:textId="3C65EDF2" w:rsidR="00A6592C" w:rsidRPr="00AC7131" w:rsidRDefault="00A6592C"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object used for representing a spatial characteristic of a feature</w:t>
      </w:r>
      <w:r w:rsidR="003A7EB2" w:rsidRPr="00AC7131">
        <w:rPr>
          <w:rFonts w:asciiTheme="minorHAnsi" w:hAnsiTheme="minorHAnsi" w:cstheme="minorHAnsi"/>
          <w:sz w:val="22"/>
          <w:szCs w:val="22"/>
        </w:rPr>
        <w:t xml:space="preserve"> [ISO 19107:2003]</w:t>
      </w:r>
    </w:p>
    <w:p w14:paraId="56EDBDFE" w14:textId="6711753D" w:rsidR="001C3AE2" w:rsidRPr="00AC7131" w:rsidRDefault="001C3AE2"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stream</w:t>
      </w:r>
    </w:p>
    <w:p w14:paraId="23CB952F" w14:textId="084C48AE" w:rsidR="001C3AE2" w:rsidRPr="00AC7131" w:rsidRDefault="001C3AE2"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in online data exchange: a continuous sequence of fragmented data to be transported by a communication system [S-100]</w:t>
      </w:r>
    </w:p>
    <w:p w14:paraId="2F73815B" w14:textId="5AF07CB9" w:rsidR="00A67DAF" w:rsidRPr="00AC7131" w:rsidRDefault="00A67DAF" w:rsidP="009849AC">
      <w:pPr>
        <w:pStyle w:val="DescriptionTag"/>
        <w:rPr>
          <w:rFonts w:asciiTheme="minorHAnsi" w:hAnsiTheme="minorHAnsi" w:cstheme="minorHAnsi"/>
          <w:sz w:val="22"/>
          <w:szCs w:val="22"/>
        </w:rPr>
      </w:pPr>
      <w:r w:rsidRPr="00AC7131">
        <w:rPr>
          <w:rFonts w:asciiTheme="minorHAnsi" w:hAnsiTheme="minorHAnsi" w:cstheme="minorHAnsi"/>
          <w:sz w:val="22"/>
          <w:szCs w:val="22"/>
        </w:rPr>
        <w:t>universe of discourse</w:t>
      </w:r>
    </w:p>
    <w:p w14:paraId="2CF8F74E" w14:textId="210F7E57" w:rsidR="00A67DAF" w:rsidRPr="00911C98" w:rsidRDefault="00A67DAF" w:rsidP="00911C98">
      <w:pPr>
        <w:pStyle w:val="dl"/>
        <w:spacing w:after="160" w:line="240" w:lineRule="auto"/>
        <w:contextualSpacing w:val="0"/>
        <w:rPr>
          <w:rFonts w:asciiTheme="minorHAnsi" w:hAnsiTheme="minorHAnsi" w:cstheme="minorHAnsi"/>
          <w:sz w:val="22"/>
          <w:szCs w:val="22"/>
        </w:rPr>
      </w:pPr>
      <w:r w:rsidRPr="00AC7131">
        <w:rPr>
          <w:rFonts w:asciiTheme="minorHAnsi" w:hAnsiTheme="minorHAnsi" w:cstheme="minorHAnsi"/>
          <w:sz w:val="22"/>
          <w:szCs w:val="22"/>
        </w:rPr>
        <w:t>view of the real or hypothetical world that includes everything of interest</w:t>
      </w:r>
      <w:r w:rsidR="00094EF3" w:rsidRPr="00AC7131">
        <w:rPr>
          <w:rFonts w:asciiTheme="minorHAnsi" w:hAnsiTheme="minorHAnsi" w:cstheme="minorHAnsi"/>
          <w:sz w:val="22"/>
          <w:szCs w:val="22"/>
        </w:rPr>
        <w:t xml:space="preserve"> [</w:t>
      </w:r>
      <w:r w:rsidR="00094EF3" w:rsidRPr="00911C98">
        <w:rPr>
          <w:rFonts w:asciiTheme="minorHAnsi" w:hAnsiTheme="minorHAnsi" w:cstheme="minorHAnsi"/>
          <w:sz w:val="22"/>
          <w:szCs w:val="22"/>
        </w:rPr>
        <w:t>19101</w:t>
      </w:r>
      <w:r w:rsidR="00911C98">
        <w:rPr>
          <w:rFonts w:asciiTheme="minorHAnsi" w:eastAsia="MS Gothic" w:hAnsiTheme="minorHAnsi" w:cstheme="minorHAnsi"/>
          <w:sz w:val="22"/>
          <w:szCs w:val="22"/>
        </w:rPr>
        <w:t>-</w:t>
      </w:r>
      <w:r w:rsidR="00094EF3" w:rsidRPr="00911C98">
        <w:rPr>
          <w:rFonts w:asciiTheme="minorHAnsi" w:hAnsiTheme="minorHAnsi" w:cstheme="minorHAnsi"/>
          <w:sz w:val="22"/>
          <w:szCs w:val="22"/>
        </w:rPr>
        <w:t>1:2014]</w:t>
      </w:r>
    </w:p>
    <w:p w14:paraId="43F66B4E" w14:textId="180396EA" w:rsidR="003A7EB2" w:rsidRPr="00911C98" w:rsidRDefault="003A7EB2" w:rsidP="009849AC">
      <w:pPr>
        <w:pStyle w:val="DescriptionTag"/>
        <w:rPr>
          <w:rFonts w:asciiTheme="minorHAnsi" w:hAnsiTheme="minorHAnsi" w:cstheme="minorHAnsi"/>
          <w:sz w:val="22"/>
          <w:szCs w:val="22"/>
        </w:rPr>
      </w:pPr>
      <w:r w:rsidRPr="00911C98">
        <w:rPr>
          <w:rFonts w:asciiTheme="minorHAnsi" w:hAnsiTheme="minorHAnsi" w:cstheme="minorHAnsi"/>
          <w:sz w:val="22"/>
          <w:szCs w:val="22"/>
        </w:rPr>
        <w:t>vocabulary</w:t>
      </w:r>
    </w:p>
    <w:p w14:paraId="5CC15C2F" w14:textId="03F91F95" w:rsidR="003A7EB2" w:rsidRPr="00911C98" w:rsidRDefault="003A7EB2" w:rsidP="00911C98">
      <w:pPr>
        <w:pStyle w:val="dl"/>
        <w:spacing w:after="160" w:line="240" w:lineRule="auto"/>
        <w:contextualSpacing w:val="0"/>
        <w:rPr>
          <w:rFonts w:asciiTheme="minorHAnsi" w:hAnsiTheme="minorHAnsi" w:cstheme="minorHAnsi"/>
          <w:sz w:val="22"/>
          <w:szCs w:val="22"/>
        </w:rPr>
      </w:pPr>
      <w:r w:rsidRPr="00911C98">
        <w:rPr>
          <w:rFonts w:asciiTheme="minorHAnsi" w:hAnsiTheme="minorHAnsi" w:cstheme="minorHAnsi"/>
          <w:sz w:val="22"/>
          <w:szCs w:val="22"/>
        </w:rPr>
        <w:t>terminological dictionary which contains designations and definitions from one or more specific subject fields [ISO 1087-1:2000]</w:t>
      </w:r>
    </w:p>
    <w:p w14:paraId="72192439" w14:textId="394968EC" w:rsidR="001B3B99" w:rsidRPr="00FA0C91" w:rsidRDefault="001B3B99">
      <w:pPr>
        <w:pStyle w:val="Heading2"/>
        <w:numPr>
          <w:ilvl w:val="1"/>
          <w:numId w:val="132"/>
        </w:numPr>
        <w:pPrChange w:id="85" w:author="Julia Powell" w:date="2020-01-15T16:14:00Z">
          <w:pPr>
            <w:pStyle w:val="Heading2"/>
            <w:keepLines/>
            <w:numPr>
              <w:numId w:val="132"/>
            </w:numPr>
            <w:tabs>
              <w:tab w:val="clear" w:pos="700"/>
              <w:tab w:val="left" w:pos="567"/>
            </w:tabs>
            <w:ind w:left="567" w:hanging="567"/>
          </w:pPr>
        </w:pPrChange>
      </w:pPr>
      <w:bookmarkStart w:id="86" w:name="_Toc3469116"/>
      <w:r>
        <w:t>Abbreviations</w:t>
      </w:r>
      <w:bookmarkEnd w:id="86"/>
    </w:p>
    <w:p w14:paraId="2E8A0D70" w14:textId="72B3A5A4" w:rsidR="00EE0644" w:rsidRPr="00911C98" w:rsidRDefault="00EE0644" w:rsidP="00D65DA8">
      <w:pPr>
        <w:keepNext/>
        <w:keepLines/>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CORBA</w:t>
      </w:r>
      <w:r w:rsidRPr="00911C98">
        <w:rPr>
          <w:rFonts w:asciiTheme="minorHAnsi" w:hAnsiTheme="minorHAnsi" w:cstheme="minorHAnsi"/>
          <w:sz w:val="22"/>
          <w:szCs w:val="22"/>
        </w:rPr>
        <w:tab/>
        <w:t>Common Object Request Broker Architecture</w:t>
      </w:r>
    </w:p>
    <w:p w14:paraId="5ECCDC82" w14:textId="0DF296A6" w:rsidR="006640CA" w:rsidRPr="00911C98" w:rsidRDefault="006640CA"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CRS</w:t>
      </w:r>
      <w:r w:rsidRPr="00911C98">
        <w:rPr>
          <w:rFonts w:asciiTheme="minorHAnsi" w:hAnsiTheme="minorHAnsi" w:cstheme="minorHAnsi"/>
          <w:sz w:val="22"/>
          <w:szCs w:val="22"/>
        </w:rPr>
        <w:tab/>
        <w:t>Coordinate Reference System</w:t>
      </w:r>
    </w:p>
    <w:p w14:paraId="2061F3E6" w14:textId="69FDA803"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CSS</w:t>
      </w:r>
      <w:r w:rsidRPr="00911C98">
        <w:rPr>
          <w:rFonts w:asciiTheme="minorHAnsi" w:hAnsiTheme="minorHAnsi" w:cstheme="minorHAnsi"/>
          <w:sz w:val="22"/>
          <w:szCs w:val="22"/>
        </w:rPr>
        <w:tab/>
        <w:t>Cascading StyleSheets</w:t>
      </w:r>
    </w:p>
    <w:p w14:paraId="43237D04" w14:textId="160C32EA" w:rsidR="00EE40A9" w:rsidRPr="00911C98" w:rsidRDefault="00EE40A9"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DCEG</w:t>
      </w:r>
      <w:r w:rsidRPr="00911C98">
        <w:rPr>
          <w:rFonts w:asciiTheme="minorHAnsi" w:hAnsiTheme="minorHAnsi" w:cstheme="minorHAnsi"/>
          <w:sz w:val="22"/>
          <w:szCs w:val="22"/>
        </w:rPr>
        <w:tab/>
        <w:t>Data Classification and Encoding Guide</w:t>
      </w:r>
    </w:p>
    <w:p w14:paraId="702B4507" w14:textId="6FCCD706" w:rsidR="00964723" w:rsidRPr="00911C98" w:rsidRDefault="000B6ABA"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ECDIS</w:t>
      </w:r>
      <w:r w:rsidRPr="00911C98">
        <w:rPr>
          <w:rFonts w:asciiTheme="minorHAnsi" w:hAnsiTheme="minorHAnsi" w:cstheme="minorHAnsi"/>
          <w:sz w:val="22"/>
          <w:szCs w:val="22"/>
        </w:rPr>
        <w:tab/>
      </w:r>
      <w:r w:rsidR="00964723" w:rsidRPr="00911C98">
        <w:rPr>
          <w:rFonts w:asciiTheme="minorHAnsi" w:hAnsiTheme="minorHAnsi" w:cstheme="minorHAnsi"/>
          <w:sz w:val="22"/>
          <w:szCs w:val="22"/>
        </w:rPr>
        <w:t>Electronic Chart Display and Information System</w:t>
      </w:r>
    </w:p>
    <w:p w14:paraId="47041D38" w14:textId="77777777"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ECS</w:t>
      </w:r>
      <w:r w:rsidRPr="00911C98">
        <w:rPr>
          <w:rFonts w:asciiTheme="minorHAnsi" w:hAnsiTheme="minorHAnsi" w:cstheme="minorHAnsi"/>
          <w:sz w:val="22"/>
          <w:szCs w:val="22"/>
        </w:rPr>
        <w:tab/>
        <w:t>Electronic Chart System</w:t>
      </w:r>
    </w:p>
    <w:p w14:paraId="2ECBFBC0" w14:textId="0E2B63E3" w:rsidR="000B6ABA"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ENC</w:t>
      </w:r>
      <w:r w:rsidRPr="00911C98">
        <w:rPr>
          <w:rFonts w:asciiTheme="minorHAnsi" w:hAnsiTheme="minorHAnsi" w:cstheme="minorHAnsi"/>
          <w:sz w:val="22"/>
          <w:szCs w:val="22"/>
        </w:rPr>
        <w:tab/>
        <w:t>Electronic Navigational Chart</w:t>
      </w:r>
    </w:p>
    <w:p w14:paraId="11FEC573" w14:textId="77777777"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FC</w:t>
      </w:r>
      <w:r w:rsidRPr="00911C98">
        <w:rPr>
          <w:rFonts w:asciiTheme="minorHAnsi" w:hAnsiTheme="minorHAnsi" w:cstheme="minorHAnsi"/>
          <w:sz w:val="22"/>
          <w:szCs w:val="22"/>
        </w:rPr>
        <w:tab/>
        <w:t>Feature Catalogue</w:t>
      </w:r>
    </w:p>
    <w:p w14:paraId="4DE7867D" w14:textId="77777777"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GFM</w:t>
      </w:r>
      <w:r w:rsidRPr="00911C98">
        <w:rPr>
          <w:rFonts w:asciiTheme="minorHAnsi" w:hAnsiTheme="minorHAnsi" w:cstheme="minorHAnsi"/>
          <w:sz w:val="22"/>
          <w:szCs w:val="22"/>
        </w:rPr>
        <w:tab/>
        <w:t>General Feature Model</w:t>
      </w:r>
    </w:p>
    <w:p w14:paraId="079B8037" w14:textId="2E5E852A" w:rsidR="002268F4" w:rsidRPr="00911C98" w:rsidRDefault="002268F4"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GI</w:t>
      </w:r>
      <w:r w:rsidRPr="00911C98">
        <w:rPr>
          <w:rFonts w:asciiTheme="minorHAnsi" w:hAnsiTheme="minorHAnsi" w:cstheme="minorHAnsi"/>
          <w:sz w:val="22"/>
          <w:szCs w:val="22"/>
        </w:rPr>
        <w:tab/>
        <w:t>Geospatial Information</w:t>
      </w:r>
    </w:p>
    <w:p w14:paraId="382CFCFD" w14:textId="5B37D2B6"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GML</w:t>
      </w:r>
      <w:r w:rsidRPr="00911C98">
        <w:rPr>
          <w:rFonts w:asciiTheme="minorHAnsi" w:hAnsiTheme="minorHAnsi" w:cstheme="minorHAnsi"/>
          <w:sz w:val="22"/>
          <w:szCs w:val="22"/>
        </w:rPr>
        <w:tab/>
        <w:t>Geography Markup Language</w:t>
      </w:r>
    </w:p>
    <w:p w14:paraId="7D9F2B8D" w14:textId="48EBA067" w:rsidR="00EF49ED" w:rsidRPr="00911C98" w:rsidRDefault="00EF49ED" w:rsidP="00911C98">
      <w:pPr>
        <w:spacing w:after="60" w:line="240" w:lineRule="auto"/>
        <w:ind w:left="1077" w:hanging="1077"/>
        <w:rPr>
          <w:rFonts w:asciiTheme="minorHAnsi" w:hAnsiTheme="minorHAnsi" w:cstheme="minorHAnsi"/>
          <w:sz w:val="22"/>
          <w:szCs w:val="22"/>
        </w:rPr>
      </w:pPr>
      <w:bookmarkStart w:id="87" w:name="_Hlk502545839"/>
      <w:r w:rsidRPr="00911C98">
        <w:rPr>
          <w:rFonts w:asciiTheme="minorHAnsi" w:hAnsiTheme="minorHAnsi" w:cstheme="minorHAnsi"/>
          <w:sz w:val="22"/>
          <w:szCs w:val="22"/>
        </w:rPr>
        <w:t>IALA</w:t>
      </w:r>
      <w:r w:rsidRPr="00911C98">
        <w:rPr>
          <w:rFonts w:asciiTheme="minorHAnsi" w:hAnsiTheme="minorHAnsi" w:cstheme="minorHAnsi"/>
          <w:sz w:val="22"/>
          <w:szCs w:val="22"/>
        </w:rPr>
        <w:tab/>
        <w:t>International Association of Lighthouse Authorities</w:t>
      </w:r>
    </w:p>
    <w:p w14:paraId="24279011" w14:textId="60B1FE2A"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IEC</w:t>
      </w:r>
      <w:r w:rsidRPr="00911C98">
        <w:rPr>
          <w:rFonts w:asciiTheme="minorHAnsi" w:hAnsiTheme="minorHAnsi" w:cstheme="minorHAnsi"/>
          <w:sz w:val="22"/>
          <w:szCs w:val="22"/>
        </w:rPr>
        <w:tab/>
        <w:t>International Electrotechnical Commission</w:t>
      </w:r>
    </w:p>
    <w:p w14:paraId="27706A6D" w14:textId="43CD10AF"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IETF</w:t>
      </w:r>
      <w:r w:rsidRPr="00911C98">
        <w:rPr>
          <w:rFonts w:asciiTheme="minorHAnsi" w:hAnsiTheme="minorHAnsi" w:cstheme="minorHAnsi"/>
          <w:sz w:val="22"/>
          <w:szCs w:val="22"/>
        </w:rPr>
        <w:tab/>
        <w:t>Internet Engineering Task Force</w:t>
      </w:r>
    </w:p>
    <w:bookmarkEnd w:id="87"/>
    <w:p w14:paraId="30F2585E" w14:textId="796B4AF5"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 xml:space="preserve">IHO </w:t>
      </w:r>
      <w:r w:rsidRPr="00911C98">
        <w:rPr>
          <w:rFonts w:asciiTheme="minorHAnsi" w:hAnsiTheme="minorHAnsi" w:cstheme="minorHAnsi"/>
          <w:sz w:val="22"/>
          <w:szCs w:val="22"/>
        </w:rPr>
        <w:tab/>
        <w:t>International Hydrographic Organization</w:t>
      </w:r>
    </w:p>
    <w:p w14:paraId="5C34DB8C" w14:textId="77777777"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IMO</w:t>
      </w:r>
      <w:r w:rsidRPr="00911C98">
        <w:rPr>
          <w:rFonts w:asciiTheme="minorHAnsi" w:hAnsiTheme="minorHAnsi" w:cstheme="minorHAnsi"/>
          <w:sz w:val="22"/>
          <w:szCs w:val="22"/>
        </w:rPr>
        <w:tab/>
        <w:t>International Maritime Organization</w:t>
      </w:r>
    </w:p>
    <w:p w14:paraId="3EB20A5B" w14:textId="77777777"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ISO</w:t>
      </w:r>
      <w:r w:rsidRPr="00911C98">
        <w:rPr>
          <w:rFonts w:asciiTheme="minorHAnsi" w:hAnsiTheme="minorHAnsi" w:cstheme="minorHAnsi"/>
          <w:sz w:val="22"/>
          <w:szCs w:val="22"/>
        </w:rPr>
        <w:tab/>
        <w:t>International Organization for Standardization</w:t>
      </w:r>
    </w:p>
    <w:p w14:paraId="79DE0227" w14:textId="02ADBC38" w:rsidR="00964723" w:rsidRPr="00911C98" w:rsidRDefault="0096472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JCOMM</w:t>
      </w:r>
      <w:r w:rsidRPr="00911C98">
        <w:rPr>
          <w:rFonts w:asciiTheme="minorHAnsi" w:hAnsiTheme="minorHAnsi" w:cstheme="minorHAnsi"/>
          <w:sz w:val="22"/>
          <w:szCs w:val="22"/>
        </w:rPr>
        <w:tab/>
        <w:t>WMO-IOC Joint Technical Commission for Oceanography and Marine Meteorology</w:t>
      </w:r>
    </w:p>
    <w:p w14:paraId="5E1A72CE" w14:textId="019CC3AC" w:rsidR="006640CA" w:rsidRPr="00911C98" w:rsidRDefault="006640CA"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MRN</w:t>
      </w:r>
      <w:r w:rsidRPr="00911C98">
        <w:rPr>
          <w:rFonts w:asciiTheme="minorHAnsi" w:hAnsiTheme="minorHAnsi" w:cstheme="minorHAnsi"/>
          <w:sz w:val="22"/>
          <w:szCs w:val="22"/>
        </w:rPr>
        <w:tab/>
        <w:t>Maritime Resource Name</w:t>
      </w:r>
    </w:p>
    <w:p w14:paraId="6E9BFE17" w14:textId="511C2679" w:rsidR="00D76BE3" w:rsidRPr="00911C98" w:rsidRDefault="00D76BE3"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OEM</w:t>
      </w:r>
      <w:r w:rsidRPr="00911C98">
        <w:rPr>
          <w:rFonts w:asciiTheme="minorHAnsi" w:hAnsiTheme="minorHAnsi" w:cstheme="minorHAnsi"/>
          <w:sz w:val="22"/>
          <w:szCs w:val="22"/>
        </w:rPr>
        <w:tab/>
        <w:t>Original Equipment Manufacturer</w:t>
      </w:r>
    </w:p>
    <w:p w14:paraId="72D77C0C" w14:textId="7EA2B53B"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RENC</w:t>
      </w:r>
      <w:r w:rsidRPr="00911C98">
        <w:rPr>
          <w:rFonts w:asciiTheme="minorHAnsi" w:hAnsiTheme="minorHAnsi" w:cstheme="minorHAnsi"/>
          <w:sz w:val="22"/>
          <w:szCs w:val="22"/>
        </w:rPr>
        <w:tab/>
        <w:t>Regional ENC Coordinating Centre</w:t>
      </w:r>
    </w:p>
    <w:p w14:paraId="430F8741" w14:textId="5A415D76"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SVG</w:t>
      </w:r>
      <w:r w:rsidRPr="00911C98">
        <w:rPr>
          <w:rFonts w:asciiTheme="minorHAnsi" w:hAnsiTheme="minorHAnsi" w:cstheme="minorHAnsi"/>
          <w:sz w:val="22"/>
          <w:szCs w:val="22"/>
        </w:rPr>
        <w:tab/>
        <w:t>Scalable Vector Graphics</w:t>
      </w:r>
    </w:p>
    <w:p w14:paraId="5320ABA4" w14:textId="2C762B45"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W3C</w:t>
      </w:r>
      <w:r w:rsidRPr="00911C98">
        <w:rPr>
          <w:rFonts w:asciiTheme="minorHAnsi" w:hAnsiTheme="minorHAnsi" w:cstheme="minorHAnsi"/>
          <w:sz w:val="22"/>
          <w:szCs w:val="22"/>
        </w:rPr>
        <w:tab/>
        <w:t>World Wide Web Consortium</w:t>
      </w:r>
    </w:p>
    <w:p w14:paraId="674FDAF4" w14:textId="25C8192E" w:rsidR="00EF49ED" w:rsidRPr="00911C98" w:rsidRDefault="00EF49ED"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 xml:space="preserve">XML </w:t>
      </w:r>
      <w:r w:rsidRPr="00911C98">
        <w:rPr>
          <w:rFonts w:asciiTheme="minorHAnsi" w:hAnsiTheme="minorHAnsi" w:cstheme="minorHAnsi"/>
          <w:sz w:val="22"/>
          <w:szCs w:val="22"/>
        </w:rPr>
        <w:tab/>
        <w:t>eXtensible Markup Language</w:t>
      </w:r>
    </w:p>
    <w:p w14:paraId="087ABDF9" w14:textId="7E1B4682" w:rsidR="00E9694D" w:rsidRPr="00911C98" w:rsidRDefault="00E9694D" w:rsidP="00911C98">
      <w:pPr>
        <w:spacing w:after="60" w:line="240" w:lineRule="auto"/>
        <w:ind w:left="1077" w:hanging="1077"/>
        <w:rPr>
          <w:rFonts w:asciiTheme="minorHAnsi" w:hAnsiTheme="minorHAnsi" w:cstheme="minorHAnsi"/>
          <w:sz w:val="22"/>
          <w:szCs w:val="22"/>
        </w:rPr>
      </w:pPr>
      <w:bookmarkStart w:id="88" w:name="_Hlk502545862"/>
      <w:r w:rsidRPr="00911C98">
        <w:rPr>
          <w:rFonts w:asciiTheme="minorHAnsi" w:hAnsiTheme="minorHAnsi" w:cstheme="minorHAnsi"/>
          <w:sz w:val="22"/>
          <w:szCs w:val="22"/>
        </w:rPr>
        <w:t>XSD</w:t>
      </w:r>
      <w:r w:rsidRPr="00911C98">
        <w:rPr>
          <w:rFonts w:asciiTheme="minorHAnsi" w:hAnsiTheme="minorHAnsi" w:cstheme="minorHAnsi"/>
          <w:sz w:val="22"/>
          <w:szCs w:val="22"/>
        </w:rPr>
        <w:tab/>
        <w:t>XML Schema Definition</w:t>
      </w:r>
    </w:p>
    <w:p w14:paraId="776CE082" w14:textId="2D2E32BD"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XSL</w:t>
      </w:r>
      <w:r w:rsidRPr="00911C98">
        <w:rPr>
          <w:rFonts w:asciiTheme="minorHAnsi" w:hAnsiTheme="minorHAnsi" w:cstheme="minorHAnsi"/>
          <w:sz w:val="22"/>
          <w:szCs w:val="22"/>
        </w:rPr>
        <w:tab/>
        <w:t>eXtensible Stylesheet Language</w:t>
      </w:r>
    </w:p>
    <w:p w14:paraId="0041F4BB" w14:textId="2FDDECA9" w:rsidR="006549BB" w:rsidRPr="00911C98" w:rsidRDefault="006549BB" w:rsidP="00911C98">
      <w:pPr>
        <w:spacing w:after="60" w:line="240" w:lineRule="auto"/>
        <w:ind w:left="1077" w:hanging="1077"/>
        <w:rPr>
          <w:rFonts w:asciiTheme="minorHAnsi" w:hAnsiTheme="minorHAnsi" w:cstheme="minorHAnsi"/>
          <w:sz w:val="22"/>
          <w:szCs w:val="22"/>
        </w:rPr>
      </w:pPr>
      <w:r w:rsidRPr="00911C98">
        <w:rPr>
          <w:rFonts w:asciiTheme="minorHAnsi" w:hAnsiTheme="minorHAnsi" w:cstheme="minorHAnsi"/>
          <w:sz w:val="22"/>
          <w:szCs w:val="22"/>
        </w:rPr>
        <w:t>XSLT</w:t>
      </w:r>
      <w:r w:rsidRPr="00911C98">
        <w:rPr>
          <w:rFonts w:asciiTheme="minorHAnsi" w:hAnsiTheme="minorHAnsi" w:cstheme="minorHAnsi"/>
          <w:sz w:val="22"/>
          <w:szCs w:val="22"/>
        </w:rPr>
        <w:tab/>
        <w:t>XSL Transforms</w:t>
      </w:r>
    </w:p>
    <w:p w14:paraId="40DA8129" w14:textId="77777777" w:rsidR="007D2199" w:rsidRPr="00911C98" w:rsidRDefault="007D2199" w:rsidP="00911C98">
      <w:pPr>
        <w:spacing w:after="60" w:line="240" w:lineRule="auto"/>
        <w:ind w:left="1077" w:hanging="1077"/>
        <w:rPr>
          <w:rFonts w:asciiTheme="minorHAnsi" w:hAnsiTheme="minorHAnsi" w:cstheme="minorHAnsi"/>
          <w:sz w:val="22"/>
          <w:szCs w:val="22"/>
        </w:rPr>
      </w:pPr>
    </w:p>
    <w:p w14:paraId="76EAFA31" w14:textId="638E1365" w:rsidR="001438BC" w:rsidRPr="00FA0C91" w:rsidRDefault="0081705B" w:rsidP="00BB45C0">
      <w:pPr>
        <w:pStyle w:val="Heading1"/>
        <w:numPr>
          <w:ilvl w:val="0"/>
          <w:numId w:val="25"/>
        </w:numPr>
        <w:tabs>
          <w:tab w:val="clear" w:pos="400"/>
          <w:tab w:val="clear" w:pos="560"/>
          <w:tab w:val="left" w:pos="426"/>
        </w:tabs>
        <w:spacing w:line="240" w:lineRule="auto"/>
        <w:ind w:left="431" w:hanging="431"/>
      </w:pPr>
      <w:bookmarkStart w:id="89" w:name="_Toc3469117"/>
      <w:bookmarkEnd w:id="88"/>
      <w:r>
        <w:t>Overview of steps for development</w:t>
      </w:r>
      <w:bookmarkEnd w:id="89"/>
    </w:p>
    <w:p w14:paraId="6CFC1712" w14:textId="6D56AD7C" w:rsidR="005202E8" w:rsidRPr="004914DA" w:rsidRDefault="00C84897" w:rsidP="004914DA">
      <w:pPr>
        <w:spacing w:after="160" w:line="240" w:lineRule="auto"/>
        <w:rPr>
          <w:rFonts w:asciiTheme="minorHAnsi" w:hAnsiTheme="minorHAnsi" w:cstheme="minorHAnsi"/>
          <w:sz w:val="22"/>
          <w:szCs w:val="22"/>
        </w:rPr>
      </w:pPr>
      <w:ins w:id="90" w:author="Julia Powell" w:date="2020-01-03T11:33:00Z">
        <w:r>
          <w:rPr>
            <w:rFonts w:asciiTheme="minorHAnsi" w:hAnsiTheme="minorHAnsi" w:cstheme="minorHAnsi"/>
            <w:sz w:val="22"/>
            <w:szCs w:val="22"/>
          </w:rPr>
          <w:t xml:space="preserve">When developing an S-100 based product specification it is recommended that developers consider each of the stages defined in the basic development process. </w:t>
        </w:r>
      </w:ins>
      <w:r w:rsidR="00CE7058" w:rsidRPr="004914DA">
        <w:rPr>
          <w:rFonts w:asciiTheme="minorHAnsi" w:hAnsiTheme="minorHAnsi" w:cstheme="minorHAnsi"/>
          <w:sz w:val="22"/>
          <w:szCs w:val="22"/>
        </w:rPr>
        <w:t>The stages</w:t>
      </w:r>
      <w:del w:id="91" w:author="Julia Powell" w:date="2020-01-03T11:34:00Z">
        <w:r w:rsidR="00CE7058" w:rsidRPr="004914DA" w:rsidDel="00C84897">
          <w:rPr>
            <w:rFonts w:asciiTheme="minorHAnsi" w:hAnsiTheme="minorHAnsi" w:cstheme="minorHAnsi"/>
            <w:sz w:val="22"/>
            <w:szCs w:val="22"/>
          </w:rPr>
          <w:delText xml:space="preserve"> in developing a </w:delText>
        </w:r>
        <w:r w:rsidR="004914DA" w:rsidDel="00C84897">
          <w:rPr>
            <w:rFonts w:asciiTheme="minorHAnsi" w:hAnsiTheme="minorHAnsi" w:cstheme="minorHAnsi"/>
            <w:sz w:val="22"/>
            <w:szCs w:val="22"/>
          </w:rPr>
          <w:delText>P</w:delText>
        </w:r>
        <w:r w:rsidR="004914DA" w:rsidRPr="004914DA" w:rsidDel="00C84897">
          <w:rPr>
            <w:rFonts w:asciiTheme="minorHAnsi" w:hAnsiTheme="minorHAnsi" w:cstheme="minorHAnsi"/>
            <w:sz w:val="22"/>
            <w:szCs w:val="22"/>
          </w:rPr>
          <w:delText xml:space="preserve">roduct </w:delText>
        </w:r>
        <w:r w:rsidR="004914DA" w:rsidDel="00C84897">
          <w:rPr>
            <w:rFonts w:asciiTheme="minorHAnsi" w:hAnsiTheme="minorHAnsi" w:cstheme="minorHAnsi"/>
            <w:sz w:val="22"/>
            <w:szCs w:val="22"/>
          </w:rPr>
          <w:delText>S</w:delText>
        </w:r>
        <w:r w:rsidR="004914DA" w:rsidRPr="004914DA" w:rsidDel="00C84897">
          <w:rPr>
            <w:rFonts w:asciiTheme="minorHAnsi" w:hAnsiTheme="minorHAnsi" w:cstheme="minorHAnsi"/>
            <w:sz w:val="22"/>
            <w:szCs w:val="22"/>
          </w:rPr>
          <w:delText xml:space="preserve">pecification </w:delText>
        </w:r>
        <w:r w:rsidR="00CE7058" w:rsidRPr="004914DA" w:rsidDel="00C84897">
          <w:rPr>
            <w:rFonts w:asciiTheme="minorHAnsi" w:hAnsiTheme="minorHAnsi" w:cstheme="minorHAnsi"/>
            <w:sz w:val="22"/>
            <w:szCs w:val="22"/>
          </w:rPr>
          <w:delText xml:space="preserve">are summarized </w:delText>
        </w:r>
        <w:r w:rsidR="00A520FF" w:rsidRPr="004914DA" w:rsidDel="00C84897">
          <w:rPr>
            <w:rFonts w:asciiTheme="minorHAnsi" w:hAnsiTheme="minorHAnsi" w:cstheme="minorHAnsi"/>
            <w:sz w:val="22"/>
            <w:szCs w:val="22"/>
          </w:rPr>
          <w:delText>in this section</w:delText>
        </w:r>
      </w:del>
      <w:ins w:id="92" w:author="Julia Powell" w:date="2020-01-03T11:35:00Z">
        <w:r>
          <w:rPr>
            <w:rFonts w:asciiTheme="minorHAnsi" w:hAnsiTheme="minorHAnsi" w:cstheme="minorHAnsi"/>
            <w:sz w:val="22"/>
            <w:szCs w:val="22"/>
          </w:rPr>
          <w:t xml:space="preserve"> </w:t>
        </w:r>
      </w:ins>
      <w:ins w:id="93" w:author="Julia Powell" w:date="2020-01-03T11:34:00Z">
        <w:r>
          <w:rPr>
            <w:rFonts w:asciiTheme="minorHAnsi" w:hAnsiTheme="minorHAnsi" w:cstheme="minorHAnsi"/>
            <w:sz w:val="22"/>
            <w:szCs w:val="22"/>
          </w:rPr>
          <w:t>are outlined below and described in greater detail in the following sections</w:t>
        </w:r>
      </w:ins>
      <w:r w:rsidR="00CE7058" w:rsidRPr="004914DA">
        <w:rPr>
          <w:rFonts w:asciiTheme="minorHAnsi" w:hAnsiTheme="minorHAnsi" w:cstheme="minorHAnsi"/>
          <w:sz w:val="22"/>
          <w:szCs w:val="22"/>
        </w:rPr>
        <w:t xml:space="preserve">. </w:t>
      </w:r>
      <w:del w:id="94" w:author="Julia Powell" w:date="2020-01-03T11:35:00Z">
        <w:r w:rsidR="00CE7058" w:rsidRPr="004914DA" w:rsidDel="00C84897">
          <w:rPr>
            <w:rFonts w:asciiTheme="minorHAnsi" w:hAnsiTheme="minorHAnsi" w:cstheme="minorHAnsi"/>
            <w:sz w:val="22"/>
            <w:szCs w:val="22"/>
          </w:rPr>
          <w:delText xml:space="preserve">Subsequent sections describe the </w:delText>
        </w:r>
        <w:r w:rsidR="007D3ECE" w:rsidRPr="004914DA" w:rsidDel="00C84897">
          <w:rPr>
            <w:rFonts w:asciiTheme="minorHAnsi" w:hAnsiTheme="minorHAnsi" w:cstheme="minorHAnsi"/>
            <w:sz w:val="22"/>
            <w:szCs w:val="22"/>
          </w:rPr>
          <w:delText xml:space="preserve">stages </w:delText>
        </w:r>
        <w:r w:rsidR="00CE7058" w:rsidRPr="004914DA" w:rsidDel="00C84897">
          <w:rPr>
            <w:rFonts w:asciiTheme="minorHAnsi" w:hAnsiTheme="minorHAnsi" w:cstheme="minorHAnsi"/>
            <w:sz w:val="22"/>
            <w:szCs w:val="22"/>
          </w:rPr>
          <w:delText xml:space="preserve">in </w:delText>
        </w:r>
        <w:r w:rsidR="004914DA" w:rsidDel="00C84897">
          <w:rPr>
            <w:rFonts w:asciiTheme="minorHAnsi" w:hAnsiTheme="minorHAnsi" w:cstheme="minorHAnsi"/>
            <w:sz w:val="22"/>
            <w:szCs w:val="22"/>
          </w:rPr>
          <w:delText xml:space="preserve">greater </w:delText>
        </w:r>
        <w:r w:rsidR="00CE7058" w:rsidRPr="004914DA" w:rsidDel="00C84897">
          <w:rPr>
            <w:rFonts w:asciiTheme="minorHAnsi" w:hAnsiTheme="minorHAnsi" w:cstheme="minorHAnsi"/>
            <w:sz w:val="22"/>
            <w:szCs w:val="22"/>
          </w:rPr>
          <w:delText>detail.</w:delText>
        </w:r>
        <w:r w:rsidR="00E26D2D" w:rsidRPr="004914DA" w:rsidDel="00C84897">
          <w:rPr>
            <w:rFonts w:asciiTheme="minorHAnsi" w:hAnsiTheme="minorHAnsi" w:cstheme="minorHAnsi"/>
            <w:sz w:val="22"/>
            <w:szCs w:val="22"/>
          </w:rPr>
          <w:delText xml:space="preserve"> The final section</w:delText>
        </w:r>
        <w:r w:rsidR="00A520FF" w:rsidRPr="004914DA" w:rsidDel="00C84897">
          <w:rPr>
            <w:rFonts w:asciiTheme="minorHAnsi" w:hAnsiTheme="minorHAnsi" w:cstheme="minorHAnsi"/>
            <w:sz w:val="22"/>
            <w:szCs w:val="22"/>
          </w:rPr>
          <w:delText xml:space="preserve"> of the Part</w:delText>
        </w:r>
        <w:r w:rsidR="00E26D2D" w:rsidRPr="004914DA" w:rsidDel="00C84897">
          <w:rPr>
            <w:rFonts w:asciiTheme="minorHAnsi" w:hAnsiTheme="minorHAnsi" w:cstheme="minorHAnsi"/>
            <w:sz w:val="22"/>
            <w:szCs w:val="22"/>
          </w:rPr>
          <w:delText xml:space="preserve"> describes work processes involved in developing a </w:delText>
        </w:r>
        <w:r w:rsidR="004914DA" w:rsidDel="00C84897">
          <w:rPr>
            <w:rFonts w:asciiTheme="minorHAnsi" w:hAnsiTheme="minorHAnsi" w:cstheme="minorHAnsi"/>
            <w:sz w:val="22"/>
            <w:szCs w:val="22"/>
          </w:rPr>
          <w:delText>P</w:delText>
        </w:r>
        <w:r w:rsidR="004914DA" w:rsidRPr="004914DA" w:rsidDel="00C84897">
          <w:rPr>
            <w:rFonts w:asciiTheme="minorHAnsi" w:hAnsiTheme="minorHAnsi" w:cstheme="minorHAnsi"/>
            <w:sz w:val="22"/>
            <w:szCs w:val="22"/>
          </w:rPr>
          <w:delText xml:space="preserve">roduct </w:delText>
        </w:r>
        <w:r w:rsidR="004914DA" w:rsidDel="00C84897">
          <w:rPr>
            <w:rFonts w:asciiTheme="minorHAnsi" w:hAnsiTheme="minorHAnsi" w:cstheme="minorHAnsi"/>
            <w:sz w:val="22"/>
            <w:szCs w:val="22"/>
          </w:rPr>
          <w:delText>S</w:delText>
        </w:r>
        <w:r w:rsidR="004914DA" w:rsidRPr="004914DA" w:rsidDel="00C84897">
          <w:rPr>
            <w:rFonts w:asciiTheme="minorHAnsi" w:hAnsiTheme="minorHAnsi" w:cstheme="minorHAnsi"/>
            <w:sz w:val="22"/>
            <w:szCs w:val="22"/>
          </w:rPr>
          <w:delText>pecification</w:delText>
        </w:r>
        <w:r w:rsidR="00E26D2D" w:rsidRPr="004914DA" w:rsidDel="00C84897">
          <w:rPr>
            <w:rFonts w:asciiTheme="minorHAnsi" w:hAnsiTheme="minorHAnsi" w:cstheme="minorHAnsi"/>
            <w:sz w:val="22"/>
            <w:szCs w:val="22"/>
          </w:rPr>
          <w:delText>.</w:delText>
        </w:r>
      </w:del>
    </w:p>
    <w:p w14:paraId="2E0E6FDE" w14:textId="5E8EE1B4" w:rsidR="0081705B" w:rsidRPr="00FA0C91" w:rsidRDefault="0081705B">
      <w:pPr>
        <w:pStyle w:val="Heading2"/>
        <w:numPr>
          <w:ilvl w:val="1"/>
          <w:numId w:val="134"/>
        </w:numPr>
        <w:pPrChange w:id="95" w:author="Julia Powell" w:date="2020-01-15T16:14:00Z">
          <w:pPr>
            <w:pStyle w:val="Heading2"/>
            <w:numPr>
              <w:numId w:val="134"/>
            </w:numPr>
            <w:tabs>
              <w:tab w:val="clear" w:pos="700"/>
              <w:tab w:val="left" w:pos="567"/>
            </w:tabs>
            <w:ind w:left="567" w:hanging="567"/>
          </w:pPr>
        </w:pPrChange>
      </w:pPr>
      <w:bookmarkStart w:id="96" w:name="_Toc3469118"/>
      <w:bookmarkStart w:id="97" w:name="_Ref523005191"/>
      <w:r>
        <w:t>Basic development process</w:t>
      </w:r>
      <w:bookmarkEnd w:id="96"/>
    </w:p>
    <w:bookmarkEnd w:id="97"/>
    <w:p w14:paraId="37FF1684" w14:textId="3D5A23F6" w:rsidR="00A520FF" w:rsidRPr="004914DA" w:rsidRDefault="00C84897" w:rsidP="004914DA">
      <w:pPr>
        <w:spacing w:after="160" w:line="240" w:lineRule="auto"/>
        <w:rPr>
          <w:rFonts w:asciiTheme="minorHAnsi" w:hAnsiTheme="minorHAnsi" w:cstheme="minorHAnsi"/>
          <w:sz w:val="22"/>
          <w:szCs w:val="22"/>
        </w:rPr>
      </w:pPr>
      <w:ins w:id="98" w:author="Julia Powell" w:date="2020-01-03T11:38:00Z">
        <w:r>
          <w:rPr>
            <w:rFonts w:asciiTheme="minorHAnsi" w:hAnsiTheme="minorHAnsi" w:cstheme="minorHAnsi"/>
            <w:sz w:val="22"/>
            <w:szCs w:val="22"/>
          </w:rPr>
          <w:t xml:space="preserve">The steps described below </w:t>
        </w:r>
      </w:ins>
      <w:del w:id="99" w:author="Julia Powell" w:date="2020-01-03T11:39:00Z">
        <w:r w:rsidR="00A520FF" w:rsidRPr="004914DA" w:rsidDel="00C84897">
          <w:rPr>
            <w:rFonts w:asciiTheme="minorHAnsi" w:hAnsiTheme="minorHAnsi" w:cstheme="minorHAnsi"/>
            <w:sz w:val="22"/>
            <w:szCs w:val="22"/>
          </w:rPr>
          <w:delText>Th</w:delText>
        </w:r>
        <w:r w:rsidR="00D90380" w:rsidRPr="004914DA" w:rsidDel="00C84897">
          <w:rPr>
            <w:rFonts w:asciiTheme="minorHAnsi" w:hAnsiTheme="minorHAnsi" w:cstheme="minorHAnsi"/>
            <w:sz w:val="22"/>
            <w:szCs w:val="22"/>
          </w:rPr>
          <w:delText>is</w:delText>
        </w:r>
        <w:r w:rsidR="00A520FF" w:rsidRPr="004914DA" w:rsidDel="00C84897">
          <w:rPr>
            <w:rFonts w:asciiTheme="minorHAnsi" w:hAnsiTheme="minorHAnsi" w:cstheme="minorHAnsi"/>
            <w:sz w:val="22"/>
            <w:szCs w:val="22"/>
          </w:rPr>
          <w:delText xml:space="preserve"> process </w:delText>
        </w:r>
      </w:del>
      <w:del w:id="100" w:author="Julia Powell" w:date="2020-01-03T11:38:00Z">
        <w:r w:rsidR="00A520FF" w:rsidRPr="004914DA" w:rsidDel="00C84897">
          <w:rPr>
            <w:rFonts w:asciiTheme="minorHAnsi" w:hAnsiTheme="minorHAnsi" w:cstheme="minorHAnsi"/>
            <w:sz w:val="22"/>
            <w:szCs w:val="22"/>
          </w:rPr>
          <w:delText xml:space="preserve">generally </w:delText>
        </w:r>
      </w:del>
      <w:del w:id="101" w:author="Raphael Malyankar" w:date="2020-01-21T03:54:00Z">
        <w:r w:rsidR="00A520FF" w:rsidRPr="004914DA" w:rsidDel="001066F0">
          <w:rPr>
            <w:rFonts w:asciiTheme="minorHAnsi" w:hAnsiTheme="minorHAnsi" w:cstheme="minorHAnsi"/>
            <w:sz w:val="22"/>
            <w:szCs w:val="22"/>
          </w:rPr>
          <w:delText>applies</w:delText>
        </w:r>
      </w:del>
      <w:ins w:id="102" w:author="Raphael Malyankar" w:date="2020-01-21T03:54:00Z">
        <w:r w:rsidR="001066F0">
          <w:rPr>
            <w:rFonts w:asciiTheme="minorHAnsi" w:hAnsiTheme="minorHAnsi" w:cstheme="minorHAnsi"/>
            <w:sz w:val="22"/>
            <w:szCs w:val="22"/>
          </w:rPr>
          <w:t>apply</w:t>
        </w:r>
      </w:ins>
      <w:r w:rsidR="00A520FF" w:rsidRPr="004914DA">
        <w:rPr>
          <w:rFonts w:asciiTheme="minorHAnsi" w:hAnsiTheme="minorHAnsi" w:cstheme="minorHAnsi"/>
          <w:sz w:val="22"/>
          <w:szCs w:val="22"/>
        </w:rPr>
        <w:t xml:space="preserve"> to the development of a </w:t>
      </w:r>
      <w:r w:rsidR="004914DA">
        <w:rPr>
          <w:rFonts w:asciiTheme="minorHAnsi" w:hAnsiTheme="minorHAnsi" w:cstheme="minorHAnsi"/>
          <w:sz w:val="22"/>
          <w:szCs w:val="22"/>
        </w:rPr>
        <w:t>P</w:t>
      </w:r>
      <w:r w:rsidR="004914DA" w:rsidRPr="004914DA">
        <w:rPr>
          <w:rFonts w:asciiTheme="minorHAnsi" w:hAnsiTheme="minorHAnsi" w:cstheme="minorHAnsi"/>
          <w:sz w:val="22"/>
          <w:szCs w:val="22"/>
        </w:rPr>
        <w:t xml:space="preserve">roduct </w:t>
      </w:r>
      <w:r w:rsidR="004914DA">
        <w:rPr>
          <w:rFonts w:asciiTheme="minorHAnsi" w:hAnsiTheme="minorHAnsi" w:cstheme="minorHAnsi"/>
          <w:sz w:val="22"/>
          <w:szCs w:val="22"/>
        </w:rPr>
        <w:t>S</w:t>
      </w:r>
      <w:r w:rsidR="004914DA" w:rsidRPr="004914DA">
        <w:rPr>
          <w:rFonts w:asciiTheme="minorHAnsi" w:hAnsiTheme="minorHAnsi" w:cstheme="minorHAnsi"/>
          <w:sz w:val="22"/>
          <w:szCs w:val="22"/>
        </w:rPr>
        <w:t xml:space="preserve">pecification </w:t>
      </w:r>
      <w:r w:rsidR="00A520FF" w:rsidRPr="004914DA">
        <w:rPr>
          <w:rFonts w:asciiTheme="minorHAnsi" w:hAnsiTheme="minorHAnsi" w:cstheme="minorHAnsi"/>
          <w:sz w:val="22"/>
          <w:szCs w:val="22"/>
        </w:rPr>
        <w:t>for a new data product.</w:t>
      </w:r>
      <w:r w:rsidR="00D90380" w:rsidRPr="004914DA">
        <w:rPr>
          <w:rFonts w:asciiTheme="minorHAnsi" w:hAnsiTheme="minorHAnsi" w:cstheme="minorHAnsi"/>
          <w:sz w:val="22"/>
          <w:szCs w:val="22"/>
        </w:rPr>
        <w:t xml:space="preserve"> </w:t>
      </w:r>
      <w:del w:id="103" w:author="Julia Powell" w:date="2020-01-03T11:39:00Z">
        <w:r w:rsidR="00D90380" w:rsidRPr="004914DA" w:rsidDel="00C84897">
          <w:rPr>
            <w:rFonts w:asciiTheme="minorHAnsi" w:hAnsiTheme="minorHAnsi" w:cstheme="minorHAnsi"/>
            <w:sz w:val="22"/>
            <w:szCs w:val="22"/>
          </w:rPr>
          <w:delText>The steps are described below.</w:delText>
        </w:r>
      </w:del>
    </w:p>
    <w:p w14:paraId="67FD1F4D" w14:textId="77178D61"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Initiat</w:t>
      </w:r>
      <w:r w:rsidR="000C65DF" w:rsidRPr="004914DA">
        <w:rPr>
          <w:rFonts w:asciiTheme="minorHAnsi" w:hAnsiTheme="minorHAnsi" w:cstheme="minorHAnsi"/>
          <w:b/>
          <w:sz w:val="22"/>
          <w:szCs w:val="22"/>
        </w:rPr>
        <w:t>ion</w:t>
      </w:r>
      <w:r w:rsidR="000C65DF" w:rsidRPr="004914DA">
        <w:rPr>
          <w:rFonts w:asciiTheme="minorHAnsi" w:hAnsiTheme="minorHAnsi" w:cstheme="minorHAnsi"/>
          <w:sz w:val="22"/>
          <w:szCs w:val="22"/>
        </w:rPr>
        <w:t>. I</w:t>
      </w:r>
      <w:r w:rsidRPr="004914DA">
        <w:rPr>
          <w:rFonts w:asciiTheme="minorHAnsi" w:hAnsiTheme="minorHAnsi" w:cstheme="minorHAnsi"/>
          <w:sz w:val="22"/>
          <w:szCs w:val="22"/>
        </w:rPr>
        <w:t xml:space="preserve">dentify the need for a </w:t>
      </w:r>
      <w:r w:rsidR="0098662F" w:rsidRPr="004914DA">
        <w:rPr>
          <w:rFonts w:asciiTheme="minorHAnsi" w:hAnsiTheme="minorHAnsi" w:cstheme="minorHAnsi"/>
          <w:sz w:val="22"/>
          <w:szCs w:val="22"/>
        </w:rPr>
        <w:t xml:space="preserve">new data </w:t>
      </w:r>
      <w:r w:rsidRPr="004914DA">
        <w:rPr>
          <w:rFonts w:asciiTheme="minorHAnsi" w:hAnsiTheme="minorHAnsi" w:cstheme="minorHAnsi"/>
          <w:sz w:val="22"/>
          <w:szCs w:val="22"/>
        </w:rPr>
        <w:t xml:space="preserve">product, define its scope, and </w:t>
      </w:r>
      <w:r w:rsidR="00C63C3B" w:rsidRPr="004914DA">
        <w:rPr>
          <w:rFonts w:asciiTheme="minorHAnsi" w:hAnsiTheme="minorHAnsi" w:cstheme="minorHAnsi"/>
          <w:sz w:val="22"/>
          <w:szCs w:val="22"/>
        </w:rPr>
        <w:t>decide</w:t>
      </w:r>
      <w:r w:rsidRPr="004914DA">
        <w:rPr>
          <w:rFonts w:asciiTheme="minorHAnsi" w:hAnsiTheme="minorHAnsi" w:cstheme="minorHAnsi"/>
          <w:sz w:val="22"/>
          <w:szCs w:val="22"/>
        </w:rPr>
        <w:t xml:space="preserve"> the boundaries between </w:t>
      </w:r>
      <w:r w:rsidR="00C63C3B" w:rsidRPr="004914DA">
        <w:rPr>
          <w:rFonts w:asciiTheme="minorHAnsi" w:hAnsiTheme="minorHAnsi" w:cstheme="minorHAnsi"/>
          <w:sz w:val="22"/>
          <w:szCs w:val="22"/>
        </w:rPr>
        <w:t>the new product</w:t>
      </w:r>
      <w:r w:rsidRPr="004914DA">
        <w:rPr>
          <w:rFonts w:asciiTheme="minorHAnsi" w:hAnsiTheme="minorHAnsi" w:cstheme="minorHAnsi"/>
          <w:sz w:val="22"/>
          <w:szCs w:val="22"/>
        </w:rPr>
        <w:t xml:space="preserve"> and existing </w:t>
      </w:r>
      <w:r w:rsidR="00C63C3B" w:rsidRPr="004914DA">
        <w:rPr>
          <w:rFonts w:asciiTheme="minorHAnsi" w:hAnsiTheme="minorHAnsi" w:cstheme="minorHAnsi"/>
          <w:sz w:val="22"/>
          <w:szCs w:val="22"/>
        </w:rPr>
        <w:t xml:space="preserve">data </w:t>
      </w:r>
      <w:r w:rsidR="00CA43A2">
        <w:rPr>
          <w:rFonts w:asciiTheme="minorHAnsi" w:hAnsiTheme="minorHAnsi" w:cstheme="minorHAnsi"/>
          <w:sz w:val="22"/>
          <w:szCs w:val="22"/>
        </w:rPr>
        <w:t>P</w:t>
      </w:r>
      <w:r w:rsidRPr="004914DA">
        <w:rPr>
          <w:rFonts w:asciiTheme="minorHAnsi" w:hAnsiTheme="minorHAnsi" w:cstheme="minorHAnsi"/>
          <w:sz w:val="22"/>
          <w:szCs w:val="22"/>
        </w:rPr>
        <w:t xml:space="preserve">roduct </w:t>
      </w:r>
      <w:r w:rsidR="00CA43A2">
        <w:rPr>
          <w:rFonts w:asciiTheme="minorHAnsi" w:hAnsiTheme="minorHAnsi" w:cstheme="minorHAnsi"/>
          <w:sz w:val="22"/>
          <w:szCs w:val="22"/>
        </w:rPr>
        <w:t>S</w:t>
      </w:r>
      <w:r w:rsidRPr="004914DA">
        <w:rPr>
          <w:rFonts w:asciiTheme="minorHAnsi" w:hAnsiTheme="minorHAnsi" w:cstheme="minorHAnsi"/>
          <w:sz w:val="22"/>
          <w:szCs w:val="22"/>
        </w:rPr>
        <w:t>pecifications.</w:t>
      </w:r>
      <w:r w:rsidR="00FD6345" w:rsidRPr="004914DA">
        <w:rPr>
          <w:rFonts w:asciiTheme="minorHAnsi" w:hAnsiTheme="minorHAnsi" w:cstheme="minorHAnsi"/>
          <w:sz w:val="22"/>
          <w:szCs w:val="22"/>
        </w:rPr>
        <w:t xml:space="preserve"> </w:t>
      </w:r>
      <w:r w:rsidR="00D90380" w:rsidRPr="004914DA">
        <w:rPr>
          <w:rFonts w:asciiTheme="minorHAnsi" w:hAnsiTheme="minorHAnsi" w:cstheme="minorHAnsi"/>
          <w:sz w:val="22"/>
          <w:szCs w:val="22"/>
        </w:rPr>
        <w:t xml:space="preserve">Obtain sample source material. </w:t>
      </w:r>
      <w:r w:rsidR="00BF5B60" w:rsidRPr="004914DA">
        <w:rPr>
          <w:rFonts w:asciiTheme="minorHAnsi" w:hAnsiTheme="minorHAnsi" w:cstheme="minorHAnsi"/>
          <w:sz w:val="22"/>
          <w:szCs w:val="22"/>
        </w:rPr>
        <w:t>Describe typical</w:t>
      </w:r>
      <w:r w:rsidR="00FD6345" w:rsidRPr="004914DA">
        <w:rPr>
          <w:rFonts w:asciiTheme="minorHAnsi" w:hAnsiTheme="minorHAnsi" w:cstheme="minorHAnsi"/>
          <w:sz w:val="22"/>
          <w:szCs w:val="22"/>
        </w:rPr>
        <w:t xml:space="preserve"> </w:t>
      </w:r>
      <w:r w:rsidR="00133F50" w:rsidRPr="004914DA">
        <w:rPr>
          <w:rFonts w:asciiTheme="minorHAnsi" w:hAnsiTheme="minorHAnsi" w:cstheme="minorHAnsi"/>
          <w:sz w:val="22"/>
          <w:szCs w:val="22"/>
        </w:rPr>
        <w:t xml:space="preserve">application </w:t>
      </w:r>
      <w:r w:rsidR="00FD6345" w:rsidRPr="004914DA">
        <w:rPr>
          <w:rFonts w:asciiTheme="minorHAnsi" w:hAnsiTheme="minorHAnsi" w:cstheme="minorHAnsi"/>
          <w:sz w:val="22"/>
          <w:szCs w:val="22"/>
        </w:rPr>
        <w:t>use cases</w:t>
      </w:r>
      <w:r w:rsidR="00133F50" w:rsidRPr="004914DA">
        <w:rPr>
          <w:rFonts w:asciiTheme="minorHAnsi" w:hAnsiTheme="minorHAnsi" w:cstheme="minorHAnsi"/>
          <w:sz w:val="22"/>
          <w:szCs w:val="22"/>
        </w:rPr>
        <w:t>.</w:t>
      </w:r>
    </w:p>
    <w:p w14:paraId="4CB77C3B" w14:textId="076A5AD1"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Develop the </w:t>
      </w:r>
      <w:r w:rsidR="00835069">
        <w:rPr>
          <w:rFonts w:asciiTheme="minorHAnsi" w:hAnsiTheme="minorHAnsi" w:cstheme="minorHAnsi"/>
          <w:b/>
          <w:sz w:val="22"/>
          <w:szCs w:val="22"/>
        </w:rPr>
        <w:t>D</w:t>
      </w:r>
      <w:r w:rsidR="00835069" w:rsidRPr="004914DA">
        <w:rPr>
          <w:rFonts w:asciiTheme="minorHAnsi" w:hAnsiTheme="minorHAnsi" w:cstheme="minorHAnsi"/>
          <w:b/>
          <w:sz w:val="22"/>
          <w:szCs w:val="22"/>
        </w:rPr>
        <w:t xml:space="preserve">omain </w:t>
      </w:r>
      <w:r w:rsidR="00835069">
        <w:rPr>
          <w:rFonts w:asciiTheme="minorHAnsi" w:hAnsiTheme="minorHAnsi" w:cstheme="minorHAnsi"/>
          <w:b/>
          <w:sz w:val="22"/>
          <w:szCs w:val="22"/>
        </w:rPr>
        <w:t>M</w:t>
      </w:r>
      <w:r w:rsidR="00835069" w:rsidRPr="004914DA">
        <w:rPr>
          <w:rFonts w:asciiTheme="minorHAnsi" w:hAnsiTheme="minorHAnsi" w:cstheme="minorHAnsi"/>
          <w:b/>
          <w:sz w:val="22"/>
          <w:szCs w:val="22"/>
        </w:rPr>
        <w:t>odel</w:t>
      </w:r>
      <w:r w:rsidR="000C65DF" w:rsidRPr="004914DA">
        <w:rPr>
          <w:rFonts w:asciiTheme="minorHAnsi" w:hAnsiTheme="minorHAnsi" w:cstheme="minorHAnsi"/>
          <w:b/>
          <w:sz w:val="22"/>
          <w:szCs w:val="22"/>
        </w:rPr>
        <w:t>/</w:t>
      </w:r>
      <w:r w:rsidR="00835069">
        <w:rPr>
          <w:rFonts w:asciiTheme="minorHAnsi" w:hAnsiTheme="minorHAnsi" w:cstheme="minorHAnsi"/>
          <w:b/>
          <w:sz w:val="22"/>
          <w:szCs w:val="22"/>
        </w:rPr>
        <w:t>A</w:t>
      </w:r>
      <w:r w:rsidR="00835069" w:rsidRPr="004914DA">
        <w:rPr>
          <w:rFonts w:asciiTheme="minorHAnsi" w:hAnsiTheme="minorHAnsi" w:cstheme="minorHAnsi"/>
          <w:b/>
          <w:sz w:val="22"/>
          <w:szCs w:val="22"/>
        </w:rPr>
        <w:t xml:space="preserve">pplication </w:t>
      </w:r>
      <w:r w:rsidR="00835069">
        <w:rPr>
          <w:rFonts w:asciiTheme="minorHAnsi" w:hAnsiTheme="minorHAnsi" w:cstheme="minorHAnsi"/>
          <w:b/>
          <w:sz w:val="22"/>
          <w:szCs w:val="22"/>
        </w:rPr>
        <w:t>S</w:t>
      </w:r>
      <w:r w:rsidR="00835069" w:rsidRPr="004914DA">
        <w:rPr>
          <w:rFonts w:asciiTheme="minorHAnsi" w:hAnsiTheme="minorHAnsi" w:cstheme="minorHAnsi"/>
          <w:b/>
          <w:sz w:val="22"/>
          <w:szCs w:val="22"/>
        </w:rPr>
        <w:t>chema</w:t>
      </w:r>
      <w:r w:rsidR="000C65DF" w:rsidRPr="004914DA">
        <w:rPr>
          <w:rFonts w:asciiTheme="minorHAnsi" w:hAnsiTheme="minorHAnsi" w:cstheme="minorHAnsi"/>
          <w:sz w:val="22"/>
          <w:szCs w:val="22"/>
        </w:rPr>
        <w:t>. Define the classes and attributes that describe the domain and which are relevant to the data product</w:t>
      </w:r>
      <w:r w:rsidR="004914DA">
        <w:rPr>
          <w:rFonts w:asciiTheme="minorHAnsi" w:hAnsiTheme="minorHAnsi" w:cstheme="minorHAnsi"/>
          <w:sz w:val="22"/>
          <w:szCs w:val="22"/>
        </w:rPr>
        <w:t>. D</w:t>
      </w:r>
      <w:r w:rsidR="000C65DF" w:rsidRPr="004914DA">
        <w:rPr>
          <w:rFonts w:asciiTheme="minorHAnsi" w:hAnsiTheme="minorHAnsi" w:cstheme="minorHAnsi"/>
          <w:sz w:val="22"/>
          <w:szCs w:val="22"/>
        </w:rPr>
        <w:t xml:space="preserve">efine the relationships between the classes </w:t>
      </w:r>
      <w:r w:rsidR="00FA7A7D" w:rsidRPr="004914DA">
        <w:rPr>
          <w:rFonts w:asciiTheme="minorHAnsi" w:hAnsiTheme="minorHAnsi" w:cstheme="minorHAnsi"/>
          <w:sz w:val="22"/>
          <w:szCs w:val="22"/>
        </w:rPr>
        <w:t>and specify</w:t>
      </w:r>
      <w:r w:rsidR="000C65DF" w:rsidRPr="004914DA">
        <w:rPr>
          <w:rFonts w:asciiTheme="minorHAnsi" w:hAnsiTheme="minorHAnsi" w:cstheme="minorHAnsi"/>
          <w:sz w:val="22"/>
          <w:szCs w:val="22"/>
        </w:rPr>
        <w:t xml:space="preserve"> applicable constraints. Prepare one or more UML diagrams describing the </w:t>
      </w:r>
      <w:r w:rsidR="00835069">
        <w:rPr>
          <w:rFonts w:asciiTheme="minorHAnsi" w:hAnsiTheme="minorHAnsi" w:cstheme="minorHAnsi"/>
          <w:sz w:val="22"/>
          <w:szCs w:val="22"/>
        </w:rPr>
        <w:t>D</w:t>
      </w:r>
      <w:r w:rsidR="00835069" w:rsidRPr="004914DA">
        <w:rPr>
          <w:rFonts w:asciiTheme="minorHAnsi" w:hAnsiTheme="minorHAnsi" w:cstheme="minorHAnsi"/>
          <w:sz w:val="22"/>
          <w:szCs w:val="22"/>
        </w:rPr>
        <w:t xml:space="preserve">omain </w:t>
      </w:r>
      <w:r w:rsidR="00835069">
        <w:rPr>
          <w:rFonts w:asciiTheme="minorHAnsi" w:hAnsiTheme="minorHAnsi" w:cstheme="minorHAnsi"/>
          <w:sz w:val="22"/>
          <w:szCs w:val="22"/>
        </w:rPr>
        <w:t>M</w:t>
      </w:r>
      <w:r w:rsidR="00835069" w:rsidRPr="004914DA">
        <w:rPr>
          <w:rFonts w:asciiTheme="minorHAnsi" w:hAnsiTheme="minorHAnsi" w:cstheme="minorHAnsi"/>
          <w:sz w:val="22"/>
          <w:szCs w:val="22"/>
        </w:rPr>
        <w:t>odel</w:t>
      </w:r>
      <w:r w:rsidR="00376350" w:rsidRPr="004914DA">
        <w:rPr>
          <w:rFonts w:asciiTheme="minorHAnsi" w:hAnsiTheme="minorHAnsi" w:cstheme="minorHAnsi"/>
          <w:sz w:val="22"/>
          <w:szCs w:val="22"/>
        </w:rPr>
        <w:t>.</w:t>
      </w:r>
      <w:r w:rsidR="000C65DF" w:rsidRPr="004914DA">
        <w:rPr>
          <w:rFonts w:asciiTheme="minorHAnsi" w:hAnsiTheme="minorHAnsi" w:cstheme="minorHAnsi"/>
          <w:sz w:val="22"/>
          <w:szCs w:val="22"/>
        </w:rPr>
        <w:t xml:space="preserve"> </w:t>
      </w:r>
    </w:p>
    <w:p w14:paraId="25457D67" w14:textId="17CE61F4"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Populate the GI </w:t>
      </w:r>
      <w:r w:rsidR="00835069">
        <w:rPr>
          <w:rFonts w:asciiTheme="minorHAnsi" w:hAnsiTheme="minorHAnsi" w:cstheme="minorHAnsi"/>
          <w:b/>
          <w:sz w:val="22"/>
          <w:szCs w:val="22"/>
        </w:rPr>
        <w:t>R</w:t>
      </w:r>
      <w:r w:rsidR="00835069" w:rsidRPr="004914DA">
        <w:rPr>
          <w:rFonts w:asciiTheme="minorHAnsi" w:hAnsiTheme="minorHAnsi" w:cstheme="minorHAnsi"/>
          <w:b/>
          <w:sz w:val="22"/>
          <w:szCs w:val="22"/>
        </w:rPr>
        <w:t xml:space="preserve">egistry </w:t>
      </w:r>
      <w:r w:rsidRPr="004914DA">
        <w:rPr>
          <w:rFonts w:asciiTheme="minorHAnsi" w:hAnsiTheme="minorHAnsi" w:cstheme="minorHAnsi"/>
          <w:b/>
          <w:sz w:val="22"/>
          <w:szCs w:val="22"/>
        </w:rPr>
        <w:t xml:space="preserve">from the </w:t>
      </w:r>
      <w:r w:rsidR="00835069">
        <w:rPr>
          <w:rFonts w:asciiTheme="minorHAnsi" w:hAnsiTheme="minorHAnsi" w:cstheme="minorHAnsi"/>
          <w:b/>
          <w:sz w:val="22"/>
          <w:szCs w:val="22"/>
        </w:rPr>
        <w:t>D</w:t>
      </w:r>
      <w:r w:rsidR="00835069" w:rsidRPr="004914DA">
        <w:rPr>
          <w:rFonts w:asciiTheme="minorHAnsi" w:hAnsiTheme="minorHAnsi" w:cstheme="minorHAnsi"/>
          <w:b/>
          <w:sz w:val="22"/>
          <w:szCs w:val="22"/>
        </w:rPr>
        <w:t xml:space="preserve">omain </w:t>
      </w:r>
      <w:r w:rsidR="00835069">
        <w:rPr>
          <w:rFonts w:asciiTheme="minorHAnsi" w:hAnsiTheme="minorHAnsi" w:cstheme="minorHAnsi"/>
          <w:b/>
          <w:sz w:val="22"/>
          <w:szCs w:val="22"/>
        </w:rPr>
        <w:t>M</w:t>
      </w:r>
      <w:r w:rsidR="00835069" w:rsidRPr="004914DA">
        <w:rPr>
          <w:rFonts w:asciiTheme="minorHAnsi" w:hAnsiTheme="minorHAnsi" w:cstheme="minorHAnsi"/>
          <w:b/>
          <w:sz w:val="22"/>
          <w:szCs w:val="22"/>
        </w:rPr>
        <w:t>odel</w:t>
      </w:r>
      <w:r w:rsidR="006A2316" w:rsidRPr="004914DA">
        <w:rPr>
          <w:rFonts w:asciiTheme="minorHAnsi" w:hAnsiTheme="minorHAnsi" w:cstheme="minorHAnsi"/>
          <w:sz w:val="22"/>
          <w:szCs w:val="22"/>
        </w:rPr>
        <w:t xml:space="preserve">. </w:t>
      </w:r>
      <w:r w:rsidR="00303223" w:rsidRPr="004914DA">
        <w:rPr>
          <w:rFonts w:asciiTheme="minorHAnsi" w:hAnsiTheme="minorHAnsi" w:cstheme="minorHAnsi"/>
          <w:sz w:val="22"/>
          <w:szCs w:val="22"/>
        </w:rPr>
        <w:t xml:space="preserve">Propose amendments to existing classes and attributes and propose new classes and attributes for addition to the GI </w:t>
      </w:r>
      <w:bookmarkStart w:id="104" w:name="_Hlk520737832"/>
      <w:r w:rsidR="00835069">
        <w:rPr>
          <w:rFonts w:asciiTheme="minorHAnsi" w:hAnsiTheme="minorHAnsi" w:cstheme="minorHAnsi"/>
          <w:sz w:val="22"/>
          <w:szCs w:val="22"/>
        </w:rPr>
        <w:t>R</w:t>
      </w:r>
      <w:r w:rsidR="00835069" w:rsidRPr="004914DA">
        <w:rPr>
          <w:rFonts w:asciiTheme="minorHAnsi" w:hAnsiTheme="minorHAnsi" w:cstheme="minorHAnsi"/>
          <w:sz w:val="22"/>
          <w:szCs w:val="22"/>
        </w:rPr>
        <w:t xml:space="preserve">egistry </w:t>
      </w:r>
      <w:r w:rsidR="00303223" w:rsidRPr="004914DA">
        <w:rPr>
          <w:rFonts w:asciiTheme="minorHAnsi" w:hAnsiTheme="minorHAnsi" w:cstheme="minorHAnsi"/>
          <w:sz w:val="22"/>
          <w:szCs w:val="22"/>
        </w:rPr>
        <w:t xml:space="preserve">using the IHO </w:t>
      </w:r>
      <w:r w:rsidR="00FA7A7D" w:rsidRPr="004914DA">
        <w:rPr>
          <w:rFonts w:asciiTheme="minorHAnsi" w:eastAsiaTheme="minorEastAsia" w:hAnsiTheme="minorHAnsi" w:cstheme="minorHAnsi"/>
          <w:sz w:val="22"/>
          <w:szCs w:val="22"/>
          <w:lang w:eastAsia="ko-KR"/>
        </w:rPr>
        <w:t xml:space="preserve">GI </w:t>
      </w:r>
      <w:r w:rsidR="00835069">
        <w:rPr>
          <w:rFonts w:asciiTheme="minorHAnsi" w:hAnsiTheme="minorHAnsi" w:cstheme="minorHAnsi"/>
          <w:sz w:val="22"/>
          <w:szCs w:val="22"/>
        </w:rPr>
        <w:t>R</w:t>
      </w:r>
      <w:r w:rsidR="00835069" w:rsidRPr="004914DA">
        <w:rPr>
          <w:rFonts w:asciiTheme="minorHAnsi" w:hAnsiTheme="minorHAnsi" w:cstheme="minorHAnsi"/>
          <w:sz w:val="22"/>
          <w:szCs w:val="22"/>
        </w:rPr>
        <w:t xml:space="preserve">egistry </w:t>
      </w:r>
      <w:r w:rsidR="00303223" w:rsidRPr="004914DA">
        <w:rPr>
          <w:rFonts w:asciiTheme="minorHAnsi" w:hAnsiTheme="minorHAnsi" w:cstheme="minorHAnsi"/>
          <w:sz w:val="22"/>
          <w:szCs w:val="22"/>
        </w:rPr>
        <w:t xml:space="preserve">interface. Follow up on any returned proposals or queries from the </w:t>
      </w:r>
      <w:r w:rsidR="00835069">
        <w:rPr>
          <w:rFonts w:asciiTheme="minorHAnsi" w:hAnsiTheme="minorHAnsi" w:cstheme="minorHAnsi"/>
          <w:sz w:val="22"/>
          <w:szCs w:val="22"/>
        </w:rPr>
        <w:t>R</w:t>
      </w:r>
      <w:r w:rsidR="00835069" w:rsidRPr="004914DA">
        <w:rPr>
          <w:rFonts w:asciiTheme="minorHAnsi" w:hAnsiTheme="minorHAnsi" w:cstheme="minorHAnsi"/>
          <w:sz w:val="22"/>
          <w:szCs w:val="22"/>
        </w:rPr>
        <w:t xml:space="preserve">egistry </w:t>
      </w:r>
      <w:r w:rsidR="00835069">
        <w:rPr>
          <w:rFonts w:asciiTheme="minorHAnsi" w:hAnsiTheme="minorHAnsi" w:cstheme="minorHAnsi"/>
          <w:sz w:val="22"/>
          <w:szCs w:val="22"/>
        </w:rPr>
        <w:t>M</w:t>
      </w:r>
      <w:r w:rsidR="00835069" w:rsidRPr="004914DA">
        <w:rPr>
          <w:rFonts w:asciiTheme="minorHAnsi" w:hAnsiTheme="minorHAnsi" w:cstheme="minorHAnsi"/>
          <w:sz w:val="22"/>
          <w:szCs w:val="22"/>
        </w:rPr>
        <w:t xml:space="preserve">anager </w:t>
      </w:r>
      <w:r w:rsidR="00303223" w:rsidRPr="004914DA">
        <w:rPr>
          <w:rFonts w:asciiTheme="minorHAnsi" w:hAnsiTheme="minorHAnsi" w:cstheme="minorHAnsi"/>
          <w:sz w:val="22"/>
          <w:szCs w:val="22"/>
        </w:rPr>
        <w:t xml:space="preserve">or </w:t>
      </w:r>
      <w:r w:rsidR="00835069">
        <w:rPr>
          <w:rFonts w:asciiTheme="minorHAnsi" w:hAnsiTheme="minorHAnsi" w:cstheme="minorHAnsi"/>
          <w:sz w:val="22"/>
          <w:szCs w:val="22"/>
        </w:rPr>
        <w:t>D</w:t>
      </w:r>
      <w:r w:rsidR="00835069" w:rsidRPr="004914DA">
        <w:rPr>
          <w:rFonts w:asciiTheme="minorHAnsi" w:hAnsiTheme="minorHAnsi" w:cstheme="minorHAnsi"/>
          <w:sz w:val="22"/>
          <w:szCs w:val="22"/>
        </w:rPr>
        <w:t xml:space="preserve">omain </w:t>
      </w:r>
      <w:r w:rsidR="00835069">
        <w:rPr>
          <w:rFonts w:asciiTheme="minorHAnsi" w:hAnsiTheme="minorHAnsi" w:cstheme="minorHAnsi"/>
          <w:sz w:val="22"/>
          <w:szCs w:val="22"/>
        </w:rPr>
        <w:t>C</w:t>
      </w:r>
      <w:r w:rsidR="00835069" w:rsidRPr="004914DA">
        <w:rPr>
          <w:rFonts w:asciiTheme="minorHAnsi" w:hAnsiTheme="minorHAnsi" w:cstheme="minorHAnsi"/>
          <w:sz w:val="22"/>
          <w:szCs w:val="22"/>
        </w:rPr>
        <w:t xml:space="preserve">ontrol </w:t>
      </w:r>
      <w:r w:rsidR="00835069">
        <w:rPr>
          <w:rFonts w:asciiTheme="minorHAnsi" w:hAnsiTheme="minorHAnsi" w:cstheme="minorHAnsi"/>
          <w:sz w:val="22"/>
          <w:szCs w:val="22"/>
        </w:rPr>
        <w:t>B</w:t>
      </w:r>
      <w:r w:rsidR="00835069" w:rsidRPr="004914DA">
        <w:rPr>
          <w:rFonts w:asciiTheme="minorHAnsi" w:hAnsiTheme="minorHAnsi" w:cstheme="minorHAnsi"/>
          <w:sz w:val="22"/>
          <w:szCs w:val="22"/>
        </w:rPr>
        <w:t>ody</w:t>
      </w:r>
      <w:r w:rsidR="00303223" w:rsidRPr="004914DA">
        <w:rPr>
          <w:rFonts w:asciiTheme="minorHAnsi" w:hAnsiTheme="minorHAnsi" w:cstheme="minorHAnsi"/>
          <w:sz w:val="22"/>
          <w:szCs w:val="22"/>
        </w:rPr>
        <w:t>.</w:t>
      </w:r>
      <w:bookmarkEnd w:id="104"/>
    </w:p>
    <w:p w14:paraId="04FFB12A" w14:textId="2E1F3B9D"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Develop the </w:t>
      </w:r>
      <w:r w:rsidR="00835069">
        <w:rPr>
          <w:rFonts w:asciiTheme="minorHAnsi" w:hAnsiTheme="minorHAnsi" w:cstheme="minorHAnsi"/>
          <w:b/>
          <w:sz w:val="22"/>
          <w:szCs w:val="22"/>
        </w:rPr>
        <w:t>F</w:t>
      </w:r>
      <w:r w:rsidR="00835069" w:rsidRPr="004914DA">
        <w:rPr>
          <w:rFonts w:asciiTheme="minorHAnsi" w:hAnsiTheme="minorHAnsi" w:cstheme="minorHAnsi"/>
          <w:b/>
          <w:sz w:val="22"/>
          <w:szCs w:val="22"/>
        </w:rPr>
        <w:t xml:space="preserve">eature </w:t>
      </w:r>
      <w:r w:rsidR="00835069">
        <w:rPr>
          <w:rFonts w:asciiTheme="minorHAnsi" w:hAnsiTheme="minorHAnsi" w:cstheme="minorHAnsi"/>
          <w:b/>
          <w:sz w:val="22"/>
          <w:szCs w:val="22"/>
        </w:rPr>
        <w:t>C</w:t>
      </w:r>
      <w:r w:rsidR="00835069" w:rsidRPr="004914DA">
        <w:rPr>
          <w:rFonts w:asciiTheme="minorHAnsi" w:hAnsiTheme="minorHAnsi" w:cstheme="minorHAnsi"/>
          <w:b/>
          <w:sz w:val="22"/>
          <w:szCs w:val="22"/>
        </w:rPr>
        <w:t>atalogue</w:t>
      </w:r>
      <w:r w:rsidR="009A0809" w:rsidRPr="004914DA">
        <w:rPr>
          <w:rFonts w:asciiTheme="minorHAnsi" w:hAnsiTheme="minorHAnsi" w:cstheme="minorHAnsi"/>
          <w:sz w:val="22"/>
          <w:szCs w:val="22"/>
        </w:rPr>
        <w:t xml:space="preserve">. Prepare the XML </w:t>
      </w:r>
      <w:r w:rsidR="00835069">
        <w:rPr>
          <w:rFonts w:asciiTheme="minorHAnsi" w:hAnsiTheme="minorHAnsi" w:cstheme="minorHAnsi"/>
          <w:sz w:val="22"/>
          <w:szCs w:val="22"/>
        </w:rPr>
        <w:t>F</w:t>
      </w:r>
      <w:r w:rsidR="00835069" w:rsidRPr="004914DA">
        <w:rPr>
          <w:rFonts w:asciiTheme="minorHAnsi" w:hAnsiTheme="minorHAnsi" w:cstheme="minorHAnsi"/>
          <w:sz w:val="22"/>
          <w:szCs w:val="22"/>
        </w:rPr>
        <w:t xml:space="preserve">eature </w:t>
      </w:r>
      <w:r w:rsidR="00835069">
        <w:rPr>
          <w:rFonts w:asciiTheme="minorHAnsi" w:hAnsiTheme="minorHAnsi" w:cstheme="minorHAnsi"/>
          <w:sz w:val="22"/>
          <w:szCs w:val="22"/>
        </w:rPr>
        <w:t>C</w:t>
      </w:r>
      <w:r w:rsidR="00835069" w:rsidRPr="004914DA">
        <w:rPr>
          <w:rFonts w:asciiTheme="minorHAnsi" w:hAnsiTheme="minorHAnsi" w:cstheme="minorHAnsi"/>
          <w:sz w:val="22"/>
          <w:szCs w:val="22"/>
        </w:rPr>
        <w:t xml:space="preserve">atalogue </w:t>
      </w:r>
      <w:r w:rsidR="009A0809" w:rsidRPr="004914DA">
        <w:rPr>
          <w:rFonts w:asciiTheme="minorHAnsi" w:hAnsiTheme="minorHAnsi" w:cstheme="minorHAnsi"/>
          <w:sz w:val="22"/>
          <w:szCs w:val="22"/>
        </w:rPr>
        <w:t xml:space="preserve">from the feature and information classes, attributes and relationships as approved in the GI </w:t>
      </w:r>
      <w:r w:rsidR="00835069">
        <w:rPr>
          <w:rFonts w:asciiTheme="minorHAnsi" w:hAnsiTheme="minorHAnsi" w:cstheme="minorHAnsi"/>
          <w:sz w:val="22"/>
          <w:szCs w:val="22"/>
        </w:rPr>
        <w:t>R</w:t>
      </w:r>
      <w:r w:rsidR="00835069" w:rsidRPr="004914DA">
        <w:rPr>
          <w:rFonts w:asciiTheme="minorHAnsi" w:hAnsiTheme="minorHAnsi" w:cstheme="minorHAnsi"/>
          <w:sz w:val="22"/>
          <w:szCs w:val="22"/>
        </w:rPr>
        <w:t>egistry</w:t>
      </w:r>
      <w:r w:rsidR="00835069">
        <w:rPr>
          <w:rFonts w:asciiTheme="minorHAnsi" w:hAnsiTheme="minorHAnsi" w:cstheme="minorHAnsi"/>
          <w:sz w:val="22"/>
          <w:szCs w:val="22"/>
        </w:rPr>
        <w:t>, utilizing the Feature Catalogue Builder</w:t>
      </w:r>
      <w:r w:rsidR="009A0809" w:rsidRPr="004914DA">
        <w:rPr>
          <w:rFonts w:asciiTheme="minorHAnsi" w:hAnsiTheme="minorHAnsi" w:cstheme="minorHAnsi"/>
          <w:sz w:val="22"/>
          <w:szCs w:val="22"/>
        </w:rPr>
        <w:t>.</w:t>
      </w:r>
    </w:p>
    <w:p w14:paraId="3FFD1DDA" w14:textId="0F89CD4C" w:rsidR="00C63C3B" w:rsidRPr="004914DA" w:rsidRDefault="00C63C3B"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Define data </w:t>
      </w:r>
      <w:r w:rsidR="0060652B" w:rsidRPr="004914DA">
        <w:rPr>
          <w:rFonts w:asciiTheme="minorHAnsi" w:hAnsiTheme="minorHAnsi" w:cstheme="minorHAnsi"/>
          <w:b/>
          <w:sz w:val="22"/>
          <w:szCs w:val="22"/>
        </w:rPr>
        <w:t>transfer modes and packaging</w:t>
      </w:r>
      <w:r w:rsidRPr="004914DA">
        <w:rPr>
          <w:rFonts w:asciiTheme="minorHAnsi" w:hAnsiTheme="minorHAnsi" w:cstheme="minorHAnsi"/>
          <w:sz w:val="22"/>
          <w:szCs w:val="22"/>
        </w:rPr>
        <w:t xml:space="preserve">. Determine whether data products are to be delivered as data files contained in transfer (exchange) sets, by web services (and if so, </w:t>
      </w:r>
      <w:r w:rsidR="00253936" w:rsidRPr="004914DA">
        <w:rPr>
          <w:rFonts w:asciiTheme="minorHAnsi" w:hAnsiTheme="minorHAnsi" w:cstheme="minorHAnsi"/>
          <w:sz w:val="22"/>
          <w:szCs w:val="22"/>
        </w:rPr>
        <w:t>identify or outline a</w:t>
      </w:r>
      <w:r w:rsidRPr="004914DA">
        <w:rPr>
          <w:rFonts w:asciiTheme="minorHAnsi" w:hAnsiTheme="minorHAnsi" w:cstheme="minorHAnsi"/>
          <w:sz w:val="22"/>
          <w:szCs w:val="22"/>
        </w:rPr>
        <w:t xml:space="preserve"> service protocol),</w:t>
      </w:r>
      <w:r w:rsidR="00253936" w:rsidRPr="004914DA">
        <w:rPr>
          <w:rFonts w:asciiTheme="minorHAnsi" w:hAnsiTheme="minorHAnsi" w:cstheme="minorHAnsi"/>
          <w:sz w:val="22"/>
          <w:szCs w:val="22"/>
        </w:rPr>
        <w:t xml:space="preserve"> e-mail, etc.</w:t>
      </w:r>
      <w:r w:rsidRPr="004914DA">
        <w:rPr>
          <w:rFonts w:asciiTheme="minorHAnsi" w:hAnsiTheme="minorHAnsi" w:cstheme="minorHAnsi"/>
          <w:sz w:val="22"/>
          <w:szCs w:val="22"/>
        </w:rPr>
        <w:t xml:space="preserve"> </w:t>
      </w:r>
      <w:r w:rsidR="00253936" w:rsidRPr="004914DA">
        <w:rPr>
          <w:rFonts w:asciiTheme="minorHAnsi" w:hAnsiTheme="minorHAnsi" w:cstheme="minorHAnsi"/>
          <w:sz w:val="22"/>
          <w:szCs w:val="22"/>
        </w:rPr>
        <w:t>Determine whether data is to be delivered in real or near real-time. Identify constraints and requirements arising from delivery mechanisms and communication constraints such as message size, bandwidth limitations, availability of communications to customers, licensing and payments, encryption, etc.</w:t>
      </w:r>
    </w:p>
    <w:p w14:paraId="07B655F2" w14:textId="21D7A6AE"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Define metadata</w:t>
      </w:r>
      <w:r w:rsidR="009A0809" w:rsidRPr="004914DA">
        <w:rPr>
          <w:rFonts w:asciiTheme="minorHAnsi" w:hAnsiTheme="minorHAnsi" w:cstheme="minorHAnsi"/>
          <w:sz w:val="22"/>
          <w:szCs w:val="22"/>
        </w:rPr>
        <w:t>. Survey the metadata elements listed in S-100 for their appropriateness to the data product and its allowed packaging and delivery methods. Define appropriate values and restrictions for the metadata elements listed in S-100. Consider whether additional product-specific metadata elements are needed.</w:t>
      </w:r>
    </w:p>
    <w:p w14:paraId="30F11786" w14:textId="0CFABEEC" w:rsidR="00CE7058"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Define the data format</w:t>
      </w:r>
      <w:r w:rsidR="009A0809" w:rsidRPr="004914DA">
        <w:rPr>
          <w:rFonts w:asciiTheme="minorHAnsi" w:hAnsiTheme="minorHAnsi" w:cstheme="minorHAnsi"/>
          <w:sz w:val="22"/>
          <w:szCs w:val="22"/>
        </w:rPr>
        <w:t xml:space="preserve">. </w:t>
      </w:r>
      <w:r w:rsidR="00C63C3B" w:rsidRPr="004914DA">
        <w:rPr>
          <w:rFonts w:asciiTheme="minorHAnsi" w:hAnsiTheme="minorHAnsi" w:cstheme="minorHAnsi"/>
          <w:sz w:val="22"/>
          <w:szCs w:val="22"/>
        </w:rPr>
        <w:t>Select an appropriate data format. S-100 provides for 3 standard delivery formats</w:t>
      </w:r>
      <w:r w:rsidR="009E43FB" w:rsidRPr="004914DA">
        <w:rPr>
          <w:rFonts w:asciiTheme="minorHAnsi" w:hAnsiTheme="minorHAnsi" w:cstheme="minorHAnsi"/>
          <w:sz w:val="22"/>
          <w:szCs w:val="22"/>
        </w:rPr>
        <w:t xml:space="preserve"> (ISO 8211, GML, and HDF5). </w:t>
      </w:r>
      <w:r w:rsidR="00D07F26" w:rsidRPr="004914DA">
        <w:rPr>
          <w:rFonts w:asciiTheme="minorHAnsi" w:hAnsiTheme="minorHAnsi" w:cstheme="minorHAnsi"/>
          <w:sz w:val="22"/>
          <w:szCs w:val="22"/>
        </w:rPr>
        <w:t>Define format-imposed items (</w:t>
      </w:r>
      <w:r w:rsidR="00CF75E9">
        <w:rPr>
          <w:rFonts w:asciiTheme="minorHAnsi" w:hAnsiTheme="minorHAnsi" w:cstheme="minorHAnsi"/>
          <w:sz w:val="22"/>
          <w:szCs w:val="22"/>
        </w:rPr>
        <w:t>for example</w:t>
      </w:r>
      <w:r w:rsidR="00D07F26" w:rsidRPr="004914DA">
        <w:rPr>
          <w:rFonts w:asciiTheme="minorHAnsi" w:hAnsiTheme="minorHAnsi" w:cstheme="minorHAnsi"/>
          <w:sz w:val="22"/>
          <w:szCs w:val="22"/>
        </w:rPr>
        <w:t xml:space="preserve"> embedded header metadata). Prepare</w:t>
      </w:r>
      <w:r w:rsidR="009E43FB" w:rsidRPr="004914DA">
        <w:rPr>
          <w:rFonts w:asciiTheme="minorHAnsi" w:hAnsiTheme="minorHAnsi" w:cstheme="minorHAnsi"/>
          <w:sz w:val="22"/>
          <w:szCs w:val="22"/>
        </w:rPr>
        <w:t xml:space="preserve"> format-specific </w:t>
      </w:r>
      <w:r w:rsidR="00F97791" w:rsidRPr="004914DA">
        <w:rPr>
          <w:rFonts w:asciiTheme="minorHAnsi" w:hAnsiTheme="minorHAnsi" w:cstheme="minorHAnsi"/>
          <w:sz w:val="22"/>
          <w:szCs w:val="22"/>
        </w:rPr>
        <w:t>artefacts</w:t>
      </w:r>
      <w:r w:rsidR="00D07F26" w:rsidRPr="004914DA">
        <w:rPr>
          <w:rFonts w:asciiTheme="minorHAnsi" w:hAnsiTheme="minorHAnsi" w:cstheme="minorHAnsi"/>
          <w:sz w:val="22"/>
          <w:szCs w:val="22"/>
        </w:rPr>
        <w:t xml:space="preserve"> if necessary (</w:t>
      </w:r>
      <w:r w:rsidR="00CF75E9">
        <w:rPr>
          <w:rFonts w:asciiTheme="minorHAnsi" w:hAnsiTheme="minorHAnsi" w:cstheme="minorHAnsi"/>
          <w:sz w:val="22"/>
          <w:szCs w:val="22"/>
        </w:rPr>
        <w:t>for example</w:t>
      </w:r>
      <w:r w:rsidR="00D07F26" w:rsidRPr="004914DA">
        <w:rPr>
          <w:rFonts w:asciiTheme="minorHAnsi" w:hAnsiTheme="minorHAnsi" w:cstheme="minorHAnsi"/>
          <w:sz w:val="22"/>
          <w:szCs w:val="22"/>
        </w:rPr>
        <w:t xml:space="preserve"> GML “application schema” XSD </w:t>
      </w:r>
      <w:r w:rsidR="00E40FF3" w:rsidRPr="004914DA">
        <w:rPr>
          <w:rFonts w:asciiTheme="minorHAnsi" w:hAnsiTheme="minorHAnsi" w:cstheme="minorHAnsi"/>
          <w:sz w:val="22"/>
          <w:szCs w:val="22"/>
        </w:rPr>
        <w:t xml:space="preserve">files </w:t>
      </w:r>
      <w:r w:rsidR="00D07F26" w:rsidRPr="004914DA">
        <w:rPr>
          <w:rFonts w:asciiTheme="minorHAnsi" w:hAnsiTheme="minorHAnsi" w:cstheme="minorHAnsi"/>
          <w:sz w:val="22"/>
          <w:szCs w:val="22"/>
        </w:rPr>
        <w:t>for the GML format).</w:t>
      </w:r>
    </w:p>
    <w:p w14:paraId="2B2096E9" w14:textId="2E43483A" w:rsidR="00DD2A0D" w:rsidRPr="004914DA" w:rsidRDefault="00DD2A0D"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Develop the Data Classification and Encoding Guide</w:t>
      </w:r>
      <w:r w:rsidR="00CF75E9">
        <w:rPr>
          <w:rFonts w:asciiTheme="minorHAnsi" w:hAnsiTheme="minorHAnsi" w:cstheme="minorHAnsi"/>
          <w:b/>
          <w:sz w:val="22"/>
          <w:szCs w:val="22"/>
        </w:rPr>
        <w:t xml:space="preserve"> (DCEG)</w:t>
      </w:r>
      <w:r w:rsidRPr="004914DA">
        <w:rPr>
          <w:rFonts w:asciiTheme="minorHAnsi" w:hAnsiTheme="minorHAnsi" w:cstheme="minorHAnsi"/>
          <w:sz w:val="22"/>
          <w:szCs w:val="22"/>
        </w:rPr>
        <w:t xml:space="preserve">. The DCEG is intended for cartographers, editors, and data encoders, </w:t>
      </w:r>
      <w:r w:rsidR="00041D99" w:rsidRPr="004914DA">
        <w:rPr>
          <w:rFonts w:asciiTheme="minorHAnsi" w:hAnsiTheme="minorHAnsi" w:cstheme="minorHAnsi"/>
          <w:sz w:val="22"/>
          <w:szCs w:val="22"/>
        </w:rPr>
        <w:t xml:space="preserve">rather than application developers or OEMs, </w:t>
      </w:r>
      <w:r w:rsidRPr="004914DA">
        <w:rPr>
          <w:rFonts w:asciiTheme="minorHAnsi" w:hAnsiTheme="minorHAnsi" w:cstheme="minorHAnsi"/>
          <w:sz w:val="22"/>
          <w:szCs w:val="22"/>
        </w:rPr>
        <w:t xml:space="preserve">and should be written from that perspective. </w:t>
      </w:r>
      <w:r w:rsidR="00041D99" w:rsidRPr="004914DA">
        <w:rPr>
          <w:rFonts w:asciiTheme="minorHAnsi" w:hAnsiTheme="minorHAnsi" w:cstheme="minorHAnsi"/>
          <w:sz w:val="22"/>
          <w:szCs w:val="22"/>
        </w:rPr>
        <w:t>A DCEG should contain enough overview and general material about basic concepts such as data types, features, information types, associations, etc, to give its intended audience a basic grounding in the concepts they will need to apply</w:t>
      </w:r>
      <w:r w:rsidR="00CF75E9">
        <w:rPr>
          <w:rFonts w:asciiTheme="minorHAnsi" w:hAnsiTheme="minorHAnsi" w:cstheme="minorHAnsi"/>
          <w:sz w:val="22"/>
          <w:szCs w:val="22"/>
        </w:rPr>
        <w:t>;</w:t>
      </w:r>
      <w:r w:rsidR="00041D99" w:rsidRPr="004914DA">
        <w:rPr>
          <w:rFonts w:asciiTheme="minorHAnsi" w:hAnsiTheme="minorHAnsi" w:cstheme="minorHAnsi"/>
          <w:sz w:val="22"/>
          <w:szCs w:val="22"/>
        </w:rPr>
        <w:t xml:space="preserve"> but its main focus should be on what to encode in the data product, </w:t>
      </w:r>
      <w:r w:rsidR="00C64B35" w:rsidRPr="004914DA">
        <w:rPr>
          <w:rFonts w:asciiTheme="minorHAnsi" w:hAnsiTheme="minorHAnsi" w:cstheme="minorHAnsi"/>
          <w:sz w:val="22"/>
          <w:szCs w:val="22"/>
        </w:rPr>
        <w:t>and how to encode it.</w:t>
      </w:r>
    </w:p>
    <w:p w14:paraId="07D57110" w14:textId="56E03750" w:rsidR="00AE0BC6" w:rsidRPr="004914DA" w:rsidRDefault="00CE7058"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Define portrayal</w:t>
      </w:r>
      <w:r w:rsidR="00B15969" w:rsidRPr="004914DA">
        <w:rPr>
          <w:rFonts w:asciiTheme="minorHAnsi" w:hAnsiTheme="minorHAnsi" w:cstheme="minorHAnsi"/>
          <w:b/>
          <w:sz w:val="22"/>
          <w:szCs w:val="22"/>
        </w:rPr>
        <w:t xml:space="preserve"> symbol</w:t>
      </w:r>
      <w:r w:rsidR="00916772" w:rsidRPr="004914DA">
        <w:rPr>
          <w:rFonts w:asciiTheme="minorHAnsi" w:hAnsiTheme="minorHAnsi" w:cstheme="minorHAnsi"/>
          <w:b/>
          <w:sz w:val="22"/>
          <w:szCs w:val="22"/>
        </w:rPr>
        <w:t>s and rules</w:t>
      </w:r>
      <w:r w:rsidR="006944E4" w:rsidRPr="004914DA">
        <w:rPr>
          <w:rFonts w:asciiTheme="minorHAnsi" w:hAnsiTheme="minorHAnsi" w:cstheme="minorHAnsi"/>
          <w:sz w:val="22"/>
          <w:szCs w:val="22"/>
        </w:rPr>
        <w:t>. Determine the symbols to be used for portrayal and the rules for generating displays from the data product.</w:t>
      </w:r>
      <w:r w:rsidR="00D760B5" w:rsidRPr="004914DA">
        <w:rPr>
          <w:rFonts w:asciiTheme="minorHAnsi" w:hAnsiTheme="minorHAnsi" w:cstheme="minorHAnsi"/>
          <w:sz w:val="22"/>
          <w:szCs w:val="22"/>
        </w:rPr>
        <w:t xml:space="preserve"> </w:t>
      </w:r>
      <w:r w:rsidR="00204D9A" w:rsidRPr="004914DA">
        <w:rPr>
          <w:rFonts w:asciiTheme="minorHAnsi" w:hAnsiTheme="minorHAnsi" w:cstheme="minorHAnsi"/>
          <w:sz w:val="22"/>
          <w:szCs w:val="22"/>
        </w:rPr>
        <w:t>This</w:t>
      </w:r>
      <w:r w:rsidR="00D760B5" w:rsidRPr="004914DA">
        <w:rPr>
          <w:rFonts w:asciiTheme="minorHAnsi" w:hAnsiTheme="minorHAnsi" w:cstheme="minorHAnsi"/>
          <w:sz w:val="22"/>
          <w:szCs w:val="22"/>
        </w:rPr>
        <w:t xml:space="preserve"> </w:t>
      </w:r>
      <w:r w:rsidR="00204D9A" w:rsidRPr="004914DA">
        <w:rPr>
          <w:rFonts w:asciiTheme="minorHAnsi" w:hAnsiTheme="minorHAnsi" w:cstheme="minorHAnsi"/>
          <w:sz w:val="22"/>
          <w:szCs w:val="22"/>
        </w:rPr>
        <w:t>means</w:t>
      </w:r>
      <w:r w:rsidR="00D760B5" w:rsidRPr="004914DA">
        <w:rPr>
          <w:rFonts w:asciiTheme="minorHAnsi" w:hAnsiTheme="minorHAnsi" w:cstheme="minorHAnsi"/>
          <w:sz w:val="22"/>
          <w:szCs w:val="22"/>
        </w:rPr>
        <w:t xml:space="preserve"> deciding which features should be displayed</w:t>
      </w:r>
      <w:r w:rsidR="00CF75E9">
        <w:rPr>
          <w:rFonts w:asciiTheme="minorHAnsi" w:hAnsiTheme="minorHAnsi" w:cstheme="minorHAnsi"/>
          <w:sz w:val="22"/>
          <w:szCs w:val="22"/>
        </w:rPr>
        <w:t>;</w:t>
      </w:r>
      <w:r w:rsidR="00D760B5" w:rsidRPr="004914DA">
        <w:rPr>
          <w:rFonts w:asciiTheme="minorHAnsi" w:hAnsiTheme="minorHAnsi" w:cstheme="minorHAnsi"/>
          <w:sz w:val="22"/>
          <w:szCs w:val="22"/>
        </w:rPr>
        <w:t xml:space="preserve"> which combinations of attribute</w:t>
      </w:r>
      <w:r w:rsidR="00204D9A" w:rsidRPr="004914DA">
        <w:rPr>
          <w:rFonts w:asciiTheme="minorHAnsi" w:hAnsiTheme="minorHAnsi" w:cstheme="minorHAnsi"/>
          <w:sz w:val="22"/>
          <w:szCs w:val="22"/>
        </w:rPr>
        <w:t xml:space="preserve"> values</w:t>
      </w:r>
      <w:r w:rsidR="00D760B5" w:rsidRPr="004914DA">
        <w:rPr>
          <w:rFonts w:asciiTheme="minorHAnsi" w:hAnsiTheme="minorHAnsi" w:cstheme="minorHAnsi"/>
          <w:sz w:val="22"/>
          <w:szCs w:val="22"/>
        </w:rPr>
        <w:t xml:space="preserve"> </w:t>
      </w:r>
      <w:r w:rsidR="00204D9A" w:rsidRPr="004914DA">
        <w:rPr>
          <w:rFonts w:asciiTheme="minorHAnsi" w:hAnsiTheme="minorHAnsi" w:cstheme="minorHAnsi"/>
          <w:sz w:val="22"/>
          <w:szCs w:val="22"/>
        </w:rPr>
        <w:t xml:space="preserve">or associated data objects </w:t>
      </w:r>
      <w:r w:rsidR="00D760B5" w:rsidRPr="004914DA">
        <w:rPr>
          <w:rFonts w:asciiTheme="minorHAnsi" w:hAnsiTheme="minorHAnsi" w:cstheme="minorHAnsi"/>
          <w:sz w:val="22"/>
          <w:szCs w:val="22"/>
        </w:rPr>
        <w:t>should</w:t>
      </w:r>
      <w:r w:rsidR="00204D9A" w:rsidRPr="004914DA">
        <w:rPr>
          <w:rFonts w:asciiTheme="minorHAnsi" w:hAnsiTheme="minorHAnsi" w:cstheme="minorHAnsi"/>
          <w:sz w:val="22"/>
          <w:szCs w:val="22"/>
        </w:rPr>
        <w:t xml:space="preserve"> be assigned distinct symbols</w:t>
      </w:r>
      <w:r w:rsidR="00CF75E9">
        <w:rPr>
          <w:rFonts w:asciiTheme="minorHAnsi" w:hAnsiTheme="minorHAnsi" w:cstheme="minorHAnsi"/>
          <w:sz w:val="22"/>
          <w:szCs w:val="22"/>
        </w:rPr>
        <w:t>;</w:t>
      </w:r>
      <w:r w:rsidR="00204D9A" w:rsidRPr="004914DA">
        <w:rPr>
          <w:rFonts w:asciiTheme="minorHAnsi" w:hAnsiTheme="minorHAnsi" w:cstheme="minorHAnsi"/>
          <w:sz w:val="22"/>
          <w:szCs w:val="22"/>
        </w:rPr>
        <w:t xml:space="preserve"> and wh</w:t>
      </w:r>
      <w:r w:rsidR="00B15969" w:rsidRPr="004914DA">
        <w:rPr>
          <w:rFonts w:asciiTheme="minorHAnsi" w:hAnsiTheme="minorHAnsi" w:cstheme="minorHAnsi"/>
          <w:sz w:val="22"/>
          <w:szCs w:val="22"/>
        </w:rPr>
        <w:t>ich</w:t>
      </w:r>
      <w:r w:rsidR="00204D9A" w:rsidRPr="004914DA">
        <w:rPr>
          <w:rFonts w:asciiTheme="minorHAnsi" w:hAnsiTheme="minorHAnsi" w:cstheme="minorHAnsi"/>
          <w:sz w:val="22"/>
          <w:szCs w:val="22"/>
        </w:rPr>
        <w:t xml:space="preserve"> </w:t>
      </w:r>
      <w:r w:rsidR="00B15969" w:rsidRPr="004914DA">
        <w:rPr>
          <w:rFonts w:asciiTheme="minorHAnsi" w:hAnsiTheme="minorHAnsi" w:cstheme="minorHAnsi"/>
          <w:sz w:val="22"/>
          <w:szCs w:val="22"/>
        </w:rPr>
        <w:t xml:space="preserve">pre-existing </w:t>
      </w:r>
      <w:r w:rsidR="00204D9A" w:rsidRPr="004914DA">
        <w:rPr>
          <w:rFonts w:asciiTheme="minorHAnsi" w:hAnsiTheme="minorHAnsi" w:cstheme="minorHAnsi"/>
          <w:sz w:val="22"/>
          <w:szCs w:val="22"/>
        </w:rPr>
        <w:t xml:space="preserve">symbols and </w:t>
      </w:r>
      <w:r w:rsidR="00B61D6A" w:rsidRPr="004914DA">
        <w:rPr>
          <w:rFonts w:asciiTheme="minorHAnsi" w:hAnsiTheme="minorHAnsi" w:cstheme="minorHAnsi"/>
          <w:sz w:val="22"/>
          <w:szCs w:val="22"/>
        </w:rPr>
        <w:t>colours</w:t>
      </w:r>
      <w:r w:rsidR="00204D9A" w:rsidRPr="004914DA">
        <w:rPr>
          <w:rFonts w:asciiTheme="minorHAnsi" w:hAnsiTheme="minorHAnsi" w:cstheme="minorHAnsi"/>
          <w:sz w:val="22"/>
          <w:szCs w:val="22"/>
        </w:rPr>
        <w:t xml:space="preserve"> </w:t>
      </w:r>
      <w:r w:rsidR="00B15969" w:rsidRPr="004914DA">
        <w:rPr>
          <w:rFonts w:asciiTheme="minorHAnsi" w:hAnsiTheme="minorHAnsi" w:cstheme="minorHAnsi"/>
          <w:sz w:val="22"/>
          <w:szCs w:val="22"/>
        </w:rPr>
        <w:t>can</w:t>
      </w:r>
      <w:r w:rsidR="00204D9A" w:rsidRPr="004914DA">
        <w:rPr>
          <w:rFonts w:asciiTheme="minorHAnsi" w:hAnsiTheme="minorHAnsi" w:cstheme="minorHAnsi"/>
          <w:sz w:val="22"/>
          <w:szCs w:val="22"/>
        </w:rPr>
        <w:t xml:space="preserve"> be </w:t>
      </w:r>
      <w:r w:rsidR="00B15969" w:rsidRPr="004914DA">
        <w:rPr>
          <w:rFonts w:asciiTheme="minorHAnsi" w:hAnsiTheme="minorHAnsi" w:cstheme="minorHAnsi"/>
          <w:sz w:val="22"/>
          <w:szCs w:val="22"/>
        </w:rPr>
        <w:t>re</w:t>
      </w:r>
      <w:r w:rsidR="00204D9A" w:rsidRPr="004914DA">
        <w:rPr>
          <w:rFonts w:asciiTheme="minorHAnsi" w:hAnsiTheme="minorHAnsi" w:cstheme="minorHAnsi"/>
          <w:sz w:val="22"/>
          <w:szCs w:val="22"/>
        </w:rPr>
        <w:t>used</w:t>
      </w:r>
      <w:r w:rsidR="00B15969" w:rsidRPr="004914DA">
        <w:rPr>
          <w:rFonts w:asciiTheme="minorHAnsi" w:hAnsiTheme="minorHAnsi" w:cstheme="minorHAnsi"/>
          <w:sz w:val="22"/>
          <w:szCs w:val="22"/>
        </w:rPr>
        <w:t xml:space="preserve"> and which need to be defined. It also includes defining the new elements in the appropriate formats.</w:t>
      </w:r>
    </w:p>
    <w:p w14:paraId="744450C1" w14:textId="6D769BDE" w:rsidR="00AE0BC6" w:rsidRPr="004914DA" w:rsidRDefault="00AE0BC6"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CF75E9">
        <w:rPr>
          <w:rFonts w:asciiTheme="minorHAnsi" w:hAnsiTheme="minorHAnsi" w:cstheme="minorHAnsi"/>
          <w:b/>
          <w:sz w:val="22"/>
          <w:szCs w:val="22"/>
        </w:rPr>
        <w:t>Registration of portrayal elements</w:t>
      </w:r>
      <w:r w:rsidRPr="004914DA">
        <w:rPr>
          <w:rFonts w:asciiTheme="minorHAnsi" w:hAnsiTheme="minorHAnsi" w:cstheme="minorHAnsi"/>
          <w:sz w:val="22"/>
          <w:szCs w:val="22"/>
        </w:rPr>
        <w:t xml:space="preserve">. </w:t>
      </w:r>
      <w:r w:rsidR="002268F4" w:rsidRPr="004914DA">
        <w:rPr>
          <w:rFonts w:asciiTheme="minorHAnsi" w:hAnsiTheme="minorHAnsi" w:cstheme="minorHAnsi"/>
          <w:sz w:val="22"/>
          <w:szCs w:val="22"/>
        </w:rPr>
        <w:t xml:space="preserve">Propose any new </w:t>
      </w:r>
      <w:r w:rsidR="00855B02" w:rsidRPr="004914DA">
        <w:rPr>
          <w:rFonts w:asciiTheme="minorHAnsi" w:hAnsiTheme="minorHAnsi" w:cstheme="minorHAnsi"/>
          <w:sz w:val="22"/>
          <w:szCs w:val="22"/>
        </w:rPr>
        <w:t>portrayal components (</w:t>
      </w:r>
      <w:r w:rsidR="00CF75E9">
        <w:rPr>
          <w:rFonts w:asciiTheme="minorHAnsi" w:hAnsiTheme="minorHAnsi" w:cstheme="minorHAnsi"/>
          <w:sz w:val="22"/>
          <w:szCs w:val="22"/>
        </w:rPr>
        <w:t>for example</w:t>
      </w:r>
      <w:r w:rsidR="00855B02" w:rsidRPr="004914DA">
        <w:rPr>
          <w:rFonts w:asciiTheme="minorHAnsi" w:hAnsiTheme="minorHAnsi" w:cstheme="minorHAnsi"/>
          <w:sz w:val="22"/>
          <w:szCs w:val="22"/>
        </w:rPr>
        <w:t xml:space="preserve"> symbols, </w:t>
      </w:r>
      <w:r w:rsidR="00B61D6A" w:rsidRPr="004914DA">
        <w:rPr>
          <w:rFonts w:asciiTheme="minorHAnsi" w:hAnsiTheme="minorHAnsi" w:cstheme="minorHAnsi"/>
          <w:sz w:val="22"/>
          <w:szCs w:val="22"/>
        </w:rPr>
        <w:t>colour</w:t>
      </w:r>
      <w:r w:rsidR="00855B02" w:rsidRPr="004914DA">
        <w:rPr>
          <w:rFonts w:asciiTheme="minorHAnsi" w:hAnsiTheme="minorHAnsi" w:cstheme="minorHAnsi"/>
          <w:sz w:val="22"/>
          <w:szCs w:val="22"/>
        </w:rPr>
        <w:t xml:space="preserve"> tokens, line styles, area fills, etc) </w:t>
      </w:r>
      <w:r w:rsidR="002268F4" w:rsidRPr="004914DA">
        <w:rPr>
          <w:rFonts w:asciiTheme="minorHAnsi" w:hAnsiTheme="minorHAnsi" w:cstheme="minorHAnsi"/>
          <w:sz w:val="22"/>
          <w:szCs w:val="22"/>
        </w:rPr>
        <w:t xml:space="preserve">to the portrayal register in the GI </w:t>
      </w:r>
      <w:r w:rsidR="00CF75E9">
        <w:rPr>
          <w:rFonts w:asciiTheme="minorHAnsi" w:hAnsiTheme="minorHAnsi" w:cstheme="minorHAnsi"/>
          <w:sz w:val="22"/>
          <w:szCs w:val="22"/>
        </w:rPr>
        <w:t>R</w:t>
      </w:r>
      <w:r w:rsidR="002268F4" w:rsidRPr="004914DA">
        <w:rPr>
          <w:rFonts w:asciiTheme="minorHAnsi" w:hAnsiTheme="minorHAnsi" w:cstheme="minorHAnsi"/>
          <w:sz w:val="22"/>
          <w:szCs w:val="22"/>
        </w:rPr>
        <w:t>egistry</w:t>
      </w:r>
      <w:r w:rsidR="00E2072E" w:rsidRPr="004914DA">
        <w:rPr>
          <w:rFonts w:asciiTheme="minorHAnsi" w:hAnsiTheme="minorHAnsi" w:cstheme="minorHAnsi"/>
          <w:sz w:val="22"/>
          <w:szCs w:val="22"/>
        </w:rPr>
        <w:t xml:space="preserve"> </w:t>
      </w:r>
      <w:r w:rsidR="003B4448" w:rsidRPr="004914DA">
        <w:rPr>
          <w:rFonts w:asciiTheme="minorHAnsi" w:hAnsiTheme="minorHAnsi" w:cstheme="minorHAnsi"/>
          <w:sz w:val="22"/>
          <w:szCs w:val="22"/>
        </w:rPr>
        <w:t xml:space="preserve">using the IHO GI </w:t>
      </w:r>
      <w:r w:rsidR="00CF75E9">
        <w:rPr>
          <w:rFonts w:asciiTheme="minorHAnsi" w:hAnsiTheme="minorHAnsi" w:cstheme="minorHAnsi"/>
          <w:sz w:val="22"/>
          <w:szCs w:val="22"/>
        </w:rPr>
        <w:t>R</w:t>
      </w:r>
      <w:r w:rsidR="00CF75E9" w:rsidRPr="004914DA">
        <w:rPr>
          <w:rFonts w:asciiTheme="minorHAnsi" w:hAnsiTheme="minorHAnsi" w:cstheme="minorHAnsi"/>
          <w:sz w:val="22"/>
          <w:szCs w:val="22"/>
        </w:rPr>
        <w:t xml:space="preserve">egistry </w:t>
      </w:r>
      <w:r w:rsidR="003B4448" w:rsidRPr="004914DA">
        <w:rPr>
          <w:rFonts w:asciiTheme="minorHAnsi" w:hAnsiTheme="minorHAnsi" w:cstheme="minorHAnsi"/>
          <w:sz w:val="22"/>
          <w:szCs w:val="22"/>
        </w:rPr>
        <w:t xml:space="preserve">interface. Follow up on any returned proposals or queries from the </w:t>
      </w:r>
      <w:r w:rsidR="00CF75E9">
        <w:rPr>
          <w:rFonts w:asciiTheme="minorHAnsi" w:hAnsiTheme="minorHAnsi" w:cstheme="minorHAnsi"/>
          <w:sz w:val="22"/>
          <w:szCs w:val="22"/>
        </w:rPr>
        <w:t>R</w:t>
      </w:r>
      <w:r w:rsidR="003B4448" w:rsidRPr="004914DA">
        <w:rPr>
          <w:rFonts w:asciiTheme="minorHAnsi" w:hAnsiTheme="minorHAnsi" w:cstheme="minorHAnsi"/>
          <w:sz w:val="22"/>
          <w:szCs w:val="22"/>
        </w:rPr>
        <w:t xml:space="preserve">egistry </w:t>
      </w:r>
      <w:r w:rsidR="00CF75E9">
        <w:rPr>
          <w:rFonts w:asciiTheme="minorHAnsi" w:hAnsiTheme="minorHAnsi" w:cstheme="minorHAnsi"/>
          <w:sz w:val="22"/>
          <w:szCs w:val="22"/>
        </w:rPr>
        <w:t>M</w:t>
      </w:r>
      <w:r w:rsidR="00CF75E9" w:rsidRPr="004914DA">
        <w:rPr>
          <w:rFonts w:asciiTheme="minorHAnsi" w:hAnsiTheme="minorHAnsi" w:cstheme="minorHAnsi"/>
          <w:sz w:val="22"/>
          <w:szCs w:val="22"/>
        </w:rPr>
        <w:t xml:space="preserve">anager </w:t>
      </w:r>
      <w:r w:rsidR="003B4448" w:rsidRPr="004914DA">
        <w:rPr>
          <w:rFonts w:asciiTheme="minorHAnsi" w:hAnsiTheme="minorHAnsi" w:cstheme="minorHAnsi"/>
          <w:sz w:val="22"/>
          <w:szCs w:val="22"/>
        </w:rPr>
        <w:t xml:space="preserve">or </w:t>
      </w:r>
      <w:r w:rsidR="00CF75E9">
        <w:rPr>
          <w:rFonts w:asciiTheme="minorHAnsi" w:hAnsiTheme="minorHAnsi" w:cstheme="minorHAnsi"/>
          <w:sz w:val="22"/>
          <w:szCs w:val="22"/>
        </w:rPr>
        <w:t>D</w:t>
      </w:r>
      <w:r w:rsidR="00CF75E9" w:rsidRPr="004914DA">
        <w:rPr>
          <w:rFonts w:asciiTheme="minorHAnsi" w:hAnsiTheme="minorHAnsi" w:cstheme="minorHAnsi"/>
          <w:sz w:val="22"/>
          <w:szCs w:val="22"/>
        </w:rPr>
        <w:t xml:space="preserve">omain </w:t>
      </w:r>
      <w:r w:rsidR="00CF75E9">
        <w:rPr>
          <w:rFonts w:asciiTheme="minorHAnsi" w:hAnsiTheme="minorHAnsi" w:cstheme="minorHAnsi"/>
          <w:sz w:val="22"/>
          <w:szCs w:val="22"/>
        </w:rPr>
        <w:t>C</w:t>
      </w:r>
      <w:r w:rsidR="00CF75E9" w:rsidRPr="004914DA">
        <w:rPr>
          <w:rFonts w:asciiTheme="minorHAnsi" w:hAnsiTheme="minorHAnsi" w:cstheme="minorHAnsi"/>
          <w:sz w:val="22"/>
          <w:szCs w:val="22"/>
        </w:rPr>
        <w:t xml:space="preserve">ontrol </w:t>
      </w:r>
      <w:r w:rsidR="00CF75E9">
        <w:rPr>
          <w:rFonts w:asciiTheme="minorHAnsi" w:hAnsiTheme="minorHAnsi" w:cstheme="minorHAnsi"/>
          <w:sz w:val="22"/>
          <w:szCs w:val="22"/>
        </w:rPr>
        <w:t>B</w:t>
      </w:r>
      <w:r w:rsidR="00CF75E9" w:rsidRPr="004914DA">
        <w:rPr>
          <w:rFonts w:asciiTheme="minorHAnsi" w:hAnsiTheme="minorHAnsi" w:cstheme="minorHAnsi"/>
          <w:sz w:val="22"/>
          <w:szCs w:val="22"/>
        </w:rPr>
        <w:t>ody</w:t>
      </w:r>
      <w:r w:rsidR="003B4448" w:rsidRPr="004914DA">
        <w:rPr>
          <w:rFonts w:asciiTheme="minorHAnsi" w:hAnsiTheme="minorHAnsi" w:cstheme="minorHAnsi"/>
          <w:sz w:val="22"/>
          <w:szCs w:val="22"/>
        </w:rPr>
        <w:t>.</w:t>
      </w:r>
    </w:p>
    <w:p w14:paraId="73D3C6E1" w14:textId="00D5C732" w:rsidR="00CE7058" w:rsidRPr="004914DA" w:rsidRDefault="009144E6" w:rsidP="004914DA">
      <w:pPr>
        <w:pStyle w:val="ListParagraph"/>
        <w:numPr>
          <w:ilvl w:val="0"/>
          <w:numId w:val="26"/>
        </w:numPr>
        <w:spacing w:before="0" w:after="60" w:line="240" w:lineRule="auto"/>
        <w:ind w:left="357" w:hanging="357"/>
        <w:rPr>
          <w:rFonts w:asciiTheme="minorHAnsi" w:hAnsiTheme="minorHAnsi" w:cstheme="minorHAnsi"/>
          <w:sz w:val="22"/>
          <w:szCs w:val="22"/>
        </w:rPr>
      </w:pPr>
      <w:r w:rsidRPr="004914DA">
        <w:rPr>
          <w:rFonts w:asciiTheme="minorHAnsi" w:hAnsiTheme="minorHAnsi" w:cstheme="minorHAnsi"/>
          <w:b/>
          <w:sz w:val="22"/>
          <w:szCs w:val="22"/>
        </w:rPr>
        <w:t xml:space="preserve">Develop the </w:t>
      </w:r>
      <w:r w:rsidR="00CF75E9">
        <w:rPr>
          <w:rFonts w:asciiTheme="minorHAnsi" w:hAnsiTheme="minorHAnsi" w:cstheme="minorHAnsi"/>
          <w:b/>
          <w:sz w:val="22"/>
          <w:szCs w:val="22"/>
        </w:rPr>
        <w:t>P</w:t>
      </w:r>
      <w:r w:rsidR="00CF75E9" w:rsidRPr="004914DA">
        <w:rPr>
          <w:rFonts w:asciiTheme="minorHAnsi" w:hAnsiTheme="minorHAnsi" w:cstheme="minorHAnsi"/>
          <w:b/>
          <w:sz w:val="22"/>
          <w:szCs w:val="22"/>
        </w:rPr>
        <w:t xml:space="preserve">ortrayal </w:t>
      </w:r>
      <w:r w:rsidR="00CF75E9">
        <w:rPr>
          <w:rFonts w:asciiTheme="minorHAnsi" w:hAnsiTheme="minorHAnsi" w:cstheme="minorHAnsi"/>
          <w:b/>
          <w:sz w:val="22"/>
          <w:szCs w:val="22"/>
        </w:rPr>
        <w:t>C</w:t>
      </w:r>
      <w:r w:rsidR="00CF75E9" w:rsidRPr="004914DA">
        <w:rPr>
          <w:rFonts w:asciiTheme="minorHAnsi" w:hAnsiTheme="minorHAnsi" w:cstheme="minorHAnsi"/>
          <w:b/>
          <w:sz w:val="22"/>
          <w:szCs w:val="22"/>
        </w:rPr>
        <w:t>atalogue</w:t>
      </w:r>
      <w:r w:rsidRPr="004914DA">
        <w:rPr>
          <w:rFonts w:asciiTheme="minorHAnsi" w:hAnsiTheme="minorHAnsi" w:cstheme="minorHAnsi"/>
          <w:b/>
          <w:sz w:val="22"/>
          <w:szCs w:val="22"/>
        </w:rPr>
        <w:t>(s)</w:t>
      </w:r>
      <w:r w:rsidR="00AE0BC6" w:rsidRPr="004914DA">
        <w:rPr>
          <w:rFonts w:asciiTheme="minorHAnsi" w:hAnsiTheme="minorHAnsi" w:cstheme="minorHAnsi"/>
          <w:b/>
          <w:sz w:val="22"/>
          <w:szCs w:val="22"/>
        </w:rPr>
        <w:t xml:space="preserve">. </w:t>
      </w:r>
      <w:r w:rsidR="006944E4" w:rsidRPr="004914DA">
        <w:rPr>
          <w:rFonts w:asciiTheme="minorHAnsi" w:hAnsiTheme="minorHAnsi" w:cstheme="minorHAnsi"/>
          <w:sz w:val="22"/>
          <w:szCs w:val="22"/>
        </w:rPr>
        <w:t xml:space="preserve">Prepare a </w:t>
      </w:r>
      <w:r w:rsidR="00CF75E9">
        <w:rPr>
          <w:rFonts w:asciiTheme="minorHAnsi" w:hAnsiTheme="minorHAnsi" w:cstheme="minorHAnsi"/>
          <w:sz w:val="22"/>
          <w:szCs w:val="22"/>
        </w:rPr>
        <w:t>P</w:t>
      </w:r>
      <w:r w:rsidR="00CF75E9" w:rsidRPr="004914DA">
        <w:rPr>
          <w:rFonts w:asciiTheme="minorHAnsi" w:hAnsiTheme="minorHAnsi" w:cstheme="minorHAnsi"/>
          <w:sz w:val="22"/>
          <w:szCs w:val="22"/>
        </w:rPr>
        <w:t xml:space="preserve">ortrayal </w:t>
      </w:r>
      <w:r w:rsidR="00CF75E9">
        <w:rPr>
          <w:rFonts w:asciiTheme="minorHAnsi" w:hAnsiTheme="minorHAnsi" w:cstheme="minorHAnsi"/>
          <w:sz w:val="22"/>
          <w:szCs w:val="22"/>
        </w:rPr>
        <w:t>C</w:t>
      </w:r>
      <w:r w:rsidR="00CF75E9" w:rsidRPr="004914DA">
        <w:rPr>
          <w:rFonts w:asciiTheme="minorHAnsi" w:hAnsiTheme="minorHAnsi" w:cstheme="minorHAnsi"/>
          <w:sz w:val="22"/>
          <w:szCs w:val="22"/>
        </w:rPr>
        <w:t xml:space="preserve">atalogue </w:t>
      </w:r>
      <w:r w:rsidRPr="004914DA">
        <w:rPr>
          <w:rFonts w:asciiTheme="minorHAnsi" w:hAnsiTheme="minorHAnsi" w:cstheme="minorHAnsi"/>
          <w:sz w:val="22"/>
          <w:szCs w:val="22"/>
        </w:rPr>
        <w:t xml:space="preserve">(or </w:t>
      </w:r>
      <w:r w:rsidR="00CF75E9">
        <w:rPr>
          <w:rFonts w:asciiTheme="minorHAnsi" w:hAnsiTheme="minorHAnsi" w:cstheme="minorHAnsi"/>
          <w:sz w:val="22"/>
          <w:szCs w:val="22"/>
        </w:rPr>
        <w:t>C</w:t>
      </w:r>
      <w:r w:rsidR="00CF75E9" w:rsidRPr="004914DA">
        <w:rPr>
          <w:rFonts w:asciiTheme="minorHAnsi" w:hAnsiTheme="minorHAnsi" w:cstheme="minorHAnsi"/>
          <w:sz w:val="22"/>
          <w:szCs w:val="22"/>
        </w:rPr>
        <w:t>atalogues</w:t>
      </w:r>
      <w:r w:rsidRPr="004914DA">
        <w:rPr>
          <w:rFonts w:asciiTheme="minorHAnsi" w:hAnsiTheme="minorHAnsi" w:cstheme="minorHAnsi"/>
          <w:sz w:val="22"/>
          <w:szCs w:val="22"/>
        </w:rPr>
        <w:t>) for the features and information types which are intended to be displayed in the intended application domain(s) and usage scenario(s)</w:t>
      </w:r>
      <w:r w:rsidR="006944E4" w:rsidRPr="004914DA">
        <w:rPr>
          <w:rFonts w:asciiTheme="minorHAnsi" w:hAnsiTheme="minorHAnsi" w:cstheme="minorHAnsi"/>
          <w:sz w:val="22"/>
          <w:szCs w:val="22"/>
        </w:rPr>
        <w:t>.</w:t>
      </w:r>
      <w:r w:rsidRPr="004914DA">
        <w:rPr>
          <w:rFonts w:asciiTheme="minorHAnsi" w:hAnsiTheme="minorHAnsi" w:cstheme="minorHAnsi"/>
          <w:sz w:val="22"/>
          <w:szCs w:val="22"/>
        </w:rPr>
        <w:t xml:space="preserve"> </w:t>
      </w:r>
      <w:r w:rsidR="00204D9A" w:rsidRPr="004914DA">
        <w:rPr>
          <w:rFonts w:asciiTheme="minorHAnsi" w:hAnsiTheme="minorHAnsi" w:cstheme="minorHAnsi"/>
          <w:sz w:val="22"/>
          <w:szCs w:val="22"/>
        </w:rPr>
        <w:t>This consists of encoding the rules in the appropriate portrayal language</w:t>
      </w:r>
      <w:r w:rsidR="00B15969" w:rsidRPr="004914DA">
        <w:rPr>
          <w:rFonts w:asciiTheme="minorHAnsi" w:hAnsiTheme="minorHAnsi" w:cstheme="minorHAnsi"/>
          <w:sz w:val="22"/>
          <w:szCs w:val="22"/>
        </w:rPr>
        <w:t xml:space="preserve"> using the symbols determined in step (8).</w:t>
      </w:r>
    </w:p>
    <w:p w14:paraId="04478A02" w14:textId="2AF39869" w:rsidR="001B672C" w:rsidRPr="009F35D4" w:rsidRDefault="001B672C"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 xml:space="preserve">Define </w:t>
      </w:r>
      <w:r w:rsidR="008D59DF" w:rsidRPr="009F35D4">
        <w:rPr>
          <w:rFonts w:asciiTheme="minorHAnsi" w:hAnsiTheme="minorHAnsi" w:cstheme="minorHAnsi"/>
          <w:b/>
          <w:sz w:val="22"/>
          <w:szCs w:val="22"/>
        </w:rPr>
        <w:t xml:space="preserve">the </w:t>
      </w:r>
      <w:r w:rsidRPr="009F35D4">
        <w:rPr>
          <w:rFonts w:asciiTheme="minorHAnsi" w:hAnsiTheme="minorHAnsi" w:cstheme="minorHAnsi"/>
          <w:b/>
          <w:sz w:val="22"/>
          <w:szCs w:val="22"/>
        </w:rPr>
        <w:t>spatial reference system</w:t>
      </w:r>
      <w:r w:rsidR="006944E4" w:rsidRPr="009F35D4">
        <w:rPr>
          <w:rFonts w:asciiTheme="minorHAnsi" w:hAnsiTheme="minorHAnsi" w:cstheme="minorHAnsi"/>
          <w:sz w:val="22"/>
          <w:szCs w:val="22"/>
        </w:rPr>
        <w:t xml:space="preserve">. </w:t>
      </w:r>
      <w:r w:rsidR="00DE6909" w:rsidRPr="009F35D4">
        <w:rPr>
          <w:rFonts w:asciiTheme="minorHAnsi" w:hAnsiTheme="minorHAnsi" w:cstheme="minorHAnsi"/>
          <w:sz w:val="22"/>
          <w:szCs w:val="22"/>
        </w:rPr>
        <w:t>Identify the recommended coordinate reference system and vertical datum(s).</w:t>
      </w:r>
    </w:p>
    <w:p w14:paraId="565D789E" w14:textId="12036D32" w:rsidR="0060652B" w:rsidRPr="009F35D4" w:rsidRDefault="0060652B"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Define data product packaging and maintenance</w:t>
      </w:r>
      <w:r w:rsidRPr="009F35D4">
        <w:rPr>
          <w:rFonts w:asciiTheme="minorHAnsi" w:hAnsiTheme="minorHAnsi" w:cstheme="minorHAnsi"/>
          <w:sz w:val="22"/>
          <w:szCs w:val="22"/>
        </w:rPr>
        <w:t>. Define the content and structure of delivery packages, updating of data, and any auxiliary content delivered either with or as an adjunct to data.</w:t>
      </w:r>
    </w:p>
    <w:p w14:paraId="4B9A5342" w14:textId="7A468CA8" w:rsidR="00E40FF3" w:rsidRPr="009F35D4" w:rsidRDefault="00E40FF3"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Define validation checks</w:t>
      </w:r>
      <w:r w:rsidR="003B2477" w:rsidRPr="009F35D4">
        <w:rPr>
          <w:rFonts w:asciiTheme="minorHAnsi" w:hAnsiTheme="minorHAnsi" w:cstheme="minorHAnsi"/>
          <w:b/>
          <w:sz w:val="22"/>
          <w:szCs w:val="22"/>
        </w:rPr>
        <w:t xml:space="preserve"> and quality measures</w:t>
      </w:r>
      <w:r w:rsidRPr="009F35D4">
        <w:rPr>
          <w:rFonts w:asciiTheme="minorHAnsi" w:hAnsiTheme="minorHAnsi" w:cstheme="minorHAnsi"/>
          <w:sz w:val="22"/>
          <w:szCs w:val="22"/>
        </w:rPr>
        <w:t>. Define tests for the spatial, structural, and conceptual integrity of datasets. Define format-specific implementations of validation checks (</w:t>
      </w:r>
      <w:r w:rsidR="009F35D4">
        <w:rPr>
          <w:rFonts w:asciiTheme="minorHAnsi" w:hAnsiTheme="minorHAnsi" w:cstheme="minorHAnsi"/>
          <w:sz w:val="22"/>
          <w:szCs w:val="22"/>
        </w:rPr>
        <w:t>for example</w:t>
      </w:r>
      <w:r w:rsidRPr="009F35D4">
        <w:rPr>
          <w:rFonts w:asciiTheme="minorHAnsi" w:hAnsiTheme="minorHAnsi" w:cstheme="minorHAnsi"/>
          <w:sz w:val="22"/>
          <w:szCs w:val="22"/>
        </w:rPr>
        <w:t xml:space="preserve"> Schematron rules </w:t>
      </w:r>
      <w:r w:rsidR="00D8230D" w:rsidRPr="009F35D4">
        <w:rPr>
          <w:rFonts w:asciiTheme="minorHAnsi" w:hAnsiTheme="minorHAnsi" w:cstheme="minorHAnsi"/>
          <w:sz w:val="22"/>
          <w:szCs w:val="22"/>
        </w:rPr>
        <w:t xml:space="preserve">[ISO 19757-3] </w:t>
      </w:r>
      <w:r w:rsidRPr="009F35D4">
        <w:rPr>
          <w:rFonts w:asciiTheme="minorHAnsi" w:hAnsiTheme="minorHAnsi" w:cstheme="minorHAnsi"/>
          <w:sz w:val="22"/>
          <w:szCs w:val="22"/>
        </w:rPr>
        <w:t>for the GML format).</w:t>
      </w:r>
      <w:r w:rsidR="003B2477" w:rsidRPr="009F35D4">
        <w:rPr>
          <w:rFonts w:asciiTheme="minorHAnsi" w:hAnsiTheme="minorHAnsi" w:cstheme="minorHAnsi"/>
          <w:sz w:val="22"/>
          <w:szCs w:val="22"/>
        </w:rPr>
        <w:t xml:space="preserve"> Define quality measures for the datasets (quality measures will generally be statistics about passed and failed tests).</w:t>
      </w:r>
    </w:p>
    <w:p w14:paraId="571D121E" w14:textId="70ADCE2F" w:rsidR="001B672C" w:rsidRPr="009F35D4" w:rsidRDefault="001B672C" w:rsidP="009F35D4">
      <w:pPr>
        <w:pStyle w:val="ListParagraph"/>
        <w:numPr>
          <w:ilvl w:val="0"/>
          <w:numId w:val="26"/>
        </w:numPr>
        <w:spacing w:before="0" w:after="160" w:line="240" w:lineRule="auto"/>
        <w:rPr>
          <w:rFonts w:asciiTheme="minorHAnsi" w:hAnsiTheme="minorHAnsi" w:cstheme="minorHAnsi"/>
          <w:sz w:val="22"/>
          <w:szCs w:val="22"/>
        </w:rPr>
      </w:pPr>
      <w:del w:id="105" w:author="Julia Powell" w:date="2020-01-03T11:53:00Z">
        <w:r w:rsidRPr="009F35D4" w:rsidDel="0026517C">
          <w:rPr>
            <w:rFonts w:asciiTheme="minorHAnsi" w:hAnsiTheme="minorHAnsi" w:cstheme="minorHAnsi"/>
            <w:b/>
            <w:sz w:val="22"/>
            <w:szCs w:val="22"/>
          </w:rPr>
          <w:delText>Prepare for</w:delText>
        </w:r>
      </w:del>
      <w:ins w:id="106" w:author="Julia Powell" w:date="2020-01-03T11:53:00Z">
        <w:r w:rsidR="0026517C">
          <w:rPr>
            <w:rFonts w:asciiTheme="minorHAnsi" w:hAnsiTheme="minorHAnsi" w:cstheme="minorHAnsi"/>
            <w:b/>
            <w:sz w:val="22"/>
            <w:szCs w:val="22"/>
          </w:rPr>
          <w:t>Determine</w:t>
        </w:r>
      </w:ins>
      <w:r w:rsidRPr="009F35D4">
        <w:rPr>
          <w:rFonts w:asciiTheme="minorHAnsi" w:hAnsiTheme="minorHAnsi" w:cstheme="minorHAnsi"/>
          <w:b/>
          <w:sz w:val="22"/>
          <w:szCs w:val="22"/>
        </w:rPr>
        <w:t xml:space="preserve"> interoperability</w:t>
      </w:r>
      <w:r w:rsidRPr="009F35D4">
        <w:rPr>
          <w:rFonts w:asciiTheme="minorHAnsi" w:hAnsiTheme="minorHAnsi" w:cstheme="minorHAnsi"/>
          <w:sz w:val="22"/>
          <w:szCs w:val="22"/>
        </w:rPr>
        <w:t xml:space="preserve"> with other data products</w:t>
      </w:r>
      <w:r w:rsidR="0066348C" w:rsidRPr="009F35D4">
        <w:rPr>
          <w:rFonts w:asciiTheme="minorHAnsi" w:hAnsiTheme="minorHAnsi" w:cstheme="minorHAnsi"/>
          <w:sz w:val="22"/>
          <w:szCs w:val="22"/>
        </w:rPr>
        <w:t>.</w:t>
      </w:r>
      <w:del w:id="107" w:author="Julia Powell" w:date="2020-01-03T11:54:00Z">
        <w:r w:rsidR="00D339EF" w:rsidRPr="009F35D4" w:rsidDel="0026517C">
          <w:rPr>
            <w:rFonts w:asciiTheme="minorHAnsi" w:hAnsiTheme="minorHAnsi" w:cstheme="minorHAnsi"/>
            <w:sz w:val="22"/>
            <w:szCs w:val="22"/>
          </w:rPr>
          <w:delText xml:space="preserve"> </w:delText>
        </w:r>
        <w:r w:rsidR="007F1204" w:rsidRPr="009F35D4" w:rsidDel="0026517C">
          <w:rPr>
            <w:rFonts w:asciiTheme="minorHAnsi" w:hAnsiTheme="minorHAnsi" w:cstheme="minorHAnsi"/>
            <w:sz w:val="22"/>
            <w:szCs w:val="22"/>
          </w:rPr>
          <w:delText xml:space="preserve">Jointly with the IHO </w:delText>
        </w:r>
        <w:r w:rsidR="009F35D4" w:rsidDel="0026517C">
          <w:rPr>
            <w:rFonts w:asciiTheme="minorHAnsi" w:hAnsiTheme="minorHAnsi" w:cstheme="minorHAnsi"/>
            <w:sz w:val="22"/>
            <w:szCs w:val="22"/>
          </w:rPr>
          <w:delText>I</w:delText>
        </w:r>
        <w:r w:rsidR="009F35D4" w:rsidRPr="009F35D4" w:rsidDel="0026517C">
          <w:rPr>
            <w:rFonts w:asciiTheme="minorHAnsi" w:hAnsiTheme="minorHAnsi" w:cstheme="minorHAnsi"/>
            <w:sz w:val="22"/>
            <w:szCs w:val="22"/>
          </w:rPr>
          <w:delText xml:space="preserve">nteroperability </w:delText>
        </w:r>
        <w:r w:rsidR="009F35D4" w:rsidDel="0026517C">
          <w:rPr>
            <w:rFonts w:asciiTheme="minorHAnsi" w:hAnsiTheme="minorHAnsi" w:cstheme="minorHAnsi"/>
            <w:sz w:val="22"/>
            <w:szCs w:val="22"/>
          </w:rPr>
          <w:delText>C</w:delText>
        </w:r>
        <w:r w:rsidR="009F35D4" w:rsidRPr="009F35D4" w:rsidDel="0026517C">
          <w:rPr>
            <w:rFonts w:asciiTheme="minorHAnsi" w:hAnsiTheme="minorHAnsi" w:cstheme="minorHAnsi"/>
            <w:sz w:val="22"/>
            <w:szCs w:val="22"/>
          </w:rPr>
          <w:delText xml:space="preserve">atalogue </w:delText>
        </w:r>
        <w:r w:rsidR="009F35D4" w:rsidDel="0026517C">
          <w:rPr>
            <w:rFonts w:asciiTheme="minorHAnsi" w:hAnsiTheme="minorHAnsi" w:cstheme="minorHAnsi"/>
            <w:sz w:val="22"/>
            <w:szCs w:val="22"/>
          </w:rPr>
          <w:delText>M</w:delText>
        </w:r>
        <w:r w:rsidR="009F35D4" w:rsidRPr="009F35D4" w:rsidDel="0026517C">
          <w:rPr>
            <w:rFonts w:asciiTheme="minorHAnsi" w:hAnsiTheme="minorHAnsi" w:cstheme="minorHAnsi"/>
            <w:sz w:val="22"/>
            <w:szCs w:val="22"/>
          </w:rPr>
          <w:delText xml:space="preserve">aintenance </w:delText>
        </w:r>
        <w:r w:rsidR="009F35D4" w:rsidDel="0026517C">
          <w:rPr>
            <w:rFonts w:asciiTheme="minorHAnsi" w:hAnsiTheme="minorHAnsi" w:cstheme="minorHAnsi"/>
            <w:sz w:val="22"/>
            <w:szCs w:val="22"/>
          </w:rPr>
          <w:delText>T</w:delText>
        </w:r>
        <w:r w:rsidR="009F35D4" w:rsidRPr="009F35D4" w:rsidDel="0026517C">
          <w:rPr>
            <w:rFonts w:asciiTheme="minorHAnsi" w:hAnsiTheme="minorHAnsi" w:cstheme="minorHAnsi"/>
            <w:sz w:val="22"/>
            <w:szCs w:val="22"/>
          </w:rPr>
          <w:delText>eam</w:delText>
        </w:r>
        <w:r w:rsidR="007F1204" w:rsidRPr="009F35D4" w:rsidDel="0026517C">
          <w:rPr>
            <w:rFonts w:asciiTheme="minorHAnsi" w:hAnsiTheme="minorHAnsi" w:cstheme="minorHAnsi"/>
            <w:sz w:val="22"/>
            <w:szCs w:val="22"/>
          </w:rPr>
          <w:delText>,</w:delText>
        </w:r>
      </w:del>
      <w:r w:rsidR="007F1204" w:rsidRPr="009F35D4">
        <w:rPr>
          <w:rFonts w:asciiTheme="minorHAnsi" w:hAnsiTheme="minorHAnsi" w:cstheme="minorHAnsi"/>
          <w:sz w:val="22"/>
          <w:szCs w:val="22"/>
        </w:rPr>
        <w:t xml:space="preserve"> </w:t>
      </w:r>
      <w:ins w:id="108" w:author="Julia Powell" w:date="2020-01-03T11:54:00Z">
        <w:r w:rsidR="0026517C">
          <w:rPr>
            <w:rFonts w:asciiTheme="minorHAnsi" w:hAnsiTheme="minorHAnsi" w:cstheme="minorHAnsi"/>
            <w:sz w:val="22"/>
            <w:szCs w:val="22"/>
          </w:rPr>
          <w:t>D</w:t>
        </w:r>
      </w:ins>
      <w:del w:id="109" w:author="Julia Powell" w:date="2020-01-03T11:54:00Z">
        <w:r w:rsidR="007F1204" w:rsidRPr="009F35D4" w:rsidDel="0026517C">
          <w:rPr>
            <w:rFonts w:asciiTheme="minorHAnsi" w:hAnsiTheme="minorHAnsi" w:cstheme="minorHAnsi"/>
            <w:sz w:val="22"/>
            <w:szCs w:val="22"/>
          </w:rPr>
          <w:delText>d</w:delText>
        </w:r>
      </w:del>
      <w:r w:rsidR="00F2752A" w:rsidRPr="009F35D4">
        <w:rPr>
          <w:rFonts w:asciiTheme="minorHAnsi" w:hAnsiTheme="minorHAnsi" w:cstheme="minorHAnsi"/>
          <w:sz w:val="22"/>
          <w:szCs w:val="22"/>
        </w:rPr>
        <w:t>e</w:t>
      </w:r>
      <w:r w:rsidR="007F1204" w:rsidRPr="009F35D4">
        <w:rPr>
          <w:rFonts w:asciiTheme="minorHAnsi" w:hAnsiTheme="minorHAnsi" w:cstheme="minorHAnsi"/>
          <w:sz w:val="22"/>
          <w:szCs w:val="22"/>
        </w:rPr>
        <w:t xml:space="preserve">termine which if any product groups in </w:t>
      </w:r>
      <w:r w:rsidR="00473441">
        <w:rPr>
          <w:rFonts w:asciiTheme="minorHAnsi" w:hAnsiTheme="minorHAnsi" w:cstheme="minorHAnsi"/>
          <w:sz w:val="22"/>
          <w:szCs w:val="22"/>
        </w:rPr>
        <w:t>I</w:t>
      </w:r>
      <w:r w:rsidR="00473441" w:rsidRPr="009F35D4">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9F35D4">
        <w:rPr>
          <w:rFonts w:asciiTheme="minorHAnsi" w:hAnsiTheme="minorHAnsi" w:cstheme="minorHAnsi"/>
          <w:sz w:val="22"/>
          <w:szCs w:val="22"/>
        </w:rPr>
        <w:t xml:space="preserve">atalogues </w:t>
      </w:r>
      <w:r w:rsidR="007F1204" w:rsidRPr="009F35D4">
        <w:rPr>
          <w:rFonts w:asciiTheme="minorHAnsi" w:hAnsiTheme="minorHAnsi" w:cstheme="minorHAnsi"/>
          <w:sz w:val="22"/>
          <w:szCs w:val="22"/>
        </w:rPr>
        <w:t>are supplemented or enhanced by the data product</w:t>
      </w:r>
      <w:r w:rsidR="009F35D4">
        <w:rPr>
          <w:rFonts w:asciiTheme="minorHAnsi" w:hAnsiTheme="minorHAnsi" w:cstheme="minorHAnsi"/>
          <w:sz w:val="22"/>
          <w:szCs w:val="22"/>
        </w:rPr>
        <w:t>;</w:t>
      </w:r>
      <w:r w:rsidR="007F1204" w:rsidRPr="009F35D4">
        <w:rPr>
          <w:rFonts w:asciiTheme="minorHAnsi" w:hAnsiTheme="minorHAnsi" w:cstheme="minorHAnsi"/>
          <w:sz w:val="22"/>
          <w:szCs w:val="22"/>
        </w:rPr>
        <w:t xml:space="preserve"> and </w:t>
      </w:r>
      <w:del w:id="110" w:author="Julia Powell" w:date="2020-01-03T11:54:00Z">
        <w:r w:rsidR="007F1204" w:rsidRPr="009F35D4" w:rsidDel="0026517C">
          <w:rPr>
            <w:rFonts w:asciiTheme="minorHAnsi" w:hAnsiTheme="minorHAnsi" w:cstheme="minorHAnsi"/>
            <w:sz w:val="22"/>
            <w:szCs w:val="22"/>
          </w:rPr>
          <w:delText xml:space="preserve">determine whether and </w:delText>
        </w:r>
      </w:del>
      <w:r w:rsidR="007F1204" w:rsidRPr="009F35D4">
        <w:rPr>
          <w:rFonts w:asciiTheme="minorHAnsi" w:hAnsiTheme="minorHAnsi" w:cstheme="minorHAnsi"/>
          <w:sz w:val="22"/>
          <w:szCs w:val="22"/>
        </w:rPr>
        <w:t xml:space="preserve">how the IHO </w:t>
      </w:r>
      <w:r w:rsidR="009F35D4">
        <w:rPr>
          <w:rFonts w:asciiTheme="minorHAnsi" w:hAnsiTheme="minorHAnsi" w:cstheme="minorHAnsi"/>
          <w:sz w:val="22"/>
          <w:szCs w:val="22"/>
        </w:rPr>
        <w:t>I</w:t>
      </w:r>
      <w:r w:rsidR="009F35D4" w:rsidRPr="009F35D4">
        <w:rPr>
          <w:rFonts w:asciiTheme="minorHAnsi" w:hAnsiTheme="minorHAnsi" w:cstheme="minorHAnsi"/>
          <w:sz w:val="22"/>
          <w:szCs w:val="22"/>
        </w:rPr>
        <w:t xml:space="preserve">nteroperability </w:t>
      </w:r>
      <w:r w:rsidR="009F35D4">
        <w:rPr>
          <w:rFonts w:asciiTheme="minorHAnsi" w:hAnsiTheme="minorHAnsi" w:cstheme="minorHAnsi"/>
          <w:sz w:val="22"/>
          <w:szCs w:val="22"/>
        </w:rPr>
        <w:t>C</w:t>
      </w:r>
      <w:r w:rsidR="009F35D4" w:rsidRPr="009F35D4">
        <w:rPr>
          <w:rFonts w:asciiTheme="minorHAnsi" w:hAnsiTheme="minorHAnsi" w:cstheme="minorHAnsi"/>
          <w:sz w:val="22"/>
          <w:szCs w:val="22"/>
        </w:rPr>
        <w:t xml:space="preserve">atalogue </w:t>
      </w:r>
      <w:r w:rsidR="007F1204" w:rsidRPr="009F35D4">
        <w:rPr>
          <w:rFonts w:asciiTheme="minorHAnsi" w:hAnsiTheme="minorHAnsi" w:cstheme="minorHAnsi"/>
          <w:sz w:val="22"/>
          <w:szCs w:val="22"/>
        </w:rPr>
        <w:t xml:space="preserve">will be affected by the new product, including updates to </w:t>
      </w:r>
      <w:r w:rsidR="00A41DE7" w:rsidRPr="009F35D4">
        <w:rPr>
          <w:rFonts w:asciiTheme="minorHAnsi" w:hAnsiTheme="minorHAnsi" w:cstheme="minorHAnsi"/>
          <w:sz w:val="22"/>
          <w:szCs w:val="22"/>
        </w:rPr>
        <w:t xml:space="preserve">display priorities, interleaving, </w:t>
      </w:r>
      <w:r w:rsidR="007F1204" w:rsidRPr="009F35D4">
        <w:rPr>
          <w:rFonts w:asciiTheme="minorHAnsi" w:hAnsiTheme="minorHAnsi" w:cstheme="minorHAnsi"/>
          <w:sz w:val="22"/>
          <w:szCs w:val="22"/>
        </w:rPr>
        <w:t>predefined combinations</w:t>
      </w:r>
      <w:r w:rsidR="00A41DE7" w:rsidRPr="009F35D4">
        <w:rPr>
          <w:rFonts w:asciiTheme="minorHAnsi" w:hAnsiTheme="minorHAnsi" w:cstheme="minorHAnsi"/>
          <w:sz w:val="22"/>
          <w:szCs w:val="22"/>
        </w:rPr>
        <w:t xml:space="preserve"> and other interoperability rules and operations.</w:t>
      </w:r>
    </w:p>
    <w:p w14:paraId="5FF06342" w14:textId="12609D5A" w:rsidR="001B672C" w:rsidRPr="009F35D4" w:rsidRDefault="001B672C"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Prepare sample data</w:t>
      </w:r>
      <w:r w:rsidRPr="009F35D4">
        <w:rPr>
          <w:rFonts w:asciiTheme="minorHAnsi" w:hAnsiTheme="minorHAnsi" w:cstheme="minorHAnsi"/>
          <w:sz w:val="22"/>
          <w:szCs w:val="22"/>
        </w:rPr>
        <w:t xml:space="preserve"> for test-beds</w:t>
      </w:r>
      <w:r w:rsidR="00A41DE7" w:rsidRPr="009F35D4">
        <w:rPr>
          <w:rFonts w:asciiTheme="minorHAnsi" w:hAnsiTheme="minorHAnsi" w:cstheme="minorHAnsi"/>
          <w:sz w:val="22"/>
          <w:szCs w:val="22"/>
        </w:rPr>
        <w:t>.</w:t>
      </w:r>
      <w:r w:rsidR="0077390A" w:rsidRPr="009F35D4">
        <w:rPr>
          <w:rFonts w:asciiTheme="minorHAnsi" w:hAnsiTheme="minorHAnsi" w:cstheme="minorHAnsi"/>
          <w:sz w:val="22"/>
          <w:szCs w:val="22"/>
        </w:rPr>
        <w:t xml:space="preserve"> Create sample data</w:t>
      </w:r>
      <w:r w:rsidR="00985916" w:rsidRPr="009F35D4">
        <w:rPr>
          <w:rFonts w:asciiTheme="minorHAnsi" w:hAnsiTheme="minorHAnsi" w:cstheme="minorHAnsi"/>
          <w:sz w:val="22"/>
          <w:szCs w:val="22"/>
        </w:rPr>
        <w:t>sets and exchange sets</w:t>
      </w:r>
      <w:r w:rsidR="0077390A" w:rsidRPr="009F35D4">
        <w:rPr>
          <w:rFonts w:asciiTheme="minorHAnsi" w:hAnsiTheme="minorHAnsi" w:cstheme="minorHAnsi"/>
          <w:sz w:val="22"/>
          <w:szCs w:val="22"/>
        </w:rPr>
        <w:t xml:space="preserve"> </w:t>
      </w:r>
      <w:r w:rsidR="005202E8" w:rsidRPr="009F35D4">
        <w:rPr>
          <w:rFonts w:asciiTheme="minorHAnsi" w:hAnsiTheme="minorHAnsi" w:cstheme="minorHAnsi"/>
          <w:sz w:val="22"/>
          <w:szCs w:val="22"/>
        </w:rPr>
        <w:t>conforming to the data format</w:t>
      </w:r>
      <w:r w:rsidR="00985916" w:rsidRPr="009F35D4">
        <w:rPr>
          <w:rFonts w:asciiTheme="minorHAnsi" w:hAnsiTheme="minorHAnsi" w:cstheme="minorHAnsi"/>
          <w:sz w:val="22"/>
          <w:szCs w:val="22"/>
        </w:rPr>
        <w:t>, packaging,</w:t>
      </w:r>
      <w:r w:rsidR="005202E8" w:rsidRPr="009F35D4">
        <w:rPr>
          <w:rFonts w:asciiTheme="minorHAnsi" w:hAnsiTheme="minorHAnsi" w:cstheme="minorHAnsi"/>
          <w:sz w:val="22"/>
          <w:szCs w:val="22"/>
        </w:rPr>
        <w:t xml:space="preserve"> and </w:t>
      </w:r>
      <w:r w:rsidR="004652D1">
        <w:rPr>
          <w:rFonts w:asciiTheme="minorHAnsi" w:hAnsiTheme="minorHAnsi" w:cstheme="minorHAnsi"/>
          <w:sz w:val="22"/>
          <w:szCs w:val="22"/>
        </w:rPr>
        <w:t>F</w:t>
      </w:r>
      <w:r w:rsidR="005202E8" w:rsidRPr="009F35D4">
        <w:rPr>
          <w:rFonts w:asciiTheme="minorHAnsi" w:hAnsiTheme="minorHAnsi" w:cstheme="minorHAnsi"/>
          <w:sz w:val="22"/>
          <w:szCs w:val="22"/>
        </w:rPr>
        <w:t xml:space="preserve">eature </w:t>
      </w:r>
      <w:r w:rsidR="004652D1">
        <w:rPr>
          <w:rFonts w:asciiTheme="minorHAnsi" w:hAnsiTheme="minorHAnsi" w:cstheme="minorHAnsi"/>
          <w:sz w:val="22"/>
          <w:szCs w:val="22"/>
        </w:rPr>
        <w:t>C</w:t>
      </w:r>
      <w:r w:rsidR="005202E8" w:rsidRPr="009F35D4">
        <w:rPr>
          <w:rFonts w:asciiTheme="minorHAnsi" w:hAnsiTheme="minorHAnsi" w:cstheme="minorHAnsi"/>
          <w:sz w:val="22"/>
          <w:szCs w:val="22"/>
        </w:rPr>
        <w:t>atalogue</w:t>
      </w:r>
      <w:r w:rsidR="008D59DF" w:rsidRPr="009F35D4">
        <w:rPr>
          <w:rFonts w:asciiTheme="minorHAnsi" w:hAnsiTheme="minorHAnsi" w:cstheme="minorHAnsi"/>
          <w:sz w:val="22"/>
          <w:szCs w:val="22"/>
        </w:rPr>
        <w:t xml:space="preserve"> defined in</w:t>
      </w:r>
      <w:r w:rsidR="00985916" w:rsidRPr="009F35D4">
        <w:rPr>
          <w:rFonts w:asciiTheme="minorHAnsi" w:hAnsiTheme="minorHAnsi" w:cstheme="minorHAnsi"/>
          <w:sz w:val="22"/>
          <w:szCs w:val="22"/>
        </w:rPr>
        <w:t xml:space="preserve"> the </w:t>
      </w:r>
      <w:r w:rsidR="00CA43A2">
        <w:rPr>
          <w:rFonts w:asciiTheme="minorHAnsi" w:hAnsiTheme="minorHAnsi" w:cstheme="minorHAnsi"/>
          <w:sz w:val="22"/>
          <w:szCs w:val="22"/>
        </w:rPr>
        <w:t>P</w:t>
      </w:r>
      <w:r w:rsidR="00985916" w:rsidRPr="009F35D4">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985916" w:rsidRPr="009F35D4">
        <w:rPr>
          <w:rFonts w:asciiTheme="minorHAnsi" w:hAnsiTheme="minorHAnsi" w:cstheme="minorHAnsi"/>
          <w:sz w:val="22"/>
          <w:szCs w:val="22"/>
        </w:rPr>
        <w:t>pecification</w:t>
      </w:r>
      <w:r w:rsidR="005202E8" w:rsidRPr="009F35D4">
        <w:rPr>
          <w:rFonts w:asciiTheme="minorHAnsi" w:hAnsiTheme="minorHAnsi" w:cstheme="minorHAnsi"/>
          <w:sz w:val="22"/>
          <w:szCs w:val="22"/>
        </w:rPr>
        <w:t>.</w:t>
      </w:r>
    </w:p>
    <w:p w14:paraId="072093EA" w14:textId="63474780" w:rsidR="00BE14C5" w:rsidRPr="009F35D4" w:rsidRDefault="00BE14C5" w:rsidP="009F35D4">
      <w:pPr>
        <w:pStyle w:val="ListParagraph"/>
        <w:numPr>
          <w:ilvl w:val="0"/>
          <w:numId w:val="26"/>
        </w:numPr>
        <w:spacing w:before="0" w:after="160" w:line="240" w:lineRule="auto"/>
        <w:rPr>
          <w:rFonts w:asciiTheme="minorHAnsi" w:hAnsiTheme="minorHAnsi" w:cstheme="minorHAnsi"/>
          <w:sz w:val="22"/>
          <w:szCs w:val="22"/>
        </w:rPr>
      </w:pPr>
      <w:r w:rsidRPr="009F35D4">
        <w:rPr>
          <w:rFonts w:asciiTheme="minorHAnsi" w:hAnsiTheme="minorHAnsi" w:cstheme="minorHAnsi"/>
          <w:b/>
          <w:sz w:val="22"/>
          <w:szCs w:val="22"/>
        </w:rPr>
        <w:t>Testing and feedback</w:t>
      </w:r>
      <w:r w:rsidR="0077390A" w:rsidRPr="009F35D4">
        <w:rPr>
          <w:rFonts w:asciiTheme="minorHAnsi" w:hAnsiTheme="minorHAnsi" w:cstheme="minorHAnsi"/>
          <w:sz w:val="22"/>
          <w:szCs w:val="22"/>
        </w:rPr>
        <w:t xml:space="preserve">. </w:t>
      </w:r>
      <w:r w:rsidR="005202E8" w:rsidRPr="009F35D4">
        <w:rPr>
          <w:rFonts w:asciiTheme="minorHAnsi" w:hAnsiTheme="minorHAnsi" w:cstheme="minorHAnsi"/>
          <w:sz w:val="22"/>
          <w:szCs w:val="22"/>
        </w:rPr>
        <w:t>Carry out t</w:t>
      </w:r>
      <w:r w:rsidR="0077390A" w:rsidRPr="009F35D4">
        <w:rPr>
          <w:rFonts w:asciiTheme="minorHAnsi" w:hAnsiTheme="minorHAnsi" w:cstheme="minorHAnsi"/>
          <w:sz w:val="22"/>
          <w:szCs w:val="22"/>
        </w:rPr>
        <w:t xml:space="preserve">ests of data production and use </w:t>
      </w:r>
      <w:r w:rsidR="005202E8" w:rsidRPr="009F35D4">
        <w:rPr>
          <w:rFonts w:asciiTheme="minorHAnsi" w:hAnsiTheme="minorHAnsi" w:cstheme="minorHAnsi"/>
          <w:sz w:val="22"/>
          <w:szCs w:val="22"/>
        </w:rPr>
        <w:t xml:space="preserve">of </w:t>
      </w:r>
      <w:r w:rsidR="00985916" w:rsidRPr="009F35D4">
        <w:rPr>
          <w:rFonts w:asciiTheme="minorHAnsi" w:hAnsiTheme="minorHAnsi" w:cstheme="minorHAnsi"/>
          <w:sz w:val="22"/>
          <w:szCs w:val="22"/>
        </w:rPr>
        <w:t xml:space="preserve">the </w:t>
      </w:r>
      <w:r w:rsidR="005202E8" w:rsidRPr="009F35D4">
        <w:rPr>
          <w:rFonts w:asciiTheme="minorHAnsi" w:hAnsiTheme="minorHAnsi" w:cstheme="minorHAnsi"/>
          <w:sz w:val="22"/>
          <w:szCs w:val="22"/>
        </w:rPr>
        <w:t xml:space="preserve">sample data </w:t>
      </w:r>
      <w:r w:rsidR="0077390A" w:rsidRPr="009F35D4">
        <w:rPr>
          <w:rFonts w:asciiTheme="minorHAnsi" w:hAnsiTheme="minorHAnsi" w:cstheme="minorHAnsi"/>
          <w:sz w:val="22"/>
          <w:szCs w:val="22"/>
        </w:rPr>
        <w:t xml:space="preserve">in </w:t>
      </w:r>
      <w:r w:rsidR="005202E8" w:rsidRPr="009F35D4">
        <w:rPr>
          <w:rFonts w:asciiTheme="minorHAnsi" w:hAnsiTheme="minorHAnsi" w:cstheme="minorHAnsi"/>
          <w:sz w:val="22"/>
          <w:szCs w:val="22"/>
        </w:rPr>
        <w:t>selected</w:t>
      </w:r>
      <w:r w:rsidR="0077390A" w:rsidRPr="009F35D4">
        <w:rPr>
          <w:rFonts w:asciiTheme="minorHAnsi" w:hAnsiTheme="minorHAnsi" w:cstheme="minorHAnsi"/>
          <w:sz w:val="22"/>
          <w:szCs w:val="22"/>
        </w:rPr>
        <w:t xml:space="preserve"> applications to validate the </w:t>
      </w:r>
      <w:r w:rsidR="005202E8" w:rsidRPr="009F35D4">
        <w:rPr>
          <w:rFonts w:asciiTheme="minorHAnsi" w:hAnsiTheme="minorHAnsi" w:cstheme="minorHAnsi"/>
          <w:sz w:val="22"/>
          <w:szCs w:val="22"/>
        </w:rPr>
        <w:t xml:space="preserve">correctness, </w:t>
      </w:r>
      <w:r w:rsidR="0077390A" w:rsidRPr="009F35D4">
        <w:rPr>
          <w:rFonts w:asciiTheme="minorHAnsi" w:hAnsiTheme="minorHAnsi" w:cstheme="minorHAnsi"/>
          <w:sz w:val="22"/>
          <w:szCs w:val="22"/>
        </w:rPr>
        <w:t xml:space="preserve">completeness, consistency, and utility of the </w:t>
      </w:r>
      <w:r w:rsidR="00F671A6">
        <w:rPr>
          <w:rFonts w:asciiTheme="minorHAnsi" w:hAnsiTheme="minorHAnsi" w:cstheme="minorHAnsi"/>
          <w:sz w:val="22"/>
          <w:szCs w:val="22"/>
        </w:rPr>
        <w:t>P</w:t>
      </w:r>
      <w:r w:rsidR="00F671A6" w:rsidRPr="009F35D4">
        <w:rPr>
          <w:rFonts w:asciiTheme="minorHAnsi" w:hAnsiTheme="minorHAnsi" w:cstheme="minorHAnsi"/>
          <w:sz w:val="22"/>
          <w:szCs w:val="22"/>
        </w:rPr>
        <w:t xml:space="preserve">roduct </w:t>
      </w:r>
      <w:r w:rsidR="00F671A6">
        <w:rPr>
          <w:rFonts w:asciiTheme="minorHAnsi" w:hAnsiTheme="minorHAnsi" w:cstheme="minorHAnsi"/>
          <w:sz w:val="22"/>
          <w:szCs w:val="22"/>
        </w:rPr>
        <w:t>S</w:t>
      </w:r>
      <w:r w:rsidR="00F671A6" w:rsidRPr="009F35D4">
        <w:rPr>
          <w:rFonts w:asciiTheme="minorHAnsi" w:hAnsiTheme="minorHAnsi" w:cstheme="minorHAnsi"/>
          <w:sz w:val="22"/>
          <w:szCs w:val="22"/>
        </w:rPr>
        <w:t>pecification</w:t>
      </w:r>
      <w:r w:rsidR="005202E8" w:rsidRPr="009F35D4">
        <w:rPr>
          <w:rFonts w:asciiTheme="minorHAnsi" w:hAnsiTheme="minorHAnsi" w:cstheme="minorHAnsi"/>
          <w:sz w:val="22"/>
          <w:szCs w:val="22"/>
        </w:rPr>
        <w:t xml:space="preserve">, including related </w:t>
      </w:r>
      <w:r w:rsidR="00F97791" w:rsidRPr="009F35D4">
        <w:rPr>
          <w:rFonts w:asciiTheme="minorHAnsi" w:hAnsiTheme="minorHAnsi" w:cstheme="minorHAnsi"/>
          <w:sz w:val="22"/>
          <w:szCs w:val="22"/>
        </w:rPr>
        <w:t>artefacts</w:t>
      </w:r>
      <w:r w:rsidR="005202E8" w:rsidRPr="009F35D4">
        <w:rPr>
          <w:rFonts w:asciiTheme="minorHAnsi" w:hAnsiTheme="minorHAnsi" w:cstheme="minorHAnsi"/>
          <w:sz w:val="22"/>
          <w:szCs w:val="22"/>
        </w:rPr>
        <w:t xml:space="preserve"> such as the </w:t>
      </w:r>
      <w:r w:rsidR="00F671A6">
        <w:rPr>
          <w:rFonts w:asciiTheme="minorHAnsi" w:hAnsiTheme="minorHAnsi" w:cstheme="minorHAnsi"/>
          <w:sz w:val="22"/>
          <w:szCs w:val="22"/>
        </w:rPr>
        <w:t>F</w:t>
      </w:r>
      <w:r w:rsidR="00F671A6" w:rsidRPr="009F35D4">
        <w:rPr>
          <w:rFonts w:asciiTheme="minorHAnsi" w:hAnsiTheme="minorHAnsi" w:cstheme="minorHAnsi"/>
          <w:sz w:val="22"/>
          <w:szCs w:val="22"/>
        </w:rPr>
        <w:t xml:space="preserve">eature </w:t>
      </w:r>
      <w:r w:rsidR="00F671A6">
        <w:rPr>
          <w:rFonts w:asciiTheme="minorHAnsi" w:hAnsiTheme="minorHAnsi" w:cstheme="minorHAnsi"/>
          <w:sz w:val="22"/>
          <w:szCs w:val="22"/>
        </w:rPr>
        <w:t>C</w:t>
      </w:r>
      <w:r w:rsidR="00F671A6" w:rsidRPr="009F35D4">
        <w:rPr>
          <w:rFonts w:asciiTheme="minorHAnsi" w:hAnsiTheme="minorHAnsi" w:cstheme="minorHAnsi"/>
          <w:sz w:val="22"/>
          <w:szCs w:val="22"/>
        </w:rPr>
        <w:t xml:space="preserve">atalogue </w:t>
      </w:r>
      <w:r w:rsidR="005202E8" w:rsidRPr="009F35D4">
        <w:rPr>
          <w:rFonts w:asciiTheme="minorHAnsi" w:hAnsiTheme="minorHAnsi" w:cstheme="minorHAnsi"/>
          <w:sz w:val="22"/>
          <w:szCs w:val="22"/>
        </w:rPr>
        <w:t>and XML schemas</w:t>
      </w:r>
      <w:r w:rsidR="0077390A" w:rsidRPr="009F35D4">
        <w:rPr>
          <w:rFonts w:asciiTheme="minorHAnsi" w:hAnsiTheme="minorHAnsi" w:cstheme="minorHAnsi"/>
          <w:sz w:val="22"/>
          <w:szCs w:val="22"/>
        </w:rPr>
        <w:t>.</w:t>
      </w:r>
    </w:p>
    <w:p w14:paraId="45CF86F8" w14:textId="788CAEAC" w:rsidR="00F671A6" w:rsidRDefault="001B672C" w:rsidP="009F35D4">
      <w:pPr>
        <w:spacing w:after="160" w:line="240" w:lineRule="auto"/>
        <w:rPr>
          <w:rFonts w:asciiTheme="minorHAnsi" w:hAnsiTheme="minorHAnsi" w:cstheme="minorHAnsi"/>
          <w:sz w:val="22"/>
          <w:szCs w:val="22"/>
        </w:rPr>
      </w:pPr>
      <w:r w:rsidRPr="009F35D4">
        <w:rPr>
          <w:rFonts w:asciiTheme="minorHAnsi" w:hAnsiTheme="minorHAnsi" w:cstheme="minorHAnsi"/>
          <w:sz w:val="22"/>
          <w:szCs w:val="22"/>
        </w:rPr>
        <w:t xml:space="preserve">Development of </w:t>
      </w:r>
      <w:r w:rsidR="00C62E69">
        <w:rPr>
          <w:rFonts w:asciiTheme="minorHAnsi" w:hAnsiTheme="minorHAnsi" w:cstheme="minorHAnsi"/>
          <w:sz w:val="22"/>
          <w:szCs w:val="22"/>
        </w:rPr>
        <w:t>P</w:t>
      </w:r>
      <w:r w:rsidRPr="009F35D4">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9F35D4">
        <w:rPr>
          <w:rFonts w:asciiTheme="minorHAnsi" w:hAnsiTheme="minorHAnsi" w:cstheme="minorHAnsi"/>
          <w:sz w:val="22"/>
          <w:szCs w:val="22"/>
        </w:rPr>
        <w:t>pecifications</w:t>
      </w:r>
      <w:r w:rsidR="00561201" w:rsidRPr="009F35D4">
        <w:rPr>
          <w:rFonts w:asciiTheme="minorHAnsi" w:hAnsiTheme="minorHAnsi" w:cstheme="minorHAnsi"/>
          <w:sz w:val="22"/>
          <w:szCs w:val="22"/>
        </w:rPr>
        <w:t xml:space="preserve"> </w:t>
      </w:r>
      <w:del w:id="111" w:author="Julia Powell" w:date="2020-01-03T11:54:00Z">
        <w:r w:rsidR="00A31EF7" w:rsidRPr="009F35D4" w:rsidDel="0026517C">
          <w:rPr>
            <w:rFonts w:asciiTheme="minorHAnsi" w:hAnsiTheme="minorHAnsi" w:cstheme="minorHAnsi"/>
            <w:sz w:val="22"/>
            <w:szCs w:val="22"/>
          </w:rPr>
          <w:delText>will</w:delText>
        </w:r>
        <w:r w:rsidR="00BE14C5" w:rsidRPr="009F35D4" w:rsidDel="0026517C">
          <w:rPr>
            <w:rFonts w:asciiTheme="minorHAnsi" w:hAnsiTheme="minorHAnsi" w:cstheme="minorHAnsi"/>
            <w:sz w:val="22"/>
            <w:szCs w:val="22"/>
          </w:rPr>
          <w:delText xml:space="preserve"> be </w:delText>
        </w:r>
        <w:r w:rsidR="00561201" w:rsidRPr="009F35D4" w:rsidDel="0026517C">
          <w:rPr>
            <w:rFonts w:asciiTheme="minorHAnsi" w:hAnsiTheme="minorHAnsi" w:cstheme="minorHAnsi"/>
            <w:sz w:val="22"/>
            <w:szCs w:val="22"/>
          </w:rPr>
          <w:delText>an</w:delText>
        </w:r>
      </w:del>
      <w:ins w:id="112" w:author="Julia Powell" w:date="2020-01-03T11:54:00Z">
        <w:r w:rsidR="0026517C">
          <w:rPr>
            <w:rFonts w:asciiTheme="minorHAnsi" w:hAnsiTheme="minorHAnsi" w:cstheme="minorHAnsi"/>
            <w:sz w:val="22"/>
            <w:szCs w:val="22"/>
          </w:rPr>
          <w:t>is</w:t>
        </w:r>
      </w:ins>
      <w:r w:rsidR="00561201" w:rsidRPr="009F35D4">
        <w:rPr>
          <w:rFonts w:asciiTheme="minorHAnsi" w:hAnsiTheme="minorHAnsi" w:cstheme="minorHAnsi"/>
          <w:sz w:val="22"/>
          <w:szCs w:val="22"/>
        </w:rPr>
        <w:t xml:space="preserve"> </w:t>
      </w:r>
      <w:ins w:id="113" w:author="Raphael Malyankar" w:date="2020-01-21T03:54:00Z">
        <w:r w:rsidR="00F428C2">
          <w:rPr>
            <w:rFonts w:asciiTheme="minorHAnsi" w:hAnsiTheme="minorHAnsi" w:cstheme="minorHAnsi"/>
            <w:sz w:val="22"/>
            <w:szCs w:val="22"/>
          </w:rPr>
          <w:t xml:space="preserve">an </w:t>
        </w:r>
      </w:ins>
      <w:r w:rsidR="00561201" w:rsidRPr="009F35D4">
        <w:rPr>
          <w:rFonts w:asciiTheme="minorHAnsi" w:hAnsiTheme="minorHAnsi" w:cstheme="minorHAnsi"/>
          <w:sz w:val="22"/>
          <w:szCs w:val="22"/>
        </w:rPr>
        <w:t xml:space="preserve">iterative </w:t>
      </w:r>
      <w:del w:id="114" w:author="Julia Powell" w:date="2020-01-03T11:54:00Z">
        <w:r w:rsidR="002C5825" w:rsidRPr="009F35D4" w:rsidDel="0026517C">
          <w:rPr>
            <w:rFonts w:asciiTheme="minorHAnsi" w:hAnsiTheme="minorHAnsi" w:cstheme="minorHAnsi"/>
            <w:sz w:val="22"/>
            <w:szCs w:val="22"/>
          </w:rPr>
          <w:delText xml:space="preserve">refinement </w:delText>
        </w:r>
      </w:del>
      <w:r w:rsidR="00561201" w:rsidRPr="009F35D4">
        <w:rPr>
          <w:rFonts w:asciiTheme="minorHAnsi" w:hAnsiTheme="minorHAnsi" w:cstheme="minorHAnsi"/>
          <w:sz w:val="22"/>
          <w:szCs w:val="22"/>
        </w:rPr>
        <w:t>process</w:t>
      </w:r>
      <w:ins w:id="115" w:author="Julia Powell" w:date="2020-01-03T11:54:00Z">
        <w:r w:rsidR="0026517C">
          <w:rPr>
            <w:rFonts w:asciiTheme="minorHAnsi" w:hAnsiTheme="minorHAnsi" w:cstheme="minorHAnsi"/>
            <w:sz w:val="22"/>
            <w:szCs w:val="22"/>
          </w:rPr>
          <w:t xml:space="preserve"> of continuous refinement as it moves through the S-100 Readiness Levels</w:t>
        </w:r>
      </w:ins>
      <w:ins w:id="116" w:author="Julia Powell" w:date="2020-01-03T11:55:00Z">
        <w:r w:rsidR="0026517C">
          <w:rPr>
            <w:rFonts w:asciiTheme="minorHAnsi" w:hAnsiTheme="minorHAnsi" w:cstheme="minorHAnsi"/>
            <w:sz w:val="22"/>
            <w:szCs w:val="22"/>
          </w:rPr>
          <w:t>.</w:t>
        </w:r>
      </w:ins>
      <w:del w:id="117" w:author="Julia Powell" w:date="2020-01-03T11:55:00Z">
        <w:r w:rsidR="00BF5B60" w:rsidRPr="009F35D4" w:rsidDel="0026517C">
          <w:rPr>
            <w:rFonts w:asciiTheme="minorHAnsi" w:hAnsiTheme="minorHAnsi" w:cstheme="minorHAnsi"/>
            <w:sz w:val="22"/>
            <w:szCs w:val="22"/>
          </w:rPr>
          <w:delText>,</w:delText>
        </w:r>
      </w:del>
      <w:r w:rsidR="00561201" w:rsidRPr="009F35D4">
        <w:rPr>
          <w:rFonts w:asciiTheme="minorHAnsi" w:hAnsiTheme="minorHAnsi" w:cstheme="minorHAnsi"/>
          <w:sz w:val="22"/>
          <w:szCs w:val="22"/>
        </w:rPr>
        <w:t xml:space="preserve"> </w:t>
      </w:r>
      <w:del w:id="118" w:author="Julia Powell" w:date="2020-01-03T11:55:00Z">
        <w:r w:rsidR="00561201" w:rsidRPr="009F35D4" w:rsidDel="0026517C">
          <w:rPr>
            <w:rFonts w:asciiTheme="minorHAnsi" w:hAnsiTheme="minorHAnsi" w:cstheme="minorHAnsi"/>
            <w:sz w:val="22"/>
            <w:szCs w:val="22"/>
          </w:rPr>
          <w:delText xml:space="preserve">and </w:delText>
        </w:r>
        <w:r w:rsidR="00BF5B60" w:rsidRPr="009F35D4" w:rsidDel="0026517C">
          <w:rPr>
            <w:rFonts w:asciiTheme="minorHAnsi" w:hAnsiTheme="minorHAnsi" w:cstheme="minorHAnsi"/>
            <w:sz w:val="22"/>
            <w:szCs w:val="22"/>
          </w:rPr>
          <w:delText xml:space="preserve">authors </w:delText>
        </w:r>
      </w:del>
      <w:ins w:id="119" w:author="Julia Powell" w:date="2020-01-03T11:55:00Z">
        <w:r w:rsidR="0026517C">
          <w:rPr>
            <w:rFonts w:asciiTheme="minorHAnsi" w:hAnsiTheme="minorHAnsi" w:cstheme="minorHAnsi"/>
            <w:sz w:val="22"/>
            <w:szCs w:val="22"/>
          </w:rPr>
          <w:t xml:space="preserve">Developers </w:t>
        </w:r>
      </w:ins>
      <w:r w:rsidR="00BE14C5" w:rsidRPr="009F35D4">
        <w:rPr>
          <w:rFonts w:asciiTheme="minorHAnsi" w:hAnsiTheme="minorHAnsi" w:cstheme="minorHAnsi"/>
          <w:sz w:val="22"/>
          <w:szCs w:val="22"/>
        </w:rPr>
        <w:t xml:space="preserve">should expect to cycle through </w:t>
      </w:r>
      <w:r w:rsidR="001E702B" w:rsidRPr="009F35D4">
        <w:rPr>
          <w:rFonts w:asciiTheme="minorHAnsi" w:hAnsiTheme="minorHAnsi" w:cstheme="minorHAnsi"/>
          <w:sz w:val="22"/>
          <w:szCs w:val="22"/>
        </w:rPr>
        <w:t xml:space="preserve">the </w:t>
      </w:r>
      <w:r w:rsidR="00BE14C5" w:rsidRPr="009F35D4">
        <w:rPr>
          <w:rFonts w:asciiTheme="minorHAnsi" w:hAnsiTheme="minorHAnsi" w:cstheme="minorHAnsi"/>
          <w:sz w:val="22"/>
          <w:szCs w:val="22"/>
        </w:rPr>
        <w:t xml:space="preserve">stages </w:t>
      </w:r>
      <w:r w:rsidR="001E702B" w:rsidRPr="009F35D4">
        <w:rPr>
          <w:rFonts w:asciiTheme="minorHAnsi" w:hAnsiTheme="minorHAnsi" w:cstheme="minorHAnsi"/>
          <w:sz w:val="22"/>
          <w:szCs w:val="22"/>
        </w:rPr>
        <w:t xml:space="preserve">above multiple times, </w:t>
      </w:r>
      <w:r w:rsidR="00BE14C5" w:rsidRPr="009F35D4">
        <w:rPr>
          <w:rFonts w:asciiTheme="minorHAnsi" w:hAnsiTheme="minorHAnsi" w:cstheme="minorHAnsi"/>
          <w:sz w:val="22"/>
          <w:szCs w:val="22"/>
        </w:rPr>
        <w:t xml:space="preserve">in </w:t>
      </w:r>
      <w:r w:rsidR="001E702B" w:rsidRPr="009F35D4">
        <w:rPr>
          <w:rFonts w:asciiTheme="minorHAnsi" w:hAnsiTheme="minorHAnsi" w:cstheme="minorHAnsi"/>
          <w:sz w:val="22"/>
          <w:szCs w:val="22"/>
        </w:rPr>
        <w:t>smaller or larger cycles</w:t>
      </w:r>
      <w:r w:rsidR="00BE14C5" w:rsidRPr="009F35D4">
        <w:rPr>
          <w:rFonts w:asciiTheme="minorHAnsi" w:hAnsiTheme="minorHAnsi" w:cstheme="minorHAnsi"/>
          <w:sz w:val="22"/>
          <w:szCs w:val="22"/>
        </w:rPr>
        <w:t xml:space="preserve"> depending on experiences and results of each stage</w:t>
      </w:r>
      <w:r w:rsidR="00F54740" w:rsidRPr="009F35D4">
        <w:rPr>
          <w:rFonts w:asciiTheme="minorHAnsi" w:hAnsiTheme="minorHAnsi" w:cstheme="minorHAnsi"/>
          <w:sz w:val="22"/>
          <w:szCs w:val="22"/>
        </w:rPr>
        <w:t>.</w:t>
      </w:r>
      <w:r w:rsidR="001E702B" w:rsidRPr="009F35D4">
        <w:rPr>
          <w:rFonts w:asciiTheme="minorHAnsi" w:hAnsiTheme="minorHAnsi" w:cstheme="minorHAnsi"/>
          <w:sz w:val="22"/>
          <w:szCs w:val="22"/>
        </w:rPr>
        <w:t xml:space="preserve"> For example, the first preparation of sample dat</w:t>
      </w:r>
      <w:r w:rsidR="0071649D" w:rsidRPr="009F35D4">
        <w:rPr>
          <w:rFonts w:asciiTheme="minorHAnsi" w:hAnsiTheme="minorHAnsi" w:cstheme="minorHAnsi"/>
          <w:sz w:val="22"/>
          <w:szCs w:val="22"/>
        </w:rPr>
        <w:t>a</w:t>
      </w:r>
      <w:r w:rsidR="001E702B" w:rsidRPr="009F35D4">
        <w:rPr>
          <w:rFonts w:asciiTheme="minorHAnsi" w:hAnsiTheme="minorHAnsi" w:cstheme="minorHAnsi"/>
          <w:sz w:val="22"/>
          <w:szCs w:val="22"/>
        </w:rPr>
        <w:t xml:space="preserve"> </w:t>
      </w:r>
      <w:r w:rsidR="0071649D" w:rsidRPr="009F35D4">
        <w:rPr>
          <w:rFonts w:asciiTheme="minorHAnsi" w:hAnsiTheme="minorHAnsi" w:cstheme="minorHAnsi"/>
          <w:sz w:val="22"/>
          <w:szCs w:val="22"/>
        </w:rPr>
        <w:t xml:space="preserve">(Stage </w:t>
      </w:r>
      <w:r w:rsidR="00EE40A9" w:rsidRPr="009F35D4">
        <w:rPr>
          <w:rFonts w:asciiTheme="minorHAnsi" w:hAnsiTheme="minorHAnsi" w:cstheme="minorHAnsi"/>
          <w:sz w:val="22"/>
          <w:szCs w:val="22"/>
        </w:rPr>
        <w:t>16</w:t>
      </w:r>
      <w:r w:rsidR="0071649D" w:rsidRPr="009F35D4">
        <w:rPr>
          <w:rFonts w:asciiTheme="minorHAnsi" w:hAnsiTheme="minorHAnsi" w:cstheme="minorHAnsi"/>
          <w:sz w:val="22"/>
          <w:szCs w:val="22"/>
        </w:rPr>
        <w:t xml:space="preserve">) might identify gaps in the </w:t>
      </w:r>
      <w:r w:rsidR="00F671A6">
        <w:rPr>
          <w:rFonts w:asciiTheme="minorHAnsi" w:hAnsiTheme="minorHAnsi" w:cstheme="minorHAnsi"/>
          <w:sz w:val="22"/>
          <w:szCs w:val="22"/>
        </w:rPr>
        <w:t>D</w:t>
      </w:r>
      <w:r w:rsidR="00F671A6" w:rsidRPr="009F35D4">
        <w:rPr>
          <w:rFonts w:asciiTheme="minorHAnsi" w:hAnsiTheme="minorHAnsi" w:cstheme="minorHAnsi"/>
          <w:sz w:val="22"/>
          <w:szCs w:val="22"/>
        </w:rPr>
        <w:t xml:space="preserve">omain </w:t>
      </w:r>
      <w:r w:rsidR="00F671A6">
        <w:rPr>
          <w:rFonts w:asciiTheme="minorHAnsi" w:hAnsiTheme="minorHAnsi" w:cstheme="minorHAnsi"/>
          <w:sz w:val="22"/>
          <w:szCs w:val="22"/>
        </w:rPr>
        <w:t>M</w:t>
      </w:r>
      <w:r w:rsidR="00F671A6" w:rsidRPr="009F35D4">
        <w:rPr>
          <w:rFonts w:asciiTheme="minorHAnsi" w:hAnsiTheme="minorHAnsi" w:cstheme="minorHAnsi"/>
          <w:sz w:val="22"/>
          <w:szCs w:val="22"/>
        </w:rPr>
        <w:t xml:space="preserve">odel </w:t>
      </w:r>
      <w:r w:rsidR="0071649D" w:rsidRPr="009F35D4">
        <w:rPr>
          <w:rFonts w:asciiTheme="minorHAnsi" w:hAnsiTheme="minorHAnsi" w:cstheme="minorHAnsi"/>
          <w:sz w:val="22"/>
          <w:szCs w:val="22"/>
        </w:rPr>
        <w:t xml:space="preserve">and require revisiting Stage 2 (development of the </w:t>
      </w:r>
      <w:r w:rsidR="00F671A6">
        <w:rPr>
          <w:rFonts w:asciiTheme="minorHAnsi" w:hAnsiTheme="minorHAnsi" w:cstheme="minorHAnsi"/>
          <w:sz w:val="22"/>
          <w:szCs w:val="22"/>
        </w:rPr>
        <w:t>D</w:t>
      </w:r>
      <w:r w:rsidR="00F671A6" w:rsidRPr="009F35D4">
        <w:rPr>
          <w:rFonts w:asciiTheme="minorHAnsi" w:hAnsiTheme="minorHAnsi" w:cstheme="minorHAnsi"/>
          <w:sz w:val="22"/>
          <w:szCs w:val="22"/>
        </w:rPr>
        <w:t xml:space="preserve">omain </w:t>
      </w:r>
      <w:r w:rsidR="00F671A6">
        <w:rPr>
          <w:rFonts w:asciiTheme="minorHAnsi" w:hAnsiTheme="minorHAnsi" w:cstheme="minorHAnsi"/>
          <w:sz w:val="22"/>
          <w:szCs w:val="22"/>
        </w:rPr>
        <w:t>M</w:t>
      </w:r>
      <w:r w:rsidR="00F671A6" w:rsidRPr="009F35D4">
        <w:rPr>
          <w:rFonts w:asciiTheme="minorHAnsi" w:hAnsiTheme="minorHAnsi" w:cstheme="minorHAnsi"/>
          <w:sz w:val="22"/>
          <w:szCs w:val="22"/>
        </w:rPr>
        <w:t>odel</w:t>
      </w:r>
      <w:r w:rsidR="0071649D" w:rsidRPr="009F35D4">
        <w:rPr>
          <w:rFonts w:asciiTheme="minorHAnsi" w:hAnsiTheme="minorHAnsi" w:cstheme="minorHAnsi"/>
          <w:sz w:val="22"/>
          <w:szCs w:val="22"/>
        </w:rPr>
        <w:t>); or the development of portrayal rules (Stage</w:t>
      </w:r>
      <w:r w:rsidR="00975096" w:rsidRPr="009F35D4">
        <w:rPr>
          <w:rFonts w:asciiTheme="minorHAnsi" w:hAnsiTheme="minorHAnsi" w:cstheme="minorHAnsi"/>
          <w:sz w:val="22"/>
          <w:szCs w:val="22"/>
        </w:rPr>
        <w:t>s</w:t>
      </w:r>
      <w:r w:rsidR="0071649D" w:rsidRPr="009F35D4">
        <w:rPr>
          <w:rFonts w:asciiTheme="minorHAnsi" w:hAnsiTheme="minorHAnsi" w:cstheme="minorHAnsi"/>
          <w:sz w:val="22"/>
          <w:szCs w:val="22"/>
        </w:rPr>
        <w:t xml:space="preserve"> </w:t>
      </w:r>
      <w:r w:rsidR="00EE40A9" w:rsidRPr="009F35D4">
        <w:rPr>
          <w:rFonts w:asciiTheme="minorHAnsi" w:hAnsiTheme="minorHAnsi" w:cstheme="minorHAnsi"/>
          <w:sz w:val="22"/>
          <w:szCs w:val="22"/>
        </w:rPr>
        <w:t xml:space="preserve">9 </w:t>
      </w:r>
      <w:r w:rsidR="00975096" w:rsidRPr="009F35D4">
        <w:rPr>
          <w:rFonts w:asciiTheme="minorHAnsi" w:hAnsiTheme="minorHAnsi" w:cstheme="minorHAnsi"/>
          <w:sz w:val="22"/>
          <w:szCs w:val="22"/>
        </w:rPr>
        <w:t xml:space="preserve">- </w:t>
      </w:r>
      <w:r w:rsidR="00EE40A9" w:rsidRPr="009F35D4">
        <w:rPr>
          <w:rFonts w:asciiTheme="minorHAnsi" w:hAnsiTheme="minorHAnsi" w:cstheme="minorHAnsi"/>
          <w:sz w:val="22"/>
          <w:szCs w:val="22"/>
        </w:rPr>
        <w:t>11</w:t>
      </w:r>
      <w:r w:rsidR="0071649D" w:rsidRPr="009F35D4">
        <w:rPr>
          <w:rFonts w:asciiTheme="minorHAnsi" w:hAnsiTheme="minorHAnsi" w:cstheme="minorHAnsi"/>
          <w:sz w:val="22"/>
          <w:szCs w:val="22"/>
        </w:rPr>
        <w:t xml:space="preserve">) may identify </w:t>
      </w:r>
      <w:r w:rsidR="00C85B15" w:rsidRPr="009F35D4">
        <w:rPr>
          <w:rFonts w:asciiTheme="minorHAnsi" w:hAnsiTheme="minorHAnsi" w:cstheme="minorHAnsi"/>
          <w:sz w:val="22"/>
          <w:szCs w:val="22"/>
        </w:rPr>
        <w:t xml:space="preserve">gaps in the </w:t>
      </w:r>
      <w:r w:rsidR="00F671A6">
        <w:rPr>
          <w:rFonts w:asciiTheme="minorHAnsi" w:hAnsiTheme="minorHAnsi" w:cstheme="minorHAnsi"/>
          <w:sz w:val="22"/>
          <w:szCs w:val="22"/>
        </w:rPr>
        <w:t>D</w:t>
      </w:r>
      <w:r w:rsidR="00F671A6" w:rsidRPr="009F35D4">
        <w:rPr>
          <w:rFonts w:asciiTheme="minorHAnsi" w:hAnsiTheme="minorHAnsi" w:cstheme="minorHAnsi"/>
          <w:sz w:val="22"/>
          <w:szCs w:val="22"/>
        </w:rPr>
        <w:t xml:space="preserve">omain </w:t>
      </w:r>
      <w:r w:rsidR="00F671A6">
        <w:rPr>
          <w:rFonts w:asciiTheme="minorHAnsi" w:hAnsiTheme="minorHAnsi" w:cstheme="minorHAnsi"/>
          <w:sz w:val="22"/>
          <w:szCs w:val="22"/>
        </w:rPr>
        <w:t>M</w:t>
      </w:r>
      <w:r w:rsidR="00F671A6" w:rsidRPr="009F35D4">
        <w:rPr>
          <w:rFonts w:asciiTheme="minorHAnsi" w:hAnsiTheme="minorHAnsi" w:cstheme="minorHAnsi"/>
          <w:sz w:val="22"/>
          <w:szCs w:val="22"/>
        </w:rPr>
        <w:t xml:space="preserve">odel </w:t>
      </w:r>
      <w:r w:rsidR="0071649D" w:rsidRPr="009F35D4">
        <w:rPr>
          <w:rFonts w:asciiTheme="minorHAnsi" w:hAnsiTheme="minorHAnsi" w:cstheme="minorHAnsi"/>
          <w:sz w:val="22"/>
          <w:szCs w:val="22"/>
        </w:rPr>
        <w:t xml:space="preserve">(Stage </w:t>
      </w:r>
      <w:r w:rsidR="00C85B15" w:rsidRPr="009F35D4">
        <w:rPr>
          <w:rFonts w:asciiTheme="minorHAnsi" w:hAnsiTheme="minorHAnsi" w:cstheme="minorHAnsi"/>
          <w:sz w:val="22"/>
          <w:szCs w:val="22"/>
        </w:rPr>
        <w:t>2</w:t>
      </w:r>
      <w:r w:rsidR="0071649D" w:rsidRPr="009F35D4">
        <w:rPr>
          <w:rFonts w:asciiTheme="minorHAnsi" w:hAnsiTheme="minorHAnsi" w:cstheme="minorHAnsi"/>
          <w:sz w:val="22"/>
          <w:szCs w:val="22"/>
        </w:rPr>
        <w:t xml:space="preserve">). </w:t>
      </w:r>
      <w:r w:rsidR="002C5825" w:rsidRPr="009F35D4">
        <w:rPr>
          <w:rFonts w:asciiTheme="minorHAnsi" w:hAnsiTheme="minorHAnsi" w:cstheme="minorHAnsi"/>
          <w:sz w:val="22"/>
          <w:szCs w:val="22"/>
        </w:rPr>
        <w:t>Passage through some intermediate stages in the cycle may be trivial on the second and later passes, as the results may be unaffected by discoveries during later stages in the process</w:t>
      </w:r>
      <w:r w:rsidR="008665F7" w:rsidRPr="009F35D4">
        <w:rPr>
          <w:rFonts w:asciiTheme="minorHAnsi" w:hAnsiTheme="minorHAnsi" w:cstheme="minorHAnsi"/>
          <w:sz w:val="22"/>
          <w:szCs w:val="22"/>
        </w:rPr>
        <w:t xml:space="preserve"> – for example, packaging and delivery or choice of spatial reference systems are likely to be unaffected by changes</w:t>
      </w:r>
      <w:r w:rsidR="001E702B" w:rsidRPr="009F35D4">
        <w:rPr>
          <w:rFonts w:asciiTheme="minorHAnsi" w:hAnsiTheme="minorHAnsi" w:cstheme="minorHAnsi"/>
          <w:sz w:val="22"/>
          <w:szCs w:val="22"/>
        </w:rPr>
        <w:t xml:space="preserve"> </w:t>
      </w:r>
      <w:r w:rsidR="008665F7" w:rsidRPr="009F35D4">
        <w:rPr>
          <w:rFonts w:asciiTheme="minorHAnsi" w:hAnsiTheme="minorHAnsi" w:cstheme="minorHAnsi"/>
          <w:sz w:val="22"/>
          <w:szCs w:val="22"/>
        </w:rPr>
        <w:t>identified during the preparation of sample data.</w:t>
      </w:r>
      <w:r w:rsidR="009F35D4">
        <w:rPr>
          <w:rFonts w:asciiTheme="minorHAnsi" w:hAnsiTheme="minorHAnsi" w:cstheme="minorHAnsi"/>
          <w:sz w:val="22"/>
          <w:szCs w:val="22"/>
        </w:rPr>
        <w:t xml:space="preserve"> </w:t>
      </w:r>
    </w:p>
    <w:p w14:paraId="7F7F5683" w14:textId="4579AE69" w:rsidR="00F54740" w:rsidRPr="009F35D4" w:rsidRDefault="009F35D4" w:rsidP="009F35D4">
      <w:pPr>
        <w:spacing w:after="160" w:line="240" w:lineRule="auto"/>
        <w:rPr>
          <w:rFonts w:asciiTheme="minorHAnsi" w:hAnsiTheme="minorHAnsi" w:cstheme="minorHAnsi"/>
          <w:sz w:val="22"/>
          <w:szCs w:val="22"/>
        </w:rPr>
      </w:pPr>
      <w:r>
        <w:rPr>
          <w:rFonts w:asciiTheme="minorHAnsi" w:hAnsiTheme="minorHAnsi" w:cstheme="minorHAnsi"/>
          <w:sz w:val="22"/>
          <w:szCs w:val="22"/>
        </w:rPr>
        <w:t>Figure 5-1</w:t>
      </w:r>
      <w:r w:rsidR="00C838FB" w:rsidRPr="009F35D4">
        <w:rPr>
          <w:rFonts w:asciiTheme="minorHAnsi" w:hAnsiTheme="minorHAnsi" w:cstheme="minorHAnsi"/>
          <w:sz w:val="22"/>
          <w:szCs w:val="22"/>
        </w:rPr>
        <w:t xml:space="preserve"> depicts the development process</w:t>
      </w:r>
      <w:r w:rsidR="00686FAC" w:rsidRPr="009F35D4">
        <w:rPr>
          <w:rFonts w:asciiTheme="minorHAnsi" w:hAnsiTheme="minorHAnsi" w:cstheme="minorHAnsi"/>
          <w:sz w:val="22"/>
          <w:szCs w:val="22"/>
        </w:rPr>
        <w:t xml:space="preserve">, including </w:t>
      </w:r>
      <w:r w:rsidR="00F1709E" w:rsidRPr="009F35D4">
        <w:rPr>
          <w:rFonts w:asciiTheme="minorHAnsi" w:hAnsiTheme="minorHAnsi" w:cstheme="minorHAnsi"/>
          <w:sz w:val="22"/>
          <w:szCs w:val="22"/>
        </w:rPr>
        <w:t>probable</w:t>
      </w:r>
      <w:r w:rsidR="00686FAC" w:rsidRPr="009F35D4">
        <w:rPr>
          <w:rFonts w:asciiTheme="minorHAnsi" w:hAnsiTheme="minorHAnsi" w:cstheme="minorHAnsi"/>
          <w:sz w:val="22"/>
          <w:szCs w:val="22"/>
        </w:rPr>
        <w:t xml:space="preserve"> cycles</w:t>
      </w:r>
      <w:r w:rsidR="00C838FB" w:rsidRPr="009F35D4">
        <w:rPr>
          <w:rFonts w:asciiTheme="minorHAnsi" w:hAnsiTheme="minorHAnsi" w:cstheme="minorHAnsi"/>
          <w:sz w:val="22"/>
          <w:szCs w:val="22"/>
        </w:rPr>
        <w:t>.</w:t>
      </w:r>
    </w:p>
    <w:p w14:paraId="33DC448E" w14:textId="62B5183D" w:rsidR="00F86031" w:rsidRPr="00FA0C91" w:rsidRDefault="00C27F1C" w:rsidP="00F83E7B">
      <w:pPr>
        <w:keepNext/>
        <w:jc w:val="center"/>
      </w:pPr>
      <w:r w:rsidRPr="00FA0C91">
        <w:rPr>
          <w:noProof/>
          <w:lang w:val="en-US" w:eastAsia="en-US"/>
        </w:rPr>
        <w:drawing>
          <wp:inline distT="0" distB="0" distL="0" distR="0" wp14:anchorId="1D49A04E" wp14:editId="458A0495">
            <wp:extent cx="5943599" cy="699440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png"/>
                    <pic:cNvPicPr/>
                  </pic:nvPicPr>
                  <pic:blipFill>
                    <a:blip r:embed="rId18">
                      <a:extLst>
                        <a:ext uri="{28A0092B-C50C-407E-A947-70E740481C1C}">
                          <a14:useLocalDpi xmlns:a14="http://schemas.microsoft.com/office/drawing/2010/main" val="0"/>
                        </a:ext>
                      </a:extLst>
                    </a:blip>
                    <a:stretch>
                      <a:fillRect/>
                    </a:stretch>
                  </pic:blipFill>
                  <pic:spPr>
                    <a:xfrm>
                      <a:off x="0" y="0"/>
                      <a:ext cx="5943599" cy="6994402"/>
                    </a:xfrm>
                    <a:prstGeom prst="rect">
                      <a:avLst/>
                    </a:prstGeom>
                  </pic:spPr>
                </pic:pic>
              </a:graphicData>
            </a:graphic>
          </wp:inline>
        </w:drawing>
      </w:r>
    </w:p>
    <w:p w14:paraId="2CF1E631" w14:textId="342BB505" w:rsidR="00824ED5" w:rsidRPr="00667FFC" w:rsidRDefault="00F86031" w:rsidP="00667FFC">
      <w:pPr>
        <w:spacing w:after="200" w:line="240" w:lineRule="auto"/>
        <w:jc w:val="center"/>
        <w:rPr>
          <w:rFonts w:asciiTheme="minorHAnsi" w:hAnsiTheme="minorHAnsi" w:cstheme="minorHAnsi"/>
          <w:i/>
          <w:color w:val="44546A" w:themeColor="text2"/>
          <w:sz w:val="18"/>
          <w:szCs w:val="18"/>
        </w:rPr>
      </w:pPr>
      <w:bookmarkStart w:id="120" w:name="_Ref502517272"/>
      <w:r w:rsidRPr="00667FFC">
        <w:rPr>
          <w:rFonts w:asciiTheme="minorHAnsi" w:hAnsiTheme="minorHAnsi" w:cstheme="minorHAnsi"/>
          <w:i/>
          <w:color w:val="44546A" w:themeColor="text2"/>
          <w:sz w:val="18"/>
          <w:szCs w:val="18"/>
        </w:rPr>
        <w:t xml:space="preserve">Figure </w:t>
      </w:r>
      <w:ins w:id="121" w:author="Raphael Malyankar" w:date="2020-01-21T03:56:00Z">
        <w:r w:rsidR="00F428C2">
          <w:rPr>
            <w:rFonts w:asciiTheme="minorHAnsi" w:hAnsiTheme="minorHAnsi" w:cstheme="minorHAnsi"/>
            <w:i/>
            <w:color w:val="44546A" w:themeColor="text2"/>
            <w:sz w:val="18"/>
            <w:szCs w:val="18"/>
          </w:rPr>
          <w:fldChar w:fldCharType="begin"/>
        </w:r>
        <w:r w:rsidR="00F428C2">
          <w:rPr>
            <w:rFonts w:asciiTheme="minorHAnsi" w:hAnsiTheme="minorHAnsi" w:cstheme="minorHAnsi"/>
            <w:i/>
            <w:color w:val="44546A" w:themeColor="text2"/>
            <w:sz w:val="18"/>
            <w:szCs w:val="18"/>
          </w:rPr>
          <w:instrText xml:space="preserve"> STYLEREF 1 \s </w:instrText>
        </w:r>
      </w:ins>
      <w:r w:rsidR="00F428C2">
        <w:rPr>
          <w:rFonts w:asciiTheme="minorHAnsi" w:hAnsiTheme="minorHAnsi" w:cstheme="minorHAnsi"/>
          <w:i/>
          <w:color w:val="44546A" w:themeColor="text2"/>
          <w:sz w:val="18"/>
          <w:szCs w:val="18"/>
        </w:rPr>
        <w:fldChar w:fldCharType="separate"/>
      </w:r>
      <w:r w:rsidR="00F428C2">
        <w:rPr>
          <w:rFonts w:asciiTheme="minorHAnsi" w:hAnsiTheme="minorHAnsi" w:cstheme="minorHAnsi"/>
          <w:i/>
          <w:noProof/>
          <w:color w:val="44546A" w:themeColor="text2"/>
          <w:sz w:val="18"/>
          <w:szCs w:val="18"/>
        </w:rPr>
        <w:t>5</w:t>
      </w:r>
      <w:ins w:id="122" w:author="Raphael Malyankar" w:date="2020-01-21T03:56:00Z">
        <w:r w:rsidR="00F428C2">
          <w:rPr>
            <w:rFonts w:asciiTheme="minorHAnsi" w:hAnsiTheme="minorHAnsi" w:cstheme="minorHAnsi"/>
            <w:i/>
            <w:color w:val="44546A" w:themeColor="text2"/>
            <w:sz w:val="18"/>
            <w:szCs w:val="18"/>
          </w:rPr>
          <w:fldChar w:fldCharType="end"/>
        </w:r>
        <w:r w:rsidR="00F428C2">
          <w:rPr>
            <w:rFonts w:asciiTheme="minorHAnsi" w:hAnsiTheme="minorHAnsi" w:cstheme="minorHAnsi"/>
            <w:i/>
            <w:color w:val="44546A" w:themeColor="text2"/>
            <w:sz w:val="18"/>
            <w:szCs w:val="18"/>
          </w:rPr>
          <w:noBreakHyphen/>
        </w:r>
        <w:r w:rsidR="00F428C2">
          <w:rPr>
            <w:rFonts w:asciiTheme="minorHAnsi" w:hAnsiTheme="minorHAnsi" w:cstheme="minorHAnsi"/>
            <w:i/>
            <w:color w:val="44546A" w:themeColor="text2"/>
            <w:sz w:val="18"/>
            <w:szCs w:val="18"/>
          </w:rPr>
          <w:fldChar w:fldCharType="begin"/>
        </w:r>
        <w:r w:rsidR="00F428C2">
          <w:rPr>
            <w:rFonts w:asciiTheme="minorHAnsi" w:hAnsiTheme="minorHAnsi" w:cstheme="minorHAnsi"/>
            <w:i/>
            <w:color w:val="44546A" w:themeColor="text2"/>
            <w:sz w:val="18"/>
            <w:szCs w:val="18"/>
          </w:rPr>
          <w:instrText xml:space="preserve"> SEQ Figure \* ARABIC \s 1 </w:instrText>
        </w:r>
      </w:ins>
      <w:r w:rsidR="00F428C2">
        <w:rPr>
          <w:rFonts w:asciiTheme="minorHAnsi" w:hAnsiTheme="minorHAnsi" w:cstheme="minorHAnsi"/>
          <w:i/>
          <w:color w:val="44546A" w:themeColor="text2"/>
          <w:sz w:val="18"/>
          <w:szCs w:val="18"/>
        </w:rPr>
        <w:fldChar w:fldCharType="separate"/>
      </w:r>
      <w:ins w:id="123" w:author="Raphael Malyankar" w:date="2020-01-21T03:56:00Z">
        <w:r w:rsidR="00F428C2">
          <w:rPr>
            <w:rFonts w:asciiTheme="minorHAnsi" w:hAnsiTheme="minorHAnsi" w:cstheme="minorHAnsi"/>
            <w:i/>
            <w:noProof/>
            <w:color w:val="44546A" w:themeColor="text2"/>
            <w:sz w:val="18"/>
            <w:szCs w:val="18"/>
          </w:rPr>
          <w:t>1</w:t>
        </w:r>
        <w:r w:rsidR="00F428C2">
          <w:rPr>
            <w:rFonts w:asciiTheme="minorHAnsi" w:hAnsiTheme="minorHAnsi" w:cstheme="minorHAnsi"/>
            <w:i/>
            <w:color w:val="44546A" w:themeColor="text2"/>
            <w:sz w:val="18"/>
            <w:szCs w:val="18"/>
          </w:rPr>
          <w:fldChar w:fldCharType="end"/>
        </w:r>
      </w:ins>
      <w:del w:id="124" w:author="Raphael Malyankar" w:date="2020-01-21T03:55:00Z">
        <w:r w:rsidR="002E42AD" w:rsidRPr="00667FFC" w:rsidDel="00F428C2">
          <w:rPr>
            <w:rFonts w:asciiTheme="minorHAnsi" w:hAnsiTheme="minorHAnsi" w:cstheme="minorHAnsi"/>
            <w:i/>
            <w:color w:val="44546A" w:themeColor="text2"/>
            <w:sz w:val="18"/>
            <w:szCs w:val="18"/>
          </w:rPr>
          <w:fldChar w:fldCharType="begin"/>
        </w:r>
        <w:r w:rsidR="002E42AD" w:rsidRPr="00667FFC" w:rsidDel="00F428C2">
          <w:rPr>
            <w:rFonts w:asciiTheme="minorHAnsi" w:hAnsiTheme="minorHAnsi" w:cstheme="minorHAnsi"/>
            <w:i/>
            <w:color w:val="44546A" w:themeColor="text2"/>
            <w:sz w:val="18"/>
            <w:szCs w:val="18"/>
          </w:rPr>
          <w:delInstrText xml:space="preserve"> STYLEREF 1 \s </w:delInstrText>
        </w:r>
        <w:r w:rsidR="002E42AD" w:rsidRPr="00667FFC" w:rsidDel="00F428C2">
          <w:rPr>
            <w:rFonts w:asciiTheme="minorHAnsi" w:hAnsiTheme="minorHAnsi" w:cstheme="minorHAnsi"/>
            <w:i/>
            <w:color w:val="44546A" w:themeColor="text2"/>
            <w:sz w:val="18"/>
            <w:szCs w:val="18"/>
          </w:rPr>
          <w:fldChar w:fldCharType="separate"/>
        </w:r>
        <w:r w:rsidR="003417C0" w:rsidDel="00F428C2">
          <w:rPr>
            <w:rFonts w:asciiTheme="minorHAnsi" w:hAnsiTheme="minorHAnsi" w:cstheme="minorHAnsi"/>
            <w:i/>
            <w:noProof/>
            <w:color w:val="44546A" w:themeColor="text2"/>
            <w:sz w:val="18"/>
            <w:szCs w:val="18"/>
          </w:rPr>
          <w:delText>5</w:delText>
        </w:r>
        <w:r w:rsidR="002E42AD" w:rsidRPr="00667FFC" w:rsidDel="00F428C2">
          <w:rPr>
            <w:rFonts w:asciiTheme="minorHAnsi" w:hAnsiTheme="minorHAnsi" w:cstheme="minorHAnsi"/>
            <w:i/>
            <w:color w:val="44546A" w:themeColor="text2"/>
            <w:sz w:val="18"/>
            <w:szCs w:val="18"/>
          </w:rPr>
          <w:fldChar w:fldCharType="end"/>
        </w:r>
        <w:r w:rsidR="002E42AD" w:rsidRPr="00667FFC" w:rsidDel="00F428C2">
          <w:rPr>
            <w:rFonts w:asciiTheme="minorHAnsi" w:hAnsiTheme="minorHAnsi" w:cstheme="minorHAnsi"/>
            <w:i/>
            <w:color w:val="44546A" w:themeColor="text2"/>
            <w:sz w:val="18"/>
            <w:szCs w:val="18"/>
          </w:rPr>
          <w:noBreakHyphen/>
        </w:r>
        <w:r w:rsidR="002E42AD" w:rsidRPr="00667FFC" w:rsidDel="00F428C2">
          <w:rPr>
            <w:rFonts w:asciiTheme="minorHAnsi" w:hAnsiTheme="minorHAnsi" w:cstheme="minorHAnsi"/>
            <w:i/>
            <w:color w:val="44546A" w:themeColor="text2"/>
            <w:sz w:val="18"/>
            <w:szCs w:val="18"/>
          </w:rPr>
          <w:fldChar w:fldCharType="begin"/>
        </w:r>
        <w:r w:rsidR="002E42AD" w:rsidRPr="00667FFC" w:rsidDel="00F428C2">
          <w:rPr>
            <w:rFonts w:asciiTheme="minorHAnsi" w:hAnsiTheme="minorHAnsi" w:cstheme="minorHAnsi"/>
            <w:i/>
            <w:color w:val="44546A" w:themeColor="text2"/>
            <w:sz w:val="18"/>
            <w:szCs w:val="18"/>
          </w:rPr>
          <w:delInstrText xml:space="preserve"> SEQ Figure \* ARABIC \s 1 </w:delInstrText>
        </w:r>
        <w:r w:rsidR="002E42AD" w:rsidRPr="00667FFC" w:rsidDel="00F428C2">
          <w:rPr>
            <w:rFonts w:asciiTheme="minorHAnsi" w:hAnsiTheme="minorHAnsi" w:cstheme="minorHAnsi"/>
            <w:i/>
            <w:color w:val="44546A" w:themeColor="text2"/>
            <w:sz w:val="18"/>
            <w:szCs w:val="18"/>
          </w:rPr>
          <w:fldChar w:fldCharType="separate"/>
        </w:r>
        <w:r w:rsidR="003417C0" w:rsidDel="00F428C2">
          <w:rPr>
            <w:rFonts w:asciiTheme="minorHAnsi" w:hAnsiTheme="minorHAnsi" w:cstheme="minorHAnsi"/>
            <w:i/>
            <w:noProof/>
            <w:color w:val="44546A" w:themeColor="text2"/>
            <w:sz w:val="18"/>
            <w:szCs w:val="18"/>
          </w:rPr>
          <w:delText>1</w:delText>
        </w:r>
        <w:r w:rsidR="002E42AD" w:rsidRPr="00667FFC" w:rsidDel="00F428C2">
          <w:rPr>
            <w:rFonts w:asciiTheme="minorHAnsi" w:hAnsiTheme="minorHAnsi" w:cstheme="minorHAnsi"/>
            <w:i/>
            <w:color w:val="44546A" w:themeColor="text2"/>
            <w:sz w:val="18"/>
            <w:szCs w:val="18"/>
          </w:rPr>
          <w:fldChar w:fldCharType="end"/>
        </w:r>
      </w:del>
      <w:bookmarkEnd w:id="120"/>
      <w:r w:rsidR="00667FFC" w:rsidRPr="00667FFC">
        <w:rPr>
          <w:rFonts w:asciiTheme="minorHAnsi" w:hAnsiTheme="minorHAnsi" w:cstheme="minorHAnsi"/>
          <w:i/>
          <w:color w:val="44546A" w:themeColor="text2"/>
          <w:sz w:val="18"/>
          <w:szCs w:val="18"/>
        </w:rPr>
        <w:t xml:space="preserve"> - </w:t>
      </w:r>
      <w:r w:rsidRPr="00667FFC">
        <w:rPr>
          <w:rFonts w:asciiTheme="minorHAnsi" w:hAnsiTheme="minorHAnsi" w:cstheme="minorHAnsi"/>
          <w:i/>
          <w:color w:val="44546A" w:themeColor="text2"/>
          <w:sz w:val="18"/>
          <w:szCs w:val="18"/>
        </w:rPr>
        <w:t xml:space="preserve">Product </w:t>
      </w:r>
      <w:r w:rsidR="00C62E69">
        <w:rPr>
          <w:rFonts w:asciiTheme="minorHAnsi" w:hAnsiTheme="minorHAnsi" w:cstheme="minorHAnsi"/>
          <w:i/>
          <w:color w:val="44546A" w:themeColor="text2"/>
          <w:sz w:val="18"/>
          <w:szCs w:val="18"/>
        </w:rPr>
        <w:t>S</w:t>
      </w:r>
      <w:r w:rsidRPr="00667FFC">
        <w:rPr>
          <w:rFonts w:asciiTheme="minorHAnsi" w:hAnsiTheme="minorHAnsi" w:cstheme="minorHAnsi"/>
          <w:i/>
          <w:color w:val="44546A" w:themeColor="text2"/>
          <w:sz w:val="18"/>
          <w:szCs w:val="18"/>
        </w:rPr>
        <w:t>pecification development process</w:t>
      </w:r>
    </w:p>
    <w:p w14:paraId="4C93DD2B" w14:textId="6607C3E7" w:rsidR="006878C6" w:rsidRPr="00667FFC" w:rsidRDefault="00667FFC" w:rsidP="00667FFC">
      <w:pPr>
        <w:spacing w:after="160" w:line="240" w:lineRule="auto"/>
        <w:rPr>
          <w:rFonts w:asciiTheme="minorHAnsi" w:hAnsiTheme="minorHAnsi" w:cstheme="minorHAnsi"/>
          <w:sz w:val="22"/>
          <w:szCs w:val="22"/>
        </w:rPr>
      </w:pPr>
      <w:r>
        <w:rPr>
          <w:rFonts w:asciiTheme="minorHAnsi" w:hAnsiTheme="minorHAnsi" w:cstheme="minorHAnsi"/>
          <w:sz w:val="22"/>
          <w:szCs w:val="22"/>
        </w:rPr>
        <w:t xml:space="preserve">S-100 Part 11, </w:t>
      </w:r>
      <w:r w:rsidR="00F54740" w:rsidRPr="00667FFC">
        <w:rPr>
          <w:rFonts w:asciiTheme="minorHAnsi" w:hAnsiTheme="minorHAnsi" w:cstheme="minorHAnsi"/>
          <w:sz w:val="22"/>
          <w:szCs w:val="22"/>
        </w:rPr>
        <w:t xml:space="preserve">Appendix 11-A describes an idealized process </w:t>
      </w:r>
      <w:r w:rsidR="00057A0E" w:rsidRPr="00667FFC">
        <w:rPr>
          <w:rFonts w:asciiTheme="minorHAnsi" w:hAnsiTheme="minorHAnsi" w:cstheme="minorHAnsi"/>
          <w:sz w:val="22"/>
          <w:szCs w:val="22"/>
        </w:rPr>
        <w:t xml:space="preserve">(Figure 11-A-1 – Product specification process) </w:t>
      </w:r>
      <w:r w:rsidR="00237422" w:rsidRPr="00667FFC">
        <w:rPr>
          <w:rFonts w:asciiTheme="minorHAnsi" w:hAnsiTheme="minorHAnsi" w:cstheme="minorHAnsi"/>
          <w:sz w:val="22"/>
          <w:szCs w:val="22"/>
        </w:rPr>
        <w:t>for</w:t>
      </w:r>
      <w:r w:rsidR="00057A0E" w:rsidRPr="00667FFC">
        <w:rPr>
          <w:rFonts w:asciiTheme="minorHAnsi" w:hAnsiTheme="minorHAnsi" w:cstheme="minorHAnsi"/>
          <w:sz w:val="22"/>
          <w:szCs w:val="22"/>
        </w:rPr>
        <w:t xml:space="preserve"> the basic mechanical steps in developing a domain model plus related registry actions.</w:t>
      </w:r>
      <w:r w:rsidR="00237422" w:rsidRPr="00667FFC">
        <w:rPr>
          <w:rFonts w:asciiTheme="minorHAnsi" w:hAnsiTheme="minorHAnsi" w:cstheme="minorHAnsi"/>
          <w:sz w:val="22"/>
          <w:szCs w:val="22"/>
        </w:rPr>
        <w:t xml:space="preserve"> The figure also includes</w:t>
      </w:r>
      <w:r w:rsidR="001E702B" w:rsidRPr="00667FFC">
        <w:rPr>
          <w:rFonts w:asciiTheme="minorHAnsi" w:hAnsiTheme="minorHAnsi" w:cstheme="minorHAnsi"/>
          <w:sz w:val="22"/>
          <w:szCs w:val="22"/>
        </w:rPr>
        <w:t xml:space="preserve"> black-box stages for “Coordinate Reference System” </w:t>
      </w:r>
      <w:r w:rsidR="00A90CFB" w:rsidRPr="00667FFC">
        <w:rPr>
          <w:rFonts w:asciiTheme="minorHAnsi" w:hAnsiTheme="minorHAnsi" w:cstheme="minorHAnsi"/>
          <w:sz w:val="22"/>
          <w:szCs w:val="22"/>
        </w:rPr>
        <w:t>and “</w:t>
      </w:r>
      <w:r w:rsidR="00237422" w:rsidRPr="00667FFC">
        <w:rPr>
          <w:rFonts w:asciiTheme="minorHAnsi" w:hAnsiTheme="minorHAnsi" w:cstheme="minorHAnsi"/>
          <w:sz w:val="22"/>
          <w:szCs w:val="22"/>
        </w:rPr>
        <w:t>Product Specification Documentation”</w:t>
      </w:r>
      <w:r w:rsidR="00057A0E" w:rsidRPr="00667FFC">
        <w:rPr>
          <w:rFonts w:asciiTheme="minorHAnsi" w:hAnsiTheme="minorHAnsi" w:cstheme="minorHAnsi"/>
          <w:sz w:val="22"/>
          <w:szCs w:val="22"/>
        </w:rPr>
        <w:t xml:space="preserve"> </w:t>
      </w:r>
      <w:r w:rsidR="001E702B" w:rsidRPr="00667FFC">
        <w:rPr>
          <w:rFonts w:asciiTheme="minorHAnsi" w:hAnsiTheme="minorHAnsi" w:cstheme="minorHAnsi"/>
          <w:sz w:val="22"/>
          <w:szCs w:val="22"/>
        </w:rPr>
        <w:t xml:space="preserve">at the end of the process. </w:t>
      </w:r>
      <w:r w:rsidR="00237422" w:rsidRPr="00667FFC">
        <w:rPr>
          <w:rFonts w:asciiTheme="minorHAnsi" w:hAnsiTheme="minorHAnsi" w:cstheme="minorHAnsi"/>
          <w:sz w:val="22"/>
          <w:szCs w:val="22"/>
        </w:rPr>
        <w:t xml:space="preserve">The actual process </w:t>
      </w:r>
      <w:del w:id="125" w:author="Julia Powell" w:date="2020-01-03T12:07:00Z">
        <w:r w:rsidR="00237422" w:rsidRPr="00667FFC" w:rsidDel="009250D7">
          <w:rPr>
            <w:rFonts w:asciiTheme="minorHAnsi" w:hAnsiTheme="minorHAnsi" w:cstheme="minorHAnsi"/>
            <w:sz w:val="22"/>
            <w:szCs w:val="22"/>
          </w:rPr>
          <w:delText>can be expected to be more an</w:delText>
        </w:r>
      </w:del>
      <w:ins w:id="126" w:author="Julia Powell" w:date="2020-01-03T12:07:00Z">
        <w:r w:rsidR="009250D7">
          <w:rPr>
            <w:rFonts w:asciiTheme="minorHAnsi" w:hAnsiTheme="minorHAnsi" w:cstheme="minorHAnsi"/>
            <w:sz w:val="22"/>
            <w:szCs w:val="22"/>
          </w:rPr>
          <w:t>is an</w:t>
        </w:r>
      </w:ins>
      <w:r w:rsidR="00237422" w:rsidRPr="00667FFC">
        <w:rPr>
          <w:rFonts w:asciiTheme="minorHAnsi" w:hAnsiTheme="minorHAnsi" w:cstheme="minorHAnsi"/>
          <w:sz w:val="22"/>
          <w:szCs w:val="22"/>
        </w:rPr>
        <w:t xml:space="preserve"> iterative </w:t>
      </w:r>
      <w:r w:rsidR="002C5825" w:rsidRPr="00667FFC">
        <w:rPr>
          <w:rFonts w:asciiTheme="minorHAnsi" w:hAnsiTheme="minorHAnsi" w:cstheme="minorHAnsi"/>
          <w:sz w:val="22"/>
          <w:szCs w:val="22"/>
        </w:rPr>
        <w:t>refinement process</w:t>
      </w:r>
      <w:del w:id="127" w:author="Julia Powell" w:date="2020-01-03T12:08:00Z">
        <w:r w:rsidR="002C5825" w:rsidRPr="00667FFC" w:rsidDel="009250D7">
          <w:rPr>
            <w:rFonts w:asciiTheme="minorHAnsi" w:hAnsiTheme="minorHAnsi" w:cstheme="minorHAnsi"/>
            <w:sz w:val="22"/>
            <w:szCs w:val="22"/>
          </w:rPr>
          <w:delText>, as described in the previous paragraph.</w:delText>
        </w:r>
      </w:del>
      <w:ins w:id="128" w:author="Julia Powell" w:date="2020-01-03T12:08:00Z">
        <w:r w:rsidR="009250D7">
          <w:rPr>
            <w:rFonts w:asciiTheme="minorHAnsi" w:hAnsiTheme="minorHAnsi" w:cstheme="minorHAnsi"/>
            <w:sz w:val="22"/>
            <w:szCs w:val="22"/>
          </w:rPr>
          <w:t>.</w:t>
        </w:r>
      </w:ins>
    </w:p>
    <w:p w14:paraId="1BC94E68" w14:textId="59375126" w:rsidR="00515FDA" w:rsidRDefault="00515FDA">
      <w:pPr>
        <w:pStyle w:val="Heading2"/>
        <w:numPr>
          <w:ilvl w:val="1"/>
          <w:numId w:val="134"/>
        </w:numPr>
        <w:rPr>
          <w:ins w:id="129" w:author="Julia Powell" w:date="2020-01-15T10:13:00Z"/>
        </w:rPr>
        <w:pPrChange w:id="130" w:author="Julia Powell" w:date="2020-01-15T16:14:00Z">
          <w:pPr>
            <w:pStyle w:val="Heading2"/>
            <w:numPr>
              <w:numId w:val="134"/>
            </w:numPr>
            <w:tabs>
              <w:tab w:val="clear" w:pos="700"/>
              <w:tab w:val="left" w:pos="567"/>
            </w:tabs>
            <w:ind w:left="567" w:hanging="567"/>
          </w:pPr>
        </w:pPrChange>
      </w:pPr>
      <w:bookmarkStart w:id="131" w:name="_Toc3469119"/>
      <w:ins w:id="132" w:author="Julia Powell" w:date="2020-01-15T10:13:00Z">
        <w:r>
          <w:t xml:space="preserve">HSSC Review Cycle for S-100 Based Product </w:t>
        </w:r>
      </w:ins>
      <w:ins w:id="133" w:author="Julia Powell" w:date="2020-01-15T10:14:00Z">
        <w:r>
          <w:t>Specifications</w:t>
        </w:r>
      </w:ins>
    </w:p>
    <w:p w14:paraId="71EFFCD5" w14:textId="2145904F" w:rsidR="00515FDA" w:rsidRDefault="00515FDA">
      <w:pPr>
        <w:rPr>
          <w:ins w:id="134" w:author="Julia Powell" w:date="2020-01-15T14:10:00Z"/>
        </w:rPr>
        <w:pPrChange w:id="135" w:author="Julia Powell" w:date="2020-01-15T10:13:00Z">
          <w:pPr>
            <w:pStyle w:val="Heading2"/>
            <w:numPr>
              <w:numId w:val="134"/>
            </w:numPr>
            <w:tabs>
              <w:tab w:val="clear" w:pos="700"/>
              <w:tab w:val="left" w:pos="567"/>
            </w:tabs>
            <w:ind w:left="567" w:hanging="567"/>
          </w:pPr>
        </w:pPrChange>
      </w:pPr>
      <w:ins w:id="136" w:author="Julia Powell" w:date="2020-01-15T10:13:00Z">
        <w:r>
          <w:t xml:space="preserve">IHO Resolution 2/2007 outlines the process for </w:t>
        </w:r>
      </w:ins>
      <w:ins w:id="137" w:author="Julia Powell" w:date="2020-01-15T10:14:00Z">
        <w:r>
          <w:t>development</w:t>
        </w:r>
      </w:ins>
      <w:ins w:id="138" w:author="Julia Powell" w:date="2020-01-15T10:13:00Z">
        <w:r>
          <w:t xml:space="preserve"> </w:t>
        </w:r>
      </w:ins>
      <w:ins w:id="139" w:author="Julia Powell" w:date="2020-01-15T10:14:00Z">
        <w:r>
          <w:t xml:space="preserve">and approval of IHO based product specifications.  </w:t>
        </w:r>
      </w:ins>
      <w:ins w:id="140" w:author="Julia Powell" w:date="2020-01-15T13:36:00Z">
        <w:r w:rsidR="00CF7DF2">
          <w:t xml:space="preserve">As part of this </w:t>
        </w:r>
      </w:ins>
      <w:ins w:id="141" w:author="Julia Powell" w:date="2020-01-15T13:37:00Z">
        <w:r w:rsidR="00CF7DF2">
          <w:t>lifecycle</w:t>
        </w:r>
      </w:ins>
      <w:ins w:id="142" w:author="Julia Powell" w:date="2020-01-15T13:36:00Z">
        <w:r w:rsidR="00CF7DF2">
          <w:t xml:space="preserve"> </w:t>
        </w:r>
      </w:ins>
      <w:ins w:id="143" w:author="Julia Powell" w:date="2020-01-15T13:37:00Z">
        <w:r w:rsidR="00CF7DF2">
          <w:t>it is important that working groups and project teams engage with the IHO</w:t>
        </w:r>
      </w:ins>
      <w:ins w:id="144" w:author="Julia Powell" w:date="2020-01-15T13:38:00Z">
        <w:r w:rsidR="00CF7DF2">
          <w:t>’s Data Quality Working Group to review product specifications for adherence to S-100 data quality aspects an</w:t>
        </w:r>
        <w:r w:rsidR="003A7351">
          <w:t xml:space="preserve">d completeness.  While this review can occur prior to </w:t>
        </w:r>
      </w:ins>
      <w:ins w:id="145" w:author="Julia Powell" w:date="2020-01-15T14:07:00Z">
        <w:r w:rsidR="008F2171">
          <w:t>Edition</w:t>
        </w:r>
      </w:ins>
      <w:ins w:id="146" w:author="Julia Powell" w:date="2020-01-15T13:38:00Z">
        <w:r w:rsidR="003A7351">
          <w:t xml:space="preserve"> 1.0.0 (Testing and Implementation Edition), DQWG will review and provide feedback during the </w:t>
        </w:r>
      </w:ins>
      <w:ins w:id="147" w:author="Julia Powell" w:date="2020-01-15T14:07:00Z">
        <w:r w:rsidR="008F2171">
          <w:t>Editio</w:t>
        </w:r>
      </w:ins>
      <w:ins w:id="148" w:author="Julia Powell" w:date="2020-01-15T13:38:00Z">
        <w:r w:rsidR="003A7351">
          <w:t xml:space="preserve">n 1.0.0 to 1.9.n phase specification development. Edition </w:t>
        </w:r>
      </w:ins>
      <w:ins w:id="149" w:author="Julia Powell" w:date="2020-01-15T14:08:00Z">
        <w:r w:rsidR="008F2171">
          <w:t xml:space="preserve">1.0.0 of any IHO S-100 based product specification is not designed for regular use in approved arrangements or for provision of operation services by purpose.  Edition 2.0.0 of a standard is considered to be </w:t>
        </w:r>
      </w:ins>
      <w:ins w:id="150" w:author="Julia Powell" w:date="2020-01-15T14:09:00Z">
        <w:r w:rsidR="008F2171">
          <w:t>mature</w:t>
        </w:r>
      </w:ins>
      <w:ins w:id="151" w:author="Julia Powell" w:date="2020-01-15T14:08:00Z">
        <w:r w:rsidR="008F2171">
          <w:t xml:space="preserve"> </w:t>
        </w:r>
      </w:ins>
      <w:ins w:id="152" w:author="Julia Powell" w:date="2020-01-15T14:09:00Z">
        <w:r w:rsidR="008F2171">
          <w:t>and can be used for implementation.  The following figure shows the IHO Review Cycle as approved in IHO resolution 2/2007.</w:t>
        </w:r>
      </w:ins>
    </w:p>
    <w:p w14:paraId="6A46AA96" w14:textId="77777777" w:rsidR="00F428C2" w:rsidRDefault="008F2171">
      <w:pPr>
        <w:keepNext/>
        <w:rPr>
          <w:ins w:id="153" w:author="Raphael Malyankar" w:date="2020-01-21T03:56:00Z"/>
        </w:rPr>
        <w:pPrChange w:id="154" w:author="Raphael Malyankar" w:date="2020-01-21T03:56:00Z">
          <w:pPr/>
        </w:pPrChange>
      </w:pPr>
      <w:ins w:id="155" w:author="Julia Powell" w:date="2020-01-15T14:10:00Z">
        <w:r>
          <w:rPr>
            <w:noProof/>
            <w:lang w:val="en-US" w:eastAsia="en-US"/>
          </w:rPr>
          <w:drawing>
            <wp:inline distT="0" distB="0" distL="0" distR="0" wp14:anchorId="77E874DD" wp14:editId="5F0D5641">
              <wp:extent cx="5994400" cy="28613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100-process-review-cycle-editable_DQW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4400" cy="2861310"/>
                      </a:xfrm>
                      <a:prstGeom prst="rect">
                        <a:avLst/>
                      </a:prstGeom>
                    </pic:spPr>
                  </pic:pic>
                </a:graphicData>
              </a:graphic>
            </wp:inline>
          </w:drawing>
        </w:r>
      </w:ins>
    </w:p>
    <w:p w14:paraId="14214C1C" w14:textId="46003B60" w:rsidR="008F2171" w:rsidRPr="00F428C2" w:rsidRDefault="00F428C2">
      <w:pPr>
        <w:pStyle w:val="Caption"/>
        <w:jc w:val="center"/>
        <w:rPr>
          <w:ins w:id="156" w:author="Julia Powell" w:date="2020-01-15T10:10:00Z"/>
          <w:rFonts w:asciiTheme="minorHAnsi" w:hAnsiTheme="minorHAnsi"/>
          <w:b w:val="0"/>
          <w:i/>
          <w:iCs/>
          <w:rPrChange w:id="157" w:author="Raphael Malyankar" w:date="2020-01-21T03:56:00Z">
            <w:rPr>
              <w:ins w:id="158" w:author="Julia Powell" w:date="2020-01-15T10:10:00Z"/>
            </w:rPr>
          </w:rPrChange>
        </w:rPr>
        <w:pPrChange w:id="159" w:author="Raphael Malyankar" w:date="2020-01-21T03:56:00Z">
          <w:pPr>
            <w:pStyle w:val="Heading2"/>
            <w:numPr>
              <w:numId w:val="134"/>
            </w:numPr>
            <w:tabs>
              <w:tab w:val="clear" w:pos="700"/>
              <w:tab w:val="left" w:pos="567"/>
            </w:tabs>
            <w:ind w:left="567" w:hanging="567"/>
          </w:pPr>
        </w:pPrChange>
      </w:pPr>
      <w:ins w:id="160" w:author="Raphael Malyankar" w:date="2020-01-21T03:56:00Z">
        <w:r w:rsidRPr="00F428C2">
          <w:rPr>
            <w:rFonts w:asciiTheme="minorHAnsi" w:hAnsiTheme="minorHAnsi"/>
            <w:b w:val="0"/>
            <w:bCs/>
            <w:i/>
            <w:iCs/>
            <w:rPrChange w:id="161" w:author="Raphael Malyankar" w:date="2020-01-21T03:56:00Z">
              <w:rPr>
                <w:bCs w:val="0"/>
              </w:rPr>
            </w:rPrChange>
          </w:rPr>
          <w:t xml:space="preserve">Figure </w:t>
        </w:r>
        <w:r w:rsidRPr="00F428C2">
          <w:rPr>
            <w:rFonts w:asciiTheme="minorHAnsi" w:hAnsiTheme="minorHAnsi"/>
            <w:b w:val="0"/>
            <w:bCs/>
            <w:i/>
            <w:iCs/>
            <w:rPrChange w:id="162" w:author="Raphael Malyankar" w:date="2020-01-21T03:56:00Z">
              <w:rPr>
                <w:bCs w:val="0"/>
              </w:rPr>
            </w:rPrChange>
          </w:rPr>
          <w:fldChar w:fldCharType="begin"/>
        </w:r>
        <w:r w:rsidRPr="00F428C2">
          <w:rPr>
            <w:rFonts w:asciiTheme="minorHAnsi" w:hAnsiTheme="minorHAnsi"/>
            <w:b w:val="0"/>
            <w:bCs/>
            <w:i/>
            <w:iCs/>
            <w:rPrChange w:id="163" w:author="Raphael Malyankar" w:date="2020-01-21T03:56:00Z">
              <w:rPr>
                <w:bCs w:val="0"/>
              </w:rPr>
            </w:rPrChange>
          </w:rPr>
          <w:instrText xml:space="preserve"> STYLEREF 1 \s </w:instrText>
        </w:r>
      </w:ins>
      <w:r w:rsidRPr="00F428C2">
        <w:rPr>
          <w:rFonts w:asciiTheme="minorHAnsi" w:hAnsiTheme="minorHAnsi"/>
          <w:b w:val="0"/>
          <w:bCs/>
          <w:i/>
          <w:iCs/>
          <w:rPrChange w:id="164" w:author="Raphael Malyankar" w:date="2020-01-21T03:56:00Z">
            <w:rPr>
              <w:bCs w:val="0"/>
            </w:rPr>
          </w:rPrChange>
        </w:rPr>
        <w:fldChar w:fldCharType="separate"/>
      </w:r>
      <w:r w:rsidRPr="00F428C2">
        <w:rPr>
          <w:rFonts w:asciiTheme="minorHAnsi" w:hAnsiTheme="minorHAnsi"/>
          <w:b w:val="0"/>
          <w:bCs/>
          <w:i/>
          <w:iCs/>
          <w:noProof/>
          <w:rPrChange w:id="165" w:author="Raphael Malyankar" w:date="2020-01-21T03:56:00Z">
            <w:rPr>
              <w:bCs w:val="0"/>
              <w:noProof/>
            </w:rPr>
          </w:rPrChange>
        </w:rPr>
        <w:t>5</w:t>
      </w:r>
      <w:ins w:id="166" w:author="Raphael Malyankar" w:date="2020-01-21T03:56:00Z">
        <w:r w:rsidRPr="00F428C2">
          <w:rPr>
            <w:rFonts w:asciiTheme="minorHAnsi" w:hAnsiTheme="minorHAnsi"/>
            <w:b w:val="0"/>
            <w:bCs/>
            <w:i/>
            <w:iCs/>
            <w:rPrChange w:id="167" w:author="Raphael Malyankar" w:date="2020-01-21T03:56:00Z">
              <w:rPr>
                <w:bCs w:val="0"/>
              </w:rPr>
            </w:rPrChange>
          </w:rPr>
          <w:fldChar w:fldCharType="end"/>
        </w:r>
        <w:r w:rsidRPr="00F428C2">
          <w:rPr>
            <w:rFonts w:asciiTheme="minorHAnsi" w:hAnsiTheme="minorHAnsi"/>
            <w:b w:val="0"/>
            <w:bCs/>
            <w:i/>
            <w:iCs/>
            <w:rPrChange w:id="168" w:author="Raphael Malyankar" w:date="2020-01-21T03:56:00Z">
              <w:rPr>
                <w:bCs w:val="0"/>
              </w:rPr>
            </w:rPrChange>
          </w:rPr>
          <w:noBreakHyphen/>
        </w:r>
        <w:r w:rsidRPr="00F428C2">
          <w:rPr>
            <w:rFonts w:asciiTheme="minorHAnsi" w:hAnsiTheme="minorHAnsi"/>
            <w:b w:val="0"/>
            <w:bCs/>
            <w:i/>
            <w:iCs/>
            <w:rPrChange w:id="169" w:author="Raphael Malyankar" w:date="2020-01-21T03:56:00Z">
              <w:rPr>
                <w:bCs w:val="0"/>
              </w:rPr>
            </w:rPrChange>
          </w:rPr>
          <w:fldChar w:fldCharType="begin"/>
        </w:r>
        <w:r w:rsidRPr="00F428C2">
          <w:rPr>
            <w:rFonts w:asciiTheme="minorHAnsi" w:hAnsiTheme="minorHAnsi"/>
            <w:b w:val="0"/>
            <w:bCs/>
            <w:i/>
            <w:iCs/>
            <w:rPrChange w:id="170" w:author="Raphael Malyankar" w:date="2020-01-21T03:56:00Z">
              <w:rPr>
                <w:bCs w:val="0"/>
              </w:rPr>
            </w:rPrChange>
          </w:rPr>
          <w:instrText xml:space="preserve"> SEQ Figure \* ARABIC \s 1 </w:instrText>
        </w:r>
      </w:ins>
      <w:r w:rsidRPr="00F428C2">
        <w:rPr>
          <w:rFonts w:asciiTheme="minorHAnsi" w:hAnsiTheme="minorHAnsi"/>
          <w:b w:val="0"/>
          <w:bCs/>
          <w:i/>
          <w:iCs/>
          <w:rPrChange w:id="171" w:author="Raphael Malyankar" w:date="2020-01-21T03:56:00Z">
            <w:rPr>
              <w:bCs w:val="0"/>
            </w:rPr>
          </w:rPrChange>
        </w:rPr>
        <w:fldChar w:fldCharType="separate"/>
      </w:r>
      <w:ins w:id="172" w:author="Raphael Malyankar" w:date="2020-01-21T03:56:00Z">
        <w:r w:rsidRPr="00F428C2">
          <w:rPr>
            <w:rFonts w:asciiTheme="minorHAnsi" w:hAnsiTheme="minorHAnsi"/>
            <w:b w:val="0"/>
            <w:bCs/>
            <w:i/>
            <w:iCs/>
            <w:noProof/>
            <w:rPrChange w:id="173" w:author="Raphael Malyankar" w:date="2020-01-21T03:56:00Z">
              <w:rPr>
                <w:bCs w:val="0"/>
                <w:noProof/>
              </w:rPr>
            </w:rPrChange>
          </w:rPr>
          <w:t>2</w:t>
        </w:r>
        <w:r w:rsidRPr="00F428C2">
          <w:rPr>
            <w:rFonts w:asciiTheme="minorHAnsi" w:hAnsiTheme="minorHAnsi"/>
            <w:b w:val="0"/>
            <w:bCs/>
            <w:i/>
            <w:iCs/>
            <w:rPrChange w:id="174" w:author="Raphael Malyankar" w:date="2020-01-21T03:56:00Z">
              <w:rPr>
                <w:bCs w:val="0"/>
              </w:rPr>
            </w:rPrChange>
          </w:rPr>
          <w:fldChar w:fldCharType="end"/>
        </w:r>
        <w:r w:rsidRPr="00F428C2">
          <w:rPr>
            <w:rFonts w:asciiTheme="minorHAnsi" w:hAnsiTheme="minorHAnsi"/>
            <w:b w:val="0"/>
            <w:bCs/>
            <w:i/>
            <w:iCs/>
            <w:rPrChange w:id="175" w:author="Raphael Malyankar" w:date="2020-01-21T03:56:00Z">
              <w:rPr>
                <w:bCs w:val="0"/>
              </w:rPr>
            </w:rPrChange>
          </w:rPr>
          <w:t xml:space="preserve"> - Review Cycle (IHO Resolution 2/2007)</w:t>
        </w:r>
      </w:ins>
    </w:p>
    <w:p w14:paraId="7F58E75C" w14:textId="7235FA1E" w:rsidR="006A64DF" w:rsidRPr="00FA0C91" w:rsidRDefault="006A64DF">
      <w:pPr>
        <w:pStyle w:val="Heading2"/>
        <w:numPr>
          <w:ilvl w:val="1"/>
          <w:numId w:val="134"/>
        </w:numPr>
        <w:pPrChange w:id="176" w:author="Julia Powell" w:date="2020-01-15T16:14:00Z">
          <w:pPr>
            <w:pStyle w:val="Heading2"/>
            <w:numPr>
              <w:numId w:val="134"/>
            </w:numPr>
            <w:tabs>
              <w:tab w:val="clear" w:pos="700"/>
              <w:tab w:val="left" w:pos="567"/>
            </w:tabs>
            <w:ind w:left="567" w:hanging="567"/>
          </w:pPr>
        </w:pPrChange>
      </w:pPr>
      <w:r>
        <w:t>Process for extending a specification</w:t>
      </w:r>
      <w:bookmarkEnd w:id="131"/>
    </w:p>
    <w:p w14:paraId="1817425A" w14:textId="61EB545B" w:rsidR="00A520FF" w:rsidRPr="006A64DF" w:rsidRDefault="009250D7" w:rsidP="006A64DF">
      <w:pPr>
        <w:spacing w:after="160" w:line="240" w:lineRule="auto"/>
        <w:rPr>
          <w:rFonts w:asciiTheme="minorHAnsi" w:hAnsiTheme="minorHAnsi" w:cstheme="minorHAnsi"/>
          <w:sz w:val="22"/>
          <w:szCs w:val="22"/>
        </w:rPr>
      </w:pPr>
      <w:ins w:id="177" w:author="Julia Powell" w:date="2020-01-03T12:14:00Z">
        <w:r>
          <w:rPr>
            <w:rFonts w:asciiTheme="minorHAnsi" w:hAnsiTheme="minorHAnsi" w:cstheme="minorHAnsi"/>
            <w:sz w:val="22"/>
            <w:szCs w:val="22"/>
          </w:rPr>
          <w:t>If there is a demonstrated need to extend an existing product specification, developers should review the steps in the basic process</w:t>
        </w:r>
      </w:ins>
      <w:ins w:id="178" w:author="Julia Powell" w:date="2020-01-03T12:15:00Z">
        <w:r>
          <w:rPr>
            <w:rFonts w:asciiTheme="minorHAnsi" w:hAnsiTheme="minorHAnsi" w:cstheme="minorHAnsi"/>
            <w:sz w:val="22"/>
            <w:szCs w:val="22"/>
          </w:rPr>
          <w:t xml:space="preserve"> in section 5.1</w:t>
        </w:r>
      </w:ins>
      <w:ins w:id="179" w:author="Julia Powell" w:date="2020-01-03T12:14:00Z">
        <w:r>
          <w:rPr>
            <w:rFonts w:asciiTheme="minorHAnsi" w:hAnsiTheme="minorHAnsi" w:cstheme="minorHAnsi"/>
            <w:sz w:val="22"/>
            <w:szCs w:val="22"/>
          </w:rPr>
          <w:t xml:space="preserve"> and determine which can be omitted. </w:t>
        </w:r>
      </w:ins>
      <w:del w:id="180" w:author="Julia Powell" w:date="2020-01-03T12:15:00Z">
        <w:r w:rsidR="00A520FF" w:rsidRPr="006A64DF" w:rsidDel="009250D7">
          <w:rPr>
            <w:rFonts w:asciiTheme="minorHAnsi" w:hAnsiTheme="minorHAnsi" w:cstheme="minorHAnsi"/>
            <w:sz w:val="22"/>
            <w:szCs w:val="22"/>
          </w:rPr>
          <w:delText xml:space="preserve">When extending a specification, inapplicable steps from the basic process described in </w:delText>
        </w:r>
        <w:r w:rsidR="003C78B0" w:rsidRPr="006A64DF" w:rsidDel="009250D7">
          <w:rPr>
            <w:rFonts w:asciiTheme="minorHAnsi" w:hAnsiTheme="minorHAnsi" w:cstheme="minorHAnsi"/>
            <w:sz w:val="22"/>
            <w:szCs w:val="22"/>
          </w:rPr>
          <w:delText>section</w:delText>
        </w:r>
        <w:r w:rsidR="006A64DF" w:rsidDel="009250D7">
          <w:rPr>
            <w:rFonts w:asciiTheme="minorHAnsi" w:hAnsiTheme="minorHAnsi" w:cstheme="minorHAnsi"/>
            <w:sz w:val="22"/>
            <w:szCs w:val="22"/>
          </w:rPr>
          <w:delText xml:space="preserve"> 5.1</w:delText>
        </w:r>
        <w:r w:rsidR="003C78B0" w:rsidRPr="006A64DF" w:rsidDel="009250D7">
          <w:rPr>
            <w:rFonts w:asciiTheme="minorHAnsi" w:hAnsiTheme="minorHAnsi" w:cstheme="minorHAnsi"/>
            <w:sz w:val="22"/>
            <w:szCs w:val="22"/>
          </w:rPr>
          <w:delText xml:space="preserve"> </w:delText>
        </w:r>
        <w:r w:rsidR="00084F19" w:rsidRPr="006A64DF" w:rsidDel="009250D7">
          <w:rPr>
            <w:rFonts w:asciiTheme="minorHAnsi" w:hAnsiTheme="minorHAnsi" w:cstheme="minorHAnsi"/>
            <w:sz w:val="22"/>
            <w:szCs w:val="22"/>
          </w:rPr>
          <w:delText>can</w:delText>
        </w:r>
        <w:r w:rsidR="003C78B0" w:rsidRPr="006A64DF" w:rsidDel="009250D7">
          <w:rPr>
            <w:rFonts w:asciiTheme="minorHAnsi" w:hAnsiTheme="minorHAnsi" w:cstheme="minorHAnsi"/>
            <w:sz w:val="22"/>
            <w:szCs w:val="22"/>
          </w:rPr>
          <w:delText xml:space="preserve"> be omitted. Which steps</w:delText>
        </w:r>
        <w:r w:rsidR="00084F19" w:rsidRPr="006A64DF" w:rsidDel="009250D7">
          <w:rPr>
            <w:rFonts w:asciiTheme="minorHAnsi" w:hAnsiTheme="minorHAnsi" w:cstheme="minorHAnsi"/>
            <w:sz w:val="22"/>
            <w:szCs w:val="22"/>
          </w:rPr>
          <w:delText xml:space="preserve"> should be omitted depends on the nature of the extension.</w:delText>
        </w:r>
        <w:r w:rsidR="00A46314" w:rsidRPr="006A64DF" w:rsidDel="009250D7">
          <w:rPr>
            <w:rFonts w:asciiTheme="minorHAnsi" w:hAnsiTheme="minorHAnsi" w:cstheme="minorHAnsi"/>
            <w:sz w:val="22"/>
            <w:szCs w:val="22"/>
          </w:rPr>
          <w:delText xml:space="preserve"> Project </w:delText>
        </w:r>
        <w:r w:rsidR="00863D01" w:rsidDel="009250D7">
          <w:rPr>
            <w:rFonts w:asciiTheme="minorHAnsi" w:hAnsiTheme="minorHAnsi" w:cstheme="minorHAnsi"/>
            <w:sz w:val="22"/>
            <w:szCs w:val="22"/>
          </w:rPr>
          <w:delText>T</w:delText>
        </w:r>
        <w:r w:rsidR="00863D01" w:rsidRPr="006A64DF" w:rsidDel="009250D7">
          <w:rPr>
            <w:rFonts w:asciiTheme="minorHAnsi" w:hAnsiTheme="minorHAnsi" w:cstheme="minorHAnsi"/>
            <w:sz w:val="22"/>
            <w:szCs w:val="22"/>
          </w:rPr>
          <w:delText xml:space="preserve">eams </w:delText>
        </w:r>
        <w:r w:rsidR="00A46314" w:rsidRPr="006A64DF" w:rsidDel="009250D7">
          <w:rPr>
            <w:rFonts w:asciiTheme="minorHAnsi" w:hAnsiTheme="minorHAnsi" w:cstheme="minorHAnsi"/>
            <w:sz w:val="22"/>
            <w:szCs w:val="22"/>
          </w:rPr>
          <w:delText>will have to make case-by-case decisions about which stages are needed, depending on circumstances.</w:delText>
        </w:r>
      </w:del>
    </w:p>
    <w:p w14:paraId="6A6F2778" w14:textId="09ECDB89" w:rsidR="00084F19" w:rsidRPr="006A64DF" w:rsidRDefault="009250D7" w:rsidP="006A64DF">
      <w:pPr>
        <w:spacing w:after="160" w:line="240" w:lineRule="auto"/>
        <w:rPr>
          <w:rFonts w:asciiTheme="minorHAnsi" w:hAnsiTheme="minorHAnsi" w:cstheme="minorHAnsi"/>
          <w:sz w:val="22"/>
          <w:szCs w:val="22"/>
        </w:rPr>
      </w:pPr>
      <w:ins w:id="181" w:author="Julia Powell" w:date="2020-01-03T12:15:00Z">
        <w:r>
          <w:rPr>
            <w:rFonts w:asciiTheme="minorHAnsi" w:hAnsiTheme="minorHAnsi" w:cstheme="minorHAnsi"/>
            <w:sz w:val="22"/>
            <w:szCs w:val="22"/>
          </w:rPr>
          <w:t>For example, i</w:t>
        </w:r>
      </w:ins>
      <w:del w:id="182" w:author="Julia Powell" w:date="2020-01-03T12:15:00Z">
        <w:r w:rsidR="00084F19" w:rsidRPr="006A64DF" w:rsidDel="009250D7">
          <w:rPr>
            <w:rFonts w:asciiTheme="minorHAnsi" w:hAnsiTheme="minorHAnsi" w:cstheme="minorHAnsi"/>
            <w:sz w:val="22"/>
            <w:szCs w:val="22"/>
          </w:rPr>
          <w:delText>I</w:delText>
        </w:r>
      </w:del>
      <w:r w:rsidR="00084F19" w:rsidRPr="006A64DF">
        <w:rPr>
          <w:rFonts w:asciiTheme="minorHAnsi" w:hAnsiTheme="minorHAnsi" w:cstheme="minorHAnsi"/>
          <w:sz w:val="22"/>
          <w:szCs w:val="22"/>
        </w:rPr>
        <w:t xml:space="preserve">f features, information types, attributes, or relationships are </w:t>
      </w:r>
      <w:del w:id="183" w:author="Julia Powell" w:date="2020-01-03T12:15:00Z">
        <w:r w:rsidR="00084F19" w:rsidRPr="006A64DF" w:rsidDel="009250D7">
          <w:rPr>
            <w:rFonts w:asciiTheme="minorHAnsi" w:hAnsiTheme="minorHAnsi" w:cstheme="minorHAnsi"/>
            <w:sz w:val="22"/>
            <w:szCs w:val="22"/>
          </w:rPr>
          <w:delText xml:space="preserve">to be </w:delText>
        </w:r>
      </w:del>
      <w:r w:rsidR="00084F19" w:rsidRPr="006A64DF">
        <w:rPr>
          <w:rFonts w:asciiTheme="minorHAnsi" w:hAnsiTheme="minorHAnsi" w:cstheme="minorHAnsi"/>
          <w:sz w:val="22"/>
          <w:szCs w:val="22"/>
        </w:rPr>
        <w:t>added, removed, or modified, most of the steps in the basic process will be needed</w:t>
      </w:r>
      <w:del w:id="184" w:author="Julia Powell" w:date="2020-01-03T12:16:00Z">
        <w:r w:rsidR="00084F19" w:rsidRPr="006A64DF" w:rsidDel="009250D7">
          <w:rPr>
            <w:rFonts w:asciiTheme="minorHAnsi" w:hAnsiTheme="minorHAnsi" w:cstheme="minorHAnsi"/>
            <w:sz w:val="22"/>
            <w:szCs w:val="22"/>
          </w:rPr>
          <w:delText>, often in a modified form</w:delText>
        </w:r>
      </w:del>
      <w:r w:rsidR="00084F19" w:rsidRPr="006A64DF">
        <w:rPr>
          <w:rFonts w:asciiTheme="minorHAnsi" w:hAnsiTheme="minorHAnsi" w:cstheme="minorHAnsi"/>
          <w:sz w:val="22"/>
          <w:szCs w:val="22"/>
        </w:rPr>
        <w:t xml:space="preserve">. The spatial reference system and packaging/maintenance </w:t>
      </w:r>
      <w:del w:id="185" w:author="Julia Powell" w:date="2020-01-03T12:16:00Z">
        <w:r w:rsidR="00084F19" w:rsidRPr="006A64DF" w:rsidDel="009250D7">
          <w:rPr>
            <w:rFonts w:asciiTheme="minorHAnsi" w:hAnsiTheme="minorHAnsi" w:cstheme="minorHAnsi"/>
            <w:sz w:val="22"/>
            <w:szCs w:val="22"/>
          </w:rPr>
          <w:delText>will probably not</w:delText>
        </w:r>
      </w:del>
      <w:ins w:id="186" w:author="Julia Powell" w:date="2020-01-03T12:16:00Z">
        <w:r>
          <w:rPr>
            <w:rFonts w:asciiTheme="minorHAnsi" w:hAnsiTheme="minorHAnsi" w:cstheme="minorHAnsi"/>
            <w:sz w:val="22"/>
            <w:szCs w:val="22"/>
          </w:rPr>
          <w:t>may not</w:t>
        </w:r>
      </w:ins>
      <w:r w:rsidR="00084F19" w:rsidRPr="006A64DF">
        <w:rPr>
          <w:rFonts w:asciiTheme="minorHAnsi" w:hAnsiTheme="minorHAnsi" w:cstheme="minorHAnsi"/>
          <w:sz w:val="22"/>
          <w:szCs w:val="22"/>
        </w:rPr>
        <w:t xml:space="preserve"> change in such a revision and the corresponding phases can be skipped</w:t>
      </w:r>
      <w:del w:id="187" w:author="Julia Powell" w:date="2020-01-03T12:16:00Z">
        <w:r w:rsidR="00084F19" w:rsidRPr="006A64DF" w:rsidDel="009250D7">
          <w:rPr>
            <w:rFonts w:asciiTheme="minorHAnsi" w:hAnsiTheme="minorHAnsi" w:cstheme="minorHAnsi"/>
            <w:sz w:val="22"/>
            <w:szCs w:val="22"/>
          </w:rPr>
          <w:delText xml:space="preserve"> or abbreviated</w:delText>
        </w:r>
      </w:del>
      <w:r w:rsidR="00084F19" w:rsidRPr="006A64DF">
        <w:rPr>
          <w:rFonts w:asciiTheme="minorHAnsi" w:hAnsiTheme="minorHAnsi" w:cstheme="minorHAnsi"/>
          <w:sz w:val="22"/>
          <w:szCs w:val="22"/>
        </w:rPr>
        <w:t xml:space="preserve">. </w:t>
      </w:r>
      <w:del w:id="188" w:author="Julia Powell" w:date="2020-01-03T12:16:00Z">
        <w:r w:rsidR="00084F19" w:rsidRPr="006A64DF" w:rsidDel="009250D7">
          <w:rPr>
            <w:rFonts w:asciiTheme="minorHAnsi" w:hAnsiTheme="minorHAnsi" w:cstheme="minorHAnsi"/>
            <w:sz w:val="22"/>
            <w:szCs w:val="22"/>
          </w:rPr>
          <w:delText>Activities in the Initiation phase generally will be needed</w:delText>
        </w:r>
        <w:r w:rsidR="00C820C8" w:rsidRPr="006A64DF" w:rsidDel="009250D7">
          <w:rPr>
            <w:rFonts w:asciiTheme="minorHAnsi" w:hAnsiTheme="minorHAnsi" w:cstheme="minorHAnsi"/>
            <w:sz w:val="22"/>
            <w:szCs w:val="22"/>
          </w:rPr>
          <w:delText xml:space="preserve"> with appropriate modifications</w:delText>
        </w:r>
        <w:r w:rsidR="00863D01" w:rsidDel="009250D7">
          <w:rPr>
            <w:rFonts w:asciiTheme="minorHAnsi" w:hAnsiTheme="minorHAnsi" w:cstheme="minorHAnsi"/>
            <w:sz w:val="22"/>
            <w:szCs w:val="22"/>
          </w:rPr>
          <w:delText>;</w:delText>
        </w:r>
        <w:r w:rsidR="00C820C8" w:rsidRPr="006A64DF" w:rsidDel="009250D7">
          <w:rPr>
            <w:rFonts w:asciiTheme="minorHAnsi" w:hAnsiTheme="minorHAnsi" w:cstheme="minorHAnsi"/>
            <w:sz w:val="22"/>
            <w:szCs w:val="22"/>
          </w:rPr>
          <w:delText xml:space="preserve"> </w:delText>
        </w:r>
        <w:r w:rsidR="00863D01" w:rsidDel="009250D7">
          <w:rPr>
            <w:rFonts w:asciiTheme="minorHAnsi" w:hAnsiTheme="minorHAnsi" w:cstheme="minorHAnsi"/>
            <w:sz w:val="22"/>
            <w:szCs w:val="22"/>
          </w:rPr>
          <w:delText>for example</w:delText>
        </w:r>
        <w:r w:rsidR="00C820C8" w:rsidRPr="006A64DF" w:rsidDel="009250D7">
          <w:rPr>
            <w:rFonts w:asciiTheme="minorHAnsi" w:hAnsiTheme="minorHAnsi" w:cstheme="minorHAnsi"/>
            <w:sz w:val="22"/>
            <w:szCs w:val="22"/>
          </w:rPr>
          <w:delText>, for extensions involving additional features it will be necessary to define the need and scope of the additions and obtain relevant samples of source materials.</w:delText>
        </w:r>
      </w:del>
    </w:p>
    <w:p w14:paraId="358CF20A" w14:textId="54F3DE87" w:rsidR="00A46314" w:rsidRPr="006A64DF" w:rsidRDefault="00C820C8" w:rsidP="006A64DF">
      <w:pPr>
        <w:spacing w:after="60" w:line="240" w:lineRule="auto"/>
        <w:rPr>
          <w:rFonts w:asciiTheme="minorHAnsi" w:hAnsiTheme="minorHAnsi" w:cstheme="minorHAnsi"/>
          <w:sz w:val="22"/>
          <w:szCs w:val="22"/>
        </w:rPr>
      </w:pPr>
      <w:r w:rsidRPr="006A64DF">
        <w:rPr>
          <w:rFonts w:asciiTheme="minorHAnsi" w:hAnsiTheme="minorHAnsi" w:cstheme="minorHAnsi"/>
          <w:sz w:val="22"/>
          <w:szCs w:val="22"/>
        </w:rPr>
        <w:t>If the extension consists of defining a new transfer mode, such as adding a stream</w:t>
      </w:r>
      <w:ins w:id="189" w:author="Julia Powell" w:date="2020-01-03T12:17:00Z">
        <w:r w:rsidR="009250D7">
          <w:rPr>
            <w:rFonts w:asciiTheme="minorHAnsi" w:hAnsiTheme="minorHAnsi" w:cstheme="minorHAnsi"/>
            <w:sz w:val="22"/>
            <w:szCs w:val="22"/>
          </w:rPr>
          <w:t>ing</w:t>
        </w:r>
      </w:ins>
      <w:del w:id="190" w:author="Julia Powell" w:date="2020-01-03T12:17:00Z">
        <w:r w:rsidRPr="006A64DF" w:rsidDel="009250D7">
          <w:rPr>
            <w:rFonts w:asciiTheme="minorHAnsi" w:hAnsiTheme="minorHAnsi" w:cstheme="minorHAnsi"/>
            <w:sz w:val="22"/>
            <w:szCs w:val="22"/>
          </w:rPr>
          <w:delText>ed</w:delText>
        </w:r>
      </w:del>
      <w:r w:rsidRPr="006A64DF">
        <w:rPr>
          <w:rFonts w:asciiTheme="minorHAnsi" w:hAnsiTheme="minorHAnsi" w:cstheme="minorHAnsi"/>
          <w:sz w:val="22"/>
          <w:szCs w:val="22"/>
        </w:rPr>
        <w:t xml:space="preserve"> delivery mode for data products originally intended for </w:t>
      </w:r>
      <w:del w:id="191" w:author="Julia Powell" w:date="2020-01-03T12:17:00Z">
        <w:r w:rsidRPr="006A64DF" w:rsidDel="009250D7">
          <w:rPr>
            <w:rFonts w:asciiTheme="minorHAnsi" w:hAnsiTheme="minorHAnsi" w:cstheme="minorHAnsi"/>
            <w:sz w:val="22"/>
            <w:szCs w:val="22"/>
          </w:rPr>
          <w:delText xml:space="preserve">delivery in </w:delText>
        </w:r>
      </w:del>
      <w:r w:rsidRPr="006A64DF">
        <w:rPr>
          <w:rFonts w:asciiTheme="minorHAnsi" w:hAnsiTheme="minorHAnsi" w:cstheme="minorHAnsi"/>
          <w:sz w:val="22"/>
          <w:szCs w:val="22"/>
        </w:rPr>
        <w:t>exchange set</w:t>
      </w:r>
      <w:ins w:id="192" w:author="Julia Powell" w:date="2020-01-03T12:17:00Z">
        <w:r w:rsidR="009250D7">
          <w:rPr>
            <w:rFonts w:asciiTheme="minorHAnsi" w:hAnsiTheme="minorHAnsi" w:cstheme="minorHAnsi"/>
            <w:sz w:val="22"/>
            <w:szCs w:val="22"/>
          </w:rPr>
          <w:t xml:space="preserve"> delivery</w:t>
        </w:r>
      </w:ins>
      <w:del w:id="193" w:author="Julia Powell" w:date="2020-01-03T12:17:00Z">
        <w:r w:rsidRPr="006A64DF" w:rsidDel="009250D7">
          <w:rPr>
            <w:rFonts w:asciiTheme="minorHAnsi" w:hAnsiTheme="minorHAnsi" w:cstheme="minorHAnsi"/>
            <w:sz w:val="22"/>
            <w:szCs w:val="22"/>
          </w:rPr>
          <w:delText>s</w:delText>
        </w:r>
      </w:del>
      <w:r w:rsidRPr="006A64DF">
        <w:rPr>
          <w:rFonts w:asciiTheme="minorHAnsi" w:hAnsiTheme="minorHAnsi" w:cstheme="minorHAnsi"/>
          <w:sz w:val="22"/>
          <w:szCs w:val="22"/>
        </w:rPr>
        <w:t xml:space="preserve">, it is likely that only the </w:t>
      </w:r>
      <w:r w:rsidR="00A46314" w:rsidRPr="006A64DF">
        <w:rPr>
          <w:rFonts w:asciiTheme="minorHAnsi" w:hAnsiTheme="minorHAnsi" w:cstheme="minorHAnsi"/>
          <w:sz w:val="22"/>
          <w:szCs w:val="22"/>
        </w:rPr>
        <w:t xml:space="preserve">following </w:t>
      </w:r>
      <w:r w:rsidRPr="006A64DF">
        <w:rPr>
          <w:rFonts w:asciiTheme="minorHAnsi" w:hAnsiTheme="minorHAnsi" w:cstheme="minorHAnsi"/>
          <w:sz w:val="22"/>
          <w:szCs w:val="22"/>
        </w:rPr>
        <w:t xml:space="preserve">stages </w:t>
      </w:r>
      <w:r w:rsidR="00A46314" w:rsidRPr="006A64DF">
        <w:rPr>
          <w:rFonts w:asciiTheme="minorHAnsi" w:hAnsiTheme="minorHAnsi" w:cstheme="minorHAnsi"/>
          <w:sz w:val="22"/>
          <w:szCs w:val="22"/>
        </w:rPr>
        <w:t>need be executed:</w:t>
      </w:r>
    </w:p>
    <w:p w14:paraId="36DA1A89" w14:textId="54D6FE01" w:rsidR="00A46314"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T</w:t>
      </w:r>
      <w:r w:rsidR="00C820C8" w:rsidRPr="006A64DF">
        <w:rPr>
          <w:rFonts w:asciiTheme="minorHAnsi" w:hAnsiTheme="minorHAnsi" w:cstheme="minorHAnsi"/>
          <w:sz w:val="22"/>
          <w:szCs w:val="22"/>
        </w:rPr>
        <w:t>ransfer mode</w:t>
      </w:r>
      <w:r w:rsidRPr="006A64DF">
        <w:rPr>
          <w:rFonts w:asciiTheme="minorHAnsi" w:hAnsiTheme="minorHAnsi" w:cstheme="minorHAnsi"/>
          <w:sz w:val="22"/>
          <w:szCs w:val="22"/>
        </w:rPr>
        <w:t xml:space="preserve"> – to add the streaming mode for transfer</w:t>
      </w:r>
      <w:r w:rsidR="00B71FA1" w:rsidRPr="006A64DF">
        <w:rPr>
          <w:rFonts w:asciiTheme="minorHAnsi" w:hAnsiTheme="minorHAnsi" w:cstheme="minorHAnsi"/>
          <w:sz w:val="22"/>
          <w:szCs w:val="22"/>
        </w:rPr>
        <w:t>, define specifications for servers, etc.</w:t>
      </w:r>
    </w:p>
    <w:p w14:paraId="3C0D1D2E" w14:textId="009D8EDF" w:rsidR="00A46314"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M</w:t>
      </w:r>
      <w:r w:rsidR="00C820C8" w:rsidRPr="006A64DF">
        <w:rPr>
          <w:rFonts w:asciiTheme="minorHAnsi" w:hAnsiTheme="minorHAnsi" w:cstheme="minorHAnsi"/>
          <w:sz w:val="22"/>
          <w:szCs w:val="22"/>
        </w:rPr>
        <w:t>etadata</w:t>
      </w:r>
      <w:r w:rsidRPr="006A64DF">
        <w:rPr>
          <w:rFonts w:asciiTheme="minorHAnsi" w:hAnsiTheme="minorHAnsi" w:cstheme="minorHAnsi"/>
          <w:sz w:val="22"/>
          <w:szCs w:val="22"/>
        </w:rPr>
        <w:t xml:space="preserve"> – to define which metadata elements in the </w:t>
      </w:r>
      <w:r w:rsidR="00B71FA1" w:rsidRPr="006A64DF">
        <w:rPr>
          <w:rFonts w:asciiTheme="minorHAnsi" w:hAnsiTheme="minorHAnsi" w:cstheme="minorHAnsi"/>
          <w:sz w:val="22"/>
          <w:szCs w:val="22"/>
        </w:rPr>
        <w:t>exchange set mode apply to the streaming mode, whether any new metadata elements are needed, and how metadata is delivered or made available in the new mode.</w:t>
      </w:r>
    </w:p>
    <w:p w14:paraId="0C848F14" w14:textId="5F9142B6" w:rsidR="00A46314"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D</w:t>
      </w:r>
      <w:r w:rsidR="00C820C8" w:rsidRPr="006A64DF">
        <w:rPr>
          <w:rFonts w:asciiTheme="minorHAnsi" w:hAnsiTheme="minorHAnsi" w:cstheme="minorHAnsi"/>
          <w:sz w:val="22"/>
          <w:szCs w:val="22"/>
        </w:rPr>
        <w:t>ata format</w:t>
      </w:r>
      <w:r w:rsidR="00B71FA1" w:rsidRPr="006A64DF">
        <w:rPr>
          <w:rFonts w:asciiTheme="minorHAnsi" w:hAnsiTheme="minorHAnsi" w:cstheme="minorHAnsi"/>
          <w:sz w:val="22"/>
          <w:szCs w:val="22"/>
        </w:rPr>
        <w:t xml:space="preserve"> – to consider whether the already defined data format is appropriate for streamed transfer and compatible with the intended service delivery and protocols</w:t>
      </w:r>
      <w:r w:rsidR="00C2606A" w:rsidRPr="006A64DF">
        <w:rPr>
          <w:rFonts w:asciiTheme="minorHAnsi" w:hAnsiTheme="minorHAnsi" w:cstheme="minorHAnsi"/>
          <w:sz w:val="22"/>
          <w:szCs w:val="22"/>
        </w:rPr>
        <w:t>, and specify an appropriate format if necessary.</w:t>
      </w:r>
    </w:p>
    <w:p w14:paraId="5F9D87F1" w14:textId="7564DBDB" w:rsidR="00C820C8"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P</w:t>
      </w:r>
      <w:r w:rsidR="00C820C8" w:rsidRPr="006A64DF">
        <w:rPr>
          <w:rFonts w:asciiTheme="minorHAnsi" w:hAnsiTheme="minorHAnsi" w:cstheme="minorHAnsi"/>
          <w:sz w:val="22"/>
          <w:szCs w:val="22"/>
        </w:rPr>
        <w:t>ackaging</w:t>
      </w:r>
      <w:r w:rsidRPr="006A64DF">
        <w:rPr>
          <w:rFonts w:asciiTheme="minorHAnsi" w:hAnsiTheme="minorHAnsi" w:cstheme="minorHAnsi"/>
          <w:sz w:val="22"/>
          <w:szCs w:val="22"/>
        </w:rPr>
        <w:t xml:space="preserve"> and maintenance</w:t>
      </w:r>
      <w:r w:rsidR="00B71FA1" w:rsidRPr="006A64DF">
        <w:rPr>
          <w:rFonts w:asciiTheme="minorHAnsi" w:hAnsiTheme="minorHAnsi" w:cstheme="minorHAnsi"/>
          <w:sz w:val="22"/>
          <w:szCs w:val="22"/>
        </w:rPr>
        <w:t xml:space="preserve"> – to specify the appropriate </w:t>
      </w:r>
      <w:r w:rsidR="00C2606A" w:rsidRPr="006A64DF">
        <w:rPr>
          <w:rFonts w:asciiTheme="minorHAnsi" w:hAnsiTheme="minorHAnsi" w:cstheme="minorHAnsi"/>
          <w:sz w:val="22"/>
          <w:szCs w:val="22"/>
        </w:rPr>
        <w:t xml:space="preserve">data </w:t>
      </w:r>
      <w:r w:rsidR="00B71FA1" w:rsidRPr="006A64DF">
        <w:rPr>
          <w:rFonts w:asciiTheme="minorHAnsi" w:hAnsiTheme="minorHAnsi" w:cstheme="minorHAnsi"/>
          <w:sz w:val="22"/>
          <w:szCs w:val="22"/>
        </w:rPr>
        <w:t>wrapper</w:t>
      </w:r>
      <w:r w:rsidR="00C2606A" w:rsidRPr="006A64DF">
        <w:rPr>
          <w:rFonts w:asciiTheme="minorHAnsi" w:hAnsiTheme="minorHAnsi" w:cstheme="minorHAnsi"/>
          <w:sz w:val="22"/>
          <w:szCs w:val="22"/>
        </w:rPr>
        <w:t xml:space="preserve"> formats </w:t>
      </w:r>
      <w:r w:rsidR="00B71FA1" w:rsidRPr="006A64DF">
        <w:rPr>
          <w:rFonts w:asciiTheme="minorHAnsi" w:hAnsiTheme="minorHAnsi" w:cstheme="minorHAnsi"/>
          <w:sz w:val="22"/>
          <w:szCs w:val="22"/>
        </w:rPr>
        <w:t>and service protocols</w:t>
      </w:r>
      <w:r w:rsidR="00863D01">
        <w:rPr>
          <w:rFonts w:asciiTheme="minorHAnsi" w:hAnsiTheme="minorHAnsi" w:cstheme="minorHAnsi"/>
          <w:sz w:val="22"/>
          <w:szCs w:val="22"/>
        </w:rPr>
        <w:t>;</w:t>
      </w:r>
      <w:r w:rsidR="00B71FA1" w:rsidRPr="006A64DF">
        <w:rPr>
          <w:rFonts w:asciiTheme="minorHAnsi" w:hAnsiTheme="minorHAnsi" w:cstheme="minorHAnsi"/>
          <w:sz w:val="22"/>
          <w:szCs w:val="22"/>
        </w:rPr>
        <w:t xml:space="preserve"> </w:t>
      </w:r>
      <w:r w:rsidR="00863D01">
        <w:rPr>
          <w:rFonts w:asciiTheme="minorHAnsi" w:hAnsiTheme="minorHAnsi" w:cstheme="minorHAnsi"/>
          <w:sz w:val="22"/>
          <w:szCs w:val="22"/>
        </w:rPr>
        <w:t>for example</w:t>
      </w:r>
      <w:r w:rsidR="00B71FA1" w:rsidRPr="006A64DF">
        <w:rPr>
          <w:rFonts w:asciiTheme="minorHAnsi" w:hAnsiTheme="minorHAnsi" w:cstheme="minorHAnsi"/>
          <w:sz w:val="22"/>
          <w:szCs w:val="22"/>
        </w:rPr>
        <w:t xml:space="preserve"> WFS, </w:t>
      </w:r>
      <w:r w:rsidR="00C2606A" w:rsidRPr="006A64DF">
        <w:rPr>
          <w:rFonts w:asciiTheme="minorHAnsi" w:hAnsiTheme="minorHAnsi" w:cstheme="minorHAnsi"/>
          <w:sz w:val="22"/>
          <w:szCs w:val="22"/>
        </w:rPr>
        <w:t>REST, etc. Defining new wrapper formats or protocols is permitted but should be the last resort.</w:t>
      </w:r>
    </w:p>
    <w:p w14:paraId="01596358" w14:textId="06A1EEAB" w:rsidR="00A46314" w:rsidRPr="006A64DF" w:rsidRDefault="00A46314" w:rsidP="006A64DF">
      <w:pPr>
        <w:pStyle w:val="ListParagraph"/>
        <w:numPr>
          <w:ilvl w:val="0"/>
          <w:numId w:val="120"/>
        </w:numPr>
        <w:spacing w:before="0" w:after="60" w:line="240" w:lineRule="auto"/>
        <w:rPr>
          <w:rFonts w:asciiTheme="minorHAnsi" w:hAnsiTheme="minorHAnsi" w:cstheme="minorHAnsi"/>
          <w:sz w:val="22"/>
          <w:szCs w:val="22"/>
        </w:rPr>
      </w:pPr>
      <w:r w:rsidRPr="006A64DF">
        <w:rPr>
          <w:rFonts w:asciiTheme="minorHAnsi" w:hAnsiTheme="minorHAnsi" w:cstheme="minorHAnsi"/>
          <w:sz w:val="22"/>
          <w:szCs w:val="22"/>
        </w:rPr>
        <w:t>Sample data</w:t>
      </w:r>
      <w:r w:rsidR="00C2606A" w:rsidRPr="006A64DF">
        <w:rPr>
          <w:rFonts w:asciiTheme="minorHAnsi" w:hAnsiTheme="minorHAnsi" w:cstheme="minorHAnsi"/>
          <w:sz w:val="22"/>
          <w:szCs w:val="22"/>
        </w:rPr>
        <w:t xml:space="preserve"> – preparation of sample data for testing the streaming mode.</w:t>
      </w:r>
    </w:p>
    <w:p w14:paraId="616B4E89" w14:textId="59FA26C4" w:rsidR="00A46314" w:rsidRPr="006A64DF" w:rsidRDefault="00A46314" w:rsidP="00863D01">
      <w:pPr>
        <w:pStyle w:val="ListParagraph"/>
        <w:numPr>
          <w:ilvl w:val="0"/>
          <w:numId w:val="120"/>
        </w:numPr>
        <w:spacing w:before="0" w:after="160" w:line="240" w:lineRule="auto"/>
        <w:rPr>
          <w:rFonts w:asciiTheme="minorHAnsi" w:hAnsiTheme="minorHAnsi" w:cstheme="minorHAnsi"/>
          <w:sz w:val="22"/>
          <w:szCs w:val="22"/>
        </w:rPr>
      </w:pPr>
      <w:r w:rsidRPr="006A64DF">
        <w:rPr>
          <w:rFonts w:asciiTheme="minorHAnsi" w:hAnsiTheme="minorHAnsi" w:cstheme="minorHAnsi"/>
          <w:sz w:val="22"/>
          <w:szCs w:val="22"/>
        </w:rPr>
        <w:t>Testing and feedback</w:t>
      </w:r>
      <w:r w:rsidR="00C2606A" w:rsidRPr="006A64DF">
        <w:rPr>
          <w:rFonts w:asciiTheme="minorHAnsi" w:hAnsiTheme="minorHAnsi" w:cstheme="minorHAnsi"/>
          <w:sz w:val="22"/>
          <w:szCs w:val="22"/>
        </w:rPr>
        <w:t xml:space="preserve"> – this should include a prototype or simulated streamed data transfer environment.</w:t>
      </w:r>
    </w:p>
    <w:p w14:paraId="2379F32A" w14:textId="77119F1D" w:rsidR="00863D01" w:rsidRPr="00FA0C91" w:rsidRDefault="00863D01" w:rsidP="00BB45C0">
      <w:pPr>
        <w:pStyle w:val="Heading1"/>
        <w:numPr>
          <w:ilvl w:val="0"/>
          <w:numId w:val="25"/>
        </w:numPr>
        <w:tabs>
          <w:tab w:val="clear" w:pos="400"/>
          <w:tab w:val="clear" w:pos="560"/>
          <w:tab w:val="left" w:pos="426"/>
        </w:tabs>
        <w:spacing w:line="240" w:lineRule="auto"/>
        <w:ind w:left="431" w:hanging="431"/>
      </w:pPr>
      <w:bookmarkStart w:id="194" w:name="_Toc3469120"/>
      <w:r>
        <w:t>Initiation</w:t>
      </w:r>
      <w:bookmarkEnd w:id="194"/>
    </w:p>
    <w:p w14:paraId="58A314F6" w14:textId="2E74928B" w:rsidR="001B15D2" w:rsidRPr="00404CAF" w:rsidRDefault="001B15D2" w:rsidP="00404CAF">
      <w:pPr>
        <w:spacing w:after="60" w:line="240" w:lineRule="auto"/>
        <w:rPr>
          <w:rFonts w:asciiTheme="minorHAnsi" w:hAnsiTheme="minorHAnsi" w:cstheme="minorHAnsi"/>
          <w:sz w:val="22"/>
          <w:szCs w:val="22"/>
        </w:rPr>
      </w:pPr>
      <w:r w:rsidRPr="00404CAF">
        <w:rPr>
          <w:rFonts w:asciiTheme="minorHAnsi" w:hAnsiTheme="minorHAnsi" w:cstheme="minorHAnsi"/>
          <w:sz w:val="22"/>
          <w:szCs w:val="22"/>
        </w:rPr>
        <w:t>The initiation phase</w:t>
      </w:r>
      <w:r w:rsidR="0070213F" w:rsidRPr="00404CAF">
        <w:rPr>
          <w:rFonts w:asciiTheme="minorHAnsi" w:hAnsiTheme="minorHAnsi" w:cstheme="minorHAnsi"/>
          <w:sz w:val="22"/>
          <w:szCs w:val="22"/>
        </w:rPr>
        <w:t xml:space="preserve"> consists of the following activities.</w:t>
      </w:r>
      <w:r w:rsidR="00BF1FA7" w:rsidRPr="00404CAF">
        <w:rPr>
          <w:rFonts w:asciiTheme="minorHAnsi" w:hAnsiTheme="minorHAnsi" w:cstheme="minorHAnsi"/>
          <w:sz w:val="22"/>
          <w:szCs w:val="22"/>
        </w:rPr>
        <w:t xml:space="preserve"> Except for the first (identifying the need) most of the other activities can be</w:t>
      </w:r>
      <w:del w:id="195" w:author="Julia Powell" w:date="2020-01-03T12:18:00Z">
        <w:r w:rsidR="00BF1FA7" w:rsidRPr="00404CAF" w:rsidDel="003D0D88">
          <w:rPr>
            <w:rFonts w:asciiTheme="minorHAnsi" w:hAnsiTheme="minorHAnsi" w:cstheme="minorHAnsi"/>
            <w:sz w:val="22"/>
            <w:szCs w:val="22"/>
          </w:rPr>
          <w:delText xml:space="preserve"> carried on</w:delText>
        </w:r>
      </w:del>
      <w:ins w:id="196" w:author="Julia Powell" w:date="2020-01-03T12:18:00Z">
        <w:r w:rsidR="003D0D88">
          <w:rPr>
            <w:rFonts w:asciiTheme="minorHAnsi" w:hAnsiTheme="minorHAnsi" w:cstheme="minorHAnsi"/>
            <w:sz w:val="22"/>
            <w:szCs w:val="22"/>
          </w:rPr>
          <w:t xml:space="preserve"> done</w:t>
        </w:r>
      </w:ins>
      <w:r w:rsidR="00BF1FA7" w:rsidRPr="00404CAF">
        <w:rPr>
          <w:rFonts w:asciiTheme="minorHAnsi" w:hAnsiTheme="minorHAnsi" w:cstheme="minorHAnsi"/>
          <w:sz w:val="22"/>
          <w:szCs w:val="22"/>
        </w:rPr>
        <w:t xml:space="preserve"> in parallel</w:t>
      </w:r>
      <w:ins w:id="197" w:author="Julia Powell" w:date="2020-01-03T12:18:00Z">
        <w:del w:id="198" w:author="Raphael Malyankar" w:date="2020-01-21T03:57:00Z">
          <w:r w:rsidR="003D0D88" w:rsidDel="006D7F0D">
            <w:rPr>
              <w:rFonts w:asciiTheme="minorHAnsi" w:hAnsiTheme="minorHAnsi" w:cstheme="minorHAnsi"/>
              <w:sz w:val="22"/>
              <w:szCs w:val="22"/>
            </w:rPr>
            <w:delText>.</w:delText>
          </w:r>
        </w:del>
      </w:ins>
      <w:del w:id="199" w:author="Julia Powell" w:date="2020-01-03T12:18:00Z">
        <w:r w:rsidR="00404CAF" w:rsidDel="003D0D88">
          <w:rPr>
            <w:rFonts w:asciiTheme="minorHAnsi" w:hAnsiTheme="minorHAnsi" w:cstheme="minorHAnsi"/>
            <w:sz w:val="22"/>
            <w:szCs w:val="22"/>
          </w:rPr>
          <w:delText>;</w:delText>
        </w:r>
        <w:r w:rsidR="00BF1FA7" w:rsidRPr="00404CAF" w:rsidDel="003D0D88">
          <w:rPr>
            <w:rFonts w:asciiTheme="minorHAnsi" w:hAnsiTheme="minorHAnsi" w:cstheme="minorHAnsi"/>
            <w:sz w:val="22"/>
            <w:szCs w:val="22"/>
          </w:rPr>
          <w:delText xml:space="preserve"> </w:delText>
        </w:r>
        <w:r w:rsidR="00404CAF" w:rsidDel="003D0D88">
          <w:rPr>
            <w:rFonts w:asciiTheme="minorHAnsi" w:hAnsiTheme="minorHAnsi" w:cstheme="minorHAnsi"/>
            <w:sz w:val="22"/>
            <w:szCs w:val="22"/>
          </w:rPr>
          <w:delText>for example</w:delText>
        </w:r>
        <w:r w:rsidR="00BF1FA7" w:rsidRPr="00404CAF" w:rsidDel="003D0D88">
          <w:rPr>
            <w:rFonts w:asciiTheme="minorHAnsi" w:hAnsiTheme="minorHAnsi" w:cstheme="minorHAnsi"/>
            <w:sz w:val="22"/>
            <w:szCs w:val="22"/>
          </w:rPr>
          <w:delText xml:space="preserve">, recruitment of a </w:delText>
        </w:r>
        <w:r w:rsidR="00404CAF" w:rsidDel="003D0D88">
          <w:rPr>
            <w:rFonts w:asciiTheme="minorHAnsi" w:hAnsiTheme="minorHAnsi" w:cstheme="minorHAnsi"/>
            <w:sz w:val="22"/>
            <w:szCs w:val="22"/>
          </w:rPr>
          <w:delText>P</w:delText>
        </w:r>
        <w:r w:rsidR="00404CAF" w:rsidRPr="00404CAF" w:rsidDel="003D0D88">
          <w:rPr>
            <w:rFonts w:asciiTheme="minorHAnsi" w:hAnsiTheme="minorHAnsi" w:cstheme="minorHAnsi"/>
            <w:sz w:val="22"/>
            <w:szCs w:val="22"/>
          </w:rPr>
          <w:delText xml:space="preserve">roject </w:delText>
        </w:r>
        <w:r w:rsidR="00404CAF" w:rsidDel="003D0D88">
          <w:rPr>
            <w:rFonts w:asciiTheme="minorHAnsi" w:hAnsiTheme="minorHAnsi" w:cstheme="minorHAnsi"/>
            <w:sz w:val="22"/>
            <w:szCs w:val="22"/>
          </w:rPr>
          <w:delText>T</w:delText>
        </w:r>
        <w:r w:rsidR="00404CAF" w:rsidRPr="00404CAF" w:rsidDel="003D0D88">
          <w:rPr>
            <w:rFonts w:asciiTheme="minorHAnsi" w:hAnsiTheme="minorHAnsi" w:cstheme="minorHAnsi"/>
            <w:sz w:val="22"/>
            <w:szCs w:val="22"/>
          </w:rPr>
          <w:delText xml:space="preserve">eam </w:delText>
        </w:r>
        <w:r w:rsidR="00BF1FA7" w:rsidRPr="00404CAF" w:rsidDel="003D0D88">
          <w:rPr>
            <w:rFonts w:asciiTheme="minorHAnsi" w:hAnsiTheme="minorHAnsi" w:cstheme="minorHAnsi"/>
            <w:sz w:val="22"/>
            <w:szCs w:val="22"/>
          </w:rPr>
          <w:delText>should be an ongoing task commencing at the latest after determination if an existing specification can be extended</w:delText>
        </w:r>
      </w:del>
      <w:r w:rsidR="00BF1FA7" w:rsidRPr="00404CAF">
        <w:rPr>
          <w:rFonts w:asciiTheme="minorHAnsi" w:hAnsiTheme="minorHAnsi" w:cstheme="minorHAnsi"/>
          <w:sz w:val="22"/>
          <w:szCs w:val="22"/>
        </w:rPr>
        <w:t>.</w:t>
      </w:r>
    </w:p>
    <w:p w14:paraId="18482406" w14:textId="5CC909EE" w:rsidR="0070213F" w:rsidRPr="00404CAF" w:rsidRDefault="0070213F" w:rsidP="00404CAF">
      <w:pPr>
        <w:pStyle w:val="ListParagraph"/>
        <w:numPr>
          <w:ilvl w:val="0"/>
          <w:numId w:val="34"/>
        </w:numPr>
        <w:spacing w:before="0" w:after="60" w:line="240" w:lineRule="auto"/>
        <w:rPr>
          <w:rFonts w:asciiTheme="minorHAnsi" w:hAnsiTheme="minorHAnsi" w:cstheme="minorHAnsi"/>
          <w:sz w:val="22"/>
          <w:szCs w:val="22"/>
        </w:rPr>
      </w:pPr>
      <w:r w:rsidRPr="00404CAF">
        <w:rPr>
          <w:rFonts w:asciiTheme="minorHAnsi" w:hAnsiTheme="minorHAnsi" w:cstheme="minorHAnsi"/>
          <w:sz w:val="22"/>
          <w:szCs w:val="22"/>
        </w:rPr>
        <w:t xml:space="preserve">Identify a need </w:t>
      </w:r>
      <w:del w:id="200" w:author="Julia Powell" w:date="2020-01-03T12:31:00Z">
        <w:r w:rsidRPr="00404CAF" w:rsidDel="0031644E">
          <w:rPr>
            <w:rFonts w:asciiTheme="minorHAnsi" w:hAnsiTheme="minorHAnsi" w:cstheme="minorHAnsi"/>
            <w:sz w:val="22"/>
            <w:szCs w:val="22"/>
          </w:rPr>
          <w:delText>that can be filled by a data product</w:delText>
        </w:r>
      </w:del>
      <w:ins w:id="201" w:author="Julia Powell" w:date="2020-01-03T12:31:00Z">
        <w:r w:rsidR="0031644E">
          <w:rPr>
            <w:rFonts w:asciiTheme="minorHAnsi" w:hAnsiTheme="minorHAnsi" w:cstheme="minorHAnsi"/>
            <w:sz w:val="22"/>
            <w:szCs w:val="22"/>
          </w:rPr>
          <w:t>that a data product will fill</w:t>
        </w:r>
      </w:ins>
      <w:r w:rsidRPr="00404CAF">
        <w:rPr>
          <w:rFonts w:asciiTheme="minorHAnsi" w:hAnsiTheme="minorHAnsi" w:cstheme="minorHAnsi"/>
          <w:sz w:val="22"/>
          <w:szCs w:val="22"/>
        </w:rPr>
        <w:t xml:space="preserve"> – this w</w:t>
      </w:r>
      <w:r w:rsidR="00DF0B5E" w:rsidRPr="00404CAF">
        <w:rPr>
          <w:rFonts w:asciiTheme="minorHAnsi" w:hAnsiTheme="minorHAnsi" w:cstheme="minorHAnsi"/>
          <w:sz w:val="22"/>
          <w:szCs w:val="22"/>
        </w:rPr>
        <w:t>ill normally be the result of external circumstances such as definition of a service portfolio, application-driven demand for new kinds of information, new legal requirements for shipping, IMO decisions, etc.</w:t>
      </w:r>
    </w:p>
    <w:p w14:paraId="262D0AB8" w14:textId="4E1F9C49" w:rsidR="000452DD" w:rsidRPr="00404CAF" w:rsidRDefault="000452DD" w:rsidP="00404CAF">
      <w:pPr>
        <w:pStyle w:val="ListParagraph"/>
        <w:numPr>
          <w:ilvl w:val="0"/>
          <w:numId w:val="34"/>
        </w:numPr>
        <w:spacing w:before="0" w:after="60" w:line="240" w:lineRule="auto"/>
        <w:rPr>
          <w:rFonts w:asciiTheme="minorHAnsi" w:hAnsiTheme="minorHAnsi" w:cstheme="minorHAnsi"/>
          <w:sz w:val="22"/>
          <w:szCs w:val="22"/>
        </w:rPr>
      </w:pPr>
      <w:r w:rsidRPr="00404CAF">
        <w:rPr>
          <w:rFonts w:asciiTheme="minorHAnsi" w:hAnsiTheme="minorHAnsi" w:cstheme="minorHAnsi"/>
          <w:sz w:val="22"/>
          <w:szCs w:val="22"/>
        </w:rPr>
        <w:t>Define</w:t>
      </w:r>
      <w:r w:rsidR="00A45823" w:rsidRPr="00404CAF">
        <w:rPr>
          <w:rFonts w:asciiTheme="minorHAnsi" w:hAnsiTheme="minorHAnsi" w:cstheme="minorHAnsi"/>
          <w:sz w:val="22"/>
          <w:szCs w:val="22"/>
        </w:rPr>
        <w:t xml:space="preserve"> the</w:t>
      </w:r>
      <w:r w:rsidRPr="00404CAF">
        <w:rPr>
          <w:rFonts w:asciiTheme="minorHAnsi" w:hAnsiTheme="minorHAnsi" w:cstheme="minorHAnsi"/>
          <w:sz w:val="22"/>
          <w:szCs w:val="22"/>
        </w:rPr>
        <w:t xml:space="preserve"> scope</w:t>
      </w:r>
      <w:r w:rsidR="006967A5" w:rsidRPr="00404CAF">
        <w:rPr>
          <w:rFonts w:asciiTheme="minorHAnsi" w:hAnsiTheme="minorHAnsi" w:cstheme="minorHAnsi"/>
          <w:sz w:val="22"/>
          <w:szCs w:val="22"/>
        </w:rPr>
        <w:t xml:space="preserve"> of </w:t>
      </w:r>
      <w:r w:rsidR="00404CAF">
        <w:rPr>
          <w:rFonts w:asciiTheme="minorHAnsi" w:hAnsiTheme="minorHAnsi" w:cstheme="minorHAnsi"/>
          <w:sz w:val="22"/>
          <w:szCs w:val="22"/>
        </w:rPr>
        <w:t>the</w:t>
      </w:r>
      <w:r w:rsidR="00404CAF" w:rsidRPr="00404CAF">
        <w:rPr>
          <w:rFonts w:asciiTheme="minorHAnsi" w:hAnsiTheme="minorHAnsi" w:cstheme="minorHAnsi"/>
          <w:sz w:val="22"/>
          <w:szCs w:val="22"/>
        </w:rPr>
        <w:t xml:space="preserve"> </w:t>
      </w:r>
      <w:r w:rsidR="006967A5" w:rsidRPr="00404CAF">
        <w:rPr>
          <w:rFonts w:asciiTheme="minorHAnsi" w:hAnsiTheme="minorHAnsi" w:cstheme="minorHAnsi"/>
          <w:sz w:val="22"/>
          <w:szCs w:val="22"/>
        </w:rPr>
        <w:t>product</w:t>
      </w:r>
      <w:r w:rsidR="00A45823" w:rsidRPr="00404CAF">
        <w:rPr>
          <w:rFonts w:asciiTheme="minorHAnsi" w:hAnsiTheme="minorHAnsi" w:cstheme="minorHAnsi"/>
          <w:sz w:val="22"/>
          <w:szCs w:val="22"/>
        </w:rPr>
        <w:t xml:space="preserve"> – the subject area, the kind of information it is expected to contain</w:t>
      </w:r>
      <w:r w:rsidR="00404CAF">
        <w:rPr>
          <w:rFonts w:asciiTheme="minorHAnsi" w:hAnsiTheme="minorHAnsi" w:cstheme="minorHAnsi"/>
          <w:sz w:val="22"/>
          <w:szCs w:val="22"/>
        </w:rPr>
        <w:t>;</w:t>
      </w:r>
      <w:r w:rsidR="00A45823" w:rsidRPr="00404CAF">
        <w:rPr>
          <w:rFonts w:asciiTheme="minorHAnsi" w:hAnsiTheme="minorHAnsi" w:cstheme="minorHAnsi"/>
          <w:sz w:val="22"/>
          <w:szCs w:val="22"/>
        </w:rPr>
        <w:t xml:space="preserve"> and equally important, what information it will not contain.</w:t>
      </w:r>
    </w:p>
    <w:p w14:paraId="2AFF7095" w14:textId="5834897C" w:rsidR="0017601B" w:rsidRPr="00404CAF" w:rsidRDefault="00A45823" w:rsidP="00404CAF">
      <w:pPr>
        <w:pStyle w:val="ListParagraph"/>
        <w:numPr>
          <w:ilvl w:val="0"/>
          <w:numId w:val="34"/>
        </w:numPr>
        <w:spacing w:before="0" w:after="60" w:line="240" w:lineRule="auto"/>
        <w:rPr>
          <w:rFonts w:asciiTheme="minorHAnsi" w:hAnsiTheme="minorHAnsi" w:cstheme="minorHAnsi"/>
          <w:sz w:val="22"/>
          <w:szCs w:val="22"/>
        </w:rPr>
      </w:pPr>
      <w:r w:rsidRPr="00404CAF">
        <w:rPr>
          <w:rFonts w:asciiTheme="minorHAnsi" w:hAnsiTheme="minorHAnsi" w:cstheme="minorHAnsi"/>
          <w:sz w:val="22"/>
          <w:szCs w:val="22"/>
        </w:rPr>
        <w:t xml:space="preserve">Determine if </w:t>
      </w:r>
      <w:r w:rsidR="000452DD" w:rsidRPr="00404CAF">
        <w:rPr>
          <w:rFonts w:asciiTheme="minorHAnsi" w:hAnsiTheme="minorHAnsi" w:cstheme="minorHAnsi"/>
          <w:sz w:val="22"/>
          <w:szCs w:val="22"/>
        </w:rPr>
        <w:t xml:space="preserve">existing </w:t>
      </w:r>
      <w:r w:rsidR="00C62E69">
        <w:rPr>
          <w:rFonts w:asciiTheme="minorHAnsi" w:hAnsiTheme="minorHAnsi" w:cstheme="minorHAnsi"/>
          <w:sz w:val="22"/>
          <w:szCs w:val="22"/>
        </w:rPr>
        <w:t>P</w:t>
      </w:r>
      <w:r w:rsidR="000452DD" w:rsidRPr="00404CA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0452DD" w:rsidRPr="00404CAF">
        <w:rPr>
          <w:rFonts w:asciiTheme="minorHAnsi" w:hAnsiTheme="minorHAnsi" w:cstheme="minorHAnsi"/>
          <w:sz w:val="22"/>
          <w:szCs w:val="22"/>
        </w:rPr>
        <w:t>pecifications</w:t>
      </w:r>
      <w:r w:rsidRPr="00404CAF">
        <w:rPr>
          <w:rFonts w:asciiTheme="minorHAnsi" w:hAnsiTheme="minorHAnsi" w:cstheme="minorHAnsi"/>
          <w:sz w:val="22"/>
          <w:szCs w:val="22"/>
        </w:rPr>
        <w:t xml:space="preserve"> can</w:t>
      </w:r>
      <w:r w:rsidR="000452DD" w:rsidRPr="00404CAF">
        <w:rPr>
          <w:rFonts w:asciiTheme="minorHAnsi" w:hAnsiTheme="minorHAnsi" w:cstheme="minorHAnsi"/>
          <w:sz w:val="22"/>
          <w:szCs w:val="22"/>
        </w:rPr>
        <w:t xml:space="preserve"> be extended</w:t>
      </w:r>
      <w:r w:rsidRPr="00404CAF">
        <w:rPr>
          <w:rFonts w:asciiTheme="minorHAnsi" w:hAnsiTheme="minorHAnsi" w:cstheme="minorHAnsi"/>
          <w:sz w:val="22"/>
          <w:szCs w:val="22"/>
        </w:rPr>
        <w:t xml:space="preserve">. If so, such an extension will probably consume less time and effort than developing a new </w:t>
      </w:r>
      <w:r w:rsidR="00404CAF">
        <w:rPr>
          <w:rFonts w:asciiTheme="minorHAnsi" w:hAnsiTheme="minorHAnsi" w:cstheme="minorHAnsi"/>
          <w:sz w:val="22"/>
          <w:szCs w:val="22"/>
        </w:rPr>
        <w:t>P</w:t>
      </w:r>
      <w:r w:rsidR="00404CAF" w:rsidRPr="00404CAF">
        <w:rPr>
          <w:rFonts w:asciiTheme="minorHAnsi" w:hAnsiTheme="minorHAnsi" w:cstheme="minorHAnsi"/>
          <w:sz w:val="22"/>
          <w:szCs w:val="22"/>
        </w:rPr>
        <w:t xml:space="preserve">roduct </w:t>
      </w:r>
      <w:r w:rsidR="00404CAF">
        <w:rPr>
          <w:rFonts w:asciiTheme="minorHAnsi" w:hAnsiTheme="minorHAnsi" w:cstheme="minorHAnsi"/>
          <w:sz w:val="22"/>
          <w:szCs w:val="22"/>
        </w:rPr>
        <w:t>S</w:t>
      </w:r>
      <w:r w:rsidR="00404CAF" w:rsidRPr="00404CAF">
        <w:rPr>
          <w:rFonts w:asciiTheme="minorHAnsi" w:hAnsiTheme="minorHAnsi" w:cstheme="minorHAnsi"/>
          <w:sz w:val="22"/>
          <w:szCs w:val="22"/>
        </w:rPr>
        <w:t>pecification</w:t>
      </w:r>
      <w:r w:rsidRPr="00404CAF">
        <w:rPr>
          <w:rFonts w:asciiTheme="minorHAnsi" w:hAnsiTheme="minorHAnsi" w:cstheme="minorHAnsi"/>
          <w:sz w:val="22"/>
          <w:szCs w:val="22"/>
        </w:rPr>
        <w:t xml:space="preserve">. </w:t>
      </w:r>
    </w:p>
    <w:p w14:paraId="39F87146" w14:textId="711B7081" w:rsidR="006967A5" w:rsidRPr="00404CAF" w:rsidRDefault="006967A5" w:rsidP="00404CAF">
      <w:pPr>
        <w:pStyle w:val="ListParagraph"/>
        <w:numPr>
          <w:ilvl w:val="0"/>
          <w:numId w:val="34"/>
        </w:numPr>
        <w:spacing w:before="0" w:after="60" w:line="240" w:lineRule="auto"/>
        <w:rPr>
          <w:rFonts w:asciiTheme="minorHAnsi" w:hAnsiTheme="minorHAnsi" w:cstheme="minorHAnsi"/>
          <w:sz w:val="22"/>
          <w:szCs w:val="22"/>
        </w:rPr>
      </w:pPr>
      <w:r w:rsidRPr="00404CAF">
        <w:rPr>
          <w:rFonts w:asciiTheme="minorHAnsi" w:hAnsiTheme="minorHAnsi" w:cstheme="minorHAnsi"/>
          <w:sz w:val="22"/>
          <w:szCs w:val="22"/>
        </w:rPr>
        <w:t>Determine sub-areas within the product</w:t>
      </w:r>
      <w:r w:rsidR="00404CAF">
        <w:rPr>
          <w:rFonts w:asciiTheme="minorHAnsi" w:hAnsiTheme="minorHAnsi" w:cstheme="minorHAnsi"/>
          <w:sz w:val="22"/>
          <w:szCs w:val="22"/>
        </w:rPr>
        <w:t>; that is</w:t>
      </w:r>
      <w:r w:rsidRPr="00404CAF">
        <w:rPr>
          <w:rFonts w:asciiTheme="minorHAnsi" w:hAnsiTheme="minorHAnsi" w:cstheme="minorHAnsi"/>
          <w:sz w:val="22"/>
          <w:szCs w:val="22"/>
        </w:rPr>
        <w:t xml:space="preserve">, the scopes within the </w:t>
      </w:r>
      <w:r w:rsidR="002938E0">
        <w:rPr>
          <w:rFonts w:asciiTheme="minorHAnsi" w:hAnsiTheme="minorHAnsi" w:cstheme="minorHAnsi"/>
          <w:sz w:val="22"/>
          <w:szCs w:val="22"/>
        </w:rPr>
        <w:t>P</w:t>
      </w:r>
      <w:r w:rsidR="002938E0" w:rsidRPr="00404CAF">
        <w:rPr>
          <w:rFonts w:asciiTheme="minorHAnsi" w:hAnsiTheme="minorHAnsi" w:cstheme="minorHAnsi"/>
          <w:sz w:val="22"/>
          <w:szCs w:val="22"/>
        </w:rPr>
        <w:t xml:space="preserve">roduct </w:t>
      </w:r>
      <w:r w:rsidR="002938E0">
        <w:rPr>
          <w:rFonts w:asciiTheme="minorHAnsi" w:hAnsiTheme="minorHAnsi" w:cstheme="minorHAnsi"/>
          <w:sz w:val="22"/>
          <w:szCs w:val="22"/>
        </w:rPr>
        <w:t>S</w:t>
      </w:r>
      <w:r w:rsidR="002938E0" w:rsidRPr="00404CAF">
        <w:rPr>
          <w:rFonts w:asciiTheme="minorHAnsi" w:hAnsiTheme="minorHAnsi" w:cstheme="minorHAnsi"/>
          <w:sz w:val="22"/>
          <w:szCs w:val="22"/>
        </w:rPr>
        <w:t>pecification</w:t>
      </w:r>
      <w:r w:rsidRPr="00404CAF">
        <w:rPr>
          <w:rFonts w:asciiTheme="minorHAnsi" w:hAnsiTheme="minorHAnsi" w:cstheme="minorHAnsi"/>
          <w:sz w:val="22"/>
          <w:szCs w:val="22"/>
        </w:rPr>
        <w:t xml:space="preserve">, or a new scope for an existing </w:t>
      </w:r>
      <w:r w:rsidR="002938E0">
        <w:rPr>
          <w:rFonts w:asciiTheme="minorHAnsi" w:hAnsiTheme="minorHAnsi" w:cstheme="minorHAnsi"/>
          <w:sz w:val="22"/>
          <w:szCs w:val="22"/>
        </w:rPr>
        <w:t>P</w:t>
      </w:r>
      <w:r w:rsidR="002938E0" w:rsidRPr="00404CAF">
        <w:rPr>
          <w:rFonts w:asciiTheme="minorHAnsi" w:hAnsiTheme="minorHAnsi" w:cstheme="minorHAnsi"/>
          <w:sz w:val="22"/>
          <w:szCs w:val="22"/>
        </w:rPr>
        <w:t xml:space="preserve">roduct </w:t>
      </w:r>
      <w:r w:rsidR="002938E0">
        <w:rPr>
          <w:rFonts w:asciiTheme="minorHAnsi" w:hAnsiTheme="minorHAnsi" w:cstheme="minorHAnsi"/>
          <w:sz w:val="22"/>
          <w:szCs w:val="22"/>
        </w:rPr>
        <w:t>S</w:t>
      </w:r>
      <w:r w:rsidR="002938E0" w:rsidRPr="00404CAF">
        <w:rPr>
          <w:rFonts w:asciiTheme="minorHAnsi" w:hAnsiTheme="minorHAnsi" w:cstheme="minorHAnsi"/>
          <w:sz w:val="22"/>
          <w:szCs w:val="22"/>
        </w:rPr>
        <w:t>pecification</w:t>
      </w:r>
      <w:r w:rsidR="002938E0">
        <w:rPr>
          <w:rFonts w:asciiTheme="minorHAnsi" w:hAnsiTheme="minorHAnsi" w:cstheme="minorHAnsi"/>
          <w:sz w:val="22"/>
          <w:szCs w:val="22"/>
        </w:rPr>
        <w:t>.</w:t>
      </w:r>
    </w:p>
    <w:p w14:paraId="6EDA3E03" w14:textId="220C91A5" w:rsidR="00D93CA8" w:rsidRPr="00BB45C0" w:rsidRDefault="00D93CA8" w:rsidP="00404CAF">
      <w:pPr>
        <w:pStyle w:val="ListParagraph"/>
        <w:numPr>
          <w:ilvl w:val="0"/>
          <w:numId w:val="34"/>
        </w:numPr>
        <w:spacing w:before="0" w:after="60" w:line="240" w:lineRule="auto"/>
        <w:rPr>
          <w:rFonts w:asciiTheme="minorHAnsi" w:hAnsiTheme="minorHAnsi" w:cstheme="minorHAnsi"/>
          <w:sz w:val="22"/>
          <w:szCs w:val="22"/>
          <w:lang w:val="fr-FR"/>
        </w:rPr>
      </w:pPr>
      <w:r w:rsidRPr="00BB45C0">
        <w:rPr>
          <w:rFonts w:asciiTheme="minorHAnsi" w:hAnsiTheme="minorHAnsi" w:cstheme="minorHAnsi"/>
          <w:sz w:val="22"/>
          <w:szCs w:val="22"/>
          <w:lang w:val="fr-FR"/>
        </w:rPr>
        <w:t>Define constraints – domain, application, platform, etc</w:t>
      </w:r>
      <w:r w:rsidR="00593344" w:rsidRPr="00BB45C0">
        <w:rPr>
          <w:rFonts w:asciiTheme="minorHAnsi" w:hAnsiTheme="minorHAnsi" w:cstheme="minorHAnsi"/>
          <w:sz w:val="22"/>
          <w:szCs w:val="22"/>
          <w:lang w:val="fr-FR"/>
        </w:rPr>
        <w:t>.</w:t>
      </w:r>
    </w:p>
    <w:p w14:paraId="573C23DB" w14:textId="3FCABEA6" w:rsidR="00593344" w:rsidRPr="002938E0" w:rsidRDefault="00593344"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Collect samples of source information</w:t>
      </w:r>
      <w:r w:rsidR="00A45823" w:rsidRPr="002938E0">
        <w:rPr>
          <w:rFonts w:asciiTheme="minorHAnsi" w:hAnsiTheme="minorHAnsi" w:cstheme="minorHAnsi"/>
          <w:sz w:val="22"/>
          <w:szCs w:val="22"/>
        </w:rPr>
        <w:t>. These generally include existing databases, official, unofficial, government, and commercial publications – especially those in wide use</w:t>
      </w:r>
      <w:r w:rsidR="001B15D2" w:rsidRPr="002938E0">
        <w:rPr>
          <w:rFonts w:asciiTheme="minorHAnsi" w:hAnsiTheme="minorHAnsi" w:cstheme="minorHAnsi"/>
          <w:sz w:val="22"/>
          <w:szCs w:val="22"/>
        </w:rPr>
        <w:t>.</w:t>
      </w:r>
      <w:r w:rsidR="00A45823" w:rsidRPr="002938E0">
        <w:rPr>
          <w:rFonts w:asciiTheme="minorHAnsi" w:hAnsiTheme="minorHAnsi" w:cstheme="minorHAnsi"/>
          <w:sz w:val="22"/>
          <w:szCs w:val="22"/>
        </w:rPr>
        <w:t xml:space="preserve"> </w:t>
      </w:r>
    </w:p>
    <w:p w14:paraId="38AB0509" w14:textId="6E1E9CB2" w:rsidR="00133F50" w:rsidRPr="002938E0" w:rsidRDefault="00133F50"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Define application use cases</w:t>
      </w:r>
      <w:r w:rsidR="002938E0">
        <w:rPr>
          <w:rFonts w:asciiTheme="minorHAnsi" w:hAnsiTheme="minorHAnsi" w:cstheme="minorHAnsi"/>
          <w:sz w:val="22"/>
          <w:szCs w:val="22"/>
        </w:rPr>
        <w:t>.</w:t>
      </w:r>
    </w:p>
    <w:p w14:paraId="4838B916" w14:textId="276E5619" w:rsidR="00133F50" w:rsidRPr="002938E0" w:rsidRDefault="00133F50"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Outline application functionality enabled by the data product</w:t>
      </w:r>
      <w:r w:rsidR="002938E0">
        <w:rPr>
          <w:rFonts w:asciiTheme="minorHAnsi" w:hAnsiTheme="minorHAnsi" w:cstheme="minorHAnsi"/>
          <w:sz w:val="22"/>
          <w:szCs w:val="22"/>
        </w:rPr>
        <w:t>.</w:t>
      </w:r>
    </w:p>
    <w:p w14:paraId="756E912B" w14:textId="44B7ED50" w:rsidR="00D93CA8" w:rsidRPr="002938E0" w:rsidRDefault="00133F50"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Define delivery modes (transfer set, messages, web services, etc).</w:t>
      </w:r>
    </w:p>
    <w:p w14:paraId="6FE40E54" w14:textId="1A927E8B" w:rsidR="001B15D2" w:rsidRPr="002938E0" w:rsidRDefault="001B15D2" w:rsidP="00404CAF">
      <w:pPr>
        <w:pStyle w:val="ListParagraph"/>
        <w:numPr>
          <w:ilvl w:val="0"/>
          <w:numId w:val="34"/>
        </w:numPr>
        <w:spacing w:before="0" w:after="60" w:line="240" w:lineRule="auto"/>
        <w:rPr>
          <w:rFonts w:asciiTheme="minorHAnsi" w:hAnsiTheme="minorHAnsi" w:cstheme="minorHAnsi"/>
          <w:sz w:val="22"/>
          <w:szCs w:val="22"/>
        </w:rPr>
      </w:pPr>
      <w:r w:rsidRPr="002938E0">
        <w:rPr>
          <w:rFonts w:asciiTheme="minorHAnsi" w:hAnsiTheme="minorHAnsi" w:cstheme="minorHAnsi"/>
          <w:sz w:val="22"/>
          <w:szCs w:val="22"/>
        </w:rPr>
        <w:t>Obtain approval from the appropriate sponsoring organization.</w:t>
      </w:r>
    </w:p>
    <w:p w14:paraId="078A26A9" w14:textId="51455344" w:rsidR="00593637" w:rsidRDefault="001B15D2" w:rsidP="00404CAF">
      <w:pPr>
        <w:pStyle w:val="ListParagraph"/>
        <w:numPr>
          <w:ilvl w:val="0"/>
          <w:numId w:val="34"/>
        </w:numPr>
        <w:spacing w:before="0" w:after="160" w:line="240" w:lineRule="auto"/>
        <w:rPr>
          <w:ins w:id="202" w:author="Julia Powell" w:date="2020-01-03T12:38:00Z"/>
          <w:rFonts w:asciiTheme="minorHAnsi" w:hAnsiTheme="minorHAnsi" w:cstheme="minorHAnsi"/>
          <w:sz w:val="22"/>
          <w:szCs w:val="22"/>
        </w:rPr>
      </w:pPr>
      <w:r w:rsidRPr="002938E0">
        <w:rPr>
          <w:rFonts w:asciiTheme="minorHAnsi" w:hAnsiTheme="minorHAnsi" w:cstheme="minorHAnsi"/>
          <w:sz w:val="22"/>
          <w:szCs w:val="22"/>
        </w:rPr>
        <w:t xml:space="preserve">Put together a </w:t>
      </w:r>
      <w:r w:rsidR="002938E0">
        <w:rPr>
          <w:rFonts w:asciiTheme="minorHAnsi" w:hAnsiTheme="minorHAnsi" w:cstheme="minorHAnsi"/>
          <w:sz w:val="22"/>
          <w:szCs w:val="22"/>
        </w:rPr>
        <w:t>P</w:t>
      </w:r>
      <w:r w:rsidR="002938E0" w:rsidRPr="002938E0">
        <w:rPr>
          <w:rFonts w:asciiTheme="minorHAnsi" w:hAnsiTheme="minorHAnsi" w:cstheme="minorHAnsi"/>
          <w:sz w:val="22"/>
          <w:szCs w:val="22"/>
        </w:rPr>
        <w:t xml:space="preserve">roject </w:t>
      </w:r>
      <w:r w:rsidR="002938E0">
        <w:rPr>
          <w:rFonts w:asciiTheme="minorHAnsi" w:hAnsiTheme="minorHAnsi" w:cstheme="minorHAnsi"/>
          <w:sz w:val="22"/>
          <w:szCs w:val="22"/>
        </w:rPr>
        <w:t>T</w:t>
      </w:r>
      <w:r w:rsidR="002938E0" w:rsidRPr="002938E0">
        <w:rPr>
          <w:rFonts w:asciiTheme="minorHAnsi" w:hAnsiTheme="minorHAnsi" w:cstheme="minorHAnsi"/>
          <w:sz w:val="22"/>
          <w:szCs w:val="22"/>
        </w:rPr>
        <w:t>eam</w:t>
      </w:r>
      <w:r w:rsidRPr="002938E0">
        <w:rPr>
          <w:rFonts w:asciiTheme="minorHAnsi" w:hAnsiTheme="minorHAnsi" w:cstheme="minorHAnsi"/>
          <w:sz w:val="22"/>
          <w:szCs w:val="22"/>
        </w:rPr>
        <w:t>.</w:t>
      </w:r>
    </w:p>
    <w:p w14:paraId="6B982ED8" w14:textId="2F215ADB" w:rsidR="0031644E" w:rsidRDefault="0031644E">
      <w:pPr>
        <w:spacing w:after="160" w:line="240" w:lineRule="auto"/>
        <w:rPr>
          <w:ins w:id="203" w:author="Julia Powell" w:date="2020-01-03T12:39:00Z"/>
          <w:rFonts w:asciiTheme="minorHAnsi" w:hAnsiTheme="minorHAnsi" w:cstheme="minorHAnsi"/>
          <w:sz w:val="22"/>
          <w:szCs w:val="22"/>
        </w:rPr>
        <w:pPrChange w:id="204" w:author="Julia Powell" w:date="2020-01-03T12:38:00Z">
          <w:pPr>
            <w:pStyle w:val="ListParagraph"/>
            <w:numPr>
              <w:numId w:val="34"/>
            </w:numPr>
            <w:spacing w:before="0" w:after="160" w:line="240" w:lineRule="auto"/>
            <w:ind w:hanging="360"/>
          </w:pPr>
        </w:pPrChange>
      </w:pPr>
      <w:ins w:id="205" w:author="Julia Powell" w:date="2020-01-03T12:38:00Z">
        <w:r>
          <w:rPr>
            <w:rFonts w:asciiTheme="minorHAnsi" w:hAnsiTheme="minorHAnsi" w:cstheme="minorHAnsi"/>
            <w:sz w:val="22"/>
            <w:szCs w:val="22"/>
          </w:rPr>
          <w:t xml:space="preserve">If the product specification development is performed under the umbrella of the IHO </w:t>
        </w:r>
      </w:ins>
      <w:ins w:id="206" w:author="Julia Powell" w:date="2020-01-03T12:39:00Z">
        <w:r>
          <w:rPr>
            <w:rFonts w:asciiTheme="minorHAnsi" w:hAnsiTheme="minorHAnsi" w:cstheme="minorHAnsi"/>
            <w:sz w:val="22"/>
            <w:szCs w:val="22"/>
          </w:rPr>
          <w:t>then the following step also needs to be included in the initiation stage:</w:t>
        </w:r>
      </w:ins>
    </w:p>
    <w:p w14:paraId="0C6B2CCA" w14:textId="77777777" w:rsidR="0031644E" w:rsidRPr="002F3699" w:rsidRDefault="0031644E" w:rsidP="0031644E">
      <w:pPr>
        <w:spacing w:line="240" w:lineRule="atLeast"/>
        <w:rPr>
          <w:ins w:id="207" w:author="Julia Powell" w:date="2020-01-03T12:40:00Z"/>
          <w:rFonts w:cs="Arial"/>
        </w:rPr>
      </w:pPr>
      <w:ins w:id="208" w:author="Julia Powell" w:date="2020-01-03T12:40:00Z">
        <w:r>
          <w:rPr>
            <w:rFonts w:cs="Arial"/>
          </w:rPr>
          <w:t xml:space="preserve">Before deciding to include a new S-100 based product specification in the HSSC work program, </w:t>
        </w:r>
        <w:r w:rsidRPr="002F3699">
          <w:rPr>
            <w:rFonts w:cs="Arial"/>
          </w:rPr>
          <w:t>the following considerations should be taken into account:</w:t>
        </w:r>
      </w:ins>
    </w:p>
    <w:p w14:paraId="06A1FBD5" w14:textId="77777777" w:rsidR="0031644E" w:rsidRDefault="0031644E" w:rsidP="0031644E">
      <w:pPr>
        <w:pStyle w:val="ListParagraph"/>
        <w:numPr>
          <w:ilvl w:val="0"/>
          <w:numId w:val="168"/>
        </w:numPr>
        <w:spacing w:before="120" w:line="240" w:lineRule="atLeast"/>
        <w:contextualSpacing/>
        <w:rPr>
          <w:ins w:id="209" w:author="Julia Powell" w:date="2020-01-03T12:40:00Z"/>
          <w:rFonts w:cs="Arial"/>
        </w:rPr>
      </w:pPr>
      <w:ins w:id="210" w:author="Julia Powell" w:date="2020-01-03T12:40:00Z">
        <w:r>
          <w:rPr>
            <w:rFonts w:cs="Arial"/>
          </w:rPr>
          <w:t xml:space="preserve">Has the </w:t>
        </w:r>
        <w:r w:rsidRPr="00B8256F">
          <w:rPr>
            <w:rFonts w:cs="Arial"/>
          </w:rPr>
          <w:t xml:space="preserve">need for the </w:t>
        </w:r>
        <w:r>
          <w:rPr>
            <w:rFonts w:cs="Arial"/>
          </w:rPr>
          <w:t>product specification p</w:t>
        </w:r>
        <w:r w:rsidRPr="00B8256F">
          <w:rPr>
            <w:rFonts w:cs="Arial"/>
          </w:rPr>
          <w:t>roposed been documented</w:t>
        </w:r>
        <w:r>
          <w:rPr>
            <w:rFonts w:cs="Arial"/>
          </w:rPr>
          <w:t>?</w:t>
        </w:r>
      </w:ins>
    </w:p>
    <w:p w14:paraId="0F46C192" w14:textId="77777777" w:rsidR="0031644E" w:rsidRPr="00B8256F" w:rsidRDefault="0031644E" w:rsidP="0031644E">
      <w:pPr>
        <w:pStyle w:val="ListParagraph"/>
        <w:numPr>
          <w:ilvl w:val="0"/>
          <w:numId w:val="168"/>
        </w:numPr>
        <w:spacing w:before="120" w:line="240" w:lineRule="atLeast"/>
        <w:contextualSpacing/>
        <w:rPr>
          <w:ins w:id="211" w:author="Julia Powell" w:date="2020-01-03T12:40:00Z"/>
          <w:rFonts w:cs="Arial"/>
        </w:rPr>
      </w:pPr>
      <w:ins w:id="212" w:author="Julia Powell" w:date="2020-01-03T12:40:00Z">
        <w:r>
          <w:rPr>
            <w:rFonts w:cs="Arial"/>
          </w:rPr>
          <w:t>Has</w:t>
        </w:r>
        <w:r w:rsidRPr="00B8256F">
          <w:rPr>
            <w:rFonts w:cs="Arial"/>
          </w:rPr>
          <w:t xml:space="preserve"> a compelling need been demonstrated</w:t>
        </w:r>
        <w:r>
          <w:rPr>
            <w:rFonts w:cs="Arial"/>
          </w:rPr>
          <w:t xml:space="preserve"> with detailed examples</w:t>
        </w:r>
        <w:r w:rsidRPr="00B8256F">
          <w:rPr>
            <w:rFonts w:cs="Arial"/>
          </w:rPr>
          <w:t>?</w:t>
        </w:r>
      </w:ins>
    </w:p>
    <w:p w14:paraId="287CB171" w14:textId="77777777" w:rsidR="0031644E" w:rsidRPr="00B8256F" w:rsidRDefault="0031644E" w:rsidP="0031644E">
      <w:pPr>
        <w:pStyle w:val="ListParagraph"/>
        <w:numPr>
          <w:ilvl w:val="0"/>
          <w:numId w:val="168"/>
        </w:numPr>
        <w:spacing w:before="120" w:line="240" w:lineRule="atLeast"/>
        <w:contextualSpacing/>
        <w:rPr>
          <w:ins w:id="213" w:author="Julia Powell" w:date="2020-01-03T12:40:00Z"/>
          <w:rFonts w:cs="Arial"/>
        </w:rPr>
      </w:pPr>
      <w:ins w:id="214" w:author="Julia Powell" w:date="2020-01-03T12:40:00Z">
        <w:r>
          <w:rPr>
            <w:rFonts w:cs="Arial"/>
          </w:rPr>
          <w:t>Has</w:t>
        </w:r>
        <w:r w:rsidRPr="00B8256F">
          <w:rPr>
            <w:rFonts w:cs="Arial"/>
          </w:rPr>
          <w:t xml:space="preserve"> the </w:t>
        </w:r>
        <w:r>
          <w:rPr>
            <w:rFonts w:cs="Arial"/>
          </w:rPr>
          <w:t xml:space="preserve">product specification been </w:t>
        </w:r>
        <w:r w:rsidRPr="00B8256F">
          <w:rPr>
            <w:rFonts w:cs="Arial"/>
          </w:rPr>
          <w:t xml:space="preserve">considered within the scope of </w:t>
        </w:r>
        <w:r>
          <w:rPr>
            <w:rFonts w:cs="Arial"/>
          </w:rPr>
          <w:t>HSSC?</w:t>
        </w:r>
      </w:ins>
    </w:p>
    <w:p w14:paraId="52B006C1" w14:textId="77777777" w:rsidR="0031644E" w:rsidRPr="00B8256F" w:rsidRDefault="0031644E" w:rsidP="0031644E">
      <w:pPr>
        <w:pStyle w:val="ListParagraph"/>
        <w:numPr>
          <w:ilvl w:val="0"/>
          <w:numId w:val="168"/>
        </w:numPr>
        <w:spacing w:before="120" w:line="240" w:lineRule="atLeast"/>
        <w:contextualSpacing/>
        <w:rPr>
          <w:ins w:id="215" w:author="Julia Powell" w:date="2020-01-03T12:40:00Z"/>
          <w:rFonts w:cs="Arial"/>
        </w:rPr>
      </w:pPr>
      <w:ins w:id="216" w:author="Julia Powell" w:date="2020-01-03T12:40:00Z">
        <w:r>
          <w:rPr>
            <w:rFonts w:cs="Arial"/>
          </w:rPr>
          <w:t>H</w:t>
        </w:r>
        <w:r w:rsidRPr="00B8256F">
          <w:rPr>
            <w:rFonts w:cs="Arial"/>
          </w:rPr>
          <w:t xml:space="preserve">as the </w:t>
        </w:r>
        <w:r>
          <w:rPr>
            <w:rFonts w:cs="Arial"/>
          </w:rPr>
          <w:t xml:space="preserve">description of the proposed product specification </w:t>
        </w:r>
        <w:r w:rsidRPr="00B8256F">
          <w:rPr>
            <w:rFonts w:cs="Arial"/>
          </w:rPr>
          <w:t>sufficiently addressed the cost to the</w:t>
        </w:r>
        <w:r>
          <w:rPr>
            <w:rFonts w:cs="Arial"/>
          </w:rPr>
          <w:t xml:space="preserve"> IHO and possible</w:t>
        </w:r>
        <w:r w:rsidRPr="00B8256F">
          <w:rPr>
            <w:rFonts w:cs="Arial"/>
          </w:rPr>
          <w:t xml:space="preserve"> legislative and administrative burdens?</w:t>
        </w:r>
      </w:ins>
    </w:p>
    <w:p w14:paraId="45FFF7A0" w14:textId="77777777" w:rsidR="0031644E" w:rsidRPr="00B8256F" w:rsidRDefault="0031644E" w:rsidP="0031644E">
      <w:pPr>
        <w:pStyle w:val="ListParagraph"/>
        <w:numPr>
          <w:ilvl w:val="0"/>
          <w:numId w:val="168"/>
        </w:numPr>
        <w:spacing w:before="120" w:line="240" w:lineRule="atLeast"/>
        <w:contextualSpacing/>
        <w:rPr>
          <w:ins w:id="217" w:author="Julia Powell" w:date="2020-01-03T12:40:00Z"/>
          <w:rFonts w:cs="Arial"/>
        </w:rPr>
      </w:pPr>
      <w:ins w:id="218" w:author="Julia Powell" w:date="2020-01-03T12:40:00Z">
        <w:r>
          <w:rPr>
            <w:rFonts w:cs="Arial"/>
          </w:rPr>
          <w:t>Has the development duration been considered?</w:t>
        </w:r>
      </w:ins>
    </w:p>
    <w:p w14:paraId="07CB82FB" w14:textId="77777777" w:rsidR="0031644E" w:rsidRDefault="0031644E" w:rsidP="0031644E">
      <w:pPr>
        <w:spacing w:line="240" w:lineRule="atLeast"/>
        <w:rPr>
          <w:ins w:id="219" w:author="Julia Powell" w:date="2020-01-03T12:40:00Z"/>
          <w:rFonts w:cs="Arial"/>
        </w:rPr>
      </w:pPr>
    </w:p>
    <w:p w14:paraId="256C8019" w14:textId="77777777" w:rsidR="0031644E" w:rsidRDefault="0031644E" w:rsidP="0031644E">
      <w:pPr>
        <w:spacing w:line="240" w:lineRule="atLeast"/>
        <w:rPr>
          <w:ins w:id="220" w:author="Julia Powell" w:date="2020-01-03T12:40:00Z"/>
          <w:rFonts w:cs="Arial"/>
        </w:rPr>
      </w:pPr>
      <w:ins w:id="221" w:author="Julia Powell" w:date="2020-01-03T12:40:00Z">
        <w:r>
          <w:rPr>
            <w:rFonts w:cs="Arial"/>
          </w:rPr>
          <w:t>To simplify the above mentioned decision making process, the Product Specification description should provide a set of information beforehand to HSSC for consideration.</w:t>
        </w:r>
      </w:ins>
    </w:p>
    <w:tbl>
      <w:tblPr>
        <w:tblStyle w:val="TableGrid"/>
        <w:tblW w:w="9015" w:type="dxa"/>
        <w:jc w:val="center"/>
        <w:tblLook w:val="04A0" w:firstRow="1" w:lastRow="0" w:firstColumn="1" w:lastColumn="0" w:noHBand="0" w:noVBand="1"/>
      </w:tblPr>
      <w:tblGrid>
        <w:gridCol w:w="3004"/>
        <w:gridCol w:w="3005"/>
        <w:gridCol w:w="3006"/>
      </w:tblGrid>
      <w:tr w:rsidR="0031644E" w14:paraId="5EBADDFB" w14:textId="77777777" w:rsidTr="00515FDA">
        <w:trPr>
          <w:jc w:val="center"/>
          <w:ins w:id="222" w:author="Julia Powell" w:date="2020-01-03T12:40:00Z"/>
        </w:trPr>
        <w:tc>
          <w:tcPr>
            <w:tcW w:w="9015" w:type="dxa"/>
            <w:gridSpan w:val="3"/>
            <w:shd w:val="clear" w:color="auto" w:fill="D9D9D9" w:themeFill="background1" w:themeFillShade="D9"/>
          </w:tcPr>
          <w:p w14:paraId="4E7AF94D" w14:textId="77777777" w:rsidR="0031644E" w:rsidRPr="003F6D55" w:rsidRDefault="0031644E" w:rsidP="00515FDA">
            <w:pPr>
              <w:rPr>
                <w:ins w:id="223" w:author="Julia Powell" w:date="2020-01-03T12:40:00Z"/>
                <w:rFonts w:cs="Arial"/>
                <w:b/>
              </w:rPr>
            </w:pPr>
            <w:ins w:id="224" w:author="Julia Powell" w:date="2020-01-03T12:40:00Z">
              <w:r w:rsidRPr="003F6D55">
                <w:rPr>
                  <w:rFonts w:cs="Arial"/>
                  <w:b/>
                </w:rPr>
                <w:t>Product Specification description</w:t>
              </w:r>
            </w:ins>
          </w:p>
        </w:tc>
      </w:tr>
      <w:tr w:rsidR="0031644E" w:rsidRPr="003F6D55" w14:paraId="6F750CF8" w14:textId="77777777" w:rsidTr="00515FDA">
        <w:trPr>
          <w:jc w:val="center"/>
          <w:ins w:id="225" w:author="Julia Powell" w:date="2020-01-03T12:40:00Z"/>
        </w:trPr>
        <w:tc>
          <w:tcPr>
            <w:tcW w:w="3004" w:type="dxa"/>
          </w:tcPr>
          <w:p w14:paraId="41E2CC50" w14:textId="77777777" w:rsidR="0031644E" w:rsidRPr="003F6D55" w:rsidRDefault="0031644E" w:rsidP="00515FDA">
            <w:pPr>
              <w:rPr>
                <w:ins w:id="226" w:author="Julia Powell" w:date="2020-01-03T12:40:00Z"/>
                <w:rFonts w:cs="Arial"/>
                <w:b/>
              </w:rPr>
            </w:pPr>
            <w:ins w:id="227" w:author="Julia Powell" w:date="2020-01-03T12:40:00Z">
              <w:r w:rsidRPr="003F6D55">
                <w:rPr>
                  <w:rFonts w:cs="Arial"/>
                  <w:b/>
                </w:rPr>
                <w:t xml:space="preserve">Action </w:t>
              </w:r>
            </w:ins>
          </w:p>
        </w:tc>
        <w:tc>
          <w:tcPr>
            <w:tcW w:w="3005" w:type="dxa"/>
          </w:tcPr>
          <w:p w14:paraId="34C4E2A5" w14:textId="77777777" w:rsidR="0031644E" w:rsidRPr="003F6D55" w:rsidRDefault="0031644E" w:rsidP="00515FDA">
            <w:pPr>
              <w:rPr>
                <w:ins w:id="228" w:author="Julia Powell" w:date="2020-01-03T12:40:00Z"/>
                <w:rFonts w:cs="Arial"/>
                <w:b/>
              </w:rPr>
            </w:pPr>
            <w:ins w:id="229" w:author="Julia Powell" w:date="2020-01-03T12:40:00Z">
              <w:r w:rsidRPr="003F6D55">
                <w:rPr>
                  <w:rFonts w:cs="Arial"/>
                  <w:b/>
                </w:rPr>
                <w:t>Description</w:t>
              </w:r>
            </w:ins>
          </w:p>
        </w:tc>
        <w:tc>
          <w:tcPr>
            <w:tcW w:w="3006" w:type="dxa"/>
          </w:tcPr>
          <w:p w14:paraId="003795A8" w14:textId="77777777" w:rsidR="0031644E" w:rsidRPr="003F6D55" w:rsidRDefault="0031644E" w:rsidP="00515FDA">
            <w:pPr>
              <w:rPr>
                <w:ins w:id="230" w:author="Julia Powell" w:date="2020-01-03T12:40:00Z"/>
                <w:rFonts w:cs="Arial"/>
                <w:b/>
              </w:rPr>
            </w:pPr>
            <w:ins w:id="231" w:author="Julia Powell" w:date="2020-01-03T12:40:00Z">
              <w:r w:rsidRPr="003F6D55">
                <w:rPr>
                  <w:rFonts w:cs="Arial"/>
                  <w:b/>
                </w:rPr>
                <w:t>Comments</w:t>
              </w:r>
            </w:ins>
          </w:p>
        </w:tc>
      </w:tr>
      <w:tr w:rsidR="0031644E" w14:paraId="6CEF440E" w14:textId="77777777" w:rsidTr="00515FDA">
        <w:trPr>
          <w:jc w:val="center"/>
          <w:ins w:id="232" w:author="Julia Powell" w:date="2020-01-03T12:40:00Z"/>
        </w:trPr>
        <w:tc>
          <w:tcPr>
            <w:tcW w:w="3004" w:type="dxa"/>
          </w:tcPr>
          <w:p w14:paraId="787F761C" w14:textId="77777777" w:rsidR="0031644E" w:rsidRDefault="0031644E" w:rsidP="00515FDA">
            <w:pPr>
              <w:rPr>
                <w:ins w:id="233" w:author="Julia Powell" w:date="2020-01-03T12:40:00Z"/>
                <w:rFonts w:cs="Arial"/>
              </w:rPr>
            </w:pPr>
            <w:ins w:id="234" w:author="Julia Powell" w:date="2020-01-03T12:40:00Z">
              <w:r>
                <w:rPr>
                  <w:rFonts w:cs="Arial"/>
                </w:rPr>
                <w:t>Product Specification number</w:t>
              </w:r>
            </w:ins>
          </w:p>
        </w:tc>
        <w:tc>
          <w:tcPr>
            <w:tcW w:w="3005" w:type="dxa"/>
          </w:tcPr>
          <w:p w14:paraId="4CE30DAD" w14:textId="77777777" w:rsidR="0031644E" w:rsidRDefault="0031644E" w:rsidP="00515FDA">
            <w:pPr>
              <w:rPr>
                <w:ins w:id="235" w:author="Julia Powell" w:date="2020-01-03T12:40:00Z"/>
                <w:rFonts w:cs="Arial"/>
              </w:rPr>
            </w:pPr>
            <w:ins w:id="236" w:author="Julia Powell" w:date="2020-01-03T12:40:00Z">
              <w:r>
                <w:rPr>
                  <w:rFonts w:cs="Arial"/>
                </w:rPr>
                <w:t>The intended number for this product specification</w:t>
              </w:r>
            </w:ins>
          </w:p>
        </w:tc>
        <w:tc>
          <w:tcPr>
            <w:tcW w:w="3006" w:type="dxa"/>
          </w:tcPr>
          <w:p w14:paraId="3D908947" w14:textId="2C23C649" w:rsidR="0031644E" w:rsidRDefault="0031644E" w:rsidP="00515FDA">
            <w:pPr>
              <w:rPr>
                <w:ins w:id="237" w:author="Julia Powell" w:date="2020-01-03T12:40:00Z"/>
                <w:rFonts w:cs="Arial"/>
              </w:rPr>
            </w:pPr>
            <w:ins w:id="238" w:author="Julia Powell" w:date="2020-01-03T12:40:00Z">
              <w:r>
                <w:rPr>
                  <w:rFonts w:cs="Arial"/>
                </w:rPr>
                <w:t xml:space="preserve">Keep this section empty until HSSC </w:t>
              </w:r>
            </w:ins>
            <w:ins w:id="239" w:author="Raphael Malyankar" w:date="2020-01-21T03:59:00Z">
              <w:r w:rsidR="00E27ABE">
                <w:rPr>
                  <w:rFonts w:cs="Arial"/>
                </w:rPr>
                <w:t xml:space="preserve">have </w:t>
              </w:r>
            </w:ins>
            <w:ins w:id="240" w:author="Julia Powell" w:date="2020-01-03T12:40:00Z">
              <w:r>
                <w:rPr>
                  <w:rFonts w:cs="Arial"/>
                </w:rPr>
                <w:t>assigned a number</w:t>
              </w:r>
            </w:ins>
          </w:p>
        </w:tc>
      </w:tr>
      <w:tr w:rsidR="0031644E" w14:paraId="14EF48DC" w14:textId="77777777" w:rsidTr="00515FDA">
        <w:trPr>
          <w:jc w:val="center"/>
          <w:ins w:id="241" w:author="Julia Powell" w:date="2020-01-03T12:40:00Z"/>
        </w:trPr>
        <w:tc>
          <w:tcPr>
            <w:tcW w:w="3004" w:type="dxa"/>
          </w:tcPr>
          <w:p w14:paraId="3212B011" w14:textId="77777777" w:rsidR="0031644E" w:rsidRDefault="0031644E" w:rsidP="00515FDA">
            <w:pPr>
              <w:rPr>
                <w:ins w:id="242" w:author="Julia Powell" w:date="2020-01-03T12:40:00Z"/>
                <w:rFonts w:cs="Arial"/>
              </w:rPr>
            </w:pPr>
            <w:ins w:id="243" w:author="Julia Powell" w:date="2020-01-03T12:40:00Z">
              <w:r>
                <w:rPr>
                  <w:rFonts w:cs="Arial"/>
                </w:rPr>
                <w:t>Title</w:t>
              </w:r>
            </w:ins>
          </w:p>
        </w:tc>
        <w:tc>
          <w:tcPr>
            <w:tcW w:w="3005" w:type="dxa"/>
          </w:tcPr>
          <w:p w14:paraId="11F95412" w14:textId="77777777" w:rsidR="0031644E" w:rsidRDefault="0031644E" w:rsidP="00515FDA">
            <w:pPr>
              <w:rPr>
                <w:ins w:id="244" w:author="Julia Powell" w:date="2020-01-03T12:40:00Z"/>
                <w:rFonts w:cs="Arial"/>
              </w:rPr>
            </w:pPr>
            <w:ins w:id="245" w:author="Julia Powell" w:date="2020-01-03T12:40:00Z">
              <w:r>
                <w:rPr>
                  <w:rFonts w:cs="Arial"/>
                </w:rPr>
                <w:t>The title of the product specification</w:t>
              </w:r>
            </w:ins>
          </w:p>
        </w:tc>
        <w:tc>
          <w:tcPr>
            <w:tcW w:w="3006" w:type="dxa"/>
          </w:tcPr>
          <w:p w14:paraId="251AEC7D" w14:textId="77777777" w:rsidR="0031644E" w:rsidRDefault="0031644E" w:rsidP="00515FDA">
            <w:pPr>
              <w:rPr>
                <w:ins w:id="246" w:author="Julia Powell" w:date="2020-01-03T12:40:00Z"/>
                <w:rFonts w:cs="Arial"/>
              </w:rPr>
            </w:pPr>
          </w:p>
        </w:tc>
      </w:tr>
      <w:tr w:rsidR="0031644E" w14:paraId="74C8F044" w14:textId="77777777" w:rsidTr="00515FDA">
        <w:trPr>
          <w:jc w:val="center"/>
          <w:ins w:id="247" w:author="Julia Powell" w:date="2020-01-03T12:40:00Z"/>
        </w:trPr>
        <w:tc>
          <w:tcPr>
            <w:tcW w:w="3004" w:type="dxa"/>
          </w:tcPr>
          <w:p w14:paraId="3ACAE468" w14:textId="77777777" w:rsidR="0031644E" w:rsidRPr="004C7568" w:rsidRDefault="0031644E" w:rsidP="00515FDA">
            <w:pPr>
              <w:rPr>
                <w:ins w:id="248" w:author="Julia Powell" w:date="2020-01-03T12:40:00Z"/>
                <w:rFonts w:cs="Arial"/>
              </w:rPr>
            </w:pPr>
            <w:ins w:id="249" w:author="Julia Powell" w:date="2020-01-03T12:40:00Z">
              <w:r w:rsidRPr="004C7568">
                <w:rPr>
                  <w:rFonts w:cs="Arial"/>
                </w:rPr>
                <w:t>Abstract</w:t>
              </w:r>
            </w:ins>
          </w:p>
        </w:tc>
        <w:tc>
          <w:tcPr>
            <w:tcW w:w="3005" w:type="dxa"/>
          </w:tcPr>
          <w:p w14:paraId="14A9445F" w14:textId="77777777" w:rsidR="0031644E" w:rsidRDefault="0031644E" w:rsidP="00515FDA">
            <w:pPr>
              <w:rPr>
                <w:ins w:id="250" w:author="Julia Powell" w:date="2020-01-03T12:40:00Z"/>
                <w:rFonts w:cs="Arial"/>
              </w:rPr>
            </w:pPr>
            <w:ins w:id="251" w:author="Julia Powell" w:date="2020-01-03T12:40:00Z">
              <w:r>
                <w:rPr>
                  <w:rFonts w:cs="Arial"/>
                </w:rPr>
                <w:t xml:space="preserve">A brief summary of the product specification summarizing: </w:t>
              </w:r>
            </w:ins>
          </w:p>
          <w:p w14:paraId="3CB0BB24" w14:textId="77777777" w:rsidR="0031644E" w:rsidRDefault="0031644E" w:rsidP="00515FDA">
            <w:pPr>
              <w:rPr>
                <w:ins w:id="252" w:author="Julia Powell" w:date="2020-01-03T12:40:00Z"/>
                <w:rFonts w:cs="Arial"/>
              </w:rPr>
            </w:pPr>
            <w:ins w:id="253" w:author="Julia Powell" w:date="2020-01-03T12:40:00Z">
              <w:r>
                <w:rPr>
                  <w:rFonts w:cs="Arial"/>
                </w:rPr>
                <w:t>1. the intended use</w:t>
              </w:r>
            </w:ins>
          </w:p>
          <w:p w14:paraId="63082A9E" w14:textId="77777777" w:rsidR="0031644E" w:rsidRDefault="0031644E" w:rsidP="00515FDA">
            <w:pPr>
              <w:rPr>
                <w:ins w:id="254" w:author="Julia Powell" w:date="2020-01-03T12:40:00Z"/>
                <w:rFonts w:cs="Arial"/>
              </w:rPr>
            </w:pPr>
            <w:ins w:id="255" w:author="Julia Powell" w:date="2020-01-03T12:40:00Z">
              <w:r>
                <w:rPr>
                  <w:rFonts w:cs="Arial"/>
                </w:rPr>
                <w:t>2. the primary and secondary user</w:t>
              </w:r>
            </w:ins>
          </w:p>
          <w:p w14:paraId="4B57E7BC" w14:textId="77777777" w:rsidR="0031644E" w:rsidRDefault="0031644E" w:rsidP="00515FDA">
            <w:pPr>
              <w:rPr>
                <w:ins w:id="256" w:author="Julia Powell" w:date="2020-01-03T12:40:00Z"/>
                <w:rFonts w:cs="Arial"/>
              </w:rPr>
            </w:pPr>
            <w:ins w:id="257" w:author="Julia Powell" w:date="2020-01-03T12:40:00Z">
              <w:r>
                <w:rPr>
                  <w:rFonts w:cs="Arial"/>
                </w:rPr>
                <w:t>3. the expected functionality</w:t>
              </w:r>
            </w:ins>
          </w:p>
        </w:tc>
        <w:tc>
          <w:tcPr>
            <w:tcW w:w="3006" w:type="dxa"/>
          </w:tcPr>
          <w:p w14:paraId="0661E633" w14:textId="77777777" w:rsidR="0031644E" w:rsidRDefault="0031644E" w:rsidP="00515FDA">
            <w:pPr>
              <w:rPr>
                <w:ins w:id="258" w:author="Julia Powell" w:date="2020-01-03T12:40:00Z"/>
                <w:rFonts w:cs="Arial"/>
              </w:rPr>
            </w:pPr>
          </w:p>
        </w:tc>
      </w:tr>
      <w:tr w:rsidR="0031644E" w14:paraId="5BFB7E21" w14:textId="77777777" w:rsidTr="00515FDA">
        <w:trPr>
          <w:jc w:val="center"/>
          <w:ins w:id="259" w:author="Julia Powell" w:date="2020-01-03T12:40:00Z"/>
        </w:trPr>
        <w:tc>
          <w:tcPr>
            <w:tcW w:w="3004" w:type="dxa"/>
          </w:tcPr>
          <w:p w14:paraId="5BB65451" w14:textId="77777777" w:rsidR="0031644E" w:rsidRPr="004C7568" w:rsidRDefault="0031644E" w:rsidP="00515FDA">
            <w:pPr>
              <w:rPr>
                <w:ins w:id="260" w:author="Julia Powell" w:date="2020-01-03T12:40:00Z"/>
                <w:rFonts w:cs="Arial"/>
              </w:rPr>
            </w:pPr>
            <w:ins w:id="261" w:author="Julia Powell" w:date="2020-01-03T12:40:00Z">
              <w:r w:rsidRPr="004C7568">
                <w:rPr>
                  <w:rFonts w:cs="Arial"/>
                </w:rPr>
                <w:t>Product Specification Scope</w:t>
              </w:r>
            </w:ins>
          </w:p>
        </w:tc>
        <w:tc>
          <w:tcPr>
            <w:tcW w:w="3005" w:type="dxa"/>
          </w:tcPr>
          <w:p w14:paraId="7CCD8BC0" w14:textId="77777777" w:rsidR="0031644E" w:rsidRDefault="0031644E" w:rsidP="00515FDA">
            <w:pPr>
              <w:rPr>
                <w:ins w:id="262" w:author="Julia Powell" w:date="2020-01-03T12:40:00Z"/>
                <w:rFonts w:cs="Arial"/>
              </w:rPr>
            </w:pPr>
            <w:ins w:id="263" w:author="Julia Powell" w:date="2020-01-03T12:40:00Z">
              <w:r w:rsidRPr="002F3699">
                <w:rPr>
                  <w:rFonts w:cs="Arial"/>
                </w:rPr>
                <w:t>The overall scope of the specification</w:t>
              </w:r>
            </w:ins>
          </w:p>
        </w:tc>
        <w:tc>
          <w:tcPr>
            <w:tcW w:w="3006" w:type="dxa"/>
          </w:tcPr>
          <w:p w14:paraId="74774D44" w14:textId="77777777" w:rsidR="0031644E" w:rsidRDefault="0031644E" w:rsidP="00515FDA">
            <w:pPr>
              <w:rPr>
                <w:ins w:id="264" w:author="Julia Powell" w:date="2020-01-03T12:40:00Z"/>
                <w:rFonts w:cs="Arial"/>
              </w:rPr>
            </w:pPr>
            <w:ins w:id="265" w:author="Julia Powell" w:date="2020-01-03T12:40:00Z">
              <w:r w:rsidRPr="001839C6">
                <w:rPr>
                  <w:rFonts w:cs="Arial"/>
                </w:rPr>
                <w:t xml:space="preserve">This should include the expected SOURCE(s) of the data. </w:t>
              </w:r>
            </w:ins>
          </w:p>
          <w:p w14:paraId="1FDC281C" w14:textId="77777777" w:rsidR="0031644E" w:rsidRPr="001839C6" w:rsidRDefault="0031644E" w:rsidP="00515FDA">
            <w:pPr>
              <w:rPr>
                <w:ins w:id="266" w:author="Julia Powell" w:date="2020-01-03T12:40:00Z"/>
                <w:rFonts w:cs="Arial"/>
              </w:rPr>
            </w:pPr>
            <w:ins w:id="267" w:author="Julia Powell" w:date="2020-01-03T12:40:00Z">
              <w:r w:rsidRPr="001839C6">
                <w:rPr>
                  <w:rFonts w:cs="Arial"/>
                </w:rPr>
                <w:t>For example</w:t>
              </w:r>
              <w:r>
                <w:rPr>
                  <w:rFonts w:cs="Arial"/>
                </w:rPr>
                <w:t xml:space="preserve">: </w:t>
              </w:r>
              <w:r w:rsidRPr="001839C6">
                <w:rPr>
                  <w:rFonts w:cs="Arial"/>
                </w:rPr>
                <w:t xml:space="preserve"> NIPWG publications...a source would be the Coast Pilot/Sailing Directions for S-126. (that way if someone thinks tide tables should be here instead of with S-104 it will be listed)</w:t>
              </w:r>
            </w:ins>
          </w:p>
        </w:tc>
      </w:tr>
      <w:tr w:rsidR="0031644E" w14:paraId="2BAFB267" w14:textId="77777777" w:rsidTr="00515FDA">
        <w:trPr>
          <w:jc w:val="center"/>
          <w:ins w:id="268" w:author="Julia Powell" w:date="2020-01-03T12:40:00Z"/>
        </w:trPr>
        <w:tc>
          <w:tcPr>
            <w:tcW w:w="3004" w:type="dxa"/>
          </w:tcPr>
          <w:p w14:paraId="5A22AE86" w14:textId="77777777" w:rsidR="0031644E" w:rsidRDefault="0031644E" w:rsidP="00515FDA">
            <w:pPr>
              <w:rPr>
                <w:ins w:id="269" w:author="Julia Powell" w:date="2020-01-03T12:40:00Z"/>
                <w:rFonts w:cs="Arial"/>
              </w:rPr>
            </w:pPr>
            <w:ins w:id="270" w:author="Julia Powell" w:date="2020-01-03T12:40:00Z">
              <w:r w:rsidRPr="003F6D55">
                <w:rPr>
                  <w:rFonts w:cs="Arial"/>
                </w:rPr>
                <w:t>Justification</w:t>
              </w:r>
            </w:ins>
          </w:p>
        </w:tc>
        <w:tc>
          <w:tcPr>
            <w:tcW w:w="3005" w:type="dxa"/>
          </w:tcPr>
          <w:p w14:paraId="7F8E3227" w14:textId="77777777" w:rsidR="0031644E" w:rsidRDefault="0031644E" w:rsidP="00515FDA">
            <w:pPr>
              <w:rPr>
                <w:ins w:id="271" w:author="Julia Powell" w:date="2020-01-03T12:40:00Z"/>
                <w:rFonts w:cs="Arial"/>
              </w:rPr>
            </w:pPr>
            <w:ins w:id="272" w:author="Julia Powell" w:date="2020-01-03T12:40:00Z">
              <w:r>
                <w:rPr>
                  <w:rFonts w:cs="Arial"/>
                </w:rPr>
                <w:t>The reason why this product specification should be developed</w:t>
              </w:r>
            </w:ins>
          </w:p>
        </w:tc>
        <w:tc>
          <w:tcPr>
            <w:tcW w:w="3006" w:type="dxa"/>
          </w:tcPr>
          <w:p w14:paraId="0D26FC74" w14:textId="77777777" w:rsidR="0031644E" w:rsidRDefault="0031644E" w:rsidP="00515FDA">
            <w:pPr>
              <w:rPr>
                <w:ins w:id="273" w:author="Julia Powell" w:date="2020-01-03T12:40:00Z"/>
                <w:rFonts w:cs="Arial"/>
              </w:rPr>
            </w:pPr>
          </w:p>
        </w:tc>
      </w:tr>
      <w:tr w:rsidR="0031644E" w14:paraId="143A4559" w14:textId="77777777" w:rsidTr="00515FDA">
        <w:trPr>
          <w:jc w:val="center"/>
          <w:ins w:id="274" w:author="Julia Powell" w:date="2020-01-03T12:40:00Z"/>
        </w:trPr>
        <w:tc>
          <w:tcPr>
            <w:tcW w:w="3004" w:type="dxa"/>
          </w:tcPr>
          <w:p w14:paraId="0E5BDF1B" w14:textId="77777777" w:rsidR="0031644E" w:rsidRDefault="0031644E" w:rsidP="00515FDA">
            <w:pPr>
              <w:rPr>
                <w:ins w:id="275" w:author="Julia Powell" w:date="2020-01-03T12:40:00Z"/>
                <w:rFonts w:cs="Arial"/>
              </w:rPr>
            </w:pPr>
            <w:ins w:id="276" w:author="Julia Powell" w:date="2020-01-03T12:40:00Z">
              <w:r w:rsidRPr="003F6D55">
                <w:rPr>
                  <w:rFonts w:cs="Arial"/>
                </w:rPr>
                <w:t>Specification Interoperability</w:t>
              </w:r>
            </w:ins>
          </w:p>
        </w:tc>
        <w:tc>
          <w:tcPr>
            <w:tcW w:w="3005" w:type="dxa"/>
          </w:tcPr>
          <w:p w14:paraId="758ABF6F" w14:textId="77777777" w:rsidR="0031644E" w:rsidRDefault="0031644E" w:rsidP="00515FDA">
            <w:pPr>
              <w:rPr>
                <w:ins w:id="277" w:author="Julia Powell" w:date="2020-01-03T12:40:00Z"/>
                <w:rFonts w:cs="Arial"/>
              </w:rPr>
            </w:pPr>
            <w:ins w:id="278" w:author="Julia Powell" w:date="2020-01-03T12:40:00Z">
              <w:r w:rsidRPr="002F3699">
                <w:rPr>
                  <w:rFonts w:cs="Arial"/>
                </w:rPr>
                <w:t>Any interoperability with other product specifications within the S-100 family</w:t>
              </w:r>
            </w:ins>
          </w:p>
        </w:tc>
        <w:tc>
          <w:tcPr>
            <w:tcW w:w="3006" w:type="dxa"/>
          </w:tcPr>
          <w:p w14:paraId="66DF011B" w14:textId="77777777" w:rsidR="0031644E" w:rsidRDefault="0031644E" w:rsidP="00515FDA">
            <w:pPr>
              <w:rPr>
                <w:ins w:id="279" w:author="Julia Powell" w:date="2020-01-03T12:40:00Z"/>
                <w:rFonts w:cs="Arial"/>
              </w:rPr>
            </w:pPr>
            <w:ins w:id="280" w:author="Julia Powell" w:date="2020-01-03T12:40:00Z">
              <w:r>
                <w:rPr>
                  <w:rFonts w:cs="Arial"/>
                </w:rPr>
                <w:t>Specify the limits of the product specification</w:t>
              </w:r>
            </w:ins>
          </w:p>
        </w:tc>
      </w:tr>
      <w:tr w:rsidR="0031644E" w14:paraId="3B13CB81" w14:textId="77777777" w:rsidTr="00515FDA">
        <w:trPr>
          <w:jc w:val="center"/>
          <w:ins w:id="281" w:author="Julia Powell" w:date="2020-01-03T12:40:00Z"/>
        </w:trPr>
        <w:tc>
          <w:tcPr>
            <w:tcW w:w="3004" w:type="dxa"/>
          </w:tcPr>
          <w:p w14:paraId="1A832753" w14:textId="77777777" w:rsidR="0031644E" w:rsidRDefault="0031644E" w:rsidP="00515FDA">
            <w:pPr>
              <w:rPr>
                <w:ins w:id="282" w:author="Julia Powell" w:date="2020-01-03T12:40:00Z"/>
                <w:rFonts w:cs="Arial"/>
              </w:rPr>
            </w:pPr>
            <w:ins w:id="283" w:author="Julia Powell" w:date="2020-01-03T12:40:00Z">
              <w:r w:rsidRPr="003F6D55">
                <w:rPr>
                  <w:rFonts w:cs="Arial"/>
                </w:rPr>
                <w:t>S-98 Applicability</w:t>
              </w:r>
            </w:ins>
          </w:p>
        </w:tc>
        <w:tc>
          <w:tcPr>
            <w:tcW w:w="3005" w:type="dxa"/>
          </w:tcPr>
          <w:p w14:paraId="34885346" w14:textId="77777777" w:rsidR="0031644E" w:rsidRDefault="0031644E" w:rsidP="00515FDA">
            <w:pPr>
              <w:rPr>
                <w:ins w:id="284" w:author="Julia Powell" w:date="2020-01-03T12:40:00Z"/>
                <w:rFonts w:cs="Arial"/>
              </w:rPr>
            </w:pPr>
            <w:ins w:id="285" w:author="Julia Powell" w:date="2020-01-03T12:40:00Z">
              <w:r w:rsidRPr="002F3699">
                <w:rPr>
                  <w:rFonts w:cs="Arial"/>
                </w:rPr>
                <w:t>Applicable to S-98 (Yes or No)</w:t>
              </w:r>
            </w:ins>
          </w:p>
        </w:tc>
        <w:tc>
          <w:tcPr>
            <w:tcW w:w="3006" w:type="dxa"/>
          </w:tcPr>
          <w:p w14:paraId="6CEF8024" w14:textId="1893CAC9" w:rsidR="0031644E" w:rsidRDefault="0031644E" w:rsidP="00515FDA">
            <w:pPr>
              <w:rPr>
                <w:ins w:id="286" w:author="Julia Powell" w:date="2020-01-03T12:40:00Z"/>
                <w:rFonts w:cs="Arial"/>
              </w:rPr>
            </w:pPr>
            <w:ins w:id="287" w:author="Julia Powell" w:date="2020-01-03T12:40:00Z">
              <w:r w:rsidRPr="002F3699">
                <w:rPr>
                  <w:rFonts w:cs="Arial"/>
                </w:rPr>
                <w:t xml:space="preserve">S-98 Interoperability Specification </w:t>
              </w:r>
              <w:del w:id="288" w:author="Raphael Malyankar" w:date="2020-01-21T04:00:00Z">
                <w:r w:rsidRPr="002F3699" w:rsidDel="00E27ABE">
                  <w:rPr>
                    <w:rFonts w:cs="Arial"/>
                  </w:rPr>
                  <w:delText>for front-of-bridge Navigation</w:delText>
                </w:r>
              </w:del>
            </w:ins>
            <w:ins w:id="289" w:author="Raphael Malyankar" w:date="2020-01-21T04:00:00Z">
              <w:r w:rsidR="00E27ABE">
                <w:rPr>
                  <w:rFonts w:cs="Arial"/>
                </w:rPr>
                <w:t>in S-100 Navigation Systems</w:t>
              </w:r>
            </w:ins>
          </w:p>
        </w:tc>
      </w:tr>
      <w:tr w:rsidR="0031644E" w14:paraId="09084454" w14:textId="77777777" w:rsidTr="00515FDA">
        <w:trPr>
          <w:jc w:val="center"/>
          <w:ins w:id="290" w:author="Julia Powell" w:date="2020-01-03T12:40:00Z"/>
        </w:trPr>
        <w:tc>
          <w:tcPr>
            <w:tcW w:w="3004" w:type="dxa"/>
          </w:tcPr>
          <w:p w14:paraId="0172F965" w14:textId="77777777" w:rsidR="0031644E" w:rsidRDefault="0031644E" w:rsidP="00515FDA">
            <w:pPr>
              <w:rPr>
                <w:ins w:id="291" w:author="Julia Powell" w:date="2020-01-03T12:40:00Z"/>
                <w:rFonts w:cs="Arial"/>
              </w:rPr>
            </w:pPr>
            <w:ins w:id="292" w:author="Julia Powell" w:date="2020-01-03T12:40:00Z">
              <w:r w:rsidRPr="003F6D55">
                <w:rPr>
                  <w:rFonts w:cs="Arial"/>
                </w:rPr>
                <w:t>Cooperation with other HSSC WGs</w:t>
              </w:r>
            </w:ins>
          </w:p>
        </w:tc>
        <w:tc>
          <w:tcPr>
            <w:tcW w:w="3005" w:type="dxa"/>
          </w:tcPr>
          <w:p w14:paraId="32D64FE4" w14:textId="77777777" w:rsidR="0031644E" w:rsidRDefault="0031644E" w:rsidP="00515FDA">
            <w:pPr>
              <w:rPr>
                <w:ins w:id="293" w:author="Julia Powell" w:date="2020-01-03T12:40:00Z"/>
                <w:rFonts w:cs="Arial"/>
              </w:rPr>
            </w:pPr>
            <w:ins w:id="294" w:author="Julia Powell" w:date="2020-01-03T12:40:00Z">
              <w:r w:rsidRPr="002F3699">
                <w:rPr>
                  <w:rFonts w:cs="Arial"/>
                </w:rPr>
                <w:t>Specify which WG will be involved to which extend</w:t>
              </w:r>
            </w:ins>
          </w:p>
        </w:tc>
        <w:tc>
          <w:tcPr>
            <w:tcW w:w="3006" w:type="dxa"/>
          </w:tcPr>
          <w:p w14:paraId="62C39A25" w14:textId="77777777" w:rsidR="0031644E" w:rsidRPr="002F3699" w:rsidRDefault="0031644E" w:rsidP="00515FDA">
            <w:pPr>
              <w:rPr>
                <w:ins w:id="295" w:author="Julia Powell" w:date="2020-01-03T12:40:00Z"/>
                <w:rFonts w:cs="Arial"/>
              </w:rPr>
            </w:pPr>
            <w:ins w:id="296" w:author="Julia Powell" w:date="2020-01-03T12:40:00Z">
              <w:r>
                <w:rPr>
                  <w:rFonts w:cs="Arial"/>
                </w:rPr>
                <w:t>NCWG: Portrayal</w:t>
              </w:r>
            </w:ins>
          </w:p>
          <w:p w14:paraId="04FD6B41" w14:textId="77777777" w:rsidR="0031644E" w:rsidRDefault="0031644E" w:rsidP="00515FDA">
            <w:pPr>
              <w:rPr>
                <w:ins w:id="297" w:author="Julia Powell" w:date="2020-01-03T12:40:00Z"/>
                <w:rFonts w:cs="Arial"/>
              </w:rPr>
            </w:pPr>
            <w:ins w:id="298" w:author="Julia Powell" w:date="2020-01-03T12:40:00Z">
              <w:r w:rsidRPr="002F3699">
                <w:rPr>
                  <w:rFonts w:cs="Arial"/>
                </w:rPr>
                <w:t>DQWG. Specific information on Data Quality</w:t>
              </w:r>
            </w:ins>
          </w:p>
        </w:tc>
      </w:tr>
      <w:tr w:rsidR="0031644E" w14:paraId="34C9F5FD" w14:textId="77777777" w:rsidTr="00515FDA">
        <w:trPr>
          <w:jc w:val="center"/>
          <w:ins w:id="299" w:author="Julia Powell" w:date="2020-01-03T12:40:00Z"/>
        </w:trPr>
        <w:tc>
          <w:tcPr>
            <w:tcW w:w="3004" w:type="dxa"/>
          </w:tcPr>
          <w:p w14:paraId="1D320855" w14:textId="77777777" w:rsidR="0031644E" w:rsidRDefault="0031644E" w:rsidP="00515FDA">
            <w:pPr>
              <w:rPr>
                <w:ins w:id="300" w:author="Julia Powell" w:date="2020-01-03T12:40:00Z"/>
                <w:rFonts w:cs="Arial"/>
              </w:rPr>
            </w:pPr>
            <w:ins w:id="301" w:author="Julia Powell" w:date="2020-01-03T12:40:00Z">
              <w:r w:rsidRPr="003F6D55">
                <w:rPr>
                  <w:rFonts w:cs="Arial"/>
                </w:rPr>
                <w:t>Budget</w:t>
              </w:r>
            </w:ins>
          </w:p>
        </w:tc>
        <w:tc>
          <w:tcPr>
            <w:tcW w:w="3005" w:type="dxa"/>
          </w:tcPr>
          <w:p w14:paraId="2376791A" w14:textId="77777777" w:rsidR="0031644E" w:rsidRDefault="0031644E" w:rsidP="00515FDA">
            <w:pPr>
              <w:rPr>
                <w:ins w:id="302" w:author="Julia Powell" w:date="2020-01-03T12:40:00Z"/>
                <w:rFonts w:cs="Arial"/>
              </w:rPr>
            </w:pPr>
            <w:ins w:id="303" w:author="Julia Powell" w:date="2020-01-03T12:40:00Z">
              <w:r>
                <w:rPr>
                  <w:rFonts w:cs="Arial"/>
                </w:rPr>
                <w:t>Statement of budget need and the figure</w:t>
              </w:r>
            </w:ins>
          </w:p>
        </w:tc>
        <w:tc>
          <w:tcPr>
            <w:tcW w:w="3006" w:type="dxa"/>
          </w:tcPr>
          <w:p w14:paraId="13109438" w14:textId="13D08978" w:rsidR="0031644E" w:rsidRDefault="0031644E" w:rsidP="00515FDA">
            <w:pPr>
              <w:rPr>
                <w:ins w:id="304" w:author="Julia Powell" w:date="2020-01-03T12:40:00Z"/>
                <w:rFonts w:cs="Arial"/>
              </w:rPr>
            </w:pPr>
            <w:ins w:id="305" w:author="Julia Powell" w:date="2020-01-03T12:40:00Z">
              <w:r>
                <w:rPr>
                  <w:rFonts w:cs="Arial"/>
                </w:rPr>
                <w:t xml:space="preserve">Is IHO budget needed? Will the development be financed by </w:t>
              </w:r>
            </w:ins>
            <w:ins w:id="306" w:author="Raphael Malyankar" w:date="2020-01-21T04:01:00Z">
              <w:r w:rsidR="00364005">
                <w:rPr>
                  <w:rFonts w:cs="Arial"/>
                </w:rPr>
                <w:t xml:space="preserve">an </w:t>
              </w:r>
            </w:ins>
            <w:ins w:id="307" w:author="Julia Powell" w:date="2020-01-03T12:40:00Z">
              <w:r>
                <w:rPr>
                  <w:rFonts w:cs="Arial"/>
                </w:rPr>
                <w:t xml:space="preserve">external party and to </w:t>
              </w:r>
              <w:del w:id="308" w:author="Raphael Malyankar" w:date="2020-01-21T04:01:00Z">
                <w:r w:rsidDel="00364005">
                  <w:rPr>
                    <w:rFonts w:cs="Arial"/>
                  </w:rPr>
                  <w:delText>which</w:delText>
                </w:r>
              </w:del>
            </w:ins>
            <w:ins w:id="309" w:author="Raphael Malyankar" w:date="2020-01-21T04:01:00Z">
              <w:r w:rsidR="00364005">
                <w:rPr>
                  <w:rFonts w:cs="Arial"/>
                </w:rPr>
                <w:t>what</w:t>
              </w:r>
            </w:ins>
            <w:ins w:id="310" w:author="Julia Powell" w:date="2020-01-03T12:40:00Z">
              <w:r>
                <w:rPr>
                  <w:rFonts w:cs="Arial"/>
                </w:rPr>
                <w:t xml:space="preserve"> exten</w:t>
              </w:r>
              <w:del w:id="311" w:author="Raphael Malyankar" w:date="2020-01-21T04:01:00Z">
                <w:r w:rsidDel="00364005">
                  <w:rPr>
                    <w:rFonts w:cs="Arial"/>
                  </w:rPr>
                  <w:delText>d</w:delText>
                </w:r>
              </w:del>
            </w:ins>
            <w:ins w:id="312" w:author="Raphael Malyankar" w:date="2020-01-21T04:01:00Z">
              <w:r w:rsidR="00364005">
                <w:rPr>
                  <w:rFonts w:cs="Arial"/>
                </w:rPr>
                <w:t>t</w:t>
              </w:r>
            </w:ins>
            <w:ins w:id="313" w:author="Julia Powell" w:date="2020-01-03T12:40:00Z">
              <w:r>
                <w:rPr>
                  <w:rFonts w:cs="Arial"/>
                </w:rPr>
                <w:t>?</w:t>
              </w:r>
            </w:ins>
          </w:p>
          <w:p w14:paraId="7E12DD8A" w14:textId="77777777" w:rsidR="0031644E" w:rsidRPr="001839C6" w:rsidRDefault="0031644E" w:rsidP="00515FDA">
            <w:pPr>
              <w:rPr>
                <w:ins w:id="314" w:author="Julia Powell" w:date="2020-01-03T12:40:00Z"/>
                <w:rFonts w:cs="Arial"/>
              </w:rPr>
            </w:pPr>
            <w:ins w:id="315" w:author="Julia Powell" w:date="2020-01-03T12:40:00Z">
              <w:r>
                <w:rPr>
                  <w:rFonts w:cs="Arial"/>
                </w:rPr>
                <w:t>T</w:t>
              </w:r>
              <w:r w:rsidRPr="001839C6">
                <w:rPr>
                  <w:rFonts w:cs="Arial"/>
                </w:rPr>
                <w:t>here should be general guidelines for how to calculate this...with reasonable values based on reality and evidence.</w:t>
              </w:r>
            </w:ins>
          </w:p>
        </w:tc>
      </w:tr>
      <w:tr w:rsidR="0031644E" w14:paraId="2D780179" w14:textId="77777777" w:rsidTr="00515FDA">
        <w:trPr>
          <w:jc w:val="center"/>
          <w:ins w:id="316" w:author="Julia Powell" w:date="2020-01-03T12:40:00Z"/>
        </w:trPr>
        <w:tc>
          <w:tcPr>
            <w:tcW w:w="3004" w:type="dxa"/>
          </w:tcPr>
          <w:p w14:paraId="42EEB251" w14:textId="77777777" w:rsidR="0031644E" w:rsidRDefault="0031644E" w:rsidP="00515FDA">
            <w:pPr>
              <w:rPr>
                <w:ins w:id="317" w:author="Julia Powell" w:date="2020-01-03T12:40:00Z"/>
                <w:rFonts w:cs="Arial"/>
              </w:rPr>
            </w:pPr>
            <w:ins w:id="318" w:author="Julia Powell" w:date="2020-01-03T12:40:00Z">
              <w:r w:rsidRPr="003F6D55">
                <w:rPr>
                  <w:rFonts w:cs="Arial"/>
                </w:rPr>
                <w:t>Schedule</w:t>
              </w:r>
            </w:ins>
          </w:p>
        </w:tc>
        <w:tc>
          <w:tcPr>
            <w:tcW w:w="3005" w:type="dxa"/>
          </w:tcPr>
          <w:p w14:paraId="5A3BAB3C" w14:textId="77777777" w:rsidR="0031644E" w:rsidRDefault="0031644E" w:rsidP="00515FDA">
            <w:pPr>
              <w:rPr>
                <w:ins w:id="319" w:author="Julia Powell" w:date="2020-01-03T12:40:00Z"/>
                <w:rFonts w:cs="Arial"/>
              </w:rPr>
            </w:pPr>
            <w:ins w:id="320" w:author="Julia Powell" w:date="2020-01-03T12:40:00Z">
              <w:r>
                <w:rPr>
                  <w:rFonts w:cs="Arial"/>
                </w:rPr>
                <w:t>Description of the intended time frame</w:t>
              </w:r>
            </w:ins>
          </w:p>
        </w:tc>
        <w:tc>
          <w:tcPr>
            <w:tcW w:w="3006" w:type="dxa"/>
          </w:tcPr>
          <w:p w14:paraId="3E250685" w14:textId="77777777" w:rsidR="0031644E" w:rsidRPr="001839C6" w:rsidRDefault="0031644E">
            <w:pPr>
              <w:keepNext/>
              <w:rPr>
                <w:ins w:id="321" w:author="Julia Powell" w:date="2020-01-03T12:40:00Z"/>
                <w:rFonts w:cs="Arial"/>
              </w:rPr>
              <w:pPrChange w:id="322" w:author="Julia Powell" w:date="2020-01-21T03:58:00Z">
                <w:pPr/>
              </w:pPrChange>
            </w:pPr>
            <w:ins w:id="323" w:author="Julia Powell" w:date="2020-01-03T12:40:00Z">
              <w:r w:rsidRPr="001839C6">
                <w:rPr>
                  <w:rFonts w:cs="Arial"/>
                </w:rPr>
                <w:t>Or at least the steps to accomplish since this is so very difficult to really determine.</w:t>
              </w:r>
            </w:ins>
          </w:p>
        </w:tc>
      </w:tr>
    </w:tbl>
    <w:p w14:paraId="2DA73E27" w14:textId="1D4A27E1" w:rsidR="0031644E" w:rsidRPr="00E27ABE" w:rsidRDefault="00E27ABE">
      <w:pPr>
        <w:pStyle w:val="Caption"/>
        <w:rPr>
          <w:rFonts w:asciiTheme="minorHAnsi" w:hAnsiTheme="minorHAnsi" w:cstheme="minorHAnsi"/>
          <w:bCs/>
          <w:i/>
          <w:iCs/>
          <w:sz w:val="22"/>
          <w:szCs w:val="22"/>
          <w:rPrChange w:id="324" w:author="Raphael Malyankar" w:date="2020-01-21T03:58:00Z">
            <w:rPr/>
          </w:rPrChange>
        </w:rPr>
        <w:pPrChange w:id="325" w:author="Raphael Malyankar" w:date="2020-01-21T03:58:00Z">
          <w:pPr>
            <w:pStyle w:val="ListParagraph"/>
            <w:numPr>
              <w:numId w:val="34"/>
            </w:numPr>
            <w:spacing w:before="0" w:after="160" w:line="240" w:lineRule="auto"/>
            <w:ind w:hanging="360"/>
          </w:pPr>
        </w:pPrChange>
      </w:pPr>
      <w:ins w:id="326" w:author="Raphael Malyankar" w:date="2020-01-21T03:58:00Z">
        <w:r w:rsidRPr="00E27ABE">
          <w:rPr>
            <w:rFonts w:asciiTheme="minorHAnsi" w:hAnsiTheme="minorHAnsi"/>
            <w:b w:val="0"/>
            <w:bCs/>
            <w:i/>
            <w:iCs/>
            <w:rPrChange w:id="327" w:author="Raphael Malyankar" w:date="2020-01-21T03:58:00Z">
              <w:rPr>
                <w:b/>
              </w:rPr>
            </w:rPrChange>
          </w:rPr>
          <w:t xml:space="preserve">Table </w:t>
        </w:r>
        <w:r w:rsidRPr="00E27ABE">
          <w:rPr>
            <w:rFonts w:asciiTheme="minorHAnsi" w:hAnsiTheme="minorHAnsi"/>
            <w:b w:val="0"/>
            <w:bCs/>
            <w:i/>
            <w:iCs/>
            <w:rPrChange w:id="328" w:author="Raphael Malyankar" w:date="2020-01-21T03:58:00Z">
              <w:rPr>
                <w:b/>
              </w:rPr>
            </w:rPrChange>
          </w:rPr>
          <w:fldChar w:fldCharType="begin"/>
        </w:r>
        <w:r w:rsidRPr="00E27ABE">
          <w:rPr>
            <w:rFonts w:asciiTheme="minorHAnsi" w:hAnsiTheme="minorHAnsi"/>
            <w:b w:val="0"/>
            <w:bCs/>
            <w:i/>
            <w:iCs/>
            <w:rPrChange w:id="329" w:author="Raphael Malyankar" w:date="2020-01-21T03:58:00Z">
              <w:rPr>
                <w:b/>
              </w:rPr>
            </w:rPrChange>
          </w:rPr>
          <w:instrText xml:space="preserve"> STYLEREF 1 \s </w:instrText>
        </w:r>
      </w:ins>
      <w:r w:rsidRPr="00E27ABE">
        <w:rPr>
          <w:rFonts w:asciiTheme="minorHAnsi" w:hAnsiTheme="minorHAnsi"/>
          <w:b w:val="0"/>
          <w:bCs/>
          <w:i/>
          <w:iCs/>
          <w:rPrChange w:id="330" w:author="Raphael Malyankar" w:date="2020-01-21T03:58:00Z">
            <w:rPr>
              <w:b/>
            </w:rPr>
          </w:rPrChange>
        </w:rPr>
        <w:fldChar w:fldCharType="separate"/>
      </w:r>
      <w:r w:rsidRPr="00E27ABE">
        <w:rPr>
          <w:rFonts w:asciiTheme="minorHAnsi" w:hAnsiTheme="minorHAnsi"/>
          <w:b w:val="0"/>
          <w:bCs/>
          <w:i/>
          <w:iCs/>
          <w:noProof/>
          <w:rPrChange w:id="331" w:author="Raphael Malyankar" w:date="2020-01-21T03:58:00Z">
            <w:rPr>
              <w:b/>
              <w:noProof/>
            </w:rPr>
          </w:rPrChange>
        </w:rPr>
        <w:t>6</w:t>
      </w:r>
      <w:ins w:id="332" w:author="Raphael Malyankar" w:date="2020-01-21T03:58:00Z">
        <w:r w:rsidRPr="00E27ABE">
          <w:rPr>
            <w:rFonts w:asciiTheme="minorHAnsi" w:hAnsiTheme="minorHAnsi"/>
            <w:b w:val="0"/>
            <w:bCs/>
            <w:i/>
            <w:iCs/>
            <w:rPrChange w:id="333" w:author="Raphael Malyankar" w:date="2020-01-21T03:58:00Z">
              <w:rPr>
                <w:b/>
              </w:rPr>
            </w:rPrChange>
          </w:rPr>
          <w:fldChar w:fldCharType="end"/>
        </w:r>
        <w:r w:rsidRPr="00E27ABE">
          <w:rPr>
            <w:rFonts w:asciiTheme="minorHAnsi" w:hAnsiTheme="minorHAnsi"/>
            <w:b w:val="0"/>
            <w:bCs/>
            <w:i/>
            <w:iCs/>
            <w:rPrChange w:id="334" w:author="Raphael Malyankar" w:date="2020-01-21T03:58:00Z">
              <w:rPr>
                <w:b/>
              </w:rPr>
            </w:rPrChange>
          </w:rPr>
          <w:noBreakHyphen/>
        </w:r>
        <w:r w:rsidRPr="00E27ABE">
          <w:rPr>
            <w:rFonts w:asciiTheme="minorHAnsi" w:hAnsiTheme="minorHAnsi"/>
            <w:b w:val="0"/>
            <w:bCs/>
            <w:i/>
            <w:iCs/>
            <w:rPrChange w:id="335" w:author="Raphael Malyankar" w:date="2020-01-21T03:58:00Z">
              <w:rPr>
                <w:b/>
              </w:rPr>
            </w:rPrChange>
          </w:rPr>
          <w:fldChar w:fldCharType="begin"/>
        </w:r>
        <w:r w:rsidRPr="00E27ABE">
          <w:rPr>
            <w:rFonts w:asciiTheme="minorHAnsi" w:hAnsiTheme="minorHAnsi"/>
            <w:b w:val="0"/>
            <w:bCs/>
            <w:i/>
            <w:iCs/>
            <w:rPrChange w:id="336" w:author="Raphael Malyankar" w:date="2020-01-21T03:58:00Z">
              <w:rPr>
                <w:b/>
              </w:rPr>
            </w:rPrChange>
          </w:rPr>
          <w:instrText xml:space="preserve"> SEQ Table \* ARABIC \s 1 </w:instrText>
        </w:r>
      </w:ins>
      <w:r w:rsidRPr="00E27ABE">
        <w:rPr>
          <w:rFonts w:asciiTheme="minorHAnsi" w:hAnsiTheme="minorHAnsi"/>
          <w:b w:val="0"/>
          <w:bCs/>
          <w:i/>
          <w:iCs/>
          <w:rPrChange w:id="337" w:author="Raphael Malyankar" w:date="2020-01-21T03:58:00Z">
            <w:rPr>
              <w:b/>
            </w:rPr>
          </w:rPrChange>
        </w:rPr>
        <w:fldChar w:fldCharType="separate"/>
      </w:r>
      <w:ins w:id="338" w:author="Raphael Malyankar" w:date="2020-01-21T03:58:00Z">
        <w:r w:rsidRPr="00E27ABE">
          <w:rPr>
            <w:rFonts w:asciiTheme="minorHAnsi" w:hAnsiTheme="minorHAnsi"/>
            <w:b w:val="0"/>
            <w:bCs/>
            <w:i/>
            <w:iCs/>
            <w:noProof/>
            <w:rPrChange w:id="339" w:author="Raphael Malyankar" w:date="2020-01-21T03:58:00Z">
              <w:rPr>
                <w:b/>
                <w:noProof/>
              </w:rPr>
            </w:rPrChange>
          </w:rPr>
          <w:t>1</w:t>
        </w:r>
        <w:r w:rsidRPr="00E27ABE">
          <w:rPr>
            <w:rFonts w:asciiTheme="minorHAnsi" w:hAnsiTheme="minorHAnsi"/>
            <w:b w:val="0"/>
            <w:bCs/>
            <w:i/>
            <w:iCs/>
            <w:rPrChange w:id="340" w:author="Raphael Malyankar" w:date="2020-01-21T03:58:00Z">
              <w:rPr>
                <w:b/>
              </w:rPr>
            </w:rPrChange>
          </w:rPr>
          <w:fldChar w:fldCharType="end"/>
        </w:r>
        <w:r w:rsidRPr="00E27ABE">
          <w:rPr>
            <w:rFonts w:asciiTheme="minorHAnsi" w:hAnsiTheme="minorHAnsi"/>
            <w:b w:val="0"/>
            <w:bCs/>
            <w:i/>
            <w:iCs/>
            <w:rPrChange w:id="341" w:author="Raphael Malyankar" w:date="2020-01-21T03:58:00Z">
              <w:rPr>
                <w:b/>
              </w:rPr>
            </w:rPrChange>
          </w:rPr>
          <w:t>. Product Specification description template</w:t>
        </w:r>
      </w:ins>
    </w:p>
    <w:p w14:paraId="63DB4E26" w14:textId="37F612D1" w:rsidR="002938E0" w:rsidRPr="00FA0C91" w:rsidRDefault="002938E0" w:rsidP="00BB45C0">
      <w:pPr>
        <w:pStyle w:val="Heading1"/>
        <w:numPr>
          <w:ilvl w:val="0"/>
          <w:numId w:val="25"/>
        </w:numPr>
        <w:tabs>
          <w:tab w:val="clear" w:pos="400"/>
          <w:tab w:val="clear" w:pos="560"/>
          <w:tab w:val="left" w:pos="426"/>
        </w:tabs>
        <w:spacing w:line="240" w:lineRule="auto"/>
        <w:ind w:left="431" w:hanging="431"/>
      </w:pPr>
      <w:bookmarkStart w:id="342" w:name="_Toc3469121"/>
      <w:r>
        <w:t>Develop data model (Application Schema)</w:t>
      </w:r>
      <w:bookmarkEnd w:id="342"/>
    </w:p>
    <w:p w14:paraId="7F4F1791" w14:textId="77777777" w:rsidR="00210E9B" w:rsidRPr="00FA0C91" w:rsidRDefault="00210E9B">
      <w:pPr>
        <w:pStyle w:val="Heading2"/>
        <w:numPr>
          <w:ilvl w:val="1"/>
          <w:numId w:val="137"/>
        </w:numPr>
        <w:pPrChange w:id="343" w:author="Julia Powell" w:date="2020-01-15T16:14:00Z">
          <w:pPr>
            <w:pStyle w:val="Heading2"/>
            <w:numPr>
              <w:numId w:val="137"/>
            </w:numPr>
            <w:tabs>
              <w:tab w:val="clear" w:pos="700"/>
              <w:tab w:val="left" w:pos="567"/>
            </w:tabs>
            <w:ind w:left="567" w:hanging="567"/>
          </w:pPr>
        </w:pPrChange>
      </w:pPr>
      <w:bookmarkStart w:id="344" w:name="_Toc3469122"/>
      <w:r w:rsidRPr="00FA0C91">
        <w:t>Introduction</w:t>
      </w:r>
      <w:bookmarkEnd w:id="344"/>
    </w:p>
    <w:p w14:paraId="5591984D" w14:textId="248C7148" w:rsidR="000D1330" w:rsidRPr="005617AF" w:rsidRDefault="00376350" w:rsidP="005617AF">
      <w:pP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The Application Schema as defined in S-100 is usually synonymous with “domain model”</w:t>
      </w:r>
      <w:del w:id="345" w:author="Julia Powell" w:date="2020-01-03T12:45:00Z">
        <w:r w:rsidRPr="005617AF" w:rsidDel="006135EC">
          <w:rPr>
            <w:rFonts w:asciiTheme="minorHAnsi" w:hAnsiTheme="minorHAnsi" w:cstheme="minorHAnsi"/>
            <w:sz w:val="22"/>
            <w:szCs w:val="22"/>
          </w:rPr>
          <w:delText xml:space="preserve"> as the latter term is used in information </w:delText>
        </w:r>
        <w:r w:rsidR="00F97791" w:rsidRPr="005617AF" w:rsidDel="006135EC">
          <w:rPr>
            <w:rFonts w:asciiTheme="minorHAnsi" w:hAnsiTheme="minorHAnsi" w:cstheme="minorHAnsi"/>
            <w:sz w:val="22"/>
            <w:szCs w:val="22"/>
          </w:rPr>
          <w:delText>modelling</w:delText>
        </w:r>
      </w:del>
      <w:r w:rsidRPr="005617AF">
        <w:rPr>
          <w:rFonts w:asciiTheme="minorHAnsi" w:hAnsiTheme="minorHAnsi" w:cstheme="minorHAnsi"/>
          <w:sz w:val="22"/>
          <w:szCs w:val="22"/>
        </w:rPr>
        <w:t xml:space="preserve">. It is a </w:t>
      </w:r>
      <w:r w:rsidR="002A77CB" w:rsidRPr="005617AF">
        <w:rPr>
          <w:rFonts w:asciiTheme="minorHAnsi" w:hAnsiTheme="minorHAnsi" w:cstheme="minorHAnsi"/>
          <w:sz w:val="22"/>
          <w:szCs w:val="22"/>
        </w:rPr>
        <w:t>specification of the classes, attributes, and relationships relevant to the data product.</w:t>
      </w:r>
    </w:p>
    <w:p w14:paraId="6747C668" w14:textId="085EE3F3" w:rsidR="000D1330" w:rsidRPr="005617AF" w:rsidRDefault="00C71163" w:rsidP="005617AF">
      <w:pPr>
        <w:spacing w:after="160" w:line="240" w:lineRule="auto"/>
        <w:rPr>
          <w:rFonts w:asciiTheme="minorHAnsi" w:hAnsiTheme="minorHAnsi" w:cstheme="minorHAnsi"/>
          <w:sz w:val="22"/>
          <w:szCs w:val="22"/>
        </w:rPr>
      </w:pPr>
      <w:del w:id="346" w:author="Julia Powell" w:date="2020-01-03T12:45:00Z">
        <w:r w:rsidRPr="005617AF" w:rsidDel="006135EC">
          <w:rPr>
            <w:rFonts w:asciiTheme="minorHAnsi" w:hAnsiTheme="minorHAnsi" w:cstheme="minorHAnsi"/>
            <w:sz w:val="22"/>
            <w:szCs w:val="22"/>
          </w:rPr>
          <w:delText>Generally,</w:delText>
        </w:r>
        <w:r w:rsidR="002A77CB" w:rsidRPr="005617AF" w:rsidDel="006135EC">
          <w:rPr>
            <w:rFonts w:asciiTheme="minorHAnsi" w:hAnsiTheme="minorHAnsi" w:cstheme="minorHAnsi"/>
            <w:sz w:val="22"/>
            <w:szCs w:val="22"/>
          </w:rPr>
          <w:delText xml:space="preserve"> a</w:delText>
        </w:r>
      </w:del>
      <w:ins w:id="347" w:author="Julia Powell" w:date="2020-01-03T12:45:00Z">
        <w:r w:rsidR="006135EC">
          <w:rPr>
            <w:rFonts w:asciiTheme="minorHAnsi" w:hAnsiTheme="minorHAnsi" w:cstheme="minorHAnsi"/>
            <w:sz w:val="22"/>
            <w:szCs w:val="22"/>
          </w:rPr>
          <w:t>A</w:t>
        </w:r>
      </w:ins>
      <w:r w:rsidR="002A77CB" w:rsidRPr="005617AF">
        <w:rPr>
          <w:rFonts w:asciiTheme="minorHAnsi" w:hAnsiTheme="minorHAnsi" w:cstheme="minorHAnsi"/>
          <w:sz w:val="22"/>
          <w:szCs w:val="22"/>
        </w:rPr>
        <w:t xml:space="preserve"> </w:t>
      </w:r>
      <w:r w:rsidR="005617AF">
        <w:rPr>
          <w:rFonts w:asciiTheme="minorHAnsi" w:hAnsiTheme="minorHAnsi" w:cstheme="minorHAnsi"/>
          <w:sz w:val="22"/>
          <w:szCs w:val="22"/>
        </w:rPr>
        <w:t>P</w:t>
      </w:r>
      <w:r w:rsidR="005617AF" w:rsidRPr="005617AF">
        <w:rPr>
          <w:rFonts w:asciiTheme="minorHAnsi" w:hAnsiTheme="minorHAnsi" w:cstheme="minorHAnsi"/>
          <w:sz w:val="22"/>
          <w:szCs w:val="22"/>
        </w:rPr>
        <w:t xml:space="preserve">roduct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pecification </w:t>
      </w:r>
      <w:r w:rsidR="002A77CB" w:rsidRPr="005617AF">
        <w:rPr>
          <w:rFonts w:asciiTheme="minorHAnsi" w:hAnsiTheme="minorHAnsi" w:cstheme="minorHAnsi"/>
          <w:sz w:val="22"/>
          <w:szCs w:val="22"/>
        </w:rPr>
        <w:t xml:space="preserve">will include only a single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002A77CB" w:rsidRPr="005617AF">
        <w:rPr>
          <w:rFonts w:asciiTheme="minorHAnsi" w:hAnsiTheme="minorHAnsi" w:cstheme="minorHAnsi"/>
          <w:sz w:val="22"/>
          <w:szCs w:val="22"/>
        </w:rPr>
        <w:t xml:space="preserve">(which may be broken up into multiple diagrams). </w:t>
      </w:r>
      <w:r w:rsidR="00376350" w:rsidRPr="005617AF">
        <w:rPr>
          <w:rFonts w:asciiTheme="minorHAnsi" w:hAnsiTheme="minorHAnsi" w:cstheme="minorHAnsi"/>
          <w:sz w:val="22"/>
          <w:szCs w:val="22"/>
        </w:rPr>
        <w:t xml:space="preserve">However, in </w:t>
      </w:r>
      <w:r w:rsidR="000D1330" w:rsidRPr="005617AF">
        <w:rPr>
          <w:rFonts w:asciiTheme="minorHAnsi" w:hAnsiTheme="minorHAnsi" w:cstheme="minorHAnsi"/>
          <w:sz w:val="22"/>
          <w:szCs w:val="22"/>
        </w:rPr>
        <w:t>theory</w:t>
      </w:r>
      <w:r w:rsidR="00376350" w:rsidRPr="005617AF">
        <w:rPr>
          <w:rFonts w:asciiTheme="minorHAnsi" w:hAnsiTheme="minorHAnsi" w:cstheme="minorHAnsi"/>
          <w:sz w:val="22"/>
          <w:szCs w:val="22"/>
        </w:rPr>
        <w:t xml:space="preserve"> a </w:t>
      </w:r>
      <w:r w:rsidR="005617AF">
        <w:rPr>
          <w:rFonts w:asciiTheme="minorHAnsi" w:hAnsiTheme="minorHAnsi" w:cstheme="minorHAnsi"/>
          <w:sz w:val="22"/>
          <w:szCs w:val="22"/>
        </w:rPr>
        <w:t>P</w:t>
      </w:r>
      <w:r w:rsidR="005617AF" w:rsidRPr="005617AF">
        <w:rPr>
          <w:rFonts w:asciiTheme="minorHAnsi" w:hAnsiTheme="minorHAnsi" w:cstheme="minorHAnsi"/>
          <w:sz w:val="22"/>
          <w:szCs w:val="22"/>
        </w:rPr>
        <w:t xml:space="preserve">roduct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pecification </w:t>
      </w:r>
      <w:r w:rsidR="00376350" w:rsidRPr="005617AF">
        <w:rPr>
          <w:rFonts w:asciiTheme="minorHAnsi" w:hAnsiTheme="minorHAnsi" w:cstheme="minorHAnsi"/>
          <w:sz w:val="22"/>
          <w:szCs w:val="22"/>
        </w:rPr>
        <w:t xml:space="preserve">that describes different scopes may need to </w:t>
      </w:r>
      <w:r w:rsidR="000D1330" w:rsidRPr="005617AF">
        <w:rPr>
          <w:rFonts w:asciiTheme="minorHAnsi" w:hAnsiTheme="minorHAnsi" w:cstheme="minorHAnsi"/>
          <w:sz w:val="22"/>
          <w:szCs w:val="22"/>
        </w:rPr>
        <w:t>distinguish</w:t>
      </w:r>
      <w:r w:rsidR="00376350" w:rsidRPr="005617AF">
        <w:rPr>
          <w:rFonts w:asciiTheme="minorHAnsi" w:hAnsiTheme="minorHAnsi" w:cstheme="minorHAnsi"/>
          <w:sz w:val="22"/>
          <w:szCs w:val="22"/>
        </w:rPr>
        <w:t xml:space="preserv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00376350" w:rsidRPr="005617AF">
        <w:rPr>
          <w:rFonts w:asciiTheme="minorHAnsi" w:hAnsiTheme="minorHAnsi" w:cstheme="minorHAnsi"/>
          <w:sz w:val="22"/>
          <w:szCs w:val="22"/>
        </w:rPr>
        <w:t>for different scopes</w:t>
      </w:r>
      <w:r w:rsidR="000D1330" w:rsidRPr="005617AF">
        <w:rPr>
          <w:rFonts w:asciiTheme="minorHAnsi" w:hAnsiTheme="minorHAnsi" w:cstheme="minorHAnsi"/>
          <w:sz w:val="22"/>
          <w:szCs w:val="22"/>
        </w:rPr>
        <w:t xml:space="preserve"> – for example a product that includes both vector and coverage data might need two </w:t>
      </w:r>
      <w:r w:rsidR="00D32955">
        <w:rPr>
          <w:rFonts w:asciiTheme="minorHAnsi" w:hAnsiTheme="minorHAnsi" w:cstheme="minorHAnsi"/>
          <w:sz w:val="22"/>
          <w:szCs w:val="22"/>
        </w:rPr>
        <w:t>A</w:t>
      </w:r>
      <w:r w:rsidR="000D1330" w:rsidRPr="005617AF">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000D1330" w:rsidRPr="005617AF">
        <w:rPr>
          <w:rFonts w:asciiTheme="minorHAnsi" w:hAnsiTheme="minorHAnsi" w:cstheme="minorHAnsi"/>
          <w:sz w:val="22"/>
          <w:szCs w:val="22"/>
        </w:rPr>
        <w:t>chemas</w:t>
      </w:r>
      <w:del w:id="348" w:author="Julia Powell" w:date="2020-01-03T12:45:00Z">
        <w:r w:rsidR="000D1330" w:rsidRPr="005617AF" w:rsidDel="006135EC">
          <w:rPr>
            <w:rFonts w:asciiTheme="minorHAnsi" w:hAnsiTheme="minorHAnsi" w:cstheme="minorHAnsi"/>
            <w:sz w:val="22"/>
            <w:szCs w:val="22"/>
          </w:rPr>
          <w:delText xml:space="preserve">, or a product designed for information exchange by exchange set as well as web services may need two </w:delText>
        </w:r>
        <w:r w:rsidR="00D32955" w:rsidDel="006135EC">
          <w:rPr>
            <w:rFonts w:asciiTheme="minorHAnsi" w:hAnsiTheme="minorHAnsi" w:cstheme="minorHAnsi"/>
            <w:sz w:val="22"/>
            <w:szCs w:val="22"/>
          </w:rPr>
          <w:delText>A</w:delText>
        </w:r>
        <w:r w:rsidR="000D1330" w:rsidRPr="005617AF" w:rsidDel="006135EC">
          <w:rPr>
            <w:rFonts w:asciiTheme="minorHAnsi" w:hAnsiTheme="minorHAnsi" w:cstheme="minorHAnsi"/>
            <w:sz w:val="22"/>
            <w:szCs w:val="22"/>
          </w:rPr>
          <w:delText xml:space="preserve">pplication </w:delText>
        </w:r>
        <w:r w:rsidR="00D32955" w:rsidDel="006135EC">
          <w:rPr>
            <w:rFonts w:asciiTheme="minorHAnsi" w:hAnsiTheme="minorHAnsi" w:cstheme="minorHAnsi"/>
            <w:sz w:val="22"/>
            <w:szCs w:val="22"/>
          </w:rPr>
          <w:delText>S</w:delText>
        </w:r>
        <w:r w:rsidR="000D1330" w:rsidRPr="005617AF" w:rsidDel="006135EC">
          <w:rPr>
            <w:rFonts w:asciiTheme="minorHAnsi" w:hAnsiTheme="minorHAnsi" w:cstheme="minorHAnsi"/>
            <w:sz w:val="22"/>
            <w:szCs w:val="22"/>
          </w:rPr>
          <w:delText>chemas</w:delText>
        </w:r>
      </w:del>
      <w:r w:rsidR="000D1330" w:rsidRPr="005617AF">
        <w:rPr>
          <w:rFonts w:asciiTheme="minorHAnsi" w:hAnsiTheme="minorHAnsi" w:cstheme="minorHAnsi"/>
          <w:sz w:val="22"/>
          <w:szCs w:val="22"/>
        </w:rPr>
        <w:t>.</w:t>
      </w:r>
    </w:p>
    <w:p w14:paraId="7F69AEEC" w14:textId="7256A136" w:rsidR="006A2316" w:rsidRPr="005617AF" w:rsidRDefault="000D1330" w:rsidP="005617AF">
      <w:pPr>
        <w:pBdr>
          <w:top w:val="single" w:sz="4" w:space="6" w:color="auto"/>
          <w:left w:val="single" w:sz="4" w:space="4" w:color="auto"/>
          <w:bottom w:val="single" w:sz="4" w:space="6" w:color="auto"/>
          <w:right w:val="single" w:sz="4" w:space="4" w:color="auto"/>
        </w:pBd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 xml:space="preserve">To minimize complexity, </w:t>
      </w:r>
      <w:r w:rsidR="005617AF">
        <w:rPr>
          <w:rFonts w:asciiTheme="minorHAnsi" w:hAnsiTheme="minorHAnsi" w:cstheme="minorHAnsi"/>
          <w:sz w:val="22"/>
          <w:szCs w:val="22"/>
        </w:rPr>
        <w:t>P</w:t>
      </w:r>
      <w:r w:rsidR="005617AF" w:rsidRPr="005617AF">
        <w:rPr>
          <w:rFonts w:asciiTheme="minorHAnsi" w:hAnsiTheme="minorHAnsi" w:cstheme="minorHAnsi"/>
          <w:sz w:val="22"/>
          <w:szCs w:val="22"/>
        </w:rPr>
        <w:t xml:space="preserve">roduct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pecification </w:t>
      </w:r>
      <w:r w:rsidRPr="005617AF">
        <w:rPr>
          <w:rFonts w:asciiTheme="minorHAnsi" w:hAnsiTheme="minorHAnsi" w:cstheme="minorHAnsi"/>
          <w:sz w:val="22"/>
          <w:szCs w:val="22"/>
        </w:rPr>
        <w:t xml:space="preserve">developers should </w:t>
      </w:r>
      <w:r w:rsidR="00BC3BC9" w:rsidRPr="005617AF">
        <w:rPr>
          <w:rFonts w:asciiTheme="minorHAnsi" w:hAnsiTheme="minorHAnsi" w:cstheme="minorHAnsi"/>
          <w:sz w:val="22"/>
          <w:szCs w:val="22"/>
        </w:rPr>
        <w:t>try</w:t>
      </w:r>
      <w:r w:rsidRPr="005617AF">
        <w:rPr>
          <w:rFonts w:asciiTheme="minorHAnsi" w:hAnsiTheme="minorHAnsi" w:cstheme="minorHAnsi"/>
          <w:sz w:val="22"/>
          <w:szCs w:val="22"/>
        </w:rPr>
        <w:t xml:space="preserve"> to avoid defining multiple </w:t>
      </w:r>
      <w:r w:rsidR="00D32955">
        <w:rPr>
          <w:rFonts w:asciiTheme="minorHAnsi" w:hAnsiTheme="minorHAnsi" w:cstheme="minorHAnsi"/>
          <w:sz w:val="22"/>
          <w:szCs w:val="22"/>
        </w:rPr>
        <w:t>A</w:t>
      </w:r>
      <w:r w:rsidRPr="005617AF">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5617AF">
        <w:rPr>
          <w:rFonts w:asciiTheme="minorHAnsi" w:hAnsiTheme="minorHAnsi" w:cstheme="minorHAnsi"/>
          <w:sz w:val="22"/>
          <w:szCs w:val="22"/>
        </w:rPr>
        <w:t>chemas.</w:t>
      </w:r>
    </w:p>
    <w:p w14:paraId="2324BCB3" w14:textId="3E028A74" w:rsidR="00376350" w:rsidRPr="005617AF" w:rsidRDefault="006A2316" w:rsidP="005617AF">
      <w:pPr>
        <w:pBdr>
          <w:top w:val="single" w:sz="4" w:space="6" w:color="auto"/>
          <w:left w:val="single" w:sz="4" w:space="4" w:color="auto"/>
          <w:bottom w:val="single" w:sz="4" w:space="6" w:color="auto"/>
          <w:right w:val="single" w:sz="4" w:space="4" w:color="auto"/>
        </w:pBd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 xml:space="preserve">Note that this does not prevent a single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Pr="005617AF">
        <w:rPr>
          <w:rFonts w:asciiTheme="minorHAnsi" w:hAnsiTheme="minorHAnsi" w:cstheme="minorHAnsi"/>
          <w:sz w:val="22"/>
          <w:szCs w:val="22"/>
        </w:rPr>
        <w:t>from being depicted using multiple diagrams.</w:t>
      </w:r>
    </w:p>
    <w:p w14:paraId="7855365C" w14:textId="55EBC3F1" w:rsidR="006A2316" w:rsidRPr="005617AF" w:rsidRDefault="001B3067" w:rsidP="00B5738D">
      <w:pP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 xml:space="preserve">The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Pr="005617AF">
        <w:rPr>
          <w:rFonts w:asciiTheme="minorHAnsi" w:hAnsiTheme="minorHAnsi" w:cstheme="minorHAnsi"/>
          <w:sz w:val="22"/>
          <w:szCs w:val="22"/>
        </w:rPr>
        <w:t xml:space="preserve">should describe only </w:t>
      </w:r>
      <w:del w:id="349" w:author="Julia Powell" w:date="2020-01-03T12:50:00Z">
        <w:r w:rsidRPr="005617AF" w:rsidDel="006135EC">
          <w:rPr>
            <w:rFonts w:asciiTheme="minorHAnsi" w:hAnsiTheme="minorHAnsi" w:cstheme="minorHAnsi"/>
            <w:sz w:val="22"/>
            <w:szCs w:val="22"/>
          </w:rPr>
          <w:delText>the</w:delText>
        </w:r>
      </w:del>
      <w:r w:rsidRPr="005617AF">
        <w:rPr>
          <w:rFonts w:asciiTheme="minorHAnsi" w:hAnsiTheme="minorHAnsi" w:cstheme="minorHAnsi"/>
          <w:sz w:val="22"/>
          <w:szCs w:val="22"/>
        </w:rPr>
        <w:t xml:space="preserve"> features, information types, </w:t>
      </w:r>
      <w:del w:id="350" w:author="Julia Powell" w:date="2020-01-03T12:50:00Z">
        <w:r w:rsidRPr="005617AF" w:rsidDel="006135EC">
          <w:rPr>
            <w:rFonts w:asciiTheme="minorHAnsi" w:hAnsiTheme="minorHAnsi" w:cstheme="minorHAnsi"/>
            <w:sz w:val="22"/>
            <w:szCs w:val="22"/>
          </w:rPr>
          <w:delText xml:space="preserve">and </w:delText>
        </w:r>
      </w:del>
      <w:r w:rsidRPr="005617AF">
        <w:rPr>
          <w:rFonts w:asciiTheme="minorHAnsi" w:hAnsiTheme="minorHAnsi" w:cstheme="minorHAnsi"/>
          <w:sz w:val="22"/>
          <w:szCs w:val="22"/>
        </w:rPr>
        <w:t xml:space="preserve">their attributes and relationships </w:t>
      </w:r>
      <w:ins w:id="351" w:author="Julia Powell" w:date="2020-01-03T12:50:00Z">
        <w:r w:rsidR="006135EC">
          <w:rPr>
            <w:rFonts w:asciiTheme="minorHAnsi" w:hAnsiTheme="minorHAnsi" w:cstheme="minorHAnsi"/>
            <w:sz w:val="22"/>
            <w:szCs w:val="22"/>
          </w:rPr>
          <w:t>that are part of the data product.</w:t>
        </w:r>
      </w:ins>
      <w:del w:id="352" w:author="Julia Powell" w:date="2020-01-03T12:51:00Z">
        <w:r w:rsidRPr="005617AF" w:rsidDel="006135EC">
          <w:rPr>
            <w:rFonts w:asciiTheme="minorHAnsi" w:hAnsiTheme="minorHAnsi" w:cstheme="minorHAnsi"/>
            <w:sz w:val="22"/>
            <w:szCs w:val="22"/>
          </w:rPr>
          <w:delText>which are to be included in the data product.</w:delText>
        </w:r>
      </w:del>
      <w:r w:rsidRPr="005617AF">
        <w:rPr>
          <w:rFonts w:asciiTheme="minorHAnsi" w:hAnsiTheme="minorHAnsi" w:cstheme="minorHAnsi"/>
          <w:sz w:val="22"/>
          <w:szCs w:val="22"/>
        </w:rPr>
        <w:t xml:space="preserve"> Any other classes, constraints, or elements </w:t>
      </w:r>
      <w:del w:id="353" w:author="Julia Powell" w:date="2020-01-03T12:51:00Z">
        <w:r w:rsidRPr="005617AF" w:rsidDel="006135EC">
          <w:rPr>
            <w:rFonts w:asciiTheme="minorHAnsi" w:hAnsiTheme="minorHAnsi" w:cstheme="minorHAnsi"/>
            <w:sz w:val="22"/>
            <w:szCs w:val="22"/>
          </w:rPr>
          <w:delText>(such as actors, state diagrams, process flows, etc)</w:delText>
        </w:r>
      </w:del>
      <w:r w:rsidRPr="005617AF">
        <w:rPr>
          <w:rFonts w:asciiTheme="minorHAnsi" w:hAnsiTheme="minorHAnsi" w:cstheme="minorHAnsi"/>
          <w:sz w:val="22"/>
          <w:szCs w:val="22"/>
        </w:rPr>
        <w:t xml:space="preserve"> </w:t>
      </w:r>
      <w:del w:id="354" w:author="Julia Powell" w:date="2020-01-03T12:52:00Z">
        <w:r w:rsidRPr="005617AF" w:rsidDel="006135EC">
          <w:rPr>
            <w:rFonts w:asciiTheme="minorHAnsi" w:hAnsiTheme="minorHAnsi" w:cstheme="minorHAnsi"/>
            <w:sz w:val="22"/>
            <w:szCs w:val="22"/>
          </w:rPr>
          <w:delText>which are considered necessary for</w:delText>
        </w:r>
      </w:del>
      <w:del w:id="355" w:author="Julia Powell" w:date="2020-01-03T12:51:00Z">
        <w:r w:rsidRPr="005617AF" w:rsidDel="006135EC">
          <w:rPr>
            <w:rFonts w:asciiTheme="minorHAnsi" w:hAnsiTheme="minorHAnsi" w:cstheme="minorHAnsi"/>
            <w:sz w:val="22"/>
            <w:szCs w:val="22"/>
          </w:rPr>
          <w:delText xml:space="preserve"> an </w:delText>
        </w:r>
      </w:del>
      <w:del w:id="356" w:author="Julia Powell" w:date="2020-01-03T12:52:00Z">
        <w:r w:rsidRPr="005617AF" w:rsidDel="006135EC">
          <w:rPr>
            <w:rFonts w:asciiTheme="minorHAnsi" w:hAnsiTheme="minorHAnsi" w:cstheme="minorHAnsi"/>
            <w:sz w:val="22"/>
            <w:szCs w:val="22"/>
          </w:rPr>
          <w:delText xml:space="preserve">understanding </w:delText>
        </w:r>
      </w:del>
      <w:del w:id="357" w:author="Julia Powell" w:date="2020-01-03T12:51:00Z">
        <w:r w:rsidRPr="005617AF" w:rsidDel="006135EC">
          <w:rPr>
            <w:rFonts w:asciiTheme="minorHAnsi" w:hAnsiTheme="minorHAnsi" w:cstheme="minorHAnsi"/>
            <w:sz w:val="22"/>
            <w:szCs w:val="22"/>
          </w:rPr>
          <w:delText>of the</w:delText>
        </w:r>
      </w:del>
      <w:del w:id="358" w:author="Julia Powell" w:date="2020-01-03T12:52:00Z">
        <w:r w:rsidRPr="005617AF" w:rsidDel="006135EC">
          <w:rPr>
            <w:rFonts w:asciiTheme="minorHAnsi" w:hAnsiTheme="minorHAnsi" w:cstheme="minorHAnsi"/>
            <w:sz w:val="22"/>
            <w:szCs w:val="22"/>
          </w:rPr>
          <w:delText xml:space="preserve"> d</w:delText>
        </w:r>
      </w:del>
      <w:ins w:id="359" w:author="Julia Powell" w:date="2020-01-03T12:52:00Z">
        <w:r w:rsidR="006135EC">
          <w:rPr>
            <w:rFonts w:asciiTheme="minorHAnsi" w:hAnsiTheme="minorHAnsi" w:cstheme="minorHAnsi"/>
            <w:sz w:val="22"/>
            <w:szCs w:val="22"/>
          </w:rPr>
          <w:t>that are used to further understand the d</w:t>
        </w:r>
      </w:ins>
      <w:r w:rsidRPr="005617AF">
        <w:rPr>
          <w:rFonts w:asciiTheme="minorHAnsi" w:hAnsiTheme="minorHAnsi" w:cstheme="minorHAnsi"/>
          <w:sz w:val="22"/>
          <w:szCs w:val="22"/>
        </w:rPr>
        <w:t xml:space="preserve">ata product and its role in applications, services, or service portfolios should be distinguished from the </w:t>
      </w:r>
      <w:r w:rsidR="005617AF">
        <w:rPr>
          <w:rFonts w:asciiTheme="minorHAnsi" w:hAnsiTheme="minorHAnsi" w:cstheme="minorHAnsi"/>
          <w:sz w:val="22"/>
          <w:szCs w:val="22"/>
        </w:rPr>
        <w:t>A</w:t>
      </w:r>
      <w:r w:rsidR="005617AF" w:rsidRPr="005617AF">
        <w:rPr>
          <w:rFonts w:asciiTheme="minorHAnsi" w:hAnsiTheme="minorHAnsi" w:cstheme="minorHAnsi"/>
          <w:sz w:val="22"/>
          <w:szCs w:val="22"/>
        </w:rPr>
        <w:t xml:space="preserve">pplication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 xml:space="preserve">chema </w:t>
      </w:r>
      <w:r w:rsidRPr="005617AF">
        <w:rPr>
          <w:rFonts w:asciiTheme="minorHAnsi" w:hAnsiTheme="minorHAnsi" w:cstheme="minorHAnsi"/>
          <w:sz w:val="22"/>
          <w:szCs w:val="22"/>
        </w:rPr>
        <w:t xml:space="preserve">and documented separately in the </w:t>
      </w:r>
      <w:r w:rsidR="005617AF">
        <w:rPr>
          <w:rFonts w:asciiTheme="minorHAnsi" w:hAnsiTheme="minorHAnsi" w:cstheme="minorHAnsi"/>
          <w:sz w:val="22"/>
          <w:szCs w:val="22"/>
        </w:rPr>
        <w:t>P</w:t>
      </w:r>
      <w:r w:rsidR="005617AF" w:rsidRPr="005617AF">
        <w:rPr>
          <w:rFonts w:asciiTheme="minorHAnsi" w:hAnsiTheme="minorHAnsi" w:cstheme="minorHAnsi"/>
          <w:sz w:val="22"/>
          <w:szCs w:val="22"/>
        </w:rPr>
        <w:t xml:space="preserve">roduct </w:t>
      </w:r>
      <w:r w:rsidR="005617AF">
        <w:rPr>
          <w:rFonts w:asciiTheme="minorHAnsi" w:hAnsiTheme="minorHAnsi" w:cstheme="minorHAnsi"/>
          <w:sz w:val="22"/>
          <w:szCs w:val="22"/>
        </w:rPr>
        <w:t>S</w:t>
      </w:r>
      <w:r w:rsidR="005617AF" w:rsidRPr="005617AF">
        <w:rPr>
          <w:rFonts w:asciiTheme="minorHAnsi" w:hAnsiTheme="minorHAnsi" w:cstheme="minorHAnsi"/>
          <w:sz w:val="22"/>
          <w:szCs w:val="22"/>
        </w:rPr>
        <w:t>pecification</w:t>
      </w:r>
      <w:r w:rsidRPr="005617AF">
        <w:rPr>
          <w:rFonts w:asciiTheme="minorHAnsi" w:hAnsiTheme="minorHAnsi" w:cstheme="minorHAnsi"/>
          <w:sz w:val="22"/>
          <w:szCs w:val="22"/>
        </w:rPr>
        <w:t>.</w:t>
      </w:r>
    </w:p>
    <w:p w14:paraId="3979EFFE" w14:textId="3963C415" w:rsidR="00E809B2" w:rsidRPr="005617AF" w:rsidRDefault="00E809B2" w:rsidP="00B5738D">
      <w:pPr>
        <w:spacing w:after="160" w:line="240" w:lineRule="auto"/>
        <w:rPr>
          <w:rFonts w:asciiTheme="minorHAnsi" w:hAnsiTheme="minorHAnsi" w:cstheme="minorHAnsi"/>
          <w:sz w:val="22"/>
          <w:szCs w:val="22"/>
        </w:rPr>
      </w:pPr>
      <w:del w:id="360" w:author="Julia Powell" w:date="2020-01-03T12:54:00Z">
        <w:r w:rsidRPr="005617AF" w:rsidDel="006135EC">
          <w:rPr>
            <w:rFonts w:asciiTheme="minorHAnsi" w:hAnsiTheme="minorHAnsi" w:cstheme="minorHAnsi"/>
            <w:sz w:val="22"/>
            <w:szCs w:val="22"/>
          </w:rPr>
          <w:delText xml:space="preserve">Application </w:delText>
        </w:r>
        <w:r w:rsidR="00D32955" w:rsidDel="006135EC">
          <w:rPr>
            <w:rFonts w:asciiTheme="minorHAnsi" w:hAnsiTheme="minorHAnsi" w:cstheme="minorHAnsi"/>
            <w:sz w:val="22"/>
            <w:szCs w:val="22"/>
          </w:rPr>
          <w:delText>S</w:delText>
        </w:r>
        <w:r w:rsidRPr="005617AF" w:rsidDel="006135EC">
          <w:rPr>
            <w:rFonts w:asciiTheme="minorHAnsi" w:hAnsiTheme="minorHAnsi" w:cstheme="minorHAnsi"/>
            <w:sz w:val="22"/>
            <w:szCs w:val="22"/>
          </w:rPr>
          <w:delText xml:space="preserve">chemas are generally a </w:delText>
        </w:r>
        <w:r w:rsidR="00F97791" w:rsidRPr="005617AF" w:rsidDel="006135EC">
          <w:rPr>
            <w:rFonts w:asciiTheme="minorHAnsi" w:hAnsiTheme="minorHAnsi" w:cstheme="minorHAnsi"/>
            <w:sz w:val="22"/>
            <w:szCs w:val="22"/>
          </w:rPr>
          <w:delText>trade-off</w:delText>
        </w:r>
        <w:r w:rsidRPr="005617AF" w:rsidDel="006135EC">
          <w:rPr>
            <w:rFonts w:asciiTheme="minorHAnsi" w:hAnsiTheme="minorHAnsi" w:cstheme="minorHAnsi"/>
            <w:sz w:val="22"/>
            <w:szCs w:val="22"/>
          </w:rPr>
          <w:delText xml:space="preserve"> between abstraction, complexity, delivery</w:delText>
        </w:r>
        <w:r w:rsidR="000752C6" w:rsidRPr="005617AF" w:rsidDel="006135EC">
          <w:rPr>
            <w:rFonts w:asciiTheme="minorHAnsi" w:hAnsiTheme="minorHAnsi" w:cstheme="minorHAnsi"/>
            <w:sz w:val="22"/>
            <w:szCs w:val="22"/>
          </w:rPr>
          <w:delText>,</w:delText>
        </w:r>
        <w:r w:rsidRPr="005617AF" w:rsidDel="006135EC">
          <w:rPr>
            <w:rFonts w:asciiTheme="minorHAnsi" w:hAnsiTheme="minorHAnsi" w:cstheme="minorHAnsi"/>
            <w:sz w:val="22"/>
            <w:szCs w:val="22"/>
          </w:rPr>
          <w:delText xml:space="preserve"> and implementation considerations. </w:delText>
        </w:r>
      </w:del>
      <w:r w:rsidRPr="005617AF">
        <w:rPr>
          <w:rFonts w:asciiTheme="minorHAnsi" w:hAnsiTheme="minorHAnsi" w:cstheme="minorHAnsi"/>
          <w:sz w:val="22"/>
          <w:szCs w:val="22"/>
        </w:rPr>
        <w:t>Model developers should try to limit the number of model elements while still allowing implementations to make appropriate (conceptually appropriate, logically appropriate, consistent, correct, and performance-based) distinctions.</w:t>
      </w:r>
    </w:p>
    <w:p w14:paraId="442E98D0" w14:textId="3BA359B2" w:rsidR="00E809B2" w:rsidRPr="005617AF" w:rsidRDefault="00E809B2" w:rsidP="00B5738D">
      <w:pPr>
        <w:spacing w:after="160" w:line="240" w:lineRule="auto"/>
        <w:rPr>
          <w:rFonts w:asciiTheme="minorHAnsi" w:hAnsiTheme="minorHAnsi" w:cstheme="minorHAnsi"/>
          <w:sz w:val="22"/>
          <w:szCs w:val="22"/>
        </w:rPr>
      </w:pPr>
      <w:r w:rsidRPr="005617AF">
        <w:rPr>
          <w:rFonts w:asciiTheme="minorHAnsi" w:hAnsiTheme="minorHAnsi" w:cstheme="minorHAnsi"/>
          <w:sz w:val="22"/>
          <w:szCs w:val="22"/>
        </w:rPr>
        <w:t>The principles of data normalization learned in relational database design should be kept in mind, but model developers should also note that an S-100</w:t>
      </w:r>
      <w:r w:rsidR="0009115E" w:rsidRPr="005617AF">
        <w:rPr>
          <w:rFonts w:asciiTheme="minorHAnsi" w:hAnsiTheme="minorHAnsi" w:cstheme="minorHAnsi"/>
          <w:sz w:val="22"/>
          <w:szCs w:val="22"/>
        </w:rPr>
        <w:t>-based</w:t>
      </w:r>
      <w:r w:rsidRPr="005617AF">
        <w:rPr>
          <w:rFonts w:asciiTheme="minorHAnsi" w:hAnsiTheme="minorHAnsi" w:cstheme="minorHAnsi"/>
          <w:sz w:val="22"/>
          <w:szCs w:val="22"/>
        </w:rPr>
        <w:t xml:space="preserve"> domain model and applications schema are </w:t>
      </w:r>
      <w:ins w:id="361" w:author="Julia Powell" w:date="2020-01-03T12:55:00Z">
        <w:r w:rsidR="00AA1821">
          <w:rPr>
            <w:rFonts w:asciiTheme="minorHAnsi" w:hAnsiTheme="minorHAnsi" w:cstheme="minorHAnsi"/>
            <w:sz w:val="22"/>
            <w:szCs w:val="22"/>
          </w:rPr>
          <w:t>feature</w:t>
        </w:r>
      </w:ins>
      <w:del w:id="362" w:author="Julia Powell" w:date="2020-01-03T12:55:00Z">
        <w:r w:rsidRPr="005617AF" w:rsidDel="00AA1821">
          <w:rPr>
            <w:rFonts w:asciiTheme="minorHAnsi" w:hAnsiTheme="minorHAnsi" w:cstheme="minorHAnsi"/>
            <w:sz w:val="22"/>
            <w:szCs w:val="22"/>
          </w:rPr>
          <w:delText>object</w:delText>
        </w:r>
      </w:del>
      <w:r w:rsidRPr="005617AF">
        <w:rPr>
          <w:rFonts w:asciiTheme="minorHAnsi" w:hAnsiTheme="minorHAnsi" w:cstheme="minorHAnsi"/>
          <w:sz w:val="22"/>
          <w:szCs w:val="22"/>
        </w:rPr>
        <w:t>-attribute-relationship models and not database designs.</w:t>
      </w:r>
    </w:p>
    <w:p w14:paraId="78A55969" w14:textId="68489FB3" w:rsidR="00B9457A" w:rsidRPr="00FA0C91" w:rsidRDefault="00B9457A">
      <w:pPr>
        <w:pStyle w:val="Heading2"/>
        <w:numPr>
          <w:ilvl w:val="1"/>
          <w:numId w:val="137"/>
        </w:numPr>
        <w:pPrChange w:id="363" w:author="Julia Powell" w:date="2020-01-15T16:14:00Z">
          <w:pPr>
            <w:pStyle w:val="Heading2"/>
            <w:numPr>
              <w:numId w:val="137"/>
            </w:numPr>
            <w:tabs>
              <w:tab w:val="clear" w:pos="700"/>
              <w:tab w:val="left" w:pos="567"/>
            </w:tabs>
            <w:ind w:left="567" w:hanging="567"/>
          </w:pPr>
        </w:pPrChange>
      </w:pPr>
      <w:bookmarkStart w:id="364" w:name="_Toc3469123"/>
      <w:r>
        <w:t>Steps in model development</w:t>
      </w:r>
      <w:bookmarkEnd w:id="364"/>
    </w:p>
    <w:p w14:paraId="5DB403C5" w14:textId="7DC1D991" w:rsidR="008E70B1" w:rsidRPr="00BB45C0" w:rsidRDefault="008E70B1" w:rsidP="00BB45C0">
      <w:pPr>
        <w:pStyle w:val="ListParagraph"/>
        <w:numPr>
          <w:ilvl w:val="0"/>
          <w:numId w:val="165"/>
        </w:numPr>
        <w:spacing w:after="160" w:line="240" w:lineRule="auto"/>
        <w:rPr>
          <w:rFonts w:asciiTheme="minorHAnsi" w:hAnsiTheme="minorHAnsi" w:cstheme="minorHAnsi"/>
          <w:sz w:val="22"/>
          <w:szCs w:val="22"/>
        </w:rPr>
      </w:pPr>
      <w:r w:rsidRPr="00BB45C0">
        <w:rPr>
          <w:rFonts w:asciiTheme="minorHAnsi" w:hAnsiTheme="minorHAnsi" w:cstheme="minorHAnsi"/>
          <w:sz w:val="22"/>
          <w:szCs w:val="22"/>
        </w:rPr>
        <w:t>Determine whether the data product is coverage or vector data.</w:t>
      </w:r>
      <w:r w:rsidR="000E1873" w:rsidRPr="00BB45C0">
        <w:rPr>
          <w:rFonts w:asciiTheme="minorHAnsi" w:hAnsiTheme="minorHAnsi" w:cstheme="minorHAnsi"/>
          <w:sz w:val="22"/>
          <w:szCs w:val="22"/>
        </w:rPr>
        <w:t xml:space="preserve"> Coverage data is characterized by values of characteristics distributed over an area or areas, while vector data is characterized by localized regions (points, and/or areas) that possess boundaries and do not exhibit internal variation in characteristic values (or where such internal variations can be ignored).</w:t>
      </w:r>
    </w:p>
    <w:p w14:paraId="05AF96AA" w14:textId="4CDF9C8E" w:rsidR="00504DBB" w:rsidRPr="00BB45C0" w:rsidRDefault="00DC284F" w:rsidP="00BB45C0">
      <w:pPr>
        <w:pStyle w:val="ListParagraph"/>
        <w:numPr>
          <w:ilvl w:val="0"/>
          <w:numId w:val="165"/>
        </w:numPr>
        <w:spacing w:after="160" w:line="240" w:lineRule="auto"/>
        <w:rPr>
          <w:rFonts w:asciiTheme="minorHAnsi" w:hAnsiTheme="minorHAnsi" w:cstheme="minorHAnsi"/>
          <w:sz w:val="22"/>
          <w:szCs w:val="22"/>
        </w:rPr>
      </w:pPr>
      <w:r w:rsidRPr="00BB45C0">
        <w:rPr>
          <w:rFonts w:asciiTheme="minorHAnsi" w:hAnsiTheme="minorHAnsi" w:cstheme="minorHAnsi"/>
          <w:sz w:val="22"/>
          <w:szCs w:val="22"/>
        </w:rPr>
        <w:t xml:space="preserve">Identify the concepts in the application domain. This will involve reviewing the source material to identify important features and information </w:t>
      </w:r>
      <w:del w:id="365" w:author="Julia Powell" w:date="2020-01-03T13:05:00Z">
        <w:r w:rsidRPr="00BB45C0" w:rsidDel="00AA1821">
          <w:rPr>
            <w:rFonts w:asciiTheme="minorHAnsi" w:hAnsiTheme="minorHAnsi" w:cstheme="minorHAnsi"/>
            <w:sz w:val="22"/>
            <w:szCs w:val="22"/>
          </w:rPr>
          <w:delText xml:space="preserve">chunks </w:delText>
        </w:r>
      </w:del>
      <w:r w:rsidRPr="00BB45C0">
        <w:rPr>
          <w:rFonts w:asciiTheme="minorHAnsi" w:hAnsiTheme="minorHAnsi" w:cstheme="minorHAnsi"/>
          <w:sz w:val="22"/>
          <w:szCs w:val="22"/>
        </w:rPr>
        <w:t>in the domain which will be useful to end-users</w:t>
      </w:r>
      <w:ins w:id="366" w:author="Julia Powell" w:date="2020-01-03T13:06:00Z">
        <w:r w:rsidR="00C844E2">
          <w:rPr>
            <w:rFonts w:asciiTheme="minorHAnsi" w:hAnsiTheme="minorHAnsi" w:cstheme="minorHAnsi"/>
            <w:sz w:val="22"/>
            <w:szCs w:val="22"/>
          </w:rPr>
          <w:t>.</w:t>
        </w:r>
      </w:ins>
      <w:r w:rsidRPr="00BB45C0">
        <w:rPr>
          <w:rFonts w:asciiTheme="minorHAnsi" w:hAnsiTheme="minorHAnsi" w:cstheme="minorHAnsi"/>
          <w:sz w:val="22"/>
          <w:szCs w:val="22"/>
        </w:rPr>
        <w:t xml:space="preserve"> </w:t>
      </w:r>
      <w:del w:id="367" w:author="Julia Powell" w:date="2020-01-03T13:06:00Z">
        <w:r w:rsidRPr="00BB45C0" w:rsidDel="00C844E2">
          <w:rPr>
            <w:rFonts w:asciiTheme="minorHAnsi" w:hAnsiTheme="minorHAnsi" w:cstheme="minorHAnsi"/>
            <w:sz w:val="22"/>
            <w:szCs w:val="22"/>
          </w:rPr>
          <w:delText xml:space="preserve">in the context of the use cases </w:delText>
        </w:r>
        <w:r w:rsidR="00504DBB" w:rsidRPr="00BB45C0" w:rsidDel="00C844E2">
          <w:rPr>
            <w:rFonts w:asciiTheme="minorHAnsi" w:hAnsiTheme="minorHAnsi" w:cstheme="minorHAnsi"/>
            <w:sz w:val="22"/>
            <w:szCs w:val="22"/>
          </w:rPr>
          <w:delText xml:space="preserve">defined in the initiation phase. </w:delText>
        </w:r>
      </w:del>
      <w:r w:rsidR="00504DBB" w:rsidRPr="00BB45C0">
        <w:rPr>
          <w:rFonts w:asciiTheme="minorHAnsi" w:hAnsiTheme="minorHAnsi" w:cstheme="minorHAnsi"/>
          <w:sz w:val="22"/>
          <w:szCs w:val="22"/>
        </w:rPr>
        <w:t xml:space="preserve">Source material will include the sample texts identified in the initiation phase and, if available, documentation and data dictionaries of relevant applications, requirements for existing </w:t>
      </w:r>
      <w:del w:id="368" w:author="Julia Powell" w:date="2020-01-03T13:07:00Z">
        <w:r w:rsidR="00504DBB" w:rsidRPr="00BB45C0" w:rsidDel="00C844E2">
          <w:rPr>
            <w:rFonts w:asciiTheme="minorHAnsi" w:hAnsiTheme="minorHAnsi" w:cstheme="minorHAnsi"/>
            <w:sz w:val="22"/>
            <w:szCs w:val="22"/>
          </w:rPr>
          <w:delText xml:space="preserve">or hypothetical </w:delText>
        </w:r>
      </w:del>
      <w:r w:rsidR="00504DBB" w:rsidRPr="00BB45C0">
        <w:rPr>
          <w:rFonts w:asciiTheme="minorHAnsi" w:hAnsiTheme="minorHAnsi" w:cstheme="minorHAnsi"/>
          <w:sz w:val="22"/>
          <w:szCs w:val="22"/>
        </w:rPr>
        <w:t xml:space="preserve">applications, related standards and circulars from IEC, IMO, IALA, etc. </w:t>
      </w:r>
    </w:p>
    <w:p w14:paraId="29345BAA" w14:textId="4B3C0812" w:rsidR="00DC284F" w:rsidRPr="00BB45C0" w:rsidRDefault="00504DBB" w:rsidP="00BB45C0">
      <w:pPr>
        <w:pStyle w:val="ListParagraph"/>
        <w:numPr>
          <w:ilvl w:val="0"/>
          <w:numId w:val="165"/>
        </w:numPr>
        <w:spacing w:after="160" w:line="240" w:lineRule="auto"/>
        <w:rPr>
          <w:rFonts w:asciiTheme="minorHAnsi" w:hAnsiTheme="minorHAnsi" w:cstheme="minorHAnsi"/>
          <w:sz w:val="22"/>
          <w:szCs w:val="22"/>
        </w:rPr>
      </w:pPr>
      <w:r w:rsidRPr="00BB45C0">
        <w:rPr>
          <w:rFonts w:asciiTheme="minorHAnsi" w:hAnsiTheme="minorHAnsi" w:cstheme="minorHAnsi"/>
          <w:sz w:val="22"/>
          <w:szCs w:val="22"/>
        </w:rPr>
        <w:t xml:space="preserve">Search for </w:t>
      </w:r>
      <w:r w:rsidR="00706A6E" w:rsidRPr="00BB45C0">
        <w:rPr>
          <w:rFonts w:asciiTheme="minorHAnsi" w:hAnsiTheme="minorHAnsi" w:cstheme="minorHAnsi"/>
          <w:sz w:val="22"/>
          <w:szCs w:val="22"/>
        </w:rPr>
        <w:t xml:space="preserve">existing </w:t>
      </w:r>
      <w:r w:rsidR="00303223" w:rsidRPr="00BB45C0">
        <w:rPr>
          <w:rFonts w:asciiTheme="minorHAnsi" w:hAnsiTheme="minorHAnsi" w:cstheme="minorHAnsi"/>
          <w:sz w:val="22"/>
          <w:szCs w:val="22"/>
        </w:rPr>
        <w:t>concepts</w:t>
      </w:r>
      <w:ins w:id="369" w:author="Julia Powell" w:date="2020-01-03T13:07:00Z">
        <w:r w:rsidR="00C844E2">
          <w:rPr>
            <w:rFonts w:asciiTheme="minorHAnsi" w:hAnsiTheme="minorHAnsi" w:cstheme="minorHAnsi"/>
            <w:sz w:val="22"/>
            <w:szCs w:val="22"/>
          </w:rPr>
          <w:t xml:space="preserve"> using key words</w:t>
        </w:r>
      </w:ins>
      <w:r w:rsidR="00303223" w:rsidRPr="00BB45C0">
        <w:rPr>
          <w:rFonts w:asciiTheme="minorHAnsi" w:hAnsiTheme="minorHAnsi" w:cstheme="minorHAnsi"/>
          <w:sz w:val="22"/>
          <w:szCs w:val="22"/>
        </w:rPr>
        <w:t xml:space="preserve"> (classes, attributes and relationships) in the </w:t>
      </w:r>
      <w:r w:rsidR="00682C62" w:rsidRPr="00BB45C0">
        <w:rPr>
          <w:rFonts w:asciiTheme="minorHAnsi" w:hAnsiTheme="minorHAnsi" w:cstheme="minorHAnsi"/>
          <w:sz w:val="22"/>
          <w:szCs w:val="22"/>
        </w:rPr>
        <w:t xml:space="preserve">IHO GI Registry </w:t>
      </w:r>
      <w:r w:rsidR="00303223" w:rsidRPr="00BB45C0">
        <w:rPr>
          <w:rFonts w:asciiTheme="minorHAnsi" w:hAnsiTheme="minorHAnsi" w:cstheme="minorHAnsi"/>
          <w:sz w:val="22"/>
          <w:szCs w:val="22"/>
        </w:rPr>
        <w:t>which can be re-used</w:t>
      </w:r>
      <w:del w:id="370" w:author="Julia Powell" w:date="2020-01-03T13:07:00Z">
        <w:r w:rsidR="00303223" w:rsidRPr="00BB45C0" w:rsidDel="00C844E2">
          <w:rPr>
            <w:rFonts w:asciiTheme="minorHAnsi" w:hAnsiTheme="minorHAnsi" w:cstheme="minorHAnsi"/>
            <w:sz w:val="22"/>
            <w:szCs w:val="22"/>
          </w:rPr>
          <w:delText>.</w:delText>
        </w:r>
        <w:r w:rsidR="00094557" w:rsidRPr="00BB45C0" w:rsidDel="00C844E2">
          <w:rPr>
            <w:rFonts w:asciiTheme="minorHAnsi" w:hAnsiTheme="minorHAnsi" w:cstheme="minorHAnsi"/>
            <w:sz w:val="22"/>
            <w:szCs w:val="22"/>
          </w:rPr>
          <w:delText xml:space="preserve"> Searching for key</w:delText>
        </w:r>
        <w:r w:rsidR="00DC284F" w:rsidRPr="00BB45C0" w:rsidDel="00C844E2">
          <w:rPr>
            <w:rFonts w:asciiTheme="minorHAnsi" w:hAnsiTheme="minorHAnsi" w:cstheme="minorHAnsi"/>
            <w:sz w:val="22"/>
            <w:szCs w:val="22"/>
          </w:rPr>
          <w:delText xml:space="preserve"> words in the name of the concept or element (feature, attribute, etc) is the best search option afforded by the </w:delText>
        </w:r>
        <w:r w:rsidR="00682C62" w:rsidRPr="00BB45C0" w:rsidDel="00C844E2">
          <w:rPr>
            <w:rFonts w:asciiTheme="minorHAnsi" w:hAnsiTheme="minorHAnsi" w:cstheme="minorHAnsi"/>
            <w:sz w:val="22"/>
            <w:szCs w:val="22"/>
          </w:rPr>
          <w:delText xml:space="preserve">Registry </w:delText>
        </w:r>
        <w:r w:rsidR="00DC284F" w:rsidRPr="00BB45C0" w:rsidDel="00C844E2">
          <w:rPr>
            <w:rFonts w:asciiTheme="minorHAnsi" w:hAnsiTheme="minorHAnsi" w:cstheme="minorHAnsi"/>
            <w:sz w:val="22"/>
            <w:szCs w:val="22"/>
          </w:rPr>
          <w:delText>interface at this time</w:delText>
        </w:r>
      </w:del>
      <w:r w:rsidR="00DC284F" w:rsidRPr="00BB45C0">
        <w:rPr>
          <w:rFonts w:asciiTheme="minorHAnsi" w:hAnsiTheme="minorHAnsi" w:cstheme="minorHAnsi"/>
          <w:sz w:val="22"/>
          <w:szCs w:val="22"/>
        </w:rPr>
        <w:t>.</w:t>
      </w:r>
    </w:p>
    <w:p w14:paraId="75AD88CA" w14:textId="156F3DE5" w:rsidR="00E72C6B" w:rsidRPr="00BB45C0" w:rsidRDefault="008E70B1" w:rsidP="00BB45C0">
      <w:pPr>
        <w:pStyle w:val="ListParagraph"/>
        <w:numPr>
          <w:ilvl w:val="0"/>
          <w:numId w:val="165"/>
        </w:numPr>
        <w:spacing w:after="160" w:line="240" w:lineRule="auto"/>
        <w:rPr>
          <w:rFonts w:asciiTheme="minorHAnsi" w:hAnsiTheme="minorHAnsi" w:cstheme="minorHAnsi"/>
          <w:sz w:val="22"/>
          <w:szCs w:val="22"/>
        </w:rPr>
      </w:pPr>
      <w:r w:rsidRPr="00BB45C0">
        <w:rPr>
          <w:rFonts w:asciiTheme="minorHAnsi" w:hAnsiTheme="minorHAnsi" w:cstheme="minorHAnsi"/>
          <w:sz w:val="22"/>
          <w:szCs w:val="22"/>
        </w:rPr>
        <w:t xml:space="preserve">Develop new concepts only for those </w:t>
      </w:r>
      <w:del w:id="371" w:author="Julia Powell" w:date="2020-01-03T13:07:00Z">
        <w:r w:rsidR="00DC284F" w:rsidRPr="00BB45C0" w:rsidDel="00C844E2">
          <w:rPr>
            <w:rFonts w:asciiTheme="minorHAnsi" w:hAnsiTheme="minorHAnsi" w:cstheme="minorHAnsi"/>
            <w:sz w:val="22"/>
            <w:szCs w:val="22"/>
          </w:rPr>
          <w:delText xml:space="preserve">concepts </w:delText>
        </w:r>
        <w:r w:rsidRPr="00BB45C0" w:rsidDel="00C844E2">
          <w:rPr>
            <w:rFonts w:asciiTheme="minorHAnsi" w:hAnsiTheme="minorHAnsi" w:cstheme="minorHAnsi"/>
            <w:sz w:val="22"/>
            <w:szCs w:val="22"/>
          </w:rPr>
          <w:delText xml:space="preserve">which </w:delText>
        </w:r>
      </w:del>
      <w:ins w:id="372" w:author="Julia Powell" w:date="2020-01-03T13:07:00Z">
        <w:r w:rsidR="00C844E2">
          <w:rPr>
            <w:rFonts w:asciiTheme="minorHAnsi" w:hAnsiTheme="minorHAnsi" w:cstheme="minorHAnsi"/>
            <w:sz w:val="22"/>
            <w:szCs w:val="22"/>
          </w:rPr>
          <w:t xml:space="preserve">that </w:t>
        </w:r>
      </w:ins>
      <w:r w:rsidRPr="00BB45C0">
        <w:rPr>
          <w:rFonts w:asciiTheme="minorHAnsi" w:hAnsiTheme="minorHAnsi" w:cstheme="minorHAnsi"/>
          <w:sz w:val="22"/>
          <w:szCs w:val="22"/>
        </w:rPr>
        <w:t>do not yet exist</w:t>
      </w:r>
      <w:r w:rsidR="00DC284F" w:rsidRPr="00BB45C0">
        <w:rPr>
          <w:rFonts w:asciiTheme="minorHAnsi" w:hAnsiTheme="minorHAnsi" w:cstheme="minorHAnsi"/>
          <w:sz w:val="22"/>
          <w:szCs w:val="22"/>
        </w:rPr>
        <w:t xml:space="preserve"> in the </w:t>
      </w:r>
      <w:r w:rsidR="00DB06D1" w:rsidRPr="00BB45C0">
        <w:rPr>
          <w:rFonts w:asciiTheme="minorHAnsi" w:hAnsiTheme="minorHAnsi" w:cstheme="minorHAnsi"/>
          <w:sz w:val="22"/>
          <w:szCs w:val="22"/>
        </w:rPr>
        <w:t>Registry</w:t>
      </w:r>
      <w:r w:rsidR="00DC284F" w:rsidRPr="00BB45C0">
        <w:rPr>
          <w:rFonts w:asciiTheme="minorHAnsi" w:hAnsiTheme="minorHAnsi" w:cstheme="minorHAnsi"/>
          <w:sz w:val="22"/>
          <w:szCs w:val="22"/>
        </w:rPr>
        <w:t>. This will involve</w:t>
      </w:r>
      <w:r w:rsidR="00504DBB" w:rsidRPr="00BB45C0">
        <w:rPr>
          <w:rFonts w:asciiTheme="minorHAnsi" w:hAnsiTheme="minorHAnsi" w:cstheme="minorHAnsi"/>
          <w:sz w:val="22"/>
          <w:szCs w:val="22"/>
        </w:rPr>
        <w:t xml:space="preserve"> examining the source material mentioned earlier in more detail to pin down concepts and their definitions.</w:t>
      </w:r>
      <w:r w:rsidR="007C1A8A" w:rsidRPr="00BB45C0">
        <w:rPr>
          <w:rFonts w:asciiTheme="minorHAnsi" w:hAnsiTheme="minorHAnsi" w:cstheme="minorHAnsi"/>
          <w:sz w:val="22"/>
          <w:szCs w:val="22"/>
        </w:rPr>
        <w:t xml:space="preserve"> The process for submitting proposals is described in S-99.</w:t>
      </w:r>
    </w:p>
    <w:p w14:paraId="6C8CA52F" w14:textId="5DB4D8D9" w:rsidR="00706A6E" w:rsidRPr="00C15FA6" w:rsidDel="00C844E2" w:rsidRDefault="001006B4" w:rsidP="00C15FA6">
      <w:pPr>
        <w:pStyle w:val="ListParagraph"/>
        <w:numPr>
          <w:ilvl w:val="0"/>
          <w:numId w:val="165"/>
        </w:numPr>
        <w:spacing w:after="160" w:line="240" w:lineRule="auto"/>
        <w:rPr>
          <w:del w:id="373" w:author="Julia Powell" w:date="2020-01-03T13:08:00Z"/>
          <w:rFonts w:asciiTheme="minorHAnsi" w:hAnsiTheme="minorHAnsi" w:cstheme="minorHAnsi"/>
          <w:sz w:val="22"/>
          <w:szCs w:val="22"/>
        </w:rPr>
      </w:pPr>
      <w:del w:id="374" w:author="Julia Powell" w:date="2020-01-03T13:08:00Z">
        <w:r w:rsidRPr="00C15FA6" w:rsidDel="00C844E2">
          <w:rPr>
            <w:rFonts w:asciiTheme="minorHAnsi" w:hAnsiTheme="minorHAnsi" w:cstheme="minorHAnsi"/>
            <w:sz w:val="22"/>
            <w:szCs w:val="22"/>
          </w:rPr>
          <w:delText>In</w:delText>
        </w:r>
        <w:r w:rsidR="0088653C" w:rsidRPr="00C15FA6" w:rsidDel="00C844E2">
          <w:rPr>
            <w:rFonts w:asciiTheme="minorHAnsi" w:hAnsiTheme="minorHAnsi" w:cstheme="minorHAnsi"/>
            <w:sz w:val="22"/>
            <w:szCs w:val="22"/>
          </w:rPr>
          <w:delText xml:space="preserve"> the third version of the</w:delText>
        </w:r>
        <w:r w:rsidRPr="00C15FA6" w:rsidDel="00C844E2">
          <w:rPr>
            <w:rFonts w:asciiTheme="minorHAnsi" w:hAnsiTheme="minorHAnsi" w:cstheme="minorHAnsi"/>
            <w:sz w:val="22"/>
            <w:szCs w:val="22"/>
          </w:rPr>
          <w:delText xml:space="preserve"> </w:delText>
        </w:r>
        <w:r w:rsidR="00E72C6B" w:rsidRPr="00C15FA6" w:rsidDel="00C844E2">
          <w:rPr>
            <w:rFonts w:asciiTheme="minorHAnsi" w:hAnsiTheme="minorHAnsi" w:cstheme="minorHAnsi"/>
            <w:sz w:val="22"/>
            <w:szCs w:val="22"/>
          </w:rPr>
          <w:delText>GI</w:delText>
        </w:r>
        <w:r w:rsidRPr="00C15FA6" w:rsidDel="00C844E2">
          <w:rPr>
            <w:rFonts w:asciiTheme="minorHAnsi" w:hAnsiTheme="minorHAnsi" w:cstheme="minorHAnsi"/>
            <w:sz w:val="22"/>
            <w:szCs w:val="22"/>
          </w:rPr>
          <w:delText xml:space="preserve"> Registry</w:delText>
        </w:r>
        <w:r w:rsidR="00E72C6B" w:rsidRPr="00C15FA6" w:rsidDel="00C844E2">
          <w:rPr>
            <w:rFonts w:asciiTheme="minorHAnsi" w:hAnsiTheme="minorHAnsi" w:cstheme="minorHAnsi"/>
            <w:sz w:val="22"/>
            <w:szCs w:val="22"/>
          </w:rPr>
          <w:delText xml:space="preserve">, concepts which </w:delText>
        </w:r>
        <w:r w:rsidR="00E3440A" w:rsidRPr="00C15FA6" w:rsidDel="00C844E2">
          <w:rPr>
            <w:rFonts w:asciiTheme="minorHAnsi" w:hAnsiTheme="minorHAnsi" w:cstheme="minorHAnsi"/>
            <w:sz w:val="22"/>
            <w:szCs w:val="22"/>
          </w:rPr>
          <w:delText xml:space="preserve">form </w:delText>
        </w:r>
        <w:r w:rsidRPr="00C15FA6" w:rsidDel="00C844E2">
          <w:rPr>
            <w:rFonts w:asciiTheme="minorHAnsi" w:hAnsiTheme="minorHAnsi" w:cstheme="minorHAnsi"/>
            <w:sz w:val="22"/>
            <w:szCs w:val="22"/>
          </w:rPr>
          <w:delText xml:space="preserve">the </w:delText>
        </w:r>
        <w:r w:rsidR="00DB06D1" w:rsidRPr="00C15FA6" w:rsidDel="00C844E2">
          <w:rPr>
            <w:rFonts w:asciiTheme="minorHAnsi" w:hAnsiTheme="minorHAnsi" w:cstheme="minorHAnsi"/>
            <w:sz w:val="22"/>
            <w:szCs w:val="22"/>
          </w:rPr>
          <w:delText xml:space="preserve">Concept Register </w:delText>
        </w:r>
        <w:r w:rsidRPr="00C15FA6" w:rsidDel="00C844E2">
          <w:rPr>
            <w:rFonts w:asciiTheme="minorHAnsi" w:hAnsiTheme="minorHAnsi" w:cstheme="minorHAnsi"/>
            <w:sz w:val="22"/>
            <w:szCs w:val="22"/>
          </w:rPr>
          <w:delText>must</w:delText>
        </w:r>
        <w:r w:rsidR="00E72C6B" w:rsidRPr="00C15FA6" w:rsidDel="00C844E2">
          <w:rPr>
            <w:rFonts w:asciiTheme="minorHAnsi" w:hAnsiTheme="minorHAnsi" w:cstheme="minorHAnsi"/>
            <w:sz w:val="22"/>
            <w:szCs w:val="22"/>
          </w:rPr>
          <w:delText xml:space="preserve"> be </w:delText>
        </w:r>
        <w:r w:rsidRPr="00C15FA6" w:rsidDel="00C844E2">
          <w:rPr>
            <w:rFonts w:asciiTheme="minorHAnsi" w:hAnsiTheme="minorHAnsi" w:cstheme="minorHAnsi"/>
            <w:sz w:val="22"/>
            <w:szCs w:val="22"/>
          </w:rPr>
          <w:delText>entered</w:delText>
        </w:r>
        <w:r w:rsidR="00E72C6B" w:rsidRPr="00C15FA6" w:rsidDel="00C844E2">
          <w:rPr>
            <w:rFonts w:asciiTheme="minorHAnsi" w:hAnsiTheme="minorHAnsi" w:cstheme="minorHAnsi"/>
            <w:sz w:val="22"/>
            <w:szCs w:val="22"/>
          </w:rPr>
          <w:delText xml:space="preserve"> into </w:delText>
        </w:r>
        <w:r w:rsidRPr="00C15FA6" w:rsidDel="00C844E2">
          <w:rPr>
            <w:rFonts w:asciiTheme="minorHAnsi" w:hAnsiTheme="minorHAnsi" w:cstheme="minorHAnsi"/>
            <w:sz w:val="22"/>
            <w:szCs w:val="22"/>
          </w:rPr>
          <w:delText xml:space="preserve">the </w:delText>
        </w:r>
        <w:r w:rsidR="00DB06D1" w:rsidRPr="00C15FA6" w:rsidDel="00C844E2">
          <w:rPr>
            <w:rFonts w:asciiTheme="minorHAnsi" w:hAnsiTheme="minorHAnsi" w:cstheme="minorHAnsi"/>
            <w:sz w:val="22"/>
            <w:szCs w:val="22"/>
          </w:rPr>
          <w:delText xml:space="preserve">Data Dictionary Register </w:delText>
        </w:r>
        <w:r w:rsidR="00E72C6B" w:rsidRPr="00C15FA6" w:rsidDel="00C844E2">
          <w:rPr>
            <w:rFonts w:asciiTheme="minorHAnsi" w:hAnsiTheme="minorHAnsi" w:cstheme="minorHAnsi"/>
            <w:sz w:val="22"/>
            <w:szCs w:val="22"/>
          </w:rPr>
          <w:delText xml:space="preserve">by designating </w:delText>
        </w:r>
        <w:r w:rsidR="00E3440A" w:rsidRPr="00C15FA6" w:rsidDel="00C844E2">
          <w:rPr>
            <w:rFonts w:asciiTheme="minorHAnsi" w:hAnsiTheme="minorHAnsi" w:cstheme="minorHAnsi"/>
            <w:sz w:val="22"/>
            <w:szCs w:val="22"/>
          </w:rPr>
          <w:delText xml:space="preserve">their </w:delText>
        </w:r>
        <w:r w:rsidR="00E72C6B" w:rsidRPr="00C15FA6" w:rsidDel="00C844E2">
          <w:rPr>
            <w:rFonts w:asciiTheme="minorHAnsi" w:hAnsiTheme="minorHAnsi" w:cstheme="minorHAnsi"/>
            <w:sz w:val="22"/>
            <w:szCs w:val="22"/>
          </w:rPr>
          <w:delText>item type (</w:delText>
        </w:r>
        <w:r w:rsidR="00DB06D1" w:rsidRPr="00C15FA6" w:rsidDel="00C844E2">
          <w:rPr>
            <w:rFonts w:asciiTheme="minorHAnsi" w:hAnsiTheme="minorHAnsi" w:cstheme="minorHAnsi"/>
            <w:sz w:val="22"/>
            <w:szCs w:val="22"/>
          </w:rPr>
          <w:delText>for example</w:delText>
        </w:r>
        <w:r w:rsidR="00E72C6B" w:rsidRPr="00C15FA6" w:rsidDel="00C844E2">
          <w:rPr>
            <w:rFonts w:asciiTheme="minorHAnsi" w:hAnsiTheme="minorHAnsi" w:cstheme="minorHAnsi"/>
            <w:sz w:val="22"/>
            <w:szCs w:val="22"/>
          </w:rPr>
          <w:delText xml:space="preserve"> feature or attribute, etc) and submitting additional information.</w:delText>
        </w:r>
      </w:del>
    </w:p>
    <w:p w14:paraId="15F57AC8" w14:textId="158B0669" w:rsidR="001D7E7E" w:rsidRPr="00C15FA6" w:rsidRDefault="00303223" w:rsidP="00C15FA6">
      <w:pPr>
        <w:pStyle w:val="ListParagraph"/>
        <w:numPr>
          <w:ilvl w:val="0"/>
          <w:numId w:val="165"/>
        </w:numPr>
        <w:spacing w:after="160" w:line="240" w:lineRule="auto"/>
        <w:rPr>
          <w:rFonts w:asciiTheme="minorHAnsi" w:hAnsiTheme="minorHAnsi" w:cstheme="minorHAnsi"/>
          <w:sz w:val="22"/>
          <w:szCs w:val="22"/>
        </w:rPr>
      </w:pPr>
      <w:r w:rsidRPr="00C15FA6">
        <w:rPr>
          <w:rFonts w:asciiTheme="minorHAnsi" w:hAnsiTheme="minorHAnsi" w:cstheme="minorHAnsi"/>
          <w:sz w:val="22"/>
          <w:szCs w:val="22"/>
        </w:rPr>
        <w:t xml:space="preserve">Define the classes and attributes that describe the domain and </w:t>
      </w:r>
      <w:del w:id="375" w:author="Julia Powell" w:date="2020-01-03T13:08:00Z">
        <w:r w:rsidRPr="00C15FA6" w:rsidDel="00C844E2">
          <w:rPr>
            <w:rFonts w:asciiTheme="minorHAnsi" w:hAnsiTheme="minorHAnsi" w:cstheme="minorHAnsi"/>
            <w:sz w:val="22"/>
            <w:szCs w:val="22"/>
          </w:rPr>
          <w:delText xml:space="preserve">which </w:delText>
        </w:r>
      </w:del>
      <w:r w:rsidRPr="00C15FA6">
        <w:rPr>
          <w:rFonts w:asciiTheme="minorHAnsi" w:hAnsiTheme="minorHAnsi" w:cstheme="minorHAnsi"/>
          <w:sz w:val="22"/>
          <w:szCs w:val="22"/>
        </w:rPr>
        <w:t>are relevant to the data product</w:t>
      </w:r>
      <w:r w:rsidR="001D7E7E" w:rsidRPr="00C15FA6">
        <w:rPr>
          <w:rFonts w:asciiTheme="minorHAnsi" w:hAnsiTheme="minorHAnsi" w:cstheme="minorHAnsi"/>
          <w:sz w:val="22"/>
          <w:szCs w:val="22"/>
        </w:rPr>
        <w:t>.</w:t>
      </w:r>
      <w:r w:rsidR="00504DBB" w:rsidRPr="00C15FA6">
        <w:rPr>
          <w:rFonts w:asciiTheme="minorHAnsi" w:hAnsiTheme="minorHAnsi" w:cstheme="minorHAnsi"/>
          <w:sz w:val="22"/>
          <w:szCs w:val="22"/>
        </w:rPr>
        <w:t xml:space="preserve"> If classes</w:t>
      </w:r>
      <w:r w:rsidR="00866F69" w:rsidRPr="00C15FA6">
        <w:rPr>
          <w:rFonts w:asciiTheme="minorHAnsi" w:hAnsiTheme="minorHAnsi" w:cstheme="minorHAnsi"/>
          <w:sz w:val="22"/>
          <w:szCs w:val="22"/>
        </w:rPr>
        <w:t>,</w:t>
      </w:r>
      <w:r w:rsidR="00504DBB" w:rsidRPr="00C15FA6">
        <w:rPr>
          <w:rFonts w:asciiTheme="minorHAnsi" w:hAnsiTheme="minorHAnsi" w:cstheme="minorHAnsi"/>
          <w:sz w:val="22"/>
          <w:szCs w:val="22"/>
        </w:rPr>
        <w:t xml:space="preserve"> attributes</w:t>
      </w:r>
      <w:r w:rsidR="00866F69" w:rsidRPr="00C15FA6">
        <w:rPr>
          <w:rFonts w:asciiTheme="minorHAnsi" w:hAnsiTheme="minorHAnsi" w:cstheme="minorHAnsi"/>
          <w:sz w:val="22"/>
          <w:szCs w:val="22"/>
        </w:rPr>
        <w:t xml:space="preserve"> and codelists/enumerations</w:t>
      </w:r>
      <w:ins w:id="376" w:author="Julia Powell" w:date="2020-01-03T13:09:00Z">
        <w:r w:rsidR="00C844E2">
          <w:rPr>
            <w:rFonts w:asciiTheme="minorHAnsi" w:hAnsiTheme="minorHAnsi" w:cstheme="minorHAnsi"/>
            <w:sz w:val="22"/>
            <w:szCs w:val="22"/>
          </w:rPr>
          <w:t xml:space="preserve"> are</w:t>
        </w:r>
      </w:ins>
      <w:r w:rsidR="00504DBB" w:rsidRPr="00C15FA6">
        <w:rPr>
          <w:rFonts w:asciiTheme="minorHAnsi" w:hAnsiTheme="minorHAnsi" w:cstheme="minorHAnsi"/>
          <w:sz w:val="22"/>
          <w:szCs w:val="22"/>
        </w:rPr>
        <w:t xml:space="preserve"> already defined in the </w:t>
      </w:r>
      <w:r w:rsidR="00DB06D1" w:rsidRPr="00C15FA6">
        <w:rPr>
          <w:rFonts w:asciiTheme="minorHAnsi" w:hAnsiTheme="minorHAnsi" w:cstheme="minorHAnsi"/>
          <w:sz w:val="22"/>
          <w:szCs w:val="22"/>
        </w:rPr>
        <w:t xml:space="preserve">Registry </w:t>
      </w:r>
      <w:r w:rsidR="006158B8" w:rsidRPr="00C15FA6">
        <w:rPr>
          <w:rFonts w:asciiTheme="minorHAnsi" w:hAnsiTheme="minorHAnsi" w:cstheme="minorHAnsi"/>
          <w:sz w:val="22"/>
          <w:szCs w:val="22"/>
        </w:rPr>
        <w:t xml:space="preserve">or existing </w:t>
      </w:r>
      <w:r w:rsidR="00C62E69" w:rsidRPr="00C15FA6">
        <w:rPr>
          <w:rFonts w:asciiTheme="minorHAnsi" w:hAnsiTheme="minorHAnsi" w:cstheme="minorHAnsi"/>
          <w:sz w:val="22"/>
          <w:szCs w:val="22"/>
        </w:rPr>
        <w:t>P</w:t>
      </w:r>
      <w:r w:rsidR="006158B8" w:rsidRPr="00C15FA6">
        <w:rPr>
          <w:rFonts w:asciiTheme="minorHAnsi" w:hAnsiTheme="minorHAnsi" w:cstheme="minorHAnsi"/>
          <w:sz w:val="22"/>
          <w:szCs w:val="22"/>
        </w:rPr>
        <w:t xml:space="preserve">roduct </w:t>
      </w:r>
      <w:r w:rsidR="00C62E69" w:rsidRPr="00C15FA6">
        <w:rPr>
          <w:rFonts w:asciiTheme="minorHAnsi" w:hAnsiTheme="minorHAnsi" w:cstheme="minorHAnsi"/>
          <w:sz w:val="22"/>
          <w:szCs w:val="22"/>
        </w:rPr>
        <w:t>S</w:t>
      </w:r>
      <w:r w:rsidR="006158B8" w:rsidRPr="00C15FA6">
        <w:rPr>
          <w:rFonts w:asciiTheme="minorHAnsi" w:hAnsiTheme="minorHAnsi" w:cstheme="minorHAnsi"/>
          <w:sz w:val="22"/>
          <w:szCs w:val="22"/>
        </w:rPr>
        <w:t>pecifications</w:t>
      </w:r>
      <w:r w:rsidR="00504DBB" w:rsidRPr="00C15FA6">
        <w:rPr>
          <w:rFonts w:asciiTheme="minorHAnsi" w:hAnsiTheme="minorHAnsi" w:cstheme="minorHAnsi"/>
          <w:sz w:val="22"/>
          <w:szCs w:val="22"/>
        </w:rPr>
        <w:t xml:space="preserve"> </w:t>
      </w:r>
      <w:ins w:id="377" w:author="Julia Powell" w:date="2020-01-03T13:09:00Z">
        <w:r w:rsidR="00C844E2">
          <w:rPr>
            <w:rFonts w:asciiTheme="minorHAnsi" w:hAnsiTheme="minorHAnsi" w:cstheme="minorHAnsi"/>
            <w:sz w:val="22"/>
            <w:szCs w:val="22"/>
          </w:rPr>
          <w:t xml:space="preserve">they </w:t>
        </w:r>
      </w:ins>
      <w:r w:rsidR="00504DBB" w:rsidRPr="00C15FA6">
        <w:rPr>
          <w:rFonts w:asciiTheme="minorHAnsi" w:hAnsiTheme="minorHAnsi" w:cstheme="minorHAnsi"/>
          <w:sz w:val="22"/>
          <w:szCs w:val="22"/>
        </w:rPr>
        <w:t>can be reused</w:t>
      </w:r>
      <w:del w:id="378" w:author="Julia Powell" w:date="2020-01-03T13:09:00Z">
        <w:r w:rsidR="00504DBB" w:rsidRPr="00C15FA6" w:rsidDel="00C844E2">
          <w:rPr>
            <w:rFonts w:asciiTheme="minorHAnsi" w:hAnsiTheme="minorHAnsi" w:cstheme="minorHAnsi"/>
            <w:sz w:val="22"/>
            <w:szCs w:val="22"/>
          </w:rPr>
          <w:delText>, so much the better</w:delText>
        </w:r>
      </w:del>
      <w:r w:rsidR="00504DBB" w:rsidRPr="00C15FA6">
        <w:rPr>
          <w:rFonts w:asciiTheme="minorHAnsi" w:hAnsiTheme="minorHAnsi" w:cstheme="minorHAnsi"/>
          <w:sz w:val="22"/>
          <w:szCs w:val="22"/>
        </w:rPr>
        <w:t>. If</w:t>
      </w:r>
      <w:r w:rsidR="006158B8" w:rsidRPr="00C15FA6">
        <w:rPr>
          <w:rFonts w:asciiTheme="minorHAnsi" w:hAnsiTheme="minorHAnsi" w:cstheme="minorHAnsi"/>
          <w:sz w:val="22"/>
          <w:szCs w:val="22"/>
        </w:rPr>
        <w:t xml:space="preserve"> not, the </w:t>
      </w:r>
      <w:r w:rsidR="00866F69" w:rsidRPr="00C15FA6">
        <w:rPr>
          <w:rFonts w:asciiTheme="minorHAnsi" w:hAnsiTheme="minorHAnsi" w:cstheme="minorHAnsi"/>
          <w:sz w:val="22"/>
          <w:szCs w:val="22"/>
        </w:rPr>
        <w:t xml:space="preserve">Project Team </w:t>
      </w:r>
      <w:r w:rsidR="006158B8" w:rsidRPr="00C15FA6">
        <w:rPr>
          <w:rFonts w:asciiTheme="minorHAnsi" w:hAnsiTheme="minorHAnsi" w:cstheme="minorHAnsi"/>
          <w:sz w:val="22"/>
          <w:szCs w:val="22"/>
        </w:rPr>
        <w:t>will need to develop and define classes and attributes, including listed values for enumeration and codelist types.</w:t>
      </w:r>
      <w:r w:rsidR="00504DBB" w:rsidRPr="00C15FA6">
        <w:rPr>
          <w:rFonts w:asciiTheme="minorHAnsi" w:hAnsiTheme="minorHAnsi" w:cstheme="minorHAnsi"/>
          <w:sz w:val="22"/>
          <w:szCs w:val="22"/>
        </w:rPr>
        <w:t xml:space="preserve"> </w:t>
      </w:r>
    </w:p>
    <w:p w14:paraId="1026568F" w14:textId="4F52F307" w:rsidR="006158B8" w:rsidRPr="00C15FA6" w:rsidRDefault="001D7E7E" w:rsidP="00C15FA6">
      <w:pPr>
        <w:pStyle w:val="ListParagraph"/>
        <w:numPr>
          <w:ilvl w:val="0"/>
          <w:numId w:val="165"/>
        </w:numPr>
        <w:spacing w:after="160" w:line="240" w:lineRule="auto"/>
        <w:rPr>
          <w:rFonts w:asciiTheme="minorHAnsi" w:hAnsiTheme="minorHAnsi" w:cstheme="minorHAnsi"/>
          <w:sz w:val="22"/>
          <w:szCs w:val="22"/>
        </w:rPr>
      </w:pPr>
      <w:r w:rsidRPr="00C15FA6">
        <w:rPr>
          <w:rFonts w:asciiTheme="minorHAnsi" w:hAnsiTheme="minorHAnsi" w:cstheme="minorHAnsi"/>
          <w:sz w:val="22"/>
          <w:szCs w:val="22"/>
        </w:rPr>
        <w:t>D</w:t>
      </w:r>
      <w:r w:rsidR="00303223" w:rsidRPr="00C15FA6">
        <w:rPr>
          <w:rFonts w:asciiTheme="minorHAnsi" w:hAnsiTheme="minorHAnsi" w:cstheme="minorHAnsi"/>
          <w:sz w:val="22"/>
          <w:szCs w:val="22"/>
        </w:rPr>
        <w:t>efine the relationships between the classes</w:t>
      </w:r>
      <w:r w:rsidR="003A6DEF" w:rsidRPr="00C15FA6">
        <w:rPr>
          <w:rFonts w:asciiTheme="minorHAnsi" w:hAnsiTheme="minorHAnsi" w:cstheme="minorHAnsi"/>
          <w:sz w:val="22"/>
          <w:szCs w:val="22"/>
        </w:rPr>
        <w:t>.</w:t>
      </w:r>
      <w:r w:rsidR="006158B8" w:rsidRPr="00C15FA6">
        <w:rPr>
          <w:rFonts w:asciiTheme="minorHAnsi" w:hAnsiTheme="minorHAnsi" w:cstheme="minorHAnsi"/>
          <w:sz w:val="22"/>
          <w:szCs w:val="22"/>
        </w:rPr>
        <w:t xml:space="preserve"> Relationships should be defined in order to capture </w:t>
      </w:r>
      <w:del w:id="379" w:author="Julia Powell" w:date="2020-01-03T13:10:00Z">
        <w:r w:rsidR="006158B8" w:rsidRPr="00C15FA6" w:rsidDel="00C844E2">
          <w:rPr>
            <w:rFonts w:asciiTheme="minorHAnsi" w:hAnsiTheme="minorHAnsi" w:cstheme="minorHAnsi"/>
            <w:sz w:val="22"/>
            <w:szCs w:val="22"/>
          </w:rPr>
          <w:delText xml:space="preserve">relationships </w:delText>
        </w:r>
      </w:del>
      <w:ins w:id="380" w:author="Julia Powell" w:date="2020-01-03T13:10:00Z">
        <w:r w:rsidR="00C844E2">
          <w:rPr>
            <w:rFonts w:asciiTheme="minorHAnsi" w:hAnsiTheme="minorHAnsi" w:cstheme="minorHAnsi"/>
            <w:sz w:val="22"/>
            <w:szCs w:val="22"/>
          </w:rPr>
          <w:t>those</w:t>
        </w:r>
        <w:r w:rsidR="00C844E2" w:rsidRPr="00C15FA6">
          <w:rPr>
            <w:rFonts w:asciiTheme="minorHAnsi" w:hAnsiTheme="minorHAnsi" w:cstheme="minorHAnsi"/>
            <w:sz w:val="22"/>
            <w:szCs w:val="22"/>
          </w:rPr>
          <w:t xml:space="preserve"> </w:t>
        </w:r>
      </w:ins>
      <w:r w:rsidR="006158B8" w:rsidRPr="00C15FA6">
        <w:rPr>
          <w:rFonts w:asciiTheme="minorHAnsi" w:hAnsiTheme="minorHAnsi" w:cstheme="minorHAnsi"/>
          <w:sz w:val="22"/>
          <w:szCs w:val="22"/>
        </w:rPr>
        <w:t xml:space="preserve">that exist in the real world and to make links which are useful for application processing. </w:t>
      </w:r>
      <w:r w:rsidR="003A7F94" w:rsidRPr="00C15FA6">
        <w:rPr>
          <w:rFonts w:asciiTheme="minorHAnsi" w:hAnsiTheme="minorHAnsi" w:cstheme="minorHAnsi"/>
          <w:sz w:val="22"/>
          <w:szCs w:val="22"/>
        </w:rPr>
        <w:t>Both reasons will often apply.</w:t>
      </w:r>
    </w:p>
    <w:p w14:paraId="536A99CD" w14:textId="6E88AF89" w:rsidR="003A6DEF" w:rsidRPr="00A02D2C" w:rsidRDefault="006158B8" w:rsidP="00C15FA6">
      <w:pPr>
        <w:spacing w:after="60" w:line="240" w:lineRule="auto"/>
        <w:ind w:left="709"/>
        <w:rPr>
          <w:rFonts w:asciiTheme="minorHAnsi" w:hAnsiTheme="minorHAnsi" w:cstheme="minorHAnsi"/>
          <w:sz w:val="22"/>
          <w:szCs w:val="22"/>
        </w:rPr>
      </w:pPr>
      <w:r w:rsidRPr="00A02D2C">
        <w:rPr>
          <w:rFonts w:asciiTheme="minorHAnsi" w:hAnsiTheme="minorHAnsi" w:cstheme="minorHAnsi"/>
          <w:sz w:val="22"/>
          <w:szCs w:val="22"/>
        </w:rPr>
        <w:t xml:space="preserve">EXAMPLE 1: </w:t>
      </w:r>
      <w:r w:rsidR="003A7F94" w:rsidRPr="00A02D2C">
        <w:rPr>
          <w:rFonts w:asciiTheme="minorHAnsi" w:hAnsiTheme="minorHAnsi" w:cstheme="minorHAnsi"/>
          <w:sz w:val="22"/>
          <w:szCs w:val="22"/>
        </w:rPr>
        <w:t>A</w:t>
      </w:r>
      <w:r w:rsidRPr="00A02D2C">
        <w:rPr>
          <w:rFonts w:asciiTheme="minorHAnsi" w:hAnsiTheme="minorHAnsi" w:cstheme="minorHAnsi"/>
          <w:sz w:val="22"/>
          <w:szCs w:val="22"/>
        </w:rPr>
        <w:t xml:space="preserve"> </w:t>
      </w:r>
      <w:r w:rsidR="003A7F94" w:rsidRPr="00A02D2C">
        <w:rPr>
          <w:rFonts w:asciiTheme="minorHAnsi" w:hAnsiTheme="minorHAnsi" w:cstheme="minorHAnsi"/>
          <w:sz w:val="22"/>
          <w:szCs w:val="22"/>
        </w:rPr>
        <w:t xml:space="preserve">structure/equipment </w:t>
      </w:r>
      <w:r w:rsidRPr="00A02D2C">
        <w:rPr>
          <w:rFonts w:asciiTheme="minorHAnsi" w:hAnsiTheme="minorHAnsi" w:cstheme="minorHAnsi"/>
          <w:sz w:val="22"/>
          <w:szCs w:val="22"/>
        </w:rPr>
        <w:t xml:space="preserve">relationship between classes </w:t>
      </w:r>
      <w:r w:rsidR="00F97791" w:rsidRPr="00A02D2C">
        <w:rPr>
          <w:rFonts w:asciiTheme="minorHAnsi" w:hAnsiTheme="minorHAnsi" w:cstheme="minorHAnsi"/>
          <w:sz w:val="22"/>
          <w:szCs w:val="22"/>
        </w:rPr>
        <w:t>modelling</w:t>
      </w:r>
      <w:r w:rsidRPr="00A02D2C">
        <w:rPr>
          <w:rFonts w:asciiTheme="minorHAnsi" w:hAnsiTheme="minorHAnsi" w:cstheme="minorHAnsi"/>
          <w:sz w:val="22"/>
          <w:szCs w:val="22"/>
        </w:rPr>
        <w:t xml:space="preserve"> structure objects and classes </w:t>
      </w:r>
      <w:r w:rsidR="00F97791" w:rsidRPr="00A02D2C">
        <w:rPr>
          <w:rFonts w:asciiTheme="minorHAnsi" w:hAnsiTheme="minorHAnsi" w:cstheme="minorHAnsi"/>
          <w:sz w:val="22"/>
          <w:szCs w:val="22"/>
        </w:rPr>
        <w:t>modelling</w:t>
      </w:r>
      <w:r w:rsidRPr="00A02D2C">
        <w:rPr>
          <w:rFonts w:asciiTheme="minorHAnsi" w:hAnsiTheme="minorHAnsi" w:cstheme="minorHAnsi"/>
          <w:sz w:val="22"/>
          <w:szCs w:val="22"/>
        </w:rPr>
        <w:t xml:space="preserve"> equipment mounted on the structure.</w:t>
      </w:r>
    </w:p>
    <w:p w14:paraId="4F42D984" w14:textId="0CC31BBA" w:rsidR="003A7F94" w:rsidRPr="00A02D2C" w:rsidRDefault="00F83E7B" w:rsidP="00C15FA6">
      <w:pPr>
        <w:spacing w:after="160" w:line="240" w:lineRule="auto"/>
        <w:ind w:left="709"/>
        <w:rPr>
          <w:rFonts w:asciiTheme="minorHAnsi" w:hAnsiTheme="minorHAnsi" w:cstheme="minorHAnsi"/>
          <w:sz w:val="22"/>
          <w:szCs w:val="22"/>
        </w:rPr>
      </w:pPr>
      <w:r w:rsidRPr="00A02D2C">
        <w:rPr>
          <w:rFonts w:asciiTheme="minorHAnsi" w:hAnsiTheme="minorHAnsi" w:cstheme="minorHAnsi"/>
          <w:sz w:val="22"/>
          <w:szCs w:val="22"/>
        </w:rPr>
        <w:t xml:space="preserve">EXAMPLE </w:t>
      </w:r>
      <w:r w:rsidR="003A7F94" w:rsidRPr="00A02D2C">
        <w:rPr>
          <w:rFonts w:asciiTheme="minorHAnsi" w:hAnsiTheme="minorHAnsi" w:cstheme="minorHAnsi"/>
          <w:sz w:val="22"/>
          <w:szCs w:val="22"/>
        </w:rPr>
        <w:t xml:space="preserve">2: A contact information relationship between classes </w:t>
      </w:r>
      <w:r w:rsidR="00F97791" w:rsidRPr="00A02D2C">
        <w:rPr>
          <w:rFonts w:asciiTheme="minorHAnsi" w:hAnsiTheme="minorHAnsi" w:cstheme="minorHAnsi"/>
          <w:sz w:val="22"/>
          <w:szCs w:val="22"/>
        </w:rPr>
        <w:t>modelling</w:t>
      </w:r>
      <w:r w:rsidR="003A7F94" w:rsidRPr="00A02D2C">
        <w:rPr>
          <w:rFonts w:asciiTheme="minorHAnsi" w:hAnsiTheme="minorHAnsi" w:cstheme="minorHAnsi"/>
          <w:sz w:val="22"/>
          <w:szCs w:val="22"/>
        </w:rPr>
        <w:t xml:space="preserve"> pilot service areas and contact information for pilot services available in that area.</w:t>
      </w:r>
    </w:p>
    <w:p w14:paraId="408884DC" w14:textId="19B7B476" w:rsidR="0034294B" w:rsidRPr="00A02D2C" w:rsidRDefault="003A6DEF" w:rsidP="00C15FA6">
      <w:pPr>
        <w:pStyle w:val="ListParagraph"/>
        <w:numPr>
          <w:ilvl w:val="0"/>
          <w:numId w:val="165"/>
        </w:numPr>
        <w:tabs>
          <w:tab w:val="left" w:pos="426"/>
        </w:tabs>
        <w:spacing w:after="160" w:line="240" w:lineRule="auto"/>
        <w:rPr>
          <w:rFonts w:asciiTheme="minorHAnsi" w:hAnsiTheme="minorHAnsi" w:cstheme="minorHAnsi"/>
          <w:sz w:val="22"/>
          <w:szCs w:val="22"/>
        </w:rPr>
      </w:pPr>
      <w:r w:rsidRPr="00A02D2C">
        <w:rPr>
          <w:rFonts w:asciiTheme="minorHAnsi" w:hAnsiTheme="minorHAnsi" w:cstheme="minorHAnsi"/>
          <w:sz w:val="22"/>
          <w:szCs w:val="22"/>
        </w:rPr>
        <w:t>S</w:t>
      </w:r>
      <w:r w:rsidR="00303223" w:rsidRPr="00A02D2C">
        <w:rPr>
          <w:rFonts w:asciiTheme="minorHAnsi" w:hAnsiTheme="minorHAnsi" w:cstheme="minorHAnsi"/>
          <w:sz w:val="22"/>
          <w:szCs w:val="22"/>
        </w:rPr>
        <w:t xml:space="preserve">pecify </w:t>
      </w:r>
      <w:r w:rsidRPr="00A02D2C">
        <w:rPr>
          <w:rFonts w:asciiTheme="minorHAnsi" w:hAnsiTheme="minorHAnsi" w:cstheme="minorHAnsi"/>
          <w:sz w:val="22"/>
          <w:szCs w:val="22"/>
        </w:rPr>
        <w:t xml:space="preserve">any constraints </w:t>
      </w:r>
      <w:r w:rsidR="00303223" w:rsidRPr="00A02D2C">
        <w:rPr>
          <w:rFonts w:asciiTheme="minorHAnsi" w:hAnsiTheme="minorHAnsi" w:cstheme="minorHAnsi"/>
          <w:sz w:val="22"/>
          <w:szCs w:val="22"/>
        </w:rPr>
        <w:t xml:space="preserve">applicable </w:t>
      </w:r>
      <w:r w:rsidRPr="00A02D2C">
        <w:rPr>
          <w:rFonts w:asciiTheme="minorHAnsi" w:hAnsiTheme="minorHAnsi" w:cstheme="minorHAnsi"/>
          <w:sz w:val="22"/>
          <w:szCs w:val="22"/>
        </w:rPr>
        <w:t>to the classes, attributes, and relationships</w:t>
      </w:r>
      <w:r w:rsidR="00303223" w:rsidRPr="00A02D2C">
        <w:rPr>
          <w:rFonts w:asciiTheme="minorHAnsi" w:hAnsiTheme="minorHAnsi" w:cstheme="minorHAnsi"/>
          <w:sz w:val="22"/>
          <w:szCs w:val="22"/>
        </w:rPr>
        <w:t>.</w:t>
      </w:r>
      <w:r w:rsidR="00432513" w:rsidRPr="00A02D2C">
        <w:rPr>
          <w:rFonts w:asciiTheme="minorHAnsi" w:hAnsiTheme="minorHAnsi" w:cstheme="minorHAnsi"/>
          <w:sz w:val="22"/>
          <w:szCs w:val="22"/>
        </w:rPr>
        <w:t xml:space="preserve"> Examples are constraints requiring conditional encoding of attributes, </w:t>
      </w:r>
      <w:r w:rsidR="003C0F51" w:rsidRPr="00A02D2C">
        <w:rPr>
          <w:rFonts w:asciiTheme="minorHAnsi" w:hAnsiTheme="minorHAnsi" w:cstheme="minorHAnsi"/>
          <w:sz w:val="22"/>
          <w:szCs w:val="22"/>
        </w:rPr>
        <w:t>exclusive relationships (</w:t>
      </w:r>
      <w:r w:rsidR="00866F69" w:rsidRPr="00A02D2C">
        <w:rPr>
          <w:rFonts w:asciiTheme="minorHAnsi" w:hAnsiTheme="minorHAnsi" w:cstheme="minorHAnsi"/>
          <w:sz w:val="22"/>
          <w:szCs w:val="22"/>
        </w:rPr>
        <w:t>that is</w:t>
      </w:r>
      <w:r w:rsidR="003C0F51" w:rsidRPr="00A02D2C">
        <w:rPr>
          <w:rFonts w:asciiTheme="minorHAnsi" w:hAnsiTheme="minorHAnsi" w:cstheme="minorHAnsi"/>
          <w:sz w:val="22"/>
          <w:szCs w:val="22"/>
        </w:rPr>
        <w:t xml:space="preserve">, when an instance is allowed to participate in only one of multiple possible relationships), etc. </w:t>
      </w:r>
      <w:ins w:id="381" w:author="Julia Powell" w:date="2020-01-03T13:15:00Z">
        <w:r w:rsidR="00C844E2">
          <w:rPr>
            <w:rFonts w:asciiTheme="minorHAnsi" w:hAnsiTheme="minorHAnsi" w:cstheme="minorHAnsi"/>
            <w:sz w:val="22"/>
            <w:szCs w:val="22"/>
          </w:rPr>
          <w:t>Generally, s</w:t>
        </w:r>
      </w:ins>
      <w:del w:id="382" w:author="Julia Powell" w:date="2020-01-03T13:15:00Z">
        <w:r w:rsidR="003C0F51" w:rsidRPr="00A02D2C" w:rsidDel="00C844E2">
          <w:rPr>
            <w:rFonts w:asciiTheme="minorHAnsi" w:hAnsiTheme="minorHAnsi" w:cstheme="minorHAnsi"/>
            <w:sz w:val="22"/>
            <w:szCs w:val="22"/>
          </w:rPr>
          <w:delText>S</w:delText>
        </w:r>
      </w:del>
      <w:r w:rsidR="003C0F51" w:rsidRPr="00A02D2C">
        <w:rPr>
          <w:rFonts w:asciiTheme="minorHAnsi" w:hAnsiTheme="minorHAnsi" w:cstheme="minorHAnsi"/>
          <w:sz w:val="22"/>
          <w:szCs w:val="22"/>
        </w:rPr>
        <w:t xml:space="preserve">tructural restrictions are </w:t>
      </w:r>
      <w:del w:id="383" w:author="Julia Powell" w:date="2020-01-03T13:14:00Z">
        <w:r w:rsidR="003C0F51" w:rsidRPr="00A02D2C" w:rsidDel="00C844E2">
          <w:rPr>
            <w:rFonts w:asciiTheme="minorHAnsi" w:hAnsiTheme="minorHAnsi" w:cstheme="minorHAnsi"/>
            <w:sz w:val="22"/>
            <w:szCs w:val="22"/>
          </w:rPr>
          <w:delText xml:space="preserve">generally </w:delText>
        </w:r>
      </w:del>
      <w:r w:rsidR="003C0F51" w:rsidRPr="00A02D2C">
        <w:rPr>
          <w:rFonts w:asciiTheme="minorHAnsi" w:hAnsiTheme="minorHAnsi" w:cstheme="minorHAnsi"/>
          <w:sz w:val="22"/>
          <w:szCs w:val="22"/>
        </w:rPr>
        <w:t xml:space="preserve">depicted in UML class diagrams, while value restrictions on individual attributes are </w:t>
      </w:r>
      <w:del w:id="384" w:author="Julia Powell" w:date="2020-01-03T13:14:00Z">
        <w:r w:rsidR="003C0F51" w:rsidRPr="00A02D2C" w:rsidDel="00C844E2">
          <w:rPr>
            <w:rFonts w:asciiTheme="minorHAnsi" w:hAnsiTheme="minorHAnsi" w:cstheme="minorHAnsi"/>
            <w:sz w:val="22"/>
            <w:szCs w:val="22"/>
          </w:rPr>
          <w:delText xml:space="preserve">generally </w:delText>
        </w:r>
      </w:del>
      <w:r w:rsidR="003C0F51" w:rsidRPr="00A02D2C">
        <w:rPr>
          <w:rFonts w:asciiTheme="minorHAnsi" w:hAnsiTheme="minorHAnsi" w:cstheme="minorHAnsi"/>
          <w:sz w:val="22"/>
          <w:szCs w:val="22"/>
        </w:rPr>
        <w:t xml:space="preserve">not (to reduce clutter). Whether depicted or not, any restrictions </w:t>
      </w:r>
      <w:ins w:id="385" w:author="Julia Powell" w:date="2020-01-03T13:15:00Z">
        <w:r w:rsidR="00C844E2">
          <w:rPr>
            <w:rFonts w:asciiTheme="minorHAnsi" w:hAnsiTheme="minorHAnsi" w:cstheme="minorHAnsi"/>
            <w:sz w:val="22"/>
            <w:szCs w:val="22"/>
          </w:rPr>
          <w:t>should</w:t>
        </w:r>
      </w:ins>
      <w:del w:id="386" w:author="Julia Powell" w:date="2020-01-03T13:15:00Z">
        <w:r w:rsidR="003C0F51" w:rsidRPr="00A02D2C" w:rsidDel="00C844E2">
          <w:rPr>
            <w:rFonts w:asciiTheme="minorHAnsi" w:hAnsiTheme="minorHAnsi" w:cstheme="minorHAnsi"/>
            <w:sz w:val="22"/>
            <w:szCs w:val="22"/>
          </w:rPr>
          <w:delText>must</w:delText>
        </w:r>
      </w:del>
      <w:r w:rsidR="003C0F51" w:rsidRPr="00A02D2C">
        <w:rPr>
          <w:rFonts w:asciiTheme="minorHAnsi" w:hAnsiTheme="minorHAnsi" w:cstheme="minorHAnsi"/>
          <w:sz w:val="22"/>
          <w:szCs w:val="22"/>
        </w:rPr>
        <w:t xml:space="preserve"> be enforced </w:t>
      </w:r>
      <w:del w:id="387" w:author="Julia Powell" w:date="2020-01-03T13:15:00Z">
        <w:r w:rsidR="003C0F51" w:rsidRPr="00A02D2C" w:rsidDel="00C844E2">
          <w:rPr>
            <w:rFonts w:asciiTheme="minorHAnsi" w:hAnsiTheme="minorHAnsi" w:cstheme="minorHAnsi"/>
            <w:sz w:val="22"/>
            <w:szCs w:val="22"/>
          </w:rPr>
          <w:delText>(if possible)</w:delText>
        </w:r>
      </w:del>
      <w:r w:rsidR="003C0F51" w:rsidRPr="00A02D2C">
        <w:rPr>
          <w:rFonts w:asciiTheme="minorHAnsi" w:hAnsiTheme="minorHAnsi" w:cstheme="minorHAnsi"/>
          <w:sz w:val="22"/>
          <w:szCs w:val="22"/>
        </w:rPr>
        <w:t xml:space="preserve"> and documented in the appropriate section or </w:t>
      </w:r>
      <w:r w:rsidR="00F97791" w:rsidRPr="00A02D2C">
        <w:rPr>
          <w:rFonts w:asciiTheme="minorHAnsi" w:hAnsiTheme="minorHAnsi" w:cstheme="minorHAnsi"/>
          <w:sz w:val="22"/>
          <w:szCs w:val="22"/>
        </w:rPr>
        <w:t>artefact</w:t>
      </w:r>
      <w:r w:rsidR="003C0F51" w:rsidRPr="00A02D2C">
        <w:rPr>
          <w:rFonts w:asciiTheme="minorHAnsi" w:hAnsiTheme="minorHAnsi" w:cstheme="minorHAnsi"/>
          <w:sz w:val="22"/>
          <w:szCs w:val="22"/>
        </w:rPr>
        <w:t xml:space="preserve"> of the </w:t>
      </w:r>
      <w:r w:rsidR="00866F69" w:rsidRPr="00A02D2C">
        <w:rPr>
          <w:rFonts w:asciiTheme="minorHAnsi" w:hAnsiTheme="minorHAnsi" w:cstheme="minorHAnsi"/>
          <w:sz w:val="22"/>
          <w:szCs w:val="22"/>
        </w:rPr>
        <w:t>P</w:t>
      </w:r>
      <w:r w:rsidR="003C0F51" w:rsidRPr="00A02D2C">
        <w:rPr>
          <w:rFonts w:asciiTheme="minorHAnsi" w:hAnsiTheme="minorHAnsi" w:cstheme="minorHAnsi"/>
          <w:sz w:val="22"/>
          <w:szCs w:val="22"/>
        </w:rPr>
        <w:t xml:space="preserve">roduct </w:t>
      </w:r>
      <w:r w:rsidR="00866F69" w:rsidRPr="00A02D2C">
        <w:rPr>
          <w:rFonts w:asciiTheme="minorHAnsi" w:hAnsiTheme="minorHAnsi" w:cstheme="minorHAnsi"/>
          <w:sz w:val="22"/>
          <w:szCs w:val="22"/>
        </w:rPr>
        <w:t>S</w:t>
      </w:r>
      <w:r w:rsidR="003C0F51" w:rsidRPr="00A02D2C">
        <w:rPr>
          <w:rFonts w:asciiTheme="minorHAnsi" w:hAnsiTheme="minorHAnsi" w:cstheme="minorHAnsi"/>
          <w:sz w:val="22"/>
          <w:szCs w:val="22"/>
        </w:rPr>
        <w:t>pecification.</w:t>
      </w:r>
    </w:p>
    <w:p w14:paraId="42D77B64" w14:textId="364DEF66" w:rsidR="00303223" w:rsidRPr="00A02D2C" w:rsidRDefault="00303223" w:rsidP="00C15FA6">
      <w:pPr>
        <w:pStyle w:val="ListParagraph"/>
        <w:numPr>
          <w:ilvl w:val="0"/>
          <w:numId w:val="165"/>
        </w:numPr>
        <w:tabs>
          <w:tab w:val="left" w:pos="426"/>
        </w:tabs>
        <w:spacing w:after="160" w:line="240" w:lineRule="auto"/>
        <w:rPr>
          <w:rFonts w:asciiTheme="minorHAnsi" w:hAnsiTheme="minorHAnsi" w:cstheme="minorHAnsi"/>
          <w:sz w:val="22"/>
          <w:szCs w:val="22"/>
        </w:rPr>
      </w:pPr>
      <w:r w:rsidRPr="00A02D2C">
        <w:rPr>
          <w:rFonts w:asciiTheme="minorHAnsi" w:hAnsiTheme="minorHAnsi" w:cstheme="minorHAnsi"/>
          <w:sz w:val="22"/>
          <w:szCs w:val="22"/>
        </w:rPr>
        <w:t xml:space="preserve">Prepare one or more UML </w:t>
      </w:r>
      <w:r w:rsidR="003C0F51" w:rsidRPr="00A02D2C">
        <w:rPr>
          <w:rFonts w:asciiTheme="minorHAnsi" w:hAnsiTheme="minorHAnsi" w:cstheme="minorHAnsi"/>
          <w:sz w:val="22"/>
          <w:szCs w:val="22"/>
        </w:rPr>
        <w:t xml:space="preserve">class </w:t>
      </w:r>
      <w:r w:rsidRPr="00A02D2C">
        <w:rPr>
          <w:rFonts w:asciiTheme="minorHAnsi" w:hAnsiTheme="minorHAnsi" w:cstheme="minorHAnsi"/>
          <w:sz w:val="22"/>
          <w:szCs w:val="22"/>
        </w:rPr>
        <w:t>diagrams describing the domain model.</w:t>
      </w:r>
      <w:r w:rsidR="003C0F51" w:rsidRPr="00A02D2C">
        <w:rPr>
          <w:rFonts w:asciiTheme="minorHAnsi" w:hAnsiTheme="minorHAnsi" w:cstheme="minorHAnsi"/>
          <w:sz w:val="22"/>
          <w:szCs w:val="22"/>
        </w:rPr>
        <w:t xml:space="preserve"> Recommended practices for </w:t>
      </w:r>
      <w:r w:rsidR="006209AB" w:rsidRPr="00A02D2C">
        <w:rPr>
          <w:rFonts w:asciiTheme="minorHAnsi" w:hAnsiTheme="minorHAnsi" w:cstheme="minorHAnsi"/>
          <w:sz w:val="22"/>
          <w:szCs w:val="22"/>
        </w:rPr>
        <w:t>S-100 models are based on ISO TC211 recommended practices as modified by Section</w:t>
      </w:r>
      <w:r w:rsidR="00356CDB">
        <w:rPr>
          <w:rFonts w:asciiTheme="minorHAnsi" w:hAnsiTheme="minorHAnsi" w:cstheme="minorHAnsi"/>
          <w:sz w:val="22"/>
          <w:szCs w:val="22"/>
        </w:rPr>
        <w:t xml:space="preserve"> 7.6</w:t>
      </w:r>
      <w:r w:rsidR="006209AB" w:rsidRPr="00A02D2C">
        <w:rPr>
          <w:rFonts w:asciiTheme="minorHAnsi" w:hAnsiTheme="minorHAnsi" w:cstheme="minorHAnsi"/>
          <w:sz w:val="22"/>
          <w:szCs w:val="22"/>
        </w:rPr>
        <w:t xml:space="preserve"> of this document.</w:t>
      </w:r>
    </w:p>
    <w:p w14:paraId="228356F5" w14:textId="0D36C0BB" w:rsidR="00A10325" w:rsidRPr="00A02D2C" w:rsidDel="0042614B" w:rsidRDefault="00A10325" w:rsidP="00C15FA6">
      <w:pPr>
        <w:pStyle w:val="ListParagraph"/>
        <w:numPr>
          <w:ilvl w:val="0"/>
          <w:numId w:val="165"/>
        </w:numPr>
        <w:tabs>
          <w:tab w:val="left" w:pos="426"/>
        </w:tabs>
        <w:spacing w:after="160" w:line="240" w:lineRule="auto"/>
        <w:rPr>
          <w:del w:id="388" w:author="Julia Powell" w:date="2020-01-03T13:16:00Z"/>
          <w:rFonts w:asciiTheme="minorHAnsi" w:hAnsiTheme="minorHAnsi" w:cstheme="minorHAnsi"/>
          <w:sz w:val="22"/>
          <w:szCs w:val="22"/>
        </w:rPr>
      </w:pPr>
      <w:del w:id="389" w:author="Julia Powell" w:date="2020-01-03T13:16:00Z">
        <w:r w:rsidRPr="00A02D2C" w:rsidDel="0042614B">
          <w:rPr>
            <w:rFonts w:asciiTheme="minorHAnsi" w:hAnsiTheme="minorHAnsi" w:cstheme="minorHAnsi"/>
            <w:sz w:val="22"/>
            <w:szCs w:val="22"/>
          </w:rPr>
          <w:delText xml:space="preserve">Prepare </w:delText>
        </w:r>
        <w:r w:rsidR="00B860C9" w:rsidRPr="00A02D2C" w:rsidDel="0042614B">
          <w:rPr>
            <w:rFonts w:asciiTheme="minorHAnsi" w:hAnsiTheme="minorHAnsi" w:cstheme="minorHAnsi"/>
            <w:sz w:val="22"/>
            <w:szCs w:val="22"/>
          </w:rPr>
          <w:delText>A</w:delText>
        </w:r>
        <w:r w:rsidRPr="00A02D2C" w:rsidDel="0042614B">
          <w:rPr>
            <w:rFonts w:asciiTheme="minorHAnsi" w:hAnsiTheme="minorHAnsi" w:cstheme="minorHAnsi"/>
            <w:sz w:val="22"/>
            <w:szCs w:val="22"/>
          </w:rPr>
          <w:delText xml:space="preserve">pplication </w:delText>
        </w:r>
        <w:r w:rsidR="00B860C9" w:rsidRPr="00A02D2C" w:rsidDel="0042614B">
          <w:rPr>
            <w:rFonts w:asciiTheme="minorHAnsi" w:hAnsiTheme="minorHAnsi" w:cstheme="minorHAnsi"/>
            <w:sz w:val="22"/>
            <w:szCs w:val="22"/>
          </w:rPr>
          <w:delText>S</w:delText>
        </w:r>
        <w:r w:rsidRPr="00A02D2C" w:rsidDel="0042614B">
          <w:rPr>
            <w:rFonts w:asciiTheme="minorHAnsi" w:hAnsiTheme="minorHAnsi" w:cstheme="minorHAnsi"/>
            <w:sz w:val="22"/>
            <w:szCs w:val="22"/>
          </w:rPr>
          <w:delText xml:space="preserve">chema documentation of the UML model of the </w:delText>
        </w:r>
        <w:r w:rsidR="00B860C9" w:rsidRPr="00A02D2C" w:rsidDel="0042614B">
          <w:rPr>
            <w:rFonts w:asciiTheme="minorHAnsi" w:hAnsiTheme="minorHAnsi" w:cstheme="minorHAnsi"/>
            <w:sz w:val="22"/>
            <w:szCs w:val="22"/>
          </w:rPr>
          <w:delText>A</w:delText>
        </w:r>
        <w:r w:rsidRPr="00A02D2C" w:rsidDel="0042614B">
          <w:rPr>
            <w:rFonts w:asciiTheme="minorHAnsi" w:hAnsiTheme="minorHAnsi" w:cstheme="minorHAnsi"/>
            <w:sz w:val="22"/>
            <w:szCs w:val="22"/>
          </w:rPr>
          <w:delText xml:space="preserve">pplication </w:delText>
        </w:r>
        <w:r w:rsidR="00B860C9" w:rsidRPr="00A02D2C" w:rsidDel="0042614B">
          <w:rPr>
            <w:rFonts w:asciiTheme="minorHAnsi" w:hAnsiTheme="minorHAnsi" w:cstheme="minorHAnsi"/>
            <w:sz w:val="22"/>
            <w:szCs w:val="22"/>
          </w:rPr>
          <w:delText>S</w:delText>
        </w:r>
        <w:r w:rsidRPr="00A02D2C" w:rsidDel="0042614B">
          <w:rPr>
            <w:rFonts w:asciiTheme="minorHAnsi" w:hAnsiTheme="minorHAnsi" w:cstheme="minorHAnsi"/>
            <w:sz w:val="22"/>
            <w:szCs w:val="22"/>
          </w:rPr>
          <w:delText>chema.</w:delText>
        </w:r>
      </w:del>
    </w:p>
    <w:p w14:paraId="459AE489" w14:textId="3180A764" w:rsidR="001D7E7E" w:rsidRPr="00A02D2C" w:rsidRDefault="001D7E7E" w:rsidP="00C15FA6">
      <w:pPr>
        <w:pStyle w:val="ListParagraph"/>
        <w:numPr>
          <w:ilvl w:val="0"/>
          <w:numId w:val="165"/>
        </w:numPr>
        <w:tabs>
          <w:tab w:val="left" w:pos="426"/>
        </w:tabs>
        <w:spacing w:after="160" w:line="240" w:lineRule="auto"/>
        <w:rPr>
          <w:rFonts w:asciiTheme="minorHAnsi" w:hAnsiTheme="minorHAnsi" w:cstheme="minorHAnsi"/>
          <w:sz w:val="22"/>
          <w:szCs w:val="22"/>
        </w:rPr>
      </w:pPr>
      <w:r w:rsidRPr="00A02D2C">
        <w:rPr>
          <w:rFonts w:asciiTheme="minorHAnsi" w:hAnsiTheme="minorHAnsi" w:cstheme="minorHAnsi"/>
          <w:sz w:val="22"/>
          <w:szCs w:val="22"/>
        </w:rPr>
        <w:t xml:space="preserve">Prepare supporting text explaining the overall structure of the </w:t>
      </w:r>
      <w:r w:rsidR="00B860C9" w:rsidRPr="00A02D2C">
        <w:rPr>
          <w:rFonts w:asciiTheme="minorHAnsi" w:hAnsiTheme="minorHAnsi" w:cstheme="minorHAnsi"/>
          <w:sz w:val="22"/>
          <w:szCs w:val="22"/>
        </w:rPr>
        <w:t>A</w:t>
      </w:r>
      <w:r w:rsidRPr="00A02D2C">
        <w:rPr>
          <w:rFonts w:asciiTheme="minorHAnsi" w:hAnsiTheme="minorHAnsi" w:cstheme="minorHAnsi"/>
          <w:sz w:val="22"/>
          <w:szCs w:val="22"/>
        </w:rPr>
        <w:t xml:space="preserve">pplication </w:t>
      </w:r>
      <w:r w:rsidR="00B860C9" w:rsidRPr="00A02D2C">
        <w:rPr>
          <w:rFonts w:asciiTheme="minorHAnsi" w:hAnsiTheme="minorHAnsi" w:cstheme="minorHAnsi"/>
          <w:sz w:val="22"/>
          <w:szCs w:val="22"/>
        </w:rPr>
        <w:t>S</w:t>
      </w:r>
      <w:r w:rsidRPr="00A02D2C">
        <w:rPr>
          <w:rFonts w:asciiTheme="minorHAnsi" w:hAnsiTheme="minorHAnsi" w:cstheme="minorHAnsi"/>
          <w:sz w:val="22"/>
          <w:szCs w:val="22"/>
        </w:rPr>
        <w:t>chema</w:t>
      </w:r>
      <w:del w:id="390" w:author="Julia Powell" w:date="2020-01-03T13:16:00Z">
        <w:r w:rsidRPr="00A02D2C" w:rsidDel="0042614B">
          <w:rPr>
            <w:rFonts w:asciiTheme="minorHAnsi" w:hAnsiTheme="minorHAnsi" w:cstheme="minorHAnsi"/>
            <w:sz w:val="22"/>
            <w:szCs w:val="22"/>
          </w:rPr>
          <w:delText>.</w:delText>
        </w:r>
      </w:del>
      <w:r w:rsidRPr="00A02D2C">
        <w:rPr>
          <w:rFonts w:asciiTheme="minorHAnsi" w:hAnsiTheme="minorHAnsi" w:cstheme="minorHAnsi"/>
          <w:sz w:val="22"/>
          <w:szCs w:val="22"/>
        </w:rPr>
        <w:t xml:space="preserve"> </w:t>
      </w:r>
      <w:ins w:id="391" w:author="Julia Powell" w:date="2020-01-03T13:16:00Z">
        <w:r w:rsidR="0042614B">
          <w:rPr>
            <w:rFonts w:asciiTheme="minorHAnsi" w:hAnsiTheme="minorHAnsi" w:cstheme="minorHAnsi"/>
            <w:sz w:val="22"/>
            <w:szCs w:val="22"/>
          </w:rPr>
          <w:t xml:space="preserve"> </w:t>
        </w:r>
      </w:ins>
      <w:del w:id="392" w:author="Julia Powell" w:date="2020-01-03T13:16:00Z">
        <w:r w:rsidRPr="00A02D2C" w:rsidDel="0042614B">
          <w:rPr>
            <w:rFonts w:asciiTheme="minorHAnsi" w:hAnsiTheme="minorHAnsi" w:cstheme="minorHAnsi"/>
            <w:sz w:val="22"/>
            <w:szCs w:val="22"/>
          </w:rPr>
          <w:delText xml:space="preserve">Also </w:delText>
        </w:r>
      </w:del>
      <w:ins w:id="393" w:author="Julia Powell" w:date="2020-01-03T13:16:00Z">
        <w:r w:rsidR="0042614B">
          <w:rPr>
            <w:rFonts w:asciiTheme="minorHAnsi" w:hAnsiTheme="minorHAnsi" w:cstheme="minorHAnsi"/>
            <w:sz w:val="22"/>
            <w:szCs w:val="22"/>
          </w:rPr>
          <w:t xml:space="preserve">and for </w:t>
        </w:r>
      </w:ins>
      <w:del w:id="394" w:author="Julia Powell" w:date="2020-01-03T13:16:00Z">
        <w:r w:rsidRPr="00A02D2C" w:rsidDel="0042614B">
          <w:rPr>
            <w:rFonts w:asciiTheme="minorHAnsi" w:hAnsiTheme="minorHAnsi" w:cstheme="minorHAnsi"/>
            <w:sz w:val="22"/>
            <w:szCs w:val="22"/>
          </w:rPr>
          <w:delText xml:space="preserve">prepare text for </w:delText>
        </w:r>
      </w:del>
      <w:r w:rsidRPr="00A02D2C">
        <w:rPr>
          <w:rFonts w:asciiTheme="minorHAnsi" w:hAnsiTheme="minorHAnsi" w:cstheme="minorHAnsi"/>
          <w:sz w:val="22"/>
          <w:szCs w:val="22"/>
        </w:rPr>
        <w:t>each diagram explaining the purpose of each diagram</w:t>
      </w:r>
      <w:r w:rsidR="00B860C9" w:rsidRPr="00A02D2C">
        <w:rPr>
          <w:rFonts w:asciiTheme="minorHAnsi" w:hAnsiTheme="minorHAnsi" w:cstheme="minorHAnsi"/>
          <w:sz w:val="22"/>
          <w:szCs w:val="22"/>
        </w:rPr>
        <w:t xml:space="preserve"> and </w:t>
      </w:r>
      <w:r w:rsidRPr="00A02D2C">
        <w:rPr>
          <w:rFonts w:asciiTheme="minorHAnsi" w:hAnsiTheme="minorHAnsi" w:cstheme="minorHAnsi"/>
          <w:sz w:val="22"/>
          <w:szCs w:val="22"/>
        </w:rPr>
        <w:t xml:space="preserve">the relationships between the classes. </w:t>
      </w:r>
      <w:del w:id="395" w:author="Julia Powell" w:date="2020-01-03T13:17:00Z">
        <w:r w:rsidRPr="00A02D2C" w:rsidDel="0042614B">
          <w:rPr>
            <w:rFonts w:asciiTheme="minorHAnsi" w:hAnsiTheme="minorHAnsi" w:cstheme="minorHAnsi"/>
            <w:sz w:val="22"/>
            <w:szCs w:val="22"/>
          </w:rPr>
          <w:delText xml:space="preserve">Also </w:delText>
        </w:r>
      </w:del>
      <w:ins w:id="396" w:author="Julia Powell" w:date="2020-01-03T13:17:00Z">
        <w:r w:rsidR="0042614B">
          <w:rPr>
            <w:rFonts w:asciiTheme="minorHAnsi" w:hAnsiTheme="minorHAnsi" w:cstheme="minorHAnsi"/>
            <w:sz w:val="22"/>
            <w:szCs w:val="22"/>
          </w:rPr>
          <w:t>In addition,</w:t>
        </w:r>
        <w:r w:rsidR="0042614B" w:rsidRPr="00A02D2C">
          <w:rPr>
            <w:rFonts w:asciiTheme="minorHAnsi" w:hAnsiTheme="minorHAnsi" w:cstheme="minorHAnsi"/>
            <w:sz w:val="22"/>
            <w:szCs w:val="22"/>
          </w:rPr>
          <w:t xml:space="preserve"> </w:t>
        </w:r>
      </w:ins>
      <w:r w:rsidRPr="00A02D2C">
        <w:rPr>
          <w:rFonts w:asciiTheme="minorHAnsi" w:hAnsiTheme="minorHAnsi" w:cstheme="minorHAnsi"/>
          <w:sz w:val="22"/>
          <w:szCs w:val="22"/>
        </w:rPr>
        <w:t>explain any additional subtleties of the classes or their relationships that may not be obvious or should be specially noted.</w:t>
      </w:r>
      <w:r w:rsidR="00D41AC2" w:rsidRPr="00A02D2C">
        <w:rPr>
          <w:rFonts w:asciiTheme="minorHAnsi" w:hAnsiTheme="minorHAnsi" w:cstheme="minorHAnsi"/>
          <w:sz w:val="22"/>
          <w:szCs w:val="22"/>
        </w:rPr>
        <w:t xml:space="preserve"> This text should not be a </w:t>
      </w:r>
      <w:del w:id="397" w:author="Julia Powell" w:date="2020-01-03T13:17:00Z">
        <w:r w:rsidR="00D41AC2" w:rsidRPr="00A02D2C" w:rsidDel="0042614B">
          <w:rPr>
            <w:rFonts w:asciiTheme="minorHAnsi" w:hAnsiTheme="minorHAnsi" w:cstheme="minorHAnsi"/>
            <w:sz w:val="22"/>
            <w:szCs w:val="22"/>
          </w:rPr>
          <w:delText xml:space="preserve">mere </w:delText>
        </w:r>
      </w:del>
      <w:r w:rsidR="00D41AC2" w:rsidRPr="00A02D2C">
        <w:rPr>
          <w:rFonts w:asciiTheme="minorHAnsi" w:hAnsiTheme="minorHAnsi" w:cstheme="minorHAnsi"/>
          <w:sz w:val="22"/>
          <w:szCs w:val="22"/>
        </w:rPr>
        <w:t xml:space="preserve">listing of classes, attributes, and relationships, but instead should clarify the purpose of the model </w:t>
      </w:r>
      <w:del w:id="398" w:author="Julia Powell" w:date="2020-01-03T13:17:00Z">
        <w:r w:rsidR="00D41AC2" w:rsidRPr="00A02D2C" w:rsidDel="0042614B">
          <w:rPr>
            <w:rFonts w:asciiTheme="minorHAnsi" w:hAnsiTheme="minorHAnsi" w:cstheme="minorHAnsi"/>
            <w:sz w:val="22"/>
            <w:szCs w:val="22"/>
          </w:rPr>
          <w:delText xml:space="preserve">fragment </w:delText>
        </w:r>
      </w:del>
      <w:r w:rsidR="00D41AC2" w:rsidRPr="00A02D2C">
        <w:rPr>
          <w:rFonts w:asciiTheme="minorHAnsi" w:hAnsiTheme="minorHAnsi" w:cstheme="minorHAnsi"/>
          <w:sz w:val="22"/>
          <w:szCs w:val="22"/>
        </w:rPr>
        <w:t>depicted in the diagram by explaining what domain phenomenon the diagram captures and how the classes and relationships express it. For example</w:t>
      </w:r>
      <w:r w:rsidR="001A4334" w:rsidRPr="00A02D2C">
        <w:rPr>
          <w:rFonts w:asciiTheme="minorHAnsi" w:hAnsiTheme="minorHAnsi" w:cstheme="minorHAnsi"/>
          <w:sz w:val="22"/>
          <w:szCs w:val="22"/>
        </w:rPr>
        <w:t>, from S-122</w:t>
      </w:r>
      <w:r w:rsidR="00D41AC2" w:rsidRPr="00A02D2C">
        <w:rPr>
          <w:rFonts w:asciiTheme="minorHAnsi" w:hAnsiTheme="minorHAnsi" w:cstheme="minorHAnsi"/>
          <w:sz w:val="22"/>
          <w:szCs w:val="22"/>
        </w:rPr>
        <w:t>:</w:t>
      </w:r>
    </w:p>
    <w:p w14:paraId="0D84E537" w14:textId="28A184FE" w:rsidR="00D41AC2" w:rsidRPr="00FA0C91" w:rsidRDefault="00D41AC2" w:rsidP="00C15FA6">
      <w:pPr>
        <w:pStyle w:val="Quote"/>
        <w:spacing w:before="0" w:line="240" w:lineRule="auto"/>
        <w:ind w:left="1134" w:right="651"/>
        <w:jc w:val="both"/>
      </w:pPr>
      <w:r w:rsidRPr="00FA0C91">
        <w:t>Some protected areas require reports to be filed with authorities when certain events occur such as an animal strike or pollution event. Other areas require reporting to specified authorities when entering, leaving, etc. These requirements are model</w:t>
      </w:r>
      <w:r w:rsidR="00B9457A">
        <w:t>l</w:t>
      </w:r>
      <w:r w:rsidRPr="00FA0C91">
        <w:t>ed by association of a ShipReport class to the Authority class. The area in question is model</w:t>
      </w:r>
      <w:r w:rsidR="00B9457A">
        <w:t>l</w:t>
      </w:r>
      <w:r w:rsidRPr="00FA0C91">
        <w:t>ed by a feature of the requisite type</w:t>
      </w:r>
      <w:r w:rsidR="00B860C9">
        <w:t>;</w:t>
      </w:r>
      <w:r w:rsidR="00B860C9" w:rsidRPr="00FA0C91">
        <w:t xml:space="preserve"> </w:t>
      </w:r>
      <w:r w:rsidR="00B860C9">
        <w:t>for example</w:t>
      </w:r>
      <w:r w:rsidRPr="00FA0C91">
        <w:t>., a MarineProtectedArea or VesselTrafficServiceArea, as described in clause 6.2.1.3</w:t>
      </w:r>
      <w:r w:rsidR="00F83E7B" w:rsidRPr="00FA0C91">
        <w:t xml:space="preserve"> [of S-122]</w:t>
      </w:r>
      <w:r w:rsidRPr="00FA0C91">
        <w:t>. Any time requirements or constraints on the filing of the report are described by the noticeTime attribute, with explanations, if any provided in text form in the textContent attribute of ShipReport. Required reporting formats, if necessary to be included, are also described in the textContent attribute.</w:t>
      </w:r>
      <w:r w:rsidR="001A4334" w:rsidRPr="00FA0C91">
        <w:t xml:space="preserve"> [</w:t>
      </w:r>
      <w:r w:rsidR="001A4334" w:rsidRPr="00FA0C91">
        <w:fldChar w:fldCharType="begin"/>
      </w:r>
      <w:r w:rsidR="001A4334" w:rsidRPr="00FA0C91">
        <w:instrText xml:space="preserve"> REF _Ref502259740 </w:instrText>
      </w:r>
      <w:r w:rsidR="00F83E7B" w:rsidRPr="00FA0C91">
        <w:instrText xml:space="preserve"> \* MERGEFORMAT </w:instrText>
      </w:r>
      <w:r w:rsidR="001A4334" w:rsidRPr="00FA0C91">
        <w:fldChar w:fldCharType="separate"/>
      </w:r>
      <w:r w:rsidR="003417C0" w:rsidRPr="003417C0">
        <w:t>Figure 7</w:t>
      </w:r>
      <w:r w:rsidR="003417C0" w:rsidRPr="003417C0">
        <w:noBreakHyphen/>
        <w:t>1</w:t>
      </w:r>
      <w:r w:rsidR="001A4334" w:rsidRPr="00FA0C91">
        <w:fldChar w:fldCharType="end"/>
      </w:r>
      <w:r w:rsidR="001A4334" w:rsidRPr="00FA0C91">
        <w:t>] shows the model elements that are used to carry these conditions, note that not all permitted associations or roles are included, in order to reduce clutter.</w:t>
      </w:r>
    </w:p>
    <w:p w14:paraId="68DD51BF" w14:textId="77777777" w:rsidR="001A4334" w:rsidRPr="00FA0C91" w:rsidRDefault="001A4334" w:rsidP="008B5801">
      <w:pPr>
        <w:keepNext/>
        <w:jc w:val="center"/>
      </w:pPr>
      <w:r w:rsidRPr="00FA0C91">
        <w:rPr>
          <w:noProof/>
          <w:lang w:val="en-US" w:eastAsia="en-US"/>
        </w:rPr>
        <w:drawing>
          <wp:inline distT="0" distB="0" distL="0" distR="0" wp14:anchorId="2FC03F60" wp14:editId="31984180">
            <wp:extent cx="5753100" cy="407337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9718" cy="4113463"/>
                    </a:xfrm>
                    <a:prstGeom prst="rect">
                      <a:avLst/>
                    </a:prstGeom>
                    <a:noFill/>
                  </pic:spPr>
                </pic:pic>
              </a:graphicData>
            </a:graphic>
          </wp:inline>
        </w:drawing>
      </w:r>
    </w:p>
    <w:p w14:paraId="1F7952A7" w14:textId="78D721E6" w:rsidR="001A4334" w:rsidRPr="00A02D2C" w:rsidRDefault="001A4334" w:rsidP="00C15FA6">
      <w:pPr>
        <w:pStyle w:val="Caption"/>
        <w:spacing w:before="0" w:after="200" w:line="240" w:lineRule="auto"/>
        <w:jc w:val="center"/>
        <w:rPr>
          <w:rFonts w:asciiTheme="minorHAnsi" w:hAnsiTheme="minorHAnsi" w:cstheme="minorHAnsi"/>
          <w:b w:val="0"/>
          <w:i/>
          <w:color w:val="44546A" w:themeColor="text2"/>
          <w:sz w:val="18"/>
          <w:szCs w:val="18"/>
        </w:rPr>
      </w:pPr>
      <w:bookmarkStart w:id="399" w:name="_Ref502259740"/>
      <w:r w:rsidRPr="00A02D2C">
        <w:rPr>
          <w:rFonts w:asciiTheme="minorHAnsi" w:hAnsiTheme="minorHAnsi" w:cstheme="minorHAnsi"/>
          <w:b w:val="0"/>
          <w:i/>
          <w:color w:val="44546A" w:themeColor="text2"/>
          <w:sz w:val="18"/>
          <w:szCs w:val="18"/>
        </w:rPr>
        <w:t xml:space="preserve">Figure </w:t>
      </w:r>
      <w:ins w:id="400" w:author="Raphael Malyankar" w:date="2020-01-21T03:56:00Z">
        <w:r w:rsidR="00F428C2">
          <w:rPr>
            <w:rFonts w:asciiTheme="minorHAnsi" w:hAnsiTheme="minorHAnsi" w:cstheme="minorHAnsi"/>
            <w:b w:val="0"/>
            <w:i/>
            <w:color w:val="44546A" w:themeColor="text2"/>
            <w:sz w:val="18"/>
            <w:szCs w:val="18"/>
          </w:rPr>
          <w:fldChar w:fldCharType="begin"/>
        </w:r>
        <w:r w:rsidR="00F428C2">
          <w:rPr>
            <w:rFonts w:asciiTheme="minorHAnsi" w:hAnsiTheme="minorHAnsi" w:cstheme="minorHAnsi"/>
            <w:b w:val="0"/>
            <w:i/>
            <w:color w:val="44546A" w:themeColor="text2"/>
            <w:sz w:val="18"/>
            <w:szCs w:val="18"/>
          </w:rPr>
          <w:instrText xml:space="preserve"> STYLEREF 1 \s </w:instrText>
        </w:r>
      </w:ins>
      <w:r w:rsidR="00F428C2">
        <w:rPr>
          <w:rFonts w:asciiTheme="minorHAnsi" w:hAnsiTheme="minorHAnsi" w:cstheme="minorHAnsi"/>
          <w:b w:val="0"/>
          <w:i/>
          <w:color w:val="44546A" w:themeColor="text2"/>
          <w:sz w:val="18"/>
          <w:szCs w:val="18"/>
        </w:rPr>
        <w:fldChar w:fldCharType="separate"/>
      </w:r>
      <w:r w:rsidR="00F428C2">
        <w:rPr>
          <w:rFonts w:asciiTheme="minorHAnsi" w:hAnsiTheme="minorHAnsi" w:cstheme="minorHAnsi"/>
          <w:b w:val="0"/>
          <w:i/>
          <w:noProof/>
          <w:color w:val="44546A" w:themeColor="text2"/>
          <w:sz w:val="18"/>
          <w:szCs w:val="18"/>
        </w:rPr>
        <w:t>7</w:t>
      </w:r>
      <w:ins w:id="401" w:author="Raphael Malyankar" w:date="2020-01-21T03:56:00Z">
        <w:r w:rsidR="00F428C2">
          <w:rPr>
            <w:rFonts w:asciiTheme="minorHAnsi" w:hAnsiTheme="minorHAnsi" w:cstheme="minorHAnsi"/>
            <w:b w:val="0"/>
            <w:i/>
            <w:color w:val="44546A" w:themeColor="text2"/>
            <w:sz w:val="18"/>
            <w:szCs w:val="18"/>
          </w:rPr>
          <w:fldChar w:fldCharType="end"/>
        </w:r>
        <w:r w:rsidR="00F428C2">
          <w:rPr>
            <w:rFonts w:asciiTheme="minorHAnsi" w:hAnsiTheme="minorHAnsi" w:cstheme="minorHAnsi"/>
            <w:b w:val="0"/>
            <w:i/>
            <w:color w:val="44546A" w:themeColor="text2"/>
            <w:sz w:val="18"/>
            <w:szCs w:val="18"/>
          </w:rPr>
          <w:noBreakHyphen/>
        </w:r>
        <w:r w:rsidR="00F428C2">
          <w:rPr>
            <w:rFonts w:asciiTheme="minorHAnsi" w:hAnsiTheme="minorHAnsi" w:cstheme="minorHAnsi"/>
            <w:b w:val="0"/>
            <w:i/>
            <w:color w:val="44546A" w:themeColor="text2"/>
            <w:sz w:val="18"/>
            <w:szCs w:val="18"/>
          </w:rPr>
          <w:fldChar w:fldCharType="begin"/>
        </w:r>
        <w:r w:rsidR="00F428C2">
          <w:rPr>
            <w:rFonts w:asciiTheme="minorHAnsi" w:hAnsiTheme="minorHAnsi" w:cstheme="minorHAnsi"/>
            <w:b w:val="0"/>
            <w:i/>
            <w:color w:val="44546A" w:themeColor="text2"/>
            <w:sz w:val="18"/>
            <w:szCs w:val="18"/>
          </w:rPr>
          <w:instrText xml:space="preserve"> SEQ Figure \* ARABIC \s 1 </w:instrText>
        </w:r>
      </w:ins>
      <w:r w:rsidR="00F428C2">
        <w:rPr>
          <w:rFonts w:asciiTheme="minorHAnsi" w:hAnsiTheme="minorHAnsi" w:cstheme="minorHAnsi"/>
          <w:b w:val="0"/>
          <w:i/>
          <w:color w:val="44546A" w:themeColor="text2"/>
          <w:sz w:val="18"/>
          <w:szCs w:val="18"/>
        </w:rPr>
        <w:fldChar w:fldCharType="separate"/>
      </w:r>
      <w:ins w:id="402" w:author="Raphael Malyankar" w:date="2020-01-21T03:56:00Z">
        <w:r w:rsidR="00F428C2">
          <w:rPr>
            <w:rFonts w:asciiTheme="minorHAnsi" w:hAnsiTheme="minorHAnsi" w:cstheme="minorHAnsi"/>
            <w:b w:val="0"/>
            <w:i/>
            <w:noProof/>
            <w:color w:val="44546A" w:themeColor="text2"/>
            <w:sz w:val="18"/>
            <w:szCs w:val="18"/>
          </w:rPr>
          <w:t>1</w:t>
        </w:r>
        <w:r w:rsidR="00F428C2">
          <w:rPr>
            <w:rFonts w:asciiTheme="minorHAnsi" w:hAnsiTheme="minorHAnsi" w:cstheme="minorHAnsi"/>
            <w:b w:val="0"/>
            <w:i/>
            <w:color w:val="44546A" w:themeColor="text2"/>
            <w:sz w:val="18"/>
            <w:szCs w:val="18"/>
          </w:rPr>
          <w:fldChar w:fldCharType="end"/>
        </w:r>
      </w:ins>
      <w:del w:id="403" w:author="Raphael Malyankar" w:date="2020-01-21T03:55:00Z">
        <w:r w:rsidR="002E42AD" w:rsidRPr="00A02D2C" w:rsidDel="00F428C2">
          <w:rPr>
            <w:rFonts w:asciiTheme="minorHAnsi" w:hAnsiTheme="minorHAnsi" w:cstheme="minorHAnsi"/>
            <w:b w:val="0"/>
            <w:i/>
            <w:color w:val="44546A" w:themeColor="text2"/>
            <w:sz w:val="18"/>
            <w:szCs w:val="18"/>
          </w:rPr>
          <w:fldChar w:fldCharType="begin"/>
        </w:r>
        <w:r w:rsidR="002E42AD" w:rsidRPr="00A02D2C" w:rsidDel="00F428C2">
          <w:rPr>
            <w:rFonts w:asciiTheme="minorHAnsi" w:hAnsiTheme="minorHAnsi" w:cstheme="minorHAnsi"/>
            <w:b w:val="0"/>
            <w:i/>
            <w:color w:val="44546A" w:themeColor="text2"/>
            <w:sz w:val="18"/>
            <w:szCs w:val="18"/>
          </w:rPr>
          <w:delInstrText xml:space="preserve"> STYLEREF 1 \s </w:delInstrText>
        </w:r>
        <w:r w:rsidR="002E42AD" w:rsidRPr="00A02D2C" w:rsidDel="00F428C2">
          <w:rPr>
            <w:rFonts w:asciiTheme="minorHAnsi" w:hAnsiTheme="minorHAnsi" w:cstheme="minorHAnsi"/>
            <w:b w:val="0"/>
            <w:i/>
            <w:color w:val="44546A" w:themeColor="text2"/>
            <w:sz w:val="18"/>
            <w:szCs w:val="18"/>
          </w:rPr>
          <w:fldChar w:fldCharType="separate"/>
        </w:r>
        <w:r w:rsidR="003417C0" w:rsidDel="00F428C2">
          <w:rPr>
            <w:rFonts w:asciiTheme="minorHAnsi" w:hAnsiTheme="minorHAnsi" w:cstheme="minorHAnsi"/>
            <w:b w:val="0"/>
            <w:i/>
            <w:noProof/>
            <w:color w:val="44546A" w:themeColor="text2"/>
            <w:sz w:val="18"/>
            <w:szCs w:val="18"/>
          </w:rPr>
          <w:delText>7</w:delText>
        </w:r>
        <w:r w:rsidR="002E42AD" w:rsidRPr="00A02D2C" w:rsidDel="00F428C2">
          <w:rPr>
            <w:rFonts w:asciiTheme="minorHAnsi" w:hAnsiTheme="minorHAnsi" w:cstheme="minorHAnsi"/>
            <w:b w:val="0"/>
            <w:i/>
            <w:color w:val="44546A" w:themeColor="text2"/>
            <w:sz w:val="18"/>
            <w:szCs w:val="18"/>
          </w:rPr>
          <w:fldChar w:fldCharType="end"/>
        </w:r>
        <w:r w:rsidR="002E42AD" w:rsidRPr="00A02D2C" w:rsidDel="00F428C2">
          <w:rPr>
            <w:rFonts w:asciiTheme="minorHAnsi" w:hAnsiTheme="minorHAnsi" w:cstheme="minorHAnsi"/>
            <w:b w:val="0"/>
            <w:i/>
            <w:color w:val="44546A" w:themeColor="text2"/>
            <w:sz w:val="18"/>
            <w:szCs w:val="18"/>
          </w:rPr>
          <w:noBreakHyphen/>
        </w:r>
        <w:r w:rsidR="002E42AD" w:rsidRPr="00A02D2C" w:rsidDel="00F428C2">
          <w:rPr>
            <w:rFonts w:asciiTheme="minorHAnsi" w:hAnsiTheme="minorHAnsi" w:cstheme="minorHAnsi"/>
            <w:b w:val="0"/>
            <w:i/>
            <w:color w:val="44546A" w:themeColor="text2"/>
            <w:sz w:val="18"/>
            <w:szCs w:val="18"/>
          </w:rPr>
          <w:fldChar w:fldCharType="begin"/>
        </w:r>
        <w:r w:rsidR="002E42AD" w:rsidRPr="00A02D2C" w:rsidDel="00F428C2">
          <w:rPr>
            <w:rFonts w:asciiTheme="minorHAnsi" w:hAnsiTheme="minorHAnsi" w:cstheme="minorHAnsi"/>
            <w:b w:val="0"/>
            <w:i/>
            <w:color w:val="44546A" w:themeColor="text2"/>
            <w:sz w:val="18"/>
            <w:szCs w:val="18"/>
          </w:rPr>
          <w:delInstrText xml:space="preserve"> SEQ Figure \* ARABIC \s 1 </w:delInstrText>
        </w:r>
        <w:r w:rsidR="002E42AD" w:rsidRPr="00A02D2C" w:rsidDel="00F428C2">
          <w:rPr>
            <w:rFonts w:asciiTheme="minorHAnsi" w:hAnsiTheme="minorHAnsi" w:cstheme="minorHAnsi"/>
            <w:b w:val="0"/>
            <w:i/>
            <w:color w:val="44546A" w:themeColor="text2"/>
            <w:sz w:val="18"/>
            <w:szCs w:val="18"/>
          </w:rPr>
          <w:fldChar w:fldCharType="separate"/>
        </w:r>
        <w:r w:rsidR="003417C0" w:rsidDel="00F428C2">
          <w:rPr>
            <w:rFonts w:asciiTheme="minorHAnsi" w:hAnsiTheme="minorHAnsi" w:cstheme="minorHAnsi"/>
            <w:b w:val="0"/>
            <w:i/>
            <w:noProof/>
            <w:color w:val="44546A" w:themeColor="text2"/>
            <w:sz w:val="18"/>
            <w:szCs w:val="18"/>
          </w:rPr>
          <w:delText>1</w:delText>
        </w:r>
        <w:r w:rsidR="002E42AD" w:rsidRPr="00A02D2C" w:rsidDel="00F428C2">
          <w:rPr>
            <w:rFonts w:asciiTheme="minorHAnsi" w:hAnsiTheme="minorHAnsi" w:cstheme="minorHAnsi"/>
            <w:b w:val="0"/>
            <w:i/>
            <w:color w:val="44546A" w:themeColor="text2"/>
            <w:sz w:val="18"/>
            <w:szCs w:val="18"/>
          </w:rPr>
          <w:fldChar w:fldCharType="end"/>
        </w:r>
      </w:del>
      <w:bookmarkEnd w:id="399"/>
      <w:r w:rsidR="00A02D2C">
        <w:rPr>
          <w:rFonts w:asciiTheme="minorHAnsi" w:hAnsiTheme="minorHAnsi" w:cstheme="minorHAnsi"/>
          <w:b w:val="0"/>
          <w:i/>
          <w:color w:val="44546A" w:themeColor="text2"/>
          <w:sz w:val="18"/>
          <w:szCs w:val="18"/>
        </w:rPr>
        <w:t xml:space="preserve"> -</w:t>
      </w:r>
      <w:r w:rsidRPr="00A02D2C">
        <w:rPr>
          <w:rFonts w:asciiTheme="minorHAnsi" w:hAnsiTheme="minorHAnsi" w:cstheme="minorHAnsi"/>
          <w:b w:val="0"/>
          <w:i/>
          <w:color w:val="44546A" w:themeColor="text2"/>
          <w:sz w:val="18"/>
          <w:szCs w:val="18"/>
        </w:rPr>
        <w:t xml:space="preserve"> UML diagram depicting part of the S-122 Application Schema (from S-122)</w:t>
      </w:r>
    </w:p>
    <w:p w14:paraId="4856EC41" w14:textId="5E1A77A7" w:rsidR="00593344" w:rsidRPr="00A02D2C" w:rsidDel="0042614B" w:rsidRDefault="00593344" w:rsidP="00A02D2C">
      <w:pPr>
        <w:spacing w:after="160" w:line="240" w:lineRule="auto"/>
        <w:rPr>
          <w:del w:id="404" w:author="Julia Powell" w:date="2020-01-03T13:17:00Z"/>
          <w:rFonts w:asciiTheme="minorHAnsi" w:hAnsiTheme="minorHAnsi" w:cstheme="minorHAnsi"/>
          <w:sz w:val="22"/>
          <w:szCs w:val="22"/>
        </w:rPr>
      </w:pPr>
      <w:del w:id="405" w:author="Julia Powell" w:date="2020-01-03T13:17:00Z">
        <w:r w:rsidRPr="00A02D2C" w:rsidDel="0042614B">
          <w:rPr>
            <w:rFonts w:asciiTheme="minorHAnsi" w:hAnsiTheme="minorHAnsi" w:cstheme="minorHAnsi"/>
            <w:sz w:val="22"/>
            <w:szCs w:val="22"/>
          </w:rPr>
          <w:delText xml:space="preserve">Source information collected and use cases developed in the initiation stage should be reviewed regularly, as both will be useful in identifying gaps in </w:delText>
        </w:r>
        <w:r w:rsidR="00D32955" w:rsidDel="0042614B">
          <w:rPr>
            <w:rFonts w:asciiTheme="minorHAnsi" w:hAnsiTheme="minorHAnsi" w:cstheme="minorHAnsi"/>
            <w:sz w:val="22"/>
            <w:szCs w:val="22"/>
          </w:rPr>
          <w:delText>A</w:delText>
        </w:r>
        <w:r w:rsidRPr="00A02D2C" w:rsidDel="0042614B">
          <w:rPr>
            <w:rFonts w:asciiTheme="minorHAnsi" w:hAnsiTheme="minorHAnsi" w:cstheme="minorHAnsi"/>
            <w:sz w:val="22"/>
            <w:szCs w:val="22"/>
          </w:rPr>
          <w:delText xml:space="preserve">pplication </w:delText>
        </w:r>
        <w:r w:rsidR="00D32955" w:rsidDel="0042614B">
          <w:rPr>
            <w:rFonts w:asciiTheme="minorHAnsi" w:hAnsiTheme="minorHAnsi" w:cstheme="minorHAnsi"/>
            <w:sz w:val="22"/>
            <w:szCs w:val="22"/>
          </w:rPr>
          <w:delText>S</w:delText>
        </w:r>
        <w:r w:rsidRPr="00A02D2C" w:rsidDel="0042614B">
          <w:rPr>
            <w:rFonts w:asciiTheme="minorHAnsi" w:hAnsiTheme="minorHAnsi" w:cstheme="minorHAnsi"/>
            <w:sz w:val="22"/>
            <w:szCs w:val="22"/>
          </w:rPr>
          <w:delText xml:space="preserve">chemas </w:delText>
        </w:r>
        <w:r w:rsidR="00A60F63" w:rsidRPr="00A02D2C" w:rsidDel="0042614B">
          <w:rPr>
            <w:rFonts w:asciiTheme="minorHAnsi" w:hAnsiTheme="minorHAnsi" w:cstheme="minorHAnsi"/>
            <w:sz w:val="22"/>
            <w:szCs w:val="22"/>
          </w:rPr>
          <w:delText>under development</w:delText>
        </w:r>
        <w:r w:rsidRPr="00A02D2C" w:rsidDel="0042614B">
          <w:rPr>
            <w:rFonts w:asciiTheme="minorHAnsi" w:hAnsiTheme="minorHAnsi" w:cstheme="minorHAnsi"/>
            <w:sz w:val="22"/>
            <w:szCs w:val="22"/>
          </w:rPr>
          <w:delText>.</w:delText>
        </w:r>
      </w:del>
    </w:p>
    <w:p w14:paraId="1C098481" w14:textId="6A72CA4F" w:rsidR="00356CDB" w:rsidRPr="00FA0C91" w:rsidRDefault="00356CDB">
      <w:pPr>
        <w:pStyle w:val="Heading2"/>
        <w:numPr>
          <w:ilvl w:val="1"/>
          <w:numId w:val="137"/>
        </w:numPr>
        <w:pPrChange w:id="406" w:author="Julia Powell" w:date="2020-01-15T16:14:00Z">
          <w:pPr>
            <w:pStyle w:val="Heading2"/>
            <w:numPr>
              <w:numId w:val="137"/>
            </w:numPr>
            <w:tabs>
              <w:tab w:val="clear" w:pos="700"/>
              <w:tab w:val="left" w:pos="567"/>
            </w:tabs>
            <w:ind w:left="567" w:hanging="567"/>
          </w:pPr>
        </w:pPrChange>
      </w:pPr>
      <w:bookmarkStart w:id="407" w:name="_Toc3469124"/>
      <w:r>
        <w:t>Relationship to the General Feature Model</w:t>
      </w:r>
      <w:bookmarkEnd w:id="407"/>
    </w:p>
    <w:p w14:paraId="0F4F835F" w14:textId="0181BC2A" w:rsidR="00303223" w:rsidRPr="00356CDB" w:rsidRDefault="003C7482" w:rsidP="00356CDB">
      <w:pPr>
        <w:spacing w:after="160" w:line="240" w:lineRule="auto"/>
        <w:rPr>
          <w:rFonts w:asciiTheme="minorHAnsi" w:hAnsiTheme="minorHAnsi" w:cstheme="minorHAnsi"/>
          <w:sz w:val="22"/>
          <w:szCs w:val="22"/>
        </w:rPr>
      </w:pPr>
      <w:ins w:id="408" w:author="Julia Powell" w:date="2020-01-03T13:32:00Z">
        <w:r>
          <w:rPr>
            <w:rFonts w:asciiTheme="minorHAnsi" w:hAnsiTheme="minorHAnsi" w:cstheme="minorHAnsi"/>
            <w:sz w:val="22"/>
            <w:szCs w:val="22"/>
          </w:rPr>
          <w:t xml:space="preserve">The General Feature Model is a conceptual model for feature, their characteristics and associations and acts as the basis for the structure of feature catalogues.  </w:t>
        </w:r>
      </w:ins>
      <w:r w:rsidR="002B65E9" w:rsidRPr="00356CDB">
        <w:rPr>
          <w:rFonts w:asciiTheme="minorHAnsi" w:hAnsiTheme="minorHAnsi" w:cstheme="minorHAnsi"/>
          <w:sz w:val="22"/>
          <w:szCs w:val="22"/>
        </w:rPr>
        <w:t xml:space="preserve">Feature and information types in the </w:t>
      </w:r>
      <w:r w:rsidR="00356CDB" w:rsidRPr="00356CDB">
        <w:rPr>
          <w:rFonts w:asciiTheme="minorHAnsi" w:hAnsiTheme="minorHAnsi" w:cstheme="minorHAnsi"/>
          <w:sz w:val="22"/>
          <w:szCs w:val="22"/>
        </w:rPr>
        <w:t>A</w:t>
      </w:r>
      <w:r w:rsidR="002B65E9" w:rsidRPr="00356CDB">
        <w:rPr>
          <w:rFonts w:asciiTheme="minorHAnsi" w:hAnsiTheme="minorHAnsi" w:cstheme="minorHAnsi"/>
          <w:sz w:val="22"/>
          <w:szCs w:val="22"/>
        </w:rPr>
        <w:t xml:space="preserve">pplication </w:t>
      </w:r>
      <w:r w:rsidR="00356CDB" w:rsidRPr="00356CDB">
        <w:rPr>
          <w:rFonts w:asciiTheme="minorHAnsi" w:hAnsiTheme="minorHAnsi" w:cstheme="minorHAnsi"/>
          <w:sz w:val="22"/>
          <w:szCs w:val="22"/>
        </w:rPr>
        <w:t>S</w:t>
      </w:r>
      <w:r w:rsidR="002B65E9" w:rsidRPr="00356CDB">
        <w:rPr>
          <w:rFonts w:asciiTheme="minorHAnsi" w:hAnsiTheme="minorHAnsi" w:cstheme="minorHAnsi"/>
          <w:sz w:val="22"/>
          <w:szCs w:val="22"/>
        </w:rPr>
        <w:t xml:space="preserve">chema must be realizations of the </w:t>
      </w:r>
      <w:r w:rsidR="00EF1B28" w:rsidRPr="00356CDB">
        <w:rPr>
          <w:rFonts w:asciiTheme="minorHAnsi" w:hAnsiTheme="minorHAnsi" w:cstheme="minorHAnsi"/>
          <w:sz w:val="22"/>
          <w:szCs w:val="22"/>
        </w:rPr>
        <w:t>meta-classes S100_GF_FeatureType and S100_GF_InformationType from the S-100 General Feature Model (GFM) (</w:t>
      </w:r>
      <w:r w:rsidR="00EF7F18" w:rsidRPr="00356CDB">
        <w:rPr>
          <w:rFonts w:asciiTheme="minorHAnsi" w:hAnsiTheme="minorHAnsi" w:cstheme="minorHAnsi"/>
          <w:sz w:val="22"/>
          <w:szCs w:val="22"/>
        </w:rPr>
        <w:t>S-100 Part 3</w:t>
      </w:r>
      <w:r w:rsidR="00356CDB" w:rsidRPr="00356CDB">
        <w:rPr>
          <w:rFonts w:asciiTheme="minorHAnsi" w:hAnsiTheme="minorHAnsi" w:cstheme="minorHAnsi"/>
          <w:sz w:val="22"/>
          <w:szCs w:val="22"/>
        </w:rPr>
        <w:t>,</w:t>
      </w:r>
      <w:r w:rsidR="00EF7F18" w:rsidRPr="00356CDB">
        <w:rPr>
          <w:rFonts w:asciiTheme="minorHAnsi" w:hAnsiTheme="minorHAnsi" w:cstheme="minorHAnsi"/>
          <w:sz w:val="22"/>
          <w:szCs w:val="22"/>
        </w:rPr>
        <w:t xml:space="preserve"> Figure 3-1)</w:t>
      </w:r>
      <w:r w:rsidR="00356CDB" w:rsidRPr="00356CDB">
        <w:rPr>
          <w:rFonts w:asciiTheme="minorHAnsi" w:hAnsiTheme="minorHAnsi" w:cstheme="minorHAnsi"/>
          <w:sz w:val="22"/>
          <w:szCs w:val="22"/>
        </w:rPr>
        <w:t>;</w:t>
      </w:r>
      <w:r w:rsidR="00EF7F18" w:rsidRPr="00356CDB">
        <w:rPr>
          <w:rFonts w:asciiTheme="minorHAnsi" w:hAnsiTheme="minorHAnsi" w:cstheme="minorHAnsi"/>
          <w:sz w:val="22"/>
          <w:szCs w:val="22"/>
        </w:rPr>
        <w:t xml:space="preserve"> </w:t>
      </w:r>
      <w:r w:rsidR="00EF1B28" w:rsidRPr="00356CDB">
        <w:rPr>
          <w:rFonts w:asciiTheme="minorHAnsi" w:hAnsiTheme="minorHAnsi" w:cstheme="minorHAnsi"/>
          <w:sz w:val="22"/>
          <w:szCs w:val="22"/>
        </w:rPr>
        <w:t xml:space="preserve">or subclasses of a class that realizes the appropriate meta-class. Attributes must be realizations of the thematic or spatial attribute </w:t>
      </w:r>
      <w:r w:rsidR="00EF7F18" w:rsidRPr="00356CDB">
        <w:rPr>
          <w:rFonts w:asciiTheme="minorHAnsi" w:hAnsiTheme="minorHAnsi" w:cstheme="minorHAnsi"/>
          <w:sz w:val="22"/>
          <w:szCs w:val="22"/>
        </w:rPr>
        <w:t>meta-classes defined in S-100 Part 3</w:t>
      </w:r>
      <w:r w:rsidR="00356CDB" w:rsidRPr="00356CDB">
        <w:rPr>
          <w:rFonts w:asciiTheme="minorHAnsi" w:hAnsiTheme="minorHAnsi" w:cstheme="minorHAnsi"/>
          <w:sz w:val="22"/>
          <w:szCs w:val="22"/>
        </w:rPr>
        <w:t xml:space="preserve">, </w:t>
      </w:r>
      <w:r w:rsidR="00EF7F18" w:rsidRPr="00356CDB">
        <w:rPr>
          <w:rFonts w:asciiTheme="minorHAnsi" w:hAnsiTheme="minorHAnsi" w:cstheme="minorHAnsi"/>
          <w:sz w:val="22"/>
          <w:szCs w:val="22"/>
        </w:rPr>
        <w:t>Figure 3-2</w:t>
      </w:r>
      <w:r w:rsidR="00356CDB" w:rsidRPr="00356CDB">
        <w:rPr>
          <w:rFonts w:asciiTheme="minorHAnsi" w:hAnsiTheme="minorHAnsi" w:cstheme="minorHAnsi"/>
          <w:sz w:val="22"/>
          <w:szCs w:val="22"/>
        </w:rPr>
        <w:t>;</w:t>
      </w:r>
      <w:r w:rsidR="00EF7F18" w:rsidRPr="00356CDB">
        <w:rPr>
          <w:rFonts w:asciiTheme="minorHAnsi" w:hAnsiTheme="minorHAnsi" w:cstheme="minorHAnsi"/>
          <w:sz w:val="22"/>
          <w:szCs w:val="22"/>
        </w:rPr>
        <w:t xml:space="preserve"> or subclasses of a realization. Product specifications may define local root classes from which all their feature and information classes are derived, as shown in the </w:t>
      </w:r>
      <w:r w:rsidR="00356CDB" w:rsidRPr="00356CDB">
        <w:rPr>
          <w:rFonts w:asciiTheme="minorHAnsi" w:hAnsiTheme="minorHAnsi" w:cstheme="minorHAnsi"/>
          <w:sz w:val="22"/>
          <w:szCs w:val="22"/>
        </w:rPr>
        <w:t xml:space="preserve">Figure </w:t>
      </w:r>
      <w:r w:rsidR="00EF7F18" w:rsidRPr="00356CDB">
        <w:rPr>
          <w:rFonts w:asciiTheme="minorHAnsi" w:hAnsiTheme="minorHAnsi" w:cstheme="minorHAnsi"/>
          <w:sz w:val="22"/>
          <w:szCs w:val="22"/>
        </w:rPr>
        <w:t xml:space="preserve">below, or may realize </w:t>
      </w:r>
      <w:r w:rsidR="0034294B" w:rsidRPr="00356CDB">
        <w:rPr>
          <w:rFonts w:asciiTheme="minorHAnsi" w:hAnsiTheme="minorHAnsi" w:cstheme="minorHAnsi"/>
          <w:sz w:val="22"/>
          <w:szCs w:val="22"/>
        </w:rPr>
        <w:t>feature and information type classes from S100_GF_FeatureType and S100_InformationType</w:t>
      </w:r>
      <w:del w:id="409" w:author="Julia Powell" w:date="2020-01-03T13:35:00Z">
        <w:r w:rsidR="0034294B" w:rsidRPr="00356CDB" w:rsidDel="003C7482">
          <w:rPr>
            <w:rFonts w:asciiTheme="minorHAnsi" w:hAnsiTheme="minorHAnsi" w:cstheme="minorHAnsi"/>
            <w:sz w:val="22"/>
            <w:szCs w:val="22"/>
          </w:rPr>
          <w:delText xml:space="preserve"> respectively</w:delText>
        </w:r>
      </w:del>
      <w:r w:rsidR="0034294B" w:rsidRPr="00356CDB">
        <w:rPr>
          <w:rFonts w:asciiTheme="minorHAnsi" w:hAnsiTheme="minorHAnsi" w:cstheme="minorHAnsi"/>
          <w:sz w:val="22"/>
          <w:szCs w:val="22"/>
        </w:rPr>
        <w:t xml:space="preserve">. </w:t>
      </w:r>
      <w:del w:id="410" w:author="Julia Powell" w:date="2020-01-03T13:36:00Z">
        <w:r w:rsidR="0034294B" w:rsidRPr="00356CDB" w:rsidDel="003C7482">
          <w:rPr>
            <w:rFonts w:asciiTheme="minorHAnsi" w:hAnsiTheme="minorHAnsi" w:cstheme="minorHAnsi"/>
            <w:sz w:val="22"/>
            <w:szCs w:val="22"/>
          </w:rPr>
          <w:delText xml:space="preserve">An optional diagram depicting the realizations may be included in the Application Schema section of the </w:delText>
        </w:r>
        <w:r w:rsidR="00356CDB" w:rsidDel="003C7482">
          <w:rPr>
            <w:rFonts w:asciiTheme="minorHAnsi" w:hAnsiTheme="minorHAnsi" w:cstheme="minorHAnsi"/>
            <w:sz w:val="22"/>
            <w:szCs w:val="22"/>
          </w:rPr>
          <w:delText>P</w:delText>
        </w:r>
        <w:r w:rsidR="0034294B" w:rsidRPr="00356CDB" w:rsidDel="003C7482">
          <w:rPr>
            <w:rFonts w:asciiTheme="minorHAnsi" w:hAnsiTheme="minorHAnsi" w:cstheme="minorHAnsi"/>
            <w:sz w:val="22"/>
            <w:szCs w:val="22"/>
          </w:rPr>
          <w:delText xml:space="preserve">roduct </w:delText>
        </w:r>
        <w:r w:rsidR="00356CDB" w:rsidDel="003C7482">
          <w:rPr>
            <w:rFonts w:asciiTheme="minorHAnsi" w:hAnsiTheme="minorHAnsi" w:cstheme="minorHAnsi"/>
            <w:sz w:val="22"/>
            <w:szCs w:val="22"/>
          </w:rPr>
          <w:delText>S</w:delText>
        </w:r>
        <w:r w:rsidR="0034294B" w:rsidRPr="00356CDB" w:rsidDel="003C7482">
          <w:rPr>
            <w:rFonts w:asciiTheme="minorHAnsi" w:hAnsiTheme="minorHAnsi" w:cstheme="minorHAnsi"/>
            <w:sz w:val="22"/>
            <w:szCs w:val="22"/>
          </w:rPr>
          <w:delText xml:space="preserve">pecification, as depicted in the </w:delText>
        </w:r>
        <w:r w:rsidR="003433A9" w:rsidDel="003C7482">
          <w:rPr>
            <w:rFonts w:asciiTheme="minorHAnsi" w:hAnsiTheme="minorHAnsi" w:cstheme="minorHAnsi"/>
            <w:sz w:val="22"/>
            <w:szCs w:val="22"/>
          </w:rPr>
          <w:delText>F</w:delText>
        </w:r>
        <w:r w:rsidR="0034294B" w:rsidRPr="00356CDB" w:rsidDel="003C7482">
          <w:rPr>
            <w:rFonts w:asciiTheme="minorHAnsi" w:hAnsiTheme="minorHAnsi" w:cstheme="minorHAnsi"/>
            <w:sz w:val="22"/>
            <w:szCs w:val="22"/>
          </w:rPr>
          <w:delText>igure below.</w:delText>
        </w:r>
      </w:del>
    </w:p>
    <w:p w14:paraId="10BEC7E3" w14:textId="57057015" w:rsidR="0034294B" w:rsidRPr="00FA0C91" w:rsidRDefault="0034294B" w:rsidP="008B5801">
      <w:pPr>
        <w:keepNext/>
        <w:jc w:val="center"/>
      </w:pPr>
      <w:r w:rsidRPr="00FA0C91">
        <w:rPr>
          <w:noProof/>
          <w:lang w:val="en-US" w:eastAsia="en-US"/>
        </w:rPr>
        <w:drawing>
          <wp:inline distT="0" distB="0" distL="0" distR="0" wp14:anchorId="4E01A9CC" wp14:editId="0447F16C">
            <wp:extent cx="5828030" cy="31051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5325"/>
                    <a:stretch/>
                  </pic:blipFill>
                  <pic:spPr bwMode="auto">
                    <a:xfrm>
                      <a:off x="0" y="0"/>
                      <a:ext cx="582803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3B18BF16" w14:textId="590F98CE" w:rsidR="0034294B" w:rsidRPr="00F03E81" w:rsidRDefault="0034294B" w:rsidP="00F03E81">
      <w:pPr>
        <w:pStyle w:val="Caption"/>
        <w:spacing w:before="0" w:after="200" w:line="240" w:lineRule="auto"/>
        <w:jc w:val="center"/>
        <w:rPr>
          <w:rFonts w:asciiTheme="minorHAnsi" w:hAnsiTheme="minorHAnsi" w:cstheme="minorHAnsi"/>
          <w:b w:val="0"/>
          <w:i/>
          <w:color w:val="44546A" w:themeColor="text2"/>
          <w:sz w:val="18"/>
          <w:szCs w:val="18"/>
        </w:rPr>
      </w:pPr>
      <w:bookmarkStart w:id="411" w:name="_Ref502271252"/>
      <w:r w:rsidRPr="00F03E81">
        <w:rPr>
          <w:rFonts w:asciiTheme="minorHAnsi" w:hAnsiTheme="minorHAnsi" w:cstheme="minorHAnsi"/>
          <w:b w:val="0"/>
          <w:i/>
          <w:color w:val="44546A" w:themeColor="text2"/>
          <w:sz w:val="18"/>
          <w:szCs w:val="18"/>
        </w:rPr>
        <w:t xml:space="preserve">Figure </w:t>
      </w:r>
      <w:ins w:id="412" w:author="Raphael Malyankar" w:date="2020-01-21T03:56:00Z">
        <w:r w:rsidR="00F428C2">
          <w:rPr>
            <w:rFonts w:asciiTheme="minorHAnsi" w:hAnsiTheme="minorHAnsi" w:cstheme="minorHAnsi"/>
            <w:b w:val="0"/>
            <w:i/>
            <w:color w:val="44546A" w:themeColor="text2"/>
            <w:sz w:val="18"/>
            <w:szCs w:val="18"/>
          </w:rPr>
          <w:fldChar w:fldCharType="begin"/>
        </w:r>
        <w:r w:rsidR="00F428C2">
          <w:rPr>
            <w:rFonts w:asciiTheme="minorHAnsi" w:hAnsiTheme="minorHAnsi" w:cstheme="minorHAnsi"/>
            <w:b w:val="0"/>
            <w:i/>
            <w:color w:val="44546A" w:themeColor="text2"/>
            <w:sz w:val="18"/>
            <w:szCs w:val="18"/>
          </w:rPr>
          <w:instrText xml:space="preserve"> STYLEREF 1 \s </w:instrText>
        </w:r>
      </w:ins>
      <w:r w:rsidR="00F428C2">
        <w:rPr>
          <w:rFonts w:asciiTheme="minorHAnsi" w:hAnsiTheme="minorHAnsi" w:cstheme="minorHAnsi"/>
          <w:b w:val="0"/>
          <w:i/>
          <w:color w:val="44546A" w:themeColor="text2"/>
          <w:sz w:val="18"/>
          <w:szCs w:val="18"/>
        </w:rPr>
        <w:fldChar w:fldCharType="separate"/>
      </w:r>
      <w:r w:rsidR="00F428C2">
        <w:rPr>
          <w:rFonts w:asciiTheme="minorHAnsi" w:hAnsiTheme="minorHAnsi" w:cstheme="minorHAnsi"/>
          <w:b w:val="0"/>
          <w:i/>
          <w:noProof/>
          <w:color w:val="44546A" w:themeColor="text2"/>
          <w:sz w:val="18"/>
          <w:szCs w:val="18"/>
        </w:rPr>
        <w:t>7</w:t>
      </w:r>
      <w:ins w:id="413" w:author="Raphael Malyankar" w:date="2020-01-21T03:56:00Z">
        <w:r w:rsidR="00F428C2">
          <w:rPr>
            <w:rFonts w:asciiTheme="minorHAnsi" w:hAnsiTheme="minorHAnsi" w:cstheme="minorHAnsi"/>
            <w:b w:val="0"/>
            <w:i/>
            <w:color w:val="44546A" w:themeColor="text2"/>
            <w:sz w:val="18"/>
            <w:szCs w:val="18"/>
          </w:rPr>
          <w:fldChar w:fldCharType="end"/>
        </w:r>
        <w:r w:rsidR="00F428C2">
          <w:rPr>
            <w:rFonts w:asciiTheme="minorHAnsi" w:hAnsiTheme="minorHAnsi" w:cstheme="minorHAnsi"/>
            <w:b w:val="0"/>
            <w:i/>
            <w:color w:val="44546A" w:themeColor="text2"/>
            <w:sz w:val="18"/>
            <w:szCs w:val="18"/>
          </w:rPr>
          <w:noBreakHyphen/>
        </w:r>
        <w:r w:rsidR="00F428C2">
          <w:rPr>
            <w:rFonts w:asciiTheme="minorHAnsi" w:hAnsiTheme="minorHAnsi" w:cstheme="minorHAnsi"/>
            <w:b w:val="0"/>
            <w:i/>
            <w:color w:val="44546A" w:themeColor="text2"/>
            <w:sz w:val="18"/>
            <w:szCs w:val="18"/>
          </w:rPr>
          <w:fldChar w:fldCharType="begin"/>
        </w:r>
        <w:r w:rsidR="00F428C2">
          <w:rPr>
            <w:rFonts w:asciiTheme="minorHAnsi" w:hAnsiTheme="minorHAnsi" w:cstheme="minorHAnsi"/>
            <w:b w:val="0"/>
            <w:i/>
            <w:color w:val="44546A" w:themeColor="text2"/>
            <w:sz w:val="18"/>
            <w:szCs w:val="18"/>
          </w:rPr>
          <w:instrText xml:space="preserve"> SEQ Figure \* ARABIC \s 1 </w:instrText>
        </w:r>
      </w:ins>
      <w:r w:rsidR="00F428C2">
        <w:rPr>
          <w:rFonts w:asciiTheme="minorHAnsi" w:hAnsiTheme="minorHAnsi" w:cstheme="minorHAnsi"/>
          <w:b w:val="0"/>
          <w:i/>
          <w:color w:val="44546A" w:themeColor="text2"/>
          <w:sz w:val="18"/>
          <w:szCs w:val="18"/>
        </w:rPr>
        <w:fldChar w:fldCharType="separate"/>
      </w:r>
      <w:ins w:id="414" w:author="Raphael Malyankar" w:date="2020-01-21T03:56:00Z">
        <w:r w:rsidR="00F428C2">
          <w:rPr>
            <w:rFonts w:asciiTheme="minorHAnsi" w:hAnsiTheme="minorHAnsi" w:cstheme="minorHAnsi"/>
            <w:b w:val="0"/>
            <w:i/>
            <w:noProof/>
            <w:color w:val="44546A" w:themeColor="text2"/>
            <w:sz w:val="18"/>
            <w:szCs w:val="18"/>
          </w:rPr>
          <w:t>2</w:t>
        </w:r>
        <w:r w:rsidR="00F428C2">
          <w:rPr>
            <w:rFonts w:asciiTheme="minorHAnsi" w:hAnsiTheme="minorHAnsi" w:cstheme="minorHAnsi"/>
            <w:b w:val="0"/>
            <w:i/>
            <w:color w:val="44546A" w:themeColor="text2"/>
            <w:sz w:val="18"/>
            <w:szCs w:val="18"/>
          </w:rPr>
          <w:fldChar w:fldCharType="end"/>
        </w:r>
      </w:ins>
      <w:del w:id="415" w:author="Raphael Malyankar" w:date="2020-01-21T03:55:00Z">
        <w:r w:rsidR="002E42AD" w:rsidRPr="00F03E81" w:rsidDel="00F428C2">
          <w:rPr>
            <w:rFonts w:asciiTheme="minorHAnsi" w:hAnsiTheme="minorHAnsi" w:cstheme="minorHAnsi"/>
            <w:b w:val="0"/>
            <w:i/>
            <w:color w:val="44546A" w:themeColor="text2"/>
            <w:sz w:val="18"/>
            <w:szCs w:val="18"/>
          </w:rPr>
          <w:fldChar w:fldCharType="begin"/>
        </w:r>
        <w:r w:rsidR="002E42AD" w:rsidRPr="00F03E81" w:rsidDel="00F428C2">
          <w:rPr>
            <w:rFonts w:asciiTheme="minorHAnsi" w:hAnsiTheme="minorHAnsi" w:cstheme="minorHAnsi"/>
            <w:b w:val="0"/>
            <w:i/>
            <w:color w:val="44546A" w:themeColor="text2"/>
            <w:sz w:val="18"/>
            <w:szCs w:val="18"/>
          </w:rPr>
          <w:delInstrText xml:space="preserve"> STYLEREF 1 \s </w:delInstrText>
        </w:r>
        <w:r w:rsidR="002E42AD" w:rsidRPr="00F03E81" w:rsidDel="00F428C2">
          <w:rPr>
            <w:rFonts w:asciiTheme="minorHAnsi" w:hAnsiTheme="minorHAnsi" w:cstheme="minorHAnsi"/>
            <w:b w:val="0"/>
            <w:i/>
            <w:color w:val="44546A" w:themeColor="text2"/>
            <w:sz w:val="18"/>
            <w:szCs w:val="18"/>
          </w:rPr>
          <w:fldChar w:fldCharType="separate"/>
        </w:r>
        <w:r w:rsidR="003417C0" w:rsidDel="00F428C2">
          <w:rPr>
            <w:rFonts w:asciiTheme="minorHAnsi" w:hAnsiTheme="minorHAnsi" w:cstheme="minorHAnsi"/>
            <w:b w:val="0"/>
            <w:i/>
            <w:noProof/>
            <w:color w:val="44546A" w:themeColor="text2"/>
            <w:sz w:val="18"/>
            <w:szCs w:val="18"/>
          </w:rPr>
          <w:delText>7</w:delText>
        </w:r>
        <w:r w:rsidR="002E42AD" w:rsidRPr="00F03E81" w:rsidDel="00F428C2">
          <w:rPr>
            <w:rFonts w:asciiTheme="minorHAnsi" w:hAnsiTheme="minorHAnsi" w:cstheme="minorHAnsi"/>
            <w:b w:val="0"/>
            <w:i/>
            <w:color w:val="44546A" w:themeColor="text2"/>
            <w:sz w:val="18"/>
            <w:szCs w:val="18"/>
          </w:rPr>
          <w:fldChar w:fldCharType="end"/>
        </w:r>
        <w:r w:rsidR="002E42AD" w:rsidRPr="00F03E81" w:rsidDel="00F428C2">
          <w:rPr>
            <w:rFonts w:asciiTheme="minorHAnsi" w:hAnsiTheme="minorHAnsi" w:cstheme="minorHAnsi"/>
            <w:b w:val="0"/>
            <w:i/>
            <w:color w:val="44546A" w:themeColor="text2"/>
            <w:sz w:val="18"/>
            <w:szCs w:val="18"/>
          </w:rPr>
          <w:noBreakHyphen/>
        </w:r>
        <w:r w:rsidR="002E42AD" w:rsidRPr="00F03E81" w:rsidDel="00F428C2">
          <w:rPr>
            <w:rFonts w:asciiTheme="minorHAnsi" w:hAnsiTheme="minorHAnsi" w:cstheme="minorHAnsi"/>
            <w:b w:val="0"/>
            <w:i/>
            <w:color w:val="44546A" w:themeColor="text2"/>
            <w:sz w:val="18"/>
            <w:szCs w:val="18"/>
          </w:rPr>
          <w:fldChar w:fldCharType="begin"/>
        </w:r>
        <w:r w:rsidR="002E42AD" w:rsidRPr="00F03E81" w:rsidDel="00F428C2">
          <w:rPr>
            <w:rFonts w:asciiTheme="minorHAnsi" w:hAnsiTheme="minorHAnsi" w:cstheme="minorHAnsi"/>
            <w:b w:val="0"/>
            <w:i/>
            <w:color w:val="44546A" w:themeColor="text2"/>
            <w:sz w:val="18"/>
            <w:szCs w:val="18"/>
          </w:rPr>
          <w:delInstrText xml:space="preserve"> SEQ Figure \* ARABIC \s 1 </w:delInstrText>
        </w:r>
        <w:r w:rsidR="002E42AD" w:rsidRPr="00F03E81" w:rsidDel="00F428C2">
          <w:rPr>
            <w:rFonts w:asciiTheme="minorHAnsi" w:hAnsiTheme="minorHAnsi" w:cstheme="minorHAnsi"/>
            <w:b w:val="0"/>
            <w:i/>
            <w:color w:val="44546A" w:themeColor="text2"/>
            <w:sz w:val="18"/>
            <w:szCs w:val="18"/>
          </w:rPr>
          <w:fldChar w:fldCharType="separate"/>
        </w:r>
        <w:r w:rsidR="003417C0" w:rsidDel="00F428C2">
          <w:rPr>
            <w:rFonts w:asciiTheme="minorHAnsi" w:hAnsiTheme="minorHAnsi" w:cstheme="minorHAnsi"/>
            <w:b w:val="0"/>
            <w:i/>
            <w:noProof/>
            <w:color w:val="44546A" w:themeColor="text2"/>
            <w:sz w:val="18"/>
            <w:szCs w:val="18"/>
          </w:rPr>
          <w:delText>2</w:delText>
        </w:r>
        <w:r w:rsidR="002E42AD" w:rsidRPr="00F03E81" w:rsidDel="00F428C2">
          <w:rPr>
            <w:rFonts w:asciiTheme="minorHAnsi" w:hAnsiTheme="minorHAnsi" w:cstheme="minorHAnsi"/>
            <w:b w:val="0"/>
            <w:i/>
            <w:color w:val="44546A" w:themeColor="text2"/>
            <w:sz w:val="18"/>
            <w:szCs w:val="18"/>
          </w:rPr>
          <w:fldChar w:fldCharType="end"/>
        </w:r>
      </w:del>
      <w:bookmarkEnd w:id="411"/>
      <w:r w:rsidR="00F03E81">
        <w:rPr>
          <w:rFonts w:asciiTheme="minorHAnsi" w:hAnsiTheme="minorHAnsi" w:cstheme="minorHAnsi"/>
          <w:b w:val="0"/>
          <w:i/>
          <w:color w:val="44546A" w:themeColor="text2"/>
          <w:sz w:val="18"/>
          <w:szCs w:val="18"/>
        </w:rPr>
        <w:t xml:space="preserve"> -</w:t>
      </w:r>
      <w:r w:rsidRPr="00F03E81">
        <w:rPr>
          <w:rFonts w:asciiTheme="minorHAnsi" w:hAnsiTheme="minorHAnsi" w:cstheme="minorHAnsi"/>
          <w:b w:val="0"/>
          <w:i/>
          <w:color w:val="44546A" w:themeColor="text2"/>
          <w:sz w:val="18"/>
          <w:szCs w:val="18"/>
        </w:rPr>
        <w:t xml:space="preserve"> Example of realization from S-100 GFM</w:t>
      </w:r>
    </w:p>
    <w:p w14:paraId="3C621702" w14:textId="6131BB95" w:rsidR="00F03E81" w:rsidRPr="00FA0C91" w:rsidRDefault="00F03E81">
      <w:pPr>
        <w:pStyle w:val="Heading2"/>
        <w:numPr>
          <w:ilvl w:val="1"/>
          <w:numId w:val="137"/>
        </w:numPr>
        <w:pPrChange w:id="416" w:author="Julia Powell" w:date="2020-01-15T16:14:00Z">
          <w:pPr>
            <w:pStyle w:val="Heading2"/>
            <w:numPr>
              <w:numId w:val="137"/>
            </w:numPr>
            <w:tabs>
              <w:tab w:val="clear" w:pos="700"/>
              <w:tab w:val="left" w:pos="567"/>
            </w:tabs>
            <w:ind w:left="567" w:hanging="567"/>
          </w:pPr>
        </w:pPrChange>
      </w:pPr>
      <w:bookmarkStart w:id="417" w:name="_Toc3469125"/>
      <w:r>
        <w:t xml:space="preserve">Rules for </w:t>
      </w:r>
      <w:r w:rsidR="00D32955">
        <w:t>A</w:t>
      </w:r>
      <w:r>
        <w:t xml:space="preserve">pplication </w:t>
      </w:r>
      <w:r w:rsidR="00D32955">
        <w:t>S</w:t>
      </w:r>
      <w:r>
        <w:t>chemas</w:t>
      </w:r>
      <w:bookmarkEnd w:id="417"/>
    </w:p>
    <w:p w14:paraId="7B0F96C3" w14:textId="3467603C" w:rsidR="002A77CB" w:rsidRPr="00F7098E" w:rsidRDefault="002A77CB" w:rsidP="00F7098E">
      <w:pPr>
        <w:spacing w:after="160" w:line="240" w:lineRule="auto"/>
        <w:rPr>
          <w:rFonts w:asciiTheme="minorHAnsi" w:hAnsiTheme="minorHAnsi" w:cstheme="minorHAnsi"/>
          <w:sz w:val="22"/>
          <w:szCs w:val="22"/>
        </w:rPr>
      </w:pPr>
      <w:r w:rsidRPr="00F7098E">
        <w:rPr>
          <w:rFonts w:asciiTheme="minorHAnsi" w:hAnsiTheme="minorHAnsi" w:cstheme="minorHAnsi"/>
          <w:sz w:val="22"/>
          <w:szCs w:val="22"/>
        </w:rPr>
        <w:t xml:space="preserve">S-100 rules for </w:t>
      </w:r>
      <w:r w:rsidR="00D32955">
        <w:rPr>
          <w:rFonts w:asciiTheme="minorHAnsi" w:hAnsiTheme="minorHAnsi" w:cstheme="minorHAnsi"/>
          <w:sz w:val="22"/>
          <w:szCs w:val="22"/>
        </w:rPr>
        <w:t>A</w:t>
      </w:r>
      <w:r w:rsidRPr="00F7098E">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F7098E">
        <w:rPr>
          <w:rFonts w:asciiTheme="minorHAnsi" w:hAnsiTheme="minorHAnsi" w:cstheme="minorHAnsi"/>
          <w:sz w:val="22"/>
          <w:szCs w:val="22"/>
        </w:rPr>
        <w:t xml:space="preserve">chemas are based on ISO 19109. The S-100 rules for </w:t>
      </w:r>
      <w:r w:rsidR="00D32955">
        <w:rPr>
          <w:rFonts w:asciiTheme="minorHAnsi" w:hAnsiTheme="minorHAnsi" w:cstheme="minorHAnsi"/>
          <w:sz w:val="22"/>
          <w:szCs w:val="22"/>
        </w:rPr>
        <w:t>A</w:t>
      </w:r>
      <w:r w:rsidRPr="00F7098E">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F7098E">
        <w:rPr>
          <w:rFonts w:asciiTheme="minorHAnsi" w:hAnsiTheme="minorHAnsi" w:cstheme="minorHAnsi"/>
          <w:sz w:val="22"/>
          <w:szCs w:val="22"/>
        </w:rPr>
        <w:t xml:space="preserve">chemas are </w:t>
      </w:r>
      <w:del w:id="418" w:author="Julia Powell" w:date="2020-01-03T13:37:00Z">
        <w:r w:rsidRPr="00F7098E" w:rsidDel="003C7482">
          <w:rPr>
            <w:rFonts w:asciiTheme="minorHAnsi" w:hAnsiTheme="minorHAnsi" w:cstheme="minorHAnsi"/>
            <w:sz w:val="22"/>
            <w:szCs w:val="22"/>
          </w:rPr>
          <w:delText xml:space="preserve">given </w:delText>
        </w:r>
      </w:del>
      <w:ins w:id="419" w:author="Julia Powell" w:date="2020-01-03T13:37:00Z">
        <w:r w:rsidR="003C7482">
          <w:rPr>
            <w:rFonts w:asciiTheme="minorHAnsi" w:hAnsiTheme="minorHAnsi" w:cstheme="minorHAnsi"/>
            <w:sz w:val="22"/>
            <w:szCs w:val="22"/>
          </w:rPr>
          <w:t>defined</w:t>
        </w:r>
        <w:r w:rsidR="003C7482" w:rsidRPr="00F7098E">
          <w:rPr>
            <w:rFonts w:asciiTheme="minorHAnsi" w:hAnsiTheme="minorHAnsi" w:cstheme="minorHAnsi"/>
            <w:sz w:val="22"/>
            <w:szCs w:val="22"/>
          </w:rPr>
          <w:t xml:space="preserve"> </w:t>
        </w:r>
      </w:ins>
      <w:r w:rsidRPr="00F7098E">
        <w:rPr>
          <w:rFonts w:asciiTheme="minorHAnsi" w:hAnsiTheme="minorHAnsi" w:cstheme="minorHAnsi"/>
          <w:sz w:val="22"/>
          <w:szCs w:val="22"/>
        </w:rPr>
        <w:t>in S-100 Part 3</w:t>
      </w:r>
      <w:r w:rsidR="007549EC">
        <w:rPr>
          <w:rFonts w:asciiTheme="minorHAnsi" w:hAnsiTheme="minorHAnsi" w:cstheme="minorHAnsi"/>
          <w:sz w:val="22"/>
          <w:szCs w:val="22"/>
        </w:rPr>
        <w:t>,</w:t>
      </w:r>
      <w:r w:rsidRPr="00F7098E">
        <w:rPr>
          <w:rFonts w:asciiTheme="minorHAnsi" w:hAnsiTheme="minorHAnsi" w:cstheme="minorHAnsi"/>
          <w:sz w:val="22"/>
          <w:szCs w:val="22"/>
        </w:rPr>
        <w:t xml:space="preserve"> clauses 3-6 and 3-7.</w:t>
      </w:r>
    </w:p>
    <w:p w14:paraId="5681B916" w14:textId="075ECE0D" w:rsidR="00990A0D" w:rsidRPr="00FA0C91" w:rsidRDefault="00990A0D" w:rsidP="00C1486A">
      <w:pPr>
        <w:pStyle w:val="Heading3"/>
        <w:numPr>
          <w:ilvl w:val="2"/>
          <w:numId w:val="140"/>
        </w:numPr>
        <w:tabs>
          <w:tab w:val="clear" w:pos="660"/>
          <w:tab w:val="clear" w:pos="880"/>
          <w:tab w:val="left" w:pos="709"/>
        </w:tabs>
        <w:ind w:left="709" w:hanging="709"/>
      </w:pPr>
      <w:bookmarkStart w:id="420" w:name="_Toc3469126"/>
      <w:r w:rsidRPr="00FA0C91">
        <w:t xml:space="preserve">Application </w:t>
      </w:r>
      <w:r w:rsidR="00D32955">
        <w:t>S</w:t>
      </w:r>
      <w:r w:rsidRPr="00FA0C91">
        <w:t>chemas for vector data</w:t>
      </w:r>
      <w:bookmarkEnd w:id="420"/>
    </w:p>
    <w:p w14:paraId="13EB8DAB" w14:textId="0380351E" w:rsidR="0040250D" w:rsidRPr="008D0225" w:rsidRDefault="00F767C9" w:rsidP="002819C9">
      <w:pPr>
        <w:spacing w:after="60" w:line="240" w:lineRule="auto"/>
        <w:rPr>
          <w:rFonts w:asciiTheme="minorHAnsi" w:hAnsiTheme="minorHAnsi" w:cstheme="minorHAnsi"/>
          <w:sz w:val="22"/>
          <w:szCs w:val="22"/>
        </w:rPr>
      </w:pPr>
      <w:del w:id="421" w:author="Julia Powell" w:date="2020-01-03T13:42:00Z">
        <w:r w:rsidRPr="008D0225" w:rsidDel="00750C6A">
          <w:rPr>
            <w:rFonts w:asciiTheme="minorHAnsi" w:hAnsiTheme="minorHAnsi" w:cstheme="minorHAnsi"/>
            <w:sz w:val="22"/>
            <w:szCs w:val="22"/>
          </w:rPr>
          <w:delText xml:space="preserve">The rules for </w:delText>
        </w:r>
        <w:r w:rsidR="00D32955" w:rsidDel="00750C6A">
          <w:rPr>
            <w:rFonts w:asciiTheme="minorHAnsi" w:hAnsiTheme="minorHAnsi" w:cstheme="minorHAnsi"/>
            <w:sz w:val="22"/>
            <w:szCs w:val="22"/>
          </w:rPr>
          <w:delText>A</w:delText>
        </w:r>
        <w:r w:rsidRPr="008D0225" w:rsidDel="00750C6A">
          <w:rPr>
            <w:rFonts w:asciiTheme="minorHAnsi" w:hAnsiTheme="minorHAnsi" w:cstheme="minorHAnsi"/>
            <w:sz w:val="22"/>
            <w:szCs w:val="22"/>
          </w:rPr>
          <w:delText xml:space="preserve">pplication </w:delText>
        </w:r>
        <w:r w:rsidR="00D32955" w:rsidDel="00750C6A">
          <w:rPr>
            <w:rFonts w:asciiTheme="minorHAnsi" w:hAnsiTheme="minorHAnsi" w:cstheme="minorHAnsi"/>
            <w:sz w:val="22"/>
            <w:szCs w:val="22"/>
          </w:rPr>
          <w:delText>S</w:delText>
        </w:r>
        <w:r w:rsidRPr="008D0225" w:rsidDel="00750C6A">
          <w:rPr>
            <w:rFonts w:asciiTheme="minorHAnsi" w:hAnsiTheme="minorHAnsi" w:cstheme="minorHAnsi"/>
            <w:sz w:val="22"/>
            <w:szCs w:val="22"/>
          </w:rPr>
          <w:delText xml:space="preserve">chemas for vector data are given in </w:delText>
        </w:r>
        <w:r w:rsidR="00990A0D" w:rsidRPr="008D0225" w:rsidDel="00750C6A">
          <w:rPr>
            <w:rFonts w:asciiTheme="minorHAnsi" w:hAnsiTheme="minorHAnsi" w:cstheme="minorHAnsi"/>
            <w:sz w:val="22"/>
            <w:szCs w:val="22"/>
          </w:rPr>
          <w:delText>S-100</w:delText>
        </w:r>
        <w:r w:rsidR="002819C9" w:rsidDel="00750C6A">
          <w:rPr>
            <w:rFonts w:asciiTheme="minorHAnsi" w:hAnsiTheme="minorHAnsi" w:cstheme="minorHAnsi"/>
            <w:sz w:val="22"/>
            <w:szCs w:val="22"/>
          </w:rPr>
          <w:delText xml:space="preserve"> Part 3,</w:delText>
        </w:r>
        <w:r w:rsidR="00990A0D" w:rsidRPr="008D0225" w:rsidDel="00750C6A">
          <w:rPr>
            <w:rFonts w:asciiTheme="minorHAnsi" w:hAnsiTheme="minorHAnsi" w:cstheme="minorHAnsi"/>
            <w:sz w:val="22"/>
            <w:szCs w:val="22"/>
          </w:rPr>
          <w:delText xml:space="preserve"> clause 3-6.</w:delText>
        </w:r>
        <w:r w:rsidRPr="008D0225" w:rsidDel="00750C6A">
          <w:rPr>
            <w:rFonts w:asciiTheme="minorHAnsi" w:hAnsiTheme="minorHAnsi" w:cstheme="minorHAnsi"/>
            <w:sz w:val="22"/>
            <w:szCs w:val="22"/>
          </w:rPr>
          <w:delText xml:space="preserve"> The main rules are summarized below</w:delText>
        </w:r>
      </w:del>
      <w:ins w:id="422" w:author="Julia Powell" w:date="2020-01-03T13:42:00Z">
        <w:r w:rsidR="00750C6A">
          <w:rPr>
            <w:rFonts w:asciiTheme="minorHAnsi" w:hAnsiTheme="minorHAnsi" w:cstheme="minorHAnsi"/>
            <w:sz w:val="22"/>
            <w:szCs w:val="22"/>
          </w:rPr>
          <w:t xml:space="preserve">Application Schemas for vector data should follow the guidelines as described below.  S-100 Part 3, clause 3-6 describes the rules for applications schemas in </w:t>
        </w:r>
      </w:ins>
      <w:ins w:id="423" w:author="Julia Powell" w:date="2020-01-03T13:44:00Z">
        <w:r w:rsidR="00750C6A">
          <w:rPr>
            <w:rFonts w:asciiTheme="minorHAnsi" w:hAnsiTheme="minorHAnsi" w:cstheme="minorHAnsi"/>
            <w:sz w:val="22"/>
            <w:szCs w:val="22"/>
          </w:rPr>
          <w:t>greater technical detail</w:t>
        </w:r>
      </w:ins>
      <w:r w:rsidRPr="008D0225">
        <w:rPr>
          <w:rFonts w:asciiTheme="minorHAnsi" w:hAnsiTheme="minorHAnsi" w:cstheme="minorHAnsi"/>
          <w:sz w:val="22"/>
          <w:szCs w:val="22"/>
        </w:rPr>
        <w:t>:</w:t>
      </w:r>
    </w:p>
    <w:p w14:paraId="38335F23" w14:textId="390834EF" w:rsidR="00F767C9" w:rsidRPr="008D0225" w:rsidRDefault="00F767C9" w:rsidP="002819C9">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Features, information types, and complex attributes must be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as classes.</w:t>
      </w:r>
    </w:p>
    <w:p w14:paraId="7DC06CDB" w14:textId="494085BC" w:rsidR="00F767C9" w:rsidRPr="008D0225" w:rsidRDefault="00F767C9" w:rsidP="002819C9">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Relationships are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by UML associations or association classes (the latter only when the association itself is characterized by attributes – see </w:t>
      </w:r>
      <w:r w:rsidR="002819C9">
        <w:rPr>
          <w:rFonts w:asciiTheme="minorHAnsi" w:hAnsiTheme="minorHAnsi" w:cstheme="minorHAnsi"/>
          <w:sz w:val="22"/>
          <w:szCs w:val="22"/>
        </w:rPr>
        <w:t>clause 7.5.4.2</w:t>
      </w:r>
      <w:r w:rsidRPr="008D0225">
        <w:rPr>
          <w:rFonts w:asciiTheme="minorHAnsi" w:hAnsiTheme="minorHAnsi" w:cstheme="minorHAnsi"/>
          <w:sz w:val="22"/>
          <w:szCs w:val="22"/>
        </w:rPr>
        <w:t xml:space="preserve"> in this document).</w:t>
      </w:r>
    </w:p>
    <w:p w14:paraId="09B90240" w14:textId="0010C7DC" w:rsidR="00F767C9" w:rsidRPr="008D0225" w:rsidRDefault="00F767C9" w:rsidP="002819C9">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Attributes are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by </w:t>
      </w:r>
      <w:r w:rsidR="00E959AF" w:rsidRPr="008D0225">
        <w:rPr>
          <w:rFonts w:asciiTheme="minorHAnsi" w:hAnsiTheme="minorHAnsi" w:cstheme="minorHAnsi"/>
          <w:sz w:val="22"/>
          <w:szCs w:val="22"/>
        </w:rPr>
        <w:t>UML attributes in the appropriate class.</w:t>
      </w:r>
    </w:p>
    <w:p w14:paraId="2167603A" w14:textId="2912F0EA" w:rsidR="00E4461E" w:rsidRPr="008D0225" w:rsidRDefault="00E959AF" w:rsidP="007549EC">
      <w:pPr>
        <w:numPr>
          <w:ilvl w:val="0"/>
          <w:numId w:val="37"/>
        </w:numPr>
        <w:spacing w:after="60" w:line="240" w:lineRule="auto"/>
        <w:ind w:left="714" w:hanging="357"/>
        <w:rPr>
          <w:rFonts w:asciiTheme="minorHAnsi" w:hAnsiTheme="minorHAnsi" w:cstheme="minorHAnsi"/>
          <w:sz w:val="22"/>
          <w:szCs w:val="22"/>
        </w:rPr>
      </w:pPr>
      <w:r w:rsidRPr="008D0225">
        <w:rPr>
          <w:rFonts w:asciiTheme="minorHAnsi" w:hAnsiTheme="minorHAnsi" w:cstheme="minorHAnsi"/>
          <w:sz w:val="22"/>
          <w:szCs w:val="22"/>
        </w:rPr>
        <w:t xml:space="preserve">Associations must be </w:t>
      </w:r>
      <w:r w:rsidR="00F97791" w:rsidRPr="008D0225">
        <w:rPr>
          <w:rFonts w:asciiTheme="minorHAnsi" w:hAnsiTheme="minorHAnsi" w:cstheme="minorHAnsi"/>
          <w:sz w:val="22"/>
          <w:szCs w:val="22"/>
        </w:rPr>
        <w:t>labelled</w:t>
      </w:r>
      <w:r w:rsidRPr="008D0225">
        <w:rPr>
          <w:rFonts w:asciiTheme="minorHAnsi" w:hAnsiTheme="minorHAnsi" w:cstheme="minorHAnsi"/>
          <w:sz w:val="22"/>
          <w:szCs w:val="22"/>
        </w:rPr>
        <w:t xml:space="preserve"> (have association names)</w:t>
      </w:r>
      <w:r w:rsidR="00E4461E" w:rsidRPr="008D0225">
        <w:rPr>
          <w:rFonts w:asciiTheme="minorHAnsi" w:hAnsiTheme="minorHAnsi" w:cstheme="minorHAnsi"/>
          <w:sz w:val="22"/>
          <w:szCs w:val="22"/>
        </w:rPr>
        <w:t>. N</w:t>
      </w:r>
      <w:r w:rsidRPr="008D0225">
        <w:rPr>
          <w:rFonts w:asciiTheme="minorHAnsi" w:hAnsiTheme="minorHAnsi" w:cstheme="minorHAnsi"/>
          <w:sz w:val="22"/>
          <w:szCs w:val="22"/>
        </w:rPr>
        <w:t xml:space="preserve">avigable association ends </w:t>
      </w:r>
      <w:r w:rsidR="00E4461E" w:rsidRPr="008D0225">
        <w:rPr>
          <w:rFonts w:asciiTheme="minorHAnsi" w:hAnsiTheme="minorHAnsi" w:cstheme="minorHAnsi"/>
          <w:sz w:val="22"/>
          <w:szCs w:val="22"/>
        </w:rPr>
        <w:t>must</w:t>
      </w:r>
      <w:r w:rsidRPr="008D0225">
        <w:rPr>
          <w:rFonts w:asciiTheme="minorHAnsi" w:hAnsiTheme="minorHAnsi" w:cstheme="minorHAnsi"/>
          <w:sz w:val="22"/>
          <w:szCs w:val="22"/>
        </w:rPr>
        <w:t xml:space="preserve"> also be </w:t>
      </w:r>
      <w:r w:rsidR="00F97791" w:rsidRPr="008D0225">
        <w:rPr>
          <w:rFonts w:asciiTheme="minorHAnsi" w:hAnsiTheme="minorHAnsi" w:cstheme="minorHAnsi"/>
          <w:sz w:val="22"/>
          <w:szCs w:val="22"/>
        </w:rPr>
        <w:t>labelled</w:t>
      </w:r>
      <w:r w:rsidRPr="008D0225">
        <w:rPr>
          <w:rFonts w:asciiTheme="minorHAnsi" w:hAnsiTheme="minorHAnsi" w:cstheme="minorHAnsi"/>
          <w:sz w:val="22"/>
          <w:szCs w:val="22"/>
        </w:rPr>
        <w:t xml:space="preserve"> (should have role names).</w:t>
      </w:r>
    </w:p>
    <w:p w14:paraId="25166707" w14:textId="71B67FE0" w:rsidR="00066D07" w:rsidRPr="008D0225" w:rsidRDefault="007549EC" w:rsidP="007549EC">
      <w:pPr>
        <w:spacing w:after="60" w:line="240" w:lineRule="auto"/>
        <w:ind w:left="709"/>
        <w:rPr>
          <w:rFonts w:asciiTheme="minorHAnsi" w:hAnsiTheme="minorHAnsi" w:cstheme="minorHAnsi"/>
          <w:sz w:val="22"/>
          <w:szCs w:val="22"/>
        </w:rPr>
      </w:pPr>
      <w:r w:rsidRPr="008D0225">
        <w:rPr>
          <w:rFonts w:asciiTheme="minorHAnsi" w:hAnsiTheme="minorHAnsi" w:cstheme="minorHAnsi"/>
          <w:sz w:val="22"/>
          <w:szCs w:val="22"/>
        </w:rPr>
        <w:t>N</w:t>
      </w:r>
      <w:r>
        <w:rPr>
          <w:rFonts w:asciiTheme="minorHAnsi" w:hAnsiTheme="minorHAnsi" w:cstheme="minorHAnsi"/>
          <w:sz w:val="22"/>
          <w:szCs w:val="22"/>
        </w:rPr>
        <w:t>OTE</w:t>
      </w:r>
      <w:r w:rsidR="00E4461E" w:rsidRPr="008D0225">
        <w:rPr>
          <w:rFonts w:asciiTheme="minorHAnsi" w:hAnsiTheme="minorHAnsi" w:cstheme="minorHAnsi"/>
          <w:sz w:val="22"/>
          <w:szCs w:val="22"/>
        </w:rPr>
        <w:t xml:space="preserve">: </w:t>
      </w:r>
      <w:r w:rsidR="00E959AF" w:rsidRPr="008D0225">
        <w:rPr>
          <w:rFonts w:asciiTheme="minorHAnsi" w:hAnsiTheme="minorHAnsi" w:cstheme="minorHAnsi"/>
          <w:sz w:val="22"/>
          <w:szCs w:val="22"/>
        </w:rPr>
        <w:t xml:space="preserve">Diagrams may suppress depiction of labels for clarity and to reduce clutter. Labels may be defined by specific rules </w:t>
      </w:r>
      <w:r w:rsidR="00E4461E" w:rsidRPr="008D0225">
        <w:rPr>
          <w:rFonts w:asciiTheme="minorHAnsi" w:hAnsiTheme="minorHAnsi" w:cstheme="minorHAnsi"/>
          <w:sz w:val="22"/>
          <w:szCs w:val="22"/>
        </w:rPr>
        <w:t>given</w:t>
      </w:r>
      <w:r w:rsidR="00E959AF" w:rsidRPr="008D0225">
        <w:rPr>
          <w:rFonts w:asciiTheme="minorHAnsi" w:hAnsiTheme="minorHAnsi" w:cstheme="minorHAnsi"/>
          <w:sz w:val="22"/>
          <w:szCs w:val="22"/>
        </w:rPr>
        <w:t xml:space="preserve"> in the </w:t>
      </w:r>
      <w:r w:rsidR="002819C9">
        <w:rPr>
          <w:rFonts w:asciiTheme="minorHAnsi" w:hAnsiTheme="minorHAnsi" w:cstheme="minorHAnsi"/>
          <w:sz w:val="22"/>
          <w:szCs w:val="22"/>
        </w:rPr>
        <w:t>P</w:t>
      </w:r>
      <w:r w:rsidR="002819C9" w:rsidRPr="008D0225">
        <w:rPr>
          <w:rFonts w:asciiTheme="minorHAnsi" w:hAnsiTheme="minorHAnsi" w:cstheme="minorHAnsi"/>
          <w:sz w:val="22"/>
          <w:szCs w:val="22"/>
        </w:rPr>
        <w:t xml:space="preserve">roduct </w:t>
      </w:r>
      <w:r w:rsidR="002819C9">
        <w:rPr>
          <w:rFonts w:asciiTheme="minorHAnsi" w:hAnsiTheme="minorHAnsi" w:cstheme="minorHAnsi"/>
          <w:sz w:val="22"/>
          <w:szCs w:val="22"/>
        </w:rPr>
        <w:t>S</w:t>
      </w:r>
      <w:r w:rsidR="002819C9" w:rsidRPr="008D0225">
        <w:rPr>
          <w:rFonts w:asciiTheme="minorHAnsi" w:hAnsiTheme="minorHAnsi" w:cstheme="minorHAnsi"/>
          <w:sz w:val="22"/>
          <w:szCs w:val="22"/>
        </w:rPr>
        <w:t xml:space="preserve">pecification </w:t>
      </w:r>
      <w:r w:rsidR="00E959AF" w:rsidRPr="008D0225">
        <w:rPr>
          <w:rFonts w:asciiTheme="minorHAnsi" w:hAnsiTheme="minorHAnsi" w:cstheme="minorHAnsi"/>
          <w:sz w:val="22"/>
          <w:szCs w:val="22"/>
        </w:rPr>
        <w:t xml:space="preserve">text instead of </w:t>
      </w:r>
      <w:r w:rsidR="00E4461E" w:rsidRPr="008D0225">
        <w:rPr>
          <w:rFonts w:asciiTheme="minorHAnsi" w:hAnsiTheme="minorHAnsi" w:cstheme="minorHAnsi"/>
          <w:sz w:val="22"/>
          <w:szCs w:val="22"/>
        </w:rPr>
        <w:t>the UML diagram (</w:t>
      </w:r>
      <w:r w:rsidR="002819C9">
        <w:rPr>
          <w:rFonts w:asciiTheme="minorHAnsi" w:hAnsiTheme="minorHAnsi" w:cstheme="minorHAnsi"/>
          <w:sz w:val="22"/>
          <w:szCs w:val="22"/>
        </w:rPr>
        <w:t>for example</w:t>
      </w:r>
      <w:r w:rsidR="00E4461E" w:rsidRPr="008D0225">
        <w:rPr>
          <w:rFonts w:asciiTheme="minorHAnsi" w:hAnsiTheme="minorHAnsi" w:cstheme="minorHAnsi"/>
          <w:sz w:val="22"/>
          <w:szCs w:val="22"/>
        </w:rPr>
        <w:t xml:space="preserve"> a </w:t>
      </w:r>
      <w:r w:rsidR="002819C9">
        <w:rPr>
          <w:rFonts w:asciiTheme="minorHAnsi" w:hAnsiTheme="minorHAnsi" w:cstheme="minorHAnsi"/>
          <w:sz w:val="22"/>
          <w:szCs w:val="22"/>
        </w:rPr>
        <w:t>P</w:t>
      </w:r>
      <w:r w:rsidR="002819C9" w:rsidRPr="008D0225">
        <w:rPr>
          <w:rFonts w:asciiTheme="minorHAnsi" w:hAnsiTheme="minorHAnsi" w:cstheme="minorHAnsi"/>
          <w:sz w:val="22"/>
          <w:szCs w:val="22"/>
        </w:rPr>
        <w:t xml:space="preserve">roduct </w:t>
      </w:r>
      <w:r w:rsidR="002819C9">
        <w:rPr>
          <w:rFonts w:asciiTheme="minorHAnsi" w:hAnsiTheme="minorHAnsi" w:cstheme="minorHAnsi"/>
          <w:sz w:val="22"/>
          <w:szCs w:val="22"/>
        </w:rPr>
        <w:t>S</w:t>
      </w:r>
      <w:r w:rsidR="002819C9" w:rsidRPr="008D0225">
        <w:rPr>
          <w:rFonts w:asciiTheme="minorHAnsi" w:hAnsiTheme="minorHAnsi" w:cstheme="minorHAnsi"/>
          <w:sz w:val="22"/>
          <w:szCs w:val="22"/>
        </w:rPr>
        <w:t xml:space="preserve">pecification </w:t>
      </w:r>
      <w:r w:rsidR="00E4461E" w:rsidRPr="008D0225">
        <w:rPr>
          <w:rFonts w:asciiTheme="minorHAnsi" w:hAnsiTheme="minorHAnsi" w:cstheme="minorHAnsi"/>
          <w:sz w:val="22"/>
          <w:szCs w:val="22"/>
        </w:rPr>
        <w:t xml:space="preserve">is allowed to ‘label’ an association end using a statement like “The role of </w:t>
      </w:r>
      <w:r w:rsidR="00E4461E" w:rsidRPr="008D0225">
        <w:rPr>
          <w:rFonts w:asciiTheme="minorHAnsi" w:hAnsiTheme="minorHAnsi" w:cstheme="minorHAnsi"/>
          <w:i/>
          <w:sz w:val="22"/>
          <w:szCs w:val="22"/>
        </w:rPr>
        <w:t>FeatureX</w:t>
      </w:r>
      <w:r w:rsidR="00E4461E" w:rsidRPr="008D0225">
        <w:rPr>
          <w:rFonts w:asciiTheme="minorHAnsi" w:hAnsiTheme="minorHAnsi" w:cstheme="minorHAnsi"/>
          <w:sz w:val="22"/>
          <w:szCs w:val="22"/>
        </w:rPr>
        <w:t xml:space="preserve"> in all its associations is </w:t>
      </w:r>
      <w:r w:rsidR="00E4461E" w:rsidRPr="008D0225">
        <w:rPr>
          <w:rFonts w:asciiTheme="minorHAnsi" w:hAnsiTheme="minorHAnsi" w:cstheme="minorHAnsi"/>
          <w:i/>
          <w:sz w:val="22"/>
          <w:szCs w:val="22"/>
        </w:rPr>
        <w:t>theFeatureX</w:t>
      </w:r>
      <w:r w:rsidR="00A7089F" w:rsidRPr="008D0225">
        <w:rPr>
          <w:rFonts w:asciiTheme="minorHAnsi" w:hAnsiTheme="minorHAnsi" w:cstheme="minorHAnsi"/>
          <w:sz w:val="22"/>
          <w:szCs w:val="22"/>
        </w:rPr>
        <w:t>”</w:t>
      </w:r>
      <w:r w:rsidR="00E4461E" w:rsidRPr="008D0225">
        <w:rPr>
          <w:rFonts w:asciiTheme="minorHAnsi" w:hAnsiTheme="minorHAnsi" w:cstheme="minorHAnsi"/>
          <w:sz w:val="22"/>
          <w:szCs w:val="22"/>
        </w:rPr>
        <w:t xml:space="preserve"> (see S-100 </w:t>
      </w:r>
      <w:r w:rsidR="002819C9">
        <w:rPr>
          <w:rFonts w:asciiTheme="minorHAnsi" w:hAnsiTheme="minorHAnsi" w:cstheme="minorHAnsi"/>
          <w:sz w:val="22"/>
          <w:szCs w:val="22"/>
        </w:rPr>
        <w:t xml:space="preserve">Part 3, </w:t>
      </w:r>
      <w:r w:rsidR="00E4461E" w:rsidRPr="008D0225">
        <w:rPr>
          <w:rFonts w:asciiTheme="minorHAnsi" w:hAnsiTheme="minorHAnsi" w:cstheme="minorHAnsi"/>
          <w:sz w:val="22"/>
          <w:szCs w:val="22"/>
        </w:rPr>
        <w:t>clause 3-5.4.5 on default names for association ends).</w:t>
      </w:r>
    </w:p>
    <w:p w14:paraId="5041167B" w14:textId="01549EA1" w:rsidR="00066D07" w:rsidRPr="008D0225" w:rsidRDefault="00066D07" w:rsidP="007549EC">
      <w:pPr>
        <w:pStyle w:val="ListParagraph"/>
        <w:numPr>
          <w:ilvl w:val="0"/>
          <w:numId w:val="37"/>
        </w:numPr>
        <w:spacing w:before="0"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Spatial attributes must be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w:t>
      </w:r>
      <w:r w:rsidR="00A75828" w:rsidRPr="008D0225">
        <w:rPr>
          <w:rFonts w:asciiTheme="minorHAnsi" w:hAnsiTheme="minorHAnsi" w:cstheme="minorHAnsi"/>
          <w:sz w:val="22"/>
          <w:szCs w:val="22"/>
        </w:rPr>
        <w:t xml:space="preserve">either </w:t>
      </w:r>
      <w:r w:rsidRPr="008D0225">
        <w:rPr>
          <w:rFonts w:asciiTheme="minorHAnsi" w:hAnsiTheme="minorHAnsi" w:cstheme="minorHAnsi"/>
          <w:sz w:val="22"/>
          <w:szCs w:val="22"/>
        </w:rPr>
        <w:t>as attributes with data type one or more</w:t>
      </w:r>
      <w:r w:rsidR="00A75828" w:rsidRPr="008D0225">
        <w:rPr>
          <w:rFonts w:asciiTheme="minorHAnsi" w:hAnsiTheme="minorHAnsi" w:cstheme="minorHAnsi"/>
          <w:sz w:val="22"/>
          <w:szCs w:val="22"/>
        </w:rPr>
        <w:t xml:space="preserve"> (</w:t>
      </w:r>
      <w:r w:rsidR="007549EC">
        <w:rPr>
          <w:rFonts w:asciiTheme="minorHAnsi" w:hAnsiTheme="minorHAnsi" w:cstheme="minorHAnsi"/>
          <w:sz w:val="22"/>
          <w:szCs w:val="22"/>
        </w:rPr>
        <w:t>that is</w:t>
      </w:r>
      <w:r w:rsidR="00A75828" w:rsidRPr="008D0225">
        <w:rPr>
          <w:rFonts w:asciiTheme="minorHAnsi" w:hAnsiTheme="minorHAnsi" w:cstheme="minorHAnsi"/>
          <w:sz w:val="22"/>
          <w:szCs w:val="22"/>
        </w:rPr>
        <w:t>, union)</w:t>
      </w:r>
      <w:r w:rsidRPr="008D0225">
        <w:rPr>
          <w:rFonts w:asciiTheme="minorHAnsi" w:hAnsiTheme="minorHAnsi" w:cstheme="minorHAnsi"/>
          <w:sz w:val="22"/>
          <w:szCs w:val="22"/>
        </w:rPr>
        <w:t xml:space="preserve"> of the allowed spatial types in the spatial schema, or an association between the class that represents a feature and one of the spatial objects defined in the spatial schema.</w:t>
      </w:r>
    </w:p>
    <w:p w14:paraId="6A18870F" w14:textId="027DCD94" w:rsidR="00956B5E" w:rsidRPr="008D0225" w:rsidRDefault="00190A37" w:rsidP="007549EC">
      <w:pPr>
        <w:pStyle w:val="ListParagraph"/>
        <w:numPr>
          <w:ilvl w:val="0"/>
          <w:numId w:val="37"/>
        </w:numPr>
        <w:spacing w:before="0" w:after="60" w:line="240" w:lineRule="auto"/>
        <w:rPr>
          <w:rFonts w:asciiTheme="minorHAnsi" w:hAnsiTheme="minorHAnsi" w:cstheme="minorHAnsi"/>
          <w:sz w:val="22"/>
          <w:szCs w:val="22"/>
        </w:rPr>
      </w:pPr>
      <w:r w:rsidRPr="008D0225">
        <w:rPr>
          <w:rFonts w:asciiTheme="minorHAnsi" w:hAnsiTheme="minorHAnsi" w:cstheme="minorHAnsi"/>
          <w:sz w:val="22"/>
          <w:szCs w:val="22"/>
        </w:rPr>
        <w:t>Enumeration types and their listed</w:t>
      </w:r>
      <w:r w:rsidR="00956B5E" w:rsidRPr="008D0225">
        <w:rPr>
          <w:rFonts w:asciiTheme="minorHAnsi" w:hAnsiTheme="minorHAnsi" w:cstheme="minorHAnsi"/>
          <w:sz w:val="22"/>
          <w:szCs w:val="22"/>
        </w:rPr>
        <w:t xml:space="preserve"> values must be </w:t>
      </w:r>
      <w:r w:rsidR="00F97791" w:rsidRPr="008D0225">
        <w:rPr>
          <w:rFonts w:asciiTheme="minorHAnsi" w:hAnsiTheme="minorHAnsi" w:cstheme="minorHAnsi"/>
          <w:sz w:val="22"/>
          <w:szCs w:val="22"/>
        </w:rPr>
        <w:t>modelled</w:t>
      </w:r>
      <w:r w:rsidR="00956B5E" w:rsidRPr="008D0225">
        <w:rPr>
          <w:rFonts w:asciiTheme="minorHAnsi" w:hAnsiTheme="minorHAnsi" w:cstheme="minorHAnsi"/>
          <w:sz w:val="22"/>
          <w:szCs w:val="22"/>
        </w:rPr>
        <w:t xml:space="preserve"> by UML enumerations</w:t>
      </w:r>
      <w:r w:rsidRPr="008D0225">
        <w:rPr>
          <w:rFonts w:asciiTheme="minorHAnsi" w:hAnsiTheme="minorHAnsi" w:cstheme="minorHAnsi"/>
          <w:sz w:val="22"/>
          <w:szCs w:val="22"/>
        </w:rPr>
        <w:t xml:space="preserve">; codelists must be </w:t>
      </w:r>
      <w:r w:rsidR="00F97791" w:rsidRPr="008D0225">
        <w:rPr>
          <w:rFonts w:asciiTheme="minorHAnsi" w:hAnsiTheme="minorHAnsi" w:cstheme="minorHAnsi"/>
          <w:sz w:val="22"/>
          <w:szCs w:val="22"/>
        </w:rPr>
        <w:t>modelled</w:t>
      </w:r>
      <w:r w:rsidRPr="008D0225">
        <w:rPr>
          <w:rFonts w:asciiTheme="minorHAnsi" w:hAnsiTheme="minorHAnsi" w:cstheme="minorHAnsi"/>
          <w:sz w:val="22"/>
          <w:szCs w:val="22"/>
        </w:rPr>
        <w:t xml:space="preserve"> as UML classes with tags specified in S-100</w:t>
      </w:r>
      <w:r w:rsidR="007549EC">
        <w:rPr>
          <w:rFonts w:asciiTheme="minorHAnsi" w:hAnsiTheme="minorHAnsi" w:cstheme="minorHAnsi"/>
          <w:sz w:val="22"/>
          <w:szCs w:val="22"/>
        </w:rPr>
        <w:t xml:space="preserve"> Part 3,</w:t>
      </w:r>
      <w:r w:rsidRPr="008D0225">
        <w:rPr>
          <w:rFonts w:asciiTheme="minorHAnsi" w:hAnsiTheme="minorHAnsi" w:cstheme="minorHAnsi"/>
          <w:sz w:val="22"/>
          <w:szCs w:val="22"/>
        </w:rPr>
        <w:t xml:space="preserve"> clause 3-6.7.</w:t>
      </w:r>
    </w:p>
    <w:p w14:paraId="3361E7C2" w14:textId="1E185EB6" w:rsidR="00E959AF" w:rsidRPr="008D0225" w:rsidRDefault="00E4461E" w:rsidP="007549EC">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Standard schemas (</w:t>
      </w:r>
      <w:r w:rsidR="007549EC">
        <w:rPr>
          <w:rFonts w:asciiTheme="minorHAnsi" w:hAnsiTheme="minorHAnsi" w:cstheme="minorHAnsi"/>
          <w:sz w:val="22"/>
          <w:szCs w:val="22"/>
        </w:rPr>
        <w:t>for example</w:t>
      </w:r>
      <w:r w:rsidRPr="008D0225">
        <w:rPr>
          <w:rFonts w:asciiTheme="minorHAnsi" w:hAnsiTheme="minorHAnsi" w:cstheme="minorHAnsi"/>
          <w:sz w:val="22"/>
          <w:szCs w:val="22"/>
        </w:rPr>
        <w:t xml:space="preserve"> the spatial schema, </w:t>
      </w:r>
      <w:r w:rsidR="004652D1">
        <w:rPr>
          <w:rFonts w:asciiTheme="minorHAnsi" w:hAnsiTheme="minorHAnsi" w:cstheme="minorHAnsi"/>
          <w:sz w:val="22"/>
          <w:szCs w:val="22"/>
        </w:rPr>
        <w:t>F</w:t>
      </w:r>
      <w:r w:rsidRPr="008D0225">
        <w:rPr>
          <w:rFonts w:asciiTheme="minorHAnsi" w:hAnsiTheme="minorHAnsi" w:cstheme="minorHAnsi"/>
          <w:sz w:val="22"/>
          <w:szCs w:val="22"/>
        </w:rPr>
        <w:t xml:space="preserve">eature </w:t>
      </w:r>
      <w:r w:rsidR="004652D1">
        <w:rPr>
          <w:rFonts w:asciiTheme="minorHAnsi" w:hAnsiTheme="minorHAnsi" w:cstheme="minorHAnsi"/>
          <w:sz w:val="22"/>
          <w:szCs w:val="22"/>
        </w:rPr>
        <w:t>C</w:t>
      </w:r>
      <w:r w:rsidRPr="008D0225">
        <w:rPr>
          <w:rFonts w:asciiTheme="minorHAnsi" w:hAnsiTheme="minorHAnsi" w:cstheme="minorHAnsi"/>
          <w:sz w:val="22"/>
          <w:szCs w:val="22"/>
        </w:rPr>
        <w:t xml:space="preserve">atalogue </w:t>
      </w:r>
      <w:r w:rsidR="00A7089F" w:rsidRPr="008D0225">
        <w:rPr>
          <w:rFonts w:asciiTheme="minorHAnsi" w:hAnsiTheme="minorHAnsi" w:cstheme="minorHAnsi"/>
          <w:sz w:val="22"/>
          <w:szCs w:val="22"/>
        </w:rPr>
        <w:t>s</w:t>
      </w:r>
      <w:r w:rsidRPr="008D0225">
        <w:rPr>
          <w:rFonts w:asciiTheme="minorHAnsi" w:hAnsiTheme="minorHAnsi" w:cstheme="minorHAnsi"/>
          <w:sz w:val="22"/>
          <w:szCs w:val="22"/>
        </w:rPr>
        <w:t xml:space="preserve">chema) </w:t>
      </w:r>
      <w:del w:id="424" w:author="Julia Powell" w:date="2020-01-03T13:45:00Z">
        <w:r w:rsidRPr="008D0225" w:rsidDel="00750C6A">
          <w:rPr>
            <w:rFonts w:asciiTheme="minorHAnsi" w:hAnsiTheme="minorHAnsi" w:cstheme="minorHAnsi"/>
            <w:sz w:val="22"/>
            <w:szCs w:val="22"/>
          </w:rPr>
          <w:delText xml:space="preserve">shall </w:delText>
        </w:r>
      </w:del>
      <w:ins w:id="425" w:author="Julia Powell" w:date="2020-01-03T13:45:00Z">
        <w:r w:rsidR="00750C6A">
          <w:rPr>
            <w:rFonts w:asciiTheme="minorHAnsi" w:hAnsiTheme="minorHAnsi" w:cstheme="minorHAnsi"/>
            <w:sz w:val="22"/>
            <w:szCs w:val="22"/>
          </w:rPr>
          <w:t>must</w:t>
        </w:r>
        <w:r w:rsidR="00750C6A" w:rsidRPr="008D0225">
          <w:rPr>
            <w:rFonts w:asciiTheme="minorHAnsi" w:hAnsiTheme="minorHAnsi" w:cstheme="minorHAnsi"/>
            <w:sz w:val="22"/>
            <w:szCs w:val="22"/>
          </w:rPr>
          <w:t xml:space="preserve"> </w:t>
        </w:r>
      </w:ins>
      <w:r w:rsidRPr="008D0225">
        <w:rPr>
          <w:rFonts w:asciiTheme="minorHAnsi" w:hAnsiTheme="minorHAnsi" w:cstheme="minorHAnsi"/>
          <w:sz w:val="22"/>
          <w:szCs w:val="22"/>
        </w:rPr>
        <w:t xml:space="preserve">not be extended within </w:t>
      </w:r>
      <w:r w:rsidR="00D32955">
        <w:rPr>
          <w:rFonts w:asciiTheme="minorHAnsi" w:hAnsiTheme="minorHAnsi" w:cstheme="minorHAnsi"/>
          <w:sz w:val="22"/>
          <w:szCs w:val="22"/>
        </w:rPr>
        <w:t>A</w:t>
      </w:r>
      <w:r w:rsidRPr="008D0225">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8D0225">
        <w:rPr>
          <w:rFonts w:asciiTheme="minorHAnsi" w:hAnsiTheme="minorHAnsi" w:cstheme="minorHAnsi"/>
          <w:sz w:val="22"/>
          <w:szCs w:val="22"/>
        </w:rPr>
        <w:t>chemas.</w:t>
      </w:r>
    </w:p>
    <w:p w14:paraId="0B776B63" w14:textId="3AAA006D" w:rsidR="00E4461E" w:rsidRPr="008D0225" w:rsidRDefault="0040250D" w:rsidP="007549EC">
      <w:pPr>
        <w:numPr>
          <w:ilvl w:val="0"/>
          <w:numId w:val="37"/>
        </w:numPr>
        <w:spacing w:after="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All classes used within an </w:t>
      </w:r>
      <w:r w:rsidR="00BA2E00">
        <w:rPr>
          <w:rFonts w:asciiTheme="minorHAnsi" w:hAnsiTheme="minorHAnsi" w:cstheme="minorHAnsi"/>
          <w:sz w:val="22"/>
          <w:szCs w:val="22"/>
        </w:rPr>
        <w:t>A</w:t>
      </w:r>
      <w:r w:rsidR="00BA2E00" w:rsidRPr="008D0225">
        <w:rPr>
          <w:rFonts w:asciiTheme="minorHAnsi" w:hAnsiTheme="minorHAnsi" w:cstheme="minorHAnsi"/>
          <w:sz w:val="22"/>
          <w:szCs w:val="22"/>
        </w:rPr>
        <w:t xml:space="preserve">pplication </w:t>
      </w:r>
      <w:r w:rsidR="00BA2E00">
        <w:rPr>
          <w:rFonts w:asciiTheme="minorHAnsi" w:hAnsiTheme="minorHAnsi" w:cstheme="minorHAnsi"/>
          <w:sz w:val="22"/>
          <w:szCs w:val="22"/>
        </w:rPr>
        <w:t>S</w:t>
      </w:r>
      <w:r w:rsidR="00BA2E00" w:rsidRPr="008D0225">
        <w:rPr>
          <w:rFonts w:asciiTheme="minorHAnsi" w:hAnsiTheme="minorHAnsi" w:cstheme="minorHAnsi"/>
          <w:sz w:val="22"/>
          <w:szCs w:val="22"/>
        </w:rPr>
        <w:t xml:space="preserve">chema </w:t>
      </w:r>
      <w:r w:rsidRPr="008D0225">
        <w:rPr>
          <w:rFonts w:asciiTheme="minorHAnsi" w:hAnsiTheme="minorHAnsi" w:cstheme="minorHAnsi"/>
          <w:sz w:val="22"/>
          <w:szCs w:val="22"/>
        </w:rPr>
        <w:t>for data transfer shall be instantiable. This implies that the integrated class must not be stereotyped &lt;&lt;interface&gt;&gt;.</w:t>
      </w:r>
    </w:p>
    <w:p w14:paraId="4BEF519D" w14:textId="7DE12908" w:rsidR="0040250D" w:rsidRPr="008D0225" w:rsidRDefault="0040250D" w:rsidP="002819C9">
      <w:pPr>
        <w:numPr>
          <w:ilvl w:val="0"/>
          <w:numId w:val="37"/>
        </w:numPr>
        <w:spacing w:after="160" w:line="240" w:lineRule="auto"/>
        <w:rPr>
          <w:rFonts w:asciiTheme="minorHAnsi" w:hAnsiTheme="minorHAnsi" w:cstheme="minorHAnsi"/>
          <w:sz w:val="22"/>
          <w:szCs w:val="22"/>
        </w:rPr>
      </w:pPr>
      <w:r w:rsidRPr="008D0225">
        <w:rPr>
          <w:rFonts w:asciiTheme="minorHAnsi" w:hAnsiTheme="minorHAnsi" w:cstheme="minorHAnsi"/>
          <w:sz w:val="22"/>
          <w:szCs w:val="22"/>
        </w:rPr>
        <w:t xml:space="preserve">A UML </w:t>
      </w:r>
      <w:r w:rsidR="00BA2E00">
        <w:rPr>
          <w:rFonts w:asciiTheme="minorHAnsi" w:hAnsiTheme="minorHAnsi" w:cstheme="minorHAnsi"/>
          <w:sz w:val="22"/>
          <w:szCs w:val="22"/>
        </w:rPr>
        <w:t>A</w:t>
      </w:r>
      <w:r w:rsidR="00BA2E00" w:rsidRPr="008D0225">
        <w:rPr>
          <w:rFonts w:asciiTheme="minorHAnsi" w:hAnsiTheme="minorHAnsi" w:cstheme="minorHAnsi"/>
          <w:sz w:val="22"/>
          <w:szCs w:val="22"/>
        </w:rPr>
        <w:t xml:space="preserve">pplication </w:t>
      </w:r>
      <w:r w:rsidR="00BA2E00">
        <w:rPr>
          <w:rFonts w:asciiTheme="minorHAnsi" w:hAnsiTheme="minorHAnsi" w:cstheme="minorHAnsi"/>
          <w:sz w:val="22"/>
          <w:szCs w:val="22"/>
        </w:rPr>
        <w:t>S</w:t>
      </w:r>
      <w:r w:rsidR="00BA2E00" w:rsidRPr="008D0225">
        <w:rPr>
          <w:rFonts w:asciiTheme="minorHAnsi" w:hAnsiTheme="minorHAnsi" w:cstheme="minorHAnsi"/>
          <w:sz w:val="22"/>
          <w:szCs w:val="22"/>
        </w:rPr>
        <w:t xml:space="preserve">chema </w:t>
      </w:r>
      <w:ins w:id="426" w:author="Julia Powell" w:date="2020-01-03T13:45:00Z">
        <w:r w:rsidR="00750C6A">
          <w:rPr>
            <w:rFonts w:asciiTheme="minorHAnsi" w:hAnsiTheme="minorHAnsi" w:cstheme="minorHAnsi"/>
            <w:sz w:val="22"/>
            <w:szCs w:val="22"/>
          </w:rPr>
          <w:t>must</w:t>
        </w:r>
      </w:ins>
      <w:del w:id="427" w:author="Julia Powell" w:date="2020-01-03T13:45:00Z">
        <w:r w:rsidRPr="008D0225" w:rsidDel="00750C6A">
          <w:rPr>
            <w:rFonts w:asciiTheme="minorHAnsi" w:hAnsiTheme="minorHAnsi" w:cstheme="minorHAnsi"/>
            <w:sz w:val="22"/>
            <w:szCs w:val="22"/>
          </w:rPr>
          <w:delText>shall</w:delText>
        </w:r>
      </w:del>
      <w:r w:rsidRPr="008D0225">
        <w:rPr>
          <w:rFonts w:asciiTheme="minorHAnsi" w:hAnsiTheme="minorHAnsi" w:cstheme="minorHAnsi"/>
          <w:sz w:val="22"/>
          <w:szCs w:val="22"/>
        </w:rPr>
        <w:t xml:space="preserve"> be described within a UML package, which shall carry the name of the </w:t>
      </w:r>
      <w:r w:rsidR="00BA2E00">
        <w:rPr>
          <w:rFonts w:asciiTheme="minorHAnsi" w:hAnsiTheme="minorHAnsi" w:cstheme="minorHAnsi"/>
          <w:sz w:val="22"/>
          <w:szCs w:val="22"/>
        </w:rPr>
        <w:t>A</w:t>
      </w:r>
      <w:r w:rsidR="00BA2E00" w:rsidRPr="008D0225">
        <w:rPr>
          <w:rFonts w:asciiTheme="minorHAnsi" w:hAnsiTheme="minorHAnsi" w:cstheme="minorHAnsi"/>
          <w:sz w:val="22"/>
          <w:szCs w:val="22"/>
        </w:rPr>
        <w:t xml:space="preserve">pplication </w:t>
      </w:r>
      <w:r w:rsidR="00BA2E00">
        <w:rPr>
          <w:rFonts w:asciiTheme="minorHAnsi" w:hAnsiTheme="minorHAnsi" w:cstheme="minorHAnsi"/>
          <w:sz w:val="22"/>
          <w:szCs w:val="22"/>
        </w:rPr>
        <w:t>S</w:t>
      </w:r>
      <w:r w:rsidR="00BA2E00" w:rsidRPr="008D0225">
        <w:rPr>
          <w:rFonts w:asciiTheme="minorHAnsi" w:hAnsiTheme="minorHAnsi" w:cstheme="minorHAnsi"/>
          <w:sz w:val="22"/>
          <w:szCs w:val="22"/>
        </w:rPr>
        <w:t xml:space="preserve">chema </w:t>
      </w:r>
      <w:r w:rsidRPr="008D0225">
        <w:rPr>
          <w:rFonts w:asciiTheme="minorHAnsi" w:hAnsiTheme="minorHAnsi" w:cstheme="minorHAnsi"/>
          <w:sz w:val="22"/>
          <w:szCs w:val="22"/>
        </w:rPr>
        <w:t>and the version stated in the documentation of the package.</w:t>
      </w:r>
    </w:p>
    <w:p w14:paraId="6F1B603E" w14:textId="77777777" w:rsidR="00990A0D" w:rsidRPr="00FA0C91" w:rsidRDefault="00990A0D" w:rsidP="00C1486A">
      <w:pPr>
        <w:pStyle w:val="Heading3"/>
        <w:numPr>
          <w:ilvl w:val="2"/>
          <w:numId w:val="140"/>
        </w:numPr>
        <w:tabs>
          <w:tab w:val="clear" w:pos="660"/>
          <w:tab w:val="clear" w:pos="880"/>
          <w:tab w:val="left" w:pos="709"/>
        </w:tabs>
        <w:spacing w:line="240" w:lineRule="auto"/>
        <w:ind w:left="709" w:hanging="709"/>
      </w:pPr>
      <w:bookmarkStart w:id="428" w:name="_Toc532213677"/>
      <w:bookmarkStart w:id="429" w:name="_Toc3237097"/>
      <w:bookmarkStart w:id="430" w:name="_Toc3469127"/>
      <w:bookmarkEnd w:id="428"/>
      <w:bookmarkEnd w:id="429"/>
      <w:r w:rsidRPr="00FA0C91">
        <w:t>Application schemas for coverage data</w:t>
      </w:r>
      <w:bookmarkEnd w:id="430"/>
    </w:p>
    <w:p w14:paraId="1AF78F43" w14:textId="0B7A6AB4" w:rsidR="00990A0D" w:rsidRPr="0073606A" w:rsidRDefault="00F767C9" w:rsidP="0073606A">
      <w:pPr>
        <w:spacing w:after="160" w:line="240" w:lineRule="auto"/>
        <w:rPr>
          <w:rFonts w:asciiTheme="minorHAnsi" w:hAnsiTheme="minorHAnsi" w:cstheme="minorHAnsi"/>
          <w:sz w:val="22"/>
          <w:szCs w:val="22"/>
        </w:rPr>
      </w:pPr>
      <w:r w:rsidRPr="0073606A">
        <w:rPr>
          <w:rFonts w:asciiTheme="minorHAnsi" w:hAnsiTheme="minorHAnsi" w:cstheme="minorHAnsi"/>
          <w:sz w:val="22"/>
          <w:szCs w:val="22"/>
        </w:rPr>
        <w:t xml:space="preserve">The rules for </w:t>
      </w:r>
      <w:r w:rsidR="00D32955">
        <w:rPr>
          <w:rFonts w:asciiTheme="minorHAnsi" w:hAnsiTheme="minorHAnsi" w:cstheme="minorHAnsi"/>
          <w:sz w:val="22"/>
          <w:szCs w:val="22"/>
        </w:rPr>
        <w:t>A</w:t>
      </w:r>
      <w:r w:rsidRPr="0073606A">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73606A">
        <w:rPr>
          <w:rFonts w:asciiTheme="minorHAnsi" w:hAnsiTheme="minorHAnsi" w:cstheme="minorHAnsi"/>
          <w:sz w:val="22"/>
          <w:szCs w:val="22"/>
        </w:rPr>
        <w:t xml:space="preserve">chemas for </w:t>
      </w:r>
      <w:r w:rsidR="00FA5F50" w:rsidRPr="0073606A">
        <w:rPr>
          <w:rFonts w:asciiTheme="minorHAnsi" w:hAnsiTheme="minorHAnsi" w:cstheme="minorHAnsi"/>
          <w:sz w:val="22"/>
          <w:szCs w:val="22"/>
        </w:rPr>
        <w:t xml:space="preserve">coverage </w:t>
      </w:r>
      <w:r w:rsidRPr="0073606A">
        <w:rPr>
          <w:rFonts w:asciiTheme="minorHAnsi" w:hAnsiTheme="minorHAnsi" w:cstheme="minorHAnsi"/>
          <w:sz w:val="22"/>
          <w:szCs w:val="22"/>
        </w:rPr>
        <w:t xml:space="preserve">data are </w:t>
      </w:r>
      <w:del w:id="431" w:author="Julia Powell" w:date="2020-01-15T14:20:00Z">
        <w:r w:rsidRPr="0073606A" w:rsidDel="008F2171">
          <w:rPr>
            <w:rFonts w:asciiTheme="minorHAnsi" w:hAnsiTheme="minorHAnsi" w:cstheme="minorHAnsi"/>
            <w:sz w:val="22"/>
            <w:szCs w:val="22"/>
          </w:rPr>
          <w:delText xml:space="preserve">given </w:delText>
        </w:r>
      </w:del>
      <w:ins w:id="432" w:author="Julia Powell" w:date="2020-01-15T14:20:00Z">
        <w:r w:rsidR="008F2171">
          <w:rPr>
            <w:rFonts w:asciiTheme="minorHAnsi" w:hAnsiTheme="minorHAnsi" w:cstheme="minorHAnsi"/>
            <w:sz w:val="22"/>
            <w:szCs w:val="22"/>
          </w:rPr>
          <w:t>described</w:t>
        </w:r>
        <w:r w:rsidR="008F2171" w:rsidRPr="0073606A">
          <w:rPr>
            <w:rFonts w:asciiTheme="minorHAnsi" w:hAnsiTheme="minorHAnsi" w:cstheme="minorHAnsi"/>
            <w:sz w:val="22"/>
            <w:szCs w:val="22"/>
          </w:rPr>
          <w:t xml:space="preserve"> </w:t>
        </w:r>
      </w:ins>
      <w:r w:rsidRPr="0073606A">
        <w:rPr>
          <w:rFonts w:asciiTheme="minorHAnsi" w:hAnsiTheme="minorHAnsi" w:cstheme="minorHAnsi"/>
          <w:sz w:val="22"/>
          <w:szCs w:val="22"/>
        </w:rPr>
        <w:t xml:space="preserve">in </w:t>
      </w:r>
      <w:r w:rsidR="00990A0D" w:rsidRPr="0073606A">
        <w:rPr>
          <w:rFonts w:asciiTheme="minorHAnsi" w:hAnsiTheme="minorHAnsi" w:cstheme="minorHAnsi"/>
          <w:sz w:val="22"/>
          <w:szCs w:val="22"/>
        </w:rPr>
        <w:t>S-100</w:t>
      </w:r>
      <w:r w:rsidR="0073606A">
        <w:rPr>
          <w:rFonts w:asciiTheme="minorHAnsi" w:hAnsiTheme="minorHAnsi" w:cstheme="minorHAnsi"/>
          <w:sz w:val="22"/>
          <w:szCs w:val="22"/>
        </w:rPr>
        <w:t xml:space="preserve"> Part 3,</w:t>
      </w:r>
      <w:r w:rsidR="00990A0D" w:rsidRPr="0073606A">
        <w:rPr>
          <w:rFonts w:asciiTheme="minorHAnsi" w:hAnsiTheme="minorHAnsi" w:cstheme="minorHAnsi"/>
          <w:sz w:val="22"/>
          <w:szCs w:val="22"/>
        </w:rPr>
        <w:t xml:space="preserve"> clause 3-7</w:t>
      </w:r>
      <w:r w:rsidR="0073606A">
        <w:rPr>
          <w:rFonts w:asciiTheme="minorHAnsi" w:hAnsiTheme="minorHAnsi" w:cstheme="minorHAnsi"/>
          <w:sz w:val="22"/>
          <w:szCs w:val="22"/>
        </w:rPr>
        <w:t>;</w:t>
      </w:r>
      <w:r w:rsidR="00990A0D" w:rsidRPr="0073606A">
        <w:rPr>
          <w:rFonts w:asciiTheme="minorHAnsi" w:hAnsiTheme="minorHAnsi" w:cstheme="minorHAnsi"/>
          <w:sz w:val="22"/>
          <w:szCs w:val="22"/>
        </w:rPr>
        <w:t xml:space="preserve"> and Part 8.</w:t>
      </w:r>
    </w:p>
    <w:p w14:paraId="4159B7AC" w14:textId="54306289" w:rsidR="00990A0D" w:rsidRPr="0073606A" w:rsidRDefault="00190A37" w:rsidP="00A55C0D">
      <w:pPr>
        <w:spacing w:after="60" w:line="240" w:lineRule="auto"/>
        <w:rPr>
          <w:rFonts w:asciiTheme="minorHAnsi" w:hAnsiTheme="minorHAnsi" w:cstheme="minorHAnsi"/>
          <w:sz w:val="22"/>
          <w:szCs w:val="22"/>
        </w:rPr>
      </w:pPr>
      <w:r w:rsidRPr="0073606A">
        <w:rPr>
          <w:rFonts w:asciiTheme="minorHAnsi" w:hAnsiTheme="minorHAnsi" w:cstheme="minorHAnsi"/>
          <w:sz w:val="22"/>
          <w:szCs w:val="22"/>
        </w:rPr>
        <w:t>The rules are similar to the rules for vector data, with the following difference:</w:t>
      </w:r>
    </w:p>
    <w:p w14:paraId="75942771" w14:textId="786EC795" w:rsidR="00190A37" w:rsidRPr="0073606A" w:rsidRDefault="00190A37" w:rsidP="0073606A">
      <w:pPr>
        <w:numPr>
          <w:ilvl w:val="0"/>
          <w:numId w:val="38"/>
        </w:numPr>
        <w:spacing w:after="160" w:line="240" w:lineRule="auto"/>
        <w:rPr>
          <w:rFonts w:asciiTheme="minorHAnsi" w:hAnsiTheme="minorHAnsi" w:cstheme="minorHAnsi"/>
          <w:sz w:val="22"/>
          <w:szCs w:val="22"/>
        </w:rPr>
      </w:pPr>
      <w:r w:rsidRPr="0073606A">
        <w:rPr>
          <w:rFonts w:asciiTheme="minorHAnsi" w:hAnsiTheme="minorHAnsi" w:cstheme="minorHAnsi"/>
          <w:sz w:val="22"/>
          <w:szCs w:val="22"/>
        </w:rPr>
        <w:t xml:space="preserve">Spatial types for coverage features are </w:t>
      </w:r>
      <w:r w:rsidR="00F97791" w:rsidRPr="0073606A">
        <w:rPr>
          <w:rFonts w:asciiTheme="minorHAnsi" w:hAnsiTheme="minorHAnsi" w:cstheme="minorHAnsi"/>
          <w:sz w:val="22"/>
          <w:szCs w:val="22"/>
        </w:rPr>
        <w:t>modelled</w:t>
      </w:r>
      <w:r w:rsidRPr="0073606A">
        <w:rPr>
          <w:rFonts w:asciiTheme="minorHAnsi" w:hAnsiTheme="minorHAnsi" w:cstheme="minorHAnsi"/>
          <w:sz w:val="22"/>
          <w:szCs w:val="22"/>
        </w:rPr>
        <w:t xml:space="preserve"> by the appropriate </w:t>
      </w:r>
      <w:r w:rsidR="00002604" w:rsidRPr="0073606A">
        <w:rPr>
          <w:rFonts w:asciiTheme="minorHAnsi" w:hAnsiTheme="minorHAnsi" w:cstheme="minorHAnsi"/>
          <w:sz w:val="22"/>
          <w:szCs w:val="22"/>
        </w:rPr>
        <w:t>point set, grid, or TIN</w:t>
      </w:r>
      <w:r w:rsidRPr="0073606A">
        <w:rPr>
          <w:rFonts w:asciiTheme="minorHAnsi" w:hAnsiTheme="minorHAnsi" w:cstheme="minorHAnsi"/>
          <w:sz w:val="22"/>
          <w:szCs w:val="22"/>
        </w:rPr>
        <w:t xml:space="preserve"> type defined in S-100 Part 8.</w:t>
      </w:r>
    </w:p>
    <w:p w14:paraId="2465CC4E" w14:textId="0DEB1D32" w:rsidR="005D3CC6" w:rsidRPr="00FA0C91" w:rsidRDefault="005D3CC6" w:rsidP="00C1486A">
      <w:pPr>
        <w:pStyle w:val="Heading3"/>
        <w:numPr>
          <w:ilvl w:val="2"/>
          <w:numId w:val="140"/>
        </w:numPr>
        <w:tabs>
          <w:tab w:val="clear" w:pos="660"/>
          <w:tab w:val="clear" w:pos="880"/>
          <w:tab w:val="left" w:pos="709"/>
        </w:tabs>
        <w:spacing w:line="240" w:lineRule="auto"/>
        <w:ind w:left="709" w:hanging="709"/>
      </w:pPr>
      <w:bookmarkStart w:id="433" w:name="_Toc3469128"/>
      <w:r w:rsidRPr="00FA0C91">
        <w:t>Additional rules</w:t>
      </w:r>
      <w:bookmarkEnd w:id="433"/>
    </w:p>
    <w:p w14:paraId="0FCBBF5D" w14:textId="5B7729BB" w:rsidR="005D3CC6" w:rsidRPr="00A55C0D" w:rsidRDefault="005D3CC6"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 xml:space="preserve">Names of features and information types must </w:t>
      </w:r>
      <w:del w:id="434" w:author="Julia Powell" w:date="2020-01-15T14:21:00Z">
        <w:r w:rsidRPr="00A55C0D" w:rsidDel="00E91553">
          <w:rPr>
            <w:rFonts w:asciiTheme="minorHAnsi" w:hAnsiTheme="minorHAnsi" w:cstheme="minorHAnsi"/>
            <w:sz w:val="22"/>
            <w:szCs w:val="22"/>
          </w:rPr>
          <w:delText>be their</w:delText>
        </w:r>
      </w:del>
      <w:ins w:id="435" w:author="Julia Powell" w:date="2020-01-15T14:21:00Z">
        <w:r w:rsidR="00E91553">
          <w:rPr>
            <w:rFonts w:asciiTheme="minorHAnsi" w:hAnsiTheme="minorHAnsi" w:cstheme="minorHAnsi"/>
            <w:sz w:val="22"/>
            <w:szCs w:val="22"/>
          </w:rPr>
          <w:t>use their</w:t>
        </w:r>
      </w:ins>
      <w:r w:rsidRPr="00A55C0D">
        <w:rPr>
          <w:rFonts w:asciiTheme="minorHAnsi" w:hAnsiTheme="minorHAnsi" w:cstheme="minorHAnsi"/>
          <w:sz w:val="22"/>
          <w:szCs w:val="22"/>
        </w:rPr>
        <w:t xml:space="preserve"> camel case codes.</w:t>
      </w:r>
    </w:p>
    <w:p w14:paraId="6FC86B24" w14:textId="0D831384" w:rsidR="00143CCA" w:rsidRPr="00A55C0D" w:rsidRDefault="000D651C"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Vector f</w:t>
      </w:r>
      <w:r w:rsidR="00DC512E" w:rsidRPr="00A55C0D">
        <w:rPr>
          <w:rFonts w:asciiTheme="minorHAnsi" w:hAnsiTheme="minorHAnsi" w:cstheme="minorHAnsi"/>
          <w:sz w:val="22"/>
          <w:szCs w:val="22"/>
        </w:rPr>
        <w:t>eature classes must use the stereotype &lt;&lt;FeatureType&gt;&gt; and information classes must use the stereotype &lt;&lt;InformationType&gt;&gt;.</w:t>
      </w:r>
      <w:ins w:id="436" w:author="Julia Powell" w:date="2020-01-15T14:44:00Z">
        <w:r w:rsidR="003525AA">
          <w:rPr>
            <w:rFonts w:asciiTheme="minorHAnsi" w:hAnsiTheme="minorHAnsi" w:cstheme="minorHAnsi"/>
            <w:sz w:val="22"/>
            <w:szCs w:val="22"/>
          </w:rPr>
          <w:t xml:space="preserve"> A stereotype allows designers to extend the UML model by creating new model elements.</w:t>
        </w:r>
      </w:ins>
    </w:p>
    <w:p w14:paraId="765E7DAB" w14:textId="7F997C28" w:rsidR="00143CCA" w:rsidRPr="00A55C0D" w:rsidRDefault="000D651C"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 xml:space="preserve">Coverage </w:t>
      </w:r>
      <w:r w:rsidR="00C57AF4" w:rsidRPr="00A55C0D">
        <w:rPr>
          <w:rFonts w:asciiTheme="minorHAnsi" w:hAnsiTheme="minorHAnsi" w:cstheme="minorHAnsi"/>
          <w:i/>
          <w:sz w:val="22"/>
          <w:szCs w:val="22"/>
        </w:rPr>
        <w:t>type</w:t>
      </w:r>
      <w:r w:rsidR="00E11B83" w:rsidRPr="00A55C0D">
        <w:rPr>
          <w:rFonts w:asciiTheme="minorHAnsi" w:hAnsiTheme="minorHAnsi" w:cstheme="minorHAnsi"/>
          <w:sz w:val="22"/>
          <w:szCs w:val="22"/>
        </w:rPr>
        <w:t xml:space="preserve"> elements</w:t>
      </w:r>
      <w:r w:rsidR="00143CCA" w:rsidRPr="00A55C0D">
        <w:rPr>
          <w:rFonts w:asciiTheme="minorHAnsi" w:hAnsiTheme="minorHAnsi" w:cstheme="minorHAnsi"/>
          <w:sz w:val="22"/>
          <w:szCs w:val="22"/>
        </w:rPr>
        <w:t xml:space="preserve"> (describing the coverage geometry)</w:t>
      </w:r>
      <w:r w:rsidR="00C57AF4" w:rsidRPr="00A55C0D">
        <w:rPr>
          <w:rFonts w:asciiTheme="minorHAnsi" w:hAnsiTheme="minorHAnsi" w:cstheme="minorHAnsi"/>
          <w:sz w:val="22"/>
          <w:szCs w:val="22"/>
        </w:rPr>
        <w:t xml:space="preserve"> </w:t>
      </w:r>
      <w:r w:rsidR="005200A7" w:rsidRPr="00A55C0D">
        <w:rPr>
          <w:rFonts w:asciiTheme="minorHAnsi" w:hAnsiTheme="minorHAnsi" w:cstheme="minorHAnsi"/>
          <w:sz w:val="22"/>
          <w:szCs w:val="22"/>
        </w:rPr>
        <w:t xml:space="preserve">compliant to S-100 </w:t>
      </w:r>
      <w:r w:rsidR="00790F6F" w:rsidRPr="00A55C0D">
        <w:rPr>
          <w:rFonts w:asciiTheme="minorHAnsi" w:hAnsiTheme="minorHAnsi" w:cstheme="minorHAnsi"/>
          <w:sz w:val="22"/>
          <w:szCs w:val="22"/>
        </w:rPr>
        <w:t xml:space="preserve">should </w:t>
      </w:r>
      <w:r w:rsidRPr="00A55C0D">
        <w:rPr>
          <w:rFonts w:asciiTheme="minorHAnsi" w:hAnsiTheme="minorHAnsi" w:cstheme="minorHAnsi"/>
          <w:sz w:val="22"/>
          <w:szCs w:val="22"/>
        </w:rPr>
        <w:t>use the appropriate stereotype from S-100 Part 8</w:t>
      </w:r>
      <w:r w:rsidR="00E11B83" w:rsidRPr="00A55C0D">
        <w:rPr>
          <w:rFonts w:asciiTheme="minorHAnsi" w:hAnsiTheme="minorHAnsi" w:cstheme="minorHAnsi"/>
          <w:sz w:val="22"/>
          <w:szCs w:val="22"/>
        </w:rPr>
        <w:t xml:space="preserve">, and </w:t>
      </w:r>
      <w:r w:rsidR="00D32955">
        <w:rPr>
          <w:rFonts w:asciiTheme="minorHAnsi" w:hAnsiTheme="minorHAnsi" w:cstheme="minorHAnsi"/>
          <w:sz w:val="22"/>
          <w:szCs w:val="22"/>
        </w:rPr>
        <w:t>A</w:t>
      </w:r>
      <w:r w:rsidR="00E11B83" w:rsidRPr="00A55C0D">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00E11B83" w:rsidRPr="00A55C0D">
        <w:rPr>
          <w:rFonts w:asciiTheme="minorHAnsi" w:hAnsiTheme="minorHAnsi" w:cstheme="minorHAnsi"/>
          <w:sz w:val="22"/>
          <w:szCs w:val="22"/>
        </w:rPr>
        <w:t>chemas for coverage data may depict the data attributes by defining a &lt;&lt;FeatureType&gt;&gt; element with the thematic data attributes and associating it with the coverage type element</w:t>
      </w:r>
      <w:r w:rsidR="005200A7" w:rsidRPr="00A55C0D">
        <w:rPr>
          <w:rFonts w:asciiTheme="minorHAnsi" w:hAnsiTheme="minorHAnsi" w:cstheme="minorHAnsi"/>
          <w:sz w:val="22"/>
          <w:szCs w:val="22"/>
        </w:rPr>
        <w:t>.</w:t>
      </w:r>
    </w:p>
    <w:p w14:paraId="404CE385" w14:textId="77777777" w:rsidR="00652FEF" w:rsidRPr="00FA0C91" w:rsidRDefault="00652FEF" w:rsidP="004F28CB">
      <w:pPr>
        <w:keepNext/>
        <w:jc w:val="center"/>
      </w:pPr>
      <w:r w:rsidRPr="00FA0C91">
        <w:rPr>
          <w:noProof/>
          <w:lang w:val="en-US" w:eastAsia="en-US"/>
        </w:rPr>
        <w:drawing>
          <wp:inline distT="0" distB="0" distL="0" distR="0" wp14:anchorId="7E3960D3" wp14:editId="3AF01618">
            <wp:extent cx="4137660" cy="954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erages.jpg"/>
                    <pic:cNvPicPr/>
                  </pic:nvPicPr>
                  <pic:blipFill>
                    <a:blip r:embed="rId22">
                      <a:extLst>
                        <a:ext uri="{28A0092B-C50C-407E-A947-70E740481C1C}">
                          <a14:useLocalDpi xmlns:a14="http://schemas.microsoft.com/office/drawing/2010/main" val="0"/>
                        </a:ext>
                      </a:extLst>
                    </a:blip>
                    <a:stretch>
                      <a:fillRect/>
                    </a:stretch>
                  </pic:blipFill>
                  <pic:spPr>
                    <a:xfrm>
                      <a:off x="0" y="0"/>
                      <a:ext cx="4171528" cy="962120"/>
                    </a:xfrm>
                    <a:prstGeom prst="rect">
                      <a:avLst/>
                    </a:prstGeom>
                  </pic:spPr>
                </pic:pic>
              </a:graphicData>
            </a:graphic>
          </wp:inline>
        </w:drawing>
      </w:r>
    </w:p>
    <w:p w14:paraId="6C6857E9" w14:textId="332E5119" w:rsidR="00652FEF" w:rsidRPr="00A55C0D" w:rsidRDefault="00652FEF" w:rsidP="00A55C0D">
      <w:pPr>
        <w:spacing w:after="200" w:line="240" w:lineRule="auto"/>
        <w:jc w:val="center"/>
        <w:rPr>
          <w:rFonts w:asciiTheme="minorHAnsi" w:hAnsiTheme="minorHAnsi" w:cstheme="minorHAnsi"/>
          <w:i/>
          <w:color w:val="44546A" w:themeColor="text2"/>
          <w:sz w:val="18"/>
          <w:szCs w:val="18"/>
        </w:rPr>
      </w:pPr>
      <w:r w:rsidRPr="00A55C0D">
        <w:rPr>
          <w:rFonts w:asciiTheme="minorHAnsi" w:hAnsiTheme="minorHAnsi" w:cstheme="minorHAnsi"/>
          <w:i/>
          <w:color w:val="44546A" w:themeColor="text2"/>
          <w:sz w:val="18"/>
          <w:szCs w:val="18"/>
        </w:rPr>
        <w:t xml:space="preserve">Figure </w:t>
      </w:r>
      <w:ins w:id="437" w:author="Raphael Malyankar" w:date="2020-01-21T03:56:00Z">
        <w:r w:rsidR="00F428C2">
          <w:rPr>
            <w:rFonts w:asciiTheme="minorHAnsi" w:hAnsiTheme="minorHAnsi" w:cstheme="minorHAnsi"/>
            <w:i/>
            <w:color w:val="44546A" w:themeColor="text2"/>
            <w:sz w:val="18"/>
            <w:szCs w:val="18"/>
          </w:rPr>
          <w:fldChar w:fldCharType="begin"/>
        </w:r>
        <w:r w:rsidR="00F428C2">
          <w:rPr>
            <w:rFonts w:asciiTheme="minorHAnsi" w:hAnsiTheme="minorHAnsi" w:cstheme="minorHAnsi"/>
            <w:i/>
            <w:color w:val="44546A" w:themeColor="text2"/>
            <w:sz w:val="18"/>
            <w:szCs w:val="18"/>
          </w:rPr>
          <w:instrText xml:space="preserve"> STYLEREF 1 \s </w:instrText>
        </w:r>
      </w:ins>
      <w:r w:rsidR="00F428C2">
        <w:rPr>
          <w:rFonts w:asciiTheme="minorHAnsi" w:hAnsiTheme="minorHAnsi" w:cstheme="minorHAnsi"/>
          <w:i/>
          <w:color w:val="44546A" w:themeColor="text2"/>
          <w:sz w:val="18"/>
          <w:szCs w:val="18"/>
        </w:rPr>
        <w:fldChar w:fldCharType="separate"/>
      </w:r>
      <w:r w:rsidR="00F428C2">
        <w:rPr>
          <w:rFonts w:asciiTheme="minorHAnsi" w:hAnsiTheme="minorHAnsi" w:cstheme="minorHAnsi"/>
          <w:i/>
          <w:noProof/>
          <w:color w:val="44546A" w:themeColor="text2"/>
          <w:sz w:val="18"/>
          <w:szCs w:val="18"/>
        </w:rPr>
        <w:t>7</w:t>
      </w:r>
      <w:ins w:id="438" w:author="Raphael Malyankar" w:date="2020-01-21T03:56:00Z">
        <w:r w:rsidR="00F428C2">
          <w:rPr>
            <w:rFonts w:asciiTheme="minorHAnsi" w:hAnsiTheme="minorHAnsi" w:cstheme="minorHAnsi"/>
            <w:i/>
            <w:color w:val="44546A" w:themeColor="text2"/>
            <w:sz w:val="18"/>
            <w:szCs w:val="18"/>
          </w:rPr>
          <w:fldChar w:fldCharType="end"/>
        </w:r>
        <w:r w:rsidR="00F428C2">
          <w:rPr>
            <w:rFonts w:asciiTheme="minorHAnsi" w:hAnsiTheme="minorHAnsi" w:cstheme="minorHAnsi"/>
            <w:i/>
            <w:color w:val="44546A" w:themeColor="text2"/>
            <w:sz w:val="18"/>
            <w:szCs w:val="18"/>
          </w:rPr>
          <w:noBreakHyphen/>
        </w:r>
        <w:r w:rsidR="00F428C2">
          <w:rPr>
            <w:rFonts w:asciiTheme="minorHAnsi" w:hAnsiTheme="minorHAnsi" w:cstheme="minorHAnsi"/>
            <w:i/>
            <w:color w:val="44546A" w:themeColor="text2"/>
            <w:sz w:val="18"/>
            <w:szCs w:val="18"/>
          </w:rPr>
          <w:fldChar w:fldCharType="begin"/>
        </w:r>
        <w:r w:rsidR="00F428C2">
          <w:rPr>
            <w:rFonts w:asciiTheme="minorHAnsi" w:hAnsiTheme="minorHAnsi" w:cstheme="minorHAnsi"/>
            <w:i/>
            <w:color w:val="44546A" w:themeColor="text2"/>
            <w:sz w:val="18"/>
            <w:szCs w:val="18"/>
          </w:rPr>
          <w:instrText xml:space="preserve"> SEQ Figure \* ARABIC \s 1 </w:instrText>
        </w:r>
      </w:ins>
      <w:r w:rsidR="00F428C2">
        <w:rPr>
          <w:rFonts w:asciiTheme="minorHAnsi" w:hAnsiTheme="minorHAnsi" w:cstheme="minorHAnsi"/>
          <w:i/>
          <w:color w:val="44546A" w:themeColor="text2"/>
          <w:sz w:val="18"/>
          <w:szCs w:val="18"/>
        </w:rPr>
        <w:fldChar w:fldCharType="separate"/>
      </w:r>
      <w:ins w:id="439" w:author="Raphael Malyankar" w:date="2020-01-21T03:56:00Z">
        <w:r w:rsidR="00F428C2">
          <w:rPr>
            <w:rFonts w:asciiTheme="minorHAnsi" w:hAnsiTheme="minorHAnsi" w:cstheme="minorHAnsi"/>
            <w:i/>
            <w:noProof/>
            <w:color w:val="44546A" w:themeColor="text2"/>
            <w:sz w:val="18"/>
            <w:szCs w:val="18"/>
          </w:rPr>
          <w:t>3</w:t>
        </w:r>
        <w:r w:rsidR="00F428C2">
          <w:rPr>
            <w:rFonts w:asciiTheme="minorHAnsi" w:hAnsiTheme="minorHAnsi" w:cstheme="minorHAnsi"/>
            <w:i/>
            <w:color w:val="44546A" w:themeColor="text2"/>
            <w:sz w:val="18"/>
            <w:szCs w:val="18"/>
          </w:rPr>
          <w:fldChar w:fldCharType="end"/>
        </w:r>
      </w:ins>
      <w:del w:id="440" w:author="Raphael Malyankar" w:date="2020-01-21T03:55:00Z">
        <w:r w:rsidR="002E42AD" w:rsidRPr="00A55C0D" w:rsidDel="00F428C2">
          <w:rPr>
            <w:rFonts w:asciiTheme="minorHAnsi" w:hAnsiTheme="minorHAnsi" w:cstheme="minorHAnsi"/>
            <w:i/>
            <w:color w:val="44546A" w:themeColor="text2"/>
            <w:sz w:val="18"/>
            <w:szCs w:val="18"/>
          </w:rPr>
          <w:fldChar w:fldCharType="begin"/>
        </w:r>
        <w:r w:rsidR="002E42AD" w:rsidRPr="00A55C0D" w:rsidDel="00F428C2">
          <w:rPr>
            <w:rFonts w:asciiTheme="minorHAnsi" w:hAnsiTheme="minorHAnsi" w:cstheme="minorHAnsi"/>
            <w:i/>
            <w:color w:val="44546A" w:themeColor="text2"/>
            <w:sz w:val="18"/>
            <w:szCs w:val="18"/>
          </w:rPr>
          <w:delInstrText xml:space="preserve"> STYLEREF 1 \s </w:delInstrText>
        </w:r>
        <w:r w:rsidR="002E42AD" w:rsidRPr="00A55C0D" w:rsidDel="00F428C2">
          <w:rPr>
            <w:rFonts w:asciiTheme="minorHAnsi" w:hAnsiTheme="minorHAnsi" w:cstheme="minorHAnsi"/>
            <w:i/>
            <w:color w:val="44546A" w:themeColor="text2"/>
            <w:sz w:val="18"/>
            <w:szCs w:val="18"/>
          </w:rPr>
          <w:fldChar w:fldCharType="separate"/>
        </w:r>
        <w:r w:rsidR="003417C0" w:rsidDel="00F428C2">
          <w:rPr>
            <w:rFonts w:asciiTheme="minorHAnsi" w:hAnsiTheme="minorHAnsi" w:cstheme="minorHAnsi"/>
            <w:i/>
            <w:noProof/>
            <w:color w:val="44546A" w:themeColor="text2"/>
            <w:sz w:val="18"/>
            <w:szCs w:val="18"/>
          </w:rPr>
          <w:delText>7</w:delText>
        </w:r>
        <w:r w:rsidR="002E42AD" w:rsidRPr="00A55C0D" w:rsidDel="00F428C2">
          <w:rPr>
            <w:rFonts w:asciiTheme="minorHAnsi" w:hAnsiTheme="minorHAnsi" w:cstheme="minorHAnsi"/>
            <w:i/>
            <w:color w:val="44546A" w:themeColor="text2"/>
            <w:sz w:val="18"/>
            <w:szCs w:val="18"/>
          </w:rPr>
          <w:fldChar w:fldCharType="end"/>
        </w:r>
        <w:r w:rsidR="002E42AD" w:rsidRPr="00A55C0D" w:rsidDel="00F428C2">
          <w:rPr>
            <w:rFonts w:asciiTheme="minorHAnsi" w:hAnsiTheme="minorHAnsi" w:cstheme="minorHAnsi"/>
            <w:i/>
            <w:color w:val="44546A" w:themeColor="text2"/>
            <w:sz w:val="18"/>
            <w:szCs w:val="18"/>
          </w:rPr>
          <w:noBreakHyphen/>
        </w:r>
        <w:r w:rsidR="002E42AD" w:rsidRPr="00A55C0D" w:rsidDel="00F428C2">
          <w:rPr>
            <w:rFonts w:asciiTheme="minorHAnsi" w:hAnsiTheme="minorHAnsi" w:cstheme="minorHAnsi"/>
            <w:i/>
            <w:color w:val="44546A" w:themeColor="text2"/>
            <w:sz w:val="18"/>
            <w:szCs w:val="18"/>
          </w:rPr>
          <w:fldChar w:fldCharType="begin"/>
        </w:r>
        <w:r w:rsidR="002E42AD" w:rsidRPr="00A55C0D" w:rsidDel="00F428C2">
          <w:rPr>
            <w:rFonts w:asciiTheme="minorHAnsi" w:hAnsiTheme="minorHAnsi" w:cstheme="minorHAnsi"/>
            <w:i/>
            <w:color w:val="44546A" w:themeColor="text2"/>
            <w:sz w:val="18"/>
            <w:szCs w:val="18"/>
          </w:rPr>
          <w:delInstrText xml:space="preserve"> SEQ Figure \* ARABIC \s 1 </w:delInstrText>
        </w:r>
        <w:r w:rsidR="002E42AD" w:rsidRPr="00A55C0D" w:rsidDel="00F428C2">
          <w:rPr>
            <w:rFonts w:asciiTheme="minorHAnsi" w:hAnsiTheme="minorHAnsi" w:cstheme="minorHAnsi"/>
            <w:i/>
            <w:color w:val="44546A" w:themeColor="text2"/>
            <w:sz w:val="18"/>
            <w:szCs w:val="18"/>
          </w:rPr>
          <w:fldChar w:fldCharType="separate"/>
        </w:r>
        <w:r w:rsidR="003417C0" w:rsidDel="00F428C2">
          <w:rPr>
            <w:rFonts w:asciiTheme="minorHAnsi" w:hAnsiTheme="minorHAnsi" w:cstheme="minorHAnsi"/>
            <w:i/>
            <w:noProof/>
            <w:color w:val="44546A" w:themeColor="text2"/>
            <w:sz w:val="18"/>
            <w:szCs w:val="18"/>
          </w:rPr>
          <w:delText>3</w:delText>
        </w:r>
        <w:r w:rsidR="002E42AD" w:rsidRPr="00A55C0D" w:rsidDel="00F428C2">
          <w:rPr>
            <w:rFonts w:asciiTheme="minorHAnsi" w:hAnsiTheme="minorHAnsi" w:cstheme="minorHAnsi"/>
            <w:i/>
            <w:color w:val="44546A" w:themeColor="text2"/>
            <w:sz w:val="18"/>
            <w:szCs w:val="18"/>
          </w:rPr>
          <w:fldChar w:fldCharType="end"/>
        </w:r>
      </w:del>
      <w:r w:rsidR="00A55C0D">
        <w:rPr>
          <w:rFonts w:asciiTheme="minorHAnsi" w:hAnsiTheme="minorHAnsi" w:cstheme="minorHAnsi"/>
          <w:i/>
          <w:color w:val="44546A" w:themeColor="text2"/>
          <w:sz w:val="18"/>
          <w:szCs w:val="18"/>
        </w:rPr>
        <w:t xml:space="preserve"> -</w:t>
      </w:r>
      <w:r w:rsidRPr="00A55C0D">
        <w:rPr>
          <w:rFonts w:asciiTheme="minorHAnsi" w:hAnsiTheme="minorHAnsi" w:cstheme="minorHAnsi"/>
          <w:i/>
          <w:color w:val="44546A" w:themeColor="text2"/>
          <w:sz w:val="18"/>
          <w:szCs w:val="18"/>
        </w:rPr>
        <w:t xml:space="preserve"> Example of coverage feature and type</w:t>
      </w:r>
      <w:r w:rsidR="0017782D" w:rsidRPr="00A55C0D">
        <w:rPr>
          <w:rFonts w:asciiTheme="minorHAnsi" w:hAnsiTheme="minorHAnsi" w:cstheme="minorHAnsi"/>
          <w:i/>
          <w:color w:val="44546A" w:themeColor="text2"/>
          <w:sz w:val="18"/>
          <w:szCs w:val="18"/>
        </w:rPr>
        <w:t xml:space="preserve"> elements</w:t>
      </w:r>
      <w:r w:rsidRPr="00A55C0D">
        <w:rPr>
          <w:rFonts w:asciiTheme="minorHAnsi" w:hAnsiTheme="minorHAnsi" w:cstheme="minorHAnsi"/>
          <w:i/>
          <w:color w:val="44546A" w:themeColor="text2"/>
          <w:sz w:val="18"/>
          <w:szCs w:val="18"/>
        </w:rPr>
        <w:t xml:space="preserve"> </w:t>
      </w:r>
      <w:r w:rsidR="0017782D" w:rsidRPr="00A55C0D">
        <w:rPr>
          <w:rFonts w:asciiTheme="minorHAnsi" w:hAnsiTheme="minorHAnsi" w:cstheme="minorHAnsi"/>
          <w:i/>
          <w:color w:val="44546A" w:themeColor="text2"/>
          <w:sz w:val="18"/>
          <w:szCs w:val="18"/>
        </w:rPr>
        <w:t xml:space="preserve">conforming to S-100 </w:t>
      </w:r>
      <w:r w:rsidRPr="00A55C0D">
        <w:rPr>
          <w:rFonts w:asciiTheme="minorHAnsi" w:hAnsiTheme="minorHAnsi" w:cstheme="minorHAnsi"/>
          <w:i/>
          <w:color w:val="44546A" w:themeColor="text2"/>
          <w:sz w:val="18"/>
          <w:szCs w:val="18"/>
        </w:rPr>
        <w:t>(from S-111)</w:t>
      </w:r>
    </w:p>
    <w:p w14:paraId="6D9997CA" w14:textId="794FD204" w:rsidR="00DC512E" w:rsidRPr="00A55C0D" w:rsidRDefault="000D651C"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 xml:space="preserve">If necessary, </w:t>
      </w:r>
      <w:r w:rsidR="00C62E69">
        <w:rPr>
          <w:rFonts w:asciiTheme="minorHAnsi" w:hAnsiTheme="minorHAnsi" w:cstheme="minorHAnsi"/>
          <w:sz w:val="22"/>
          <w:szCs w:val="22"/>
        </w:rPr>
        <w:t>P</w:t>
      </w:r>
      <w:r w:rsidRPr="00A55C0D">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A55C0D">
        <w:rPr>
          <w:rFonts w:asciiTheme="minorHAnsi" w:hAnsiTheme="minorHAnsi" w:cstheme="minorHAnsi"/>
          <w:sz w:val="22"/>
          <w:szCs w:val="22"/>
        </w:rPr>
        <w:t xml:space="preserve">pecifications may use domain-specific stereotypes in addition to the standard stereotypes. </w:t>
      </w:r>
    </w:p>
    <w:p w14:paraId="522E451C" w14:textId="39D80FFA" w:rsidR="000D651C" w:rsidRPr="00A55C0D" w:rsidRDefault="000D651C"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 xml:space="preserve">Abstract classes </w:t>
      </w:r>
      <w:del w:id="441" w:author="Julia Powell" w:date="2020-01-15T14:45:00Z">
        <w:r w:rsidRPr="00A55C0D" w:rsidDel="003525AA">
          <w:rPr>
            <w:rFonts w:asciiTheme="minorHAnsi" w:hAnsiTheme="minorHAnsi" w:cstheme="minorHAnsi"/>
            <w:sz w:val="22"/>
            <w:szCs w:val="22"/>
          </w:rPr>
          <w:delText>must be</w:delText>
        </w:r>
      </w:del>
      <w:ins w:id="442" w:author="Julia Powell" w:date="2020-01-15T14:45:00Z">
        <w:r w:rsidR="003525AA">
          <w:rPr>
            <w:rFonts w:asciiTheme="minorHAnsi" w:hAnsiTheme="minorHAnsi" w:cstheme="minorHAnsi"/>
            <w:sz w:val="22"/>
            <w:szCs w:val="22"/>
          </w:rPr>
          <w:t xml:space="preserve"> are</w:t>
        </w:r>
      </w:ins>
      <w:r w:rsidRPr="00A55C0D">
        <w:rPr>
          <w:rFonts w:asciiTheme="minorHAnsi" w:hAnsiTheme="minorHAnsi" w:cstheme="minorHAnsi"/>
          <w:sz w:val="22"/>
          <w:szCs w:val="22"/>
        </w:rPr>
        <w:t xml:space="preserve"> indicated</w:t>
      </w:r>
      <w:del w:id="443" w:author="Julia Powell" w:date="2020-01-15T14:45:00Z">
        <w:r w:rsidRPr="00A55C0D" w:rsidDel="003525AA">
          <w:rPr>
            <w:rFonts w:asciiTheme="minorHAnsi" w:hAnsiTheme="minorHAnsi" w:cstheme="minorHAnsi"/>
            <w:sz w:val="22"/>
            <w:szCs w:val="22"/>
          </w:rPr>
          <w:delText xml:space="preserve"> as such</w:delText>
        </w:r>
      </w:del>
      <w:r w:rsidRPr="00A55C0D">
        <w:rPr>
          <w:rFonts w:asciiTheme="minorHAnsi" w:hAnsiTheme="minorHAnsi" w:cstheme="minorHAnsi"/>
          <w:sz w:val="22"/>
          <w:szCs w:val="22"/>
        </w:rPr>
        <w:t xml:space="preserve"> by italicizing the class name (Enterprise Architect does this automatically if the “Abstract” checkbox is checked in the UI).</w:t>
      </w:r>
    </w:p>
    <w:p w14:paraId="39B0CF72" w14:textId="62A2B723" w:rsidR="00657530" w:rsidRPr="00A55C0D" w:rsidRDefault="00657530" w:rsidP="00A55C0D">
      <w:pPr>
        <w:spacing w:after="160" w:line="240" w:lineRule="auto"/>
        <w:rPr>
          <w:rFonts w:asciiTheme="minorHAnsi" w:hAnsiTheme="minorHAnsi" w:cstheme="minorHAnsi"/>
          <w:sz w:val="22"/>
          <w:szCs w:val="22"/>
        </w:rPr>
      </w:pPr>
      <w:r w:rsidRPr="00A55C0D">
        <w:rPr>
          <w:rFonts w:asciiTheme="minorHAnsi" w:hAnsiTheme="minorHAnsi" w:cstheme="minorHAnsi"/>
          <w:sz w:val="22"/>
          <w:szCs w:val="22"/>
        </w:rPr>
        <w:t xml:space="preserve">S-100 states that “the use of multiple inheritance shall be minimized, because it tends to increase model complexity”. Multiple inheritance is the situation where a class has more than one immediate superclass. </w:t>
      </w:r>
      <w:r w:rsidR="007B6BE2" w:rsidRPr="00A55C0D">
        <w:rPr>
          <w:rFonts w:asciiTheme="minorHAnsi" w:hAnsiTheme="minorHAnsi" w:cstheme="minorHAnsi"/>
          <w:sz w:val="22"/>
          <w:szCs w:val="22"/>
        </w:rPr>
        <w:t xml:space="preserve">Application </w:t>
      </w:r>
      <w:r w:rsidR="0079718B">
        <w:rPr>
          <w:rFonts w:asciiTheme="minorHAnsi" w:hAnsiTheme="minorHAnsi" w:cstheme="minorHAnsi"/>
          <w:sz w:val="22"/>
          <w:szCs w:val="22"/>
        </w:rPr>
        <w:t>S</w:t>
      </w:r>
      <w:r w:rsidR="0079718B" w:rsidRPr="00A55C0D">
        <w:rPr>
          <w:rFonts w:asciiTheme="minorHAnsi" w:hAnsiTheme="minorHAnsi" w:cstheme="minorHAnsi"/>
          <w:sz w:val="22"/>
          <w:szCs w:val="22"/>
        </w:rPr>
        <w:t xml:space="preserve">chema </w:t>
      </w:r>
      <w:r w:rsidR="007B6BE2" w:rsidRPr="00A55C0D">
        <w:rPr>
          <w:rFonts w:asciiTheme="minorHAnsi" w:hAnsiTheme="minorHAnsi" w:cstheme="minorHAnsi"/>
          <w:sz w:val="22"/>
          <w:szCs w:val="22"/>
        </w:rPr>
        <w:t>developers should note that multiple inheritance contravenes the S-100 GFM, which allows feature and information types to have at most one super-type.</w:t>
      </w:r>
    </w:p>
    <w:p w14:paraId="6C4E13D1" w14:textId="45001C52" w:rsidR="003A520E" w:rsidRPr="00FA0C91" w:rsidRDefault="005927FF">
      <w:pPr>
        <w:pStyle w:val="Heading2"/>
        <w:numPr>
          <w:ilvl w:val="1"/>
          <w:numId w:val="140"/>
        </w:numPr>
        <w:pPrChange w:id="444" w:author="Julia Powell" w:date="2020-01-15T16:14:00Z">
          <w:pPr>
            <w:pStyle w:val="Heading2"/>
            <w:numPr>
              <w:numId w:val="140"/>
            </w:numPr>
            <w:tabs>
              <w:tab w:val="clear" w:pos="700"/>
              <w:tab w:val="left" w:pos="567"/>
            </w:tabs>
            <w:ind w:left="567" w:hanging="567"/>
          </w:pPr>
        </w:pPrChange>
      </w:pPr>
      <w:bookmarkStart w:id="445" w:name="_Ref502264363"/>
      <w:bookmarkStart w:id="446" w:name="_Toc3469129"/>
      <w:r w:rsidRPr="00FA0C91">
        <w:t>Other</w:t>
      </w:r>
      <w:r w:rsidR="003A520E" w:rsidRPr="00FA0C91">
        <w:t xml:space="preserve"> conventions and recommendations</w:t>
      </w:r>
      <w:bookmarkEnd w:id="445"/>
      <w:bookmarkEnd w:id="446"/>
    </w:p>
    <w:p w14:paraId="21EB61E9" w14:textId="304B3E19" w:rsidR="008F6264" w:rsidRPr="00FA0C91" w:rsidRDefault="008F6264" w:rsidP="00C1486A">
      <w:pPr>
        <w:pStyle w:val="Heading3"/>
        <w:numPr>
          <w:ilvl w:val="2"/>
          <w:numId w:val="142"/>
        </w:numPr>
        <w:tabs>
          <w:tab w:val="clear" w:pos="660"/>
          <w:tab w:val="clear" w:pos="880"/>
          <w:tab w:val="left" w:pos="709"/>
        </w:tabs>
        <w:spacing w:line="240" w:lineRule="auto"/>
        <w:ind w:left="709" w:hanging="709"/>
      </w:pPr>
      <w:bookmarkStart w:id="447" w:name="_Toc3469130"/>
      <w:r w:rsidRPr="00FA0C91">
        <w:t>Reuse and harmonization</w:t>
      </w:r>
      <w:bookmarkEnd w:id="447"/>
    </w:p>
    <w:p w14:paraId="76AA9993" w14:textId="77777777" w:rsidR="00E714C4" w:rsidRDefault="0097408D" w:rsidP="0079718B">
      <w:pPr>
        <w:spacing w:after="160" w:line="240" w:lineRule="auto"/>
        <w:rPr>
          <w:ins w:id="448" w:author="Julia Powell" w:date="2020-01-15T14:50:00Z"/>
          <w:rFonts w:asciiTheme="minorHAnsi" w:hAnsiTheme="minorHAnsi" w:cstheme="minorHAnsi"/>
          <w:sz w:val="22"/>
          <w:szCs w:val="22"/>
        </w:rPr>
      </w:pPr>
      <w:ins w:id="449" w:author="Julia Powell" w:date="2020-01-15T14:46:00Z">
        <w:r>
          <w:rPr>
            <w:rFonts w:asciiTheme="minorHAnsi" w:hAnsiTheme="minorHAnsi" w:cstheme="minorHAnsi"/>
            <w:sz w:val="22"/>
            <w:szCs w:val="22"/>
          </w:rPr>
          <w:t>Before new elements are defined t</w:t>
        </w:r>
      </w:ins>
      <w:del w:id="450" w:author="Julia Powell" w:date="2020-01-15T14:46:00Z">
        <w:r w:rsidR="005927FF" w:rsidRPr="0079718B" w:rsidDel="0097408D">
          <w:rPr>
            <w:rFonts w:asciiTheme="minorHAnsi" w:hAnsiTheme="minorHAnsi" w:cstheme="minorHAnsi"/>
            <w:sz w:val="22"/>
            <w:szCs w:val="22"/>
          </w:rPr>
          <w:delText>T</w:delText>
        </w:r>
      </w:del>
      <w:r w:rsidR="005927FF" w:rsidRPr="0079718B">
        <w:rPr>
          <w:rFonts w:asciiTheme="minorHAnsi" w:hAnsiTheme="minorHAnsi" w:cstheme="minorHAnsi"/>
          <w:sz w:val="22"/>
          <w:szCs w:val="22"/>
        </w:rPr>
        <w:t xml:space="preserve">he </w:t>
      </w:r>
      <w:r w:rsidR="0079718B" w:rsidRPr="0079718B">
        <w:rPr>
          <w:rFonts w:asciiTheme="minorHAnsi" w:hAnsiTheme="minorHAnsi" w:cstheme="minorHAnsi"/>
          <w:sz w:val="22"/>
          <w:szCs w:val="22"/>
        </w:rPr>
        <w:t xml:space="preserve">IHO GI Registry </w:t>
      </w:r>
      <w:r w:rsidR="005927FF" w:rsidRPr="0079718B">
        <w:rPr>
          <w:rFonts w:asciiTheme="minorHAnsi" w:hAnsiTheme="minorHAnsi" w:cstheme="minorHAnsi"/>
          <w:sz w:val="22"/>
          <w:szCs w:val="22"/>
        </w:rPr>
        <w:t>should be checked for existing elements that can be re-used</w:t>
      </w:r>
      <w:ins w:id="451" w:author="Julia Powell" w:date="2020-01-15T14:46:00Z">
        <w:r>
          <w:rPr>
            <w:rFonts w:asciiTheme="minorHAnsi" w:hAnsiTheme="minorHAnsi" w:cstheme="minorHAnsi"/>
            <w:sz w:val="22"/>
            <w:szCs w:val="22"/>
          </w:rPr>
          <w:t>.</w:t>
        </w:r>
      </w:ins>
      <w:del w:id="452" w:author="Julia Powell" w:date="2020-01-15T14:46:00Z">
        <w:r w:rsidR="005927FF" w:rsidRPr="0079718B" w:rsidDel="0097408D">
          <w:rPr>
            <w:rFonts w:asciiTheme="minorHAnsi" w:hAnsiTheme="minorHAnsi" w:cstheme="minorHAnsi"/>
            <w:sz w:val="22"/>
            <w:szCs w:val="22"/>
          </w:rPr>
          <w:delText xml:space="preserve"> before new elements are defined.</w:delText>
        </w:r>
      </w:del>
      <w:r w:rsidR="005927FF" w:rsidRPr="0079718B">
        <w:rPr>
          <w:rFonts w:asciiTheme="minorHAnsi" w:hAnsiTheme="minorHAnsi" w:cstheme="minorHAnsi"/>
          <w:sz w:val="22"/>
          <w:szCs w:val="22"/>
        </w:rPr>
        <w:t xml:space="preserve"> </w:t>
      </w:r>
      <w:ins w:id="453" w:author="Julia Powell" w:date="2020-01-15T14:50:00Z">
        <w:r w:rsidR="00E714C4">
          <w:rPr>
            <w:rFonts w:asciiTheme="minorHAnsi" w:hAnsiTheme="minorHAnsi" w:cstheme="minorHAnsi"/>
            <w:sz w:val="22"/>
            <w:szCs w:val="22"/>
          </w:rPr>
          <w:t>The following should be also considered:</w:t>
        </w:r>
      </w:ins>
    </w:p>
    <w:p w14:paraId="3D540001" w14:textId="77777777" w:rsidR="00E714C4" w:rsidRDefault="005927FF">
      <w:pPr>
        <w:pStyle w:val="ListParagraph"/>
        <w:numPr>
          <w:ilvl w:val="0"/>
          <w:numId w:val="38"/>
        </w:numPr>
        <w:spacing w:after="160" w:line="240" w:lineRule="auto"/>
        <w:rPr>
          <w:ins w:id="454" w:author="Julia Powell" w:date="2020-01-15T14:51:00Z"/>
          <w:rFonts w:asciiTheme="minorHAnsi" w:hAnsiTheme="minorHAnsi" w:cstheme="minorHAnsi"/>
          <w:sz w:val="22"/>
          <w:szCs w:val="22"/>
        </w:rPr>
        <w:pPrChange w:id="455" w:author="Julia Powell" w:date="2020-01-15T14:51:00Z">
          <w:pPr>
            <w:spacing w:after="160" w:line="240" w:lineRule="auto"/>
          </w:pPr>
        </w:pPrChange>
      </w:pPr>
      <w:r w:rsidRPr="00E714C4">
        <w:rPr>
          <w:rFonts w:asciiTheme="minorHAnsi" w:hAnsiTheme="minorHAnsi" w:cstheme="minorHAnsi"/>
          <w:sz w:val="22"/>
          <w:szCs w:val="22"/>
          <w:rPrChange w:id="456" w:author="Julia Powell" w:date="2020-01-15T14:51:00Z">
            <w:rPr/>
          </w:rPrChange>
        </w:rPr>
        <w:t xml:space="preserve">Features, information types, and attributes should be re-used whenever possible. </w:t>
      </w:r>
    </w:p>
    <w:p w14:paraId="200B71C2" w14:textId="77777777" w:rsidR="00E714C4" w:rsidRDefault="005927FF">
      <w:pPr>
        <w:pStyle w:val="ListParagraph"/>
        <w:numPr>
          <w:ilvl w:val="0"/>
          <w:numId w:val="38"/>
        </w:numPr>
        <w:spacing w:after="160" w:line="240" w:lineRule="auto"/>
        <w:rPr>
          <w:ins w:id="457" w:author="Julia Powell" w:date="2020-01-15T14:51:00Z"/>
          <w:rFonts w:asciiTheme="minorHAnsi" w:hAnsiTheme="minorHAnsi" w:cstheme="minorHAnsi"/>
          <w:sz w:val="22"/>
          <w:szCs w:val="22"/>
        </w:rPr>
        <w:pPrChange w:id="458" w:author="Julia Powell" w:date="2020-01-15T14:51:00Z">
          <w:pPr>
            <w:spacing w:after="160" w:line="240" w:lineRule="auto"/>
          </w:pPr>
        </w:pPrChange>
      </w:pPr>
      <w:r w:rsidRPr="00E714C4">
        <w:rPr>
          <w:rFonts w:asciiTheme="minorHAnsi" w:hAnsiTheme="minorHAnsi" w:cstheme="minorHAnsi"/>
          <w:sz w:val="22"/>
          <w:szCs w:val="22"/>
          <w:rPrChange w:id="459" w:author="Julia Powell" w:date="2020-01-15T14:51:00Z">
            <w:rPr/>
          </w:rPrChange>
        </w:rPr>
        <w:t xml:space="preserve">Structure and associations should be harmonized with S-101 and other existing related or complementary products. </w:t>
      </w:r>
    </w:p>
    <w:p w14:paraId="6E05CFCD" w14:textId="77777777" w:rsidR="00E714C4" w:rsidRDefault="005927FF">
      <w:pPr>
        <w:pStyle w:val="ListParagraph"/>
        <w:numPr>
          <w:ilvl w:val="0"/>
          <w:numId w:val="38"/>
        </w:numPr>
        <w:spacing w:after="160" w:line="240" w:lineRule="auto"/>
        <w:rPr>
          <w:ins w:id="460" w:author="Julia Powell" w:date="2020-01-15T14:51:00Z"/>
          <w:rFonts w:asciiTheme="minorHAnsi" w:hAnsiTheme="minorHAnsi" w:cstheme="minorHAnsi"/>
          <w:sz w:val="22"/>
          <w:szCs w:val="22"/>
        </w:rPr>
        <w:pPrChange w:id="461" w:author="Julia Powell" w:date="2020-01-15T14:51:00Z">
          <w:pPr>
            <w:spacing w:after="160" w:line="240" w:lineRule="auto"/>
          </w:pPr>
        </w:pPrChange>
      </w:pPr>
      <w:r w:rsidRPr="00E714C4">
        <w:rPr>
          <w:rFonts w:asciiTheme="minorHAnsi" w:hAnsiTheme="minorHAnsi" w:cstheme="minorHAnsi"/>
          <w:sz w:val="22"/>
          <w:szCs w:val="22"/>
          <w:rPrChange w:id="462" w:author="Julia Powell" w:date="2020-01-15T14:51:00Z">
            <w:rPr/>
          </w:rPrChange>
        </w:rPr>
        <w:t xml:space="preserve">Defining similar but slightly different items should be avoided unless absolutely essential. </w:t>
      </w:r>
    </w:p>
    <w:p w14:paraId="0138A9A5" w14:textId="77777777" w:rsidR="00E714C4" w:rsidRDefault="00844184">
      <w:pPr>
        <w:pStyle w:val="ListParagraph"/>
        <w:numPr>
          <w:ilvl w:val="0"/>
          <w:numId w:val="38"/>
        </w:numPr>
        <w:spacing w:after="160" w:line="240" w:lineRule="auto"/>
        <w:rPr>
          <w:ins w:id="463" w:author="Julia Powell" w:date="2020-01-15T14:51:00Z"/>
          <w:rFonts w:asciiTheme="minorHAnsi" w:hAnsiTheme="minorHAnsi" w:cstheme="minorHAnsi"/>
          <w:sz w:val="22"/>
          <w:szCs w:val="22"/>
        </w:rPr>
        <w:pPrChange w:id="464" w:author="Julia Powell" w:date="2020-01-15T14:51:00Z">
          <w:pPr>
            <w:spacing w:after="160" w:line="240" w:lineRule="auto"/>
          </w:pPr>
        </w:pPrChange>
      </w:pPr>
      <w:r w:rsidRPr="00E714C4">
        <w:rPr>
          <w:rFonts w:asciiTheme="minorHAnsi" w:hAnsiTheme="minorHAnsi" w:cstheme="minorHAnsi"/>
          <w:sz w:val="22"/>
          <w:szCs w:val="22"/>
          <w:rPrChange w:id="465" w:author="Julia Powell" w:date="2020-01-15T14:51:00Z">
            <w:rPr/>
          </w:rPrChange>
        </w:rPr>
        <w:t xml:space="preserve">Extensions such as additional listed values in an enumeration can be proposed to the </w:t>
      </w:r>
      <w:r w:rsidR="0079718B" w:rsidRPr="00E714C4">
        <w:rPr>
          <w:rFonts w:asciiTheme="minorHAnsi" w:hAnsiTheme="minorHAnsi" w:cstheme="minorHAnsi"/>
          <w:sz w:val="22"/>
          <w:szCs w:val="22"/>
          <w:rPrChange w:id="466" w:author="Julia Powell" w:date="2020-01-15T14:51:00Z">
            <w:rPr/>
          </w:rPrChange>
        </w:rPr>
        <w:t>Registry</w:t>
      </w:r>
      <w:r w:rsidRPr="00E714C4">
        <w:rPr>
          <w:rFonts w:asciiTheme="minorHAnsi" w:hAnsiTheme="minorHAnsi" w:cstheme="minorHAnsi"/>
          <w:sz w:val="22"/>
          <w:szCs w:val="22"/>
          <w:rPrChange w:id="467" w:author="Julia Powell" w:date="2020-01-15T14:51:00Z">
            <w:rPr/>
          </w:rPrChange>
        </w:rPr>
        <w:t xml:space="preserve">, but conflicts such as different definitions for the same terms must be avoided if at all possible. </w:t>
      </w:r>
    </w:p>
    <w:p w14:paraId="519A036C" w14:textId="73526A26" w:rsidR="005927FF" w:rsidRPr="00E714C4" w:rsidRDefault="00844184">
      <w:pPr>
        <w:pStyle w:val="ListParagraph"/>
        <w:numPr>
          <w:ilvl w:val="0"/>
          <w:numId w:val="38"/>
        </w:numPr>
        <w:spacing w:after="160" w:line="240" w:lineRule="auto"/>
        <w:rPr>
          <w:rFonts w:asciiTheme="minorHAnsi" w:hAnsiTheme="minorHAnsi" w:cstheme="minorHAnsi"/>
          <w:sz w:val="22"/>
          <w:szCs w:val="22"/>
          <w:rPrChange w:id="468" w:author="Julia Powell" w:date="2020-01-15T14:51:00Z">
            <w:rPr/>
          </w:rPrChange>
        </w:rPr>
        <w:pPrChange w:id="469" w:author="Julia Powell" w:date="2020-01-15T14:51:00Z">
          <w:pPr>
            <w:spacing w:after="160" w:line="240" w:lineRule="auto"/>
          </w:pPr>
        </w:pPrChange>
      </w:pPr>
      <w:r w:rsidRPr="00E714C4">
        <w:rPr>
          <w:rFonts w:asciiTheme="minorHAnsi" w:hAnsiTheme="minorHAnsi" w:cstheme="minorHAnsi"/>
          <w:sz w:val="22"/>
          <w:szCs w:val="22"/>
          <w:rPrChange w:id="470" w:author="Julia Powell" w:date="2020-01-15T14:51:00Z">
            <w:rPr/>
          </w:rPrChange>
        </w:rPr>
        <w:t>Existing items may be re-</w:t>
      </w:r>
      <w:del w:id="471" w:author="Julia Powell" w:date="2020-01-15T14:51:00Z">
        <w:r w:rsidRPr="00E714C4" w:rsidDel="00E714C4">
          <w:rPr>
            <w:rFonts w:asciiTheme="minorHAnsi" w:hAnsiTheme="minorHAnsi" w:cstheme="minorHAnsi"/>
            <w:sz w:val="22"/>
            <w:szCs w:val="22"/>
            <w:rPrChange w:id="472" w:author="Julia Powell" w:date="2020-01-15T14:51:00Z">
              <w:rPr/>
            </w:rPrChange>
          </w:rPr>
          <w:delText xml:space="preserve">usable </w:delText>
        </w:r>
      </w:del>
      <w:ins w:id="473" w:author="Julia Powell" w:date="2020-01-15T14:51:00Z">
        <w:r w:rsidR="00E714C4" w:rsidRPr="00E714C4">
          <w:rPr>
            <w:rFonts w:asciiTheme="minorHAnsi" w:hAnsiTheme="minorHAnsi" w:cstheme="minorHAnsi"/>
            <w:sz w:val="22"/>
            <w:szCs w:val="22"/>
            <w:rPrChange w:id="474" w:author="Julia Powell" w:date="2020-01-15T14:51:00Z">
              <w:rPr/>
            </w:rPrChange>
          </w:rPr>
          <w:t>u</w:t>
        </w:r>
        <w:r w:rsidR="00E714C4">
          <w:rPr>
            <w:rFonts w:asciiTheme="minorHAnsi" w:hAnsiTheme="minorHAnsi" w:cstheme="minorHAnsi"/>
            <w:sz w:val="22"/>
            <w:szCs w:val="22"/>
          </w:rPr>
          <w:t>sed</w:t>
        </w:r>
        <w:r w:rsidR="00E714C4" w:rsidRPr="00E714C4">
          <w:rPr>
            <w:rFonts w:asciiTheme="minorHAnsi" w:hAnsiTheme="minorHAnsi" w:cstheme="minorHAnsi"/>
            <w:sz w:val="22"/>
            <w:szCs w:val="22"/>
            <w:rPrChange w:id="475" w:author="Julia Powell" w:date="2020-01-15T14:51:00Z">
              <w:rPr/>
            </w:rPrChange>
          </w:rPr>
          <w:t xml:space="preserve"> </w:t>
        </w:r>
      </w:ins>
      <w:r w:rsidRPr="00E714C4">
        <w:rPr>
          <w:rFonts w:asciiTheme="minorHAnsi" w:hAnsiTheme="minorHAnsi" w:cstheme="minorHAnsi"/>
          <w:sz w:val="22"/>
          <w:szCs w:val="22"/>
          <w:rPrChange w:id="476" w:author="Julia Powell" w:date="2020-01-15T14:51:00Z">
            <w:rPr/>
          </w:rPrChange>
        </w:rPr>
        <w:t>with the addition of product specific constraints, such as limiting the set of allowed values for an enumeration or codelist type. Such harmonization</w:t>
      </w:r>
      <w:r w:rsidR="005927FF" w:rsidRPr="00E714C4">
        <w:rPr>
          <w:rFonts w:asciiTheme="minorHAnsi" w:hAnsiTheme="minorHAnsi" w:cstheme="minorHAnsi"/>
          <w:sz w:val="22"/>
          <w:szCs w:val="22"/>
          <w:rPrChange w:id="477" w:author="Julia Powell" w:date="2020-01-15T14:51:00Z">
            <w:rPr/>
          </w:rPrChange>
        </w:rPr>
        <w:t xml:space="preserve"> includes, for example, re-using complex</w:t>
      </w:r>
      <w:r w:rsidRPr="00E714C4">
        <w:rPr>
          <w:rFonts w:asciiTheme="minorHAnsi" w:hAnsiTheme="minorHAnsi" w:cstheme="minorHAnsi"/>
          <w:sz w:val="22"/>
          <w:szCs w:val="22"/>
          <w:rPrChange w:id="478" w:author="Julia Powell" w:date="2020-01-15T14:51:00Z">
            <w:rPr/>
          </w:rPrChange>
        </w:rPr>
        <w:t xml:space="preserve"> attributes defined in other </w:t>
      </w:r>
      <w:r w:rsidR="00C62E69" w:rsidRPr="00E714C4">
        <w:rPr>
          <w:rFonts w:asciiTheme="minorHAnsi" w:hAnsiTheme="minorHAnsi" w:cstheme="minorHAnsi"/>
          <w:sz w:val="22"/>
          <w:szCs w:val="22"/>
          <w:rPrChange w:id="479" w:author="Julia Powell" w:date="2020-01-15T14:51:00Z">
            <w:rPr/>
          </w:rPrChange>
        </w:rPr>
        <w:t>P</w:t>
      </w:r>
      <w:r w:rsidRPr="00E714C4">
        <w:rPr>
          <w:rFonts w:asciiTheme="minorHAnsi" w:hAnsiTheme="minorHAnsi" w:cstheme="minorHAnsi"/>
          <w:sz w:val="22"/>
          <w:szCs w:val="22"/>
          <w:rPrChange w:id="480" w:author="Julia Powell" w:date="2020-01-15T14:51:00Z">
            <w:rPr/>
          </w:rPrChange>
        </w:rPr>
        <w:t xml:space="preserve">roduct </w:t>
      </w:r>
      <w:r w:rsidR="00C62E69" w:rsidRPr="00E714C4">
        <w:rPr>
          <w:rFonts w:asciiTheme="minorHAnsi" w:hAnsiTheme="minorHAnsi" w:cstheme="minorHAnsi"/>
          <w:sz w:val="22"/>
          <w:szCs w:val="22"/>
          <w:rPrChange w:id="481" w:author="Julia Powell" w:date="2020-01-15T14:51:00Z">
            <w:rPr/>
          </w:rPrChange>
        </w:rPr>
        <w:t>S</w:t>
      </w:r>
      <w:r w:rsidRPr="00E714C4">
        <w:rPr>
          <w:rFonts w:asciiTheme="minorHAnsi" w:hAnsiTheme="minorHAnsi" w:cstheme="minorHAnsi"/>
          <w:sz w:val="22"/>
          <w:szCs w:val="22"/>
          <w:rPrChange w:id="482" w:author="Julia Powell" w:date="2020-01-15T14:51:00Z">
            <w:rPr/>
          </w:rPrChange>
        </w:rPr>
        <w:t>pecifications with restrictions that exclude some of their sub-attributes.</w:t>
      </w:r>
    </w:p>
    <w:p w14:paraId="610E7D01" w14:textId="17C063AB" w:rsidR="003A520E" w:rsidRPr="00FA0C91" w:rsidRDefault="003A520E" w:rsidP="00C1486A">
      <w:pPr>
        <w:pStyle w:val="Heading3"/>
        <w:numPr>
          <w:ilvl w:val="2"/>
          <w:numId w:val="142"/>
        </w:numPr>
        <w:tabs>
          <w:tab w:val="clear" w:pos="660"/>
          <w:tab w:val="clear" w:pos="880"/>
          <w:tab w:val="left" w:pos="709"/>
        </w:tabs>
        <w:spacing w:line="240" w:lineRule="auto"/>
        <w:ind w:left="709" w:hanging="709"/>
        <w:rPr>
          <w:rFonts w:eastAsiaTheme="minorEastAsia"/>
          <w:lang w:eastAsia="ko-KR"/>
        </w:rPr>
      </w:pPr>
      <w:bookmarkStart w:id="483" w:name="_Toc3469131"/>
      <w:r w:rsidRPr="00FA0C91">
        <w:t>Feature</w:t>
      </w:r>
      <w:r w:rsidR="003E19F1" w:rsidRPr="00FA0C91">
        <w:t>s</w:t>
      </w:r>
      <w:r w:rsidR="00D407E3" w:rsidRPr="00FA0C91">
        <w:t xml:space="preserve"> </w:t>
      </w:r>
      <w:r w:rsidRPr="00FA0C91">
        <w:t>and information types</w:t>
      </w:r>
      <w:bookmarkEnd w:id="483"/>
    </w:p>
    <w:p w14:paraId="02B7819C" w14:textId="3413E049" w:rsidR="0095420D" w:rsidRPr="00B7544F" w:rsidRDefault="0095420D" w:rsidP="00B7544F">
      <w:pPr>
        <w:spacing w:after="60" w:line="240" w:lineRule="auto"/>
        <w:rPr>
          <w:rFonts w:asciiTheme="minorHAnsi" w:eastAsiaTheme="minorEastAsia" w:hAnsiTheme="minorHAnsi" w:cstheme="minorHAnsi"/>
          <w:sz w:val="22"/>
          <w:szCs w:val="22"/>
          <w:lang w:eastAsia="ko-KR"/>
        </w:rPr>
      </w:pPr>
      <w:r w:rsidRPr="00B7544F">
        <w:rPr>
          <w:rFonts w:asciiTheme="minorHAnsi" w:eastAsiaTheme="minorEastAsia" w:hAnsiTheme="minorHAnsi" w:cstheme="minorHAnsi"/>
          <w:sz w:val="22"/>
          <w:szCs w:val="22"/>
          <w:lang w:eastAsia="ko-KR"/>
        </w:rPr>
        <w:t>A f</w:t>
      </w:r>
      <w:r w:rsidR="0049076D" w:rsidRPr="00B7544F">
        <w:rPr>
          <w:rFonts w:asciiTheme="minorHAnsi" w:eastAsiaTheme="minorEastAsia" w:hAnsiTheme="minorHAnsi" w:cstheme="minorHAnsi"/>
          <w:sz w:val="22"/>
          <w:szCs w:val="22"/>
          <w:lang w:eastAsia="ko-KR"/>
        </w:rPr>
        <w:t xml:space="preserve">eature </w:t>
      </w:r>
      <w:r w:rsidRPr="00B7544F">
        <w:rPr>
          <w:rFonts w:asciiTheme="minorHAnsi" w:eastAsiaTheme="minorEastAsia" w:hAnsiTheme="minorHAnsi" w:cstheme="minorHAnsi"/>
          <w:sz w:val="22"/>
          <w:szCs w:val="22"/>
          <w:lang w:eastAsia="ko-KR"/>
        </w:rPr>
        <w:t>class is</w:t>
      </w:r>
      <w:r w:rsidR="00E85350" w:rsidRPr="00B7544F">
        <w:rPr>
          <w:rFonts w:asciiTheme="minorHAnsi" w:eastAsiaTheme="minorEastAsia" w:hAnsiTheme="minorHAnsi" w:cstheme="minorHAnsi"/>
          <w:sz w:val="22"/>
          <w:szCs w:val="22"/>
          <w:lang w:eastAsia="ko-KR"/>
        </w:rPr>
        <w:t xml:space="preserve"> “an abstract representation </w:t>
      </w:r>
      <w:r w:rsidR="0049076D" w:rsidRPr="00B7544F">
        <w:rPr>
          <w:rFonts w:asciiTheme="minorHAnsi" w:eastAsiaTheme="minorEastAsia" w:hAnsiTheme="minorHAnsi" w:cstheme="minorHAnsi"/>
          <w:sz w:val="22"/>
          <w:szCs w:val="22"/>
          <w:lang w:eastAsia="ko-KR"/>
        </w:rPr>
        <w:t xml:space="preserve">of real-world phenomena” </w:t>
      </w:r>
      <w:r w:rsidRPr="00B7544F">
        <w:rPr>
          <w:rFonts w:asciiTheme="minorHAnsi" w:eastAsiaTheme="minorEastAsia" w:hAnsiTheme="minorHAnsi" w:cstheme="minorHAnsi"/>
          <w:sz w:val="22"/>
          <w:szCs w:val="22"/>
          <w:lang w:eastAsia="ko-KR"/>
        </w:rPr>
        <w:t>(S-100</w:t>
      </w:r>
      <w:r w:rsidR="00B7544F">
        <w:rPr>
          <w:rFonts w:asciiTheme="minorHAnsi" w:eastAsiaTheme="minorEastAsia" w:hAnsiTheme="minorHAnsi" w:cstheme="minorHAnsi"/>
          <w:sz w:val="22"/>
          <w:szCs w:val="22"/>
          <w:lang w:eastAsia="ko-KR"/>
        </w:rPr>
        <w:t xml:space="preserve"> Part 3,</w:t>
      </w:r>
      <w:r w:rsidRPr="00B7544F">
        <w:rPr>
          <w:rFonts w:asciiTheme="minorHAnsi" w:eastAsiaTheme="minorEastAsia" w:hAnsiTheme="minorHAnsi" w:cstheme="minorHAnsi"/>
          <w:sz w:val="22"/>
          <w:szCs w:val="22"/>
          <w:lang w:eastAsia="ko-KR"/>
        </w:rPr>
        <w:t xml:space="preserve"> clause 3-5.1.1). </w:t>
      </w:r>
      <w:r w:rsidR="003E19F1" w:rsidRPr="00B7544F">
        <w:rPr>
          <w:rFonts w:asciiTheme="minorHAnsi" w:eastAsiaTheme="minorEastAsia" w:hAnsiTheme="minorHAnsi" w:cstheme="minorHAnsi"/>
          <w:sz w:val="22"/>
          <w:szCs w:val="22"/>
          <w:lang w:eastAsia="ko-KR"/>
        </w:rPr>
        <w:t xml:space="preserve">The </w:t>
      </w:r>
      <w:r w:rsidR="00B7544F">
        <w:rPr>
          <w:rFonts w:asciiTheme="minorHAnsi" w:eastAsiaTheme="minorEastAsia" w:hAnsiTheme="minorHAnsi" w:cstheme="minorHAnsi"/>
          <w:sz w:val="22"/>
          <w:szCs w:val="22"/>
          <w:lang w:eastAsia="ko-KR"/>
        </w:rPr>
        <w:t>A</w:t>
      </w:r>
      <w:r w:rsidR="00B7544F" w:rsidRPr="00B7544F">
        <w:rPr>
          <w:rFonts w:asciiTheme="minorHAnsi" w:eastAsiaTheme="minorEastAsia" w:hAnsiTheme="minorHAnsi" w:cstheme="minorHAnsi"/>
          <w:sz w:val="22"/>
          <w:szCs w:val="22"/>
          <w:lang w:eastAsia="ko-KR"/>
        </w:rPr>
        <w:t xml:space="preserve">pplication </w:t>
      </w:r>
      <w:r w:rsidR="00B7544F">
        <w:rPr>
          <w:rFonts w:asciiTheme="minorHAnsi" w:eastAsiaTheme="minorEastAsia" w:hAnsiTheme="minorHAnsi" w:cstheme="minorHAnsi"/>
          <w:sz w:val="22"/>
          <w:szCs w:val="22"/>
          <w:lang w:eastAsia="ko-KR"/>
        </w:rPr>
        <w:t>S</w:t>
      </w:r>
      <w:r w:rsidR="00B7544F" w:rsidRPr="00B7544F">
        <w:rPr>
          <w:rFonts w:asciiTheme="minorHAnsi" w:eastAsiaTheme="minorEastAsia" w:hAnsiTheme="minorHAnsi" w:cstheme="minorHAnsi"/>
          <w:sz w:val="22"/>
          <w:szCs w:val="22"/>
          <w:lang w:eastAsia="ko-KR"/>
        </w:rPr>
        <w:t xml:space="preserve">chema </w:t>
      </w:r>
      <w:r w:rsidR="003E19F1" w:rsidRPr="00B7544F">
        <w:rPr>
          <w:rFonts w:asciiTheme="minorHAnsi" w:eastAsiaTheme="minorEastAsia" w:hAnsiTheme="minorHAnsi" w:cstheme="minorHAnsi"/>
          <w:sz w:val="22"/>
          <w:szCs w:val="22"/>
          <w:lang w:eastAsia="ko-KR"/>
        </w:rPr>
        <w:t xml:space="preserve">should define a feature class </w:t>
      </w:r>
      <w:r w:rsidR="0049076D" w:rsidRPr="00B7544F">
        <w:rPr>
          <w:rFonts w:asciiTheme="minorHAnsi" w:eastAsiaTheme="minorEastAsia" w:hAnsiTheme="minorHAnsi" w:cstheme="minorHAnsi"/>
          <w:sz w:val="22"/>
          <w:szCs w:val="22"/>
          <w:lang w:eastAsia="ko-KR"/>
        </w:rPr>
        <w:t>for describing</w:t>
      </w:r>
      <w:r w:rsidRPr="00B7544F">
        <w:rPr>
          <w:rFonts w:asciiTheme="minorHAnsi" w:eastAsiaTheme="minorEastAsia" w:hAnsiTheme="minorHAnsi" w:cstheme="minorHAnsi"/>
          <w:sz w:val="22"/>
          <w:szCs w:val="22"/>
          <w:lang w:eastAsia="ko-KR"/>
        </w:rPr>
        <w:t>:</w:t>
      </w:r>
    </w:p>
    <w:p w14:paraId="3D9543ED" w14:textId="77C66563" w:rsidR="0095420D" w:rsidRPr="00B7544F" w:rsidRDefault="0095420D" w:rsidP="00B7544F">
      <w:pPr>
        <w:pStyle w:val="ListParagraph"/>
        <w:numPr>
          <w:ilvl w:val="0"/>
          <w:numId w:val="121"/>
        </w:numPr>
        <w:spacing w:before="0" w:after="60" w:line="240" w:lineRule="auto"/>
        <w:rPr>
          <w:rFonts w:asciiTheme="minorHAnsi" w:hAnsiTheme="minorHAnsi" w:cstheme="minorHAnsi"/>
          <w:sz w:val="22"/>
          <w:szCs w:val="22"/>
          <w:lang w:eastAsia="ko-KR"/>
        </w:rPr>
      </w:pPr>
      <w:r w:rsidRPr="00B7544F">
        <w:rPr>
          <w:rFonts w:asciiTheme="minorHAnsi" w:hAnsiTheme="minorHAnsi" w:cstheme="minorHAnsi"/>
          <w:sz w:val="22"/>
          <w:szCs w:val="22"/>
          <w:lang w:eastAsia="ko-KR"/>
        </w:rPr>
        <w:t xml:space="preserve">A concept whose instances have a </w:t>
      </w:r>
      <w:r w:rsidR="008E1F97" w:rsidRPr="00B7544F">
        <w:rPr>
          <w:rFonts w:asciiTheme="minorHAnsi" w:hAnsiTheme="minorHAnsi" w:cstheme="minorHAnsi"/>
          <w:sz w:val="22"/>
          <w:szCs w:val="22"/>
          <w:lang w:eastAsia="ko-KR"/>
        </w:rPr>
        <w:t>spatial (geographic)</w:t>
      </w:r>
      <w:r w:rsidRPr="00B7544F">
        <w:rPr>
          <w:rFonts w:asciiTheme="minorHAnsi" w:hAnsiTheme="minorHAnsi" w:cstheme="minorHAnsi"/>
          <w:sz w:val="22"/>
          <w:szCs w:val="22"/>
          <w:lang w:eastAsia="ko-KR"/>
        </w:rPr>
        <w:t xml:space="preserve"> location</w:t>
      </w:r>
      <w:r w:rsidR="008E1F97" w:rsidRPr="00B7544F">
        <w:rPr>
          <w:rFonts w:asciiTheme="minorHAnsi" w:hAnsiTheme="minorHAnsi" w:cstheme="minorHAnsi"/>
          <w:sz w:val="22"/>
          <w:szCs w:val="22"/>
          <w:lang w:eastAsia="ko-KR"/>
        </w:rPr>
        <w:t xml:space="preserve">. Such a class represents a </w:t>
      </w:r>
      <w:r w:rsidR="008E1F97" w:rsidRPr="00B7544F">
        <w:rPr>
          <w:rFonts w:asciiTheme="minorHAnsi" w:hAnsiTheme="minorHAnsi" w:cstheme="minorHAnsi"/>
          <w:b/>
          <w:sz w:val="22"/>
          <w:szCs w:val="22"/>
          <w:lang w:eastAsia="ko-KR"/>
        </w:rPr>
        <w:t xml:space="preserve">geographic </w:t>
      </w:r>
      <w:r w:rsidR="008E1F97" w:rsidRPr="00B7544F">
        <w:rPr>
          <w:rFonts w:asciiTheme="minorHAnsi" w:hAnsiTheme="minorHAnsi" w:cstheme="minorHAnsi"/>
          <w:sz w:val="22"/>
          <w:szCs w:val="22"/>
          <w:lang w:eastAsia="ko-KR"/>
        </w:rPr>
        <w:t>feature.</w:t>
      </w:r>
    </w:p>
    <w:p w14:paraId="0F38E6A5" w14:textId="762215DA" w:rsidR="00CF7A7B" w:rsidRPr="00B7544F" w:rsidRDefault="0095420D" w:rsidP="00B7544F">
      <w:pPr>
        <w:pStyle w:val="ListParagraph"/>
        <w:numPr>
          <w:ilvl w:val="0"/>
          <w:numId w:val="121"/>
        </w:numPr>
        <w:spacing w:before="0" w:after="60" w:line="240" w:lineRule="auto"/>
        <w:rPr>
          <w:rFonts w:asciiTheme="minorHAnsi" w:hAnsiTheme="minorHAnsi" w:cstheme="minorHAnsi"/>
          <w:sz w:val="22"/>
          <w:szCs w:val="22"/>
          <w:lang w:eastAsia="ko-KR"/>
        </w:rPr>
      </w:pPr>
      <w:r w:rsidRPr="00B7544F">
        <w:rPr>
          <w:rFonts w:asciiTheme="minorHAnsi" w:hAnsiTheme="minorHAnsi" w:cstheme="minorHAnsi"/>
          <w:sz w:val="22"/>
          <w:szCs w:val="22"/>
          <w:lang w:eastAsia="ko-KR"/>
        </w:rPr>
        <w:t>A concept whose instances are collections of the above</w:t>
      </w:r>
      <w:r w:rsidR="008E1F97" w:rsidRPr="00B7544F">
        <w:rPr>
          <w:rFonts w:asciiTheme="minorHAnsi" w:hAnsiTheme="minorHAnsi" w:cstheme="minorHAnsi"/>
          <w:sz w:val="22"/>
          <w:szCs w:val="22"/>
          <w:lang w:eastAsia="ko-KR"/>
        </w:rPr>
        <w:t xml:space="preserve">. The collection may consist of instances of one such class or several such classes. Depending on the nature of the collection, the concept will be either an </w:t>
      </w:r>
      <w:r w:rsidR="008E1F97" w:rsidRPr="00B7544F">
        <w:rPr>
          <w:rFonts w:asciiTheme="minorHAnsi" w:hAnsiTheme="minorHAnsi" w:cstheme="minorHAnsi"/>
          <w:b/>
          <w:sz w:val="22"/>
          <w:szCs w:val="22"/>
          <w:lang w:eastAsia="ko-KR"/>
        </w:rPr>
        <w:t>aggregation</w:t>
      </w:r>
      <w:r w:rsidR="008E1F97" w:rsidRPr="00B7544F">
        <w:rPr>
          <w:rFonts w:asciiTheme="minorHAnsi" w:hAnsiTheme="minorHAnsi" w:cstheme="minorHAnsi"/>
          <w:sz w:val="22"/>
          <w:szCs w:val="22"/>
          <w:lang w:eastAsia="ko-KR"/>
        </w:rPr>
        <w:t xml:space="preserve"> feature or a </w:t>
      </w:r>
      <w:r w:rsidR="008E1F97" w:rsidRPr="00B7544F">
        <w:rPr>
          <w:rFonts w:asciiTheme="minorHAnsi" w:hAnsiTheme="minorHAnsi" w:cstheme="minorHAnsi"/>
          <w:b/>
          <w:sz w:val="22"/>
          <w:szCs w:val="22"/>
          <w:lang w:eastAsia="ko-KR"/>
        </w:rPr>
        <w:t>composition</w:t>
      </w:r>
      <w:r w:rsidR="008E1F97" w:rsidRPr="00B7544F">
        <w:rPr>
          <w:rFonts w:asciiTheme="minorHAnsi" w:hAnsiTheme="minorHAnsi" w:cstheme="minorHAnsi"/>
          <w:sz w:val="22"/>
          <w:szCs w:val="22"/>
          <w:lang w:eastAsia="ko-KR"/>
        </w:rPr>
        <w:t xml:space="preserve"> feature.</w:t>
      </w:r>
      <w:r w:rsidR="009E1E10" w:rsidRPr="00B7544F">
        <w:rPr>
          <w:rFonts w:asciiTheme="minorHAnsi" w:hAnsiTheme="minorHAnsi" w:cstheme="minorHAnsi"/>
          <w:sz w:val="22"/>
          <w:szCs w:val="22"/>
          <w:lang w:eastAsia="ko-KR"/>
        </w:rPr>
        <w:t xml:space="preserve"> In </w:t>
      </w:r>
      <w:r w:rsidR="00D32955">
        <w:rPr>
          <w:rFonts w:asciiTheme="minorHAnsi" w:hAnsiTheme="minorHAnsi" w:cstheme="minorHAnsi"/>
          <w:sz w:val="22"/>
          <w:szCs w:val="22"/>
          <w:lang w:eastAsia="ko-KR"/>
        </w:rPr>
        <w:t>A</w:t>
      </w:r>
      <w:r w:rsidR="009E1E10" w:rsidRPr="00B7544F">
        <w:rPr>
          <w:rFonts w:asciiTheme="minorHAnsi" w:hAnsiTheme="minorHAnsi" w:cstheme="minorHAnsi"/>
          <w:sz w:val="22"/>
          <w:szCs w:val="22"/>
          <w:lang w:eastAsia="ko-KR"/>
        </w:rPr>
        <w:t xml:space="preserve">pplication </w:t>
      </w:r>
      <w:r w:rsidR="00D32955">
        <w:rPr>
          <w:rFonts w:asciiTheme="minorHAnsi" w:hAnsiTheme="minorHAnsi" w:cstheme="minorHAnsi"/>
          <w:sz w:val="22"/>
          <w:szCs w:val="22"/>
          <w:lang w:eastAsia="ko-KR"/>
        </w:rPr>
        <w:t>S</w:t>
      </w:r>
      <w:r w:rsidR="009E1E10" w:rsidRPr="00B7544F">
        <w:rPr>
          <w:rFonts w:asciiTheme="minorHAnsi" w:hAnsiTheme="minorHAnsi" w:cstheme="minorHAnsi"/>
          <w:sz w:val="22"/>
          <w:szCs w:val="22"/>
          <w:lang w:eastAsia="ko-KR"/>
        </w:rPr>
        <w:t>chemas they are treated like geographic features but may or may not have a spatial attribute.</w:t>
      </w:r>
    </w:p>
    <w:p w14:paraId="18A018B7" w14:textId="3DA6553A" w:rsidR="008E1F97" w:rsidRPr="00B7544F" w:rsidRDefault="008E1F97" w:rsidP="00B7544F">
      <w:pPr>
        <w:pStyle w:val="ListParagraph"/>
        <w:numPr>
          <w:ilvl w:val="0"/>
          <w:numId w:val="121"/>
        </w:numPr>
        <w:spacing w:before="0" w:after="60" w:line="240" w:lineRule="auto"/>
        <w:rPr>
          <w:rFonts w:asciiTheme="minorHAnsi" w:hAnsiTheme="minorHAnsi" w:cstheme="minorHAnsi"/>
          <w:sz w:val="22"/>
          <w:szCs w:val="22"/>
          <w:lang w:eastAsia="ko-KR"/>
        </w:rPr>
      </w:pPr>
      <w:r w:rsidRPr="00B7544F">
        <w:rPr>
          <w:rFonts w:asciiTheme="minorHAnsi" w:hAnsiTheme="minorHAnsi" w:cstheme="minorHAnsi"/>
          <w:sz w:val="22"/>
          <w:szCs w:val="22"/>
          <w:lang w:eastAsia="ko-KR"/>
        </w:rPr>
        <w:t xml:space="preserve">Cartographic information </w:t>
      </w:r>
      <w:r w:rsidR="009E1E10" w:rsidRPr="00B7544F">
        <w:rPr>
          <w:rFonts w:asciiTheme="minorHAnsi" w:hAnsiTheme="minorHAnsi" w:cstheme="minorHAnsi"/>
          <w:sz w:val="22"/>
          <w:szCs w:val="22"/>
          <w:lang w:eastAsia="ko-KR"/>
        </w:rPr>
        <w:t>(</w:t>
      </w:r>
      <w:ins w:id="484" w:author="Julia Powell" w:date="2020-01-15T14:52:00Z">
        <w:r w:rsidR="00E714C4">
          <w:rPr>
            <w:rFonts w:asciiTheme="minorHAnsi" w:hAnsiTheme="minorHAnsi" w:cstheme="minorHAnsi"/>
            <w:sz w:val="22"/>
            <w:szCs w:val="22"/>
            <w:lang w:eastAsia="ko-KR"/>
          </w:rPr>
          <w:t>such as</w:t>
        </w:r>
      </w:ins>
      <w:del w:id="485" w:author="Julia Powell" w:date="2020-01-15T14:52:00Z">
        <w:r w:rsidR="00B7544F" w:rsidDel="00E714C4">
          <w:rPr>
            <w:rFonts w:asciiTheme="minorHAnsi" w:hAnsiTheme="minorHAnsi" w:cstheme="minorHAnsi"/>
            <w:sz w:val="22"/>
            <w:szCs w:val="22"/>
            <w:lang w:eastAsia="ko-KR"/>
          </w:rPr>
          <w:delText>for example</w:delText>
        </w:r>
      </w:del>
      <w:r w:rsidR="009E1E10" w:rsidRPr="00B7544F">
        <w:rPr>
          <w:rFonts w:asciiTheme="minorHAnsi" w:hAnsiTheme="minorHAnsi" w:cstheme="minorHAnsi"/>
          <w:sz w:val="22"/>
          <w:szCs w:val="22"/>
          <w:lang w:eastAsia="ko-KR"/>
        </w:rPr>
        <w:t xml:space="preserve"> </w:t>
      </w:r>
      <w:r w:rsidR="000660A2" w:rsidRPr="00B7544F">
        <w:rPr>
          <w:rFonts w:asciiTheme="minorHAnsi" w:eastAsiaTheme="minorEastAsia" w:hAnsiTheme="minorHAnsi" w:cstheme="minorHAnsi"/>
          <w:sz w:val="22"/>
          <w:szCs w:val="22"/>
          <w:lang w:eastAsia="ko-KR"/>
        </w:rPr>
        <w:t>feature names</w:t>
      </w:r>
      <w:r w:rsidR="00AB6B63" w:rsidRPr="00B7544F">
        <w:rPr>
          <w:rFonts w:asciiTheme="minorHAnsi" w:eastAsiaTheme="minorEastAsia" w:hAnsiTheme="minorHAnsi" w:cstheme="minorHAnsi"/>
          <w:sz w:val="22"/>
          <w:szCs w:val="22"/>
          <w:lang w:eastAsia="ko-KR"/>
        </w:rPr>
        <w:t xml:space="preserve">, </w:t>
      </w:r>
      <w:r w:rsidR="000660A2" w:rsidRPr="00B7544F">
        <w:rPr>
          <w:rFonts w:asciiTheme="minorHAnsi" w:eastAsiaTheme="minorEastAsia" w:hAnsiTheme="minorHAnsi" w:cstheme="minorHAnsi"/>
          <w:sz w:val="22"/>
          <w:szCs w:val="22"/>
          <w:lang w:eastAsia="ko-KR"/>
        </w:rPr>
        <w:t xml:space="preserve">labels, </w:t>
      </w:r>
      <w:r w:rsidR="00AB6B63" w:rsidRPr="00B7544F">
        <w:rPr>
          <w:rFonts w:asciiTheme="minorHAnsi" w:eastAsiaTheme="minorEastAsia" w:hAnsiTheme="minorHAnsi" w:cstheme="minorHAnsi"/>
          <w:sz w:val="22"/>
          <w:szCs w:val="22"/>
          <w:lang w:eastAsia="ko-KR"/>
        </w:rPr>
        <w:t>compass roses</w:t>
      </w:r>
      <w:r w:rsidR="000660A2" w:rsidRPr="00B7544F">
        <w:rPr>
          <w:rFonts w:asciiTheme="minorHAnsi" w:eastAsiaTheme="minorEastAsia" w:hAnsiTheme="minorHAnsi" w:cstheme="minorHAnsi"/>
          <w:sz w:val="22"/>
          <w:szCs w:val="22"/>
          <w:lang w:eastAsia="ko-KR"/>
        </w:rPr>
        <w:t>, legends</w:t>
      </w:r>
      <w:r w:rsidR="009E1E10" w:rsidRPr="00B7544F">
        <w:rPr>
          <w:rFonts w:asciiTheme="minorHAnsi" w:hAnsiTheme="minorHAnsi" w:cstheme="minorHAnsi"/>
          <w:sz w:val="22"/>
          <w:szCs w:val="22"/>
          <w:lang w:eastAsia="ko-KR"/>
        </w:rPr>
        <w:t xml:space="preserve">) </w:t>
      </w:r>
      <w:r w:rsidR="00CC3D60" w:rsidRPr="00B7544F">
        <w:rPr>
          <w:rFonts w:asciiTheme="minorHAnsi" w:hAnsiTheme="minorHAnsi" w:cstheme="minorHAnsi"/>
          <w:sz w:val="22"/>
          <w:szCs w:val="22"/>
          <w:lang w:eastAsia="ko-KR"/>
        </w:rPr>
        <w:t xml:space="preserve">that </w:t>
      </w:r>
      <w:ins w:id="486" w:author="Julia Powell" w:date="2020-01-15T14:52:00Z">
        <w:r w:rsidR="00E714C4">
          <w:rPr>
            <w:rFonts w:asciiTheme="minorHAnsi" w:hAnsiTheme="minorHAnsi" w:cstheme="minorHAnsi"/>
            <w:sz w:val="22"/>
            <w:szCs w:val="22"/>
            <w:lang w:eastAsia="ko-KR"/>
          </w:rPr>
          <w:t>are</w:t>
        </w:r>
      </w:ins>
      <w:del w:id="487" w:author="Julia Powell" w:date="2020-01-15T14:52:00Z">
        <w:r w:rsidR="00CC3D60" w:rsidRPr="00B7544F" w:rsidDel="00E714C4">
          <w:rPr>
            <w:rFonts w:asciiTheme="minorHAnsi" w:hAnsiTheme="minorHAnsi" w:cstheme="minorHAnsi"/>
            <w:sz w:val="22"/>
            <w:szCs w:val="22"/>
            <w:lang w:eastAsia="ko-KR"/>
          </w:rPr>
          <w:delText>is</w:delText>
        </w:r>
      </w:del>
      <w:r w:rsidR="00CC3D60" w:rsidRPr="00B7544F">
        <w:rPr>
          <w:rFonts w:asciiTheme="minorHAnsi" w:hAnsiTheme="minorHAnsi" w:cstheme="minorHAnsi"/>
          <w:sz w:val="22"/>
          <w:szCs w:val="22"/>
          <w:lang w:eastAsia="ko-KR"/>
        </w:rPr>
        <w:t xml:space="preserve"> intended to be</w:t>
      </w:r>
      <w:r w:rsidRPr="00B7544F">
        <w:rPr>
          <w:rFonts w:asciiTheme="minorHAnsi" w:hAnsiTheme="minorHAnsi" w:cstheme="minorHAnsi"/>
          <w:sz w:val="22"/>
          <w:szCs w:val="22"/>
          <w:lang w:eastAsia="ko-KR"/>
        </w:rPr>
        <w:t xml:space="preserve"> </w:t>
      </w:r>
      <w:r w:rsidR="00CC3D60" w:rsidRPr="00B7544F">
        <w:rPr>
          <w:rFonts w:asciiTheme="minorHAnsi" w:hAnsiTheme="minorHAnsi" w:cstheme="minorHAnsi"/>
          <w:sz w:val="22"/>
          <w:szCs w:val="22"/>
          <w:lang w:eastAsia="ko-KR"/>
        </w:rPr>
        <w:t>positioned at a specified location</w:t>
      </w:r>
      <w:r w:rsidR="000660A2" w:rsidRPr="00B7544F">
        <w:rPr>
          <w:rFonts w:asciiTheme="minorHAnsi" w:eastAsiaTheme="minorEastAsia" w:hAnsiTheme="minorHAnsi" w:cstheme="minorHAnsi"/>
          <w:sz w:val="22"/>
          <w:szCs w:val="22"/>
          <w:lang w:eastAsia="ko-KR"/>
        </w:rPr>
        <w:t xml:space="preserve"> (or must </w:t>
      </w:r>
      <w:del w:id="488" w:author="Julia Powell" w:date="2020-01-15T14:54:00Z">
        <w:r w:rsidR="000660A2" w:rsidRPr="00B7544F" w:rsidDel="00E714C4">
          <w:rPr>
            <w:rFonts w:asciiTheme="minorHAnsi" w:eastAsiaTheme="minorEastAsia" w:hAnsiTheme="minorHAnsi" w:cstheme="minorHAnsi"/>
            <w:sz w:val="22"/>
            <w:szCs w:val="22"/>
            <w:lang w:eastAsia="ko-KR"/>
          </w:rPr>
          <w:delText>be</w:delText>
        </w:r>
      </w:del>
      <w:r w:rsidR="000660A2" w:rsidRPr="00B7544F">
        <w:rPr>
          <w:rFonts w:asciiTheme="minorHAnsi" w:eastAsiaTheme="minorEastAsia" w:hAnsiTheme="minorHAnsi" w:cstheme="minorHAnsi"/>
          <w:sz w:val="22"/>
          <w:szCs w:val="22"/>
          <w:lang w:eastAsia="ko-KR"/>
        </w:rPr>
        <w:t xml:space="preserve"> re-positioned from its default position relative to a feature) to avoid obscuring other features</w:t>
      </w:r>
      <w:r w:rsidRPr="00B7544F">
        <w:rPr>
          <w:rFonts w:asciiTheme="minorHAnsi" w:hAnsiTheme="minorHAnsi" w:cstheme="minorHAnsi"/>
          <w:sz w:val="22"/>
          <w:szCs w:val="22"/>
          <w:lang w:eastAsia="ko-KR"/>
        </w:rPr>
        <w:t>.</w:t>
      </w:r>
      <w:r w:rsidR="00CC3D60" w:rsidRPr="00B7544F">
        <w:rPr>
          <w:rFonts w:asciiTheme="minorHAnsi" w:hAnsiTheme="minorHAnsi" w:cstheme="minorHAnsi"/>
          <w:sz w:val="22"/>
          <w:szCs w:val="22"/>
          <w:lang w:eastAsia="ko-KR"/>
        </w:rPr>
        <w:t xml:space="preserve"> Though not a representation of any real-world phenomenon, such information is also </w:t>
      </w:r>
      <w:r w:rsidR="00F97791" w:rsidRPr="00B7544F">
        <w:rPr>
          <w:rFonts w:asciiTheme="minorHAnsi" w:eastAsiaTheme="minorEastAsia" w:hAnsiTheme="minorHAnsi" w:cstheme="minorHAnsi"/>
          <w:sz w:val="22"/>
          <w:szCs w:val="22"/>
          <w:lang w:eastAsia="ko-KR"/>
        </w:rPr>
        <w:t>modelled</w:t>
      </w:r>
      <w:r w:rsidR="00CC3D60" w:rsidRPr="00B7544F">
        <w:rPr>
          <w:rFonts w:asciiTheme="minorHAnsi" w:hAnsiTheme="minorHAnsi" w:cstheme="minorHAnsi"/>
          <w:sz w:val="22"/>
          <w:szCs w:val="22"/>
          <w:lang w:eastAsia="ko-KR"/>
        </w:rPr>
        <w:t xml:space="preserve"> as a feature and treated as a feature in the </w:t>
      </w:r>
      <w:r w:rsidR="00B7544F">
        <w:rPr>
          <w:rFonts w:asciiTheme="minorHAnsi" w:hAnsiTheme="minorHAnsi" w:cstheme="minorHAnsi"/>
          <w:sz w:val="22"/>
          <w:szCs w:val="22"/>
          <w:lang w:eastAsia="ko-KR"/>
        </w:rPr>
        <w:t>F</w:t>
      </w:r>
      <w:r w:rsidR="00B7544F" w:rsidRPr="00B7544F">
        <w:rPr>
          <w:rFonts w:asciiTheme="minorHAnsi" w:hAnsiTheme="minorHAnsi" w:cstheme="minorHAnsi"/>
          <w:sz w:val="22"/>
          <w:szCs w:val="22"/>
          <w:lang w:eastAsia="ko-KR"/>
        </w:rPr>
        <w:t xml:space="preserve">eature </w:t>
      </w:r>
      <w:r w:rsidR="00B7544F">
        <w:rPr>
          <w:rFonts w:asciiTheme="minorHAnsi" w:hAnsiTheme="minorHAnsi" w:cstheme="minorHAnsi"/>
          <w:sz w:val="22"/>
          <w:szCs w:val="22"/>
          <w:lang w:eastAsia="ko-KR"/>
        </w:rPr>
        <w:t>C</w:t>
      </w:r>
      <w:r w:rsidR="00B7544F" w:rsidRPr="00B7544F">
        <w:rPr>
          <w:rFonts w:asciiTheme="minorHAnsi" w:hAnsiTheme="minorHAnsi" w:cstheme="minorHAnsi"/>
          <w:sz w:val="22"/>
          <w:szCs w:val="22"/>
          <w:lang w:eastAsia="ko-KR"/>
        </w:rPr>
        <w:t>atalogue</w:t>
      </w:r>
      <w:r w:rsidR="00CC3D60" w:rsidRPr="00B7544F">
        <w:rPr>
          <w:rFonts w:asciiTheme="minorHAnsi" w:hAnsiTheme="minorHAnsi" w:cstheme="minorHAnsi"/>
          <w:sz w:val="22"/>
          <w:szCs w:val="22"/>
          <w:lang w:eastAsia="ko-KR"/>
        </w:rPr>
        <w:t xml:space="preserve">. Such features are called </w:t>
      </w:r>
      <w:r w:rsidR="00CC3D60" w:rsidRPr="00B7544F">
        <w:rPr>
          <w:rFonts w:asciiTheme="minorHAnsi" w:hAnsiTheme="minorHAnsi" w:cstheme="minorHAnsi"/>
          <w:b/>
          <w:sz w:val="22"/>
          <w:szCs w:val="22"/>
          <w:lang w:eastAsia="ko-KR"/>
        </w:rPr>
        <w:t>cartographic</w:t>
      </w:r>
      <w:r w:rsidR="00CC3D60" w:rsidRPr="00B7544F">
        <w:rPr>
          <w:rFonts w:asciiTheme="minorHAnsi" w:hAnsiTheme="minorHAnsi" w:cstheme="minorHAnsi"/>
          <w:sz w:val="22"/>
          <w:szCs w:val="22"/>
          <w:lang w:eastAsia="ko-KR"/>
        </w:rPr>
        <w:t xml:space="preserve"> features.</w:t>
      </w:r>
      <w:r w:rsidR="009E1E10" w:rsidRPr="00B7544F">
        <w:rPr>
          <w:rFonts w:asciiTheme="minorHAnsi" w:hAnsiTheme="minorHAnsi" w:cstheme="minorHAnsi"/>
          <w:sz w:val="22"/>
          <w:szCs w:val="22"/>
          <w:lang w:eastAsia="ko-KR"/>
        </w:rPr>
        <w:t xml:space="preserve"> The information to be displayed may be encoded in an attribute of the cartographic feature class or identified by reference to another feature class.</w:t>
      </w:r>
    </w:p>
    <w:p w14:paraId="32C1DF62" w14:textId="347A0B8F" w:rsidR="009E1E10" w:rsidRPr="00B7544F" w:rsidRDefault="00C56943" w:rsidP="00B7544F">
      <w:pPr>
        <w:pStyle w:val="ListParagraph"/>
        <w:numPr>
          <w:ilvl w:val="0"/>
          <w:numId w:val="121"/>
        </w:numPr>
        <w:spacing w:before="0" w:after="160" w:line="240" w:lineRule="auto"/>
        <w:rPr>
          <w:rFonts w:asciiTheme="minorHAnsi" w:hAnsiTheme="minorHAnsi" w:cstheme="minorHAnsi"/>
          <w:sz w:val="22"/>
          <w:szCs w:val="22"/>
          <w:lang w:eastAsia="ko-KR"/>
        </w:rPr>
      </w:pPr>
      <w:r w:rsidRPr="00B7544F">
        <w:rPr>
          <w:rFonts w:asciiTheme="minorHAnsi" w:hAnsiTheme="minorHAnsi" w:cstheme="minorHAnsi"/>
          <w:sz w:val="22"/>
          <w:szCs w:val="22"/>
          <w:lang w:eastAsia="ko-KR"/>
        </w:rPr>
        <w:t xml:space="preserve">Meta-information or metadata pertaining to all features (or </w:t>
      </w:r>
      <w:r w:rsidR="00150C84" w:rsidRPr="00B7544F">
        <w:rPr>
          <w:rFonts w:asciiTheme="minorHAnsi" w:hAnsiTheme="minorHAnsi" w:cstheme="minorHAnsi"/>
          <w:sz w:val="22"/>
          <w:szCs w:val="22"/>
          <w:lang w:eastAsia="ko-KR"/>
        </w:rPr>
        <w:t xml:space="preserve">defined subsets or defined attributes of features) in a particular area. These are called </w:t>
      </w:r>
      <w:r w:rsidR="00150C84" w:rsidRPr="00B7544F">
        <w:rPr>
          <w:rFonts w:asciiTheme="minorHAnsi" w:hAnsiTheme="minorHAnsi" w:cstheme="minorHAnsi"/>
          <w:b/>
          <w:sz w:val="22"/>
          <w:szCs w:val="22"/>
          <w:lang w:eastAsia="ko-KR"/>
        </w:rPr>
        <w:t>meta</w:t>
      </w:r>
      <w:r w:rsidR="00150C84" w:rsidRPr="00B7544F">
        <w:rPr>
          <w:rFonts w:asciiTheme="minorHAnsi" w:hAnsiTheme="minorHAnsi" w:cstheme="minorHAnsi"/>
          <w:sz w:val="22"/>
          <w:szCs w:val="22"/>
          <w:lang w:eastAsia="ko-KR"/>
        </w:rPr>
        <w:t xml:space="preserve"> features.</w:t>
      </w:r>
    </w:p>
    <w:p w14:paraId="491A4969" w14:textId="01B5AF70" w:rsidR="00150C84" w:rsidRPr="00B7544F" w:rsidRDefault="00150C84" w:rsidP="00B7544F">
      <w:pPr>
        <w:spacing w:after="160" w:line="240" w:lineRule="auto"/>
        <w:rPr>
          <w:rFonts w:asciiTheme="minorHAnsi" w:eastAsiaTheme="minorEastAsia" w:hAnsiTheme="minorHAnsi" w:cstheme="minorHAnsi"/>
          <w:sz w:val="22"/>
          <w:szCs w:val="22"/>
          <w:lang w:eastAsia="ko-KR"/>
        </w:rPr>
      </w:pPr>
      <w:r w:rsidRPr="00B7544F">
        <w:rPr>
          <w:rFonts w:asciiTheme="minorHAnsi" w:eastAsiaTheme="minorEastAsia" w:hAnsiTheme="minorHAnsi" w:cstheme="minorHAnsi"/>
          <w:sz w:val="22"/>
          <w:szCs w:val="22"/>
          <w:lang w:eastAsia="ko-KR"/>
        </w:rPr>
        <w:t xml:space="preserve">The S-100 </w:t>
      </w:r>
      <w:r w:rsidR="00D77978">
        <w:rPr>
          <w:rFonts w:asciiTheme="minorHAnsi" w:eastAsiaTheme="minorEastAsia" w:hAnsiTheme="minorHAnsi" w:cstheme="minorHAnsi"/>
          <w:sz w:val="22"/>
          <w:szCs w:val="22"/>
          <w:lang w:eastAsia="ko-KR"/>
        </w:rPr>
        <w:t>F</w:t>
      </w:r>
      <w:r w:rsidR="00D77978" w:rsidRPr="00B7544F">
        <w:rPr>
          <w:rFonts w:asciiTheme="minorHAnsi" w:eastAsiaTheme="minorEastAsia" w:hAnsiTheme="minorHAnsi" w:cstheme="minorHAnsi"/>
          <w:sz w:val="22"/>
          <w:szCs w:val="22"/>
          <w:lang w:eastAsia="ko-KR"/>
        </w:rPr>
        <w:t xml:space="preserve">eature </w:t>
      </w:r>
      <w:r w:rsidR="00D77978">
        <w:rPr>
          <w:rFonts w:asciiTheme="minorHAnsi" w:eastAsiaTheme="minorEastAsia" w:hAnsiTheme="minorHAnsi" w:cstheme="minorHAnsi"/>
          <w:sz w:val="22"/>
          <w:szCs w:val="22"/>
          <w:lang w:eastAsia="ko-KR"/>
        </w:rPr>
        <w:t>C</w:t>
      </w:r>
      <w:r w:rsidR="00D77978" w:rsidRPr="00B7544F">
        <w:rPr>
          <w:rFonts w:asciiTheme="minorHAnsi" w:eastAsiaTheme="minorEastAsia" w:hAnsiTheme="minorHAnsi" w:cstheme="minorHAnsi"/>
          <w:sz w:val="22"/>
          <w:szCs w:val="22"/>
          <w:lang w:eastAsia="ko-KR"/>
        </w:rPr>
        <w:t xml:space="preserve">atalogue </w:t>
      </w:r>
      <w:r w:rsidRPr="00B7544F">
        <w:rPr>
          <w:rFonts w:asciiTheme="minorHAnsi" w:eastAsiaTheme="minorEastAsia" w:hAnsiTheme="minorHAnsi" w:cstheme="minorHAnsi"/>
          <w:sz w:val="22"/>
          <w:szCs w:val="22"/>
          <w:lang w:eastAsia="ko-KR"/>
        </w:rPr>
        <w:t xml:space="preserve">model provides a </w:t>
      </w:r>
      <w:r w:rsidRPr="00B7544F">
        <w:rPr>
          <w:rFonts w:asciiTheme="minorHAnsi" w:eastAsiaTheme="minorEastAsia" w:hAnsiTheme="minorHAnsi" w:cstheme="minorHAnsi"/>
          <w:i/>
          <w:sz w:val="22"/>
          <w:szCs w:val="22"/>
          <w:lang w:eastAsia="ko-KR"/>
        </w:rPr>
        <w:t>featureUseType</w:t>
      </w:r>
      <w:r w:rsidRPr="00B7544F">
        <w:rPr>
          <w:rFonts w:asciiTheme="minorHAnsi" w:eastAsiaTheme="minorEastAsia" w:hAnsiTheme="minorHAnsi" w:cstheme="minorHAnsi"/>
          <w:sz w:val="22"/>
          <w:szCs w:val="22"/>
          <w:lang w:eastAsia="ko-KR"/>
        </w:rPr>
        <w:t xml:space="preserve"> element for designating feature types as “geographic”, “cartographic”, or “meta”. Aggregation and composition feature types are designated as being of “geographic” </w:t>
      </w:r>
      <w:r w:rsidRPr="00B7544F">
        <w:rPr>
          <w:rFonts w:asciiTheme="minorHAnsi" w:eastAsiaTheme="minorEastAsia" w:hAnsiTheme="minorHAnsi" w:cstheme="minorHAnsi"/>
          <w:i/>
          <w:sz w:val="22"/>
          <w:szCs w:val="22"/>
          <w:lang w:eastAsia="ko-KR"/>
        </w:rPr>
        <w:t>featureUseType</w:t>
      </w:r>
      <w:r w:rsidRPr="00B7544F">
        <w:rPr>
          <w:rFonts w:asciiTheme="minorHAnsi" w:eastAsiaTheme="minorEastAsia" w:hAnsiTheme="minorHAnsi" w:cstheme="minorHAnsi"/>
          <w:sz w:val="22"/>
          <w:szCs w:val="22"/>
          <w:lang w:eastAsia="ko-KR"/>
        </w:rPr>
        <w:t>.</w:t>
      </w:r>
    </w:p>
    <w:p w14:paraId="68B8BB1C" w14:textId="546F821C" w:rsidR="000660A2" w:rsidRPr="00B7544F" w:rsidRDefault="009C139F" w:rsidP="00B7544F">
      <w:pPr>
        <w:spacing w:after="160" w:line="240" w:lineRule="auto"/>
        <w:rPr>
          <w:rFonts w:asciiTheme="minorHAnsi" w:eastAsiaTheme="minorEastAsia" w:hAnsiTheme="minorHAnsi" w:cstheme="minorHAnsi"/>
          <w:sz w:val="22"/>
          <w:szCs w:val="22"/>
          <w:lang w:eastAsia="ko-KR"/>
        </w:rPr>
      </w:pPr>
      <w:r w:rsidRPr="00B7544F">
        <w:rPr>
          <w:rFonts w:asciiTheme="minorHAnsi" w:eastAsiaTheme="minorEastAsia" w:hAnsiTheme="minorHAnsi" w:cstheme="minorHAnsi"/>
          <w:sz w:val="22"/>
          <w:szCs w:val="22"/>
          <w:lang w:eastAsia="ko-KR"/>
        </w:rPr>
        <w:t xml:space="preserve">Information types are identifiable objects that can be associated with features or other information types, in order to carry information particular to the associated objects. </w:t>
      </w:r>
      <w:r w:rsidR="00173F71" w:rsidRPr="00B7544F">
        <w:rPr>
          <w:rFonts w:asciiTheme="minorHAnsi" w:eastAsiaTheme="minorEastAsia" w:hAnsiTheme="minorHAnsi" w:cstheme="minorHAnsi"/>
          <w:sz w:val="22"/>
          <w:szCs w:val="22"/>
          <w:lang w:eastAsia="ko-KR"/>
        </w:rPr>
        <w:t xml:space="preserve">Information types </w:t>
      </w:r>
      <w:del w:id="489" w:author="Julia Powell" w:date="2020-01-15T14:55:00Z">
        <w:r w:rsidR="004A449A" w:rsidRPr="00B7544F" w:rsidDel="00E714C4">
          <w:rPr>
            <w:rFonts w:asciiTheme="minorHAnsi" w:eastAsiaTheme="minorEastAsia" w:hAnsiTheme="minorHAnsi" w:cstheme="minorHAnsi"/>
            <w:sz w:val="22"/>
            <w:szCs w:val="22"/>
            <w:lang w:eastAsia="ko-KR"/>
          </w:rPr>
          <w:delText>can be</w:delText>
        </w:r>
      </w:del>
      <w:ins w:id="490" w:author="Julia Powell" w:date="2020-01-15T14:55:00Z">
        <w:r w:rsidR="00E714C4">
          <w:rPr>
            <w:rFonts w:asciiTheme="minorHAnsi" w:eastAsiaTheme="minorEastAsia" w:hAnsiTheme="minorHAnsi" w:cstheme="minorHAnsi"/>
            <w:sz w:val="22"/>
            <w:szCs w:val="22"/>
            <w:lang w:eastAsia="ko-KR"/>
          </w:rPr>
          <w:t>may be</w:t>
        </w:r>
      </w:ins>
      <w:r w:rsidR="004A449A" w:rsidRPr="00B7544F">
        <w:rPr>
          <w:rFonts w:asciiTheme="minorHAnsi" w:eastAsiaTheme="minorEastAsia" w:hAnsiTheme="minorHAnsi" w:cstheme="minorHAnsi"/>
          <w:sz w:val="22"/>
          <w:szCs w:val="22"/>
          <w:lang w:eastAsia="ko-KR"/>
        </w:rPr>
        <w:t xml:space="preserve"> considered classes that </w:t>
      </w:r>
      <w:r w:rsidR="00173F71" w:rsidRPr="00B7544F">
        <w:rPr>
          <w:rFonts w:asciiTheme="minorHAnsi" w:eastAsiaTheme="minorEastAsia" w:hAnsiTheme="minorHAnsi" w:cstheme="minorHAnsi"/>
          <w:sz w:val="22"/>
          <w:szCs w:val="22"/>
          <w:lang w:eastAsia="ko-KR"/>
        </w:rPr>
        <w:t xml:space="preserve">are </w:t>
      </w:r>
      <w:r w:rsidRPr="00B7544F">
        <w:rPr>
          <w:rFonts w:asciiTheme="minorHAnsi" w:eastAsiaTheme="minorEastAsia" w:hAnsiTheme="minorHAnsi" w:cstheme="minorHAnsi"/>
          <w:sz w:val="22"/>
          <w:szCs w:val="22"/>
          <w:lang w:eastAsia="ko-KR"/>
        </w:rPr>
        <w:t xml:space="preserve">typically </w:t>
      </w:r>
      <w:r w:rsidR="00173F71" w:rsidRPr="00B7544F">
        <w:rPr>
          <w:rFonts w:asciiTheme="minorHAnsi" w:eastAsiaTheme="minorEastAsia" w:hAnsiTheme="minorHAnsi" w:cstheme="minorHAnsi"/>
          <w:sz w:val="22"/>
          <w:szCs w:val="22"/>
          <w:lang w:eastAsia="ko-KR"/>
        </w:rPr>
        <w:t>used to share information among features and other information types. Information types have only thematic attribute properties.</w:t>
      </w:r>
    </w:p>
    <w:p w14:paraId="0968F60B" w14:textId="790B4C08" w:rsidR="003A520E" w:rsidRPr="00FA0C91" w:rsidRDefault="003A520E" w:rsidP="00C1486A">
      <w:pPr>
        <w:pStyle w:val="Heading3"/>
        <w:numPr>
          <w:ilvl w:val="2"/>
          <w:numId w:val="142"/>
        </w:numPr>
        <w:tabs>
          <w:tab w:val="clear" w:pos="660"/>
          <w:tab w:val="clear" w:pos="880"/>
          <w:tab w:val="left" w:pos="709"/>
        </w:tabs>
        <w:spacing w:line="240" w:lineRule="auto"/>
        <w:ind w:left="709" w:hanging="709"/>
      </w:pPr>
      <w:bookmarkStart w:id="491" w:name="_Toc3469132"/>
      <w:r w:rsidRPr="00FA0C91">
        <w:t>Superclasses</w:t>
      </w:r>
      <w:r w:rsidR="00AF21B8" w:rsidRPr="00FA0C91">
        <w:t xml:space="preserve"> and subclasses</w:t>
      </w:r>
      <w:bookmarkEnd w:id="491"/>
    </w:p>
    <w:p w14:paraId="078E780D" w14:textId="0B247C2F" w:rsidR="008F6264" w:rsidRPr="00AD701E" w:rsidRDefault="00174A77" w:rsidP="00AD701E">
      <w:pPr>
        <w:spacing w:after="160" w:line="240" w:lineRule="auto"/>
        <w:rPr>
          <w:rFonts w:asciiTheme="minorHAnsi" w:hAnsiTheme="minorHAnsi" w:cstheme="minorHAnsi"/>
          <w:sz w:val="22"/>
          <w:szCs w:val="22"/>
        </w:rPr>
      </w:pPr>
      <w:r w:rsidRPr="00AD701E">
        <w:rPr>
          <w:rFonts w:asciiTheme="minorHAnsi" w:hAnsiTheme="minorHAnsi" w:cstheme="minorHAnsi"/>
          <w:sz w:val="22"/>
          <w:szCs w:val="22"/>
        </w:rPr>
        <w:t>Defining a</w:t>
      </w:r>
      <w:r w:rsidR="008F6264" w:rsidRPr="00AD701E">
        <w:rPr>
          <w:rFonts w:asciiTheme="minorHAnsi" w:hAnsiTheme="minorHAnsi" w:cstheme="minorHAnsi"/>
          <w:sz w:val="22"/>
          <w:szCs w:val="22"/>
        </w:rPr>
        <w:t xml:space="preserve">bstract </w:t>
      </w:r>
      <w:r w:rsidR="00390C00" w:rsidRPr="00AD701E">
        <w:rPr>
          <w:rFonts w:asciiTheme="minorHAnsi" w:hAnsiTheme="minorHAnsi" w:cstheme="minorHAnsi"/>
          <w:sz w:val="22"/>
          <w:szCs w:val="22"/>
        </w:rPr>
        <w:t>super</w:t>
      </w:r>
      <w:r w:rsidRPr="00AD701E">
        <w:rPr>
          <w:rFonts w:asciiTheme="minorHAnsi" w:hAnsiTheme="minorHAnsi" w:cstheme="minorHAnsi"/>
          <w:sz w:val="22"/>
          <w:szCs w:val="22"/>
        </w:rPr>
        <w:t>classes is recommended when 3 or more conceptually similar classes exist in the model</w:t>
      </w:r>
      <w:r w:rsidR="00AD701E">
        <w:rPr>
          <w:rFonts w:asciiTheme="minorHAnsi" w:hAnsiTheme="minorHAnsi" w:cstheme="minorHAnsi"/>
          <w:sz w:val="22"/>
          <w:szCs w:val="22"/>
        </w:rPr>
        <w:t>;</w:t>
      </w:r>
      <w:r w:rsidRPr="00AD701E">
        <w:rPr>
          <w:rFonts w:asciiTheme="minorHAnsi" w:hAnsiTheme="minorHAnsi" w:cstheme="minorHAnsi"/>
          <w:sz w:val="22"/>
          <w:szCs w:val="22"/>
        </w:rPr>
        <w:t xml:space="preserve"> the similar classes have some of the same attributes or relationships</w:t>
      </w:r>
      <w:r w:rsidR="00AD701E">
        <w:rPr>
          <w:rFonts w:asciiTheme="minorHAnsi" w:hAnsiTheme="minorHAnsi" w:cstheme="minorHAnsi"/>
          <w:sz w:val="22"/>
          <w:szCs w:val="22"/>
        </w:rPr>
        <w:t>;</w:t>
      </w:r>
      <w:r w:rsidRPr="00AD701E">
        <w:rPr>
          <w:rFonts w:asciiTheme="minorHAnsi" w:hAnsiTheme="minorHAnsi" w:cstheme="minorHAnsi"/>
          <w:sz w:val="22"/>
          <w:szCs w:val="22"/>
        </w:rPr>
        <w:t xml:space="preserve"> and the allowed values of shared attributes are the same. It is not necessary that the classes bind exactly the same sets of attributes or have exactly the same relationships.</w:t>
      </w:r>
    </w:p>
    <w:p w14:paraId="2143E49B" w14:textId="176FE92A" w:rsidR="000632F9" w:rsidRPr="00AD701E" w:rsidRDefault="00E714C4" w:rsidP="00AD701E">
      <w:pPr>
        <w:spacing w:after="160" w:line="240" w:lineRule="auto"/>
        <w:rPr>
          <w:rFonts w:asciiTheme="minorHAnsi" w:hAnsiTheme="minorHAnsi" w:cstheme="minorHAnsi"/>
          <w:sz w:val="22"/>
          <w:szCs w:val="22"/>
        </w:rPr>
      </w:pPr>
      <w:ins w:id="492" w:author="Julia Powell" w:date="2020-01-15T14:56:00Z">
        <w:r>
          <w:rPr>
            <w:rFonts w:asciiTheme="minorHAnsi" w:hAnsiTheme="minorHAnsi" w:cstheme="minorHAnsi"/>
            <w:sz w:val="22"/>
            <w:szCs w:val="22"/>
          </w:rPr>
          <w:t xml:space="preserve">Subclasses inherit </w:t>
        </w:r>
      </w:ins>
      <w:del w:id="493" w:author="Julia Powell" w:date="2020-01-15T14:56:00Z">
        <w:r w:rsidR="000632F9" w:rsidRPr="00AD701E" w:rsidDel="00E714C4">
          <w:rPr>
            <w:rFonts w:asciiTheme="minorHAnsi" w:hAnsiTheme="minorHAnsi" w:cstheme="minorHAnsi"/>
            <w:sz w:val="22"/>
            <w:szCs w:val="22"/>
          </w:rPr>
          <w:delText>Note that</w:delText>
        </w:r>
      </w:del>
      <w:r w:rsidR="000632F9" w:rsidRPr="00AD701E">
        <w:rPr>
          <w:rFonts w:asciiTheme="minorHAnsi" w:hAnsiTheme="minorHAnsi" w:cstheme="minorHAnsi"/>
          <w:sz w:val="22"/>
          <w:szCs w:val="22"/>
        </w:rPr>
        <w:t xml:space="preserve"> both associations and attributes</w:t>
      </w:r>
      <w:del w:id="494" w:author="Julia Powell" w:date="2020-01-15T14:57:00Z">
        <w:r w:rsidR="000632F9" w:rsidRPr="00AD701E" w:rsidDel="00E714C4">
          <w:rPr>
            <w:rFonts w:asciiTheme="minorHAnsi" w:hAnsiTheme="minorHAnsi" w:cstheme="minorHAnsi"/>
            <w:sz w:val="22"/>
            <w:szCs w:val="22"/>
          </w:rPr>
          <w:delText xml:space="preserve"> are inherited by subclasses</w:delText>
        </w:r>
      </w:del>
      <w:r w:rsidR="000632F9" w:rsidRPr="00AD701E">
        <w:rPr>
          <w:rFonts w:asciiTheme="minorHAnsi" w:hAnsiTheme="minorHAnsi" w:cstheme="minorHAnsi"/>
          <w:sz w:val="22"/>
          <w:szCs w:val="22"/>
        </w:rPr>
        <w:t>, unless explicitly overridden.</w:t>
      </w:r>
      <w:r w:rsidR="00F15FA2" w:rsidRPr="00AD701E">
        <w:rPr>
          <w:rFonts w:asciiTheme="minorHAnsi" w:hAnsiTheme="minorHAnsi" w:cstheme="minorHAnsi"/>
          <w:sz w:val="22"/>
          <w:szCs w:val="22"/>
        </w:rPr>
        <w:t xml:space="preserve"> </w:t>
      </w:r>
      <w:r w:rsidR="00B5189C" w:rsidRPr="00AD701E">
        <w:rPr>
          <w:rFonts w:asciiTheme="minorHAnsi" w:hAnsiTheme="minorHAnsi" w:cstheme="minorHAnsi"/>
          <w:sz w:val="22"/>
          <w:szCs w:val="22"/>
        </w:rPr>
        <w:t xml:space="preserve">While overriding is permitted, </w:t>
      </w:r>
      <w:del w:id="495" w:author="Julia Powell" w:date="2020-01-15T14:57:00Z">
        <w:r w:rsidR="00B5189C" w:rsidRPr="00AD701E" w:rsidDel="00E714C4">
          <w:rPr>
            <w:rFonts w:asciiTheme="minorHAnsi" w:hAnsiTheme="minorHAnsi" w:cstheme="minorHAnsi"/>
            <w:sz w:val="22"/>
            <w:szCs w:val="22"/>
          </w:rPr>
          <w:delText>its use is discouraged because of the</w:delText>
        </w:r>
      </w:del>
      <w:ins w:id="496" w:author="Julia Powell" w:date="2020-01-15T14:57:00Z">
        <w:r>
          <w:rPr>
            <w:rFonts w:asciiTheme="minorHAnsi" w:hAnsiTheme="minorHAnsi" w:cstheme="minorHAnsi"/>
            <w:sz w:val="22"/>
            <w:szCs w:val="22"/>
          </w:rPr>
          <w:t>it introduces</w:t>
        </w:r>
      </w:ins>
      <w:r w:rsidR="00B5189C" w:rsidRPr="00AD701E">
        <w:rPr>
          <w:rFonts w:asciiTheme="minorHAnsi" w:hAnsiTheme="minorHAnsi" w:cstheme="minorHAnsi"/>
          <w:sz w:val="22"/>
          <w:szCs w:val="22"/>
        </w:rPr>
        <w:t xml:space="preserve"> additional complexity </w:t>
      </w:r>
      <w:del w:id="497" w:author="Julia Powell" w:date="2020-01-15T14:58:00Z">
        <w:r w:rsidR="00B5189C" w:rsidRPr="00AD701E" w:rsidDel="00E714C4">
          <w:rPr>
            <w:rFonts w:asciiTheme="minorHAnsi" w:hAnsiTheme="minorHAnsi" w:cstheme="minorHAnsi"/>
            <w:sz w:val="22"/>
            <w:szCs w:val="22"/>
          </w:rPr>
          <w:delText xml:space="preserve">it introduces, conceptually as well as </w:delText>
        </w:r>
      </w:del>
      <w:r w:rsidR="00B5189C" w:rsidRPr="00AD701E">
        <w:rPr>
          <w:rFonts w:asciiTheme="minorHAnsi" w:hAnsiTheme="minorHAnsi" w:cstheme="minorHAnsi"/>
          <w:sz w:val="22"/>
          <w:szCs w:val="22"/>
        </w:rPr>
        <w:t>in data formats and implementations</w:t>
      </w:r>
      <w:r w:rsidR="00F15FA2" w:rsidRPr="00AD701E">
        <w:rPr>
          <w:rFonts w:asciiTheme="minorHAnsi" w:hAnsiTheme="minorHAnsi" w:cstheme="minorHAnsi"/>
          <w:sz w:val="22"/>
          <w:szCs w:val="22"/>
        </w:rPr>
        <w:t>.</w:t>
      </w:r>
      <w:r w:rsidR="00B5189C" w:rsidRPr="00AD701E">
        <w:rPr>
          <w:rFonts w:asciiTheme="minorHAnsi" w:hAnsiTheme="minorHAnsi" w:cstheme="minorHAnsi"/>
          <w:sz w:val="22"/>
          <w:szCs w:val="22"/>
        </w:rPr>
        <w:t xml:space="preserve"> Instead of overriding, the model should be changed to move the attribute or association down in the hierarchy and assign it only to classes where its use is permitted.</w:t>
      </w:r>
    </w:p>
    <w:p w14:paraId="388D5E90" w14:textId="7E88FBF4" w:rsidR="003A520E" w:rsidRPr="00FA0C91" w:rsidRDefault="003A520E" w:rsidP="00C1486A">
      <w:pPr>
        <w:pStyle w:val="Heading4"/>
        <w:numPr>
          <w:ilvl w:val="3"/>
          <w:numId w:val="149"/>
        </w:numPr>
        <w:tabs>
          <w:tab w:val="clear" w:pos="940"/>
          <w:tab w:val="clear" w:pos="1140"/>
          <w:tab w:val="clear" w:pos="1360"/>
          <w:tab w:val="left" w:pos="851"/>
        </w:tabs>
        <w:spacing w:line="240" w:lineRule="auto"/>
        <w:ind w:left="851" w:hanging="851"/>
      </w:pPr>
      <w:r w:rsidRPr="00FA0C91">
        <w:t>Subclasses versus category attribute</w:t>
      </w:r>
    </w:p>
    <w:p w14:paraId="15624AB4" w14:textId="2DF1EA3E" w:rsidR="009E66EE" w:rsidRPr="00C37CDD" w:rsidRDefault="009E0436" w:rsidP="00C37CDD">
      <w:pPr>
        <w:spacing w:after="160" w:line="240" w:lineRule="auto"/>
        <w:rPr>
          <w:rFonts w:asciiTheme="minorHAnsi" w:hAnsiTheme="minorHAnsi" w:cstheme="minorHAnsi"/>
          <w:sz w:val="22"/>
          <w:szCs w:val="22"/>
        </w:rPr>
      </w:pPr>
      <w:ins w:id="498" w:author="Julia Powell" w:date="2020-01-15T15:00:00Z">
        <w:r>
          <w:rPr>
            <w:rFonts w:asciiTheme="minorHAnsi" w:hAnsiTheme="minorHAnsi" w:cstheme="minorHAnsi"/>
            <w:sz w:val="22"/>
            <w:szCs w:val="22"/>
          </w:rPr>
          <w:t>There are different ways of modelling the same item.  For example, in order to indicate different buoy types, either the subclass approach or the enumeration approach (categoryOf) can be used.</w:t>
        </w:r>
      </w:ins>
      <w:ins w:id="499" w:author="Julia Powell" w:date="2020-01-15T15:01:00Z">
        <w:r>
          <w:rPr>
            <w:rFonts w:asciiTheme="minorHAnsi" w:hAnsiTheme="minorHAnsi" w:cstheme="minorHAnsi"/>
            <w:sz w:val="22"/>
            <w:szCs w:val="22"/>
          </w:rPr>
          <w:t xml:space="preserve"> Both approaches are depicted in</w:t>
        </w:r>
      </w:ins>
      <w:del w:id="500" w:author="Julia Powell" w:date="2020-01-15T15:01:00Z">
        <w:r w:rsidR="009E66EE" w:rsidRPr="00C37CDD" w:rsidDel="009E0436">
          <w:rPr>
            <w:rFonts w:asciiTheme="minorHAnsi" w:hAnsiTheme="minorHAnsi" w:cstheme="minorHAnsi"/>
            <w:sz w:val="22"/>
            <w:szCs w:val="22"/>
          </w:rPr>
          <w:delText xml:space="preserve">One common problem </w:delText>
        </w:r>
        <w:r w:rsidR="005A61C4" w:rsidRPr="00C37CDD" w:rsidDel="009E0436">
          <w:rPr>
            <w:rFonts w:asciiTheme="minorHAnsi" w:hAnsiTheme="minorHAnsi" w:cstheme="minorHAnsi"/>
            <w:sz w:val="22"/>
            <w:szCs w:val="22"/>
          </w:rPr>
          <w:delText xml:space="preserve">arises when a class can be partitioned into disjoint subsets distinguished by a type characteristic. For example, the class “Buoy” can be partitioned into different types of buoys: cardinal buoys, lateral buoys, isolated danger buoys, safe water buoys, special-purpose buoys, emergency wreck markers, and installation buoys. S-101 defines a </w:delText>
        </w:r>
        <w:r w:rsidR="0035324A" w:rsidRPr="00C37CDD" w:rsidDel="009E0436">
          <w:rPr>
            <w:rFonts w:asciiTheme="minorHAnsi" w:hAnsiTheme="minorHAnsi" w:cstheme="minorHAnsi"/>
            <w:sz w:val="22"/>
            <w:szCs w:val="22"/>
          </w:rPr>
          <w:delText xml:space="preserve">feature </w:delText>
        </w:r>
        <w:r w:rsidR="005A61C4" w:rsidRPr="00C37CDD" w:rsidDel="009E0436">
          <w:rPr>
            <w:rFonts w:asciiTheme="minorHAnsi" w:hAnsiTheme="minorHAnsi" w:cstheme="minorHAnsi"/>
            <w:sz w:val="22"/>
            <w:szCs w:val="22"/>
          </w:rPr>
          <w:delText xml:space="preserve">class for each of the </w:delText>
        </w:r>
        <w:r w:rsidR="0035324A" w:rsidRPr="00C37CDD" w:rsidDel="009E0436">
          <w:rPr>
            <w:rFonts w:asciiTheme="minorHAnsi" w:hAnsiTheme="minorHAnsi" w:cstheme="minorHAnsi"/>
            <w:sz w:val="22"/>
            <w:szCs w:val="22"/>
          </w:rPr>
          <w:delText xml:space="preserve">7 types. An alternative approach might be to model a </w:delText>
        </w:r>
        <w:r w:rsidR="0035324A" w:rsidRPr="00C37CDD" w:rsidDel="009E0436">
          <w:rPr>
            <w:rFonts w:asciiTheme="minorHAnsi" w:hAnsiTheme="minorHAnsi" w:cstheme="minorHAnsi"/>
            <w:b/>
            <w:sz w:val="22"/>
            <w:szCs w:val="22"/>
          </w:rPr>
          <w:delText>Buoy</w:delText>
        </w:r>
        <w:r w:rsidR="0035324A" w:rsidRPr="00C37CDD" w:rsidDel="009E0436">
          <w:rPr>
            <w:rFonts w:asciiTheme="minorHAnsi" w:hAnsiTheme="minorHAnsi" w:cstheme="minorHAnsi"/>
            <w:sz w:val="22"/>
            <w:szCs w:val="22"/>
          </w:rPr>
          <w:delText xml:space="preserve"> feature class with a </w:delText>
        </w:r>
        <w:r w:rsidR="0035324A" w:rsidRPr="00C37CDD" w:rsidDel="009E0436">
          <w:rPr>
            <w:rFonts w:asciiTheme="minorHAnsi" w:hAnsiTheme="minorHAnsi" w:cstheme="minorHAnsi"/>
            <w:b/>
            <w:sz w:val="22"/>
            <w:szCs w:val="22"/>
          </w:rPr>
          <w:delText>categoryOfBuoy</w:delText>
        </w:r>
        <w:r w:rsidR="0035324A" w:rsidRPr="00C37CDD" w:rsidDel="009E0436">
          <w:rPr>
            <w:rFonts w:asciiTheme="minorHAnsi" w:hAnsiTheme="minorHAnsi" w:cstheme="minorHAnsi"/>
            <w:sz w:val="22"/>
            <w:szCs w:val="22"/>
          </w:rPr>
          <w:delText xml:space="preserve"> attribute that can take one of 7 values (cardinal, lateral, etc.)</w:delText>
        </w:r>
        <w:r w:rsidR="00013563" w:rsidRPr="00C37CDD" w:rsidDel="009E0436">
          <w:rPr>
            <w:rFonts w:asciiTheme="minorHAnsi" w:hAnsiTheme="minorHAnsi" w:cstheme="minorHAnsi"/>
            <w:sz w:val="22"/>
            <w:szCs w:val="22"/>
          </w:rPr>
          <w:delText xml:space="preserve"> as depicted in</w:delText>
        </w:r>
      </w:del>
      <w:r w:rsidR="00721640">
        <w:rPr>
          <w:rFonts w:asciiTheme="minorHAnsi" w:hAnsiTheme="minorHAnsi" w:cstheme="minorHAnsi"/>
          <w:sz w:val="22"/>
          <w:szCs w:val="22"/>
        </w:rPr>
        <w:t xml:space="preserve"> Figure 7-4</w:t>
      </w:r>
      <w:r w:rsidR="00013563" w:rsidRPr="00C37CDD">
        <w:rPr>
          <w:rFonts w:asciiTheme="minorHAnsi" w:hAnsiTheme="minorHAnsi" w:cstheme="minorHAnsi"/>
          <w:sz w:val="22"/>
          <w:szCs w:val="22"/>
        </w:rPr>
        <w:t>.</w:t>
      </w:r>
    </w:p>
    <w:p w14:paraId="6DB21089" w14:textId="77777777" w:rsidR="00013563" w:rsidRPr="00FA0C91" w:rsidRDefault="00704603" w:rsidP="004F28CB">
      <w:pPr>
        <w:keepNext/>
        <w:jc w:val="center"/>
      </w:pPr>
      <w:r w:rsidRPr="00FA0C91">
        <w:rPr>
          <w:noProof/>
          <w:lang w:val="en-US" w:eastAsia="en-US"/>
        </w:rPr>
        <w:drawing>
          <wp:inline distT="0" distB="0" distL="0" distR="0" wp14:anchorId="212FB3D8" wp14:editId="461BD3FF">
            <wp:extent cx="4518660" cy="193925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oys.png"/>
                    <pic:cNvPicPr/>
                  </pic:nvPicPr>
                  <pic:blipFill>
                    <a:blip r:embed="rId23">
                      <a:extLst>
                        <a:ext uri="{28A0092B-C50C-407E-A947-70E740481C1C}">
                          <a14:useLocalDpi xmlns:a14="http://schemas.microsoft.com/office/drawing/2010/main" val="0"/>
                        </a:ext>
                      </a:extLst>
                    </a:blip>
                    <a:stretch>
                      <a:fillRect/>
                    </a:stretch>
                  </pic:blipFill>
                  <pic:spPr>
                    <a:xfrm>
                      <a:off x="0" y="0"/>
                      <a:ext cx="4538432" cy="1947744"/>
                    </a:xfrm>
                    <a:prstGeom prst="rect">
                      <a:avLst/>
                    </a:prstGeom>
                  </pic:spPr>
                </pic:pic>
              </a:graphicData>
            </a:graphic>
          </wp:inline>
        </w:drawing>
      </w:r>
    </w:p>
    <w:p w14:paraId="431C0BEC" w14:textId="582F6486" w:rsidR="00013563" w:rsidRPr="00721640" w:rsidRDefault="00013563" w:rsidP="00721640">
      <w:pPr>
        <w:spacing w:after="200" w:line="240" w:lineRule="auto"/>
        <w:jc w:val="center"/>
        <w:rPr>
          <w:rFonts w:asciiTheme="minorHAnsi" w:hAnsiTheme="minorHAnsi" w:cstheme="minorHAnsi"/>
          <w:i/>
          <w:color w:val="44546A" w:themeColor="text2"/>
          <w:sz w:val="18"/>
          <w:szCs w:val="18"/>
        </w:rPr>
      </w:pPr>
      <w:bookmarkStart w:id="501" w:name="_Ref502448097"/>
      <w:r w:rsidRPr="00721640">
        <w:rPr>
          <w:rFonts w:asciiTheme="minorHAnsi" w:hAnsiTheme="minorHAnsi" w:cstheme="minorHAnsi"/>
          <w:i/>
          <w:color w:val="44546A" w:themeColor="text2"/>
          <w:sz w:val="18"/>
          <w:szCs w:val="18"/>
        </w:rPr>
        <w:t xml:space="preserve">Figure </w:t>
      </w:r>
      <w:ins w:id="502" w:author="Raphael Malyankar" w:date="2020-01-21T03:56:00Z">
        <w:r w:rsidR="00F428C2">
          <w:rPr>
            <w:rFonts w:asciiTheme="minorHAnsi" w:hAnsiTheme="minorHAnsi" w:cstheme="minorHAnsi"/>
            <w:i/>
            <w:color w:val="44546A" w:themeColor="text2"/>
            <w:sz w:val="18"/>
            <w:szCs w:val="18"/>
          </w:rPr>
          <w:fldChar w:fldCharType="begin"/>
        </w:r>
        <w:r w:rsidR="00F428C2">
          <w:rPr>
            <w:rFonts w:asciiTheme="minorHAnsi" w:hAnsiTheme="minorHAnsi" w:cstheme="minorHAnsi"/>
            <w:i/>
            <w:color w:val="44546A" w:themeColor="text2"/>
            <w:sz w:val="18"/>
            <w:szCs w:val="18"/>
          </w:rPr>
          <w:instrText xml:space="preserve"> STYLEREF 1 \s </w:instrText>
        </w:r>
      </w:ins>
      <w:r w:rsidR="00F428C2">
        <w:rPr>
          <w:rFonts w:asciiTheme="minorHAnsi" w:hAnsiTheme="minorHAnsi" w:cstheme="minorHAnsi"/>
          <w:i/>
          <w:color w:val="44546A" w:themeColor="text2"/>
          <w:sz w:val="18"/>
          <w:szCs w:val="18"/>
        </w:rPr>
        <w:fldChar w:fldCharType="separate"/>
      </w:r>
      <w:r w:rsidR="00F428C2">
        <w:rPr>
          <w:rFonts w:asciiTheme="minorHAnsi" w:hAnsiTheme="minorHAnsi" w:cstheme="minorHAnsi"/>
          <w:i/>
          <w:noProof/>
          <w:color w:val="44546A" w:themeColor="text2"/>
          <w:sz w:val="18"/>
          <w:szCs w:val="18"/>
        </w:rPr>
        <w:t>7</w:t>
      </w:r>
      <w:ins w:id="503" w:author="Raphael Malyankar" w:date="2020-01-21T03:56:00Z">
        <w:r w:rsidR="00F428C2">
          <w:rPr>
            <w:rFonts w:asciiTheme="minorHAnsi" w:hAnsiTheme="minorHAnsi" w:cstheme="minorHAnsi"/>
            <w:i/>
            <w:color w:val="44546A" w:themeColor="text2"/>
            <w:sz w:val="18"/>
            <w:szCs w:val="18"/>
          </w:rPr>
          <w:fldChar w:fldCharType="end"/>
        </w:r>
        <w:r w:rsidR="00F428C2">
          <w:rPr>
            <w:rFonts w:asciiTheme="minorHAnsi" w:hAnsiTheme="minorHAnsi" w:cstheme="minorHAnsi"/>
            <w:i/>
            <w:color w:val="44546A" w:themeColor="text2"/>
            <w:sz w:val="18"/>
            <w:szCs w:val="18"/>
          </w:rPr>
          <w:noBreakHyphen/>
        </w:r>
        <w:r w:rsidR="00F428C2">
          <w:rPr>
            <w:rFonts w:asciiTheme="minorHAnsi" w:hAnsiTheme="minorHAnsi" w:cstheme="minorHAnsi"/>
            <w:i/>
            <w:color w:val="44546A" w:themeColor="text2"/>
            <w:sz w:val="18"/>
            <w:szCs w:val="18"/>
          </w:rPr>
          <w:fldChar w:fldCharType="begin"/>
        </w:r>
        <w:r w:rsidR="00F428C2">
          <w:rPr>
            <w:rFonts w:asciiTheme="minorHAnsi" w:hAnsiTheme="minorHAnsi" w:cstheme="minorHAnsi"/>
            <w:i/>
            <w:color w:val="44546A" w:themeColor="text2"/>
            <w:sz w:val="18"/>
            <w:szCs w:val="18"/>
          </w:rPr>
          <w:instrText xml:space="preserve"> SEQ Figure \* ARABIC \s 1 </w:instrText>
        </w:r>
      </w:ins>
      <w:r w:rsidR="00F428C2">
        <w:rPr>
          <w:rFonts w:asciiTheme="minorHAnsi" w:hAnsiTheme="minorHAnsi" w:cstheme="minorHAnsi"/>
          <w:i/>
          <w:color w:val="44546A" w:themeColor="text2"/>
          <w:sz w:val="18"/>
          <w:szCs w:val="18"/>
        </w:rPr>
        <w:fldChar w:fldCharType="separate"/>
      </w:r>
      <w:ins w:id="504" w:author="Raphael Malyankar" w:date="2020-01-21T03:56:00Z">
        <w:r w:rsidR="00F428C2">
          <w:rPr>
            <w:rFonts w:asciiTheme="minorHAnsi" w:hAnsiTheme="minorHAnsi" w:cstheme="minorHAnsi"/>
            <w:i/>
            <w:noProof/>
            <w:color w:val="44546A" w:themeColor="text2"/>
            <w:sz w:val="18"/>
            <w:szCs w:val="18"/>
          </w:rPr>
          <w:t>4</w:t>
        </w:r>
        <w:r w:rsidR="00F428C2">
          <w:rPr>
            <w:rFonts w:asciiTheme="minorHAnsi" w:hAnsiTheme="minorHAnsi" w:cstheme="minorHAnsi"/>
            <w:i/>
            <w:color w:val="44546A" w:themeColor="text2"/>
            <w:sz w:val="18"/>
            <w:szCs w:val="18"/>
          </w:rPr>
          <w:fldChar w:fldCharType="end"/>
        </w:r>
      </w:ins>
      <w:del w:id="505" w:author="Raphael Malyankar" w:date="2020-01-21T03:55:00Z">
        <w:r w:rsidR="002E42AD" w:rsidRPr="00721640" w:rsidDel="00F428C2">
          <w:rPr>
            <w:rFonts w:asciiTheme="minorHAnsi" w:hAnsiTheme="minorHAnsi" w:cstheme="minorHAnsi"/>
            <w:i/>
            <w:color w:val="44546A" w:themeColor="text2"/>
            <w:sz w:val="18"/>
            <w:szCs w:val="18"/>
          </w:rPr>
          <w:fldChar w:fldCharType="begin"/>
        </w:r>
        <w:r w:rsidR="002E42AD" w:rsidRPr="00721640" w:rsidDel="00F428C2">
          <w:rPr>
            <w:rFonts w:asciiTheme="minorHAnsi" w:hAnsiTheme="minorHAnsi" w:cstheme="minorHAnsi"/>
            <w:i/>
            <w:color w:val="44546A" w:themeColor="text2"/>
            <w:sz w:val="18"/>
            <w:szCs w:val="18"/>
          </w:rPr>
          <w:delInstrText xml:space="preserve"> STYLEREF 1 \s </w:delInstrText>
        </w:r>
        <w:r w:rsidR="002E42AD" w:rsidRPr="00721640" w:rsidDel="00F428C2">
          <w:rPr>
            <w:rFonts w:asciiTheme="minorHAnsi" w:hAnsiTheme="minorHAnsi" w:cstheme="minorHAnsi"/>
            <w:i/>
            <w:color w:val="44546A" w:themeColor="text2"/>
            <w:sz w:val="18"/>
            <w:szCs w:val="18"/>
          </w:rPr>
          <w:fldChar w:fldCharType="separate"/>
        </w:r>
        <w:r w:rsidR="003417C0" w:rsidDel="00F428C2">
          <w:rPr>
            <w:rFonts w:asciiTheme="minorHAnsi" w:hAnsiTheme="minorHAnsi" w:cstheme="minorHAnsi"/>
            <w:i/>
            <w:noProof/>
            <w:color w:val="44546A" w:themeColor="text2"/>
            <w:sz w:val="18"/>
            <w:szCs w:val="18"/>
          </w:rPr>
          <w:delText>7</w:delText>
        </w:r>
        <w:r w:rsidR="002E42AD" w:rsidRPr="00721640" w:rsidDel="00F428C2">
          <w:rPr>
            <w:rFonts w:asciiTheme="minorHAnsi" w:hAnsiTheme="minorHAnsi" w:cstheme="minorHAnsi"/>
            <w:i/>
            <w:color w:val="44546A" w:themeColor="text2"/>
            <w:sz w:val="18"/>
            <w:szCs w:val="18"/>
          </w:rPr>
          <w:fldChar w:fldCharType="end"/>
        </w:r>
        <w:r w:rsidR="002E42AD" w:rsidRPr="00721640" w:rsidDel="00F428C2">
          <w:rPr>
            <w:rFonts w:asciiTheme="minorHAnsi" w:hAnsiTheme="minorHAnsi" w:cstheme="minorHAnsi"/>
            <w:i/>
            <w:color w:val="44546A" w:themeColor="text2"/>
            <w:sz w:val="18"/>
            <w:szCs w:val="18"/>
          </w:rPr>
          <w:noBreakHyphen/>
        </w:r>
        <w:r w:rsidR="002E42AD" w:rsidRPr="00721640" w:rsidDel="00F428C2">
          <w:rPr>
            <w:rFonts w:asciiTheme="minorHAnsi" w:hAnsiTheme="minorHAnsi" w:cstheme="minorHAnsi"/>
            <w:i/>
            <w:color w:val="44546A" w:themeColor="text2"/>
            <w:sz w:val="18"/>
            <w:szCs w:val="18"/>
          </w:rPr>
          <w:fldChar w:fldCharType="begin"/>
        </w:r>
        <w:r w:rsidR="002E42AD" w:rsidRPr="00721640" w:rsidDel="00F428C2">
          <w:rPr>
            <w:rFonts w:asciiTheme="minorHAnsi" w:hAnsiTheme="minorHAnsi" w:cstheme="minorHAnsi"/>
            <w:i/>
            <w:color w:val="44546A" w:themeColor="text2"/>
            <w:sz w:val="18"/>
            <w:szCs w:val="18"/>
          </w:rPr>
          <w:delInstrText xml:space="preserve"> SEQ Figure \* ARABIC \s 1 </w:delInstrText>
        </w:r>
        <w:r w:rsidR="002E42AD" w:rsidRPr="00721640" w:rsidDel="00F428C2">
          <w:rPr>
            <w:rFonts w:asciiTheme="minorHAnsi" w:hAnsiTheme="minorHAnsi" w:cstheme="minorHAnsi"/>
            <w:i/>
            <w:color w:val="44546A" w:themeColor="text2"/>
            <w:sz w:val="18"/>
            <w:szCs w:val="18"/>
          </w:rPr>
          <w:fldChar w:fldCharType="separate"/>
        </w:r>
        <w:r w:rsidR="003417C0" w:rsidDel="00F428C2">
          <w:rPr>
            <w:rFonts w:asciiTheme="minorHAnsi" w:hAnsiTheme="minorHAnsi" w:cstheme="minorHAnsi"/>
            <w:i/>
            <w:noProof/>
            <w:color w:val="44546A" w:themeColor="text2"/>
            <w:sz w:val="18"/>
            <w:szCs w:val="18"/>
          </w:rPr>
          <w:delText>4</w:delText>
        </w:r>
        <w:r w:rsidR="002E42AD" w:rsidRPr="00721640" w:rsidDel="00F428C2">
          <w:rPr>
            <w:rFonts w:asciiTheme="minorHAnsi" w:hAnsiTheme="minorHAnsi" w:cstheme="minorHAnsi"/>
            <w:i/>
            <w:color w:val="44546A" w:themeColor="text2"/>
            <w:sz w:val="18"/>
            <w:szCs w:val="18"/>
          </w:rPr>
          <w:fldChar w:fldCharType="end"/>
        </w:r>
      </w:del>
      <w:bookmarkEnd w:id="501"/>
      <w:r w:rsidR="00721640">
        <w:rPr>
          <w:rFonts w:asciiTheme="minorHAnsi" w:hAnsiTheme="minorHAnsi" w:cstheme="minorHAnsi"/>
          <w:i/>
          <w:color w:val="44546A" w:themeColor="text2"/>
          <w:sz w:val="18"/>
          <w:szCs w:val="18"/>
        </w:rPr>
        <w:t xml:space="preserve"> -</w:t>
      </w:r>
      <w:r w:rsidRPr="00721640">
        <w:rPr>
          <w:rFonts w:asciiTheme="minorHAnsi" w:hAnsiTheme="minorHAnsi" w:cstheme="minorHAnsi"/>
          <w:i/>
          <w:color w:val="44546A" w:themeColor="text2"/>
          <w:sz w:val="18"/>
          <w:szCs w:val="18"/>
        </w:rPr>
        <w:t xml:space="preserve"> Illustration of alternative models using category attribute and sibling subclasses</w:t>
      </w:r>
    </w:p>
    <w:p w14:paraId="22AE84B5" w14:textId="52DB46A4" w:rsidR="003273BE" w:rsidRPr="00721640" w:rsidRDefault="009E0436" w:rsidP="00721640">
      <w:pPr>
        <w:spacing w:after="60" w:line="240" w:lineRule="auto"/>
        <w:rPr>
          <w:rFonts w:asciiTheme="minorHAnsi" w:hAnsiTheme="minorHAnsi" w:cstheme="minorHAnsi"/>
          <w:sz w:val="22"/>
          <w:szCs w:val="22"/>
        </w:rPr>
      </w:pPr>
      <w:ins w:id="506" w:author="Julia Powell" w:date="2020-01-15T15:01:00Z">
        <w:r>
          <w:rPr>
            <w:rFonts w:asciiTheme="minorHAnsi" w:hAnsiTheme="minorHAnsi" w:cstheme="minorHAnsi"/>
            <w:sz w:val="22"/>
            <w:szCs w:val="22"/>
          </w:rPr>
          <w:t>It is up to the product specification development team to determine which approach best suits their needs.  In order to determine this consideration should be given to the following issues:</w:t>
        </w:r>
      </w:ins>
      <w:del w:id="507" w:author="Julia Powell" w:date="2020-01-15T15:02:00Z">
        <w:r w:rsidR="003273BE" w:rsidRPr="00721640" w:rsidDel="009E0436">
          <w:rPr>
            <w:rFonts w:asciiTheme="minorHAnsi" w:hAnsiTheme="minorHAnsi" w:cstheme="minorHAnsi"/>
            <w:sz w:val="22"/>
            <w:szCs w:val="22"/>
          </w:rPr>
          <w:delText>If the subclass approach is adopted, it may result in</w:delText>
        </w:r>
        <w:r w:rsidR="009E66EE" w:rsidRPr="00721640" w:rsidDel="009E0436">
          <w:rPr>
            <w:rFonts w:asciiTheme="minorHAnsi" w:hAnsiTheme="minorHAnsi" w:cstheme="minorHAnsi"/>
            <w:sz w:val="22"/>
            <w:szCs w:val="22"/>
          </w:rPr>
          <w:delText xml:space="preserve"> sibling classes </w:delText>
        </w:r>
        <w:r w:rsidR="003273BE" w:rsidRPr="00721640" w:rsidDel="009E0436">
          <w:rPr>
            <w:rFonts w:asciiTheme="minorHAnsi" w:hAnsiTheme="minorHAnsi" w:cstheme="minorHAnsi"/>
            <w:sz w:val="22"/>
            <w:szCs w:val="22"/>
          </w:rPr>
          <w:delText xml:space="preserve">that have the same attributes but </w:delText>
        </w:r>
        <w:r w:rsidR="009E66EE" w:rsidRPr="00721640" w:rsidDel="009E0436">
          <w:rPr>
            <w:rFonts w:asciiTheme="minorHAnsi" w:hAnsiTheme="minorHAnsi" w:cstheme="minorHAnsi"/>
            <w:sz w:val="22"/>
            <w:szCs w:val="22"/>
          </w:rPr>
          <w:delText>differ in the class name</w:delText>
        </w:r>
        <w:r w:rsidR="003273BE" w:rsidRPr="00721640" w:rsidDel="009E0436">
          <w:rPr>
            <w:rFonts w:asciiTheme="minorHAnsi" w:hAnsiTheme="minorHAnsi" w:cstheme="minorHAnsi"/>
            <w:sz w:val="22"/>
            <w:szCs w:val="22"/>
          </w:rPr>
          <w:delText xml:space="preserve"> and definition</w:delText>
        </w:r>
        <w:r w:rsidR="009E66EE" w:rsidRPr="00721640" w:rsidDel="009E0436">
          <w:rPr>
            <w:rFonts w:asciiTheme="minorHAnsi" w:hAnsiTheme="minorHAnsi" w:cstheme="minorHAnsi"/>
            <w:sz w:val="22"/>
            <w:szCs w:val="22"/>
          </w:rPr>
          <w:delText xml:space="preserve">. In theory such siblings can be removed and a "categoryOf..." attribute added to the superclass. </w:delText>
        </w:r>
        <w:r w:rsidR="003273BE" w:rsidRPr="00721640" w:rsidDel="009E0436">
          <w:rPr>
            <w:rFonts w:asciiTheme="minorHAnsi" w:hAnsiTheme="minorHAnsi" w:cstheme="minorHAnsi"/>
            <w:sz w:val="22"/>
            <w:szCs w:val="22"/>
          </w:rPr>
          <w:delText>Consideration of the following issues may help resolve the question of which approach is better:</w:delText>
        </w:r>
      </w:del>
    </w:p>
    <w:p w14:paraId="211AE489" w14:textId="77777777" w:rsidR="003273BE" w:rsidRPr="00721640" w:rsidRDefault="003273B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Will either approach</w:t>
      </w:r>
      <w:r w:rsidR="009E66EE" w:rsidRPr="00721640">
        <w:rPr>
          <w:rFonts w:asciiTheme="minorHAnsi" w:hAnsiTheme="minorHAnsi" w:cstheme="minorHAnsi"/>
          <w:sz w:val="22"/>
          <w:szCs w:val="22"/>
        </w:rPr>
        <w:t xml:space="preserve"> </w:t>
      </w:r>
      <w:r w:rsidRPr="00721640">
        <w:rPr>
          <w:rFonts w:asciiTheme="minorHAnsi" w:hAnsiTheme="minorHAnsi" w:cstheme="minorHAnsi"/>
          <w:sz w:val="22"/>
          <w:szCs w:val="22"/>
        </w:rPr>
        <w:t>result in</w:t>
      </w:r>
      <w:r w:rsidR="009E66EE" w:rsidRPr="00721640">
        <w:rPr>
          <w:rFonts w:asciiTheme="minorHAnsi" w:hAnsiTheme="minorHAnsi" w:cstheme="minorHAnsi"/>
          <w:sz w:val="22"/>
          <w:szCs w:val="22"/>
        </w:rPr>
        <w:t xml:space="preserve"> a </w:t>
      </w:r>
      <w:r w:rsidRPr="00721640">
        <w:rPr>
          <w:rFonts w:asciiTheme="minorHAnsi" w:hAnsiTheme="minorHAnsi" w:cstheme="minorHAnsi"/>
          <w:sz w:val="22"/>
          <w:szCs w:val="22"/>
        </w:rPr>
        <w:t>significant</w:t>
      </w:r>
      <w:r w:rsidR="009E66EE" w:rsidRPr="00721640">
        <w:rPr>
          <w:rFonts w:asciiTheme="minorHAnsi" w:hAnsiTheme="minorHAnsi" w:cstheme="minorHAnsi"/>
          <w:sz w:val="22"/>
          <w:szCs w:val="22"/>
        </w:rPr>
        <w:t xml:space="preserve"> divergence from some external source?</w:t>
      </w:r>
    </w:p>
    <w:p w14:paraId="76D886FF" w14:textId="530A9C5A" w:rsidR="009E66EE" w:rsidRPr="00721640" w:rsidRDefault="003273B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Will the “category attribute” approach</w:t>
      </w:r>
      <w:r w:rsidR="009E66EE" w:rsidRPr="00721640">
        <w:rPr>
          <w:rFonts w:asciiTheme="minorHAnsi" w:hAnsiTheme="minorHAnsi" w:cstheme="minorHAnsi"/>
          <w:sz w:val="22"/>
          <w:szCs w:val="22"/>
        </w:rPr>
        <w:t xml:space="preserve"> cause issues for portrayal </w:t>
      </w:r>
      <w:r w:rsidRPr="00721640">
        <w:rPr>
          <w:rFonts w:asciiTheme="minorHAnsi" w:hAnsiTheme="minorHAnsi" w:cstheme="minorHAnsi"/>
          <w:sz w:val="22"/>
          <w:szCs w:val="22"/>
        </w:rPr>
        <w:t>because</w:t>
      </w:r>
      <w:r w:rsidR="009E66EE" w:rsidRPr="00721640">
        <w:rPr>
          <w:rFonts w:asciiTheme="minorHAnsi" w:hAnsiTheme="minorHAnsi" w:cstheme="minorHAnsi"/>
          <w:sz w:val="22"/>
          <w:szCs w:val="22"/>
        </w:rPr>
        <w:t xml:space="preserve"> the symbols for the different types are presumably different</w:t>
      </w:r>
      <w:r w:rsidRPr="00721640">
        <w:rPr>
          <w:rFonts w:asciiTheme="minorHAnsi" w:hAnsiTheme="minorHAnsi" w:cstheme="minorHAnsi"/>
          <w:sz w:val="22"/>
          <w:szCs w:val="22"/>
        </w:rPr>
        <w:t>? Or will the subclass approach result in unnecessary portrayal rules because the symbols are the same?</w:t>
      </w:r>
    </w:p>
    <w:p w14:paraId="6BBFD9E6" w14:textId="61789F78" w:rsidR="009E66EE" w:rsidRPr="00721640" w:rsidRDefault="003273BE" w:rsidP="00721640">
      <w:pPr>
        <w:pStyle w:val="ListParagraph"/>
        <w:numPr>
          <w:ilvl w:val="0"/>
          <w:numId w:val="27"/>
        </w:numPr>
        <w:spacing w:before="0" w:after="60" w:line="240" w:lineRule="auto"/>
        <w:rPr>
          <w:rFonts w:asciiTheme="minorHAnsi" w:hAnsiTheme="minorHAnsi" w:cstheme="minorHAnsi"/>
          <w:sz w:val="22"/>
          <w:szCs w:val="22"/>
        </w:rPr>
      </w:pPr>
      <w:bookmarkStart w:id="508" w:name="_Ref502448216"/>
      <w:r w:rsidRPr="00721640">
        <w:rPr>
          <w:rFonts w:asciiTheme="minorHAnsi" w:hAnsiTheme="minorHAnsi" w:cstheme="minorHAnsi"/>
          <w:sz w:val="22"/>
          <w:szCs w:val="22"/>
        </w:rPr>
        <w:t>Will</w:t>
      </w:r>
      <w:r w:rsidR="009E66EE" w:rsidRPr="00721640">
        <w:rPr>
          <w:rFonts w:asciiTheme="minorHAnsi" w:hAnsiTheme="minorHAnsi" w:cstheme="minorHAnsi"/>
          <w:sz w:val="22"/>
          <w:szCs w:val="22"/>
        </w:rPr>
        <w:t xml:space="preserve"> any of the subclasses ha</w:t>
      </w:r>
      <w:r w:rsidR="002E5271" w:rsidRPr="00721640">
        <w:rPr>
          <w:rFonts w:asciiTheme="minorHAnsi" w:hAnsiTheme="minorHAnsi" w:cstheme="minorHAnsi"/>
          <w:sz w:val="22"/>
          <w:szCs w:val="22"/>
        </w:rPr>
        <w:t xml:space="preserve">ve </w:t>
      </w:r>
      <w:r w:rsidR="009E66EE" w:rsidRPr="00721640">
        <w:rPr>
          <w:rFonts w:asciiTheme="minorHAnsi" w:hAnsiTheme="minorHAnsi" w:cstheme="minorHAnsi"/>
          <w:sz w:val="22"/>
          <w:szCs w:val="22"/>
        </w:rPr>
        <w:t>its own specific attributes or relationships</w:t>
      </w:r>
      <w:r w:rsidR="002E5271" w:rsidRPr="00721640">
        <w:rPr>
          <w:rFonts w:asciiTheme="minorHAnsi" w:hAnsiTheme="minorHAnsi" w:cstheme="minorHAnsi"/>
          <w:sz w:val="22"/>
          <w:szCs w:val="22"/>
        </w:rPr>
        <w:t xml:space="preserve">? If so, the </w:t>
      </w:r>
      <w:r w:rsidR="009E66EE" w:rsidRPr="00721640">
        <w:rPr>
          <w:rFonts w:asciiTheme="minorHAnsi" w:hAnsiTheme="minorHAnsi" w:cstheme="minorHAnsi"/>
          <w:sz w:val="22"/>
          <w:szCs w:val="22"/>
        </w:rPr>
        <w:t>sub-class</w:t>
      </w:r>
      <w:r w:rsidR="002E5271" w:rsidRPr="00721640">
        <w:rPr>
          <w:rFonts w:asciiTheme="minorHAnsi" w:hAnsiTheme="minorHAnsi" w:cstheme="minorHAnsi"/>
          <w:sz w:val="22"/>
          <w:szCs w:val="22"/>
        </w:rPr>
        <w:t xml:space="preserve"> approach is preferable.</w:t>
      </w:r>
      <w:bookmarkEnd w:id="508"/>
    </w:p>
    <w:p w14:paraId="3A1730BC" w14:textId="7138BA11" w:rsidR="009E66EE" w:rsidRPr="00721640" w:rsidRDefault="009E66E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 xml:space="preserve">Are the different categories/subclasses in (or likely to be placed in) different viewing groups, or have different drawing order? </w:t>
      </w:r>
      <w:r w:rsidR="002E5271" w:rsidRPr="00721640">
        <w:rPr>
          <w:rFonts w:asciiTheme="minorHAnsi" w:hAnsiTheme="minorHAnsi" w:cstheme="minorHAnsi"/>
          <w:sz w:val="22"/>
          <w:szCs w:val="22"/>
        </w:rPr>
        <w:t xml:space="preserve">If so, there is a </w:t>
      </w:r>
      <w:r w:rsidRPr="00721640">
        <w:rPr>
          <w:rFonts w:asciiTheme="minorHAnsi" w:hAnsiTheme="minorHAnsi" w:cstheme="minorHAnsi"/>
          <w:sz w:val="22"/>
          <w:szCs w:val="22"/>
        </w:rPr>
        <w:t>slight preference for making subclasses.</w:t>
      </w:r>
      <w:r w:rsidR="002E5271" w:rsidRPr="00721640">
        <w:rPr>
          <w:rFonts w:asciiTheme="minorHAnsi" w:hAnsiTheme="minorHAnsi" w:cstheme="minorHAnsi"/>
          <w:sz w:val="22"/>
          <w:szCs w:val="22"/>
        </w:rPr>
        <w:t xml:space="preserve"> (Only “slight” because the portrayal rules and </w:t>
      </w:r>
      <w:r w:rsidR="00947593">
        <w:rPr>
          <w:rFonts w:asciiTheme="minorHAnsi" w:hAnsiTheme="minorHAnsi" w:cstheme="minorHAnsi"/>
          <w:sz w:val="22"/>
          <w:szCs w:val="22"/>
        </w:rPr>
        <w:t>I</w:t>
      </w:r>
      <w:r w:rsidR="00947593" w:rsidRPr="00721640">
        <w:rPr>
          <w:rFonts w:asciiTheme="minorHAnsi" w:hAnsiTheme="minorHAnsi" w:cstheme="minorHAnsi"/>
          <w:sz w:val="22"/>
          <w:szCs w:val="22"/>
        </w:rPr>
        <w:t xml:space="preserve">nteroperability </w:t>
      </w:r>
      <w:r w:rsidR="00947593">
        <w:rPr>
          <w:rFonts w:asciiTheme="minorHAnsi" w:hAnsiTheme="minorHAnsi" w:cstheme="minorHAnsi"/>
          <w:sz w:val="22"/>
          <w:szCs w:val="22"/>
        </w:rPr>
        <w:t>C</w:t>
      </w:r>
      <w:r w:rsidR="00947593" w:rsidRPr="00721640">
        <w:rPr>
          <w:rFonts w:asciiTheme="minorHAnsi" w:hAnsiTheme="minorHAnsi" w:cstheme="minorHAnsi"/>
          <w:sz w:val="22"/>
          <w:szCs w:val="22"/>
        </w:rPr>
        <w:t xml:space="preserve">atalogue </w:t>
      </w:r>
      <w:r w:rsidR="002E5271" w:rsidRPr="00721640">
        <w:rPr>
          <w:rFonts w:asciiTheme="minorHAnsi" w:hAnsiTheme="minorHAnsi" w:cstheme="minorHAnsi"/>
          <w:sz w:val="22"/>
          <w:szCs w:val="22"/>
        </w:rPr>
        <w:t xml:space="preserve">can use attribute values in assigning viewing groups to feature instances. </w:t>
      </w:r>
    </w:p>
    <w:p w14:paraId="26B57098" w14:textId="5FD591D6" w:rsidR="009E66EE" w:rsidRPr="00721640" w:rsidRDefault="009E66E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 xml:space="preserve">If subclasses are </w:t>
      </w:r>
      <w:r w:rsidR="008F7751" w:rsidRPr="00721640">
        <w:rPr>
          <w:rFonts w:asciiTheme="minorHAnsi" w:hAnsiTheme="minorHAnsi" w:cstheme="minorHAnsi"/>
          <w:sz w:val="22"/>
          <w:szCs w:val="22"/>
        </w:rPr>
        <w:t xml:space="preserve">used, will that introduce </w:t>
      </w:r>
      <w:r w:rsidRPr="00721640">
        <w:rPr>
          <w:rFonts w:asciiTheme="minorHAnsi" w:hAnsiTheme="minorHAnsi" w:cstheme="minorHAnsi"/>
          <w:sz w:val="22"/>
          <w:szCs w:val="22"/>
        </w:rPr>
        <w:t>situations where it may be necessary to encode coincident objects with different categories</w:t>
      </w:r>
      <w:r w:rsidR="002E5271" w:rsidRPr="00721640">
        <w:rPr>
          <w:rFonts w:asciiTheme="minorHAnsi" w:hAnsiTheme="minorHAnsi" w:cstheme="minorHAnsi"/>
          <w:sz w:val="22"/>
          <w:szCs w:val="22"/>
        </w:rPr>
        <w:t xml:space="preserve">? The answer </w:t>
      </w:r>
      <w:r w:rsidR="00D407E3" w:rsidRPr="00721640">
        <w:rPr>
          <w:rFonts w:asciiTheme="minorHAnsi" w:hAnsiTheme="minorHAnsi" w:cstheme="minorHAnsi"/>
          <w:sz w:val="22"/>
          <w:szCs w:val="22"/>
        </w:rPr>
        <w:t>“</w:t>
      </w:r>
      <w:r w:rsidR="002E5271" w:rsidRPr="00721640">
        <w:rPr>
          <w:rFonts w:asciiTheme="minorHAnsi" w:hAnsiTheme="minorHAnsi" w:cstheme="minorHAnsi"/>
          <w:sz w:val="22"/>
          <w:szCs w:val="22"/>
        </w:rPr>
        <w:t>Yes</w:t>
      </w:r>
      <w:r w:rsidR="00D407E3" w:rsidRPr="00721640">
        <w:rPr>
          <w:rFonts w:asciiTheme="minorHAnsi" w:hAnsiTheme="minorHAnsi" w:cstheme="minorHAnsi"/>
          <w:sz w:val="22"/>
          <w:szCs w:val="22"/>
        </w:rPr>
        <w:t>”</w:t>
      </w:r>
      <w:r w:rsidR="002E5271" w:rsidRPr="00721640">
        <w:rPr>
          <w:rFonts w:asciiTheme="minorHAnsi" w:hAnsiTheme="minorHAnsi" w:cstheme="minorHAnsi"/>
          <w:sz w:val="22"/>
          <w:szCs w:val="22"/>
        </w:rPr>
        <w:t xml:space="preserve"> suggests a </w:t>
      </w:r>
      <w:r w:rsidRPr="00721640">
        <w:rPr>
          <w:rFonts w:asciiTheme="minorHAnsi" w:hAnsiTheme="minorHAnsi" w:cstheme="minorHAnsi"/>
          <w:sz w:val="22"/>
          <w:szCs w:val="22"/>
        </w:rPr>
        <w:t xml:space="preserve">preference for </w:t>
      </w:r>
      <w:r w:rsidR="002E5271" w:rsidRPr="00721640">
        <w:rPr>
          <w:rFonts w:asciiTheme="minorHAnsi" w:hAnsiTheme="minorHAnsi" w:cstheme="minorHAnsi"/>
          <w:sz w:val="22"/>
          <w:szCs w:val="22"/>
        </w:rPr>
        <w:t>the</w:t>
      </w:r>
      <w:r w:rsidRPr="00721640">
        <w:rPr>
          <w:rFonts w:asciiTheme="minorHAnsi" w:hAnsiTheme="minorHAnsi" w:cstheme="minorHAnsi"/>
          <w:sz w:val="22"/>
          <w:szCs w:val="22"/>
        </w:rPr>
        <w:t xml:space="preserve"> category</w:t>
      </w:r>
      <w:r w:rsidR="002E5271" w:rsidRPr="00721640">
        <w:rPr>
          <w:rFonts w:asciiTheme="minorHAnsi" w:hAnsiTheme="minorHAnsi" w:cstheme="minorHAnsi"/>
          <w:sz w:val="22"/>
          <w:szCs w:val="22"/>
        </w:rPr>
        <w:t>Of...</w:t>
      </w:r>
      <w:r w:rsidRPr="00721640">
        <w:rPr>
          <w:rFonts w:asciiTheme="minorHAnsi" w:hAnsiTheme="minorHAnsi" w:cstheme="minorHAnsi"/>
          <w:sz w:val="22"/>
          <w:szCs w:val="22"/>
        </w:rPr>
        <w:t xml:space="preserve"> </w:t>
      </w:r>
      <w:r w:rsidR="002E5271" w:rsidRPr="00721640">
        <w:rPr>
          <w:rFonts w:asciiTheme="minorHAnsi" w:hAnsiTheme="minorHAnsi" w:cstheme="minorHAnsi"/>
          <w:sz w:val="22"/>
          <w:szCs w:val="22"/>
        </w:rPr>
        <w:t>approach</w:t>
      </w:r>
      <w:r w:rsidRPr="00721640">
        <w:rPr>
          <w:rFonts w:asciiTheme="minorHAnsi" w:hAnsiTheme="minorHAnsi" w:cstheme="minorHAnsi"/>
          <w:sz w:val="22"/>
          <w:szCs w:val="22"/>
        </w:rPr>
        <w:t>.</w:t>
      </w:r>
    </w:p>
    <w:p w14:paraId="19AD37F6" w14:textId="3E3FFB48" w:rsidR="009E66EE" w:rsidRPr="00721640" w:rsidRDefault="009E66EE"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Are the subclasses conceptually very different</w:t>
      </w:r>
      <w:r w:rsidR="002E5271" w:rsidRPr="00721640">
        <w:rPr>
          <w:rFonts w:asciiTheme="minorHAnsi" w:hAnsiTheme="minorHAnsi" w:cstheme="minorHAnsi"/>
          <w:sz w:val="22"/>
          <w:szCs w:val="22"/>
        </w:rPr>
        <w:t xml:space="preserve">? </w:t>
      </w:r>
      <w:r w:rsidR="00D407E3" w:rsidRPr="00721640">
        <w:rPr>
          <w:rFonts w:asciiTheme="minorHAnsi" w:hAnsiTheme="minorHAnsi" w:cstheme="minorHAnsi"/>
          <w:sz w:val="22"/>
          <w:szCs w:val="22"/>
        </w:rPr>
        <w:t>“</w:t>
      </w:r>
      <w:r w:rsidRPr="00721640">
        <w:rPr>
          <w:rFonts w:asciiTheme="minorHAnsi" w:hAnsiTheme="minorHAnsi" w:cstheme="minorHAnsi"/>
          <w:sz w:val="22"/>
          <w:szCs w:val="22"/>
        </w:rPr>
        <w:t>Yes</w:t>
      </w:r>
      <w:r w:rsidR="00D407E3" w:rsidRPr="00721640">
        <w:rPr>
          <w:rFonts w:asciiTheme="minorHAnsi" w:hAnsiTheme="minorHAnsi" w:cstheme="minorHAnsi"/>
          <w:sz w:val="22"/>
          <w:szCs w:val="22"/>
        </w:rPr>
        <w:t>”</w:t>
      </w:r>
      <w:r w:rsidR="002E5271" w:rsidRPr="00721640">
        <w:rPr>
          <w:rFonts w:asciiTheme="minorHAnsi" w:hAnsiTheme="minorHAnsi" w:cstheme="minorHAnsi"/>
          <w:sz w:val="22"/>
          <w:szCs w:val="22"/>
        </w:rPr>
        <w:t xml:space="preserve"> implies the</w:t>
      </w:r>
      <w:r w:rsidRPr="00721640">
        <w:rPr>
          <w:rFonts w:asciiTheme="minorHAnsi" w:hAnsiTheme="minorHAnsi" w:cstheme="minorHAnsi"/>
          <w:sz w:val="22"/>
          <w:szCs w:val="22"/>
        </w:rPr>
        <w:t xml:space="preserve"> sub-classes</w:t>
      </w:r>
      <w:r w:rsidR="002E5271" w:rsidRPr="00721640">
        <w:rPr>
          <w:rFonts w:asciiTheme="minorHAnsi" w:hAnsiTheme="minorHAnsi" w:cstheme="minorHAnsi"/>
          <w:sz w:val="22"/>
          <w:szCs w:val="22"/>
        </w:rPr>
        <w:t xml:space="preserve"> approach.</w:t>
      </w:r>
      <w:r w:rsidRPr="00721640">
        <w:rPr>
          <w:rFonts w:asciiTheme="minorHAnsi" w:hAnsiTheme="minorHAnsi" w:cstheme="minorHAnsi"/>
          <w:sz w:val="22"/>
          <w:szCs w:val="22"/>
        </w:rPr>
        <w:t xml:space="preserve"> </w:t>
      </w:r>
    </w:p>
    <w:p w14:paraId="25488972" w14:textId="2EE5549B" w:rsidR="009E66EE" w:rsidRPr="00721640" w:rsidRDefault="002E5271"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Which approach is likely to be compatible</w:t>
      </w:r>
      <w:r w:rsidR="009E66EE" w:rsidRPr="00721640">
        <w:rPr>
          <w:rFonts w:asciiTheme="minorHAnsi" w:hAnsiTheme="minorHAnsi" w:cstheme="minorHAnsi"/>
          <w:sz w:val="22"/>
          <w:szCs w:val="22"/>
        </w:rPr>
        <w:t xml:space="preserve"> with external resources like existing databases and implementations</w:t>
      </w:r>
      <w:r w:rsidRPr="00721640">
        <w:rPr>
          <w:rFonts w:asciiTheme="minorHAnsi" w:hAnsiTheme="minorHAnsi" w:cstheme="minorHAnsi"/>
          <w:sz w:val="22"/>
          <w:szCs w:val="22"/>
        </w:rPr>
        <w:t>?</w:t>
      </w:r>
    </w:p>
    <w:p w14:paraId="2EEB83B2" w14:textId="21FE080B" w:rsidR="002E5271" w:rsidRPr="00721640" w:rsidRDefault="002E5271" w:rsidP="00721640">
      <w:pPr>
        <w:pStyle w:val="ListParagraph"/>
        <w:numPr>
          <w:ilvl w:val="0"/>
          <w:numId w:val="27"/>
        </w:numPr>
        <w:spacing w:before="0" w:after="60" w:line="240" w:lineRule="auto"/>
        <w:rPr>
          <w:rFonts w:asciiTheme="minorHAnsi" w:hAnsiTheme="minorHAnsi" w:cstheme="minorHAnsi"/>
          <w:sz w:val="22"/>
          <w:szCs w:val="22"/>
        </w:rPr>
      </w:pPr>
      <w:r w:rsidRPr="00721640">
        <w:rPr>
          <w:rFonts w:asciiTheme="minorHAnsi" w:hAnsiTheme="minorHAnsi" w:cstheme="minorHAnsi"/>
          <w:sz w:val="22"/>
          <w:szCs w:val="22"/>
        </w:rPr>
        <w:t>If there are a large number of subtypes, then the categoryOf... approach may be preferable</w:t>
      </w:r>
      <w:r w:rsidR="003649EB" w:rsidRPr="00721640">
        <w:rPr>
          <w:rFonts w:asciiTheme="minorHAnsi" w:hAnsiTheme="minorHAnsi" w:cstheme="minorHAnsi"/>
          <w:sz w:val="22"/>
          <w:szCs w:val="22"/>
        </w:rPr>
        <w:t xml:space="preserve"> because it leads to more compact representations in UML diagrams and more compact DCEGs. (“Large” is obviously subjective, but</w:t>
      </w:r>
      <w:r w:rsidR="000632F9" w:rsidRPr="00721640">
        <w:rPr>
          <w:rFonts w:asciiTheme="minorHAnsi" w:hAnsiTheme="minorHAnsi" w:cstheme="minorHAnsi"/>
          <w:sz w:val="22"/>
          <w:szCs w:val="22"/>
        </w:rPr>
        <w:t xml:space="preserve"> will generally</w:t>
      </w:r>
      <w:r w:rsidR="003649EB" w:rsidRPr="00721640">
        <w:rPr>
          <w:rFonts w:asciiTheme="minorHAnsi" w:hAnsiTheme="minorHAnsi" w:cstheme="minorHAnsi"/>
          <w:sz w:val="22"/>
          <w:szCs w:val="22"/>
        </w:rPr>
        <w:t xml:space="preserve"> between 5 and 9</w:t>
      </w:r>
      <w:r w:rsidR="00BB5BCD" w:rsidRPr="00721640">
        <w:rPr>
          <w:rFonts w:asciiTheme="minorHAnsi" w:hAnsiTheme="minorHAnsi" w:cstheme="minorHAnsi"/>
          <w:sz w:val="22"/>
          <w:szCs w:val="22"/>
        </w:rPr>
        <w:t xml:space="preserve"> based on </w:t>
      </w:r>
      <w:r w:rsidR="009F2849" w:rsidRPr="00721640">
        <w:rPr>
          <w:rFonts w:asciiTheme="minorHAnsi" w:hAnsiTheme="minorHAnsi" w:cstheme="minorHAnsi"/>
          <w:sz w:val="22"/>
          <w:szCs w:val="22"/>
        </w:rPr>
        <w:t xml:space="preserve">research into human cognitive psychology and </w:t>
      </w:r>
      <w:r w:rsidR="000632F9" w:rsidRPr="00721640">
        <w:rPr>
          <w:rFonts w:asciiTheme="minorHAnsi" w:hAnsiTheme="minorHAnsi" w:cstheme="minorHAnsi"/>
          <w:sz w:val="22"/>
          <w:szCs w:val="22"/>
        </w:rPr>
        <w:t>probable implementation methods in user interfaces – there will be variations dependent on concept semantics and similarities).</w:t>
      </w:r>
    </w:p>
    <w:p w14:paraId="6ACDB347" w14:textId="5081C79F" w:rsidR="009E66EE" w:rsidRPr="00721640" w:rsidRDefault="009E66EE" w:rsidP="00947593">
      <w:pPr>
        <w:pStyle w:val="ListParagraph"/>
        <w:numPr>
          <w:ilvl w:val="0"/>
          <w:numId w:val="27"/>
        </w:numPr>
        <w:spacing w:before="0" w:after="160" w:line="240" w:lineRule="auto"/>
        <w:rPr>
          <w:rFonts w:asciiTheme="minorHAnsi" w:hAnsiTheme="minorHAnsi" w:cstheme="minorHAnsi"/>
          <w:sz w:val="22"/>
          <w:szCs w:val="22"/>
        </w:rPr>
      </w:pPr>
      <w:r w:rsidRPr="00721640">
        <w:rPr>
          <w:rFonts w:asciiTheme="minorHAnsi" w:hAnsiTheme="minorHAnsi" w:cstheme="minorHAnsi"/>
          <w:sz w:val="22"/>
          <w:szCs w:val="22"/>
        </w:rPr>
        <w:t xml:space="preserve">Overall complexity of the </w:t>
      </w:r>
      <w:r w:rsidR="006E74A6">
        <w:rPr>
          <w:rFonts w:asciiTheme="minorHAnsi" w:hAnsiTheme="minorHAnsi" w:cstheme="minorHAnsi"/>
          <w:sz w:val="22"/>
          <w:szCs w:val="22"/>
        </w:rPr>
        <w:t>A</w:t>
      </w:r>
      <w:r w:rsidR="006E74A6" w:rsidRPr="00721640">
        <w:rPr>
          <w:rFonts w:asciiTheme="minorHAnsi" w:hAnsiTheme="minorHAnsi" w:cstheme="minorHAnsi"/>
          <w:sz w:val="22"/>
          <w:szCs w:val="22"/>
        </w:rPr>
        <w:t xml:space="preserve">pplication </w:t>
      </w:r>
      <w:r w:rsidR="006E74A6">
        <w:rPr>
          <w:rFonts w:asciiTheme="minorHAnsi" w:hAnsiTheme="minorHAnsi" w:cstheme="minorHAnsi"/>
          <w:sz w:val="22"/>
          <w:szCs w:val="22"/>
        </w:rPr>
        <w:t>S</w:t>
      </w:r>
      <w:r w:rsidR="006E74A6" w:rsidRPr="00721640">
        <w:rPr>
          <w:rFonts w:asciiTheme="minorHAnsi" w:hAnsiTheme="minorHAnsi" w:cstheme="minorHAnsi"/>
          <w:sz w:val="22"/>
          <w:szCs w:val="22"/>
        </w:rPr>
        <w:t xml:space="preserve">chema </w:t>
      </w:r>
      <w:r w:rsidRPr="00721640">
        <w:rPr>
          <w:rFonts w:asciiTheme="minorHAnsi" w:hAnsiTheme="minorHAnsi" w:cstheme="minorHAnsi"/>
          <w:sz w:val="22"/>
          <w:szCs w:val="22"/>
        </w:rPr>
        <w:t xml:space="preserve">and </w:t>
      </w:r>
      <w:r w:rsidR="006E74A6">
        <w:rPr>
          <w:rFonts w:asciiTheme="minorHAnsi" w:hAnsiTheme="minorHAnsi" w:cstheme="minorHAnsi"/>
          <w:sz w:val="22"/>
          <w:szCs w:val="22"/>
        </w:rPr>
        <w:t>F</w:t>
      </w:r>
      <w:r w:rsidR="006E74A6" w:rsidRPr="00721640">
        <w:rPr>
          <w:rFonts w:asciiTheme="minorHAnsi" w:hAnsiTheme="minorHAnsi" w:cstheme="minorHAnsi"/>
          <w:sz w:val="22"/>
          <w:szCs w:val="22"/>
        </w:rPr>
        <w:t xml:space="preserve">eature </w:t>
      </w:r>
      <w:r w:rsidR="006E74A6">
        <w:rPr>
          <w:rFonts w:asciiTheme="minorHAnsi" w:hAnsiTheme="minorHAnsi" w:cstheme="minorHAnsi"/>
          <w:sz w:val="22"/>
          <w:szCs w:val="22"/>
        </w:rPr>
        <w:t>C</w:t>
      </w:r>
      <w:r w:rsidR="006E74A6" w:rsidRPr="00721640">
        <w:rPr>
          <w:rFonts w:asciiTheme="minorHAnsi" w:hAnsiTheme="minorHAnsi" w:cstheme="minorHAnsi"/>
          <w:sz w:val="22"/>
          <w:szCs w:val="22"/>
        </w:rPr>
        <w:t>atalogue</w:t>
      </w:r>
      <w:r w:rsidRPr="00721640">
        <w:rPr>
          <w:rFonts w:asciiTheme="minorHAnsi" w:hAnsiTheme="minorHAnsi" w:cstheme="minorHAnsi"/>
          <w:sz w:val="22"/>
          <w:szCs w:val="22"/>
        </w:rPr>
        <w:t xml:space="preserve">. </w:t>
      </w:r>
      <w:r w:rsidR="000632F9" w:rsidRPr="00721640">
        <w:rPr>
          <w:rFonts w:asciiTheme="minorHAnsi" w:hAnsiTheme="minorHAnsi" w:cstheme="minorHAnsi"/>
          <w:sz w:val="22"/>
          <w:szCs w:val="22"/>
        </w:rPr>
        <w:t>S</w:t>
      </w:r>
      <w:r w:rsidRPr="00721640">
        <w:rPr>
          <w:rFonts w:asciiTheme="minorHAnsi" w:hAnsiTheme="minorHAnsi" w:cstheme="minorHAnsi"/>
          <w:sz w:val="22"/>
          <w:szCs w:val="22"/>
        </w:rPr>
        <w:t>ibling subclasses of features (or information type</w:t>
      </w:r>
      <w:r w:rsidR="006E74A6">
        <w:rPr>
          <w:rFonts w:asciiTheme="minorHAnsi" w:hAnsiTheme="minorHAnsi" w:cstheme="minorHAnsi"/>
          <w:sz w:val="22"/>
          <w:szCs w:val="22"/>
        </w:rPr>
        <w:t>s</w:t>
      </w:r>
      <w:r w:rsidRPr="00721640">
        <w:rPr>
          <w:rFonts w:asciiTheme="minorHAnsi" w:hAnsiTheme="minorHAnsi" w:cstheme="minorHAnsi"/>
          <w:sz w:val="22"/>
          <w:szCs w:val="22"/>
        </w:rPr>
        <w:t xml:space="preserve">) </w:t>
      </w:r>
      <w:r w:rsidR="000632F9" w:rsidRPr="00721640">
        <w:rPr>
          <w:rFonts w:asciiTheme="minorHAnsi" w:hAnsiTheme="minorHAnsi" w:cstheme="minorHAnsi"/>
          <w:sz w:val="22"/>
          <w:szCs w:val="22"/>
        </w:rPr>
        <w:t xml:space="preserve">generate more </w:t>
      </w:r>
      <w:r w:rsidR="00F97791" w:rsidRPr="00721640">
        <w:rPr>
          <w:rFonts w:asciiTheme="minorHAnsi" w:hAnsiTheme="minorHAnsi" w:cstheme="minorHAnsi"/>
          <w:sz w:val="22"/>
          <w:szCs w:val="22"/>
        </w:rPr>
        <w:t>artefacts</w:t>
      </w:r>
      <w:r w:rsidR="000632F9" w:rsidRPr="00721640">
        <w:rPr>
          <w:rFonts w:asciiTheme="minorHAnsi" w:hAnsiTheme="minorHAnsi" w:cstheme="minorHAnsi"/>
          <w:sz w:val="22"/>
          <w:szCs w:val="22"/>
        </w:rPr>
        <w:t xml:space="preserve"> and documentation</w:t>
      </w:r>
      <w:r w:rsidRPr="00721640">
        <w:rPr>
          <w:rFonts w:asciiTheme="minorHAnsi" w:hAnsiTheme="minorHAnsi" w:cstheme="minorHAnsi"/>
          <w:sz w:val="22"/>
          <w:szCs w:val="22"/>
        </w:rPr>
        <w:t xml:space="preserve"> than a category attribute. They certainly mean an additional table for each subclass in the DCEG</w:t>
      </w:r>
      <w:r w:rsidR="006E74A6">
        <w:rPr>
          <w:rFonts w:asciiTheme="minorHAnsi" w:hAnsiTheme="minorHAnsi" w:cstheme="minorHAnsi"/>
          <w:sz w:val="22"/>
          <w:szCs w:val="22"/>
        </w:rPr>
        <w:t>;</w:t>
      </w:r>
      <w:r w:rsidRPr="00721640">
        <w:rPr>
          <w:rFonts w:asciiTheme="minorHAnsi" w:hAnsiTheme="minorHAnsi" w:cstheme="minorHAnsi"/>
          <w:sz w:val="22"/>
          <w:szCs w:val="22"/>
        </w:rPr>
        <w:t xml:space="preserve"> an additional XML element for each in the </w:t>
      </w:r>
      <w:r w:rsidR="006E74A6">
        <w:rPr>
          <w:rFonts w:asciiTheme="minorHAnsi" w:hAnsiTheme="minorHAnsi" w:cstheme="minorHAnsi"/>
          <w:sz w:val="22"/>
          <w:szCs w:val="22"/>
        </w:rPr>
        <w:t>F</w:t>
      </w:r>
      <w:r w:rsidR="006E74A6" w:rsidRPr="00721640">
        <w:rPr>
          <w:rFonts w:asciiTheme="minorHAnsi" w:hAnsiTheme="minorHAnsi" w:cstheme="minorHAnsi"/>
          <w:sz w:val="22"/>
          <w:szCs w:val="22"/>
        </w:rPr>
        <w:t xml:space="preserve">eature </w:t>
      </w:r>
      <w:r w:rsidR="006E74A6">
        <w:rPr>
          <w:rFonts w:asciiTheme="minorHAnsi" w:hAnsiTheme="minorHAnsi" w:cstheme="minorHAnsi"/>
          <w:sz w:val="22"/>
          <w:szCs w:val="22"/>
        </w:rPr>
        <w:t>C</w:t>
      </w:r>
      <w:r w:rsidR="006E74A6" w:rsidRPr="00721640">
        <w:rPr>
          <w:rFonts w:asciiTheme="minorHAnsi" w:hAnsiTheme="minorHAnsi" w:cstheme="minorHAnsi"/>
          <w:sz w:val="22"/>
          <w:szCs w:val="22"/>
        </w:rPr>
        <w:t>atalogue</w:t>
      </w:r>
      <w:r w:rsidR="006E74A6">
        <w:rPr>
          <w:rFonts w:asciiTheme="minorHAnsi" w:hAnsiTheme="minorHAnsi" w:cstheme="minorHAnsi"/>
          <w:sz w:val="22"/>
          <w:szCs w:val="22"/>
        </w:rPr>
        <w:t>;</w:t>
      </w:r>
      <w:r w:rsidRPr="00721640">
        <w:rPr>
          <w:rFonts w:asciiTheme="minorHAnsi" w:hAnsiTheme="minorHAnsi" w:cstheme="minorHAnsi"/>
          <w:sz w:val="22"/>
          <w:szCs w:val="22"/>
        </w:rPr>
        <w:t xml:space="preserve"> </w:t>
      </w:r>
      <w:r w:rsidR="000632F9" w:rsidRPr="00721640">
        <w:rPr>
          <w:rFonts w:asciiTheme="minorHAnsi" w:hAnsiTheme="minorHAnsi" w:cstheme="minorHAnsi"/>
          <w:sz w:val="22"/>
          <w:szCs w:val="22"/>
        </w:rPr>
        <w:t>and a</w:t>
      </w:r>
      <w:r w:rsidRPr="00721640">
        <w:rPr>
          <w:rFonts w:asciiTheme="minorHAnsi" w:hAnsiTheme="minorHAnsi" w:cstheme="minorHAnsi"/>
          <w:sz w:val="22"/>
          <w:szCs w:val="22"/>
        </w:rPr>
        <w:t xml:space="preserve"> box in the </w:t>
      </w:r>
      <w:r w:rsidR="000632F9" w:rsidRPr="00721640">
        <w:rPr>
          <w:rFonts w:asciiTheme="minorHAnsi" w:hAnsiTheme="minorHAnsi" w:cstheme="minorHAnsi"/>
          <w:sz w:val="22"/>
          <w:szCs w:val="22"/>
        </w:rPr>
        <w:t xml:space="preserve">UML diagram </w:t>
      </w:r>
      <w:r w:rsidR="006E74A6">
        <w:rPr>
          <w:rFonts w:asciiTheme="minorHAnsi" w:hAnsiTheme="minorHAnsi" w:cstheme="minorHAnsi"/>
          <w:sz w:val="22"/>
          <w:szCs w:val="22"/>
        </w:rPr>
        <w:t>A</w:t>
      </w:r>
      <w:r w:rsidR="006E74A6" w:rsidRPr="00721640">
        <w:rPr>
          <w:rFonts w:asciiTheme="minorHAnsi" w:hAnsiTheme="minorHAnsi" w:cstheme="minorHAnsi"/>
          <w:sz w:val="22"/>
          <w:szCs w:val="22"/>
        </w:rPr>
        <w:t xml:space="preserve">pplication </w:t>
      </w:r>
      <w:r w:rsidR="006E74A6">
        <w:rPr>
          <w:rFonts w:asciiTheme="minorHAnsi" w:hAnsiTheme="minorHAnsi" w:cstheme="minorHAnsi"/>
          <w:sz w:val="22"/>
          <w:szCs w:val="22"/>
        </w:rPr>
        <w:t>S</w:t>
      </w:r>
      <w:r w:rsidR="006E74A6" w:rsidRPr="00721640">
        <w:rPr>
          <w:rFonts w:asciiTheme="minorHAnsi" w:hAnsiTheme="minorHAnsi" w:cstheme="minorHAnsi"/>
          <w:sz w:val="22"/>
          <w:szCs w:val="22"/>
        </w:rPr>
        <w:t xml:space="preserve">chema </w:t>
      </w:r>
      <w:r w:rsidR="000632F9" w:rsidRPr="00721640">
        <w:rPr>
          <w:rFonts w:asciiTheme="minorHAnsi" w:hAnsiTheme="minorHAnsi" w:cstheme="minorHAnsi"/>
          <w:sz w:val="22"/>
          <w:szCs w:val="22"/>
        </w:rPr>
        <w:t>for each class</w:t>
      </w:r>
      <w:r w:rsidRPr="00721640">
        <w:rPr>
          <w:rFonts w:asciiTheme="minorHAnsi" w:hAnsiTheme="minorHAnsi" w:cstheme="minorHAnsi"/>
          <w:sz w:val="22"/>
          <w:szCs w:val="22"/>
        </w:rPr>
        <w:t xml:space="preserve">. To that extent sibling subclasses </w:t>
      </w:r>
      <w:r w:rsidR="000632F9" w:rsidRPr="00721640">
        <w:rPr>
          <w:rFonts w:asciiTheme="minorHAnsi" w:hAnsiTheme="minorHAnsi" w:cstheme="minorHAnsi"/>
          <w:sz w:val="22"/>
          <w:szCs w:val="22"/>
        </w:rPr>
        <w:t>are</w:t>
      </w:r>
      <w:r w:rsidRPr="00721640">
        <w:rPr>
          <w:rFonts w:asciiTheme="minorHAnsi" w:hAnsiTheme="minorHAnsi" w:cstheme="minorHAnsi"/>
          <w:sz w:val="22"/>
          <w:szCs w:val="22"/>
        </w:rPr>
        <w:t xml:space="preserve"> a </w:t>
      </w:r>
      <w:r w:rsidR="009C35EB" w:rsidRPr="00721640">
        <w:rPr>
          <w:rFonts w:asciiTheme="minorHAnsi" w:hAnsiTheme="minorHAnsi" w:cstheme="minorHAnsi"/>
          <w:sz w:val="22"/>
          <w:szCs w:val="22"/>
        </w:rPr>
        <w:t xml:space="preserve">greater </w:t>
      </w:r>
      <w:r w:rsidRPr="00721640">
        <w:rPr>
          <w:rFonts w:asciiTheme="minorHAnsi" w:hAnsiTheme="minorHAnsi" w:cstheme="minorHAnsi"/>
          <w:sz w:val="22"/>
          <w:szCs w:val="22"/>
        </w:rPr>
        <w:t>cognitive burden on encoders and developers</w:t>
      </w:r>
      <w:r w:rsidR="000632F9" w:rsidRPr="00721640">
        <w:rPr>
          <w:rFonts w:asciiTheme="minorHAnsi" w:hAnsiTheme="minorHAnsi" w:cstheme="minorHAnsi"/>
          <w:sz w:val="22"/>
          <w:szCs w:val="22"/>
        </w:rPr>
        <w:t>.</w:t>
      </w:r>
    </w:p>
    <w:p w14:paraId="6DDC6B7E" w14:textId="56EE6C0C" w:rsidR="00013563" w:rsidRPr="00721640" w:rsidDel="009E0436" w:rsidRDefault="00013563" w:rsidP="00947593">
      <w:pPr>
        <w:spacing w:after="160" w:line="240" w:lineRule="auto"/>
        <w:ind w:left="360"/>
        <w:rPr>
          <w:del w:id="509" w:author="Julia Powell" w:date="2020-01-15T15:03:00Z"/>
          <w:rFonts w:asciiTheme="minorHAnsi" w:hAnsiTheme="minorHAnsi" w:cstheme="minorHAnsi"/>
          <w:sz w:val="22"/>
          <w:szCs w:val="22"/>
        </w:rPr>
      </w:pPr>
      <w:del w:id="510" w:author="Julia Powell" w:date="2020-01-15T15:03:00Z">
        <w:r w:rsidRPr="00721640" w:rsidDel="009E0436">
          <w:rPr>
            <w:rFonts w:asciiTheme="minorHAnsi" w:hAnsiTheme="minorHAnsi" w:cstheme="minorHAnsi"/>
            <w:sz w:val="22"/>
            <w:szCs w:val="22"/>
          </w:rPr>
          <w:delText xml:space="preserve">Note that some of the </w:delText>
        </w:r>
        <w:r w:rsidR="001C07AD" w:rsidRPr="00721640" w:rsidDel="009E0436">
          <w:rPr>
            <w:rFonts w:asciiTheme="minorHAnsi" w:hAnsiTheme="minorHAnsi" w:cstheme="minorHAnsi"/>
            <w:sz w:val="22"/>
            <w:szCs w:val="22"/>
          </w:rPr>
          <w:delText>buoy types</w:delText>
        </w:r>
        <w:r w:rsidRPr="00721640" w:rsidDel="009E0436">
          <w:rPr>
            <w:rFonts w:asciiTheme="minorHAnsi" w:hAnsiTheme="minorHAnsi" w:cstheme="minorHAnsi"/>
            <w:sz w:val="22"/>
            <w:szCs w:val="22"/>
          </w:rPr>
          <w:delText xml:space="preserve"> have unique attributes</w:delText>
        </w:r>
        <w:r w:rsidR="001C07AD" w:rsidRPr="00721640" w:rsidDel="009E0436">
          <w:rPr>
            <w:rFonts w:asciiTheme="minorHAnsi" w:hAnsiTheme="minorHAnsi" w:cstheme="minorHAnsi"/>
            <w:sz w:val="22"/>
            <w:szCs w:val="22"/>
          </w:rPr>
          <w:delText xml:space="preserve"> (cardinal buoys, installation buoys, lateral buoys, and special/general buoys)</w:delText>
        </w:r>
        <w:r w:rsidRPr="00721640" w:rsidDel="009E0436">
          <w:rPr>
            <w:rFonts w:asciiTheme="minorHAnsi" w:hAnsiTheme="minorHAnsi" w:cstheme="minorHAnsi"/>
            <w:sz w:val="22"/>
            <w:szCs w:val="22"/>
          </w:rPr>
          <w:delText>, and applying criterion (</w:delText>
        </w:r>
        <w:r w:rsidR="00947593" w:rsidDel="009E0436">
          <w:rPr>
            <w:rFonts w:asciiTheme="minorHAnsi" w:hAnsiTheme="minorHAnsi" w:cstheme="minorHAnsi"/>
            <w:sz w:val="22"/>
            <w:szCs w:val="22"/>
          </w:rPr>
          <w:delText>3)</w:delText>
        </w:r>
        <w:r w:rsidR="001C07AD" w:rsidRPr="00721640" w:rsidDel="009E0436">
          <w:rPr>
            <w:rFonts w:asciiTheme="minorHAnsi" w:hAnsiTheme="minorHAnsi" w:cstheme="minorHAnsi"/>
            <w:sz w:val="22"/>
            <w:szCs w:val="22"/>
          </w:rPr>
          <w:delText xml:space="preserve"> would lead to the decision to use sibling subclasses. (It is interesting to </w:delText>
        </w:r>
        <w:r w:rsidR="006B2F25" w:rsidRPr="00721640" w:rsidDel="009E0436">
          <w:rPr>
            <w:rFonts w:asciiTheme="minorHAnsi" w:hAnsiTheme="minorHAnsi" w:cstheme="minorHAnsi"/>
            <w:sz w:val="22"/>
            <w:szCs w:val="22"/>
          </w:rPr>
          <w:delText xml:space="preserve">further </w:delText>
        </w:r>
        <w:r w:rsidR="001C07AD" w:rsidRPr="00721640" w:rsidDel="009E0436">
          <w:rPr>
            <w:rFonts w:asciiTheme="minorHAnsi" w:hAnsiTheme="minorHAnsi" w:cstheme="minorHAnsi"/>
            <w:sz w:val="22"/>
            <w:szCs w:val="22"/>
          </w:rPr>
          <w:delText xml:space="preserve">note that </w:delText>
        </w:r>
        <w:r w:rsidR="006B2F25" w:rsidRPr="00721640" w:rsidDel="009E0436">
          <w:rPr>
            <w:rFonts w:asciiTheme="minorHAnsi" w:hAnsiTheme="minorHAnsi" w:cstheme="minorHAnsi"/>
            <w:sz w:val="22"/>
            <w:szCs w:val="22"/>
          </w:rPr>
          <w:delText xml:space="preserve">since </w:delText>
        </w:r>
        <w:r w:rsidR="001C07AD" w:rsidRPr="00721640" w:rsidDel="009E0436">
          <w:rPr>
            <w:rFonts w:asciiTheme="minorHAnsi" w:hAnsiTheme="minorHAnsi" w:cstheme="minorHAnsi"/>
            <w:sz w:val="22"/>
            <w:szCs w:val="22"/>
          </w:rPr>
          <w:delText>the distinct attributes</w:delText>
        </w:r>
        <w:r w:rsidR="006B2F25" w:rsidRPr="00721640" w:rsidDel="009E0436">
          <w:rPr>
            <w:rFonts w:asciiTheme="minorHAnsi" w:hAnsiTheme="minorHAnsi" w:cstheme="minorHAnsi"/>
            <w:sz w:val="22"/>
            <w:szCs w:val="22"/>
          </w:rPr>
          <w:delText xml:space="preserve"> of the subclasses</w:delText>
        </w:r>
        <w:r w:rsidR="001C07AD" w:rsidRPr="00721640" w:rsidDel="009E0436">
          <w:rPr>
            <w:rFonts w:asciiTheme="minorHAnsi" w:hAnsiTheme="minorHAnsi" w:cstheme="minorHAnsi"/>
            <w:sz w:val="22"/>
            <w:szCs w:val="22"/>
          </w:rPr>
          <w:delText xml:space="preserve"> are all “category” attribute</w:delText>
        </w:r>
        <w:r w:rsidR="006B2F25" w:rsidRPr="00721640" w:rsidDel="009E0436">
          <w:rPr>
            <w:rFonts w:asciiTheme="minorHAnsi" w:hAnsiTheme="minorHAnsi" w:cstheme="minorHAnsi"/>
            <w:sz w:val="22"/>
            <w:szCs w:val="22"/>
          </w:rPr>
          <w:delText>s,</w:delText>
        </w:r>
        <w:r w:rsidR="001C07AD" w:rsidRPr="00721640" w:rsidDel="009E0436">
          <w:rPr>
            <w:rFonts w:asciiTheme="minorHAnsi" w:hAnsiTheme="minorHAnsi" w:cstheme="minorHAnsi"/>
            <w:sz w:val="22"/>
            <w:szCs w:val="22"/>
          </w:rPr>
          <w:delText xml:space="preserve"> in theory it is possible to merge those categories into </w:delText>
        </w:r>
        <w:r w:rsidR="006B2F25" w:rsidRPr="00721640" w:rsidDel="009E0436">
          <w:rPr>
            <w:rFonts w:asciiTheme="minorHAnsi" w:hAnsiTheme="minorHAnsi" w:cstheme="minorHAnsi"/>
            <w:sz w:val="22"/>
            <w:szCs w:val="22"/>
          </w:rPr>
          <w:delText>the “categoryOfBuoy” enumeration.)</w:delText>
        </w:r>
      </w:del>
    </w:p>
    <w:p w14:paraId="7D0395D3" w14:textId="079022C9" w:rsidR="003A520E" w:rsidRPr="00FA0C91" w:rsidRDefault="00F7230F" w:rsidP="00C1486A">
      <w:pPr>
        <w:pStyle w:val="Heading3"/>
        <w:numPr>
          <w:ilvl w:val="2"/>
          <w:numId w:val="142"/>
        </w:numPr>
        <w:tabs>
          <w:tab w:val="clear" w:pos="660"/>
          <w:tab w:val="clear" w:pos="880"/>
          <w:tab w:val="left" w:pos="709"/>
        </w:tabs>
        <w:spacing w:line="240" w:lineRule="auto"/>
        <w:ind w:left="709" w:hanging="709"/>
      </w:pPr>
      <w:bookmarkStart w:id="511" w:name="_Toc3469133"/>
      <w:r w:rsidRPr="00FA0C91">
        <w:t>A</w:t>
      </w:r>
      <w:r w:rsidR="003A520E" w:rsidRPr="00FA0C91">
        <w:t>ssociations and association classes</w:t>
      </w:r>
      <w:bookmarkEnd w:id="511"/>
    </w:p>
    <w:p w14:paraId="374A7098" w14:textId="2DFDE74F" w:rsidR="00F7230F" w:rsidRPr="00FA0C91" w:rsidRDefault="00F7230F" w:rsidP="00C1486A">
      <w:pPr>
        <w:pStyle w:val="Heading4"/>
        <w:numPr>
          <w:ilvl w:val="3"/>
          <w:numId w:val="150"/>
        </w:numPr>
        <w:tabs>
          <w:tab w:val="clear" w:pos="940"/>
          <w:tab w:val="clear" w:pos="1140"/>
          <w:tab w:val="clear" w:pos="1360"/>
          <w:tab w:val="left" w:pos="851"/>
        </w:tabs>
        <w:spacing w:line="240" w:lineRule="auto"/>
        <w:ind w:left="851" w:hanging="851"/>
      </w:pPr>
      <w:r w:rsidRPr="00FA0C91">
        <w:t>Navigability, source, and target</w:t>
      </w:r>
    </w:p>
    <w:p w14:paraId="7A8F1C51" w14:textId="1DD3FFCC" w:rsidR="00957BB5" w:rsidRPr="00F56DC8" w:rsidRDefault="00957BB5" w:rsidP="00F56DC8">
      <w:pPr>
        <w:spacing w:after="160" w:line="240" w:lineRule="auto"/>
        <w:rPr>
          <w:rFonts w:asciiTheme="minorHAnsi" w:hAnsiTheme="minorHAnsi" w:cstheme="minorHAnsi"/>
          <w:sz w:val="22"/>
          <w:szCs w:val="22"/>
        </w:rPr>
      </w:pPr>
      <w:r w:rsidRPr="00F56DC8">
        <w:rPr>
          <w:rFonts w:asciiTheme="minorHAnsi" w:hAnsiTheme="minorHAnsi" w:cstheme="minorHAnsi"/>
          <w:sz w:val="22"/>
          <w:szCs w:val="22"/>
        </w:rPr>
        <w:t>Association navigability should be indicated if the association is navigable in only one direction</w:t>
      </w:r>
      <w:r w:rsidR="00F56DC8">
        <w:rPr>
          <w:rFonts w:asciiTheme="minorHAnsi" w:hAnsiTheme="minorHAnsi" w:cstheme="minorHAnsi"/>
          <w:sz w:val="22"/>
          <w:szCs w:val="22"/>
        </w:rPr>
        <w:t>; that is</w:t>
      </w:r>
      <w:r w:rsidRPr="00F56DC8">
        <w:rPr>
          <w:rFonts w:asciiTheme="minorHAnsi" w:hAnsiTheme="minorHAnsi" w:cstheme="minorHAnsi"/>
          <w:sz w:val="22"/>
          <w:szCs w:val="22"/>
        </w:rPr>
        <w:t xml:space="preserve">, </w:t>
      </w:r>
      <w:r w:rsidR="00B25F36" w:rsidRPr="00F56DC8">
        <w:rPr>
          <w:rFonts w:asciiTheme="minorHAnsi" w:hAnsiTheme="minorHAnsi" w:cstheme="minorHAnsi"/>
          <w:sz w:val="22"/>
          <w:szCs w:val="22"/>
        </w:rPr>
        <w:t>the model designer expects applications</w:t>
      </w:r>
      <w:r w:rsidRPr="00F56DC8">
        <w:rPr>
          <w:rFonts w:asciiTheme="minorHAnsi" w:hAnsiTheme="minorHAnsi" w:cstheme="minorHAnsi"/>
          <w:sz w:val="22"/>
          <w:szCs w:val="22"/>
        </w:rPr>
        <w:t xml:space="preserve"> to access one object from the other, but not vice versa.</w:t>
      </w:r>
      <w:r w:rsidR="00284E6C" w:rsidRPr="00F56DC8">
        <w:rPr>
          <w:rFonts w:asciiTheme="minorHAnsi" w:hAnsiTheme="minorHAnsi" w:cstheme="minorHAnsi"/>
          <w:sz w:val="22"/>
          <w:szCs w:val="22"/>
        </w:rPr>
        <w:t xml:space="preserve"> Feature/feature and information/information associations are usually navigable in both directions, while feature/information associations must be navigable from the feature end but are </w:t>
      </w:r>
      <w:r w:rsidR="00F908D5" w:rsidRPr="00F56DC8">
        <w:rPr>
          <w:rFonts w:asciiTheme="minorHAnsi" w:hAnsiTheme="minorHAnsi" w:cstheme="minorHAnsi"/>
          <w:sz w:val="22"/>
          <w:szCs w:val="22"/>
        </w:rPr>
        <w:t>not required to be</w:t>
      </w:r>
      <w:r w:rsidR="00284E6C" w:rsidRPr="00F56DC8">
        <w:rPr>
          <w:rFonts w:asciiTheme="minorHAnsi" w:hAnsiTheme="minorHAnsi" w:cstheme="minorHAnsi"/>
          <w:sz w:val="22"/>
          <w:szCs w:val="22"/>
        </w:rPr>
        <w:t xml:space="preserve"> modelled as navigable in the other direction. UML regards navigability information in UML diagrams as hints to implementations rather than hard requirements, and implementations and data formats are free to implement navigability in </w:t>
      </w:r>
      <w:r w:rsidR="002330A8" w:rsidRPr="00F56DC8">
        <w:rPr>
          <w:rFonts w:asciiTheme="minorHAnsi" w:hAnsiTheme="minorHAnsi" w:cstheme="minorHAnsi"/>
          <w:sz w:val="22"/>
          <w:szCs w:val="22"/>
        </w:rPr>
        <w:t>the most efficient manner.</w:t>
      </w:r>
    </w:p>
    <w:p w14:paraId="08A769BD" w14:textId="655EA28E" w:rsidR="00957BB5" w:rsidRPr="00F56DC8" w:rsidRDefault="00957BB5" w:rsidP="00F56DC8">
      <w:pPr>
        <w:spacing w:after="160" w:line="240" w:lineRule="auto"/>
        <w:rPr>
          <w:rFonts w:asciiTheme="minorHAnsi" w:hAnsiTheme="minorHAnsi" w:cstheme="minorHAnsi"/>
          <w:sz w:val="22"/>
          <w:szCs w:val="22"/>
        </w:rPr>
      </w:pPr>
      <w:r w:rsidRPr="00F56DC8">
        <w:rPr>
          <w:rFonts w:asciiTheme="minorHAnsi" w:hAnsiTheme="minorHAnsi" w:cstheme="minorHAnsi"/>
          <w:sz w:val="22"/>
          <w:szCs w:val="22"/>
        </w:rPr>
        <w:t>Unidirectional navigability will normally also determine the source and target of the association.</w:t>
      </w:r>
    </w:p>
    <w:p w14:paraId="713C4B25" w14:textId="61157A12" w:rsidR="00B54AB8" w:rsidRPr="00F56DC8" w:rsidRDefault="00957BB5" w:rsidP="00F56DC8">
      <w:pPr>
        <w:spacing w:after="160" w:line="240" w:lineRule="auto"/>
        <w:rPr>
          <w:rFonts w:asciiTheme="minorHAnsi" w:hAnsiTheme="minorHAnsi" w:cstheme="minorHAnsi"/>
          <w:sz w:val="22"/>
          <w:szCs w:val="22"/>
        </w:rPr>
      </w:pPr>
      <w:r w:rsidRPr="00F56DC8">
        <w:rPr>
          <w:rFonts w:asciiTheme="minorHAnsi" w:hAnsiTheme="minorHAnsi" w:cstheme="minorHAnsi"/>
          <w:sz w:val="22"/>
          <w:szCs w:val="22"/>
        </w:rPr>
        <w:t>An association’s source and target should be grammatically and semantically compatible with the name and definition of the association</w:t>
      </w:r>
      <w:r w:rsidR="00F56DC8">
        <w:rPr>
          <w:rFonts w:asciiTheme="minorHAnsi" w:hAnsiTheme="minorHAnsi" w:cstheme="minorHAnsi"/>
          <w:sz w:val="22"/>
          <w:szCs w:val="22"/>
        </w:rPr>
        <w:t>; for example</w:t>
      </w:r>
      <w:r w:rsidRPr="00F56DC8">
        <w:rPr>
          <w:rFonts w:asciiTheme="minorHAnsi" w:hAnsiTheme="minorHAnsi" w:cstheme="minorHAnsi"/>
          <w:sz w:val="22"/>
          <w:szCs w:val="22"/>
        </w:rPr>
        <w:t>, for the association Person/subscribes/Magazine the source should be Person and the target Magazine.</w:t>
      </w:r>
    </w:p>
    <w:p w14:paraId="73A2DC43" w14:textId="2C08E33E" w:rsidR="00B54AB8" w:rsidRPr="00F56DC8" w:rsidDel="0060112D" w:rsidRDefault="00957BB5" w:rsidP="00F56DC8">
      <w:pPr>
        <w:spacing w:after="160" w:line="240" w:lineRule="auto"/>
        <w:rPr>
          <w:del w:id="512" w:author="Julia Powell" w:date="2020-01-15T15:17:00Z"/>
          <w:rFonts w:asciiTheme="minorHAnsi" w:hAnsiTheme="minorHAnsi" w:cstheme="minorHAnsi"/>
          <w:sz w:val="22"/>
          <w:szCs w:val="22"/>
        </w:rPr>
      </w:pPr>
      <w:del w:id="513" w:author="Julia Powell" w:date="2020-01-15T15:17:00Z">
        <w:r w:rsidRPr="00F56DC8" w:rsidDel="0060112D">
          <w:rPr>
            <w:rFonts w:asciiTheme="minorHAnsi" w:hAnsiTheme="minorHAnsi" w:cstheme="minorHAnsi"/>
            <w:sz w:val="22"/>
            <w:szCs w:val="22"/>
          </w:rPr>
          <w:delText>Enterprise Architect always has a source and target for associations (see</w:delText>
        </w:r>
        <w:r w:rsidR="00F56DC8" w:rsidDel="0060112D">
          <w:rPr>
            <w:rFonts w:asciiTheme="minorHAnsi" w:hAnsiTheme="minorHAnsi" w:cstheme="minorHAnsi"/>
            <w:sz w:val="22"/>
            <w:szCs w:val="22"/>
          </w:rPr>
          <w:delText xml:space="preserve"> Figure 7-5</w:delText>
        </w:r>
        <w:r w:rsidRPr="00F56DC8" w:rsidDel="0060112D">
          <w:rPr>
            <w:rFonts w:asciiTheme="minorHAnsi" w:hAnsiTheme="minorHAnsi" w:cstheme="minorHAnsi"/>
            <w:sz w:val="22"/>
            <w:szCs w:val="22"/>
          </w:rPr>
          <w:delText>).</w:delText>
        </w:r>
        <w:r w:rsidR="00B54AB8" w:rsidRPr="00F56DC8" w:rsidDel="0060112D">
          <w:rPr>
            <w:rFonts w:asciiTheme="minorHAnsi" w:hAnsiTheme="minorHAnsi" w:cstheme="minorHAnsi"/>
            <w:sz w:val="22"/>
            <w:szCs w:val="22"/>
          </w:rPr>
          <w:delText xml:space="preserve"> </w:delText>
        </w:r>
      </w:del>
    </w:p>
    <w:p w14:paraId="796EB844" w14:textId="395A241E" w:rsidR="00D67538" w:rsidRPr="00FA0C91" w:rsidDel="0060112D" w:rsidRDefault="00957BB5" w:rsidP="00673A3A">
      <w:pPr>
        <w:keepNext/>
        <w:jc w:val="center"/>
        <w:rPr>
          <w:del w:id="514" w:author="Julia Powell" w:date="2020-01-15T15:17:00Z"/>
        </w:rPr>
      </w:pPr>
      <w:del w:id="515" w:author="Julia Powell" w:date="2020-01-15T15:17:00Z">
        <w:r w:rsidRPr="00FA0C91" w:rsidDel="0060112D">
          <w:rPr>
            <w:noProof/>
            <w:lang w:val="en-US" w:eastAsia="en-US"/>
          </w:rPr>
          <w:drawing>
            <wp:inline distT="0" distB="0" distL="0" distR="0" wp14:anchorId="101DD120" wp14:editId="6C7E2074">
              <wp:extent cx="5394960" cy="3474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creen.JPG"/>
                      <pic:cNvPicPr/>
                    </pic:nvPicPr>
                    <pic:blipFill>
                      <a:blip r:embed="rId24">
                        <a:extLst>
                          <a:ext uri="{28A0092B-C50C-407E-A947-70E740481C1C}">
                            <a14:useLocalDpi xmlns:a14="http://schemas.microsoft.com/office/drawing/2010/main" val="0"/>
                          </a:ext>
                        </a:extLst>
                      </a:blip>
                      <a:stretch>
                        <a:fillRect/>
                      </a:stretch>
                    </pic:blipFill>
                    <pic:spPr>
                      <a:xfrm>
                        <a:off x="0" y="0"/>
                        <a:ext cx="5428483" cy="3496036"/>
                      </a:xfrm>
                      <a:prstGeom prst="rect">
                        <a:avLst/>
                      </a:prstGeom>
                    </pic:spPr>
                  </pic:pic>
                </a:graphicData>
              </a:graphic>
            </wp:inline>
          </w:drawing>
        </w:r>
      </w:del>
    </w:p>
    <w:p w14:paraId="71CA0487" w14:textId="42966F85" w:rsidR="00957BB5" w:rsidRPr="004E550C" w:rsidDel="0060112D" w:rsidRDefault="00D67538" w:rsidP="00307A9C">
      <w:pPr>
        <w:pStyle w:val="Caption"/>
        <w:spacing w:before="0" w:after="200" w:line="240" w:lineRule="auto"/>
        <w:jc w:val="center"/>
        <w:rPr>
          <w:del w:id="516" w:author="Julia Powell" w:date="2020-01-15T15:17:00Z"/>
          <w:rFonts w:asciiTheme="minorHAnsi" w:hAnsiTheme="minorHAnsi" w:cstheme="minorHAnsi"/>
          <w:b w:val="0"/>
          <w:i/>
          <w:color w:val="44546A" w:themeColor="text2"/>
          <w:sz w:val="18"/>
          <w:szCs w:val="18"/>
        </w:rPr>
      </w:pPr>
      <w:bookmarkStart w:id="517" w:name="_Ref523491411"/>
      <w:bookmarkStart w:id="518" w:name="_Ref502289480"/>
      <w:del w:id="519" w:author="Julia Powell" w:date="2020-01-15T15:17:00Z">
        <w:r w:rsidRPr="004E550C" w:rsidDel="0060112D">
          <w:rPr>
            <w:rFonts w:asciiTheme="minorHAnsi" w:hAnsiTheme="minorHAnsi" w:cstheme="minorHAnsi"/>
            <w:b w:val="0"/>
            <w:i/>
            <w:color w:val="44546A" w:themeColor="text2"/>
            <w:sz w:val="18"/>
            <w:szCs w:val="18"/>
          </w:rPr>
          <w:delText xml:space="preserve">Figure </w:delText>
        </w:r>
        <w:r w:rsidR="002E42AD" w:rsidRPr="004E550C" w:rsidDel="0060112D">
          <w:rPr>
            <w:rFonts w:asciiTheme="minorHAnsi" w:hAnsiTheme="minorHAnsi" w:cstheme="minorHAnsi"/>
            <w:b w:val="0"/>
            <w:i/>
            <w:color w:val="44546A" w:themeColor="text2"/>
            <w:sz w:val="18"/>
            <w:szCs w:val="18"/>
          </w:rPr>
          <w:fldChar w:fldCharType="begin"/>
        </w:r>
        <w:r w:rsidR="002E42AD" w:rsidRPr="004E550C" w:rsidDel="0060112D">
          <w:rPr>
            <w:rFonts w:asciiTheme="minorHAnsi" w:hAnsiTheme="minorHAnsi" w:cstheme="minorHAnsi"/>
            <w:b w:val="0"/>
            <w:i/>
            <w:color w:val="44546A" w:themeColor="text2"/>
            <w:sz w:val="18"/>
            <w:szCs w:val="18"/>
          </w:rPr>
          <w:delInstrText xml:space="preserve"> STYLEREF 1 \s </w:delInstrText>
        </w:r>
        <w:r w:rsidR="002E42AD" w:rsidRPr="004E550C" w:rsidDel="0060112D">
          <w:rPr>
            <w:rFonts w:asciiTheme="minorHAnsi" w:hAnsiTheme="minorHAnsi" w:cstheme="minorHAnsi"/>
            <w:b w:val="0"/>
            <w:i/>
            <w:color w:val="44546A" w:themeColor="text2"/>
            <w:sz w:val="18"/>
            <w:szCs w:val="18"/>
          </w:rPr>
          <w:fldChar w:fldCharType="separate"/>
        </w:r>
        <w:r w:rsidR="003417C0" w:rsidDel="0060112D">
          <w:rPr>
            <w:rFonts w:asciiTheme="minorHAnsi" w:hAnsiTheme="minorHAnsi" w:cstheme="minorHAnsi"/>
            <w:b w:val="0"/>
            <w:i/>
            <w:noProof/>
            <w:color w:val="44546A" w:themeColor="text2"/>
            <w:sz w:val="18"/>
            <w:szCs w:val="18"/>
          </w:rPr>
          <w:delText>7</w:delText>
        </w:r>
        <w:r w:rsidR="002E42AD" w:rsidRPr="004E550C" w:rsidDel="0060112D">
          <w:rPr>
            <w:rFonts w:asciiTheme="minorHAnsi" w:hAnsiTheme="minorHAnsi" w:cstheme="minorHAnsi"/>
            <w:b w:val="0"/>
            <w:i/>
            <w:color w:val="44546A" w:themeColor="text2"/>
            <w:sz w:val="18"/>
            <w:szCs w:val="18"/>
          </w:rPr>
          <w:fldChar w:fldCharType="end"/>
        </w:r>
        <w:r w:rsidR="002E42AD" w:rsidRPr="004E550C" w:rsidDel="0060112D">
          <w:rPr>
            <w:rFonts w:asciiTheme="minorHAnsi" w:hAnsiTheme="minorHAnsi" w:cstheme="minorHAnsi"/>
            <w:b w:val="0"/>
            <w:i/>
            <w:color w:val="44546A" w:themeColor="text2"/>
            <w:sz w:val="18"/>
            <w:szCs w:val="18"/>
          </w:rPr>
          <w:noBreakHyphen/>
        </w:r>
        <w:r w:rsidR="002E42AD" w:rsidRPr="004E550C" w:rsidDel="0060112D">
          <w:rPr>
            <w:rFonts w:asciiTheme="minorHAnsi" w:hAnsiTheme="minorHAnsi" w:cstheme="minorHAnsi"/>
            <w:b w:val="0"/>
            <w:i/>
            <w:color w:val="44546A" w:themeColor="text2"/>
            <w:sz w:val="18"/>
            <w:szCs w:val="18"/>
          </w:rPr>
          <w:fldChar w:fldCharType="begin"/>
        </w:r>
        <w:r w:rsidR="002E42AD" w:rsidRPr="004E550C" w:rsidDel="0060112D">
          <w:rPr>
            <w:rFonts w:asciiTheme="minorHAnsi" w:hAnsiTheme="minorHAnsi" w:cstheme="minorHAnsi"/>
            <w:b w:val="0"/>
            <w:i/>
            <w:color w:val="44546A" w:themeColor="text2"/>
            <w:sz w:val="18"/>
            <w:szCs w:val="18"/>
          </w:rPr>
          <w:delInstrText xml:space="preserve"> SEQ Figure \* ARABIC \s 1 </w:delInstrText>
        </w:r>
        <w:r w:rsidR="002E42AD" w:rsidRPr="004E550C" w:rsidDel="0060112D">
          <w:rPr>
            <w:rFonts w:asciiTheme="minorHAnsi" w:hAnsiTheme="minorHAnsi" w:cstheme="minorHAnsi"/>
            <w:b w:val="0"/>
            <w:i/>
            <w:color w:val="44546A" w:themeColor="text2"/>
            <w:sz w:val="18"/>
            <w:szCs w:val="18"/>
          </w:rPr>
          <w:fldChar w:fldCharType="separate"/>
        </w:r>
        <w:r w:rsidR="003417C0" w:rsidDel="0060112D">
          <w:rPr>
            <w:rFonts w:asciiTheme="minorHAnsi" w:hAnsiTheme="minorHAnsi" w:cstheme="minorHAnsi"/>
            <w:b w:val="0"/>
            <w:i/>
            <w:noProof/>
            <w:color w:val="44546A" w:themeColor="text2"/>
            <w:sz w:val="18"/>
            <w:szCs w:val="18"/>
          </w:rPr>
          <w:delText>5</w:delText>
        </w:r>
        <w:r w:rsidR="002E42AD" w:rsidRPr="004E550C" w:rsidDel="0060112D">
          <w:rPr>
            <w:rFonts w:asciiTheme="minorHAnsi" w:hAnsiTheme="minorHAnsi" w:cstheme="minorHAnsi"/>
            <w:b w:val="0"/>
            <w:i/>
            <w:color w:val="44546A" w:themeColor="text2"/>
            <w:sz w:val="18"/>
            <w:szCs w:val="18"/>
          </w:rPr>
          <w:fldChar w:fldCharType="end"/>
        </w:r>
        <w:bookmarkEnd w:id="517"/>
        <w:bookmarkEnd w:id="518"/>
        <w:r w:rsidR="004E550C" w:rsidDel="0060112D">
          <w:rPr>
            <w:rFonts w:asciiTheme="minorHAnsi" w:hAnsiTheme="minorHAnsi" w:cstheme="minorHAnsi"/>
            <w:b w:val="0"/>
            <w:i/>
            <w:color w:val="44546A" w:themeColor="text2"/>
            <w:sz w:val="18"/>
            <w:szCs w:val="18"/>
          </w:rPr>
          <w:delText xml:space="preserve"> -</w:delText>
        </w:r>
        <w:r w:rsidRPr="004E550C" w:rsidDel="0060112D">
          <w:rPr>
            <w:rFonts w:asciiTheme="minorHAnsi" w:hAnsiTheme="minorHAnsi" w:cstheme="minorHAnsi"/>
            <w:b w:val="0"/>
            <w:i/>
            <w:color w:val="44546A" w:themeColor="text2"/>
            <w:sz w:val="18"/>
            <w:szCs w:val="18"/>
          </w:rPr>
          <w:delText xml:space="preserve"> Association data screen in Enterprise Architect showing roles</w:delText>
        </w:r>
      </w:del>
    </w:p>
    <w:p w14:paraId="5E2ECE77" w14:textId="1E23089D" w:rsidR="00735AEA" w:rsidRPr="004E550C" w:rsidDel="0060112D" w:rsidRDefault="004E550C" w:rsidP="004E550C">
      <w:pPr>
        <w:spacing w:after="160" w:line="240" w:lineRule="auto"/>
        <w:rPr>
          <w:del w:id="520" w:author="Julia Powell" w:date="2020-01-15T15:17:00Z"/>
          <w:rFonts w:asciiTheme="minorHAnsi" w:hAnsiTheme="minorHAnsi" w:cstheme="minorHAnsi"/>
          <w:sz w:val="22"/>
          <w:szCs w:val="22"/>
        </w:rPr>
      </w:pPr>
      <w:del w:id="521" w:author="Julia Powell" w:date="2020-01-15T15:17:00Z">
        <w:r w:rsidDel="0060112D">
          <w:rPr>
            <w:rFonts w:asciiTheme="minorHAnsi" w:hAnsiTheme="minorHAnsi" w:cstheme="minorHAnsi"/>
            <w:sz w:val="22"/>
            <w:szCs w:val="22"/>
          </w:rPr>
          <w:delText>Figure 7-5</w:delText>
        </w:r>
        <w:r w:rsidR="005257E9" w:rsidRPr="004E550C" w:rsidDel="0060112D">
          <w:rPr>
            <w:rFonts w:asciiTheme="minorHAnsi" w:hAnsiTheme="minorHAnsi" w:cstheme="minorHAnsi"/>
            <w:sz w:val="22"/>
            <w:szCs w:val="22"/>
          </w:rPr>
          <w:delText xml:space="preserve"> </w:delText>
        </w:r>
        <w:r w:rsidR="007661F0" w:rsidRPr="004E550C" w:rsidDel="0060112D">
          <w:rPr>
            <w:rFonts w:asciiTheme="minorHAnsi" w:hAnsiTheme="minorHAnsi" w:cstheme="minorHAnsi"/>
            <w:sz w:val="22"/>
            <w:szCs w:val="22"/>
          </w:rPr>
          <w:delText xml:space="preserve">depicts one of the data entry screens for </w:delText>
        </w:r>
        <w:r w:rsidR="00735AEA" w:rsidRPr="004E550C" w:rsidDel="0060112D">
          <w:rPr>
            <w:rFonts w:asciiTheme="minorHAnsi" w:hAnsiTheme="minorHAnsi" w:cstheme="minorHAnsi"/>
            <w:sz w:val="22"/>
            <w:szCs w:val="22"/>
          </w:rPr>
          <w:delText>an association in Enterprise Architect, depicting information entry for association ends. The association name would be entered on the “General” tab in the data entry panel.</w:delText>
        </w:r>
      </w:del>
    </w:p>
    <w:p w14:paraId="12290923" w14:textId="259E4397" w:rsidR="003D4B1C" w:rsidRPr="004E550C" w:rsidRDefault="00957BB5" w:rsidP="004E550C">
      <w:pPr>
        <w:spacing w:after="160" w:line="240" w:lineRule="auto"/>
        <w:rPr>
          <w:rFonts w:asciiTheme="minorHAnsi" w:hAnsiTheme="minorHAnsi" w:cstheme="minorHAnsi"/>
          <w:sz w:val="22"/>
          <w:szCs w:val="22"/>
        </w:rPr>
      </w:pPr>
      <w:r w:rsidRPr="004E550C">
        <w:rPr>
          <w:rFonts w:asciiTheme="minorHAnsi" w:hAnsiTheme="minorHAnsi" w:cstheme="minorHAnsi"/>
          <w:sz w:val="22"/>
          <w:szCs w:val="22"/>
        </w:rPr>
        <w:t>For feature/feature associations both ends should be named; for feature/info</w:t>
      </w:r>
      <w:r w:rsidR="004E550C">
        <w:rPr>
          <w:rFonts w:asciiTheme="minorHAnsi" w:hAnsiTheme="minorHAnsi" w:cstheme="minorHAnsi"/>
          <w:sz w:val="22"/>
          <w:szCs w:val="22"/>
        </w:rPr>
        <w:t>rmation</w:t>
      </w:r>
      <w:r w:rsidRPr="004E550C">
        <w:rPr>
          <w:rFonts w:asciiTheme="minorHAnsi" w:hAnsiTheme="minorHAnsi" w:cstheme="minorHAnsi"/>
          <w:sz w:val="22"/>
          <w:szCs w:val="22"/>
        </w:rPr>
        <w:t xml:space="preserve"> associations the info</w:t>
      </w:r>
      <w:r w:rsidR="004E550C">
        <w:rPr>
          <w:rFonts w:asciiTheme="minorHAnsi" w:hAnsiTheme="minorHAnsi" w:cstheme="minorHAnsi"/>
          <w:sz w:val="22"/>
          <w:szCs w:val="22"/>
        </w:rPr>
        <w:t>rmation</w:t>
      </w:r>
      <w:r w:rsidRPr="004E550C">
        <w:rPr>
          <w:rFonts w:asciiTheme="minorHAnsi" w:hAnsiTheme="minorHAnsi" w:cstheme="minorHAnsi"/>
          <w:sz w:val="22"/>
          <w:szCs w:val="22"/>
        </w:rPr>
        <w:t xml:space="preserve"> end should be named and the feature end may be named. This is an S-100 requirement, not a UML requirement.</w:t>
      </w:r>
    </w:p>
    <w:p w14:paraId="32671597" w14:textId="1B14EDFC" w:rsidR="00F7230F" w:rsidRPr="00FA0C91" w:rsidRDefault="00F7230F" w:rsidP="00307A9C">
      <w:pPr>
        <w:pStyle w:val="Heading4"/>
        <w:numPr>
          <w:ilvl w:val="3"/>
          <w:numId w:val="150"/>
        </w:numPr>
        <w:tabs>
          <w:tab w:val="clear" w:pos="940"/>
          <w:tab w:val="left" w:pos="851"/>
        </w:tabs>
        <w:spacing w:line="240" w:lineRule="auto"/>
        <w:ind w:left="851" w:hanging="851"/>
      </w:pPr>
      <w:bookmarkStart w:id="522" w:name="_Ref502518140"/>
      <w:r w:rsidRPr="00FA0C91">
        <w:t>Association classes</w:t>
      </w:r>
      <w:bookmarkEnd w:id="522"/>
    </w:p>
    <w:p w14:paraId="00AC2C49" w14:textId="364D62F8" w:rsidR="004A5250" w:rsidRPr="004E550C" w:rsidRDefault="004A5250" w:rsidP="004E550C">
      <w:pPr>
        <w:spacing w:after="160" w:line="240" w:lineRule="auto"/>
        <w:rPr>
          <w:rFonts w:asciiTheme="minorHAnsi" w:hAnsiTheme="minorHAnsi" w:cstheme="minorHAnsi"/>
          <w:sz w:val="22"/>
          <w:szCs w:val="22"/>
        </w:rPr>
      </w:pPr>
      <w:r w:rsidRPr="004E550C">
        <w:rPr>
          <w:rFonts w:asciiTheme="minorHAnsi" w:hAnsiTheme="minorHAnsi" w:cstheme="minorHAnsi"/>
          <w:sz w:val="22"/>
          <w:szCs w:val="22"/>
        </w:rPr>
        <w:t xml:space="preserve">Association classes </w:t>
      </w:r>
      <w:ins w:id="523" w:author="Julia Powell" w:date="2020-01-15T15:18:00Z">
        <w:r w:rsidR="0060112D">
          <w:rPr>
            <w:rFonts w:asciiTheme="minorHAnsi" w:hAnsiTheme="minorHAnsi" w:cstheme="minorHAnsi"/>
            <w:sz w:val="22"/>
            <w:szCs w:val="22"/>
          </w:rPr>
          <w:t>are a</w:t>
        </w:r>
      </w:ins>
      <w:del w:id="524" w:author="Julia Powell" w:date="2020-01-15T15:18:00Z">
        <w:r w:rsidRPr="004E550C" w:rsidDel="0060112D">
          <w:rPr>
            <w:rFonts w:asciiTheme="minorHAnsi" w:hAnsiTheme="minorHAnsi" w:cstheme="minorHAnsi"/>
            <w:sz w:val="22"/>
            <w:szCs w:val="22"/>
          </w:rPr>
          <w:delText>can be regarded as</w:delText>
        </w:r>
      </w:del>
      <w:r w:rsidRPr="004E550C">
        <w:rPr>
          <w:rFonts w:asciiTheme="minorHAnsi" w:hAnsiTheme="minorHAnsi" w:cstheme="minorHAnsi"/>
          <w:sz w:val="22"/>
          <w:szCs w:val="22"/>
        </w:rPr>
        <w:t xml:space="preserve"> means of adding parameters (characteristics) to associations, rather than </w:t>
      </w:r>
      <w:del w:id="525" w:author="Julia Powell" w:date="2020-01-15T15:18:00Z">
        <w:r w:rsidRPr="004E550C" w:rsidDel="0060112D">
          <w:rPr>
            <w:rFonts w:asciiTheme="minorHAnsi" w:hAnsiTheme="minorHAnsi" w:cstheme="minorHAnsi"/>
            <w:sz w:val="22"/>
            <w:szCs w:val="22"/>
          </w:rPr>
          <w:delText>either of the</w:delText>
        </w:r>
      </w:del>
      <w:ins w:id="526" w:author="Julia Powell" w:date="2020-01-15T15:18:00Z">
        <w:r w:rsidR="0060112D">
          <w:rPr>
            <w:rFonts w:asciiTheme="minorHAnsi" w:hAnsiTheme="minorHAnsi" w:cstheme="minorHAnsi"/>
            <w:sz w:val="22"/>
            <w:szCs w:val="22"/>
          </w:rPr>
          <w:t>to the</w:t>
        </w:r>
      </w:ins>
      <w:r w:rsidRPr="004E550C">
        <w:rPr>
          <w:rFonts w:asciiTheme="minorHAnsi" w:hAnsiTheme="minorHAnsi" w:cstheme="minorHAnsi"/>
          <w:sz w:val="22"/>
          <w:szCs w:val="22"/>
        </w:rPr>
        <w:t xml:space="preserve"> classes at the end of an association. An attribute of the association class characterizes the </w:t>
      </w:r>
      <w:r w:rsidRPr="004E550C">
        <w:rPr>
          <w:rFonts w:asciiTheme="minorHAnsi" w:hAnsiTheme="minorHAnsi" w:cstheme="minorHAnsi"/>
          <w:sz w:val="22"/>
          <w:szCs w:val="22"/>
          <w:u w:val="single"/>
        </w:rPr>
        <w:t>relationship</w:t>
      </w:r>
      <w:r w:rsidRPr="004E550C">
        <w:rPr>
          <w:rFonts w:asciiTheme="minorHAnsi" w:hAnsiTheme="minorHAnsi" w:cstheme="minorHAnsi"/>
          <w:sz w:val="22"/>
          <w:szCs w:val="22"/>
        </w:rPr>
        <w:t xml:space="preserve"> between the classes at the ends of the association.</w:t>
      </w:r>
    </w:p>
    <w:p w14:paraId="68B82B85" w14:textId="3788EA53" w:rsidR="004A5250" w:rsidRPr="004E550C" w:rsidRDefault="004A5250" w:rsidP="004E30DC">
      <w:pPr>
        <w:spacing w:after="60" w:line="240" w:lineRule="auto"/>
        <w:rPr>
          <w:rFonts w:asciiTheme="minorHAnsi" w:hAnsiTheme="minorHAnsi" w:cstheme="minorHAnsi"/>
          <w:sz w:val="22"/>
          <w:szCs w:val="22"/>
        </w:rPr>
      </w:pPr>
      <w:r w:rsidRPr="004E550C">
        <w:rPr>
          <w:rFonts w:asciiTheme="minorHAnsi" w:hAnsiTheme="minorHAnsi" w:cstheme="minorHAnsi"/>
          <w:sz w:val="22"/>
          <w:szCs w:val="22"/>
        </w:rPr>
        <w:t>The use case for association classes is basically “whenever a relationship is characterized by one or more</w:t>
      </w:r>
      <w:r w:rsidR="00E91472" w:rsidRPr="004E550C">
        <w:rPr>
          <w:rFonts w:asciiTheme="minorHAnsi" w:hAnsiTheme="minorHAnsi" w:cstheme="minorHAnsi"/>
          <w:sz w:val="22"/>
          <w:szCs w:val="22"/>
        </w:rPr>
        <w:t xml:space="preserve"> </w:t>
      </w:r>
      <w:r w:rsidRPr="004E550C">
        <w:rPr>
          <w:rFonts w:asciiTheme="minorHAnsi" w:hAnsiTheme="minorHAnsi" w:cstheme="minorHAnsi"/>
          <w:sz w:val="22"/>
          <w:szCs w:val="22"/>
        </w:rPr>
        <w:t>attributes.”</w:t>
      </w:r>
    </w:p>
    <w:p w14:paraId="4B1D25D5" w14:textId="110FFA7F" w:rsidR="004A5250" w:rsidRPr="004E550C" w:rsidRDefault="004F45FA" w:rsidP="004E30DC">
      <w:pPr>
        <w:spacing w:after="60" w:line="240" w:lineRule="auto"/>
        <w:rPr>
          <w:rFonts w:asciiTheme="minorHAnsi" w:hAnsiTheme="minorHAnsi" w:cstheme="minorHAnsi"/>
          <w:sz w:val="22"/>
          <w:szCs w:val="22"/>
        </w:rPr>
      </w:pPr>
      <w:r w:rsidRPr="004E550C">
        <w:rPr>
          <w:rFonts w:asciiTheme="minorHAnsi" w:hAnsiTheme="minorHAnsi" w:cstheme="minorHAnsi"/>
          <w:sz w:val="22"/>
          <w:szCs w:val="22"/>
        </w:rPr>
        <w:t xml:space="preserve">EXAMPLE 1: </w:t>
      </w:r>
      <w:r w:rsidR="004A5250" w:rsidRPr="004E550C">
        <w:rPr>
          <w:rFonts w:asciiTheme="minorHAnsi" w:hAnsiTheme="minorHAnsi" w:cstheme="minorHAnsi"/>
          <w:sz w:val="22"/>
          <w:szCs w:val="22"/>
        </w:rPr>
        <w:t>A specified set of vessels is COVERED by a regulation and another set of vessels is EXEMPT from the regulation. The</w:t>
      </w:r>
      <w:r w:rsidR="00E412DC" w:rsidRPr="004E550C">
        <w:rPr>
          <w:rFonts w:asciiTheme="minorHAnsi" w:hAnsiTheme="minorHAnsi" w:cstheme="minorHAnsi"/>
          <w:sz w:val="22"/>
          <w:szCs w:val="22"/>
        </w:rPr>
        <w:t xml:space="preserve"> sets of vessels are described by an information type class; the regulation by another information type class; and the relationship between them by an association class which has an attribute characterizing the relationship as </w:t>
      </w:r>
      <w:r w:rsidRPr="004E550C">
        <w:rPr>
          <w:rFonts w:asciiTheme="minorHAnsi" w:hAnsiTheme="minorHAnsi" w:cstheme="minorHAnsi"/>
          <w:sz w:val="22"/>
          <w:szCs w:val="22"/>
        </w:rPr>
        <w:t>inclusion</w:t>
      </w:r>
      <w:r w:rsidR="00E412DC" w:rsidRPr="004E550C">
        <w:rPr>
          <w:rFonts w:asciiTheme="minorHAnsi" w:hAnsiTheme="minorHAnsi" w:cstheme="minorHAnsi"/>
          <w:sz w:val="22"/>
          <w:szCs w:val="22"/>
        </w:rPr>
        <w:t xml:space="preserve"> or </w:t>
      </w:r>
      <w:r w:rsidRPr="004E550C">
        <w:rPr>
          <w:rFonts w:asciiTheme="minorHAnsi" w:hAnsiTheme="minorHAnsi" w:cstheme="minorHAnsi"/>
          <w:sz w:val="22"/>
          <w:szCs w:val="22"/>
        </w:rPr>
        <w:t>exclusion (of the specified subset in the specific regulation)</w:t>
      </w:r>
      <w:r w:rsidR="00E412DC" w:rsidRPr="004E550C">
        <w:rPr>
          <w:rFonts w:asciiTheme="minorHAnsi" w:hAnsiTheme="minorHAnsi" w:cstheme="minorHAnsi"/>
          <w:sz w:val="22"/>
          <w:szCs w:val="22"/>
        </w:rPr>
        <w:t>.</w:t>
      </w:r>
      <w:ins w:id="527" w:author="Raphael Malyankar" w:date="2020-01-21T04:01:00Z">
        <w:r w:rsidR="00F453EB">
          <w:rPr>
            <w:rFonts w:asciiTheme="minorHAnsi" w:hAnsiTheme="minorHAnsi" w:cstheme="minorHAnsi"/>
            <w:sz w:val="22"/>
            <w:szCs w:val="22"/>
          </w:rPr>
          <w:t xml:space="preserve"> </w:t>
        </w:r>
        <w:r w:rsidR="00F453EB" w:rsidRPr="00F453EB">
          <w:rPr>
            <w:rFonts w:asciiTheme="minorHAnsi" w:hAnsiTheme="minorHAnsi" w:cstheme="minorHAnsi"/>
            <w:sz w:val="22"/>
            <w:szCs w:val="22"/>
          </w:rPr>
          <w:t xml:space="preserve">This relationship is modelled by the </w:t>
        </w:r>
        <w:r w:rsidR="00F453EB" w:rsidRPr="00F453EB">
          <w:rPr>
            <w:rFonts w:asciiTheme="minorHAnsi" w:hAnsiTheme="minorHAnsi" w:cstheme="minorHAnsi"/>
            <w:b/>
            <w:bCs/>
            <w:sz w:val="22"/>
            <w:szCs w:val="22"/>
          </w:rPr>
          <w:t>InclusionType</w:t>
        </w:r>
        <w:r w:rsidR="00F453EB" w:rsidRPr="00F453EB">
          <w:rPr>
            <w:rFonts w:asciiTheme="minorHAnsi" w:hAnsiTheme="minorHAnsi" w:cstheme="minorHAnsi"/>
            <w:sz w:val="22"/>
            <w:szCs w:val="22"/>
          </w:rPr>
          <w:t xml:space="preserve"> association class in Figure 7 5.</w:t>
        </w:r>
      </w:ins>
    </w:p>
    <w:p w14:paraId="41B64361" w14:textId="297E1045" w:rsidR="004A5250" w:rsidRPr="004E550C" w:rsidRDefault="004F45FA" w:rsidP="004E550C">
      <w:pPr>
        <w:spacing w:after="160" w:line="240" w:lineRule="auto"/>
        <w:rPr>
          <w:rFonts w:asciiTheme="minorHAnsi" w:hAnsiTheme="minorHAnsi" w:cstheme="minorHAnsi"/>
          <w:sz w:val="22"/>
          <w:szCs w:val="22"/>
        </w:rPr>
      </w:pPr>
      <w:r w:rsidRPr="004E550C">
        <w:rPr>
          <w:rFonts w:asciiTheme="minorHAnsi" w:hAnsiTheme="minorHAnsi" w:cstheme="minorHAnsi"/>
          <w:sz w:val="22"/>
          <w:szCs w:val="22"/>
        </w:rPr>
        <w:t xml:space="preserve">EXAMPLE 2: </w:t>
      </w:r>
      <w:r w:rsidR="004A5250" w:rsidRPr="004E550C">
        <w:rPr>
          <w:rFonts w:asciiTheme="minorHAnsi" w:hAnsiTheme="minorHAnsi" w:cstheme="minorHAnsi"/>
          <w:sz w:val="22"/>
          <w:szCs w:val="22"/>
        </w:rPr>
        <w:t xml:space="preserve">Vessels with specified cargo </w:t>
      </w:r>
      <w:r w:rsidRPr="004E550C">
        <w:rPr>
          <w:rFonts w:asciiTheme="minorHAnsi" w:hAnsiTheme="minorHAnsi" w:cstheme="minorHAnsi"/>
          <w:sz w:val="22"/>
          <w:szCs w:val="22"/>
        </w:rPr>
        <w:t>and</w:t>
      </w:r>
      <w:r w:rsidR="004A5250" w:rsidRPr="004E550C">
        <w:rPr>
          <w:rFonts w:asciiTheme="minorHAnsi" w:hAnsiTheme="minorHAnsi" w:cstheme="minorHAnsi"/>
          <w:sz w:val="22"/>
          <w:szCs w:val="22"/>
        </w:rPr>
        <w:t xml:space="preserve"> dimensions must use a specified pilot boarding place</w:t>
      </w:r>
      <w:r w:rsidR="004E30DC">
        <w:rPr>
          <w:rFonts w:asciiTheme="minorHAnsi" w:hAnsiTheme="minorHAnsi" w:cstheme="minorHAnsi"/>
          <w:sz w:val="22"/>
          <w:szCs w:val="22"/>
        </w:rPr>
        <w:t>;</w:t>
      </w:r>
      <w:r w:rsidR="004A5250" w:rsidRPr="004E550C">
        <w:rPr>
          <w:rFonts w:asciiTheme="minorHAnsi" w:hAnsiTheme="minorHAnsi" w:cstheme="minorHAnsi"/>
          <w:sz w:val="22"/>
          <w:szCs w:val="22"/>
        </w:rPr>
        <w:t xml:space="preserve"> vessels of smaller dimensions are recommended to use the boarding place</w:t>
      </w:r>
      <w:r w:rsidR="004E30DC">
        <w:rPr>
          <w:rFonts w:asciiTheme="minorHAnsi" w:hAnsiTheme="minorHAnsi" w:cstheme="minorHAnsi"/>
          <w:sz w:val="22"/>
          <w:szCs w:val="22"/>
        </w:rPr>
        <w:t>;</w:t>
      </w:r>
      <w:r w:rsidR="004A5250" w:rsidRPr="004E550C">
        <w:rPr>
          <w:rFonts w:asciiTheme="minorHAnsi" w:hAnsiTheme="minorHAnsi" w:cstheme="minorHAnsi"/>
          <w:sz w:val="22"/>
          <w:szCs w:val="22"/>
        </w:rPr>
        <w:t xml:space="preserve"> and warships are exempt from using the pilot boarding place.</w:t>
      </w:r>
      <w:r w:rsidR="00E412DC" w:rsidRPr="004E550C">
        <w:rPr>
          <w:rFonts w:asciiTheme="minorHAnsi" w:hAnsiTheme="minorHAnsi" w:cstheme="minorHAnsi"/>
          <w:sz w:val="22"/>
          <w:szCs w:val="22"/>
        </w:rPr>
        <w:t xml:space="preserve"> The sets of vessels are described by an information type class; the pilot boarding place is a feature class; and the relationship between them by an association class which has an attribute stating whether the specified set of vessels is required/recommended/exempt from use of the pilot boarding place.</w:t>
      </w:r>
      <w:ins w:id="528" w:author="Raphael Malyankar" w:date="2020-01-21T04:02:00Z">
        <w:r w:rsidR="00F453EB">
          <w:rPr>
            <w:rFonts w:asciiTheme="minorHAnsi" w:hAnsiTheme="minorHAnsi" w:cstheme="minorHAnsi"/>
            <w:sz w:val="22"/>
            <w:szCs w:val="22"/>
          </w:rPr>
          <w:t xml:space="preserve"> </w:t>
        </w:r>
        <w:r w:rsidR="00F453EB" w:rsidRPr="00F453EB">
          <w:rPr>
            <w:rFonts w:asciiTheme="minorHAnsi" w:hAnsiTheme="minorHAnsi" w:cstheme="minorHAnsi"/>
            <w:sz w:val="22"/>
            <w:szCs w:val="22"/>
          </w:rPr>
          <w:t xml:space="preserve">This relationship is modelled by the </w:t>
        </w:r>
        <w:r w:rsidR="00F453EB" w:rsidRPr="00F453EB">
          <w:rPr>
            <w:rFonts w:asciiTheme="minorHAnsi" w:hAnsiTheme="minorHAnsi" w:cstheme="minorHAnsi"/>
            <w:b/>
            <w:bCs/>
            <w:sz w:val="22"/>
            <w:szCs w:val="22"/>
          </w:rPr>
          <w:t>PermissionType</w:t>
        </w:r>
        <w:r w:rsidR="00F453EB" w:rsidRPr="00F453EB">
          <w:rPr>
            <w:rFonts w:asciiTheme="minorHAnsi" w:hAnsiTheme="minorHAnsi" w:cstheme="minorHAnsi"/>
            <w:sz w:val="22"/>
            <w:szCs w:val="22"/>
          </w:rPr>
          <w:t xml:space="preserve"> association class in Figure 7 5.</w:t>
        </w:r>
      </w:ins>
    </w:p>
    <w:p w14:paraId="04A69253" w14:textId="77777777" w:rsidR="004F45FA" w:rsidRPr="00FA0C91" w:rsidRDefault="004F45FA" w:rsidP="00C52495">
      <w:pPr>
        <w:keepNext/>
        <w:jc w:val="center"/>
      </w:pPr>
      <w:r w:rsidRPr="00FA0C91">
        <w:rPr>
          <w:noProof/>
          <w:lang w:val="en-US" w:eastAsia="en-US"/>
        </w:rPr>
        <w:drawing>
          <wp:inline distT="0" distB="0" distL="0" distR="0" wp14:anchorId="568C6B73" wp14:editId="57478F2B">
            <wp:extent cx="5928241"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28241" cy="2941320"/>
                    </a:xfrm>
                    <a:prstGeom prst="rect">
                      <a:avLst/>
                    </a:prstGeom>
                    <a:noFill/>
                    <a:ln>
                      <a:noFill/>
                    </a:ln>
                  </pic:spPr>
                </pic:pic>
              </a:graphicData>
            </a:graphic>
          </wp:inline>
        </w:drawing>
      </w:r>
    </w:p>
    <w:p w14:paraId="7B2D7CA2" w14:textId="145363AC" w:rsidR="004F45FA" w:rsidRPr="004E30DC" w:rsidRDefault="004F45FA" w:rsidP="004E30DC">
      <w:pPr>
        <w:pStyle w:val="Caption"/>
        <w:spacing w:before="0" w:after="200" w:line="240" w:lineRule="auto"/>
        <w:jc w:val="center"/>
        <w:rPr>
          <w:rFonts w:asciiTheme="minorHAnsi" w:hAnsiTheme="minorHAnsi" w:cstheme="minorHAnsi"/>
          <w:b w:val="0"/>
          <w:i/>
          <w:color w:val="44546A" w:themeColor="text2"/>
          <w:sz w:val="18"/>
          <w:szCs w:val="18"/>
        </w:rPr>
      </w:pPr>
      <w:bookmarkStart w:id="529" w:name="_Ref502271121"/>
      <w:r w:rsidRPr="004E30DC">
        <w:rPr>
          <w:rFonts w:asciiTheme="minorHAnsi" w:hAnsiTheme="minorHAnsi" w:cstheme="minorHAnsi"/>
          <w:b w:val="0"/>
          <w:i/>
          <w:color w:val="44546A" w:themeColor="text2"/>
          <w:sz w:val="18"/>
          <w:szCs w:val="18"/>
        </w:rPr>
        <w:t xml:space="preserve">Figure </w:t>
      </w:r>
      <w:ins w:id="530" w:author="Raphael Malyankar" w:date="2020-01-21T03:56:00Z">
        <w:r w:rsidR="00F428C2">
          <w:rPr>
            <w:rFonts w:asciiTheme="minorHAnsi" w:hAnsiTheme="minorHAnsi" w:cstheme="minorHAnsi"/>
            <w:b w:val="0"/>
            <w:i/>
            <w:color w:val="44546A" w:themeColor="text2"/>
            <w:sz w:val="18"/>
            <w:szCs w:val="18"/>
          </w:rPr>
          <w:fldChar w:fldCharType="begin"/>
        </w:r>
        <w:r w:rsidR="00F428C2">
          <w:rPr>
            <w:rFonts w:asciiTheme="minorHAnsi" w:hAnsiTheme="minorHAnsi" w:cstheme="minorHAnsi"/>
            <w:b w:val="0"/>
            <w:i/>
            <w:color w:val="44546A" w:themeColor="text2"/>
            <w:sz w:val="18"/>
            <w:szCs w:val="18"/>
          </w:rPr>
          <w:instrText xml:space="preserve"> STYLEREF 1 \s </w:instrText>
        </w:r>
      </w:ins>
      <w:r w:rsidR="00F428C2">
        <w:rPr>
          <w:rFonts w:asciiTheme="minorHAnsi" w:hAnsiTheme="minorHAnsi" w:cstheme="minorHAnsi"/>
          <w:b w:val="0"/>
          <w:i/>
          <w:color w:val="44546A" w:themeColor="text2"/>
          <w:sz w:val="18"/>
          <w:szCs w:val="18"/>
        </w:rPr>
        <w:fldChar w:fldCharType="separate"/>
      </w:r>
      <w:r w:rsidR="00F428C2">
        <w:rPr>
          <w:rFonts w:asciiTheme="minorHAnsi" w:hAnsiTheme="minorHAnsi" w:cstheme="minorHAnsi"/>
          <w:b w:val="0"/>
          <w:i/>
          <w:noProof/>
          <w:color w:val="44546A" w:themeColor="text2"/>
          <w:sz w:val="18"/>
          <w:szCs w:val="18"/>
        </w:rPr>
        <w:t>7</w:t>
      </w:r>
      <w:ins w:id="531" w:author="Raphael Malyankar" w:date="2020-01-21T03:56:00Z">
        <w:r w:rsidR="00F428C2">
          <w:rPr>
            <w:rFonts w:asciiTheme="minorHAnsi" w:hAnsiTheme="minorHAnsi" w:cstheme="minorHAnsi"/>
            <w:b w:val="0"/>
            <w:i/>
            <w:color w:val="44546A" w:themeColor="text2"/>
            <w:sz w:val="18"/>
            <w:szCs w:val="18"/>
          </w:rPr>
          <w:fldChar w:fldCharType="end"/>
        </w:r>
        <w:r w:rsidR="00F428C2">
          <w:rPr>
            <w:rFonts w:asciiTheme="minorHAnsi" w:hAnsiTheme="minorHAnsi" w:cstheme="minorHAnsi"/>
            <w:b w:val="0"/>
            <w:i/>
            <w:color w:val="44546A" w:themeColor="text2"/>
            <w:sz w:val="18"/>
            <w:szCs w:val="18"/>
          </w:rPr>
          <w:noBreakHyphen/>
        </w:r>
        <w:r w:rsidR="00F428C2">
          <w:rPr>
            <w:rFonts w:asciiTheme="minorHAnsi" w:hAnsiTheme="minorHAnsi" w:cstheme="minorHAnsi"/>
            <w:b w:val="0"/>
            <w:i/>
            <w:color w:val="44546A" w:themeColor="text2"/>
            <w:sz w:val="18"/>
            <w:szCs w:val="18"/>
          </w:rPr>
          <w:fldChar w:fldCharType="begin"/>
        </w:r>
        <w:r w:rsidR="00F428C2">
          <w:rPr>
            <w:rFonts w:asciiTheme="minorHAnsi" w:hAnsiTheme="minorHAnsi" w:cstheme="minorHAnsi"/>
            <w:b w:val="0"/>
            <w:i/>
            <w:color w:val="44546A" w:themeColor="text2"/>
            <w:sz w:val="18"/>
            <w:szCs w:val="18"/>
          </w:rPr>
          <w:instrText xml:space="preserve"> SEQ Figure \* ARABIC \s 1 </w:instrText>
        </w:r>
      </w:ins>
      <w:r w:rsidR="00F428C2">
        <w:rPr>
          <w:rFonts w:asciiTheme="minorHAnsi" w:hAnsiTheme="minorHAnsi" w:cstheme="minorHAnsi"/>
          <w:b w:val="0"/>
          <w:i/>
          <w:color w:val="44546A" w:themeColor="text2"/>
          <w:sz w:val="18"/>
          <w:szCs w:val="18"/>
        </w:rPr>
        <w:fldChar w:fldCharType="separate"/>
      </w:r>
      <w:ins w:id="532" w:author="Raphael Malyankar" w:date="2020-01-21T03:56:00Z">
        <w:r w:rsidR="00F428C2">
          <w:rPr>
            <w:rFonts w:asciiTheme="minorHAnsi" w:hAnsiTheme="minorHAnsi" w:cstheme="minorHAnsi"/>
            <w:b w:val="0"/>
            <w:i/>
            <w:noProof/>
            <w:color w:val="44546A" w:themeColor="text2"/>
            <w:sz w:val="18"/>
            <w:szCs w:val="18"/>
          </w:rPr>
          <w:t>5</w:t>
        </w:r>
        <w:r w:rsidR="00F428C2">
          <w:rPr>
            <w:rFonts w:asciiTheme="minorHAnsi" w:hAnsiTheme="minorHAnsi" w:cstheme="minorHAnsi"/>
            <w:b w:val="0"/>
            <w:i/>
            <w:color w:val="44546A" w:themeColor="text2"/>
            <w:sz w:val="18"/>
            <w:szCs w:val="18"/>
          </w:rPr>
          <w:fldChar w:fldCharType="end"/>
        </w:r>
      </w:ins>
      <w:del w:id="533" w:author="Raphael Malyankar" w:date="2020-01-21T03:55:00Z">
        <w:r w:rsidR="002E42AD" w:rsidRPr="004E30DC" w:rsidDel="00F428C2">
          <w:rPr>
            <w:rFonts w:asciiTheme="minorHAnsi" w:hAnsiTheme="minorHAnsi" w:cstheme="minorHAnsi"/>
            <w:b w:val="0"/>
            <w:i/>
            <w:color w:val="44546A" w:themeColor="text2"/>
            <w:sz w:val="18"/>
            <w:szCs w:val="18"/>
          </w:rPr>
          <w:fldChar w:fldCharType="begin"/>
        </w:r>
        <w:r w:rsidR="002E42AD" w:rsidRPr="004E30DC" w:rsidDel="00F428C2">
          <w:rPr>
            <w:rFonts w:asciiTheme="minorHAnsi" w:hAnsiTheme="minorHAnsi" w:cstheme="minorHAnsi"/>
            <w:b w:val="0"/>
            <w:i/>
            <w:color w:val="44546A" w:themeColor="text2"/>
            <w:sz w:val="18"/>
            <w:szCs w:val="18"/>
          </w:rPr>
          <w:delInstrText xml:space="preserve"> STYLEREF 1 \s </w:delInstrText>
        </w:r>
        <w:r w:rsidR="002E42AD" w:rsidRPr="004E30DC" w:rsidDel="00F428C2">
          <w:rPr>
            <w:rFonts w:asciiTheme="minorHAnsi" w:hAnsiTheme="minorHAnsi" w:cstheme="minorHAnsi"/>
            <w:b w:val="0"/>
            <w:i/>
            <w:color w:val="44546A" w:themeColor="text2"/>
            <w:sz w:val="18"/>
            <w:szCs w:val="18"/>
          </w:rPr>
          <w:fldChar w:fldCharType="separate"/>
        </w:r>
        <w:r w:rsidR="003417C0" w:rsidDel="00F428C2">
          <w:rPr>
            <w:rFonts w:asciiTheme="minorHAnsi" w:hAnsiTheme="minorHAnsi" w:cstheme="minorHAnsi"/>
            <w:b w:val="0"/>
            <w:i/>
            <w:noProof/>
            <w:color w:val="44546A" w:themeColor="text2"/>
            <w:sz w:val="18"/>
            <w:szCs w:val="18"/>
          </w:rPr>
          <w:delText>7</w:delText>
        </w:r>
        <w:r w:rsidR="002E42AD" w:rsidRPr="004E30DC" w:rsidDel="00F428C2">
          <w:rPr>
            <w:rFonts w:asciiTheme="minorHAnsi" w:hAnsiTheme="minorHAnsi" w:cstheme="minorHAnsi"/>
            <w:b w:val="0"/>
            <w:i/>
            <w:color w:val="44546A" w:themeColor="text2"/>
            <w:sz w:val="18"/>
            <w:szCs w:val="18"/>
          </w:rPr>
          <w:fldChar w:fldCharType="end"/>
        </w:r>
        <w:r w:rsidR="002E42AD" w:rsidRPr="004E30DC" w:rsidDel="00F428C2">
          <w:rPr>
            <w:rFonts w:asciiTheme="minorHAnsi" w:hAnsiTheme="minorHAnsi" w:cstheme="minorHAnsi"/>
            <w:b w:val="0"/>
            <w:i/>
            <w:color w:val="44546A" w:themeColor="text2"/>
            <w:sz w:val="18"/>
            <w:szCs w:val="18"/>
          </w:rPr>
          <w:noBreakHyphen/>
        </w:r>
        <w:r w:rsidR="002E42AD" w:rsidRPr="004E30DC" w:rsidDel="00F428C2">
          <w:rPr>
            <w:rFonts w:asciiTheme="minorHAnsi" w:hAnsiTheme="minorHAnsi" w:cstheme="minorHAnsi"/>
            <w:b w:val="0"/>
            <w:i/>
            <w:color w:val="44546A" w:themeColor="text2"/>
            <w:sz w:val="18"/>
            <w:szCs w:val="18"/>
          </w:rPr>
          <w:fldChar w:fldCharType="begin"/>
        </w:r>
        <w:r w:rsidR="002E42AD" w:rsidRPr="004E30DC" w:rsidDel="00F428C2">
          <w:rPr>
            <w:rFonts w:asciiTheme="minorHAnsi" w:hAnsiTheme="minorHAnsi" w:cstheme="minorHAnsi"/>
            <w:b w:val="0"/>
            <w:i/>
            <w:color w:val="44546A" w:themeColor="text2"/>
            <w:sz w:val="18"/>
            <w:szCs w:val="18"/>
          </w:rPr>
          <w:delInstrText xml:space="preserve"> SEQ Figure \* ARABIC \s 1 </w:delInstrText>
        </w:r>
        <w:r w:rsidR="002E42AD" w:rsidRPr="004E30DC" w:rsidDel="00F428C2">
          <w:rPr>
            <w:rFonts w:asciiTheme="minorHAnsi" w:hAnsiTheme="minorHAnsi" w:cstheme="minorHAnsi"/>
            <w:b w:val="0"/>
            <w:i/>
            <w:color w:val="44546A" w:themeColor="text2"/>
            <w:sz w:val="18"/>
            <w:szCs w:val="18"/>
          </w:rPr>
          <w:fldChar w:fldCharType="separate"/>
        </w:r>
        <w:r w:rsidR="003417C0" w:rsidDel="00F428C2">
          <w:rPr>
            <w:rFonts w:asciiTheme="minorHAnsi" w:hAnsiTheme="minorHAnsi" w:cstheme="minorHAnsi"/>
            <w:b w:val="0"/>
            <w:i/>
            <w:noProof/>
            <w:color w:val="44546A" w:themeColor="text2"/>
            <w:sz w:val="18"/>
            <w:szCs w:val="18"/>
          </w:rPr>
          <w:delText>6</w:delText>
        </w:r>
        <w:r w:rsidR="002E42AD" w:rsidRPr="004E30DC" w:rsidDel="00F428C2">
          <w:rPr>
            <w:rFonts w:asciiTheme="minorHAnsi" w:hAnsiTheme="minorHAnsi" w:cstheme="minorHAnsi"/>
            <w:b w:val="0"/>
            <w:i/>
            <w:color w:val="44546A" w:themeColor="text2"/>
            <w:sz w:val="18"/>
            <w:szCs w:val="18"/>
          </w:rPr>
          <w:fldChar w:fldCharType="end"/>
        </w:r>
      </w:del>
      <w:bookmarkEnd w:id="529"/>
      <w:r w:rsidR="004E30DC">
        <w:rPr>
          <w:rFonts w:asciiTheme="minorHAnsi" w:hAnsiTheme="minorHAnsi" w:cstheme="minorHAnsi"/>
          <w:b w:val="0"/>
          <w:i/>
          <w:color w:val="44546A" w:themeColor="text2"/>
          <w:sz w:val="18"/>
          <w:szCs w:val="18"/>
        </w:rPr>
        <w:t xml:space="preserve"> -</w:t>
      </w:r>
      <w:r w:rsidRPr="004E30DC">
        <w:rPr>
          <w:rFonts w:asciiTheme="minorHAnsi" w:hAnsiTheme="minorHAnsi" w:cstheme="minorHAnsi"/>
          <w:b w:val="0"/>
          <w:i/>
          <w:color w:val="44546A" w:themeColor="text2"/>
          <w:sz w:val="18"/>
          <w:szCs w:val="18"/>
        </w:rPr>
        <w:t xml:space="preserve"> Examples of modelling with association classes</w:t>
      </w:r>
    </w:p>
    <w:p w14:paraId="7B48F539" w14:textId="43BC716C" w:rsidR="00D67538" w:rsidRPr="00FA0C91" w:rsidRDefault="00D67538" w:rsidP="00307A9C">
      <w:pPr>
        <w:pStyle w:val="Heading3"/>
        <w:numPr>
          <w:ilvl w:val="2"/>
          <w:numId w:val="142"/>
        </w:numPr>
        <w:tabs>
          <w:tab w:val="clear" w:pos="660"/>
          <w:tab w:val="clear" w:pos="880"/>
          <w:tab w:val="left" w:pos="709"/>
        </w:tabs>
        <w:spacing w:line="240" w:lineRule="auto"/>
        <w:ind w:left="709" w:hanging="709"/>
      </w:pPr>
      <w:bookmarkStart w:id="534" w:name="_Toc532213685"/>
      <w:bookmarkStart w:id="535" w:name="_Toc3237105"/>
      <w:bookmarkStart w:id="536" w:name="_Toc3469134"/>
      <w:bookmarkEnd w:id="534"/>
      <w:bookmarkEnd w:id="535"/>
      <w:r w:rsidRPr="00FA0C91">
        <w:t>Attributes in general</w:t>
      </w:r>
      <w:bookmarkEnd w:id="536"/>
    </w:p>
    <w:p w14:paraId="2F58078A" w14:textId="28DACC99" w:rsidR="00D67538" w:rsidRPr="004E30DC" w:rsidRDefault="00673A3A" w:rsidP="004E30DC">
      <w:pPr>
        <w:spacing w:after="160" w:line="240" w:lineRule="auto"/>
        <w:rPr>
          <w:rFonts w:asciiTheme="minorHAnsi" w:hAnsiTheme="minorHAnsi" w:cstheme="minorHAnsi"/>
          <w:sz w:val="22"/>
          <w:szCs w:val="22"/>
        </w:rPr>
      </w:pPr>
      <w:r w:rsidRPr="004E30DC">
        <w:rPr>
          <w:rFonts w:asciiTheme="minorHAnsi" w:hAnsiTheme="minorHAnsi" w:cstheme="minorHAnsi"/>
          <w:sz w:val="22"/>
          <w:szCs w:val="22"/>
        </w:rPr>
        <w:t xml:space="preserve">Certain attributes may use the same set of listed values as other attributes. For example, </w:t>
      </w:r>
      <w:r w:rsidR="00765407">
        <w:rPr>
          <w:rFonts w:asciiTheme="minorHAnsi" w:hAnsiTheme="minorHAnsi" w:cstheme="minorHAnsi"/>
          <w:sz w:val="22"/>
          <w:szCs w:val="22"/>
        </w:rPr>
        <w:t>an</w:t>
      </w:r>
      <w:r w:rsidR="00765407" w:rsidRPr="004E30DC">
        <w:rPr>
          <w:rFonts w:asciiTheme="minorHAnsi" w:hAnsiTheme="minorHAnsi" w:cstheme="minorHAnsi"/>
          <w:sz w:val="22"/>
          <w:szCs w:val="22"/>
        </w:rPr>
        <w:t xml:space="preserve"> </w:t>
      </w:r>
      <w:r w:rsidRPr="004E30DC">
        <w:rPr>
          <w:rFonts w:asciiTheme="minorHAnsi" w:hAnsiTheme="minorHAnsi" w:cstheme="minorHAnsi"/>
          <w:sz w:val="22"/>
          <w:szCs w:val="22"/>
        </w:rPr>
        <w:t xml:space="preserve">enumeration for compass points may be shared by </w:t>
      </w:r>
      <w:ins w:id="537" w:author="Julia Powell" w:date="2020-01-15T15:23:00Z">
        <w:r w:rsidR="00775D00">
          <w:rPr>
            <w:rFonts w:asciiTheme="minorHAnsi" w:hAnsiTheme="minorHAnsi" w:cstheme="minorHAnsi"/>
            <w:sz w:val="22"/>
            <w:szCs w:val="22"/>
          </w:rPr>
          <w:t xml:space="preserve">the </w:t>
        </w:r>
      </w:ins>
      <w:r w:rsidRPr="004E30DC">
        <w:rPr>
          <w:rFonts w:asciiTheme="minorHAnsi" w:hAnsiTheme="minorHAnsi" w:cstheme="minorHAnsi"/>
          <w:sz w:val="22"/>
          <w:szCs w:val="22"/>
        </w:rPr>
        <w:t xml:space="preserve">attribute </w:t>
      </w:r>
      <w:r w:rsidR="00D67538" w:rsidRPr="004E30DC">
        <w:rPr>
          <w:rFonts w:asciiTheme="minorHAnsi" w:hAnsiTheme="minorHAnsi" w:cstheme="minorHAnsi"/>
          <w:b/>
          <w:sz w:val="22"/>
          <w:szCs w:val="22"/>
        </w:rPr>
        <w:t>windDirectionCompassPoint</w:t>
      </w:r>
      <w:del w:id="538" w:author="Julia Powell" w:date="2020-01-15T15:24:00Z">
        <w:r w:rsidR="00D67538" w:rsidRPr="004E30DC" w:rsidDel="00775D00">
          <w:rPr>
            <w:rFonts w:asciiTheme="minorHAnsi" w:hAnsiTheme="minorHAnsi" w:cstheme="minorHAnsi"/>
            <w:sz w:val="22"/>
            <w:szCs w:val="22"/>
          </w:rPr>
          <w:delText xml:space="preserve"> </w:delText>
        </w:r>
        <w:r w:rsidRPr="004E30DC" w:rsidDel="00775D00">
          <w:rPr>
            <w:rFonts w:asciiTheme="minorHAnsi" w:hAnsiTheme="minorHAnsi" w:cstheme="minorHAnsi"/>
            <w:sz w:val="22"/>
            <w:szCs w:val="22"/>
          </w:rPr>
          <w:delText>being</w:delText>
        </w:r>
      </w:del>
      <w:ins w:id="539" w:author="Julia Powell" w:date="2020-01-15T15:24:00Z">
        <w:r w:rsidR="00775D00">
          <w:rPr>
            <w:rFonts w:asciiTheme="minorHAnsi" w:hAnsiTheme="minorHAnsi" w:cstheme="minorHAnsi"/>
            <w:sz w:val="22"/>
            <w:szCs w:val="22"/>
          </w:rPr>
          <w:t xml:space="preserve"> which is</w:t>
        </w:r>
      </w:ins>
      <w:r w:rsidR="00D67538" w:rsidRPr="004E30DC">
        <w:rPr>
          <w:rFonts w:asciiTheme="minorHAnsi" w:hAnsiTheme="minorHAnsi" w:cstheme="minorHAnsi"/>
          <w:sz w:val="22"/>
          <w:szCs w:val="22"/>
        </w:rPr>
        <w:t xml:space="preserve"> the direction for where wind is coming from, and </w:t>
      </w:r>
      <w:r w:rsidR="00D67538" w:rsidRPr="004E30DC">
        <w:rPr>
          <w:rFonts w:asciiTheme="minorHAnsi" w:hAnsiTheme="minorHAnsi" w:cstheme="minorHAnsi"/>
          <w:b/>
          <w:sz w:val="22"/>
          <w:szCs w:val="22"/>
        </w:rPr>
        <w:t>directionOfMovement</w:t>
      </w:r>
      <w:r w:rsidR="00D67538" w:rsidRPr="004E30DC">
        <w:rPr>
          <w:rFonts w:asciiTheme="minorHAnsi" w:hAnsiTheme="minorHAnsi" w:cstheme="minorHAnsi"/>
          <w:sz w:val="22"/>
          <w:szCs w:val="22"/>
        </w:rPr>
        <w:t xml:space="preserve"> </w:t>
      </w:r>
      <w:ins w:id="540" w:author="Julia Powell" w:date="2020-01-15T15:24:00Z">
        <w:r w:rsidR="00775D00">
          <w:rPr>
            <w:rFonts w:asciiTheme="minorHAnsi" w:hAnsiTheme="minorHAnsi" w:cstheme="minorHAnsi"/>
            <w:sz w:val="22"/>
            <w:szCs w:val="22"/>
          </w:rPr>
          <w:t xml:space="preserve">which is </w:t>
        </w:r>
      </w:ins>
      <w:r w:rsidRPr="004E30DC">
        <w:rPr>
          <w:rFonts w:asciiTheme="minorHAnsi" w:hAnsiTheme="minorHAnsi" w:cstheme="minorHAnsi"/>
          <w:sz w:val="22"/>
          <w:szCs w:val="22"/>
        </w:rPr>
        <w:t>the attribute describing</w:t>
      </w:r>
      <w:r w:rsidR="00D67538" w:rsidRPr="004E30DC">
        <w:rPr>
          <w:rFonts w:asciiTheme="minorHAnsi" w:hAnsiTheme="minorHAnsi" w:cstheme="minorHAnsi"/>
          <w:sz w:val="22"/>
          <w:szCs w:val="22"/>
        </w:rPr>
        <w:t xml:space="preserve"> where a weather system is going toward.  </w:t>
      </w:r>
      <w:r w:rsidRPr="004E30DC">
        <w:rPr>
          <w:rFonts w:asciiTheme="minorHAnsi" w:hAnsiTheme="minorHAnsi" w:cstheme="minorHAnsi"/>
          <w:sz w:val="22"/>
          <w:szCs w:val="22"/>
        </w:rPr>
        <w:t>At present this</w:t>
      </w:r>
      <w:r w:rsidR="00D67538" w:rsidRPr="004E30DC">
        <w:rPr>
          <w:rFonts w:asciiTheme="minorHAnsi" w:hAnsiTheme="minorHAnsi" w:cstheme="minorHAnsi"/>
          <w:sz w:val="22"/>
          <w:szCs w:val="22"/>
        </w:rPr>
        <w:t xml:space="preserve"> can be simply handled in the attribute's definition. </w:t>
      </w:r>
      <w:del w:id="541" w:author="Julia Powell" w:date="2020-01-15T15:24:00Z">
        <w:r w:rsidR="00D67538" w:rsidRPr="004E30DC" w:rsidDel="00775D00">
          <w:rPr>
            <w:rFonts w:asciiTheme="minorHAnsi" w:hAnsiTheme="minorHAnsi" w:cstheme="minorHAnsi"/>
            <w:sz w:val="22"/>
            <w:szCs w:val="22"/>
          </w:rPr>
          <w:delText>(</w:delText>
        </w:r>
        <w:r w:rsidRPr="004E30DC" w:rsidDel="00775D00">
          <w:rPr>
            <w:rFonts w:asciiTheme="minorHAnsi" w:hAnsiTheme="minorHAnsi" w:cstheme="minorHAnsi"/>
            <w:sz w:val="22"/>
            <w:szCs w:val="22"/>
          </w:rPr>
          <w:delText xml:space="preserve">The current incarnation of the </w:delText>
        </w:r>
        <w:r w:rsidR="00765407" w:rsidDel="00775D00">
          <w:rPr>
            <w:rFonts w:asciiTheme="minorHAnsi" w:hAnsiTheme="minorHAnsi" w:cstheme="minorHAnsi"/>
            <w:sz w:val="22"/>
            <w:szCs w:val="22"/>
          </w:rPr>
          <w:delText>IHO GI R</w:delText>
        </w:r>
        <w:r w:rsidR="00765407" w:rsidRPr="004E30DC" w:rsidDel="00775D00">
          <w:rPr>
            <w:rFonts w:asciiTheme="minorHAnsi" w:hAnsiTheme="minorHAnsi" w:cstheme="minorHAnsi"/>
            <w:sz w:val="22"/>
            <w:szCs w:val="22"/>
          </w:rPr>
          <w:delText xml:space="preserve">egistry </w:delText>
        </w:r>
        <w:r w:rsidRPr="004E30DC" w:rsidDel="00775D00">
          <w:rPr>
            <w:rFonts w:asciiTheme="minorHAnsi" w:hAnsiTheme="minorHAnsi" w:cstheme="minorHAnsi"/>
            <w:sz w:val="22"/>
            <w:szCs w:val="22"/>
          </w:rPr>
          <w:delText xml:space="preserve">does not include a data types </w:delText>
        </w:r>
        <w:r w:rsidR="00765407" w:rsidDel="00775D00">
          <w:rPr>
            <w:rFonts w:asciiTheme="minorHAnsi" w:hAnsiTheme="minorHAnsi" w:cstheme="minorHAnsi"/>
            <w:sz w:val="22"/>
            <w:szCs w:val="22"/>
          </w:rPr>
          <w:delText>R</w:delText>
        </w:r>
        <w:r w:rsidR="00765407" w:rsidRPr="004E30DC" w:rsidDel="00775D00">
          <w:rPr>
            <w:rFonts w:asciiTheme="minorHAnsi" w:hAnsiTheme="minorHAnsi" w:cstheme="minorHAnsi"/>
            <w:sz w:val="22"/>
            <w:szCs w:val="22"/>
          </w:rPr>
          <w:delText>egister</w:delText>
        </w:r>
        <w:r w:rsidR="00D67538" w:rsidRPr="004E30DC" w:rsidDel="00775D00">
          <w:rPr>
            <w:rFonts w:asciiTheme="minorHAnsi" w:hAnsiTheme="minorHAnsi" w:cstheme="minorHAnsi"/>
            <w:sz w:val="22"/>
            <w:szCs w:val="22"/>
          </w:rPr>
          <w:delText>.)</w:delText>
        </w:r>
      </w:del>
    </w:p>
    <w:p w14:paraId="21F7DD9D" w14:textId="6D8A6E58" w:rsidR="008A6FBE" w:rsidRPr="004E30DC" w:rsidRDefault="008A6FBE" w:rsidP="004E30DC">
      <w:pPr>
        <w:spacing w:after="160" w:line="240" w:lineRule="auto"/>
        <w:rPr>
          <w:rFonts w:asciiTheme="minorHAnsi" w:hAnsiTheme="minorHAnsi" w:cstheme="minorHAnsi"/>
          <w:sz w:val="22"/>
          <w:szCs w:val="22"/>
        </w:rPr>
      </w:pPr>
      <w:r w:rsidRPr="004E30DC">
        <w:rPr>
          <w:rFonts w:asciiTheme="minorHAnsi" w:hAnsiTheme="minorHAnsi" w:cstheme="minorHAnsi"/>
          <w:sz w:val="22"/>
          <w:szCs w:val="22"/>
        </w:rPr>
        <w:t xml:space="preserve">Complex and spatial attributes can be </w:t>
      </w:r>
      <w:r w:rsidR="00F97791" w:rsidRPr="004E30DC">
        <w:rPr>
          <w:rFonts w:asciiTheme="minorHAnsi" w:hAnsiTheme="minorHAnsi" w:cstheme="minorHAnsi"/>
          <w:sz w:val="22"/>
          <w:szCs w:val="22"/>
        </w:rPr>
        <w:t>modelled</w:t>
      </w:r>
      <w:r w:rsidRPr="004E30DC">
        <w:rPr>
          <w:rFonts w:asciiTheme="minorHAnsi" w:hAnsiTheme="minorHAnsi" w:cstheme="minorHAnsi"/>
          <w:sz w:val="22"/>
          <w:szCs w:val="22"/>
        </w:rPr>
        <w:t xml:space="preserve"> as either named attributes in the UML model class element with a type corresponding to the spatial primitive or the name of the complex attribute</w:t>
      </w:r>
      <w:r w:rsidR="00AC6894">
        <w:rPr>
          <w:rFonts w:asciiTheme="minorHAnsi" w:hAnsiTheme="minorHAnsi" w:cstheme="minorHAnsi"/>
          <w:sz w:val="22"/>
          <w:szCs w:val="22"/>
        </w:rPr>
        <w:t>;</w:t>
      </w:r>
      <w:r w:rsidRPr="004E30DC">
        <w:rPr>
          <w:rFonts w:asciiTheme="minorHAnsi" w:hAnsiTheme="minorHAnsi" w:cstheme="minorHAnsi"/>
          <w:sz w:val="22"/>
          <w:szCs w:val="22"/>
        </w:rPr>
        <w:t xml:space="preserve"> or alternatively, separate model elements linked to feature/information class by an association (ordinary association for spatial type, composition for complex attributes). </w:t>
      </w:r>
      <w:r w:rsidR="00FA413A" w:rsidRPr="004E30DC">
        <w:rPr>
          <w:rFonts w:asciiTheme="minorHAnsi" w:hAnsiTheme="minorHAnsi" w:cstheme="minorHAnsi"/>
          <w:sz w:val="22"/>
          <w:szCs w:val="22"/>
        </w:rPr>
        <w:t>The two methods are illustrated in</w:t>
      </w:r>
      <w:r w:rsidR="004E30DC">
        <w:rPr>
          <w:rFonts w:asciiTheme="minorHAnsi" w:hAnsiTheme="minorHAnsi" w:cstheme="minorHAnsi"/>
          <w:sz w:val="22"/>
          <w:szCs w:val="22"/>
        </w:rPr>
        <w:t xml:space="preserve"> Figure 7-7</w:t>
      </w:r>
      <w:r w:rsidR="008E502E" w:rsidRPr="004E30DC">
        <w:rPr>
          <w:rFonts w:asciiTheme="minorHAnsi" w:hAnsiTheme="minorHAnsi" w:cstheme="minorHAnsi"/>
          <w:sz w:val="22"/>
          <w:szCs w:val="22"/>
        </w:rPr>
        <w:t xml:space="preserve"> </w:t>
      </w:r>
      <w:r w:rsidR="00FA413A" w:rsidRPr="004E30DC">
        <w:rPr>
          <w:rFonts w:asciiTheme="minorHAnsi" w:hAnsiTheme="minorHAnsi" w:cstheme="minorHAnsi"/>
          <w:sz w:val="22"/>
          <w:szCs w:val="22"/>
        </w:rPr>
        <w:t xml:space="preserve">below. </w:t>
      </w:r>
      <w:r w:rsidR="008E502E" w:rsidRPr="004E30DC">
        <w:rPr>
          <w:rFonts w:asciiTheme="minorHAnsi" w:hAnsiTheme="minorHAnsi" w:cstheme="minorHAnsi"/>
          <w:sz w:val="22"/>
          <w:szCs w:val="22"/>
        </w:rPr>
        <w:t>T</w:t>
      </w:r>
      <w:r w:rsidR="00FA413A" w:rsidRPr="004E30DC">
        <w:rPr>
          <w:rFonts w:asciiTheme="minorHAnsi" w:hAnsiTheme="minorHAnsi" w:cstheme="minorHAnsi"/>
          <w:sz w:val="22"/>
          <w:szCs w:val="22"/>
        </w:rPr>
        <w:t xml:space="preserve">he second method is </w:t>
      </w:r>
      <w:r w:rsidR="008E502E" w:rsidRPr="004E30DC">
        <w:rPr>
          <w:rFonts w:asciiTheme="minorHAnsi" w:hAnsiTheme="minorHAnsi" w:cstheme="minorHAnsi"/>
          <w:sz w:val="22"/>
          <w:szCs w:val="22"/>
        </w:rPr>
        <w:t xml:space="preserve">not suitable for </w:t>
      </w:r>
      <w:r w:rsidRPr="004E30DC">
        <w:rPr>
          <w:rFonts w:asciiTheme="minorHAnsi" w:hAnsiTheme="minorHAnsi" w:cstheme="minorHAnsi"/>
          <w:sz w:val="22"/>
          <w:szCs w:val="22"/>
        </w:rPr>
        <w:t>complex models due to the additional boxes and association lines.</w:t>
      </w:r>
      <w:r w:rsidR="00FA413A" w:rsidRPr="004E30DC">
        <w:rPr>
          <w:rFonts w:asciiTheme="minorHAnsi" w:hAnsiTheme="minorHAnsi" w:cstheme="minorHAnsi"/>
          <w:sz w:val="22"/>
          <w:szCs w:val="22"/>
        </w:rPr>
        <w:t xml:space="preserve"> </w:t>
      </w:r>
      <w:del w:id="542" w:author="Julia Powell" w:date="2020-01-15T15:24:00Z">
        <w:r w:rsidR="00FA413A" w:rsidRPr="004E30DC" w:rsidDel="00775D00">
          <w:rPr>
            <w:rFonts w:asciiTheme="minorHAnsi" w:hAnsiTheme="minorHAnsi" w:cstheme="minorHAnsi"/>
            <w:sz w:val="22"/>
            <w:szCs w:val="22"/>
          </w:rPr>
          <w:delText>The disadvantages of the second method become more apparent if the complex attribute itself contain</w:delText>
        </w:r>
        <w:r w:rsidR="00765407" w:rsidDel="00775D00">
          <w:rPr>
            <w:rFonts w:asciiTheme="minorHAnsi" w:hAnsiTheme="minorHAnsi" w:cstheme="minorHAnsi"/>
            <w:sz w:val="22"/>
            <w:szCs w:val="22"/>
          </w:rPr>
          <w:delText>s</w:delText>
        </w:r>
        <w:r w:rsidR="00FA413A" w:rsidRPr="004E30DC" w:rsidDel="00775D00">
          <w:rPr>
            <w:rFonts w:asciiTheme="minorHAnsi" w:hAnsiTheme="minorHAnsi" w:cstheme="minorHAnsi"/>
            <w:sz w:val="22"/>
            <w:szCs w:val="22"/>
          </w:rPr>
          <w:delText xml:space="preserve"> complex attributes.</w:delText>
        </w:r>
      </w:del>
    </w:p>
    <w:p w14:paraId="5333E7FB" w14:textId="77777777" w:rsidR="00FA413A" w:rsidRPr="00FA0C91" w:rsidRDefault="00FA413A" w:rsidP="004F28CB">
      <w:pPr>
        <w:keepNext/>
        <w:jc w:val="center"/>
      </w:pPr>
      <w:r w:rsidRPr="00FA0C91">
        <w:rPr>
          <w:noProof/>
          <w:lang w:val="en-US" w:eastAsia="en-US"/>
        </w:rPr>
        <w:drawing>
          <wp:inline distT="0" distB="0" distL="0" distR="0" wp14:anchorId="09C9EAE0" wp14:editId="04C6B59D">
            <wp:extent cx="4754880" cy="226745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ernal.png"/>
                    <pic:cNvPicPr/>
                  </pic:nvPicPr>
                  <pic:blipFill>
                    <a:blip r:embed="rId26">
                      <a:extLst>
                        <a:ext uri="{28A0092B-C50C-407E-A947-70E740481C1C}">
                          <a14:useLocalDpi xmlns:a14="http://schemas.microsoft.com/office/drawing/2010/main" val="0"/>
                        </a:ext>
                      </a:extLst>
                    </a:blip>
                    <a:stretch>
                      <a:fillRect/>
                    </a:stretch>
                  </pic:blipFill>
                  <pic:spPr>
                    <a:xfrm>
                      <a:off x="0" y="0"/>
                      <a:ext cx="4761791" cy="2270748"/>
                    </a:xfrm>
                    <a:prstGeom prst="rect">
                      <a:avLst/>
                    </a:prstGeom>
                  </pic:spPr>
                </pic:pic>
              </a:graphicData>
            </a:graphic>
          </wp:inline>
        </w:drawing>
      </w:r>
    </w:p>
    <w:p w14:paraId="02183F93" w14:textId="15680B02" w:rsidR="00FA413A" w:rsidRPr="00765407" w:rsidRDefault="00FA413A" w:rsidP="00765407">
      <w:pPr>
        <w:spacing w:after="200" w:line="240" w:lineRule="auto"/>
        <w:jc w:val="center"/>
        <w:rPr>
          <w:rFonts w:asciiTheme="minorHAnsi" w:hAnsiTheme="minorHAnsi" w:cstheme="minorHAnsi"/>
          <w:i/>
          <w:color w:val="44546A" w:themeColor="text2"/>
          <w:sz w:val="18"/>
          <w:szCs w:val="18"/>
        </w:rPr>
      </w:pPr>
      <w:bookmarkStart w:id="543" w:name="_Ref502450532"/>
      <w:r w:rsidRPr="00765407">
        <w:rPr>
          <w:rFonts w:asciiTheme="minorHAnsi" w:hAnsiTheme="minorHAnsi" w:cstheme="minorHAnsi"/>
          <w:i/>
          <w:color w:val="44546A" w:themeColor="text2"/>
          <w:sz w:val="18"/>
          <w:szCs w:val="18"/>
        </w:rPr>
        <w:t xml:space="preserve">Figure </w:t>
      </w:r>
      <w:ins w:id="544" w:author="Raphael Malyankar" w:date="2020-01-21T03:56:00Z">
        <w:r w:rsidR="00F428C2">
          <w:rPr>
            <w:rFonts w:asciiTheme="minorHAnsi" w:hAnsiTheme="minorHAnsi" w:cstheme="minorHAnsi"/>
            <w:i/>
            <w:color w:val="44546A" w:themeColor="text2"/>
            <w:sz w:val="18"/>
            <w:szCs w:val="18"/>
          </w:rPr>
          <w:fldChar w:fldCharType="begin"/>
        </w:r>
        <w:r w:rsidR="00F428C2">
          <w:rPr>
            <w:rFonts w:asciiTheme="minorHAnsi" w:hAnsiTheme="minorHAnsi" w:cstheme="minorHAnsi"/>
            <w:i/>
            <w:color w:val="44546A" w:themeColor="text2"/>
            <w:sz w:val="18"/>
            <w:szCs w:val="18"/>
          </w:rPr>
          <w:instrText xml:space="preserve"> STYLEREF 1 \s </w:instrText>
        </w:r>
      </w:ins>
      <w:r w:rsidR="00F428C2">
        <w:rPr>
          <w:rFonts w:asciiTheme="minorHAnsi" w:hAnsiTheme="minorHAnsi" w:cstheme="minorHAnsi"/>
          <w:i/>
          <w:color w:val="44546A" w:themeColor="text2"/>
          <w:sz w:val="18"/>
          <w:szCs w:val="18"/>
        </w:rPr>
        <w:fldChar w:fldCharType="separate"/>
      </w:r>
      <w:r w:rsidR="00F428C2">
        <w:rPr>
          <w:rFonts w:asciiTheme="minorHAnsi" w:hAnsiTheme="minorHAnsi" w:cstheme="minorHAnsi"/>
          <w:i/>
          <w:noProof/>
          <w:color w:val="44546A" w:themeColor="text2"/>
          <w:sz w:val="18"/>
          <w:szCs w:val="18"/>
        </w:rPr>
        <w:t>7</w:t>
      </w:r>
      <w:ins w:id="545" w:author="Raphael Malyankar" w:date="2020-01-21T03:56:00Z">
        <w:r w:rsidR="00F428C2">
          <w:rPr>
            <w:rFonts w:asciiTheme="minorHAnsi" w:hAnsiTheme="minorHAnsi" w:cstheme="minorHAnsi"/>
            <w:i/>
            <w:color w:val="44546A" w:themeColor="text2"/>
            <w:sz w:val="18"/>
            <w:szCs w:val="18"/>
          </w:rPr>
          <w:fldChar w:fldCharType="end"/>
        </w:r>
        <w:r w:rsidR="00F428C2">
          <w:rPr>
            <w:rFonts w:asciiTheme="minorHAnsi" w:hAnsiTheme="minorHAnsi" w:cstheme="minorHAnsi"/>
            <w:i/>
            <w:color w:val="44546A" w:themeColor="text2"/>
            <w:sz w:val="18"/>
            <w:szCs w:val="18"/>
          </w:rPr>
          <w:noBreakHyphen/>
        </w:r>
        <w:r w:rsidR="00F428C2">
          <w:rPr>
            <w:rFonts w:asciiTheme="minorHAnsi" w:hAnsiTheme="minorHAnsi" w:cstheme="minorHAnsi"/>
            <w:i/>
            <w:color w:val="44546A" w:themeColor="text2"/>
            <w:sz w:val="18"/>
            <w:szCs w:val="18"/>
          </w:rPr>
          <w:fldChar w:fldCharType="begin"/>
        </w:r>
        <w:r w:rsidR="00F428C2">
          <w:rPr>
            <w:rFonts w:asciiTheme="minorHAnsi" w:hAnsiTheme="minorHAnsi" w:cstheme="minorHAnsi"/>
            <w:i/>
            <w:color w:val="44546A" w:themeColor="text2"/>
            <w:sz w:val="18"/>
            <w:szCs w:val="18"/>
          </w:rPr>
          <w:instrText xml:space="preserve"> SEQ Figure \* ARABIC \s 1 </w:instrText>
        </w:r>
      </w:ins>
      <w:r w:rsidR="00F428C2">
        <w:rPr>
          <w:rFonts w:asciiTheme="minorHAnsi" w:hAnsiTheme="minorHAnsi" w:cstheme="minorHAnsi"/>
          <w:i/>
          <w:color w:val="44546A" w:themeColor="text2"/>
          <w:sz w:val="18"/>
          <w:szCs w:val="18"/>
        </w:rPr>
        <w:fldChar w:fldCharType="separate"/>
      </w:r>
      <w:ins w:id="546" w:author="Raphael Malyankar" w:date="2020-01-21T03:56:00Z">
        <w:r w:rsidR="00F428C2">
          <w:rPr>
            <w:rFonts w:asciiTheme="minorHAnsi" w:hAnsiTheme="minorHAnsi" w:cstheme="minorHAnsi"/>
            <w:i/>
            <w:noProof/>
            <w:color w:val="44546A" w:themeColor="text2"/>
            <w:sz w:val="18"/>
            <w:szCs w:val="18"/>
          </w:rPr>
          <w:t>6</w:t>
        </w:r>
        <w:r w:rsidR="00F428C2">
          <w:rPr>
            <w:rFonts w:asciiTheme="minorHAnsi" w:hAnsiTheme="minorHAnsi" w:cstheme="minorHAnsi"/>
            <w:i/>
            <w:color w:val="44546A" w:themeColor="text2"/>
            <w:sz w:val="18"/>
            <w:szCs w:val="18"/>
          </w:rPr>
          <w:fldChar w:fldCharType="end"/>
        </w:r>
      </w:ins>
      <w:del w:id="547" w:author="Raphael Malyankar" w:date="2020-01-21T03:55:00Z">
        <w:r w:rsidR="002E42AD" w:rsidRPr="00765407" w:rsidDel="00F428C2">
          <w:rPr>
            <w:rFonts w:asciiTheme="minorHAnsi" w:hAnsiTheme="minorHAnsi" w:cstheme="minorHAnsi"/>
            <w:i/>
            <w:color w:val="44546A" w:themeColor="text2"/>
            <w:sz w:val="18"/>
            <w:szCs w:val="18"/>
          </w:rPr>
          <w:fldChar w:fldCharType="begin"/>
        </w:r>
        <w:r w:rsidR="002E42AD" w:rsidRPr="00765407" w:rsidDel="00F428C2">
          <w:rPr>
            <w:rFonts w:asciiTheme="minorHAnsi" w:hAnsiTheme="minorHAnsi" w:cstheme="minorHAnsi"/>
            <w:i/>
            <w:color w:val="44546A" w:themeColor="text2"/>
            <w:sz w:val="18"/>
            <w:szCs w:val="18"/>
          </w:rPr>
          <w:delInstrText xml:space="preserve"> STYLEREF 1 \s </w:delInstrText>
        </w:r>
        <w:r w:rsidR="002E42AD" w:rsidRPr="00765407" w:rsidDel="00F428C2">
          <w:rPr>
            <w:rFonts w:asciiTheme="minorHAnsi" w:hAnsiTheme="minorHAnsi" w:cstheme="minorHAnsi"/>
            <w:i/>
            <w:color w:val="44546A" w:themeColor="text2"/>
            <w:sz w:val="18"/>
            <w:szCs w:val="18"/>
          </w:rPr>
          <w:fldChar w:fldCharType="separate"/>
        </w:r>
        <w:r w:rsidR="003417C0" w:rsidDel="00F428C2">
          <w:rPr>
            <w:rFonts w:asciiTheme="minorHAnsi" w:hAnsiTheme="minorHAnsi" w:cstheme="minorHAnsi"/>
            <w:i/>
            <w:noProof/>
            <w:color w:val="44546A" w:themeColor="text2"/>
            <w:sz w:val="18"/>
            <w:szCs w:val="18"/>
          </w:rPr>
          <w:delText>7</w:delText>
        </w:r>
        <w:r w:rsidR="002E42AD" w:rsidRPr="00765407" w:rsidDel="00F428C2">
          <w:rPr>
            <w:rFonts w:asciiTheme="minorHAnsi" w:hAnsiTheme="minorHAnsi" w:cstheme="minorHAnsi"/>
            <w:i/>
            <w:color w:val="44546A" w:themeColor="text2"/>
            <w:sz w:val="18"/>
            <w:szCs w:val="18"/>
          </w:rPr>
          <w:fldChar w:fldCharType="end"/>
        </w:r>
        <w:r w:rsidR="002E42AD" w:rsidRPr="00765407" w:rsidDel="00F428C2">
          <w:rPr>
            <w:rFonts w:asciiTheme="minorHAnsi" w:hAnsiTheme="minorHAnsi" w:cstheme="minorHAnsi"/>
            <w:i/>
            <w:color w:val="44546A" w:themeColor="text2"/>
            <w:sz w:val="18"/>
            <w:szCs w:val="18"/>
          </w:rPr>
          <w:noBreakHyphen/>
        </w:r>
        <w:r w:rsidR="002E42AD" w:rsidRPr="00765407" w:rsidDel="00F428C2">
          <w:rPr>
            <w:rFonts w:asciiTheme="minorHAnsi" w:hAnsiTheme="minorHAnsi" w:cstheme="minorHAnsi"/>
            <w:i/>
            <w:color w:val="44546A" w:themeColor="text2"/>
            <w:sz w:val="18"/>
            <w:szCs w:val="18"/>
          </w:rPr>
          <w:fldChar w:fldCharType="begin"/>
        </w:r>
        <w:r w:rsidR="002E42AD" w:rsidRPr="00765407" w:rsidDel="00F428C2">
          <w:rPr>
            <w:rFonts w:asciiTheme="minorHAnsi" w:hAnsiTheme="minorHAnsi" w:cstheme="minorHAnsi"/>
            <w:i/>
            <w:color w:val="44546A" w:themeColor="text2"/>
            <w:sz w:val="18"/>
            <w:szCs w:val="18"/>
          </w:rPr>
          <w:delInstrText xml:space="preserve"> SEQ Figure \* ARABIC \s 1 </w:delInstrText>
        </w:r>
        <w:r w:rsidR="002E42AD" w:rsidRPr="00765407" w:rsidDel="00F428C2">
          <w:rPr>
            <w:rFonts w:asciiTheme="minorHAnsi" w:hAnsiTheme="minorHAnsi" w:cstheme="minorHAnsi"/>
            <w:i/>
            <w:color w:val="44546A" w:themeColor="text2"/>
            <w:sz w:val="18"/>
            <w:szCs w:val="18"/>
          </w:rPr>
          <w:fldChar w:fldCharType="separate"/>
        </w:r>
        <w:r w:rsidR="003417C0" w:rsidDel="00F428C2">
          <w:rPr>
            <w:rFonts w:asciiTheme="minorHAnsi" w:hAnsiTheme="minorHAnsi" w:cstheme="minorHAnsi"/>
            <w:i/>
            <w:noProof/>
            <w:color w:val="44546A" w:themeColor="text2"/>
            <w:sz w:val="18"/>
            <w:szCs w:val="18"/>
          </w:rPr>
          <w:delText>7</w:delText>
        </w:r>
        <w:r w:rsidR="002E42AD" w:rsidRPr="00765407" w:rsidDel="00F428C2">
          <w:rPr>
            <w:rFonts w:asciiTheme="minorHAnsi" w:hAnsiTheme="minorHAnsi" w:cstheme="minorHAnsi"/>
            <w:i/>
            <w:color w:val="44546A" w:themeColor="text2"/>
            <w:sz w:val="18"/>
            <w:szCs w:val="18"/>
          </w:rPr>
          <w:fldChar w:fldCharType="end"/>
        </w:r>
      </w:del>
      <w:bookmarkEnd w:id="543"/>
      <w:r w:rsidR="00765407">
        <w:rPr>
          <w:rFonts w:asciiTheme="minorHAnsi" w:hAnsiTheme="minorHAnsi" w:cstheme="minorHAnsi"/>
          <w:i/>
          <w:color w:val="44546A" w:themeColor="text2"/>
          <w:sz w:val="18"/>
          <w:szCs w:val="18"/>
        </w:rPr>
        <w:t xml:space="preserve"> -</w:t>
      </w:r>
      <w:r w:rsidRPr="00765407">
        <w:rPr>
          <w:rFonts w:asciiTheme="minorHAnsi" w:hAnsiTheme="minorHAnsi" w:cstheme="minorHAnsi"/>
          <w:i/>
          <w:color w:val="44546A" w:themeColor="text2"/>
          <w:sz w:val="18"/>
          <w:szCs w:val="18"/>
        </w:rPr>
        <w:t xml:space="preserve"> Methods of representing complex attribute bindings</w:t>
      </w:r>
    </w:p>
    <w:p w14:paraId="2BE6B2F2" w14:textId="31286C42" w:rsidR="003A520E" w:rsidRPr="00FA0C91" w:rsidRDefault="003A520E" w:rsidP="00307A9C">
      <w:pPr>
        <w:pStyle w:val="Heading3"/>
        <w:numPr>
          <w:ilvl w:val="2"/>
          <w:numId w:val="142"/>
        </w:numPr>
        <w:tabs>
          <w:tab w:val="clear" w:pos="660"/>
          <w:tab w:val="clear" w:pos="880"/>
          <w:tab w:val="left" w:pos="709"/>
        </w:tabs>
        <w:spacing w:line="240" w:lineRule="auto"/>
        <w:ind w:left="709" w:hanging="709"/>
      </w:pPr>
      <w:bookmarkStart w:id="548" w:name="_Toc532213687"/>
      <w:bookmarkStart w:id="549" w:name="_Toc3237107"/>
      <w:bookmarkStart w:id="550" w:name="_Toc502541226"/>
      <w:bookmarkStart w:id="551" w:name="_Toc502541388"/>
      <w:bookmarkStart w:id="552" w:name="_Toc502541754"/>
      <w:bookmarkStart w:id="553" w:name="_Toc502544238"/>
      <w:bookmarkStart w:id="554" w:name="_Toc502546160"/>
      <w:bookmarkStart w:id="555" w:name="_Toc3469135"/>
      <w:bookmarkEnd w:id="548"/>
      <w:bookmarkEnd w:id="549"/>
      <w:bookmarkEnd w:id="550"/>
      <w:bookmarkEnd w:id="551"/>
      <w:bookmarkEnd w:id="552"/>
      <w:bookmarkEnd w:id="553"/>
      <w:bookmarkEnd w:id="554"/>
      <w:r w:rsidRPr="00FA0C91">
        <w:t>Codelist and enumeration</w:t>
      </w:r>
      <w:r w:rsidR="00D67538" w:rsidRPr="00FA0C91">
        <w:t xml:space="preserve"> attributes</w:t>
      </w:r>
      <w:bookmarkEnd w:id="555"/>
    </w:p>
    <w:p w14:paraId="76CDF0BF" w14:textId="48BF0460" w:rsidR="00D67538" w:rsidRPr="00D87636" w:rsidRDefault="00D67538" w:rsidP="00D87636">
      <w:pPr>
        <w:spacing w:after="160" w:line="240" w:lineRule="auto"/>
        <w:rPr>
          <w:rFonts w:asciiTheme="minorHAnsi" w:hAnsiTheme="minorHAnsi" w:cstheme="minorHAnsi"/>
          <w:sz w:val="22"/>
          <w:szCs w:val="22"/>
        </w:rPr>
      </w:pPr>
      <w:r w:rsidRPr="00D87636">
        <w:rPr>
          <w:rFonts w:asciiTheme="minorHAnsi" w:hAnsiTheme="minorHAnsi" w:cstheme="minorHAnsi"/>
          <w:sz w:val="22"/>
          <w:szCs w:val="22"/>
        </w:rPr>
        <w:t xml:space="preserve">Codelists should be used only when an enumeration is either unusable or inefficient (for example, if the full list of values is not known to the </w:t>
      </w:r>
      <w:r w:rsidR="00D87636">
        <w:rPr>
          <w:rFonts w:asciiTheme="minorHAnsi" w:hAnsiTheme="minorHAnsi" w:cstheme="minorHAnsi"/>
          <w:sz w:val="22"/>
          <w:szCs w:val="22"/>
        </w:rPr>
        <w:t>Product S</w:t>
      </w:r>
      <w:r w:rsidR="00D87636" w:rsidRPr="00D87636">
        <w:rPr>
          <w:rFonts w:asciiTheme="minorHAnsi" w:hAnsiTheme="minorHAnsi" w:cstheme="minorHAnsi"/>
          <w:sz w:val="22"/>
          <w:szCs w:val="22"/>
        </w:rPr>
        <w:t xml:space="preserve">pecification </w:t>
      </w:r>
      <w:r w:rsidRPr="00D87636">
        <w:rPr>
          <w:rFonts w:asciiTheme="minorHAnsi" w:hAnsiTheme="minorHAnsi" w:cstheme="minorHAnsi"/>
          <w:sz w:val="22"/>
          <w:szCs w:val="22"/>
        </w:rPr>
        <w:t xml:space="preserve">authors or the list of allowed values is long, volatile, controlled by another authority, and/or shared by multiple domains). </w:t>
      </w:r>
      <w:del w:id="556" w:author="Julia Powell" w:date="2020-01-15T15:25:00Z">
        <w:r w:rsidRPr="00D87636" w:rsidDel="00775D00">
          <w:rPr>
            <w:rFonts w:asciiTheme="minorHAnsi" w:hAnsiTheme="minorHAnsi" w:cstheme="minorHAnsi"/>
            <w:sz w:val="22"/>
            <w:szCs w:val="22"/>
          </w:rPr>
          <w:delText>More detail</w:delText>
        </w:r>
        <w:r w:rsidR="00284E6C" w:rsidRPr="00D87636" w:rsidDel="00775D00">
          <w:rPr>
            <w:rFonts w:asciiTheme="minorHAnsi" w:hAnsiTheme="minorHAnsi" w:cstheme="minorHAnsi"/>
            <w:sz w:val="22"/>
            <w:szCs w:val="22"/>
          </w:rPr>
          <w:delText>ed</w:delText>
        </w:r>
        <w:r w:rsidRPr="00D87636" w:rsidDel="00775D00">
          <w:rPr>
            <w:rFonts w:asciiTheme="minorHAnsi" w:hAnsiTheme="minorHAnsi" w:cstheme="minorHAnsi"/>
            <w:sz w:val="22"/>
            <w:szCs w:val="22"/>
          </w:rPr>
          <w:delText xml:space="preserve"> criteria for deciding when to use codelist attributes and when to use enumeration attributes are given in S-100 </w:delText>
        </w:r>
        <w:r w:rsidR="004D54D4" w:rsidRPr="00D87636" w:rsidDel="00775D00">
          <w:rPr>
            <w:rFonts w:asciiTheme="minorHAnsi" w:hAnsiTheme="minorHAnsi" w:cstheme="minorHAnsi"/>
            <w:sz w:val="22"/>
            <w:szCs w:val="22"/>
          </w:rPr>
          <w:delText>Appendix 11-C</w:delText>
        </w:r>
        <w:r w:rsidR="00D87636" w:rsidDel="00775D00">
          <w:rPr>
            <w:rFonts w:asciiTheme="minorHAnsi" w:hAnsiTheme="minorHAnsi" w:cstheme="minorHAnsi"/>
            <w:sz w:val="22"/>
            <w:szCs w:val="22"/>
          </w:rPr>
          <w:delText xml:space="preserve">, </w:delText>
        </w:r>
        <w:r w:rsidR="004D54D4" w:rsidRPr="00D87636" w:rsidDel="00775D00">
          <w:rPr>
            <w:rFonts w:asciiTheme="minorHAnsi" w:hAnsiTheme="minorHAnsi" w:cstheme="minorHAnsi"/>
            <w:sz w:val="22"/>
            <w:szCs w:val="22"/>
          </w:rPr>
          <w:delText>clause 11-C.2.</w:delText>
        </w:r>
      </w:del>
    </w:p>
    <w:p w14:paraId="473E4643" w14:textId="007B700F" w:rsidR="00234E8E" w:rsidRPr="00D87636" w:rsidRDefault="00234E8E" w:rsidP="00D87636">
      <w:pPr>
        <w:spacing w:after="160" w:line="240" w:lineRule="auto"/>
        <w:rPr>
          <w:rFonts w:asciiTheme="minorHAnsi" w:hAnsiTheme="minorHAnsi" w:cstheme="minorHAnsi"/>
          <w:sz w:val="22"/>
          <w:szCs w:val="22"/>
        </w:rPr>
      </w:pPr>
      <w:r w:rsidRPr="00D87636">
        <w:rPr>
          <w:rFonts w:asciiTheme="minorHAnsi" w:hAnsiTheme="minorHAnsi" w:cstheme="minorHAnsi"/>
          <w:sz w:val="22"/>
          <w:szCs w:val="22"/>
        </w:rPr>
        <w:t>Individual members o</w:t>
      </w:r>
      <w:r w:rsidR="00D2489F" w:rsidRPr="00D87636">
        <w:rPr>
          <w:rFonts w:asciiTheme="minorHAnsi" w:hAnsiTheme="minorHAnsi" w:cstheme="minorHAnsi"/>
          <w:sz w:val="22"/>
          <w:szCs w:val="22"/>
        </w:rPr>
        <w:t>f</w:t>
      </w:r>
      <w:r w:rsidRPr="00D87636">
        <w:rPr>
          <w:rFonts w:asciiTheme="minorHAnsi" w:hAnsiTheme="minorHAnsi" w:cstheme="minorHAnsi"/>
          <w:sz w:val="22"/>
          <w:szCs w:val="22"/>
        </w:rPr>
        <w:t xml:space="preserve"> a codelist or enumeration (“listed values”) are generally meaningful only in a given context (or “container”), which is a specific (named) enumeration. The context corresponds to an attribute concept.</w:t>
      </w:r>
    </w:p>
    <w:p w14:paraId="5F3D2107" w14:textId="0DB3A917" w:rsidR="003A520E" w:rsidRPr="00FA0C91" w:rsidRDefault="003A520E" w:rsidP="00307A9C">
      <w:pPr>
        <w:pStyle w:val="Heading3"/>
        <w:numPr>
          <w:ilvl w:val="2"/>
          <w:numId w:val="142"/>
        </w:numPr>
        <w:tabs>
          <w:tab w:val="clear" w:pos="660"/>
          <w:tab w:val="clear" w:pos="880"/>
          <w:tab w:val="left" w:pos="709"/>
        </w:tabs>
        <w:spacing w:line="240" w:lineRule="auto"/>
        <w:ind w:left="709" w:hanging="709"/>
      </w:pPr>
      <w:bookmarkStart w:id="557" w:name="_Toc523493001"/>
      <w:bookmarkStart w:id="558" w:name="_Toc3469136"/>
      <w:bookmarkEnd w:id="557"/>
      <w:r w:rsidRPr="00FA0C91">
        <w:t>Labels and definitions for listed values</w:t>
      </w:r>
      <w:bookmarkEnd w:id="558"/>
    </w:p>
    <w:p w14:paraId="201EB0DF" w14:textId="4844E909" w:rsidR="00FF70E7" w:rsidRPr="009A78E0" w:rsidRDefault="00FF70E7" w:rsidP="009A78E0">
      <w:pPr>
        <w:spacing w:after="160" w:line="240" w:lineRule="auto"/>
        <w:rPr>
          <w:rFonts w:asciiTheme="minorHAnsi" w:hAnsiTheme="minorHAnsi" w:cstheme="minorHAnsi"/>
          <w:sz w:val="22"/>
          <w:szCs w:val="22"/>
        </w:rPr>
      </w:pPr>
      <w:r w:rsidRPr="009A78E0">
        <w:rPr>
          <w:rFonts w:asciiTheme="minorHAnsi" w:hAnsiTheme="minorHAnsi" w:cstheme="minorHAnsi"/>
          <w:sz w:val="22"/>
          <w:szCs w:val="22"/>
        </w:rPr>
        <w:t xml:space="preserve">Labels should be short but informative, keeping in mind that both end-users and encoders may </w:t>
      </w:r>
      <w:ins w:id="559" w:author="Julia Powell" w:date="2020-01-15T15:26:00Z">
        <w:r w:rsidR="00775D00">
          <w:rPr>
            <w:rFonts w:asciiTheme="minorHAnsi" w:hAnsiTheme="minorHAnsi" w:cstheme="minorHAnsi"/>
            <w:sz w:val="22"/>
            <w:szCs w:val="22"/>
          </w:rPr>
          <w:t>leverage</w:t>
        </w:r>
      </w:ins>
      <w:del w:id="560" w:author="Julia Powell" w:date="2020-01-15T15:26:00Z">
        <w:r w:rsidRPr="009A78E0" w:rsidDel="00775D00">
          <w:rPr>
            <w:rFonts w:asciiTheme="minorHAnsi" w:hAnsiTheme="minorHAnsi" w:cstheme="minorHAnsi"/>
            <w:sz w:val="22"/>
            <w:szCs w:val="22"/>
          </w:rPr>
          <w:delText>view</w:delText>
        </w:r>
      </w:del>
      <w:r w:rsidRPr="009A78E0">
        <w:rPr>
          <w:rFonts w:asciiTheme="minorHAnsi" w:hAnsiTheme="minorHAnsi" w:cstheme="minorHAnsi"/>
          <w:sz w:val="22"/>
          <w:szCs w:val="22"/>
        </w:rPr>
        <w:t xml:space="preserve"> them</w:t>
      </w:r>
      <w:ins w:id="561" w:author="Julia Powell" w:date="2020-01-15T15:26:00Z">
        <w:r w:rsidR="00775D00">
          <w:rPr>
            <w:rFonts w:asciiTheme="minorHAnsi" w:hAnsiTheme="minorHAnsi" w:cstheme="minorHAnsi"/>
            <w:sz w:val="22"/>
            <w:szCs w:val="22"/>
          </w:rPr>
          <w:t xml:space="preserve">. </w:t>
        </w:r>
      </w:ins>
      <w:del w:id="562" w:author="Julia Powell" w:date="2020-01-15T15:26:00Z">
        <w:r w:rsidRPr="009A78E0" w:rsidDel="00775D00">
          <w:rPr>
            <w:rFonts w:asciiTheme="minorHAnsi" w:hAnsiTheme="minorHAnsi" w:cstheme="minorHAnsi"/>
            <w:sz w:val="22"/>
            <w:szCs w:val="22"/>
          </w:rPr>
          <w:delText>,</w:delText>
        </w:r>
      </w:del>
      <w:r w:rsidRPr="009A78E0">
        <w:rPr>
          <w:rFonts w:asciiTheme="minorHAnsi" w:hAnsiTheme="minorHAnsi" w:cstheme="minorHAnsi"/>
          <w:sz w:val="22"/>
          <w:szCs w:val="22"/>
        </w:rPr>
        <w:t xml:space="preserve"> </w:t>
      </w:r>
      <w:del w:id="563" w:author="Julia Powell" w:date="2020-01-15T15:26:00Z">
        <w:r w:rsidRPr="009A78E0" w:rsidDel="00775D00">
          <w:rPr>
            <w:rFonts w:asciiTheme="minorHAnsi" w:hAnsiTheme="minorHAnsi" w:cstheme="minorHAnsi"/>
            <w:sz w:val="22"/>
            <w:szCs w:val="22"/>
          </w:rPr>
          <w:delText>given that i</w:delText>
        </w:r>
      </w:del>
      <w:ins w:id="564" w:author="Julia Powell" w:date="2020-01-15T15:26:00Z">
        <w:r w:rsidR="00775D00">
          <w:rPr>
            <w:rFonts w:asciiTheme="minorHAnsi" w:hAnsiTheme="minorHAnsi" w:cstheme="minorHAnsi"/>
            <w:sz w:val="22"/>
            <w:szCs w:val="22"/>
          </w:rPr>
          <w:t>I</w:t>
        </w:r>
      </w:ins>
      <w:r w:rsidRPr="009A78E0">
        <w:rPr>
          <w:rFonts w:asciiTheme="minorHAnsi" w:hAnsiTheme="minorHAnsi" w:cstheme="minorHAnsi"/>
          <w:sz w:val="22"/>
          <w:szCs w:val="22"/>
        </w:rPr>
        <w:t>mplement</w:t>
      </w:r>
      <w:r w:rsidR="00351163" w:rsidRPr="009A78E0">
        <w:rPr>
          <w:rFonts w:asciiTheme="minorHAnsi" w:hAnsiTheme="minorHAnsi" w:cstheme="minorHAnsi"/>
          <w:sz w:val="22"/>
          <w:szCs w:val="22"/>
        </w:rPr>
        <w:t>e</w:t>
      </w:r>
      <w:r w:rsidRPr="009A78E0">
        <w:rPr>
          <w:rFonts w:asciiTheme="minorHAnsi" w:hAnsiTheme="minorHAnsi" w:cstheme="minorHAnsi"/>
          <w:sz w:val="22"/>
          <w:szCs w:val="22"/>
        </w:rPr>
        <w:t>rs of end</w:t>
      </w:r>
      <w:r w:rsidR="00351163" w:rsidRPr="009A78E0">
        <w:rPr>
          <w:rFonts w:asciiTheme="minorHAnsi" w:hAnsiTheme="minorHAnsi" w:cstheme="minorHAnsi"/>
          <w:sz w:val="22"/>
          <w:szCs w:val="22"/>
        </w:rPr>
        <w:t>-user</w:t>
      </w:r>
      <w:r w:rsidRPr="009A78E0">
        <w:rPr>
          <w:rFonts w:asciiTheme="minorHAnsi" w:hAnsiTheme="minorHAnsi" w:cstheme="minorHAnsi"/>
          <w:sz w:val="22"/>
          <w:szCs w:val="22"/>
        </w:rPr>
        <w:t xml:space="preserve"> display and production</w:t>
      </w:r>
      <w:r w:rsidR="00351163" w:rsidRPr="009A78E0">
        <w:rPr>
          <w:rFonts w:asciiTheme="minorHAnsi" w:hAnsiTheme="minorHAnsi" w:cstheme="minorHAnsi"/>
          <w:sz w:val="22"/>
          <w:szCs w:val="22"/>
        </w:rPr>
        <w:t xml:space="preserve"> tools are likely to use listed value labels as ‘tooltips’ or explanatory text, or as the ‘display text’ of the attribute numeric code value for end users</w:t>
      </w:r>
      <w:r w:rsidRPr="009A78E0">
        <w:rPr>
          <w:rFonts w:asciiTheme="minorHAnsi" w:hAnsiTheme="minorHAnsi" w:cstheme="minorHAnsi"/>
          <w:sz w:val="22"/>
          <w:szCs w:val="22"/>
        </w:rPr>
        <w:t>. End-users are more likely to see labels than full definitions</w:t>
      </w:r>
      <w:r w:rsidR="00351163" w:rsidRPr="009A78E0">
        <w:rPr>
          <w:rFonts w:asciiTheme="minorHAnsi" w:hAnsiTheme="minorHAnsi" w:cstheme="minorHAnsi"/>
          <w:sz w:val="22"/>
          <w:szCs w:val="22"/>
        </w:rPr>
        <w:t xml:space="preserve"> due to other demands on their attention and screen display constraints.</w:t>
      </w:r>
    </w:p>
    <w:p w14:paraId="31163104" w14:textId="2DF44D54" w:rsidR="003471BA" w:rsidRPr="00FA0C91" w:rsidRDefault="003471BA" w:rsidP="00307A9C">
      <w:pPr>
        <w:pStyle w:val="Heading3"/>
        <w:numPr>
          <w:ilvl w:val="2"/>
          <w:numId w:val="142"/>
        </w:numPr>
        <w:tabs>
          <w:tab w:val="clear" w:pos="660"/>
          <w:tab w:val="clear" w:pos="880"/>
          <w:tab w:val="left" w:pos="709"/>
        </w:tabs>
        <w:spacing w:line="240" w:lineRule="auto"/>
        <w:ind w:left="709" w:hanging="709"/>
      </w:pPr>
      <w:bookmarkStart w:id="565" w:name="_Toc3469137"/>
      <w:r w:rsidRPr="00FA0C91">
        <w:t>Data types</w:t>
      </w:r>
      <w:bookmarkEnd w:id="565"/>
    </w:p>
    <w:p w14:paraId="4346F4A7" w14:textId="6DBCA592" w:rsidR="005E137E" w:rsidRPr="009A78E0" w:rsidRDefault="002177DC" w:rsidP="009A78E0">
      <w:pPr>
        <w:spacing w:after="160" w:line="240" w:lineRule="auto"/>
        <w:rPr>
          <w:rFonts w:asciiTheme="minorHAnsi" w:hAnsiTheme="minorHAnsi" w:cstheme="minorHAnsi"/>
          <w:sz w:val="22"/>
          <w:szCs w:val="22"/>
        </w:rPr>
      </w:pPr>
      <w:r w:rsidRPr="009A78E0">
        <w:rPr>
          <w:rFonts w:asciiTheme="minorHAnsi" w:hAnsiTheme="minorHAnsi" w:cstheme="minorHAnsi"/>
          <w:sz w:val="22"/>
          <w:szCs w:val="22"/>
        </w:rPr>
        <w:t>S-100 defines a set of primitive and derived data types (</w:t>
      </w:r>
      <w:r w:rsidR="006511CB" w:rsidRPr="009A78E0">
        <w:rPr>
          <w:rFonts w:asciiTheme="minorHAnsi" w:hAnsiTheme="minorHAnsi" w:cstheme="minorHAnsi"/>
          <w:sz w:val="22"/>
          <w:szCs w:val="22"/>
        </w:rPr>
        <w:t>Part 2a</w:t>
      </w:r>
      <w:r w:rsidR="009A78E0">
        <w:rPr>
          <w:rFonts w:asciiTheme="minorHAnsi" w:hAnsiTheme="minorHAnsi" w:cstheme="minorHAnsi"/>
          <w:sz w:val="22"/>
          <w:szCs w:val="22"/>
        </w:rPr>
        <w:t>,</w:t>
      </w:r>
      <w:r w:rsidR="006511CB" w:rsidRPr="009A78E0">
        <w:rPr>
          <w:rFonts w:asciiTheme="minorHAnsi" w:hAnsiTheme="minorHAnsi" w:cstheme="minorHAnsi"/>
          <w:sz w:val="22"/>
          <w:szCs w:val="22"/>
        </w:rPr>
        <w:t xml:space="preserve"> clause </w:t>
      </w:r>
      <w:r w:rsidRPr="009A78E0">
        <w:rPr>
          <w:rFonts w:asciiTheme="minorHAnsi" w:hAnsiTheme="minorHAnsi" w:cstheme="minorHAnsi"/>
          <w:sz w:val="22"/>
          <w:szCs w:val="22"/>
        </w:rPr>
        <w:t xml:space="preserve">2a-4-10). Attribute values of thematic attributes should be one of the types listed in that table. If restrictions on the values are needed, </w:t>
      </w:r>
      <w:r w:rsidR="00C62E69">
        <w:rPr>
          <w:rFonts w:asciiTheme="minorHAnsi" w:hAnsiTheme="minorHAnsi" w:cstheme="minorHAnsi"/>
          <w:sz w:val="22"/>
          <w:szCs w:val="22"/>
        </w:rPr>
        <w:t>P</w:t>
      </w:r>
      <w:r w:rsidRPr="009A78E0">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9A78E0">
        <w:rPr>
          <w:rFonts w:asciiTheme="minorHAnsi" w:hAnsiTheme="minorHAnsi" w:cstheme="minorHAnsi"/>
          <w:sz w:val="22"/>
          <w:szCs w:val="22"/>
        </w:rPr>
        <w:t>pecifications may define constraints</w:t>
      </w:r>
      <w:r w:rsidR="00CA3E02" w:rsidRPr="009A78E0">
        <w:rPr>
          <w:rFonts w:asciiTheme="minorHAnsi" w:hAnsiTheme="minorHAnsi" w:cstheme="minorHAnsi"/>
          <w:sz w:val="22"/>
          <w:szCs w:val="22"/>
        </w:rPr>
        <w:t xml:space="preserve">, if possible encoded using one or more of the elements in S100_CD_Constraints (length, range, pattern, and precision). Constraints which cannot be </w:t>
      </w:r>
      <w:del w:id="566" w:author="Julia Powell" w:date="2020-01-15T15:27:00Z">
        <w:r w:rsidR="00CA3E02" w:rsidRPr="009A78E0" w:rsidDel="00115C62">
          <w:rPr>
            <w:rFonts w:asciiTheme="minorHAnsi" w:hAnsiTheme="minorHAnsi" w:cstheme="minorHAnsi"/>
            <w:sz w:val="22"/>
            <w:szCs w:val="22"/>
          </w:rPr>
          <w:delText xml:space="preserve">thus </w:delText>
        </w:r>
      </w:del>
      <w:r w:rsidR="00CA3E02" w:rsidRPr="009A78E0">
        <w:rPr>
          <w:rFonts w:asciiTheme="minorHAnsi" w:hAnsiTheme="minorHAnsi" w:cstheme="minorHAnsi"/>
          <w:sz w:val="22"/>
          <w:szCs w:val="22"/>
        </w:rPr>
        <w:t>encoded must be documented as a ‘Remark’ or note.</w:t>
      </w:r>
    </w:p>
    <w:p w14:paraId="707FB554" w14:textId="64D03870" w:rsidR="00E968BB" w:rsidRPr="009A78E0" w:rsidRDefault="005E137E" w:rsidP="009A78E0">
      <w:pPr>
        <w:spacing w:after="160" w:line="240" w:lineRule="auto"/>
        <w:rPr>
          <w:rFonts w:asciiTheme="minorHAnsi" w:hAnsiTheme="minorHAnsi" w:cstheme="minorHAnsi"/>
          <w:sz w:val="22"/>
          <w:szCs w:val="22"/>
        </w:rPr>
      </w:pPr>
      <w:r w:rsidRPr="009A78E0">
        <w:rPr>
          <w:rFonts w:asciiTheme="minorHAnsi" w:hAnsiTheme="minorHAnsi" w:cstheme="minorHAnsi"/>
          <w:sz w:val="22"/>
          <w:szCs w:val="22"/>
        </w:rPr>
        <w:t xml:space="preserve">The data types defined in S-100 can in principle be extended by </w:t>
      </w:r>
      <w:r w:rsidR="00D32955">
        <w:rPr>
          <w:rFonts w:asciiTheme="minorHAnsi" w:hAnsiTheme="minorHAnsi" w:cstheme="minorHAnsi"/>
          <w:sz w:val="22"/>
          <w:szCs w:val="22"/>
        </w:rPr>
        <w:t>A</w:t>
      </w:r>
      <w:r w:rsidRPr="009A78E0">
        <w:rPr>
          <w:rFonts w:asciiTheme="minorHAnsi" w:hAnsiTheme="minorHAnsi" w:cstheme="minorHAnsi"/>
          <w:sz w:val="22"/>
          <w:szCs w:val="22"/>
        </w:rPr>
        <w:t xml:space="preserve">pplication </w:t>
      </w:r>
      <w:r w:rsidR="00D32955">
        <w:rPr>
          <w:rFonts w:asciiTheme="minorHAnsi" w:hAnsiTheme="minorHAnsi" w:cstheme="minorHAnsi"/>
          <w:sz w:val="22"/>
          <w:szCs w:val="22"/>
        </w:rPr>
        <w:t>S</w:t>
      </w:r>
      <w:r w:rsidRPr="009A78E0">
        <w:rPr>
          <w:rFonts w:asciiTheme="minorHAnsi" w:hAnsiTheme="minorHAnsi" w:cstheme="minorHAnsi"/>
          <w:sz w:val="22"/>
          <w:szCs w:val="22"/>
        </w:rPr>
        <w:t xml:space="preserve">chemas but if this is done the </w:t>
      </w:r>
      <w:r w:rsidR="0083070F">
        <w:rPr>
          <w:rFonts w:asciiTheme="minorHAnsi" w:hAnsiTheme="minorHAnsi" w:cstheme="minorHAnsi"/>
          <w:sz w:val="22"/>
          <w:szCs w:val="22"/>
        </w:rPr>
        <w:t>P</w:t>
      </w:r>
      <w:r w:rsidR="0083070F" w:rsidRPr="009A78E0">
        <w:rPr>
          <w:rFonts w:asciiTheme="minorHAnsi" w:hAnsiTheme="minorHAnsi" w:cstheme="minorHAnsi"/>
          <w:sz w:val="22"/>
          <w:szCs w:val="22"/>
        </w:rPr>
        <w:t xml:space="preserve">roduct </w:t>
      </w:r>
      <w:r w:rsidR="0083070F">
        <w:rPr>
          <w:rFonts w:asciiTheme="minorHAnsi" w:hAnsiTheme="minorHAnsi" w:cstheme="minorHAnsi"/>
          <w:sz w:val="22"/>
          <w:szCs w:val="22"/>
        </w:rPr>
        <w:t>S</w:t>
      </w:r>
      <w:r w:rsidR="0083070F" w:rsidRPr="009A78E0">
        <w:rPr>
          <w:rFonts w:asciiTheme="minorHAnsi" w:hAnsiTheme="minorHAnsi" w:cstheme="minorHAnsi"/>
          <w:sz w:val="22"/>
          <w:szCs w:val="22"/>
        </w:rPr>
        <w:t xml:space="preserve">pecification </w:t>
      </w:r>
      <w:r w:rsidRPr="009A78E0">
        <w:rPr>
          <w:rFonts w:asciiTheme="minorHAnsi" w:hAnsiTheme="minorHAnsi" w:cstheme="minorHAnsi"/>
          <w:sz w:val="22"/>
          <w:szCs w:val="22"/>
        </w:rPr>
        <w:t xml:space="preserve">must define the extended data type in terms of the predefined data types in S-100 and use the predefined data type in the </w:t>
      </w:r>
      <w:r w:rsidR="0083070F">
        <w:rPr>
          <w:rFonts w:asciiTheme="minorHAnsi" w:hAnsiTheme="minorHAnsi" w:cstheme="minorHAnsi"/>
          <w:sz w:val="22"/>
          <w:szCs w:val="22"/>
        </w:rPr>
        <w:t>F</w:t>
      </w:r>
      <w:r w:rsidR="0083070F" w:rsidRPr="009A78E0">
        <w:rPr>
          <w:rFonts w:asciiTheme="minorHAnsi" w:hAnsiTheme="minorHAnsi" w:cstheme="minorHAnsi"/>
          <w:sz w:val="22"/>
          <w:szCs w:val="22"/>
        </w:rPr>
        <w:t xml:space="preserve">eature </w:t>
      </w:r>
      <w:r w:rsidR="0083070F">
        <w:rPr>
          <w:rFonts w:asciiTheme="minorHAnsi" w:hAnsiTheme="minorHAnsi" w:cstheme="minorHAnsi"/>
          <w:sz w:val="22"/>
          <w:szCs w:val="22"/>
        </w:rPr>
        <w:t>C</w:t>
      </w:r>
      <w:r w:rsidR="0083070F" w:rsidRPr="009A78E0">
        <w:rPr>
          <w:rFonts w:asciiTheme="minorHAnsi" w:hAnsiTheme="minorHAnsi" w:cstheme="minorHAnsi"/>
          <w:sz w:val="22"/>
          <w:szCs w:val="22"/>
        </w:rPr>
        <w:t>atalogue</w:t>
      </w:r>
      <w:ins w:id="567" w:author="Julia Powell" w:date="2020-01-15T15:28:00Z">
        <w:r w:rsidR="00115C62">
          <w:rPr>
            <w:rFonts w:asciiTheme="minorHAnsi" w:hAnsiTheme="minorHAnsi" w:cstheme="minorHAnsi"/>
            <w:sz w:val="22"/>
            <w:szCs w:val="22"/>
          </w:rPr>
          <w:t>.</w:t>
        </w:r>
      </w:ins>
      <w:del w:id="568" w:author="Julia Powell" w:date="2020-01-15T15:28:00Z">
        <w:r w:rsidR="001D3F2C" w:rsidRPr="009A78E0" w:rsidDel="00115C62">
          <w:rPr>
            <w:rFonts w:asciiTheme="minorHAnsi" w:hAnsiTheme="minorHAnsi" w:cstheme="minorHAnsi"/>
            <w:sz w:val="22"/>
            <w:szCs w:val="22"/>
          </w:rPr>
          <w:delText>,</w:delText>
        </w:r>
      </w:del>
      <w:r w:rsidRPr="009A78E0">
        <w:rPr>
          <w:rFonts w:asciiTheme="minorHAnsi" w:hAnsiTheme="minorHAnsi" w:cstheme="minorHAnsi"/>
          <w:sz w:val="22"/>
          <w:szCs w:val="22"/>
        </w:rPr>
        <w:t xml:space="preserve"> </w:t>
      </w:r>
      <w:del w:id="569" w:author="Julia Powell" w:date="2020-01-15T15:28:00Z">
        <w:r w:rsidRPr="009A78E0" w:rsidDel="00115C62">
          <w:rPr>
            <w:rFonts w:asciiTheme="minorHAnsi" w:hAnsiTheme="minorHAnsi" w:cstheme="minorHAnsi"/>
            <w:sz w:val="22"/>
            <w:szCs w:val="22"/>
          </w:rPr>
          <w:delText xml:space="preserve">since the </w:delText>
        </w:r>
        <w:r w:rsidR="0083070F" w:rsidDel="00115C62">
          <w:rPr>
            <w:rFonts w:asciiTheme="minorHAnsi" w:hAnsiTheme="minorHAnsi" w:cstheme="minorHAnsi"/>
            <w:sz w:val="22"/>
            <w:szCs w:val="22"/>
          </w:rPr>
          <w:delText>F</w:delText>
        </w:r>
        <w:r w:rsidR="0083070F" w:rsidRPr="009A78E0" w:rsidDel="00115C62">
          <w:rPr>
            <w:rFonts w:asciiTheme="minorHAnsi" w:hAnsiTheme="minorHAnsi" w:cstheme="minorHAnsi"/>
            <w:sz w:val="22"/>
            <w:szCs w:val="22"/>
          </w:rPr>
          <w:delText xml:space="preserve">eature </w:delText>
        </w:r>
        <w:r w:rsidR="0083070F" w:rsidDel="00115C62">
          <w:rPr>
            <w:rFonts w:asciiTheme="minorHAnsi" w:hAnsiTheme="minorHAnsi" w:cstheme="minorHAnsi"/>
            <w:sz w:val="22"/>
            <w:szCs w:val="22"/>
          </w:rPr>
          <w:delText>C</w:delText>
        </w:r>
        <w:r w:rsidR="0083070F" w:rsidRPr="009A78E0" w:rsidDel="00115C62">
          <w:rPr>
            <w:rFonts w:asciiTheme="minorHAnsi" w:hAnsiTheme="minorHAnsi" w:cstheme="minorHAnsi"/>
            <w:sz w:val="22"/>
            <w:szCs w:val="22"/>
          </w:rPr>
          <w:delText xml:space="preserve">atalogue </w:delText>
        </w:r>
        <w:r w:rsidR="0083070F" w:rsidDel="00115C62">
          <w:rPr>
            <w:rFonts w:asciiTheme="minorHAnsi" w:hAnsiTheme="minorHAnsi" w:cstheme="minorHAnsi"/>
            <w:sz w:val="22"/>
            <w:szCs w:val="22"/>
          </w:rPr>
          <w:delText>S</w:delText>
        </w:r>
        <w:r w:rsidR="0083070F" w:rsidRPr="009A78E0" w:rsidDel="00115C62">
          <w:rPr>
            <w:rFonts w:asciiTheme="minorHAnsi" w:hAnsiTheme="minorHAnsi" w:cstheme="minorHAnsi"/>
            <w:sz w:val="22"/>
            <w:szCs w:val="22"/>
          </w:rPr>
          <w:delText xml:space="preserve">chema </w:delText>
        </w:r>
        <w:r w:rsidRPr="009A78E0" w:rsidDel="00115C62">
          <w:rPr>
            <w:rFonts w:asciiTheme="minorHAnsi" w:hAnsiTheme="minorHAnsi" w:cstheme="minorHAnsi"/>
            <w:sz w:val="22"/>
            <w:szCs w:val="22"/>
          </w:rPr>
          <w:delText xml:space="preserve">does not currently permit user-defined data types. </w:delText>
        </w:r>
      </w:del>
      <w:r w:rsidRPr="009A78E0">
        <w:rPr>
          <w:rFonts w:asciiTheme="minorHAnsi" w:hAnsiTheme="minorHAnsi" w:cstheme="minorHAnsi"/>
          <w:sz w:val="22"/>
          <w:szCs w:val="22"/>
        </w:rPr>
        <w:t xml:space="preserve">Data formats may use </w:t>
      </w:r>
      <w:r w:rsidR="001D3F2C" w:rsidRPr="009A78E0">
        <w:rPr>
          <w:rFonts w:asciiTheme="minorHAnsi" w:hAnsiTheme="minorHAnsi" w:cstheme="minorHAnsi"/>
          <w:sz w:val="22"/>
          <w:szCs w:val="22"/>
        </w:rPr>
        <w:t xml:space="preserve">their </w:t>
      </w:r>
      <w:r w:rsidRPr="009A78E0">
        <w:rPr>
          <w:rFonts w:asciiTheme="minorHAnsi" w:hAnsiTheme="minorHAnsi" w:cstheme="minorHAnsi"/>
          <w:sz w:val="22"/>
          <w:szCs w:val="22"/>
        </w:rPr>
        <w:t xml:space="preserve">equivalent built-in types which are defined in the underlying </w:t>
      </w:r>
      <w:r w:rsidR="001D3F2C" w:rsidRPr="009A78E0">
        <w:rPr>
          <w:rFonts w:asciiTheme="minorHAnsi" w:hAnsiTheme="minorHAnsi" w:cstheme="minorHAnsi"/>
          <w:sz w:val="22"/>
          <w:szCs w:val="22"/>
        </w:rPr>
        <w:t xml:space="preserve">format </w:t>
      </w:r>
      <w:r w:rsidRPr="009A78E0">
        <w:rPr>
          <w:rFonts w:asciiTheme="minorHAnsi" w:hAnsiTheme="minorHAnsi" w:cstheme="minorHAnsi"/>
          <w:sz w:val="22"/>
          <w:szCs w:val="22"/>
        </w:rPr>
        <w:t xml:space="preserve">standard </w:t>
      </w:r>
      <w:r w:rsidR="001D3F2C" w:rsidRPr="009A78E0">
        <w:rPr>
          <w:rFonts w:asciiTheme="minorHAnsi" w:hAnsiTheme="minorHAnsi" w:cstheme="minorHAnsi"/>
          <w:sz w:val="22"/>
          <w:szCs w:val="22"/>
        </w:rPr>
        <w:t>(</w:t>
      </w:r>
      <w:r w:rsidR="0083070F">
        <w:rPr>
          <w:rFonts w:asciiTheme="minorHAnsi" w:hAnsiTheme="minorHAnsi" w:cstheme="minorHAnsi"/>
          <w:sz w:val="22"/>
          <w:szCs w:val="22"/>
        </w:rPr>
        <w:t>for example</w:t>
      </w:r>
      <w:r w:rsidR="001D3F2C" w:rsidRPr="009A78E0">
        <w:rPr>
          <w:rFonts w:asciiTheme="minorHAnsi" w:hAnsiTheme="minorHAnsi" w:cstheme="minorHAnsi"/>
          <w:sz w:val="22"/>
          <w:szCs w:val="22"/>
        </w:rPr>
        <w:t xml:space="preserve"> HDF5 and XML built-in types) </w:t>
      </w:r>
      <w:r w:rsidRPr="009A78E0">
        <w:rPr>
          <w:rFonts w:asciiTheme="minorHAnsi" w:hAnsiTheme="minorHAnsi" w:cstheme="minorHAnsi"/>
          <w:sz w:val="22"/>
          <w:szCs w:val="22"/>
        </w:rPr>
        <w:t>in order to leverage standard data validation software</w:t>
      </w:r>
      <w:r w:rsidR="001D3F2C" w:rsidRPr="009A78E0">
        <w:rPr>
          <w:rFonts w:asciiTheme="minorHAnsi" w:hAnsiTheme="minorHAnsi" w:cstheme="minorHAnsi"/>
          <w:sz w:val="22"/>
          <w:szCs w:val="22"/>
        </w:rPr>
        <w:t xml:space="preserve"> provided the equivalence is documented either in the </w:t>
      </w:r>
      <w:r w:rsidR="0083070F">
        <w:rPr>
          <w:rFonts w:asciiTheme="minorHAnsi" w:hAnsiTheme="minorHAnsi" w:cstheme="minorHAnsi"/>
          <w:sz w:val="22"/>
          <w:szCs w:val="22"/>
        </w:rPr>
        <w:t>P</w:t>
      </w:r>
      <w:r w:rsidR="0083070F" w:rsidRPr="009A78E0">
        <w:rPr>
          <w:rFonts w:asciiTheme="minorHAnsi" w:hAnsiTheme="minorHAnsi" w:cstheme="minorHAnsi"/>
          <w:sz w:val="22"/>
          <w:szCs w:val="22"/>
        </w:rPr>
        <w:t xml:space="preserve">roduct </w:t>
      </w:r>
      <w:r w:rsidR="0083070F">
        <w:rPr>
          <w:rFonts w:asciiTheme="minorHAnsi" w:hAnsiTheme="minorHAnsi" w:cstheme="minorHAnsi"/>
          <w:sz w:val="22"/>
          <w:szCs w:val="22"/>
        </w:rPr>
        <w:t>S</w:t>
      </w:r>
      <w:r w:rsidR="0083070F" w:rsidRPr="009A78E0">
        <w:rPr>
          <w:rFonts w:asciiTheme="minorHAnsi" w:hAnsiTheme="minorHAnsi" w:cstheme="minorHAnsi"/>
          <w:sz w:val="22"/>
          <w:szCs w:val="22"/>
        </w:rPr>
        <w:t xml:space="preserve">pecification </w:t>
      </w:r>
      <w:r w:rsidR="001D3F2C" w:rsidRPr="009A78E0">
        <w:rPr>
          <w:rFonts w:asciiTheme="minorHAnsi" w:hAnsiTheme="minorHAnsi" w:cstheme="minorHAnsi"/>
          <w:sz w:val="22"/>
          <w:szCs w:val="22"/>
        </w:rPr>
        <w:t>or the underlying format standard</w:t>
      </w:r>
      <w:r w:rsidRPr="009A78E0">
        <w:rPr>
          <w:rFonts w:asciiTheme="minorHAnsi" w:hAnsiTheme="minorHAnsi" w:cstheme="minorHAnsi"/>
          <w:sz w:val="22"/>
          <w:szCs w:val="22"/>
        </w:rPr>
        <w:t>.</w:t>
      </w:r>
    </w:p>
    <w:p w14:paraId="67F840FF" w14:textId="1FDFA239" w:rsidR="00933924" w:rsidRPr="00FA0C91" w:rsidRDefault="00933924" w:rsidP="00307A9C">
      <w:pPr>
        <w:pStyle w:val="Heading3"/>
        <w:numPr>
          <w:ilvl w:val="2"/>
          <w:numId w:val="142"/>
        </w:numPr>
        <w:tabs>
          <w:tab w:val="clear" w:pos="660"/>
          <w:tab w:val="clear" w:pos="880"/>
          <w:tab w:val="left" w:pos="709"/>
        </w:tabs>
        <w:spacing w:line="240" w:lineRule="auto"/>
        <w:ind w:left="709" w:hanging="709"/>
      </w:pPr>
      <w:bookmarkStart w:id="570" w:name="_Toc3469138"/>
      <w:r w:rsidRPr="00FA0C91">
        <w:t>Codes for listed values</w:t>
      </w:r>
      <w:bookmarkEnd w:id="570"/>
    </w:p>
    <w:p w14:paraId="615F2BF6" w14:textId="0CB8DC30" w:rsidR="00933924" w:rsidRPr="0083070F" w:rsidRDefault="00933924" w:rsidP="0083070F">
      <w:pPr>
        <w:spacing w:after="160" w:line="240" w:lineRule="auto"/>
        <w:rPr>
          <w:rFonts w:asciiTheme="minorHAnsi" w:hAnsiTheme="minorHAnsi" w:cstheme="minorHAnsi"/>
          <w:sz w:val="22"/>
          <w:szCs w:val="22"/>
        </w:rPr>
      </w:pPr>
      <w:del w:id="571" w:author="Julia Powell" w:date="2020-01-15T15:52:00Z">
        <w:r w:rsidRPr="0083070F" w:rsidDel="003F680E">
          <w:rPr>
            <w:rFonts w:asciiTheme="minorHAnsi" w:hAnsiTheme="minorHAnsi" w:cstheme="minorHAnsi"/>
            <w:sz w:val="22"/>
            <w:szCs w:val="22"/>
          </w:rPr>
          <w:delText xml:space="preserve">The </w:delText>
        </w:r>
        <w:r w:rsidR="0083070F" w:rsidDel="003F680E">
          <w:rPr>
            <w:rFonts w:asciiTheme="minorHAnsi" w:hAnsiTheme="minorHAnsi" w:cstheme="minorHAnsi"/>
            <w:sz w:val="22"/>
            <w:szCs w:val="22"/>
          </w:rPr>
          <w:delText xml:space="preserve">IHO </w:delText>
        </w:r>
        <w:r w:rsidRPr="0083070F" w:rsidDel="003F680E">
          <w:rPr>
            <w:rFonts w:asciiTheme="minorHAnsi" w:hAnsiTheme="minorHAnsi" w:cstheme="minorHAnsi"/>
            <w:sz w:val="22"/>
            <w:szCs w:val="22"/>
          </w:rPr>
          <w:delText xml:space="preserve">GI </w:delText>
        </w:r>
        <w:r w:rsidR="0083070F" w:rsidDel="003F680E">
          <w:rPr>
            <w:rFonts w:asciiTheme="minorHAnsi" w:hAnsiTheme="minorHAnsi" w:cstheme="minorHAnsi"/>
            <w:sz w:val="22"/>
            <w:szCs w:val="22"/>
          </w:rPr>
          <w:delText>R</w:delText>
        </w:r>
        <w:r w:rsidR="0083070F" w:rsidRPr="0083070F" w:rsidDel="003F680E">
          <w:rPr>
            <w:rFonts w:asciiTheme="minorHAnsi" w:hAnsiTheme="minorHAnsi" w:cstheme="minorHAnsi"/>
            <w:sz w:val="22"/>
            <w:szCs w:val="22"/>
          </w:rPr>
          <w:delText xml:space="preserve">egistry </w:delText>
        </w:r>
        <w:r w:rsidR="00400C8A" w:rsidRPr="0083070F" w:rsidDel="003F680E">
          <w:rPr>
            <w:rFonts w:asciiTheme="minorHAnsi" w:hAnsiTheme="minorHAnsi" w:cstheme="minorHAnsi"/>
            <w:sz w:val="22"/>
            <w:szCs w:val="22"/>
          </w:rPr>
          <w:delText xml:space="preserve">proposal form for </w:delText>
        </w:r>
        <w:r w:rsidR="00964D5F" w:rsidRPr="0083070F" w:rsidDel="003F680E">
          <w:rPr>
            <w:rFonts w:asciiTheme="minorHAnsi" w:hAnsiTheme="minorHAnsi" w:cstheme="minorHAnsi"/>
            <w:sz w:val="22"/>
            <w:szCs w:val="22"/>
          </w:rPr>
          <w:delText xml:space="preserve">listed values </w:delText>
        </w:r>
        <w:r w:rsidRPr="0083070F" w:rsidDel="003F680E">
          <w:rPr>
            <w:rFonts w:asciiTheme="minorHAnsi" w:hAnsiTheme="minorHAnsi" w:cstheme="minorHAnsi"/>
            <w:sz w:val="22"/>
            <w:szCs w:val="22"/>
          </w:rPr>
          <w:delText>also has fields for numeric and camel case codes for individual listed values.</w:delText>
        </w:r>
      </w:del>
      <w:r w:rsidRPr="0083070F">
        <w:rPr>
          <w:rFonts w:asciiTheme="minorHAnsi" w:hAnsiTheme="minorHAnsi" w:cstheme="minorHAnsi"/>
          <w:sz w:val="22"/>
          <w:szCs w:val="22"/>
        </w:rPr>
        <w:t xml:space="preserve"> </w:t>
      </w:r>
      <w:r w:rsidR="006C7A31" w:rsidRPr="0083070F">
        <w:rPr>
          <w:rFonts w:asciiTheme="minorHAnsi" w:hAnsiTheme="minorHAnsi" w:cstheme="minorHAnsi"/>
          <w:sz w:val="22"/>
          <w:szCs w:val="22"/>
        </w:rPr>
        <w:t xml:space="preserve">Numeric codes </w:t>
      </w:r>
      <w:r w:rsidR="006C7A31" w:rsidRPr="0083070F">
        <w:rPr>
          <w:rFonts w:asciiTheme="minorHAnsi" w:hAnsiTheme="minorHAnsi" w:cstheme="minorHAnsi"/>
          <w:i/>
          <w:sz w:val="22"/>
          <w:szCs w:val="22"/>
        </w:rPr>
        <w:t>must</w:t>
      </w:r>
      <w:r w:rsidR="006C7A31" w:rsidRPr="0083070F">
        <w:rPr>
          <w:rFonts w:asciiTheme="minorHAnsi" w:hAnsiTheme="minorHAnsi" w:cstheme="minorHAnsi"/>
          <w:sz w:val="22"/>
          <w:szCs w:val="22"/>
        </w:rPr>
        <w:t xml:space="preserve"> be positive integers, </w:t>
      </w:r>
      <w:ins w:id="572" w:author="Julia Powell" w:date="2020-01-15T15:52:00Z">
        <w:r w:rsidR="003F680E">
          <w:rPr>
            <w:rFonts w:asciiTheme="minorHAnsi" w:hAnsiTheme="minorHAnsi" w:cstheme="minorHAnsi"/>
            <w:sz w:val="22"/>
            <w:szCs w:val="22"/>
          </w:rPr>
          <w:t xml:space="preserve">and </w:t>
        </w:r>
      </w:ins>
      <w:r w:rsidR="006C7A31" w:rsidRPr="0083070F">
        <w:rPr>
          <w:rFonts w:asciiTheme="minorHAnsi" w:hAnsiTheme="minorHAnsi" w:cstheme="minorHAnsi"/>
          <w:i/>
          <w:sz w:val="22"/>
          <w:szCs w:val="22"/>
        </w:rPr>
        <w:t>should</w:t>
      </w:r>
      <w:r w:rsidR="006C7A31" w:rsidRPr="0083070F">
        <w:rPr>
          <w:rFonts w:asciiTheme="minorHAnsi" w:hAnsiTheme="minorHAnsi" w:cstheme="minorHAnsi"/>
          <w:sz w:val="22"/>
          <w:szCs w:val="22"/>
        </w:rPr>
        <w:t xml:space="preserve"> be in the range 1-254 if possible (</w:t>
      </w:r>
      <w:r w:rsidR="00266A8A" w:rsidRPr="0083070F">
        <w:rPr>
          <w:rFonts w:asciiTheme="minorHAnsi" w:hAnsiTheme="minorHAnsi" w:cstheme="minorHAnsi"/>
          <w:sz w:val="22"/>
          <w:szCs w:val="22"/>
        </w:rPr>
        <w:t xml:space="preserve">to allow data formats and implementations to use compact representations – but </w:t>
      </w:r>
      <w:r w:rsidR="006C7A31" w:rsidRPr="0083070F">
        <w:rPr>
          <w:rFonts w:asciiTheme="minorHAnsi" w:hAnsiTheme="minorHAnsi" w:cstheme="minorHAnsi"/>
          <w:sz w:val="22"/>
          <w:szCs w:val="22"/>
        </w:rPr>
        <w:t>codes up to 65535 are allowed)</w:t>
      </w:r>
      <w:r w:rsidR="00266A8A" w:rsidRPr="0083070F">
        <w:rPr>
          <w:rFonts w:asciiTheme="minorHAnsi" w:hAnsiTheme="minorHAnsi" w:cstheme="minorHAnsi"/>
          <w:sz w:val="22"/>
          <w:szCs w:val="22"/>
        </w:rPr>
        <w:t xml:space="preserve">. Codes used for retired listed values can only be used if the </w:t>
      </w:r>
      <w:r w:rsidR="00585B89" w:rsidRPr="0083070F">
        <w:rPr>
          <w:rFonts w:asciiTheme="minorHAnsi" w:hAnsiTheme="minorHAnsi" w:cstheme="minorHAnsi"/>
          <w:sz w:val="22"/>
          <w:szCs w:val="22"/>
        </w:rPr>
        <w:t>proposal</w:t>
      </w:r>
      <w:r w:rsidR="00266A8A" w:rsidRPr="0083070F">
        <w:rPr>
          <w:rFonts w:asciiTheme="minorHAnsi" w:hAnsiTheme="minorHAnsi" w:cstheme="minorHAnsi"/>
          <w:sz w:val="22"/>
          <w:szCs w:val="22"/>
        </w:rPr>
        <w:t xml:space="preserve"> is a revision</w:t>
      </w:r>
      <w:r w:rsidR="006511CB" w:rsidRPr="0083070F">
        <w:rPr>
          <w:rFonts w:asciiTheme="minorHAnsi" w:hAnsiTheme="minorHAnsi" w:cstheme="minorHAnsi"/>
          <w:sz w:val="22"/>
          <w:szCs w:val="22"/>
        </w:rPr>
        <w:t xml:space="preserve"> (supersession)</w:t>
      </w:r>
      <w:r w:rsidR="00266A8A" w:rsidRPr="0083070F">
        <w:rPr>
          <w:rFonts w:asciiTheme="minorHAnsi" w:hAnsiTheme="minorHAnsi" w:cstheme="minorHAnsi"/>
          <w:sz w:val="22"/>
          <w:szCs w:val="22"/>
        </w:rPr>
        <w:t xml:space="preserve"> of the retired listed value.</w:t>
      </w:r>
    </w:p>
    <w:p w14:paraId="2E466B47" w14:textId="75C036D8" w:rsidR="00182A9F" w:rsidRPr="0083070F" w:rsidRDefault="00585B89" w:rsidP="0083070F">
      <w:pPr>
        <w:spacing w:after="160" w:line="240" w:lineRule="auto"/>
        <w:rPr>
          <w:rFonts w:asciiTheme="minorHAnsi" w:hAnsiTheme="minorHAnsi" w:cstheme="minorHAnsi"/>
          <w:sz w:val="22"/>
          <w:szCs w:val="22"/>
        </w:rPr>
      </w:pPr>
      <w:r w:rsidRPr="0083070F">
        <w:rPr>
          <w:rFonts w:asciiTheme="minorHAnsi" w:hAnsiTheme="minorHAnsi" w:cstheme="minorHAnsi"/>
          <w:sz w:val="22"/>
          <w:szCs w:val="22"/>
        </w:rPr>
        <w:t xml:space="preserve">The </w:t>
      </w:r>
      <w:r w:rsidR="00756620">
        <w:rPr>
          <w:rFonts w:asciiTheme="minorHAnsi" w:hAnsiTheme="minorHAnsi" w:cstheme="minorHAnsi"/>
          <w:sz w:val="22"/>
          <w:szCs w:val="22"/>
        </w:rPr>
        <w:t>R</w:t>
      </w:r>
      <w:r w:rsidR="00756620" w:rsidRPr="0083070F">
        <w:rPr>
          <w:rFonts w:asciiTheme="minorHAnsi" w:hAnsiTheme="minorHAnsi" w:cstheme="minorHAnsi"/>
          <w:sz w:val="22"/>
          <w:szCs w:val="22"/>
        </w:rPr>
        <w:t xml:space="preserve">egistry </w:t>
      </w:r>
      <w:del w:id="573" w:author="Julia Powell" w:date="2020-01-15T15:52:00Z">
        <w:r w:rsidRPr="0083070F" w:rsidDel="003F680E">
          <w:rPr>
            <w:rFonts w:asciiTheme="minorHAnsi" w:hAnsiTheme="minorHAnsi" w:cstheme="minorHAnsi"/>
            <w:sz w:val="22"/>
            <w:szCs w:val="22"/>
          </w:rPr>
          <w:delText xml:space="preserve">proposal form </w:delText>
        </w:r>
      </w:del>
      <w:r w:rsidRPr="0083070F">
        <w:rPr>
          <w:rFonts w:asciiTheme="minorHAnsi" w:hAnsiTheme="minorHAnsi" w:cstheme="minorHAnsi"/>
          <w:sz w:val="22"/>
          <w:szCs w:val="22"/>
        </w:rPr>
        <w:t>also allows specification of alias and camel case codes for listed values. The camel case field should be completed with a camel case code derived from the label</w:t>
      </w:r>
      <w:r w:rsidR="00377641" w:rsidRPr="0083070F">
        <w:rPr>
          <w:rFonts w:asciiTheme="minorHAnsi" w:hAnsiTheme="minorHAnsi" w:cstheme="minorHAnsi"/>
          <w:sz w:val="22"/>
          <w:szCs w:val="22"/>
        </w:rPr>
        <w:t xml:space="preserve">, beginning with a lowercase letter. The </w:t>
      </w:r>
      <w:r w:rsidR="00756620">
        <w:rPr>
          <w:rFonts w:asciiTheme="minorHAnsi" w:hAnsiTheme="minorHAnsi" w:cstheme="minorHAnsi"/>
          <w:sz w:val="22"/>
          <w:szCs w:val="22"/>
        </w:rPr>
        <w:t>guidelines</w:t>
      </w:r>
      <w:r w:rsidR="00756620" w:rsidRPr="0083070F">
        <w:rPr>
          <w:rFonts w:asciiTheme="minorHAnsi" w:hAnsiTheme="minorHAnsi" w:cstheme="minorHAnsi"/>
          <w:sz w:val="22"/>
          <w:szCs w:val="22"/>
        </w:rPr>
        <w:t xml:space="preserve"> </w:t>
      </w:r>
      <w:r w:rsidR="00377641" w:rsidRPr="0083070F">
        <w:rPr>
          <w:rFonts w:asciiTheme="minorHAnsi" w:hAnsiTheme="minorHAnsi" w:cstheme="minorHAnsi"/>
          <w:sz w:val="22"/>
          <w:szCs w:val="22"/>
        </w:rPr>
        <w:t xml:space="preserve">for </w:t>
      </w:r>
      <w:r w:rsidR="00182A9F" w:rsidRPr="0083070F">
        <w:rPr>
          <w:rFonts w:asciiTheme="minorHAnsi" w:hAnsiTheme="minorHAnsi" w:cstheme="minorHAnsi"/>
          <w:sz w:val="22"/>
          <w:szCs w:val="22"/>
        </w:rPr>
        <w:t>camel case codes</w:t>
      </w:r>
      <w:r w:rsidR="00377641" w:rsidRPr="0083070F">
        <w:rPr>
          <w:rFonts w:asciiTheme="minorHAnsi" w:hAnsiTheme="minorHAnsi" w:cstheme="minorHAnsi"/>
          <w:sz w:val="22"/>
          <w:szCs w:val="22"/>
        </w:rPr>
        <w:t xml:space="preserve"> </w:t>
      </w:r>
      <w:r w:rsidR="00182A9F" w:rsidRPr="0083070F">
        <w:rPr>
          <w:rFonts w:asciiTheme="minorHAnsi" w:hAnsiTheme="minorHAnsi" w:cstheme="minorHAnsi"/>
          <w:sz w:val="22"/>
          <w:szCs w:val="22"/>
        </w:rPr>
        <w:t>are specified in S-99</w:t>
      </w:r>
      <w:r w:rsidR="00756620">
        <w:rPr>
          <w:rFonts w:asciiTheme="minorHAnsi" w:hAnsiTheme="minorHAnsi" w:cstheme="minorHAnsi"/>
          <w:sz w:val="22"/>
          <w:szCs w:val="22"/>
        </w:rPr>
        <w:t xml:space="preserve"> </w:t>
      </w:r>
      <w:r w:rsidR="00182A9F" w:rsidRPr="0083070F">
        <w:rPr>
          <w:rFonts w:asciiTheme="minorHAnsi" w:hAnsiTheme="minorHAnsi" w:cstheme="minorHAnsi"/>
          <w:sz w:val="22"/>
          <w:szCs w:val="22"/>
        </w:rPr>
        <w:t>A</w:t>
      </w:r>
      <w:r w:rsidR="00756620">
        <w:rPr>
          <w:rFonts w:asciiTheme="minorHAnsi" w:hAnsiTheme="minorHAnsi" w:cstheme="minorHAnsi"/>
          <w:sz w:val="22"/>
          <w:szCs w:val="22"/>
        </w:rPr>
        <w:t>nnex A</w:t>
      </w:r>
      <w:r w:rsidR="00182A9F" w:rsidRPr="0083070F">
        <w:rPr>
          <w:rFonts w:asciiTheme="minorHAnsi" w:hAnsiTheme="minorHAnsi" w:cstheme="minorHAnsi"/>
          <w:sz w:val="22"/>
          <w:szCs w:val="22"/>
        </w:rPr>
        <w:t>.</w:t>
      </w:r>
    </w:p>
    <w:p w14:paraId="12B3FA71" w14:textId="58C07B45" w:rsidR="00BD46B9" w:rsidRPr="00FA0C91" w:rsidRDefault="00086795">
      <w:pPr>
        <w:pStyle w:val="Heading2"/>
        <w:numPr>
          <w:ilvl w:val="1"/>
          <w:numId w:val="142"/>
        </w:numPr>
        <w:pPrChange w:id="574" w:author="Julia Powell" w:date="2020-01-15T16:14:00Z">
          <w:pPr>
            <w:pStyle w:val="Heading2"/>
            <w:numPr>
              <w:numId w:val="142"/>
            </w:numPr>
            <w:tabs>
              <w:tab w:val="clear" w:pos="700"/>
              <w:tab w:val="left" w:pos="567"/>
            </w:tabs>
            <w:ind w:left="567" w:hanging="567"/>
          </w:pPr>
        </w:pPrChange>
      </w:pPr>
      <w:bookmarkStart w:id="575" w:name="_Ref502538369"/>
      <w:bookmarkStart w:id="576" w:name="_Toc3469139"/>
      <w:r w:rsidRPr="00FA0C91">
        <w:t>R</w:t>
      </w:r>
      <w:r w:rsidR="003A520E" w:rsidRPr="00FA0C91">
        <w:t>ecommended practices</w:t>
      </w:r>
      <w:bookmarkEnd w:id="575"/>
      <w:bookmarkEnd w:id="576"/>
    </w:p>
    <w:p w14:paraId="25B5BE4D" w14:textId="762D9BDD" w:rsidR="00821050" w:rsidRPr="00FA0C91" w:rsidRDefault="00821050" w:rsidP="00307A9C">
      <w:pPr>
        <w:pStyle w:val="Heading3"/>
        <w:numPr>
          <w:ilvl w:val="2"/>
          <w:numId w:val="145"/>
        </w:numPr>
        <w:tabs>
          <w:tab w:val="clear" w:pos="660"/>
          <w:tab w:val="clear" w:pos="880"/>
          <w:tab w:val="left" w:pos="709"/>
        </w:tabs>
        <w:spacing w:line="240" w:lineRule="auto"/>
        <w:ind w:left="709" w:hanging="709"/>
      </w:pPr>
      <w:bookmarkStart w:id="577" w:name="_Toc3469140"/>
      <w:r w:rsidRPr="00FA0C91">
        <w:t>Reviews of model elements and structure</w:t>
      </w:r>
      <w:bookmarkEnd w:id="577"/>
    </w:p>
    <w:p w14:paraId="2E02986F" w14:textId="017A074A" w:rsidR="00821050" w:rsidRPr="00086CFF" w:rsidRDefault="008F6264" w:rsidP="00086CFF">
      <w:pPr>
        <w:spacing w:after="160" w:line="240" w:lineRule="auto"/>
        <w:rPr>
          <w:rFonts w:asciiTheme="minorHAnsi" w:hAnsiTheme="minorHAnsi" w:cstheme="minorHAnsi"/>
          <w:sz w:val="22"/>
          <w:szCs w:val="22"/>
        </w:rPr>
      </w:pPr>
      <w:r w:rsidRPr="00086CFF">
        <w:rPr>
          <w:rFonts w:asciiTheme="minorHAnsi" w:hAnsiTheme="minorHAnsi" w:cstheme="minorHAnsi"/>
          <w:sz w:val="22"/>
          <w:szCs w:val="22"/>
        </w:rPr>
        <w:t>Models should be</w:t>
      </w:r>
      <w:ins w:id="578" w:author="Julia Powell" w:date="2020-01-15T15:53:00Z">
        <w:r w:rsidR="003F680E">
          <w:rPr>
            <w:rFonts w:asciiTheme="minorHAnsi" w:hAnsiTheme="minorHAnsi" w:cstheme="minorHAnsi"/>
            <w:sz w:val="22"/>
            <w:szCs w:val="22"/>
          </w:rPr>
          <w:t xml:space="preserve"> </w:t>
        </w:r>
      </w:ins>
      <w:del w:id="579" w:author="Julia Powell" w:date="2020-01-15T15:53:00Z">
        <w:r w:rsidRPr="00086CFF" w:rsidDel="003F680E">
          <w:rPr>
            <w:rFonts w:asciiTheme="minorHAnsi" w:hAnsiTheme="minorHAnsi" w:cstheme="minorHAnsi"/>
            <w:sz w:val="22"/>
            <w:szCs w:val="22"/>
          </w:rPr>
          <w:delText xml:space="preserve"> frequently</w:delText>
        </w:r>
      </w:del>
      <w:r w:rsidRPr="00086CFF">
        <w:rPr>
          <w:rFonts w:asciiTheme="minorHAnsi" w:hAnsiTheme="minorHAnsi" w:cstheme="minorHAnsi"/>
          <w:sz w:val="22"/>
          <w:szCs w:val="22"/>
        </w:rPr>
        <w:t xml:space="preserve"> reviewed</w:t>
      </w:r>
      <w:ins w:id="580" w:author="Julia Powell" w:date="2020-01-15T15:53:00Z">
        <w:r w:rsidR="003F680E">
          <w:rPr>
            <w:rFonts w:asciiTheme="minorHAnsi" w:hAnsiTheme="minorHAnsi" w:cstheme="minorHAnsi"/>
            <w:sz w:val="22"/>
            <w:szCs w:val="22"/>
          </w:rPr>
          <w:t xml:space="preserve"> at regular intervals</w:t>
        </w:r>
      </w:ins>
      <w:r w:rsidRPr="00086CFF">
        <w:rPr>
          <w:rFonts w:asciiTheme="minorHAnsi" w:hAnsiTheme="minorHAnsi" w:cstheme="minorHAnsi"/>
          <w:sz w:val="22"/>
          <w:szCs w:val="22"/>
        </w:rPr>
        <w:t xml:space="preserve"> while under development, with reviews involving d</w:t>
      </w:r>
      <w:r w:rsidR="00821050" w:rsidRPr="00086CFF">
        <w:rPr>
          <w:rFonts w:asciiTheme="minorHAnsi" w:hAnsiTheme="minorHAnsi" w:cstheme="minorHAnsi"/>
          <w:sz w:val="22"/>
          <w:szCs w:val="22"/>
        </w:rPr>
        <w:t xml:space="preserve">omain experts as well as information </w:t>
      </w:r>
      <w:r w:rsidR="00F97791" w:rsidRPr="00086CFF">
        <w:rPr>
          <w:rFonts w:asciiTheme="minorHAnsi" w:hAnsiTheme="minorHAnsi" w:cstheme="minorHAnsi"/>
          <w:sz w:val="22"/>
          <w:szCs w:val="22"/>
        </w:rPr>
        <w:t>modelling</w:t>
      </w:r>
      <w:r w:rsidR="00821050" w:rsidRPr="00086CFF">
        <w:rPr>
          <w:rFonts w:asciiTheme="minorHAnsi" w:hAnsiTheme="minorHAnsi" w:cstheme="minorHAnsi"/>
          <w:sz w:val="22"/>
          <w:szCs w:val="22"/>
        </w:rPr>
        <w:t xml:space="preserve"> experts.</w:t>
      </w:r>
    </w:p>
    <w:p w14:paraId="05D26DDD" w14:textId="7DC472C3" w:rsidR="003A520E" w:rsidRPr="00FA0C91" w:rsidRDefault="008F6264" w:rsidP="00307A9C">
      <w:pPr>
        <w:pStyle w:val="Heading3"/>
        <w:numPr>
          <w:ilvl w:val="2"/>
          <w:numId w:val="145"/>
        </w:numPr>
        <w:tabs>
          <w:tab w:val="clear" w:pos="660"/>
          <w:tab w:val="clear" w:pos="880"/>
          <w:tab w:val="left" w:pos="709"/>
        </w:tabs>
        <w:spacing w:line="240" w:lineRule="auto"/>
        <w:ind w:left="709" w:hanging="709"/>
      </w:pPr>
      <w:bookmarkStart w:id="581" w:name="_Toc3469141"/>
      <w:r w:rsidRPr="00FA0C91">
        <w:t>Diagram l</w:t>
      </w:r>
      <w:r w:rsidR="003A520E" w:rsidRPr="00FA0C91">
        <w:t>ayout</w:t>
      </w:r>
      <w:bookmarkEnd w:id="581"/>
    </w:p>
    <w:p w14:paraId="74739C98" w14:textId="6F3A03DE" w:rsidR="004E60CA" w:rsidRPr="00086CFF" w:rsidRDefault="00DC512E" w:rsidP="00086CFF">
      <w:pPr>
        <w:spacing w:after="160" w:line="240" w:lineRule="auto"/>
        <w:rPr>
          <w:rFonts w:asciiTheme="minorHAnsi" w:hAnsiTheme="minorHAnsi" w:cstheme="minorHAnsi"/>
          <w:sz w:val="22"/>
          <w:szCs w:val="22"/>
        </w:rPr>
      </w:pPr>
      <w:r w:rsidRPr="00086CFF">
        <w:rPr>
          <w:rFonts w:asciiTheme="minorHAnsi" w:hAnsiTheme="minorHAnsi" w:cstheme="minorHAnsi"/>
          <w:sz w:val="22"/>
          <w:szCs w:val="22"/>
        </w:rPr>
        <w:t>Common ‘best</w:t>
      </w:r>
      <w:r w:rsidR="004E60CA" w:rsidRPr="00086CFF">
        <w:rPr>
          <w:rFonts w:asciiTheme="minorHAnsi" w:hAnsiTheme="minorHAnsi" w:cstheme="minorHAnsi"/>
          <w:sz w:val="22"/>
          <w:szCs w:val="22"/>
        </w:rPr>
        <w:t xml:space="preserve"> practice</w:t>
      </w:r>
      <w:r w:rsidRPr="00086CFF">
        <w:rPr>
          <w:rFonts w:asciiTheme="minorHAnsi" w:hAnsiTheme="minorHAnsi" w:cstheme="minorHAnsi"/>
          <w:sz w:val="22"/>
          <w:szCs w:val="22"/>
        </w:rPr>
        <w:t>s’</w:t>
      </w:r>
      <w:r w:rsidR="004E60CA" w:rsidRPr="00086CFF">
        <w:rPr>
          <w:rFonts w:asciiTheme="minorHAnsi" w:hAnsiTheme="minorHAnsi" w:cstheme="minorHAnsi"/>
          <w:sz w:val="22"/>
          <w:szCs w:val="22"/>
        </w:rPr>
        <w:t xml:space="preserve"> for layout of UML diagrams should be followed</w:t>
      </w:r>
      <w:r w:rsidRPr="00086CFF">
        <w:rPr>
          <w:rFonts w:asciiTheme="minorHAnsi" w:hAnsiTheme="minorHAnsi" w:cstheme="minorHAnsi"/>
          <w:sz w:val="22"/>
          <w:szCs w:val="22"/>
        </w:rPr>
        <w:t>. In particular, diagram</w:t>
      </w:r>
      <w:r w:rsidR="00103672">
        <w:rPr>
          <w:rFonts w:asciiTheme="minorHAnsi" w:hAnsiTheme="minorHAnsi" w:cstheme="minorHAnsi"/>
          <w:sz w:val="22"/>
          <w:szCs w:val="22"/>
        </w:rPr>
        <w:t>s</w:t>
      </w:r>
      <w:r w:rsidRPr="00086CFF">
        <w:rPr>
          <w:rFonts w:asciiTheme="minorHAnsi" w:hAnsiTheme="minorHAnsi" w:cstheme="minorHAnsi"/>
          <w:sz w:val="22"/>
          <w:szCs w:val="22"/>
        </w:rPr>
        <w:t xml:space="preserve"> should not contain too many elements</w:t>
      </w:r>
      <w:r w:rsidR="00103672">
        <w:rPr>
          <w:rFonts w:asciiTheme="minorHAnsi" w:hAnsiTheme="minorHAnsi" w:cstheme="minorHAnsi"/>
          <w:sz w:val="22"/>
          <w:szCs w:val="22"/>
        </w:rPr>
        <w:t>;</w:t>
      </w:r>
      <w:r w:rsidRPr="00086CFF">
        <w:rPr>
          <w:rFonts w:asciiTheme="minorHAnsi" w:hAnsiTheme="minorHAnsi" w:cstheme="minorHAnsi"/>
          <w:sz w:val="22"/>
          <w:szCs w:val="22"/>
        </w:rPr>
        <w:t xml:space="preserve"> should minimize line crossings</w:t>
      </w:r>
      <w:r w:rsidR="00103672">
        <w:rPr>
          <w:rFonts w:asciiTheme="minorHAnsi" w:hAnsiTheme="minorHAnsi" w:cstheme="minorHAnsi"/>
          <w:sz w:val="22"/>
          <w:szCs w:val="22"/>
        </w:rPr>
        <w:t>;</w:t>
      </w:r>
      <w:r w:rsidRPr="00086CFF">
        <w:rPr>
          <w:rFonts w:asciiTheme="minorHAnsi" w:hAnsiTheme="minorHAnsi" w:cstheme="minorHAnsi"/>
          <w:sz w:val="22"/>
          <w:szCs w:val="22"/>
        </w:rPr>
        <w:t xml:space="preserve"> and use vertical layouts for hierarchies (or left-right horizontal layouts if a vertical layout does not work). Lines representing associations should minimize the use of curved segments.</w:t>
      </w:r>
    </w:p>
    <w:p w14:paraId="34F843A9" w14:textId="2FE14082" w:rsidR="003A520E" w:rsidRPr="00FA0C91" w:rsidRDefault="00B61D6A" w:rsidP="00307A9C">
      <w:pPr>
        <w:pStyle w:val="Heading3"/>
        <w:numPr>
          <w:ilvl w:val="2"/>
          <w:numId w:val="145"/>
        </w:numPr>
        <w:tabs>
          <w:tab w:val="clear" w:pos="660"/>
          <w:tab w:val="clear" w:pos="880"/>
          <w:tab w:val="left" w:pos="709"/>
        </w:tabs>
        <w:spacing w:line="240" w:lineRule="auto"/>
        <w:ind w:left="709" w:hanging="709"/>
      </w:pPr>
      <w:bookmarkStart w:id="582" w:name="_Toc3469142"/>
      <w:r w:rsidRPr="00FA0C91">
        <w:t>Colour</w:t>
      </w:r>
      <w:r w:rsidR="00821050" w:rsidRPr="00FA0C91">
        <w:t xml:space="preserve"> coding of model elements</w:t>
      </w:r>
      <w:bookmarkEnd w:id="582"/>
    </w:p>
    <w:p w14:paraId="410A3704" w14:textId="1817FDE1" w:rsidR="00AC5D0E" w:rsidRPr="00103672" w:rsidRDefault="00B61D6A" w:rsidP="00103672">
      <w:pPr>
        <w:spacing w:after="160" w:line="240" w:lineRule="auto"/>
        <w:rPr>
          <w:rFonts w:asciiTheme="minorHAnsi" w:hAnsiTheme="minorHAnsi" w:cstheme="minorHAnsi"/>
          <w:sz w:val="22"/>
          <w:szCs w:val="22"/>
        </w:rPr>
      </w:pPr>
      <w:r w:rsidRPr="00103672">
        <w:rPr>
          <w:rFonts w:asciiTheme="minorHAnsi" w:hAnsiTheme="minorHAnsi" w:cstheme="minorHAnsi"/>
          <w:sz w:val="22"/>
          <w:szCs w:val="22"/>
        </w:rPr>
        <w:t>Colour</w:t>
      </w:r>
      <w:r w:rsidR="00AC5D0E" w:rsidRPr="00103672">
        <w:rPr>
          <w:rFonts w:asciiTheme="minorHAnsi" w:hAnsiTheme="minorHAnsi" w:cstheme="minorHAnsi"/>
          <w:sz w:val="22"/>
          <w:szCs w:val="22"/>
        </w:rPr>
        <w:t xml:space="preserve"> coding should be used to distinguish diagram elements for features, information types, </w:t>
      </w:r>
      <w:r w:rsidR="006B392F" w:rsidRPr="00103672">
        <w:rPr>
          <w:rFonts w:asciiTheme="minorHAnsi" w:hAnsiTheme="minorHAnsi" w:cstheme="minorHAnsi"/>
          <w:sz w:val="22"/>
          <w:szCs w:val="22"/>
        </w:rPr>
        <w:t>enumerations and codelists, complex attributes, association classes, and constraints and notes. Abstract types should be indicated by darker shades.</w:t>
      </w:r>
    </w:p>
    <w:p w14:paraId="38C8DA0B" w14:textId="37469B6C" w:rsidR="006B392F" w:rsidRPr="00103672" w:rsidRDefault="00103672" w:rsidP="00103672">
      <w:pPr>
        <w:spacing w:after="160" w:line="240" w:lineRule="auto"/>
        <w:rPr>
          <w:rFonts w:asciiTheme="minorHAnsi" w:hAnsiTheme="minorHAnsi" w:cstheme="minorHAnsi"/>
          <w:sz w:val="22"/>
          <w:szCs w:val="22"/>
        </w:rPr>
      </w:pPr>
      <w:r>
        <w:rPr>
          <w:rFonts w:asciiTheme="minorHAnsi" w:hAnsiTheme="minorHAnsi" w:cstheme="minorHAnsi"/>
          <w:sz w:val="22"/>
          <w:szCs w:val="22"/>
        </w:rPr>
        <w:t>Figure 7-1</w:t>
      </w:r>
      <w:r w:rsidR="00BD1114" w:rsidRPr="00103672">
        <w:rPr>
          <w:rFonts w:asciiTheme="minorHAnsi" w:hAnsiTheme="minorHAnsi" w:cstheme="minorHAnsi"/>
          <w:sz w:val="22"/>
          <w:szCs w:val="22"/>
        </w:rPr>
        <w:t xml:space="preserve"> and</w:t>
      </w:r>
      <w:r>
        <w:rPr>
          <w:rFonts w:asciiTheme="minorHAnsi" w:hAnsiTheme="minorHAnsi" w:cstheme="minorHAnsi"/>
          <w:sz w:val="22"/>
          <w:szCs w:val="22"/>
        </w:rPr>
        <w:t xml:space="preserve"> Figure 7-6</w:t>
      </w:r>
      <w:r w:rsidR="00BD1114" w:rsidRPr="00103672">
        <w:rPr>
          <w:rFonts w:asciiTheme="minorHAnsi" w:hAnsiTheme="minorHAnsi" w:cstheme="minorHAnsi"/>
          <w:sz w:val="22"/>
          <w:szCs w:val="22"/>
        </w:rPr>
        <w:t xml:space="preserve"> illustrate the use of </w:t>
      </w:r>
      <w:r w:rsidR="00B61D6A" w:rsidRPr="00103672">
        <w:rPr>
          <w:rFonts w:asciiTheme="minorHAnsi" w:hAnsiTheme="minorHAnsi" w:cstheme="minorHAnsi"/>
          <w:sz w:val="22"/>
          <w:szCs w:val="22"/>
        </w:rPr>
        <w:t>colour</w:t>
      </w:r>
      <w:r w:rsidR="00BD1114" w:rsidRPr="00103672">
        <w:rPr>
          <w:rFonts w:asciiTheme="minorHAnsi" w:hAnsiTheme="minorHAnsi" w:cstheme="minorHAnsi"/>
          <w:sz w:val="22"/>
          <w:szCs w:val="22"/>
        </w:rPr>
        <w:t xml:space="preserve"> coding to depict different kinds of UML elements. Compare the shades of the non-abstract feature and information classes in these figures to the abstract feature and information classes in</w:t>
      </w:r>
      <w:r>
        <w:rPr>
          <w:rFonts w:asciiTheme="minorHAnsi" w:hAnsiTheme="minorHAnsi" w:cstheme="minorHAnsi"/>
          <w:sz w:val="22"/>
          <w:szCs w:val="22"/>
        </w:rPr>
        <w:t xml:space="preserve"> Figure 7-2</w:t>
      </w:r>
      <w:r w:rsidR="00BD1114" w:rsidRPr="00103672">
        <w:rPr>
          <w:rFonts w:asciiTheme="minorHAnsi" w:hAnsiTheme="minorHAnsi" w:cstheme="minorHAnsi"/>
          <w:sz w:val="22"/>
          <w:szCs w:val="22"/>
        </w:rPr>
        <w:t>.</w:t>
      </w:r>
    </w:p>
    <w:p w14:paraId="1A3D63D1" w14:textId="754866AA" w:rsidR="00BD1114" w:rsidRPr="00103672" w:rsidRDefault="00BD1114" w:rsidP="00103672">
      <w:pPr>
        <w:spacing w:after="160" w:line="240" w:lineRule="auto"/>
        <w:rPr>
          <w:rFonts w:asciiTheme="minorHAnsi" w:hAnsiTheme="minorHAnsi" w:cstheme="minorHAnsi"/>
          <w:sz w:val="22"/>
          <w:szCs w:val="22"/>
        </w:rPr>
      </w:pPr>
      <w:r w:rsidRPr="00103672">
        <w:rPr>
          <w:rFonts w:asciiTheme="minorHAnsi" w:hAnsiTheme="minorHAnsi" w:cstheme="minorHAnsi"/>
          <w:sz w:val="22"/>
          <w:szCs w:val="22"/>
        </w:rPr>
        <w:t>S-100 departs from ISO</w:t>
      </w:r>
      <w:r w:rsidR="003C355F" w:rsidRPr="00103672">
        <w:rPr>
          <w:rFonts w:asciiTheme="minorHAnsi" w:hAnsiTheme="minorHAnsi" w:cstheme="minorHAnsi"/>
          <w:sz w:val="22"/>
          <w:szCs w:val="22"/>
        </w:rPr>
        <w:t xml:space="preserve"> TC211</w:t>
      </w:r>
      <w:r w:rsidRPr="00103672">
        <w:rPr>
          <w:rFonts w:asciiTheme="minorHAnsi" w:hAnsiTheme="minorHAnsi" w:cstheme="minorHAnsi"/>
          <w:sz w:val="22"/>
          <w:szCs w:val="22"/>
        </w:rPr>
        <w:t xml:space="preserve"> recommendations for the use of black-and-white-only UML diagrams in order to distinguish between feature and information types (the concept of information type is unique to S-100)</w:t>
      </w:r>
      <w:ins w:id="583" w:author="Julia Powell" w:date="2020-01-15T15:54:00Z">
        <w:r w:rsidR="003F680E">
          <w:rPr>
            <w:rFonts w:asciiTheme="minorHAnsi" w:hAnsiTheme="minorHAnsi" w:cstheme="minorHAnsi"/>
            <w:sz w:val="22"/>
            <w:szCs w:val="22"/>
          </w:rPr>
          <w:t>.</w:t>
        </w:r>
      </w:ins>
      <w:del w:id="584" w:author="Julia Powell" w:date="2020-01-15T15:54:00Z">
        <w:r w:rsidR="00103672" w:rsidDel="003F680E">
          <w:rPr>
            <w:rFonts w:asciiTheme="minorHAnsi" w:hAnsiTheme="minorHAnsi" w:cstheme="minorHAnsi"/>
            <w:sz w:val="22"/>
            <w:szCs w:val="22"/>
          </w:rPr>
          <w:delText>;</w:delText>
        </w:r>
        <w:r w:rsidRPr="00103672" w:rsidDel="003F680E">
          <w:rPr>
            <w:rFonts w:asciiTheme="minorHAnsi" w:hAnsiTheme="minorHAnsi" w:cstheme="minorHAnsi"/>
            <w:sz w:val="22"/>
            <w:szCs w:val="22"/>
          </w:rPr>
          <w:delText xml:space="preserve"> an</w:delText>
        </w:r>
        <w:r w:rsidR="003C355F" w:rsidRPr="00103672" w:rsidDel="003F680E">
          <w:rPr>
            <w:rFonts w:asciiTheme="minorHAnsi" w:hAnsiTheme="minorHAnsi" w:cstheme="minorHAnsi"/>
            <w:sz w:val="22"/>
            <w:szCs w:val="22"/>
          </w:rPr>
          <w:delText>d since the ISO recommendation appears to be based on considerations for the production of commercially printed documents (as opposed to office laser or ink-jet printers or on-screen displays).</w:delText>
        </w:r>
      </w:del>
    </w:p>
    <w:p w14:paraId="32495C90" w14:textId="11C01CE7" w:rsidR="000C65DF" w:rsidRPr="003C43CB" w:rsidRDefault="000C65DF" w:rsidP="00307A9C">
      <w:pPr>
        <w:pStyle w:val="Heading3"/>
        <w:numPr>
          <w:ilvl w:val="2"/>
          <w:numId w:val="145"/>
        </w:numPr>
        <w:tabs>
          <w:tab w:val="clear" w:pos="660"/>
          <w:tab w:val="clear" w:pos="880"/>
          <w:tab w:val="left" w:pos="709"/>
        </w:tabs>
        <w:spacing w:line="240" w:lineRule="auto"/>
        <w:ind w:left="709" w:hanging="709"/>
      </w:pPr>
      <w:bookmarkStart w:id="585" w:name="_Toc3469143"/>
      <w:r w:rsidRPr="003C43CB">
        <w:t>Documentation tables</w:t>
      </w:r>
      <w:bookmarkEnd w:id="585"/>
    </w:p>
    <w:p w14:paraId="122193BA" w14:textId="3DAC9964" w:rsidR="007D6C25" w:rsidRPr="003C43CB" w:rsidRDefault="007D6C25" w:rsidP="003C43CB">
      <w:pPr>
        <w:spacing w:after="160" w:line="240" w:lineRule="auto"/>
        <w:rPr>
          <w:rFonts w:asciiTheme="minorHAnsi" w:hAnsiTheme="minorHAnsi" w:cstheme="minorHAnsi"/>
          <w:sz w:val="22"/>
          <w:szCs w:val="22"/>
        </w:rPr>
      </w:pPr>
      <w:r w:rsidRPr="003C43CB">
        <w:rPr>
          <w:rFonts w:asciiTheme="minorHAnsi" w:hAnsiTheme="minorHAnsi" w:cstheme="minorHAnsi"/>
          <w:sz w:val="22"/>
          <w:szCs w:val="22"/>
        </w:rPr>
        <w:t>This may be formatted like the UML schema documentation tables in S-100 or generated by the UML software. Whichever method is used, the documentation must document the classes, attributes, enumeration and codelist types</w:t>
      </w:r>
      <w:r w:rsidR="003C43CB">
        <w:rPr>
          <w:rFonts w:asciiTheme="minorHAnsi" w:hAnsiTheme="minorHAnsi" w:cstheme="minorHAnsi"/>
          <w:sz w:val="22"/>
          <w:szCs w:val="22"/>
        </w:rPr>
        <w:t>;</w:t>
      </w:r>
      <w:r w:rsidRPr="003C43CB">
        <w:rPr>
          <w:rFonts w:asciiTheme="minorHAnsi" w:hAnsiTheme="minorHAnsi" w:cstheme="minorHAnsi"/>
          <w:sz w:val="22"/>
          <w:szCs w:val="22"/>
        </w:rPr>
        <w:t xml:space="preserve"> and </w:t>
      </w:r>
      <w:r w:rsidR="00157602" w:rsidRPr="003C43CB">
        <w:rPr>
          <w:rFonts w:asciiTheme="minorHAnsi" w:hAnsiTheme="minorHAnsi" w:cstheme="minorHAnsi"/>
          <w:sz w:val="22"/>
          <w:szCs w:val="22"/>
        </w:rPr>
        <w:t>a</w:t>
      </w:r>
      <w:r w:rsidR="00B31DE7" w:rsidRPr="003C43CB">
        <w:rPr>
          <w:rFonts w:asciiTheme="minorHAnsi" w:hAnsiTheme="minorHAnsi" w:cstheme="minorHAnsi"/>
          <w:sz w:val="22"/>
          <w:szCs w:val="22"/>
        </w:rPr>
        <w:t>s</w:t>
      </w:r>
      <w:r w:rsidR="00157602" w:rsidRPr="003C43CB">
        <w:rPr>
          <w:rFonts w:asciiTheme="minorHAnsi" w:hAnsiTheme="minorHAnsi" w:cstheme="minorHAnsi"/>
          <w:sz w:val="22"/>
          <w:szCs w:val="22"/>
        </w:rPr>
        <w:t>sociations</w:t>
      </w:r>
      <w:r w:rsidRPr="003C43CB">
        <w:rPr>
          <w:rFonts w:asciiTheme="minorHAnsi" w:hAnsiTheme="minorHAnsi" w:cstheme="minorHAnsi"/>
          <w:sz w:val="22"/>
          <w:szCs w:val="22"/>
        </w:rPr>
        <w:t xml:space="preserve"> in the </w:t>
      </w:r>
      <w:r w:rsidR="003C43CB">
        <w:rPr>
          <w:rFonts w:asciiTheme="minorHAnsi" w:hAnsiTheme="minorHAnsi" w:cstheme="minorHAnsi"/>
          <w:sz w:val="22"/>
          <w:szCs w:val="22"/>
        </w:rPr>
        <w:t>A</w:t>
      </w:r>
      <w:r w:rsidR="003C43CB" w:rsidRPr="003C43CB">
        <w:rPr>
          <w:rFonts w:asciiTheme="minorHAnsi" w:hAnsiTheme="minorHAnsi" w:cstheme="minorHAnsi"/>
          <w:sz w:val="22"/>
          <w:szCs w:val="22"/>
        </w:rPr>
        <w:t xml:space="preserve">pplication </w:t>
      </w:r>
      <w:r w:rsidR="003C43CB">
        <w:rPr>
          <w:rFonts w:asciiTheme="minorHAnsi" w:hAnsiTheme="minorHAnsi" w:cstheme="minorHAnsi"/>
          <w:sz w:val="22"/>
          <w:szCs w:val="22"/>
        </w:rPr>
        <w:t>S</w:t>
      </w:r>
      <w:r w:rsidR="003C43CB" w:rsidRPr="003C43CB">
        <w:rPr>
          <w:rFonts w:asciiTheme="minorHAnsi" w:hAnsiTheme="minorHAnsi" w:cstheme="minorHAnsi"/>
          <w:sz w:val="22"/>
          <w:szCs w:val="22"/>
        </w:rPr>
        <w:t>chema</w:t>
      </w:r>
      <w:r w:rsidR="00157602" w:rsidRPr="003C43CB">
        <w:rPr>
          <w:rFonts w:asciiTheme="minorHAnsi" w:hAnsiTheme="minorHAnsi" w:cstheme="minorHAnsi"/>
          <w:sz w:val="22"/>
          <w:szCs w:val="22"/>
        </w:rPr>
        <w:t>,</w:t>
      </w:r>
      <w:r w:rsidRPr="003C43CB">
        <w:rPr>
          <w:rFonts w:asciiTheme="minorHAnsi" w:hAnsiTheme="minorHAnsi" w:cstheme="minorHAnsi"/>
          <w:sz w:val="22"/>
          <w:szCs w:val="22"/>
        </w:rPr>
        <w:t xml:space="preserve"> including names, definitions,</w:t>
      </w:r>
      <w:r w:rsidR="00157602" w:rsidRPr="003C43CB">
        <w:rPr>
          <w:rFonts w:asciiTheme="minorHAnsi" w:hAnsiTheme="minorHAnsi" w:cstheme="minorHAnsi"/>
          <w:sz w:val="22"/>
          <w:szCs w:val="22"/>
        </w:rPr>
        <w:t xml:space="preserve"> </w:t>
      </w:r>
      <w:r w:rsidRPr="003C43CB">
        <w:rPr>
          <w:rFonts w:asciiTheme="minorHAnsi" w:hAnsiTheme="minorHAnsi" w:cstheme="minorHAnsi"/>
          <w:sz w:val="22"/>
          <w:szCs w:val="22"/>
        </w:rPr>
        <w:t xml:space="preserve">multiplicities, </w:t>
      </w:r>
      <w:r w:rsidR="00157602" w:rsidRPr="003C43CB">
        <w:rPr>
          <w:rFonts w:asciiTheme="minorHAnsi" w:hAnsiTheme="minorHAnsi" w:cstheme="minorHAnsi"/>
          <w:sz w:val="22"/>
          <w:szCs w:val="22"/>
        </w:rPr>
        <w:t>data</w:t>
      </w:r>
      <w:r w:rsidRPr="003C43CB">
        <w:rPr>
          <w:rFonts w:asciiTheme="minorHAnsi" w:hAnsiTheme="minorHAnsi" w:cstheme="minorHAnsi"/>
          <w:sz w:val="22"/>
          <w:szCs w:val="22"/>
        </w:rPr>
        <w:t xml:space="preserve"> types</w:t>
      </w:r>
      <w:r w:rsidR="00157602" w:rsidRPr="003C43CB">
        <w:rPr>
          <w:rFonts w:asciiTheme="minorHAnsi" w:hAnsiTheme="minorHAnsi" w:cstheme="minorHAnsi"/>
          <w:sz w:val="22"/>
          <w:szCs w:val="22"/>
        </w:rPr>
        <w:t xml:space="preserve"> and roles.</w:t>
      </w:r>
    </w:p>
    <w:p w14:paraId="3B26209B" w14:textId="1CBBB3BA" w:rsidR="00821050" w:rsidRPr="00FA0C91" w:rsidRDefault="00821050" w:rsidP="00CE69A3">
      <w:pPr>
        <w:pStyle w:val="Heading3"/>
        <w:numPr>
          <w:ilvl w:val="2"/>
          <w:numId w:val="145"/>
        </w:numPr>
        <w:tabs>
          <w:tab w:val="clear" w:pos="660"/>
          <w:tab w:val="clear" w:pos="880"/>
          <w:tab w:val="left" w:pos="709"/>
        </w:tabs>
        <w:spacing w:line="240" w:lineRule="auto"/>
        <w:ind w:left="709" w:hanging="709"/>
      </w:pPr>
      <w:bookmarkStart w:id="586" w:name="_Toc3469144"/>
      <w:del w:id="587" w:author="Julia Powell" w:date="2020-01-15T15:55:00Z">
        <w:r w:rsidRPr="00FA0C91" w:rsidDel="003F680E">
          <w:delText xml:space="preserve">Software </w:delText>
        </w:r>
        <w:r w:rsidR="003471BA" w:rsidRPr="00FA0C91" w:rsidDel="003F680E">
          <w:delText>support</w:delText>
        </w:r>
      </w:del>
      <w:bookmarkEnd w:id="586"/>
      <w:ins w:id="588" w:author="Julia Powell" w:date="2020-01-15T15:55:00Z">
        <w:r w:rsidR="003F680E">
          <w:t>Recommended Software Tools</w:t>
        </w:r>
      </w:ins>
    </w:p>
    <w:p w14:paraId="560CA83C" w14:textId="1F17B439" w:rsidR="00E8186A" w:rsidRPr="003C43CB" w:rsidDel="003F680E" w:rsidRDefault="00FB217D" w:rsidP="003C43CB">
      <w:pPr>
        <w:spacing w:after="160" w:line="240" w:lineRule="auto"/>
        <w:rPr>
          <w:del w:id="589" w:author="Julia Powell" w:date="2020-01-15T15:55:00Z"/>
          <w:rFonts w:asciiTheme="minorHAnsi" w:hAnsiTheme="minorHAnsi" w:cstheme="minorHAnsi"/>
          <w:sz w:val="22"/>
          <w:szCs w:val="22"/>
        </w:rPr>
      </w:pPr>
      <w:bookmarkStart w:id="590" w:name="_Hlk502272939"/>
      <w:del w:id="591" w:author="Julia Powell" w:date="2020-01-15T15:55:00Z">
        <w:r w:rsidRPr="003C43CB" w:rsidDel="003F680E">
          <w:rPr>
            <w:rFonts w:asciiTheme="minorHAnsi" w:hAnsiTheme="minorHAnsi" w:cstheme="minorHAnsi"/>
            <w:sz w:val="22"/>
            <w:szCs w:val="22"/>
          </w:rPr>
          <w:delText xml:space="preserve">Product </w:delText>
        </w:r>
        <w:r w:rsidR="003C43CB" w:rsidDel="003F680E">
          <w:rPr>
            <w:rFonts w:asciiTheme="minorHAnsi" w:hAnsiTheme="minorHAnsi" w:cstheme="minorHAnsi"/>
            <w:sz w:val="22"/>
            <w:szCs w:val="22"/>
          </w:rPr>
          <w:delText>S</w:delText>
        </w:r>
        <w:r w:rsidR="003C43CB" w:rsidRPr="003C43CB" w:rsidDel="003F680E">
          <w:rPr>
            <w:rFonts w:asciiTheme="minorHAnsi" w:hAnsiTheme="minorHAnsi" w:cstheme="minorHAnsi"/>
            <w:sz w:val="22"/>
            <w:szCs w:val="22"/>
          </w:rPr>
          <w:delText xml:space="preserve">pecification </w:delText>
        </w:r>
        <w:r w:rsidRPr="003C43CB" w:rsidDel="003F680E">
          <w:rPr>
            <w:rFonts w:asciiTheme="minorHAnsi" w:hAnsiTheme="minorHAnsi" w:cstheme="minorHAnsi"/>
            <w:sz w:val="22"/>
            <w:szCs w:val="22"/>
          </w:rPr>
          <w:delText>development teams should u</w:delText>
        </w:r>
        <w:bookmarkEnd w:id="590"/>
        <w:r w:rsidR="00E8186A" w:rsidRPr="003C43CB" w:rsidDel="003F680E">
          <w:rPr>
            <w:rFonts w:asciiTheme="minorHAnsi" w:hAnsiTheme="minorHAnsi" w:cstheme="minorHAnsi"/>
            <w:sz w:val="22"/>
            <w:szCs w:val="22"/>
          </w:rPr>
          <w:delText xml:space="preserve">se a sandbox tool like a wiki to work on </w:delText>
        </w:r>
        <w:r w:rsidR="003C43CB" w:rsidDel="003F680E">
          <w:rPr>
            <w:rFonts w:asciiTheme="minorHAnsi" w:hAnsiTheme="minorHAnsi" w:cstheme="minorHAnsi"/>
            <w:sz w:val="22"/>
            <w:szCs w:val="22"/>
          </w:rPr>
          <w:delText xml:space="preserve">their </w:delText>
        </w:r>
        <w:r w:rsidR="00E8186A" w:rsidRPr="003C43CB" w:rsidDel="003F680E">
          <w:rPr>
            <w:rFonts w:asciiTheme="minorHAnsi" w:hAnsiTheme="minorHAnsi" w:cstheme="minorHAnsi"/>
            <w:sz w:val="22"/>
            <w:szCs w:val="22"/>
          </w:rPr>
          <w:delText>data model</w:delText>
        </w:r>
        <w:r w:rsidR="00B2247C" w:rsidRPr="003C43CB" w:rsidDel="003F680E">
          <w:rPr>
            <w:rFonts w:asciiTheme="minorHAnsi" w:hAnsiTheme="minorHAnsi" w:cstheme="minorHAnsi"/>
            <w:sz w:val="22"/>
            <w:szCs w:val="22"/>
          </w:rPr>
          <w:delText>.</w:delText>
        </w:r>
      </w:del>
    </w:p>
    <w:p w14:paraId="0AC498AF" w14:textId="7F078433" w:rsidR="003471BA" w:rsidRPr="003C43CB" w:rsidRDefault="003F680E" w:rsidP="003C43CB">
      <w:pPr>
        <w:spacing w:after="160" w:line="240" w:lineRule="auto"/>
        <w:rPr>
          <w:rFonts w:asciiTheme="minorHAnsi" w:hAnsiTheme="minorHAnsi" w:cstheme="minorHAnsi"/>
          <w:sz w:val="22"/>
          <w:szCs w:val="22"/>
        </w:rPr>
      </w:pPr>
      <w:ins w:id="592" w:author="Julia Powell" w:date="2020-01-15T15:55:00Z">
        <w:r>
          <w:rPr>
            <w:rFonts w:asciiTheme="minorHAnsi" w:hAnsiTheme="minorHAnsi" w:cstheme="minorHAnsi"/>
            <w:sz w:val="22"/>
            <w:szCs w:val="22"/>
          </w:rPr>
          <w:t xml:space="preserve">The S100 Working group recommend using </w:t>
        </w:r>
      </w:ins>
      <w:del w:id="593" w:author="Julia Powell" w:date="2020-01-15T15:55:00Z">
        <w:r w:rsidR="00FB217D" w:rsidRPr="003C43CB" w:rsidDel="003F680E">
          <w:rPr>
            <w:rFonts w:asciiTheme="minorHAnsi" w:hAnsiTheme="minorHAnsi" w:cstheme="minorHAnsi"/>
            <w:sz w:val="22"/>
            <w:szCs w:val="22"/>
          </w:rPr>
          <w:delText xml:space="preserve">Product </w:delText>
        </w:r>
        <w:r w:rsidR="00BB754C" w:rsidDel="003F680E">
          <w:rPr>
            <w:rFonts w:asciiTheme="minorHAnsi" w:hAnsiTheme="minorHAnsi" w:cstheme="minorHAnsi"/>
            <w:sz w:val="22"/>
            <w:szCs w:val="22"/>
          </w:rPr>
          <w:delText>S</w:delText>
        </w:r>
        <w:r w:rsidR="00BB754C" w:rsidRPr="003C43CB" w:rsidDel="003F680E">
          <w:rPr>
            <w:rFonts w:asciiTheme="minorHAnsi" w:hAnsiTheme="minorHAnsi" w:cstheme="minorHAnsi"/>
            <w:sz w:val="22"/>
            <w:szCs w:val="22"/>
          </w:rPr>
          <w:delText xml:space="preserve">pecification </w:delText>
        </w:r>
        <w:r w:rsidR="00FB217D" w:rsidRPr="003C43CB" w:rsidDel="003F680E">
          <w:rPr>
            <w:rFonts w:asciiTheme="minorHAnsi" w:hAnsiTheme="minorHAnsi" w:cstheme="minorHAnsi"/>
            <w:sz w:val="22"/>
            <w:szCs w:val="22"/>
          </w:rPr>
          <w:delText>development teams should u</w:delText>
        </w:r>
        <w:r w:rsidR="00E8186A" w:rsidRPr="003C43CB" w:rsidDel="003F680E">
          <w:rPr>
            <w:rFonts w:asciiTheme="minorHAnsi" w:hAnsiTheme="minorHAnsi" w:cstheme="minorHAnsi"/>
            <w:sz w:val="22"/>
            <w:szCs w:val="22"/>
          </w:rPr>
          <w:delText xml:space="preserve">se </w:delText>
        </w:r>
      </w:del>
      <w:r w:rsidR="00E8186A" w:rsidRPr="003C43CB">
        <w:rPr>
          <w:rFonts w:asciiTheme="minorHAnsi" w:hAnsiTheme="minorHAnsi" w:cstheme="minorHAnsi"/>
          <w:sz w:val="22"/>
          <w:szCs w:val="22"/>
        </w:rPr>
        <w:t>Enterprise Architect</w:t>
      </w:r>
      <w:r w:rsidR="00BB754C">
        <w:rPr>
          <w:rFonts w:asciiTheme="minorHAnsi" w:hAnsiTheme="minorHAnsi" w:cstheme="minorHAnsi"/>
          <w:sz w:val="22"/>
          <w:szCs w:val="22"/>
        </w:rPr>
        <w:t>™</w:t>
      </w:r>
      <w:r w:rsidR="00E8186A" w:rsidRPr="003C43CB">
        <w:rPr>
          <w:rFonts w:asciiTheme="minorHAnsi" w:hAnsiTheme="minorHAnsi" w:cstheme="minorHAnsi"/>
          <w:sz w:val="22"/>
          <w:szCs w:val="22"/>
        </w:rPr>
        <w:t xml:space="preserve"> to develop the UML </w:t>
      </w:r>
      <w:r w:rsidR="00BB754C">
        <w:rPr>
          <w:rFonts w:asciiTheme="minorHAnsi" w:hAnsiTheme="minorHAnsi" w:cstheme="minorHAnsi"/>
          <w:sz w:val="22"/>
          <w:szCs w:val="22"/>
        </w:rPr>
        <w:t>A</w:t>
      </w:r>
      <w:r w:rsidR="00BB754C" w:rsidRPr="003C43CB">
        <w:rPr>
          <w:rFonts w:asciiTheme="minorHAnsi" w:hAnsiTheme="minorHAnsi" w:cstheme="minorHAnsi"/>
          <w:sz w:val="22"/>
          <w:szCs w:val="22"/>
        </w:rPr>
        <w:t xml:space="preserve">pplication </w:t>
      </w:r>
      <w:r w:rsidR="00BB754C">
        <w:rPr>
          <w:rFonts w:asciiTheme="minorHAnsi" w:hAnsiTheme="minorHAnsi" w:cstheme="minorHAnsi"/>
          <w:sz w:val="22"/>
          <w:szCs w:val="22"/>
        </w:rPr>
        <w:t>S</w:t>
      </w:r>
      <w:r w:rsidR="00BB754C" w:rsidRPr="003C43CB">
        <w:rPr>
          <w:rFonts w:asciiTheme="minorHAnsi" w:hAnsiTheme="minorHAnsi" w:cstheme="minorHAnsi"/>
          <w:sz w:val="22"/>
          <w:szCs w:val="22"/>
        </w:rPr>
        <w:t>chema</w:t>
      </w:r>
      <w:r w:rsidR="00E8186A" w:rsidRPr="003C43CB">
        <w:rPr>
          <w:rFonts w:asciiTheme="minorHAnsi" w:hAnsiTheme="minorHAnsi" w:cstheme="minorHAnsi"/>
          <w:sz w:val="22"/>
          <w:szCs w:val="22"/>
        </w:rPr>
        <w:t>(s).</w:t>
      </w:r>
      <w:r w:rsidR="00FB217D" w:rsidRPr="003C43CB">
        <w:rPr>
          <w:rFonts w:asciiTheme="minorHAnsi" w:hAnsiTheme="minorHAnsi" w:cstheme="minorHAnsi"/>
          <w:sz w:val="22"/>
          <w:szCs w:val="22"/>
        </w:rPr>
        <w:t xml:space="preserve"> Other UML tools or special templates in off-the-shelf editors may also be used </w:t>
      </w:r>
      <w:r w:rsidR="00BB754C">
        <w:rPr>
          <w:rFonts w:asciiTheme="minorHAnsi" w:hAnsiTheme="minorHAnsi" w:cstheme="minorHAnsi"/>
          <w:sz w:val="22"/>
          <w:szCs w:val="22"/>
        </w:rPr>
        <w:t xml:space="preserve">but </w:t>
      </w:r>
      <w:r w:rsidR="00FB217D" w:rsidRPr="003C43CB">
        <w:rPr>
          <w:rFonts w:asciiTheme="minorHAnsi" w:hAnsiTheme="minorHAnsi" w:cstheme="minorHAnsi"/>
          <w:sz w:val="22"/>
          <w:szCs w:val="22"/>
        </w:rPr>
        <w:t xml:space="preserve">are likely to have minor differences in UML notations which will need to be adjusted or explained in the </w:t>
      </w:r>
      <w:r w:rsidR="00BB754C">
        <w:rPr>
          <w:rFonts w:asciiTheme="minorHAnsi" w:hAnsiTheme="minorHAnsi" w:cstheme="minorHAnsi"/>
          <w:sz w:val="22"/>
          <w:szCs w:val="22"/>
        </w:rPr>
        <w:t>P</w:t>
      </w:r>
      <w:r w:rsidR="00BB754C" w:rsidRPr="003C43CB">
        <w:rPr>
          <w:rFonts w:asciiTheme="minorHAnsi" w:hAnsiTheme="minorHAnsi" w:cstheme="minorHAnsi"/>
          <w:sz w:val="22"/>
          <w:szCs w:val="22"/>
        </w:rPr>
        <w:t xml:space="preserve">roduct </w:t>
      </w:r>
      <w:r w:rsidR="00BB754C">
        <w:rPr>
          <w:rFonts w:asciiTheme="minorHAnsi" w:hAnsiTheme="minorHAnsi" w:cstheme="minorHAnsi"/>
          <w:sz w:val="22"/>
          <w:szCs w:val="22"/>
        </w:rPr>
        <w:t>S</w:t>
      </w:r>
      <w:r w:rsidR="00BB754C" w:rsidRPr="003C43CB">
        <w:rPr>
          <w:rFonts w:asciiTheme="minorHAnsi" w:hAnsiTheme="minorHAnsi" w:cstheme="minorHAnsi"/>
          <w:sz w:val="22"/>
          <w:szCs w:val="22"/>
        </w:rPr>
        <w:t>pecification</w:t>
      </w:r>
      <w:r w:rsidR="00FB217D" w:rsidRPr="003C43CB">
        <w:rPr>
          <w:rFonts w:asciiTheme="minorHAnsi" w:hAnsiTheme="minorHAnsi" w:cstheme="minorHAnsi"/>
          <w:sz w:val="22"/>
          <w:szCs w:val="22"/>
        </w:rPr>
        <w:t>.</w:t>
      </w:r>
      <w:del w:id="594" w:author="Julia Powell" w:date="2020-01-15T15:56:00Z">
        <w:r w:rsidR="00FB217D" w:rsidRPr="003C43CB" w:rsidDel="003F680E">
          <w:rPr>
            <w:rFonts w:asciiTheme="minorHAnsi" w:hAnsiTheme="minorHAnsi" w:cstheme="minorHAnsi"/>
            <w:sz w:val="22"/>
            <w:szCs w:val="22"/>
          </w:rPr>
          <w:delText xml:space="preserve"> Even ordinary diagram editors can be used if necessary but </w:delText>
        </w:r>
        <w:r w:rsidR="00882E17" w:rsidRPr="003C43CB" w:rsidDel="003F680E">
          <w:rPr>
            <w:rFonts w:asciiTheme="minorHAnsi" w:hAnsiTheme="minorHAnsi" w:cstheme="minorHAnsi"/>
            <w:sz w:val="22"/>
            <w:szCs w:val="22"/>
          </w:rPr>
          <w:delText xml:space="preserve">are likely to </w:delText>
        </w:r>
        <w:r w:rsidR="00FB217D" w:rsidRPr="003C43CB" w:rsidDel="003F680E">
          <w:rPr>
            <w:rFonts w:asciiTheme="minorHAnsi" w:hAnsiTheme="minorHAnsi" w:cstheme="minorHAnsi"/>
            <w:sz w:val="22"/>
            <w:szCs w:val="22"/>
          </w:rPr>
          <w:delText xml:space="preserve">be </w:delText>
        </w:r>
        <w:r w:rsidR="00882E17" w:rsidRPr="003C43CB" w:rsidDel="003F680E">
          <w:rPr>
            <w:rFonts w:asciiTheme="minorHAnsi" w:hAnsiTheme="minorHAnsi" w:cstheme="minorHAnsi"/>
            <w:sz w:val="22"/>
            <w:szCs w:val="22"/>
          </w:rPr>
          <w:delText>more time-consuming than UML software</w:delText>
        </w:r>
        <w:r w:rsidR="00FB217D" w:rsidRPr="003C43CB" w:rsidDel="003F680E">
          <w:rPr>
            <w:rFonts w:asciiTheme="minorHAnsi" w:hAnsiTheme="minorHAnsi" w:cstheme="minorHAnsi"/>
            <w:sz w:val="22"/>
            <w:szCs w:val="22"/>
          </w:rPr>
          <w:delText>.</w:delText>
        </w:r>
      </w:del>
    </w:p>
    <w:p w14:paraId="01CE82E5" w14:textId="2F3BC2D5" w:rsidR="00F87176" w:rsidRPr="003C43CB" w:rsidRDefault="00F87176" w:rsidP="003C43CB">
      <w:pPr>
        <w:spacing w:after="160" w:line="240" w:lineRule="auto"/>
        <w:rPr>
          <w:rFonts w:asciiTheme="minorHAnsi" w:hAnsiTheme="minorHAnsi" w:cstheme="minorHAnsi"/>
          <w:sz w:val="22"/>
          <w:szCs w:val="22"/>
        </w:rPr>
      </w:pPr>
      <w:r w:rsidRPr="003C43CB">
        <w:rPr>
          <w:rFonts w:asciiTheme="minorHAnsi" w:hAnsiTheme="minorHAnsi" w:cstheme="minorHAnsi"/>
          <w:sz w:val="22"/>
          <w:szCs w:val="22"/>
        </w:rPr>
        <w:t>XML dat</w:t>
      </w:r>
      <w:r w:rsidR="004B3A60" w:rsidRPr="003C43CB">
        <w:rPr>
          <w:rFonts w:asciiTheme="minorHAnsi" w:hAnsiTheme="minorHAnsi" w:cstheme="minorHAnsi"/>
          <w:sz w:val="22"/>
          <w:szCs w:val="22"/>
        </w:rPr>
        <w:t xml:space="preserve">a including </w:t>
      </w:r>
      <w:r w:rsidR="004652D1">
        <w:rPr>
          <w:rFonts w:asciiTheme="minorHAnsi" w:hAnsiTheme="minorHAnsi" w:cstheme="minorHAnsi"/>
          <w:sz w:val="22"/>
          <w:szCs w:val="22"/>
        </w:rPr>
        <w:t>F</w:t>
      </w:r>
      <w:r w:rsidR="004B3A60" w:rsidRPr="003C43CB">
        <w:rPr>
          <w:rFonts w:asciiTheme="minorHAnsi" w:hAnsiTheme="minorHAnsi" w:cstheme="minorHAnsi"/>
          <w:sz w:val="22"/>
          <w:szCs w:val="22"/>
        </w:rPr>
        <w:t xml:space="preserve">eature </w:t>
      </w:r>
      <w:r w:rsidR="004652D1">
        <w:rPr>
          <w:rFonts w:asciiTheme="minorHAnsi" w:hAnsiTheme="minorHAnsi" w:cstheme="minorHAnsi"/>
          <w:sz w:val="22"/>
          <w:szCs w:val="22"/>
        </w:rPr>
        <w:t>C</w:t>
      </w:r>
      <w:r w:rsidR="004B3A60" w:rsidRPr="003C43CB">
        <w:rPr>
          <w:rFonts w:asciiTheme="minorHAnsi" w:hAnsiTheme="minorHAnsi" w:cstheme="minorHAnsi"/>
          <w:sz w:val="22"/>
          <w:szCs w:val="22"/>
        </w:rPr>
        <w:t xml:space="preserve">atalogues and metadata </w:t>
      </w:r>
      <w:r w:rsidRPr="003C43CB">
        <w:rPr>
          <w:rFonts w:asciiTheme="minorHAnsi" w:hAnsiTheme="minorHAnsi" w:cstheme="minorHAnsi"/>
          <w:sz w:val="22"/>
          <w:szCs w:val="22"/>
        </w:rPr>
        <w:t xml:space="preserve">is </w:t>
      </w:r>
      <w:r w:rsidR="00FB217D" w:rsidRPr="003C43CB">
        <w:rPr>
          <w:rFonts w:asciiTheme="minorHAnsi" w:hAnsiTheme="minorHAnsi" w:cstheme="minorHAnsi"/>
          <w:sz w:val="22"/>
          <w:szCs w:val="22"/>
        </w:rPr>
        <w:t>easier to view</w:t>
      </w:r>
      <w:r w:rsidRPr="003C43CB">
        <w:rPr>
          <w:rFonts w:asciiTheme="minorHAnsi" w:hAnsiTheme="minorHAnsi" w:cstheme="minorHAnsi"/>
          <w:sz w:val="22"/>
          <w:szCs w:val="22"/>
        </w:rPr>
        <w:t xml:space="preserve"> </w:t>
      </w:r>
      <w:r w:rsidR="0070027F" w:rsidRPr="003C43CB">
        <w:rPr>
          <w:rFonts w:asciiTheme="minorHAnsi" w:hAnsiTheme="minorHAnsi" w:cstheme="minorHAnsi"/>
          <w:sz w:val="22"/>
          <w:szCs w:val="22"/>
        </w:rPr>
        <w:t>in</w:t>
      </w:r>
      <w:r w:rsidRPr="003C43CB">
        <w:rPr>
          <w:rFonts w:asciiTheme="minorHAnsi" w:hAnsiTheme="minorHAnsi" w:cstheme="minorHAnsi"/>
          <w:sz w:val="22"/>
          <w:szCs w:val="22"/>
        </w:rPr>
        <w:t xml:space="preserve"> open-source or </w:t>
      </w:r>
      <w:r w:rsidR="00FB217D" w:rsidRPr="003C43CB">
        <w:rPr>
          <w:rFonts w:asciiTheme="minorHAnsi" w:hAnsiTheme="minorHAnsi" w:cstheme="minorHAnsi"/>
          <w:sz w:val="22"/>
          <w:szCs w:val="22"/>
        </w:rPr>
        <w:t xml:space="preserve">COTS </w:t>
      </w:r>
      <w:r w:rsidR="0070027F" w:rsidRPr="003C43CB">
        <w:rPr>
          <w:rFonts w:asciiTheme="minorHAnsi" w:hAnsiTheme="minorHAnsi" w:cstheme="minorHAnsi"/>
          <w:sz w:val="22"/>
          <w:szCs w:val="22"/>
        </w:rPr>
        <w:t xml:space="preserve">XML </w:t>
      </w:r>
      <w:r w:rsidR="00FB217D" w:rsidRPr="003C43CB">
        <w:rPr>
          <w:rFonts w:asciiTheme="minorHAnsi" w:hAnsiTheme="minorHAnsi" w:cstheme="minorHAnsi"/>
          <w:sz w:val="22"/>
          <w:szCs w:val="22"/>
        </w:rPr>
        <w:t>software rather than ordinary text editors.</w:t>
      </w:r>
    </w:p>
    <w:p w14:paraId="1161B13E" w14:textId="6B83E794" w:rsidR="009E6EDF" w:rsidRPr="00FA0C91" w:rsidRDefault="00673A3A" w:rsidP="00CE69A3">
      <w:pPr>
        <w:pStyle w:val="Heading3"/>
        <w:numPr>
          <w:ilvl w:val="2"/>
          <w:numId w:val="145"/>
        </w:numPr>
        <w:tabs>
          <w:tab w:val="clear" w:pos="660"/>
          <w:tab w:val="clear" w:pos="880"/>
          <w:tab w:val="left" w:pos="709"/>
        </w:tabs>
        <w:spacing w:line="240" w:lineRule="auto"/>
        <w:ind w:left="709" w:hanging="709"/>
      </w:pPr>
      <w:bookmarkStart w:id="595" w:name="_Toc3469145"/>
      <w:r w:rsidRPr="00FA0C91">
        <w:t>Identification of models</w:t>
      </w:r>
      <w:bookmarkEnd w:id="595"/>
    </w:p>
    <w:p w14:paraId="4180C55E" w14:textId="0E582511" w:rsidR="00673A3A" w:rsidRPr="00BB754C" w:rsidRDefault="00B2247C" w:rsidP="00BB754C">
      <w:pPr>
        <w:spacing w:after="160" w:line="240" w:lineRule="auto"/>
        <w:rPr>
          <w:rFonts w:asciiTheme="minorHAnsi" w:eastAsiaTheme="minorHAnsi" w:hAnsiTheme="minorHAnsi" w:cstheme="minorHAnsi"/>
          <w:sz w:val="22"/>
          <w:szCs w:val="22"/>
          <w:lang w:eastAsia="en-US"/>
        </w:rPr>
      </w:pPr>
      <w:r w:rsidRPr="00BB754C">
        <w:rPr>
          <w:rFonts w:asciiTheme="minorHAnsi" w:eastAsiaTheme="minorHAnsi" w:hAnsiTheme="minorHAnsi" w:cstheme="minorHAnsi"/>
          <w:sz w:val="22"/>
          <w:szCs w:val="22"/>
          <w:lang w:eastAsia="en-US"/>
        </w:rPr>
        <w:t xml:space="preserve">The identification of each </w:t>
      </w:r>
      <w:r w:rsidR="00BB754C">
        <w:rPr>
          <w:rFonts w:asciiTheme="minorHAnsi" w:eastAsiaTheme="minorHAnsi" w:hAnsiTheme="minorHAnsi" w:cstheme="minorHAnsi"/>
          <w:sz w:val="22"/>
          <w:szCs w:val="22"/>
          <w:lang w:eastAsia="en-US"/>
        </w:rPr>
        <w:t>A</w:t>
      </w:r>
      <w:r w:rsidR="00BB754C" w:rsidRPr="00BB754C">
        <w:rPr>
          <w:rFonts w:asciiTheme="minorHAnsi" w:eastAsiaTheme="minorHAnsi" w:hAnsiTheme="minorHAnsi" w:cstheme="minorHAnsi"/>
          <w:sz w:val="22"/>
          <w:szCs w:val="22"/>
          <w:lang w:eastAsia="en-US"/>
        </w:rPr>
        <w:t xml:space="preserve">pplication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 xml:space="preserve">chema </w:t>
      </w:r>
      <w:r w:rsidRPr="00BB754C">
        <w:rPr>
          <w:rFonts w:asciiTheme="minorHAnsi" w:eastAsiaTheme="minorHAnsi" w:hAnsiTheme="minorHAnsi" w:cstheme="minorHAnsi"/>
          <w:sz w:val="22"/>
          <w:szCs w:val="22"/>
          <w:lang w:eastAsia="en-US"/>
        </w:rPr>
        <w:t xml:space="preserve">shall include a name and a version. If there is only one </w:t>
      </w:r>
      <w:r w:rsidR="00BB754C">
        <w:rPr>
          <w:rFonts w:asciiTheme="minorHAnsi" w:eastAsiaTheme="minorHAnsi" w:hAnsiTheme="minorHAnsi" w:cstheme="minorHAnsi"/>
          <w:sz w:val="22"/>
          <w:szCs w:val="22"/>
          <w:lang w:eastAsia="en-US"/>
        </w:rPr>
        <w:t>A</w:t>
      </w:r>
      <w:r w:rsidR="00BB754C" w:rsidRPr="00BB754C">
        <w:rPr>
          <w:rFonts w:asciiTheme="minorHAnsi" w:eastAsiaTheme="minorHAnsi" w:hAnsiTheme="minorHAnsi" w:cstheme="minorHAnsi"/>
          <w:sz w:val="22"/>
          <w:szCs w:val="22"/>
          <w:lang w:eastAsia="en-US"/>
        </w:rPr>
        <w:t xml:space="preserve">pplication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 xml:space="preserve">chema </w:t>
      </w:r>
      <w:r w:rsidRPr="00BB754C">
        <w:rPr>
          <w:rFonts w:asciiTheme="minorHAnsi" w:eastAsiaTheme="minorHAnsi" w:hAnsiTheme="minorHAnsi" w:cstheme="minorHAnsi"/>
          <w:sz w:val="22"/>
          <w:szCs w:val="22"/>
          <w:lang w:eastAsia="en-US"/>
        </w:rPr>
        <w:t xml:space="preserve">in the </w:t>
      </w:r>
      <w:r w:rsidR="00BB754C">
        <w:rPr>
          <w:rFonts w:asciiTheme="minorHAnsi" w:eastAsiaTheme="minorHAnsi" w:hAnsiTheme="minorHAnsi" w:cstheme="minorHAnsi"/>
          <w:sz w:val="22"/>
          <w:szCs w:val="22"/>
          <w:lang w:eastAsia="en-US"/>
        </w:rPr>
        <w:t>P</w:t>
      </w:r>
      <w:r w:rsidR="00BB754C" w:rsidRPr="00BB754C">
        <w:rPr>
          <w:rFonts w:asciiTheme="minorHAnsi" w:eastAsiaTheme="minorHAnsi" w:hAnsiTheme="minorHAnsi" w:cstheme="minorHAnsi"/>
          <w:sz w:val="22"/>
          <w:szCs w:val="22"/>
          <w:lang w:eastAsia="en-US"/>
        </w:rPr>
        <w:t xml:space="preserve">roduct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pecification</w:t>
      </w:r>
      <w:r w:rsidRPr="00BB754C">
        <w:rPr>
          <w:rFonts w:asciiTheme="minorHAnsi" w:eastAsiaTheme="minorHAnsi" w:hAnsiTheme="minorHAnsi" w:cstheme="minorHAnsi"/>
          <w:sz w:val="22"/>
          <w:szCs w:val="22"/>
          <w:lang w:eastAsia="en-US"/>
        </w:rPr>
        <w:t xml:space="preserve">, this identification is implicit in the name and version of the </w:t>
      </w:r>
      <w:r w:rsidR="00BB754C">
        <w:rPr>
          <w:rFonts w:asciiTheme="minorHAnsi" w:eastAsiaTheme="minorHAnsi" w:hAnsiTheme="minorHAnsi" w:cstheme="minorHAnsi"/>
          <w:sz w:val="22"/>
          <w:szCs w:val="22"/>
          <w:lang w:eastAsia="en-US"/>
        </w:rPr>
        <w:t>P</w:t>
      </w:r>
      <w:r w:rsidR="00BB754C" w:rsidRPr="00BB754C">
        <w:rPr>
          <w:rFonts w:asciiTheme="minorHAnsi" w:eastAsiaTheme="minorHAnsi" w:hAnsiTheme="minorHAnsi" w:cstheme="minorHAnsi"/>
          <w:sz w:val="22"/>
          <w:szCs w:val="22"/>
          <w:lang w:eastAsia="en-US"/>
        </w:rPr>
        <w:t xml:space="preserve">roduct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pecification</w:t>
      </w:r>
      <w:r w:rsidRPr="00BB754C">
        <w:rPr>
          <w:rFonts w:asciiTheme="minorHAnsi" w:eastAsiaTheme="minorHAnsi" w:hAnsiTheme="minorHAnsi" w:cstheme="minorHAnsi"/>
          <w:sz w:val="22"/>
          <w:szCs w:val="22"/>
          <w:lang w:eastAsia="en-US"/>
        </w:rPr>
        <w:t xml:space="preserve">. Product specifications with more than one </w:t>
      </w:r>
      <w:r w:rsidR="00BB754C">
        <w:rPr>
          <w:rFonts w:asciiTheme="minorHAnsi" w:eastAsiaTheme="minorHAnsi" w:hAnsiTheme="minorHAnsi" w:cstheme="minorHAnsi"/>
          <w:sz w:val="22"/>
          <w:szCs w:val="22"/>
          <w:lang w:eastAsia="en-US"/>
        </w:rPr>
        <w:t>A</w:t>
      </w:r>
      <w:r w:rsidR="00BB754C" w:rsidRPr="00BB754C">
        <w:rPr>
          <w:rFonts w:asciiTheme="minorHAnsi" w:eastAsiaTheme="minorHAnsi" w:hAnsiTheme="minorHAnsi" w:cstheme="minorHAnsi"/>
          <w:sz w:val="22"/>
          <w:szCs w:val="22"/>
          <w:lang w:eastAsia="en-US"/>
        </w:rPr>
        <w:t xml:space="preserve">pplication </w:t>
      </w:r>
      <w:r w:rsidR="00BB754C">
        <w:rPr>
          <w:rFonts w:asciiTheme="minorHAnsi" w:eastAsiaTheme="minorHAnsi" w:hAnsiTheme="minorHAnsi" w:cstheme="minorHAnsi"/>
          <w:sz w:val="22"/>
          <w:szCs w:val="22"/>
          <w:lang w:eastAsia="en-US"/>
        </w:rPr>
        <w:t>S</w:t>
      </w:r>
      <w:r w:rsidR="00BB754C" w:rsidRPr="00BB754C">
        <w:rPr>
          <w:rFonts w:asciiTheme="minorHAnsi" w:eastAsiaTheme="minorHAnsi" w:hAnsiTheme="minorHAnsi" w:cstheme="minorHAnsi"/>
          <w:sz w:val="22"/>
          <w:szCs w:val="22"/>
          <w:lang w:eastAsia="en-US"/>
        </w:rPr>
        <w:t xml:space="preserve">chema </w:t>
      </w:r>
      <w:r w:rsidRPr="00BB754C">
        <w:rPr>
          <w:rFonts w:asciiTheme="minorHAnsi" w:eastAsiaTheme="minorHAnsi" w:hAnsiTheme="minorHAnsi" w:cstheme="minorHAnsi"/>
          <w:sz w:val="22"/>
          <w:szCs w:val="22"/>
          <w:lang w:eastAsia="en-US"/>
        </w:rPr>
        <w:t>must identify each, potentially by associating it with a scope.</w:t>
      </w:r>
    </w:p>
    <w:p w14:paraId="664060B6" w14:textId="4C2DB315" w:rsidR="001C1B05" w:rsidRPr="00FA0C91" w:rsidRDefault="001C1B05" w:rsidP="00CE69A3">
      <w:pPr>
        <w:pStyle w:val="Heading1"/>
        <w:numPr>
          <w:ilvl w:val="0"/>
          <w:numId w:val="25"/>
        </w:numPr>
        <w:tabs>
          <w:tab w:val="clear" w:pos="400"/>
          <w:tab w:val="clear" w:pos="560"/>
          <w:tab w:val="left" w:pos="426"/>
        </w:tabs>
        <w:spacing w:line="240" w:lineRule="auto"/>
        <w:ind w:left="431" w:hanging="431"/>
      </w:pPr>
      <w:bookmarkStart w:id="596" w:name="_Toc3469146"/>
      <w:r>
        <w:t>Data Classification and Encoding Guide</w:t>
      </w:r>
      <w:bookmarkEnd w:id="596"/>
    </w:p>
    <w:p w14:paraId="4FC950A5" w14:textId="3B564996" w:rsidR="004052A4" w:rsidRPr="00D754B2" w:rsidRDefault="004052A4" w:rsidP="00D754B2">
      <w:pPr>
        <w:spacing w:after="160" w:line="240" w:lineRule="auto"/>
        <w:rPr>
          <w:rFonts w:asciiTheme="minorHAnsi" w:hAnsiTheme="minorHAnsi" w:cstheme="minorHAnsi"/>
          <w:sz w:val="22"/>
          <w:szCs w:val="22"/>
        </w:rPr>
      </w:pPr>
      <w:r w:rsidRPr="00D754B2">
        <w:rPr>
          <w:rFonts w:asciiTheme="minorHAnsi" w:hAnsiTheme="minorHAnsi" w:cstheme="minorHAnsi"/>
          <w:sz w:val="22"/>
          <w:szCs w:val="22"/>
        </w:rPr>
        <w:t xml:space="preserve">The </w:t>
      </w:r>
      <w:r w:rsidR="00D754B2">
        <w:rPr>
          <w:rFonts w:asciiTheme="minorHAnsi" w:hAnsiTheme="minorHAnsi" w:cstheme="minorHAnsi"/>
          <w:sz w:val="22"/>
          <w:szCs w:val="22"/>
        </w:rPr>
        <w:t>Data Classification and Encoding Guide (</w:t>
      </w:r>
      <w:r w:rsidRPr="00D754B2">
        <w:rPr>
          <w:rFonts w:asciiTheme="minorHAnsi" w:hAnsiTheme="minorHAnsi" w:cstheme="minorHAnsi"/>
          <w:sz w:val="22"/>
          <w:szCs w:val="22"/>
        </w:rPr>
        <w:t>DCEG</w:t>
      </w:r>
      <w:r w:rsidR="00D754B2">
        <w:rPr>
          <w:rFonts w:asciiTheme="minorHAnsi" w:hAnsiTheme="minorHAnsi" w:cstheme="minorHAnsi"/>
          <w:sz w:val="22"/>
          <w:szCs w:val="22"/>
        </w:rPr>
        <w:t>)</w:t>
      </w:r>
      <w:r w:rsidRPr="00D754B2">
        <w:rPr>
          <w:rFonts w:asciiTheme="minorHAnsi" w:hAnsiTheme="minorHAnsi" w:cstheme="minorHAnsi"/>
          <w:sz w:val="22"/>
          <w:szCs w:val="22"/>
        </w:rPr>
        <w:t xml:space="preserve"> provides information on how the data is to be captured. This should be as detailed and specific as necessary.</w:t>
      </w:r>
      <w:r w:rsidR="00C36F13" w:rsidRPr="00D754B2">
        <w:rPr>
          <w:rFonts w:asciiTheme="minorHAnsi" w:hAnsiTheme="minorHAnsi" w:cstheme="minorHAnsi"/>
          <w:sz w:val="22"/>
          <w:szCs w:val="22"/>
        </w:rPr>
        <w:t xml:space="preserve"> The DCEG is </w:t>
      </w:r>
      <w:del w:id="597" w:author="Julia Powell" w:date="2020-01-15T15:56:00Z">
        <w:r w:rsidR="00C36F13" w:rsidRPr="00D754B2" w:rsidDel="00864267">
          <w:rPr>
            <w:rFonts w:asciiTheme="minorHAnsi" w:hAnsiTheme="minorHAnsi" w:cstheme="minorHAnsi"/>
            <w:sz w:val="22"/>
            <w:szCs w:val="22"/>
          </w:rPr>
          <w:delText>likely to be used</w:delText>
        </w:r>
      </w:del>
      <w:ins w:id="598" w:author="Julia Powell" w:date="2020-01-15T15:56:00Z">
        <w:r w:rsidR="00864267">
          <w:rPr>
            <w:rFonts w:asciiTheme="minorHAnsi" w:hAnsiTheme="minorHAnsi" w:cstheme="minorHAnsi"/>
            <w:sz w:val="22"/>
            <w:szCs w:val="22"/>
          </w:rPr>
          <w:t>used</w:t>
        </w:r>
      </w:ins>
      <w:r w:rsidR="00C36F13" w:rsidRPr="00D754B2">
        <w:rPr>
          <w:rFonts w:asciiTheme="minorHAnsi" w:hAnsiTheme="minorHAnsi" w:cstheme="minorHAnsi"/>
          <w:sz w:val="22"/>
          <w:szCs w:val="22"/>
        </w:rPr>
        <w:t xml:space="preserve"> primarily by cartographers, editors, and data encoders, rather than application developers or OEMs, and should be written from that perspective. </w:t>
      </w:r>
      <w:r w:rsidRPr="00D754B2">
        <w:rPr>
          <w:rFonts w:asciiTheme="minorHAnsi" w:hAnsiTheme="minorHAnsi" w:cstheme="minorHAnsi"/>
          <w:sz w:val="22"/>
          <w:szCs w:val="22"/>
        </w:rPr>
        <w:t xml:space="preserve"> </w:t>
      </w:r>
    </w:p>
    <w:p w14:paraId="7D7F8282" w14:textId="77777777" w:rsidR="004052A4" w:rsidRPr="00D754B2" w:rsidRDefault="004052A4" w:rsidP="00D754B2">
      <w:pPr>
        <w:spacing w:after="160" w:line="240" w:lineRule="auto"/>
        <w:rPr>
          <w:rFonts w:asciiTheme="minorHAnsi" w:hAnsiTheme="minorHAnsi" w:cstheme="minorHAnsi"/>
          <w:sz w:val="22"/>
          <w:szCs w:val="22"/>
        </w:rPr>
      </w:pPr>
      <w:r w:rsidRPr="00D754B2">
        <w:rPr>
          <w:rFonts w:asciiTheme="minorHAnsi" w:hAnsiTheme="minorHAnsi" w:cstheme="minorHAnsi"/>
          <w:sz w:val="22"/>
          <w:szCs w:val="22"/>
        </w:rPr>
        <w:t>The DCEG includes the collection criteria for mapping real world objects to the conceptual objects of the dataset.</w:t>
      </w:r>
    </w:p>
    <w:p w14:paraId="16B71031" w14:textId="5FF51521" w:rsidR="00CB2362" w:rsidRPr="00D754B2" w:rsidRDefault="004052A4" w:rsidP="00D754B2">
      <w:pPr>
        <w:spacing w:after="160" w:line="240" w:lineRule="auto"/>
        <w:rPr>
          <w:rFonts w:asciiTheme="minorHAnsi" w:hAnsiTheme="minorHAnsi" w:cstheme="minorHAnsi"/>
          <w:sz w:val="22"/>
          <w:szCs w:val="22"/>
        </w:rPr>
      </w:pPr>
      <w:r w:rsidRPr="00D754B2">
        <w:rPr>
          <w:rFonts w:asciiTheme="minorHAnsi" w:hAnsiTheme="minorHAnsi" w:cstheme="minorHAnsi"/>
          <w:sz w:val="22"/>
          <w:szCs w:val="22"/>
        </w:rPr>
        <w:t xml:space="preserve">Any organization performing data capture for the data product defined by the </w:t>
      </w:r>
      <w:r w:rsidR="00D754B2">
        <w:rPr>
          <w:rFonts w:asciiTheme="minorHAnsi" w:hAnsiTheme="minorHAnsi" w:cstheme="minorHAnsi"/>
          <w:sz w:val="22"/>
          <w:szCs w:val="22"/>
        </w:rPr>
        <w:t>P</w:t>
      </w:r>
      <w:r w:rsidRPr="00D754B2">
        <w:rPr>
          <w:rFonts w:asciiTheme="minorHAnsi" w:hAnsiTheme="minorHAnsi" w:cstheme="minorHAnsi"/>
          <w:sz w:val="22"/>
          <w:szCs w:val="22"/>
        </w:rPr>
        <w:t xml:space="preserve">roduct </w:t>
      </w:r>
      <w:r w:rsidR="00D754B2">
        <w:rPr>
          <w:rFonts w:asciiTheme="minorHAnsi" w:hAnsiTheme="minorHAnsi" w:cstheme="minorHAnsi"/>
          <w:sz w:val="22"/>
          <w:szCs w:val="22"/>
        </w:rPr>
        <w:t>S</w:t>
      </w:r>
      <w:r w:rsidR="00D754B2" w:rsidRPr="00D754B2">
        <w:rPr>
          <w:rFonts w:asciiTheme="minorHAnsi" w:hAnsiTheme="minorHAnsi" w:cstheme="minorHAnsi"/>
          <w:sz w:val="22"/>
          <w:szCs w:val="22"/>
        </w:rPr>
        <w:t xml:space="preserve">pecification </w:t>
      </w:r>
      <w:r w:rsidRPr="00D754B2">
        <w:rPr>
          <w:rFonts w:asciiTheme="minorHAnsi" w:hAnsiTheme="minorHAnsi" w:cstheme="minorHAnsi"/>
          <w:sz w:val="22"/>
          <w:szCs w:val="22"/>
        </w:rPr>
        <w:t xml:space="preserve">shall provide references to any more detailed encoding guide used in addition to that indicated in the </w:t>
      </w:r>
      <w:r w:rsidR="00B76564">
        <w:rPr>
          <w:rFonts w:asciiTheme="minorHAnsi" w:hAnsiTheme="minorHAnsi" w:cstheme="minorHAnsi"/>
          <w:sz w:val="22"/>
          <w:szCs w:val="22"/>
        </w:rPr>
        <w:t>P</w:t>
      </w:r>
      <w:r w:rsidR="00B76564" w:rsidRPr="00D754B2">
        <w:rPr>
          <w:rFonts w:asciiTheme="minorHAnsi" w:hAnsiTheme="minorHAnsi" w:cstheme="minorHAnsi"/>
          <w:sz w:val="22"/>
          <w:szCs w:val="22"/>
        </w:rPr>
        <w:t xml:space="preserve">roduct </w:t>
      </w:r>
      <w:r w:rsidR="00B76564">
        <w:rPr>
          <w:rFonts w:asciiTheme="minorHAnsi" w:hAnsiTheme="minorHAnsi" w:cstheme="minorHAnsi"/>
          <w:sz w:val="22"/>
          <w:szCs w:val="22"/>
        </w:rPr>
        <w:t>S</w:t>
      </w:r>
      <w:r w:rsidR="00B76564" w:rsidRPr="00D754B2">
        <w:rPr>
          <w:rFonts w:asciiTheme="minorHAnsi" w:hAnsiTheme="minorHAnsi" w:cstheme="minorHAnsi"/>
          <w:sz w:val="22"/>
          <w:szCs w:val="22"/>
        </w:rPr>
        <w:t xml:space="preserve">pecification </w:t>
      </w:r>
      <w:r w:rsidRPr="00D754B2">
        <w:rPr>
          <w:rFonts w:asciiTheme="minorHAnsi" w:hAnsiTheme="minorHAnsi" w:cstheme="minorHAnsi"/>
          <w:sz w:val="22"/>
          <w:szCs w:val="22"/>
        </w:rPr>
        <w:t>for the capturing process.</w:t>
      </w:r>
    </w:p>
    <w:p w14:paraId="6BDC23BA" w14:textId="599020EC" w:rsidR="001C1B05" w:rsidRPr="00FA0C91" w:rsidRDefault="001C1B05" w:rsidP="00CE69A3">
      <w:pPr>
        <w:pStyle w:val="Heading1"/>
        <w:numPr>
          <w:ilvl w:val="0"/>
          <w:numId w:val="25"/>
        </w:numPr>
        <w:tabs>
          <w:tab w:val="clear" w:pos="400"/>
          <w:tab w:val="clear" w:pos="560"/>
          <w:tab w:val="left" w:pos="426"/>
        </w:tabs>
        <w:spacing w:line="240" w:lineRule="auto"/>
        <w:ind w:left="431" w:hanging="431"/>
      </w:pPr>
      <w:bookmarkStart w:id="599" w:name="_Toc3469147"/>
      <w:r>
        <w:t>IHO GI Registry</w:t>
      </w:r>
      <w:bookmarkEnd w:id="599"/>
    </w:p>
    <w:p w14:paraId="207E77DF" w14:textId="0B4EBD2E" w:rsidR="00E97BA8" w:rsidRPr="00B76564" w:rsidRDefault="00320538" w:rsidP="00B76564">
      <w:pPr>
        <w:spacing w:after="160" w:line="240" w:lineRule="auto"/>
        <w:rPr>
          <w:rFonts w:asciiTheme="minorHAnsi" w:hAnsiTheme="minorHAnsi" w:cstheme="minorHAnsi"/>
          <w:sz w:val="22"/>
          <w:szCs w:val="22"/>
        </w:rPr>
      </w:pPr>
      <w:r w:rsidRPr="00B76564">
        <w:rPr>
          <w:rFonts w:asciiTheme="minorHAnsi" w:hAnsiTheme="minorHAnsi" w:cstheme="minorHAnsi"/>
          <w:sz w:val="22"/>
          <w:szCs w:val="22"/>
        </w:rPr>
        <w:t>Procedures for registration are explained in S-99.</w:t>
      </w:r>
      <w:r w:rsidR="00110CDC" w:rsidRPr="00B76564">
        <w:rPr>
          <w:rFonts w:asciiTheme="minorHAnsi" w:hAnsiTheme="minorHAnsi" w:cstheme="minorHAnsi"/>
          <w:sz w:val="22"/>
          <w:szCs w:val="22"/>
        </w:rPr>
        <w:t xml:space="preserve"> It is recommended that at least one member of the </w:t>
      </w:r>
      <w:r w:rsidR="00B76564">
        <w:rPr>
          <w:rFonts w:asciiTheme="minorHAnsi" w:hAnsiTheme="minorHAnsi" w:cstheme="minorHAnsi"/>
          <w:sz w:val="22"/>
          <w:szCs w:val="22"/>
        </w:rPr>
        <w:t>P</w:t>
      </w:r>
      <w:r w:rsidR="00B76564" w:rsidRPr="00B76564">
        <w:rPr>
          <w:rFonts w:asciiTheme="minorHAnsi" w:hAnsiTheme="minorHAnsi" w:cstheme="minorHAnsi"/>
          <w:sz w:val="22"/>
          <w:szCs w:val="22"/>
        </w:rPr>
        <w:t xml:space="preserve">roject </w:t>
      </w:r>
      <w:r w:rsidR="00B76564">
        <w:rPr>
          <w:rFonts w:asciiTheme="minorHAnsi" w:hAnsiTheme="minorHAnsi" w:cstheme="minorHAnsi"/>
          <w:sz w:val="22"/>
          <w:szCs w:val="22"/>
        </w:rPr>
        <w:t>T</w:t>
      </w:r>
      <w:r w:rsidR="00B76564" w:rsidRPr="00B76564">
        <w:rPr>
          <w:rFonts w:asciiTheme="minorHAnsi" w:hAnsiTheme="minorHAnsi" w:cstheme="minorHAnsi"/>
          <w:sz w:val="22"/>
          <w:szCs w:val="22"/>
        </w:rPr>
        <w:t xml:space="preserve">eam </w:t>
      </w:r>
      <w:r w:rsidR="00110CDC" w:rsidRPr="00B76564">
        <w:rPr>
          <w:rFonts w:asciiTheme="minorHAnsi" w:hAnsiTheme="minorHAnsi" w:cstheme="minorHAnsi"/>
          <w:sz w:val="22"/>
          <w:szCs w:val="22"/>
        </w:rPr>
        <w:t xml:space="preserve">or </w:t>
      </w:r>
      <w:r w:rsidR="00B76564">
        <w:rPr>
          <w:rFonts w:asciiTheme="minorHAnsi" w:hAnsiTheme="minorHAnsi" w:cstheme="minorHAnsi"/>
          <w:sz w:val="22"/>
          <w:szCs w:val="22"/>
        </w:rPr>
        <w:t>W</w:t>
      </w:r>
      <w:r w:rsidR="00B76564" w:rsidRPr="00B76564">
        <w:rPr>
          <w:rFonts w:asciiTheme="minorHAnsi" w:hAnsiTheme="minorHAnsi" w:cstheme="minorHAnsi"/>
          <w:sz w:val="22"/>
          <w:szCs w:val="22"/>
        </w:rPr>
        <w:t xml:space="preserve">orking </w:t>
      </w:r>
      <w:r w:rsidR="00B76564">
        <w:rPr>
          <w:rFonts w:asciiTheme="minorHAnsi" w:hAnsiTheme="minorHAnsi" w:cstheme="minorHAnsi"/>
          <w:sz w:val="22"/>
          <w:szCs w:val="22"/>
        </w:rPr>
        <w:t>G</w:t>
      </w:r>
      <w:r w:rsidR="00B76564" w:rsidRPr="00B76564">
        <w:rPr>
          <w:rFonts w:asciiTheme="minorHAnsi" w:hAnsiTheme="minorHAnsi" w:cstheme="minorHAnsi"/>
          <w:sz w:val="22"/>
          <w:szCs w:val="22"/>
        </w:rPr>
        <w:t xml:space="preserve">roup </w:t>
      </w:r>
      <w:del w:id="600" w:author="Julia Powell" w:date="2020-01-15T15:56:00Z">
        <w:r w:rsidR="008C5E02" w:rsidRPr="00B76564" w:rsidDel="00864267">
          <w:rPr>
            <w:rFonts w:asciiTheme="minorHAnsi" w:eastAsiaTheme="minorEastAsia" w:hAnsiTheme="minorHAnsi" w:cstheme="minorHAnsi"/>
            <w:sz w:val="22"/>
            <w:szCs w:val="22"/>
            <w:lang w:eastAsia="ko-KR"/>
          </w:rPr>
          <w:delText xml:space="preserve">should </w:delText>
        </w:r>
        <w:r w:rsidR="00110CDC" w:rsidRPr="00B76564" w:rsidDel="00864267">
          <w:rPr>
            <w:rFonts w:asciiTheme="minorHAnsi" w:hAnsiTheme="minorHAnsi" w:cstheme="minorHAnsi"/>
            <w:sz w:val="22"/>
            <w:szCs w:val="22"/>
          </w:rPr>
          <w:delText xml:space="preserve">be </w:delText>
        </w:r>
        <w:r w:rsidR="00B76564" w:rsidDel="00864267">
          <w:rPr>
            <w:rFonts w:asciiTheme="minorHAnsi" w:hAnsiTheme="minorHAnsi" w:cstheme="minorHAnsi"/>
            <w:sz w:val="22"/>
            <w:szCs w:val="22"/>
          </w:rPr>
          <w:delText>registered</w:delText>
        </w:r>
      </w:del>
      <w:ins w:id="601" w:author="Julia Powell" w:date="2020-01-15T15:56:00Z">
        <w:r w:rsidR="00864267">
          <w:rPr>
            <w:rFonts w:asciiTheme="minorHAnsi" w:eastAsiaTheme="minorEastAsia" w:hAnsiTheme="minorHAnsi" w:cstheme="minorHAnsi"/>
            <w:sz w:val="22"/>
            <w:szCs w:val="22"/>
            <w:lang w:eastAsia="ko-KR"/>
          </w:rPr>
          <w:t>register</w:t>
        </w:r>
      </w:ins>
      <w:r w:rsidR="00B76564">
        <w:rPr>
          <w:rFonts w:asciiTheme="minorHAnsi" w:hAnsiTheme="minorHAnsi" w:cstheme="minorHAnsi"/>
          <w:sz w:val="22"/>
          <w:szCs w:val="22"/>
        </w:rPr>
        <w:t xml:space="preserve"> as </w:t>
      </w:r>
      <w:r w:rsidR="00110CDC" w:rsidRPr="00B76564">
        <w:rPr>
          <w:rFonts w:asciiTheme="minorHAnsi" w:hAnsiTheme="minorHAnsi" w:cstheme="minorHAnsi"/>
          <w:sz w:val="22"/>
          <w:szCs w:val="22"/>
        </w:rPr>
        <w:t xml:space="preserve">a Submitting Organization. Submitting </w:t>
      </w:r>
      <w:r w:rsidR="00B76564">
        <w:rPr>
          <w:rFonts w:asciiTheme="minorHAnsi" w:hAnsiTheme="minorHAnsi" w:cstheme="minorHAnsi"/>
          <w:sz w:val="22"/>
          <w:szCs w:val="22"/>
        </w:rPr>
        <w:t>o</w:t>
      </w:r>
      <w:r w:rsidR="00B76564" w:rsidRPr="00B76564">
        <w:rPr>
          <w:rFonts w:asciiTheme="minorHAnsi" w:hAnsiTheme="minorHAnsi" w:cstheme="minorHAnsi"/>
          <w:sz w:val="22"/>
          <w:szCs w:val="22"/>
        </w:rPr>
        <w:t xml:space="preserve">rganizations </w:t>
      </w:r>
      <w:r w:rsidR="00110CDC" w:rsidRPr="00B76564">
        <w:rPr>
          <w:rFonts w:asciiTheme="minorHAnsi" w:hAnsiTheme="minorHAnsi" w:cstheme="minorHAnsi"/>
          <w:sz w:val="22"/>
          <w:szCs w:val="22"/>
        </w:rPr>
        <w:t xml:space="preserve">propose changes and additions to the contents of Registers. Submitting Organizations will normally represent a recognized body or stakeholder group (such as from government, industry, academia, and relevant user groups). Registered submitting organizations may submit proposals for consideration under any </w:t>
      </w:r>
      <w:r w:rsidR="00B76564">
        <w:rPr>
          <w:rFonts w:asciiTheme="minorHAnsi" w:hAnsiTheme="minorHAnsi" w:cstheme="minorHAnsi"/>
          <w:sz w:val="22"/>
          <w:szCs w:val="22"/>
        </w:rPr>
        <w:t>D</w:t>
      </w:r>
      <w:r w:rsidR="00B76564" w:rsidRPr="00B76564">
        <w:rPr>
          <w:rFonts w:asciiTheme="minorHAnsi" w:hAnsiTheme="minorHAnsi" w:cstheme="minorHAnsi"/>
          <w:sz w:val="22"/>
          <w:szCs w:val="22"/>
        </w:rPr>
        <w:t xml:space="preserve">omain </w:t>
      </w:r>
      <w:r w:rsidR="00110CDC" w:rsidRPr="00B76564">
        <w:rPr>
          <w:rFonts w:asciiTheme="minorHAnsi" w:hAnsiTheme="minorHAnsi" w:cstheme="minorHAnsi"/>
          <w:sz w:val="22"/>
          <w:szCs w:val="22"/>
        </w:rPr>
        <w:t xml:space="preserve">in a </w:t>
      </w:r>
      <w:r w:rsidR="00B76564">
        <w:rPr>
          <w:rFonts w:asciiTheme="minorHAnsi" w:hAnsiTheme="minorHAnsi" w:cstheme="minorHAnsi"/>
          <w:sz w:val="22"/>
          <w:szCs w:val="22"/>
        </w:rPr>
        <w:t>R</w:t>
      </w:r>
      <w:r w:rsidR="00B76564" w:rsidRPr="00B76564">
        <w:rPr>
          <w:rFonts w:asciiTheme="minorHAnsi" w:hAnsiTheme="minorHAnsi" w:cstheme="minorHAnsi"/>
          <w:sz w:val="22"/>
          <w:szCs w:val="22"/>
        </w:rPr>
        <w:t>egister</w:t>
      </w:r>
      <w:r w:rsidR="00110CDC" w:rsidRPr="00B76564">
        <w:rPr>
          <w:rFonts w:asciiTheme="minorHAnsi" w:hAnsiTheme="minorHAnsi" w:cstheme="minorHAnsi"/>
          <w:sz w:val="22"/>
          <w:szCs w:val="22"/>
        </w:rPr>
        <w:t xml:space="preserve">. Stakeholders and any other interested parties who do not wish to </w:t>
      </w:r>
      <w:r w:rsidR="00F97791" w:rsidRPr="00B76564">
        <w:rPr>
          <w:rFonts w:asciiTheme="minorHAnsi" w:hAnsiTheme="minorHAnsi" w:cstheme="minorHAnsi"/>
          <w:sz w:val="22"/>
          <w:szCs w:val="22"/>
        </w:rPr>
        <w:t>enrol</w:t>
      </w:r>
      <w:r w:rsidR="00110CDC" w:rsidRPr="00B76564">
        <w:rPr>
          <w:rFonts w:asciiTheme="minorHAnsi" w:hAnsiTheme="minorHAnsi" w:cstheme="minorHAnsi"/>
          <w:sz w:val="22"/>
          <w:szCs w:val="22"/>
        </w:rPr>
        <w:t xml:space="preserve"> should submit proposals through an existing Submitting Organization.</w:t>
      </w:r>
    </w:p>
    <w:p w14:paraId="2EFB9F12" w14:textId="09C79AC4" w:rsidR="00E4271F" w:rsidRPr="00B76564" w:rsidRDefault="00CF7A3A" w:rsidP="00B76564">
      <w:pPr>
        <w:spacing w:after="160" w:line="240" w:lineRule="auto"/>
        <w:rPr>
          <w:rFonts w:asciiTheme="minorHAnsi" w:eastAsiaTheme="minorEastAsia" w:hAnsiTheme="minorHAnsi" w:cstheme="minorHAnsi"/>
          <w:sz w:val="22"/>
          <w:szCs w:val="22"/>
          <w:lang w:eastAsia="ko-KR"/>
        </w:rPr>
      </w:pPr>
      <w:r w:rsidRPr="00B76564">
        <w:rPr>
          <w:rFonts w:asciiTheme="minorHAnsi" w:hAnsiTheme="minorHAnsi" w:cstheme="minorHAnsi"/>
          <w:sz w:val="22"/>
          <w:szCs w:val="22"/>
        </w:rPr>
        <w:t>To h</w:t>
      </w:r>
      <w:r w:rsidR="00E4271F" w:rsidRPr="00B76564">
        <w:rPr>
          <w:rFonts w:asciiTheme="minorHAnsi" w:hAnsiTheme="minorHAnsi" w:cstheme="minorHAnsi"/>
          <w:sz w:val="22"/>
          <w:szCs w:val="22"/>
        </w:rPr>
        <w:t>armoni</w:t>
      </w:r>
      <w:r w:rsidRPr="00B76564">
        <w:rPr>
          <w:rFonts w:asciiTheme="minorHAnsi" w:hAnsiTheme="minorHAnsi" w:cstheme="minorHAnsi"/>
          <w:sz w:val="22"/>
          <w:szCs w:val="22"/>
        </w:rPr>
        <w:t>ze</w:t>
      </w:r>
      <w:r w:rsidR="00E4271F" w:rsidRPr="00B76564">
        <w:rPr>
          <w:rFonts w:asciiTheme="minorHAnsi" w:hAnsiTheme="minorHAnsi" w:cstheme="minorHAnsi"/>
          <w:sz w:val="22"/>
          <w:szCs w:val="22"/>
        </w:rPr>
        <w:t xml:space="preserve"> with other </w:t>
      </w:r>
      <w:r w:rsidR="00C62E69">
        <w:rPr>
          <w:rFonts w:asciiTheme="minorHAnsi" w:hAnsiTheme="minorHAnsi" w:cstheme="minorHAnsi"/>
          <w:sz w:val="22"/>
          <w:szCs w:val="22"/>
        </w:rPr>
        <w:t>P</w:t>
      </w:r>
      <w:r w:rsidR="00B76564">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E4271F" w:rsidRPr="00B76564">
        <w:rPr>
          <w:rFonts w:asciiTheme="minorHAnsi" w:hAnsiTheme="minorHAnsi" w:cstheme="minorHAnsi"/>
          <w:sz w:val="22"/>
          <w:szCs w:val="22"/>
        </w:rPr>
        <w:t>pecifications</w:t>
      </w:r>
      <w:r w:rsidRPr="00B76564">
        <w:rPr>
          <w:rFonts w:asciiTheme="minorHAnsi" w:hAnsiTheme="minorHAnsi" w:cstheme="minorHAnsi"/>
          <w:sz w:val="22"/>
          <w:szCs w:val="22"/>
        </w:rPr>
        <w:t xml:space="preserve">, </w:t>
      </w:r>
      <w:r w:rsidR="006074E1" w:rsidRPr="00B76564">
        <w:rPr>
          <w:rFonts w:asciiTheme="minorHAnsi" w:hAnsiTheme="minorHAnsi" w:cstheme="minorHAnsi"/>
          <w:sz w:val="22"/>
          <w:szCs w:val="22"/>
        </w:rPr>
        <w:t>propose extension</w:t>
      </w:r>
      <w:r w:rsidR="00155A8D" w:rsidRPr="00B76564">
        <w:rPr>
          <w:rFonts w:asciiTheme="minorHAnsi" w:hAnsiTheme="minorHAnsi" w:cstheme="minorHAnsi"/>
          <w:sz w:val="22"/>
          <w:szCs w:val="22"/>
        </w:rPr>
        <w:t>s</w:t>
      </w:r>
      <w:r w:rsidR="006074E1" w:rsidRPr="00B76564">
        <w:rPr>
          <w:rFonts w:asciiTheme="minorHAnsi" w:hAnsiTheme="minorHAnsi" w:cstheme="minorHAnsi"/>
          <w:sz w:val="22"/>
          <w:szCs w:val="22"/>
        </w:rPr>
        <w:t xml:space="preserve"> to </w:t>
      </w:r>
      <w:r w:rsidR="00B76564">
        <w:rPr>
          <w:rFonts w:asciiTheme="minorHAnsi" w:hAnsiTheme="minorHAnsi" w:cstheme="minorHAnsi"/>
          <w:sz w:val="22"/>
          <w:szCs w:val="22"/>
        </w:rPr>
        <w:t>R</w:t>
      </w:r>
      <w:r w:rsidR="00B76564" w:rsidRPr="00B76564">
        <w:rPr>
          <w:rFonts w:asciiTheme="minorHAnsi" w:hAnsiTheme="minorHAnsi" w:cstheme="minorHAnsi"/>
          <w:sz w:val="22"/>
          <w:szCs w:val="22"/>
        </w:rPr>
        <w:t xml:space="preserve">egistry </w:t>
      </w:r>
      <w:r w:rsidRPr="00B76564">
        <w:rPr>
          <w:rFonts w:asciiTheme="minorHAnsi" w:hAnsiTheme="minorHAnsi" w:cstheme="minorHAnsi"/>
          <w:sz w:val="22"/>
          <w:szCs w:val="22"/>
        </w:rPr>
        <w:t>items where possible</w:t>
      </w:r>
      <w:r w:rsidR="00B76564">
        <w:rPr>
          <w:rFonts w:asciiTheme="minorHAnsi" w:hAnsiTheme="minorHAnsi" w:cstheme="minorHAnsi"/>
          <w:sz w:val="22"/>
          <w:szCs w:val="22"/>
        </w:rPr>
        <w:t>; for example</w:t>
      </w:r>
      <w:r w:rsidR="00155A8D" w:rsidRPr="00B76564">
        <w:rPr>
          <w:rFonts w:asciiTheme="minorHAnsi" w:hAnsiTheme="minorHAnsi" w:cstheme="minorHAnsi"/>
          <w:sz w:val="22"/>
          <w:szCs w:val="22"/>
        </w:rPr>
        <w:t xml:space="preserve"> </w:t>
      </w:r>
      <w:r w:rsidR="006074E1" w:rsidRPr="00B76564">
        <w:rPr>
          <w:rFonts w:asciiTheme="minorHAnsi" w:hAnsiTheme="minorHAnsi" w:cstheme="minorHAnsi"/>
          <w:sz w:val="22"/>
          <w:szCs w:val="22"/>
        </w:rPr>
        <w:t xml:space="preserve">propose generalization </w:t>
      </w:r>
      <w:r w:rsidRPr="00B76564">
        <w:rPr>
          <w:rFonts w:asciiTheme="minorHAnsi" w:hAnsiTheme="minorHAnsi" w:cstheme="minorHAnsi"/>
          <w:sz w:val="22"/>
          <w:szCs w:val="22"/>
        </w:rPr>
        <w:t xml:space="preserve">or specialization </w:t>
      </w:r>
      <w:r w:rsidR="006074E1" w:rsidRPr="00B76564">
        <w:rPr>
          <w:rFonts w:asciiTheme="minorHAnsi" w:hAnsiTheme="minorHAnsi" w:cstheme="minorHAnsi"/>
          <w:sz w:val="22"/>
          <w:szCs w:val="22"/>
        </w:rPr>
        <w:t xml:space="preserve">of </w:t>
      </w:r>
      <w:r w:rsidRPr="00B76564">
        <w:rPr>
          <w:rFonts w:asciiTheme="minorHAnsi" w:hAnsiTheme="minorHAnsi" w:cstheme="minorHAnsi"/>
          <w:sz w:val="22"/>
          <w:szCs w:val="22"/>
        </w:rPr>
        <w:t xml:space="preserve">an </w:t>
      </w:r>
      <w:r w:rsidR="006074E1" w:rsidRPr="00B76564">
        <w:rPr>
          <w:rFonts w:asciiTheme="minorHAnsi" w:hAnsiTheme="minorHAnsi" w:cstheme="minorHAnsi"/>
          <w:sz w:val="22"/>
          <w:szCs w:val="22"/>
        </w:rPr>
        <w:t>existing element,</w:t>
      </w:r>
      <w:r w:rsidRPr="00B76564">
        <w:rPr>
          <w:rFonts w:asciiTheme="minorHAnsi" w:hAnsiTheme="minorHAnsi" w:cstheme="minorHAnsi"/>
          <w:sz w:val="22"/>
          <w:szCs w:val="22"/>
        </w:rPr>
        <w:t xml:space="preserve"> or</w:t>
      </w:r>
      <w:r w:rsidR="006074E1" w:rsidRPr="00B76564">
        <w:rPr>
          <w:rFonts w:asciiTheme="minorHAnsi" w:hAnsiTheme="minorHAnsi" w:cstheme="minorHAnsi"/>
          <w:sz w:val="22"/>
          <w:szCs w:val="22"/>
        </w:rPr>
        <w:t xml:space="preserve"> additional values in an enumeration or codelist</w:t>
      </w:r>
      <w:r w:rsidR="00155A8D" w:rsidRPr="00B76564">
        <w:rPr>
          <w:rFonts w:asciiTheme="minorHAnsi" w:hAnsiTheme="minorHAnsi" w:cstheme="minorHAnsi"/>
          <w:sz w:val="22"/>
          <w:szCs w:val="22"/>
        </w:rPr>
        <w:t xml:space="preserve"> type. Restrictions of existing types can become new sub-types rather than changes to an already defined type; or it may suffice to define a constraint in the </w:t>
      </w:r>
      <w:r w:rsidR="00DC21C1">
        <w:rPr>
          <w:rFonts w:asciiTheme="minorHAnsi" w:hAnsiTheme="minorHAnsi" w:cstheme="minorHAnsi"/>
          <w:sz w:val="22"/>
          <w:szCs w:val="22"/>
        </w:rPr>
        <w:t>P</w:t>
      </w:r>
      <w:r w:rsidR="00DC21C1" w:rsidRPr="00B76564">
        <w:rPr>
          <w:rFonts w:asciiTheme="minorHAnsi" w:hAnsiTheme="minorHAnsi" w:cstheme="minorHAnsi"/>
          <w:sz w:val="22"/>
          <w:szCs w:val="22"/>
        </w:rPr>
        <w:t xml:space="preserve">roduct </w:t>
      </w:r>
      <w:r w:rsidR="00DC21C1">
        <w:rPr>
          <w:rFonts w:asciiTheme="minorHAnsi" w:hAnsiTheme="minorHAnsi" w:cstheme="minorHAnsi"/>
          <w:sz w:val="22"/>
          <w:szCs w:val="22"/>
        </w:rPr>
        <w:t>S</w:t>
      </w:r>
      <w:r w:rsidR="00DC21C1" w:rsidRPr="00B76564">
        <w:rPr>
          <w:rFonts w:asciiTheme="minorHAnsi" w:hAnsiTheme="minorHAnsi" w:cstheme="minorHAnsi"/>
          <w:sz w:val="22"/>
          <w:szCs w:val="22"/>
        </w:rPr>
        <w:t>pecification</w:t>
      </w:r>
      <w:r w:rsidR="00155A8D" w:rsidRPr="00B76564">
        <w:rPr>
          <w:rFonts w:asciiTheme="minorHAnsi" w:hAnsiTheme="minorHAnsi" w:cstheme="minorHAnsi"/>
          <w:sz w:val="22"/>
          <w:szCs w:val="22"/>
        </w:rPr>
        <w:t>.</w:t>
      </w:r>
    </w:p>
    <w:p w14:paraId="39DFE79A" w14:textId="2C7B0588" w:rsidR="00C9502E" w:rsidRPr="00B76564" w:rsidDel="00864267" w:rsidRDefault="00C9502E" w:rsidP="00B76564">
      <w:pPr>
        <w:spacing w:after="160" w:line="240" w:lineRule="auto"/>
        <w:rPr>
          <w:del w:id="602" w:author="Julia Powell" w:date="2020-01-15T15:57:00Z"/>
          <w:rFonts w:asciiTheme="minorHAnsi" w:eastAsiaTheme="minorEastAsia" w:hAnsiTheme="minorHAnsi" w:cstheme="minorHAnsi"/>
          <w:sz w:val="22"/>
          <w:szCs w:val="22"/>
          <w:lang w:eastAsia="ko-KR"/>
        </w:rPr>
      </w:pPr>
      <w:del w:id="603" w:author="Julia Powell" w:date="2020-01-15T15:57:00Z">
        <w:r w:rsidRPr="00B76564" w:rsidDel="00864267">
          <w:rPr>
            <w:rFonts w:asciiTheme="minorHAnsi" w:eastAsiaTheme="minorEastAsia" w:hAnsiTheme="minorHAnsi" w:cstheme="minorHAnsi"/>
            <w:sz w:val="22"/>
            <w:szCs w:val="22"/>
            <w:lang w:eastAsia="ko-KR"/>
          </w:rPr>
          <w:delText>For detailed guideline</w:delText>
        </w:r>
        <w:r w:rsidR="001C7EE3" w:rsidRPr="00B76564" w:rsidDel="00864267">
          <w:rPr>
            <w:rFonts w:asciiTheme="minorHAnsi" w:eastAsiaTheme="minorEastAsia" w:hAnsiTheme="minorHAnsi" w:cstheme="minorHAnsi"/>
            <w:sz w:val="22"/>
            <w:szCs w:val="22"/>
            <w:lang w:eastAsia="ko-KR"/>
          </w:rPr>
          <w:delText>s</w:delText>
        </w:r>
        <w:r w:rsidRPr="00B76564" w:rsidDel="00864267">
          <w:rPr>
            <w:rFonts w:asciiTheme="minorHAnsi" w:eastAsiaTheme="minorEastAsia" w:hAnsiTheme="minorHAnsi" w:cstheme="minorHAnsi"/>
            <w:sz w:val="22"/>
            <w:szCs w:val="22"/>
            <w:lang w:eastAsia="ko-KR"/>
          </w:rPr>
          <w:delText xml:space="preserve">, see S-99 Annex A which </w:delText>
        </w:r>
        <w:r w:rsidR="001C7EE3" w:rsidRPr="00B76564" w:rsidDel="00864267">
          <w:rPr>
            <w:rFonts w:asciiTheme="minorHAnsi" w:eastAsiaTheme="minorEastAsia" w:hAnsiTheme="minorHAnsi" w:cstheme="minorHAnsi"/>
            <w:sz w:val="22"/>
            <w:szCs w:val="22"/>
            <w:lang w:eastAsia="ko-KR"/>
          </w:rPr>
          <w:delText xml:space="preserve">describes </w:delText>
        </w:r>
        <w:r w:rsidRPr="00B76564" w:rsidDel="00864267">
          <w:rPr>
            <w:rFonts w:asciiTheme="minorHAnsi" w:eastAsiaTheme="minorEastAsia" w:hAnsiTheme="minorHAnsi" w:cstheme="minorHAnsi"/>
            <w:sz w:val="22"/>
            <w:szCs w:val="22"/>
            <w:lang w:eastAsia="ko-KR"/>
          </w:rPr>
          <w:delText>conventions and guidelines for the content of the IHO GI Registry (draft</w:delText>
        </w:r>
        <w:r w:rsidR="0009292D" w:rsidRPr="00B76564" w:rsidDel="00864267">
          <w:rPr>
            <w:rFonts w:asciiTheme="minorHAnsi" w:eastAsiaTheme="minorEastAsia" w:hAnsiTheme="minorHAnsi" w:cstheme="minorHAnsi"/>
            <w:sz w:val="22"/>
            <w:szCs w:val="22"/>
            <w:lang w:eastAsia="ko-KR"/>
          </w:rPr>
          <w:delText xml:space="preserve"> under development</w:delText>
        </w:r>
        <w:r w:rsidRPr="00B76564" w:rsidDel="00864267">
          <w:rPr>
            <w:rFonts w:asciiTheme="minorHAnsi" w:eastAsiaTheme="minorEastAsia" w:hAnsiTheme="minorHAnsi" w:cstheme="minorHAnsi"/>
            <w:sz w:val="22"/>
            <w:szCs w:val="22"/>
            <w:lang w:eastAsia="ko-KR"/>
          </w:rPr>
          <w:delText xml:space="preserve">). </w:delText>
        </w:r>
      </w:del>
    </w:p>
    <w:p w14:paraId="3E3AECD5" w14:textId="5DCA3E37" w:rsidR="001C1B05" w:rsidRPr="00FA0C91" w:rsidRDefault="0048317B" w:rsidP="00CE69A3">
      <w:pPr>
        <w:pStyle w:val="Heading1"/>
        <w:numPr>
          <w:ilvl w:val="0"/>
          <w:numId w:val="25"/>
        </w:numPr>
        <w:tabs>
          <w:tab w:val="clear" w:pos="400"/>
          <w:tab w:val="clear" w:pos="560"/>
          <w:tab w:val="left" w:pos="426"/>
        </w:tabs>
        <w:spacing w:line="240" w:lineRule="auto"/>
        <w:ind w:left="426" w:hanging="426"/>
      </w:pPr>
      <w:bookmarkStart w:id="604" w:name="_Toc3469148"/>
      <w:r>
        <w:t>Feature Catalogue</w:t>
      </w:r>
      <w:bookmarkEnd w:id="604"/>
    </w:p>
    <w:p w14:paraId="2D85F40E" w14:textId="5EE0E8D3" w:rsidR="00E54A84" w:rsidRPr="00B048AA" w:rsidRDefault="009877AF" w:rsidP="0048317B">
      <w:pPr>
        <w:tabs>
          <w:tab w:val="left" w:pos="567"/>
        </w:tabs>
        <w:spacing w:after="160" w:line="240" w:lineRule="auto"/>
        <w:rPr>
          <w:rFonts w:asciiTheme="minorHAnsi" w:hAnsiTheme="minorHAnsi" w:cstheme="minorHAnsi"/>
          <w:sz w:val="22"/>
          <w:szCs w:val="22"/>
        </w:rPr>
      </w:pPr>
      <w:r w:rsidRPr="00B048AA">
        <w:rPr>
          <w:rFonts w:asciiTheme="minorHAnsi" w:hAnsiTheme="minorHAnsi" w:cstheme="minorHAnsi"/>
          <w:sz w:val="22"/>
          <w:szCs w:val="22"/>
        </w:rPr>
        <w:t>The</w:t>
      </w:r>
      <w:r w:rsidR="006D655E" w:rsidRPr="00B048AA">
        <w:rPr>
          <w:rFonts w:asciiTheme="minorHAnsi" w:hAnsiTheme="minorHAnsi" w:cstheme="minorHAnsi"/>
          <w:sz w:val="22"/>
          <w:szCs w:val="22"/>
        </w:rPr>
        <w:t xml:space="preserve"> Feature Catalogue </w:t>
      </w:r>
      <w:r w:rsidR="00C9502E" w:rsidRPr="00B048AA">
        <w:rPr>
          <w:rFonts w:asciiTheme="minorHAnsi" w:hAnsiTheme="minorHAnsi" w:cstheme="minorHAnsi"/>
          <w:sz w:val="22"/>
          <w:szCs w:val="22"/>
        </w:rPr>
        <w:t>is an</w:t>
      </w:r>
      <w:r w:rsidR="006D655E" w:rsidRPr="00B048AA">
        <w:rPr>
          <w:rFonts w:asciiTheme="minorHAnsi" w:hAnsiTheme="minorHAnsi" w:cstheme="minorHAnsi"/>
          <w:sz w:val="22"/>
          <w:szCs w:val="22"/>
        </w:rPr>
        <w:t xml:space="preserve"> XML document which conforms to the S-100 XML Feature Catalogue Schema</w:t>
      </w:r>
      <w:r w:rsidRPr="00B048AA">
        <w:rPr>
          <w:rFonts w:asciiTheme="minorHAnsi" w:hAnsiTheme="minorHAnsi" w:cstheme="minorHAnsi"/>
          <w:sz w:val="22"/>
          <w:szCs w:val="22"/>
        </w:rPr>
        <w:t>.</w:t>
      </w:r>
      <w:r w:rsidR="006D655E" w:rsidRPr="00B048AA">
        <w:rPr>
          <w:rFonts w:asciiTheme="minorHAnsi" w:hAnsiTheme="minorHAnsi" w:cstheme="minorHAnsi"/>
          <w:sz w:val="22"/>
          <w:szCs w:val="22"/>
        </w:rPr>
        <w:t xml:space="preserve"> Note, for Imagery and Gridded Data, a coverage is a feature </w:t>
      </w:r>
      <w:r w:rsidRPr="00B048AA">
        <w:rPr>
          <w:rFonts w:asciiTheme="minorHAnsi" w:hAnsiTheme="minorHAnsi" w:cstheme="minorHAnsi"/>
          <w:sz w:val="22"/>
          <w:szCs w:val="22"/>
        </w:rPr>
        <w:t xml:space="preserve">type, and </w:t>
      </w:r>
      <w:r w:rsidR="006D655E" w:rsidRPr="00B048AA">
        <w:rPr>
          <w:rFonts w:asciiTheme="minorHAnsi" w:hAnsiTheme="minorHAnsi" w:cstheme="minorHAnsi"/>
          <w:sz w:val="22"/>
          <w:szCs w:val="22"/>
        </w:rPr>
        <w:t xml:space="preserve">a </w:t>
      </w:r>
      <w:r w:rsidR="00B048AA">
        <w:rPr>
          <w:rFonts w:asciiTheme="minorHAnsi" w:hAnsiTheme="minorHAnsi" w:cstheme="minorHAnsi"/>
          <w:sz w:val="22"/>
          <w:szCs w:val="22"/>
        </w:rPr>
        <w:t>P</w:t>
      </w:r>
      <w:r w:rsidR="00B048AA" w:rsidRPr="00B048AA">
        <w:rPr>
          <w:rFonts w:asciiTheme="minorHAnsi" w:hAnsiTheme="minorHAnsi" w:cstheme="minorHAnsi"/>
          <w:sz w:val="22"/>
          <w:szCs w:val="22"/>
        </w:rPr>
        <w:t xml:space="preserve">roduct </w:t>
      </w:r>
      <w:r w:rsidR="00B048AA">
        <w:rPr>
          <w:rFonts w:asciiTheme="minorHAnsi" w:hAnsiTheme="minorHAnsi" w:cstheme="minorHAnsi"/>
          <w:sz w:val="22"/>
          <w:szCs w:val="22"/>
        </w:rPr>
        <w:t>S</w:t>
      </w:r>
      <w:r w:rsidR="00B048AA" w:rsidRPr="00B048AA">
        <w:rPr>
          <w:rFonts w:asciiTheme="minorHAnsi" w:hAnsiTheme="minorHAnsi" w:cstheme="minorHAnsi"/>
          <w:sz w:val="22"/>
          <w:szCs w:val="22"/>
        </w:rPr>
        <w:t xml:space="preserve">pecification </w:t>
      </w:r>
      <w:r w:rsidR="00B048AA">
        <w:rPr>
          <w:rFonts w:asciiTheme="minorHAnsi" w:hAnsiTheme="minorHAnsi" w:cstheme="minorHAnsi"/>
          <w:sz w:val="22"/>
          <w:szCs w:val="22"/>
        </w:rPr>
        <w:t>F</w:t>
      </w:r>
      <w:r w:rsidR="00B048AA" w:rsidRPr="00B048AA">
        <w:rPr>
          <w:rFonts w:asciiTheme="minorHAnsi" w:hAnsiTheme="minorHAnsi" w:cstheme="minorHAnsi"/>
          <w:sz w:val="22"/>
          <w:szCs w:val="22"/>
        </w:rPr>
        <w:t xml:space="preserve">eature </w:t>
      </w:r>
      <w:r w:rsidR="00B048AA">
        <w:rPr>
          <w:rFonts w:asciiTheme="minorHAnsi" w:hAnsiTheme="minorHAnsi" w:cstheme="minorHAnsi"/>
          <w:sz w:val="22"/>
          <w:szCs w:val="22"/>
        </w:rPr>
        <w:t>C</w:t>
      </w:r>
      <w:r w:rsidR="00B048AA" w:rsidRPr="00B048AA">
        <w:rPr>
          <w:rFonts w:asciiTheme="minorHAnsi" w:hAnsiTheme="minorHAnsi" w:cstheme="minorHAnsi"/>
          <w:sz w:val="22"/>
          <w:szCs w:val="22"/>
        </w:rPr>
        <w:t xml:space="preserve">atalogue </w:t>
      </w:r>
      <w:r w:rsidRPr="00B048AA">
        <w:rPr>
          <w:rFonts w:asciiTheme="minorHAnsi" w:hAnsiTheme="minorHAnsi" w:cstheme="minorHAnsi"/>
          <w:sz w:val="22"/>
          <w:szCs w:val="22"/>
        </w:rPr>
        <w:t>should</w:t>
      </w:r>
      <w:r w:rsidR="006D655E" w:rsidRPr="00B048AA">
        <w:rPr>
          <w:rFonts w:asciiTheme="minorHAnsi" w:hAnsiTheme="minorHAnsi" w:cstheme="minorHAnsi"/>
          <w:sz w:val="22"/>
          <w:szCs w:val="22"/>
        </w:rPr>
        <w:t xml:space="preserve"> </w:t>
      </w:r>
      <w:r w:rsidR="00E54A84" w:rsidRPr="00B048AA">
        <w:rPr>
          <w:rFonts w:asciiTheme="minorHAnsi" w:hAnsiTheme="minorHAnsi" w:cstheme="minorHAnsi"/>
          <w:sz w:val="22"/>
          <w:szCs w:val="22"/>
        </w:rPr>
        <w:t>define the</w:t>
      </w:r>
      <w:r w:rsidR="006D655E" w:rsidRPr="00B048AA">
        <w:rPr>
          <w:rFonts w:asciiTheme="minorHAnsi" w:hAnsiTheme="minorHAnsi" w:cstheme="minorHAnsi"/>
          <w:sz w:val="22"/>
          <w:szCs w:val="22"/>
        </w:rPr>
        <w:t xml:space="preserve"> </w:t>
      </w:r>
      <w:r w:rsidR="00E54A84" w:rsidRPr="00B048AA">
        <w:rPr>
          <w:rFonts w:asciiTheme="minorHAnsi" w:hAnsiTheme="minorHAnsi" w:cstheme="minorHAnsi"/>
          <w:sz w:val="22"/>
          <w:szCs w:val="22"/>
        </w:rPr>
        <w:t>attributes, coverage feature (with spatial primitive type ‘coverage’)</w:t>
      </w:r>
      <w:r w:rsidR="006D655E" w:rsidRPr="00B048AA">
        <w:rPr>
          <w:rFonts w:asciiTheme="minorHAnsi" w:hAnsiTheme="minorHAnsi" w:cstheme="minorHAnsi"/>
          <w:sz w:val="22"/>
          <w:szCs w:val="22"/>
        </w:rPr>
        <w:t xml:space="preserve">. </w:t>
      </w:r>
    </w:p>
    <w:p w14:paraId="4C275C31" w14:textId="0DCE0648" w:rsidR="006D655E" w:rsidRPr="00B048AA" w:rsidRDefault="00320538" w:rsidP="00B048AA">
      <w:pPr>
        <w:spacing w:after="160" w:line="240" w:lineRule="auto"/>
        <w:rPr>
          <w:rFonts w:asciiTheme="minorHAnsi" w:hAnsiTheme="minorHAnsi" w:cstheme="minorHAnsi"/>
          <w:sz w:val="22"/>
          <w:szCs w:val="22"/>
        </w:rPr>
      </w:pPr>
      <w:r w:rsidRPr="00B048AA">
        <w:rPr>
          <w:rFonts w:asciiTheme="minorHAnsi" w:hAnsiTheme="minorHAnsi" w:cstheme="minorHAnsi"/>
          <w:sz w:val="22"/>
          <w:szCs w:val="22"/>
        </w:rPr>
        <w:t xml:space="preserve">Feature </w:t>
      </w:r>
      <w:r w:rsidR="004652D1">
        <w:rPr>
          <w:rFonts w:asciiTheme="minorHAnsi" w:hAnsiTheme="minorHAnsi" w:cstheme="minorHAnsi"/>
          <w:sz w:val="22"/>
          <w:szCs w:val="22"/>
        </w:rPr>
        <w:t>C</w:t>
      </w:r>
      <w:r w:rsidRPr="00B048AA">
        <w:rPr>
          <w:rFonts w:asciiTheme="minorHAnsi" w:hAnsiTheme="minorHAnsi" w:cstheme="minorHAnsi"/>
          <w:sz w:val="22"/>
          <w:szCs w:val="22"/>
        </w:rPr>
        <w:t xml:space="preserve">atalogues </w:t>
      </w:r>
      <w:r w:rsidR="00E54A84" w:rsidRPr="00B048AA">
        <w:rPr>
          <w:rFonts w:asciiTheme="minorHAnsi" w:hAnsiTheme="minorHAnsi" w:cstheme="minorHAnsi"/>
          <w:sz w:val="22"/>
          <w:szCs w:val="22"/>
        </w:rPr>
        <w:t>should be documented by a tex</w:t>
      </w:r>
      <w:r w:rsidR="00AD2487" w:rsidRPr="00B048AA">
        <w:rPr>
          <w:rFonts w:asciiTheme="minorHAnsi" w:hAnsiTheme="minorHAnsi" w:cstheme="minorHAnsi"/>
          <w:sz w:val="22"/>
          <w:szCs w:val="22"/>
        </w:rPr>
        <w:t>t-based</w:t>
      </w:r>
      <w:r w:rsidR="00E54A84" w:rsidRPr="00B048AA">
        <w:rPr>
          <w:rFonts w:asciiTheme="minorHAnsi" w:hAnsiTheme="minorHAnsi" w:cstheme="minorHAnsi"/>
          <w:sz w:val="22"/>
          <w:szCs w:val="22"/>
        </w:rPr>
        <w:t xml:space="preserve"> </w:t>
      </w:r>
      <w:r w:rsidR="00AD2487" w:rsidRPr="00B048AA">
        <w:rPr>
          <w:rFonts w:asciiTheme="minorHAnsi" w:hAnsiTheme="minorHAnsi" w:cstheme="minorHAnsi"/>
          <w:sz w:val="22"/>
          <w:szCs w:val="22"/>
        </w:rPr>
        <w:t>documentation</w:t>
      </w:r>
      <w:r w:rsidR="00E54A84" w:rsidRPr="00B048AA">
        <w:rPr>
          <w:rFonts w:asciiTheme="minorHAnsi" w:hAnsiTheme="minorHAnsi" w:cstheme="minorHAnsi"/>
          <w:sz w:val="22"/>
          <w:szCs w:val="22"/>
        </w:rPr>
        <w:t xml:space="preserve"> of their contents</w:t>
      </w:r>
      <w:r w:rsidR="00515591" w:rsidRPr="00B048AA">
        <w:rPr>
          <w:rFonts w:asciiTheme="minorHAnsi" w:hAnsiTheme="minorHAnsi" w:cstheme="minorHAnsi"/>
          <w:sz w:val="22"/>
          <w:szCs w:val="22"/>
        </w:rPr>
        <w:t xml:space="preserve">, which should also be reviewed by the </w:t>
      </w:r>
      <w:r w:rsidR="00B048AA">
        <w:rPr>
          <w:rFonts w:asciiTheme="minorHAnsi" w:hAnsiTheme="minorHAnsi" w:cstheme="minorHAnsi"/>
          <w:sz w:val="22"/>
          <w:szCs w:val="22"/>
        </w:rPr>
        <w:t>P</w:t>
      </w:r>
      <w:r w:rsidR="00B048AA" w:rsidRPr="00B048AA">
        <w:rPr>
          <w:rFonts w:asciiTheme="minorHAnsi" w:hAnsiTheme="minorHAnsi" w:cstheme="minorHAnsi"/>
          <w:sz w:val="22"/>
          <w:szCs w:val="22"/>
        </w:rPr>
        <w:t xml:space="preserve">roject </w:t>
      </w:r>
      <w:r w:rsidR="00B048AA">
        <w:rPr>
          <w:rFonts w:asciiTheme="minorHAnsi" w:hAnsiTheme="minorHAnsi" w:cstheme="minorHAnsi"/>
          <w:sz w:val="22"/>
          <w:szCs w:val="22"/>
        </w:rPr>
        <w:t>T</w:t>
      </w:r>
      <w:r w:rsidR="00B048AA" w:rsidRPr="00B048AA">
        <w:rPr>
          <w:rFonts w:asciiTheme="minorHAnsi" w:hAnsiTheme="minorHAnsi" w:cstheme="minorHAnsi"/>
          <w:sz w:val="22"/>
          <w:szCs w:val="22"/>
        </w:rPr>
        <w:t xml:space="preserve">eam </w:t>
      </w:r>
      <w:r w:rsidR="00515591" w:rsidRPr="00B048AA">
        <w:rPr>
          <w:rFonts w:asciiTheme="minorHAnsi" w:hAnsiTheme="minorHAnsi" w:cstheme="minorHAnsi"/>
          <w:sz w:val="22"/>
          <w:szCs w:val="22"/>
        </w:rPr>
        <w:t xml:space="preserve">and responsible </w:t>
      </w:r>
      <w:r w:rsidR="00B048AA">
        <w:rPr>
          <w:rFonts w:asciiTheme="minorHAnsi" w:hAnsiTheme="minorHAnsi" w:cstheme="minorHAnsi"/>
          <w:sz w:val="22"/>
          <w:szCs w:val="22"/>
        </w:rPr>
        <w:t>W</w:t>
      </w:r>
      <w:r w:rsidR="00B048AA" w:rsidRPr="00B048AA">
        <w:rPr>
          <w:rFonts w:asciiTheme="minorHAnsi" w:hAnsiTheme="minorHAnsi" w:cstheme="minorHAnsi"/>
          <w:sz w:val="22"/>
          <w:szCs w:val="22"/>
        </w:rPr>
        <w:t xml:space="preserve">orking </w:t>
      </w:r>
      <w:r w:rsidR="00B048AA">
        <w:rPr>
          <w:rFonts w:asciiTheme="minorHAnsi" w:hAnsiTheme="minorHAnsi" w:cstheme="minorHAnsi"/>
          <w:sz w:val="22"/>
          <w:szCs w:val="22"/>
        </w:rPr>
        <w:t>G</w:t>
      </w:r>
      <w:r w:rsidR="00B048AA" w:rsidRPr="00B048AA">
        <w:rPr>
          <w:rFonts w:asciiTheme="minorHAnsi" w:hAnsiTheme="minorHAnsi" w:cstheme="minorHAnsi"/>
          <w:sz w:val="22"/>
          <w:szCs w:val="22"/>
        </w:rPr>
        <w:t>roup</w:t>
      </w:r>
      <w:r w:rsidR="00515591" w:rsidRPr="00B048AA">
        <w:rPr>
          <w:rFonts w:asciiTheme="minorHAnsi" w:hAnsiTheme="minorHAnsi" w:cstheme="minorHAnsi"/>
          <w:sz w:val="22"/>
          <w:szCs w:val="22"/>
        </w:rPr>
        <w:t>.</w:t>
      </w:r>
      <w:r w:rsidR="00AD2487" w:rsidRPr="00B048AA">
        <w:rPr>
          <w:rFonts w:asciiTheme="minorHAnsi" w:hAnsiTheme="minorHAnsi" w:cstheme="minorHAnsi"/>
          <w:sz w:val="22"/>
          <w:szCs w:val="22"/>
        </w:rPr>
        <w:t xml:space="preserve"> For review purposes, this text-based documentation should be generated from the XML </w:t>
      </w:r>
      <w:r w:rsidR="00B048AA">
        <w:rPr>
          <w:rFonts w:asciiTheme="minorHAnsi" w:hAnsiTheme="minorHAnsi" w:cstheme="minorHAnsi"/>
          <w:sz w:val="22"/>
          <w:szCs w:val="22"/>
        </w:rPr>
        <w:t>F</w:t>
      </w:r>
      <w:r w:rsidR="00B048AA" w:rsidRPr="00B048AA">
        <w:rPr>
          <w:rFonts w:asciiTheme="minorHAnsi" w:hAnsiTheme="minorHAnsi" w:cstheme="minorHAnsi"/>
          <w:sz w:val="22"/>
          <w:szCs w:val="22"/>
        </w:rPr>
        <w:t xml:space="preserve">eature </w:t>
      </w:r>
      <w:r w:rsidR="00B048AA">
        <w:rPr>
          <w:rFonts w:asciiTheme="minorHAnsi" w:hAnsiTheme="minorHAnsi" w:cstheme="minorHAnsi"/>
          <w:sz w:val="22"/>
          <w:szCs w:val="22"/>
        </w:rPr>
        <w:t>C</w:t>
      </w:r>
      <w:r w:rsidR="00B048AA" w:rsidRPr="00B048AA">
        <w:rPr>
          <w:rFonts w:asciiTheme="minorHAnsi" w:hAnsiTheme="minorHAnsi" w:cstheme="minorHAnsi"/>
          <w:sz w:val="22"/>
          <w:szCs w:val="22"/>
        </w:rPr>
        <w:t>atalogue</w:t>
      </w:r>
      <w:r w:rsidR="00AD2487" w:rsidRPr="00B048AA">
        <w:rPr>
          <w:rFonts w:asciiTheme="minorHAnsi" w:hAnsiTheme="minorHAnsi" w:cstheme="minorHAnsi"/>
          <w:sz w:val="22"/>
          <w:szCs w:val="22"/>
        </w:rPr>
        <w:t xml:space="preserve">. The resultant text can be in Word or PDF, or another format preferred by the team. </w:t>
      </w:r>
    </w:p>
    <w:p w14:paraId="4BC450F3" w14:textId="66BDC607" w:rsidR="0048317B" w:rsidRPr="00FA0C91" w:rsidRDefault="0048317B" w:rsidP="00CE69A3">
      <w:pPr>
        <w:pStyle w:val="Heading1"/>
        <w:numPr>
          <w:ilvl w:val="0"/>
          <w:numId w:val="25"/>
        </w:numPr>
        <w:tabs>
          <w:tab w:val="clear" w:pos="400"/>
          <w:tab w:val="clear" w:pos="560"/>
          <w:tab w:val="left" w:pos="426"/>
        </w:tabs>
        <w:spacing w:line="240" w:lineRule="auto"/>
        <w:ind w:left="426" w:hanging="426"/>
      </w:pPr>
      <w:bookmarkStart w:id="605" w:name="_Toc3469149"/>
      <w:r>
        <w:t>Data transfer modes and packaging</w:t>
      </w:r>
      <w:bookmarkEnd w:id="605"/>
    </w:p>
    <w:p w14:paraId="17D235EC" w14:textId="678E0F4C" w:rsidR="00E05532" w:rsidRPr="00C82913" w:rsidRDefault="00E05532" w:rsidP="00C82913">
      <w:pPr>
        <w:spacing w:after="160" w:line="240" w:lineRule="auto"/>
        <w:rPr>
          <w:rFonts w:asciiTheme="minorHAnsi" w:hAnsiTheme="minorHAnsi" w:cstheme="minorHAnsi"/>
          <w:sz w:val="22"/>
          <w:szCs w:val="22"/>
        </w:rPr>
      </w:pPr>
      <w:r w:rsidRPr="00C82913">
        <w:rPr>
          <w:rFonts w:asciiTheme="minorHAnsi" w:hAnsiTheme="minorHAnsi" w:cstheme="minorHAnsi"/>
          <w:sz w:val="22"/>
          <w:szCs w:val="22"/>
        </w:rPr>
        <w:t xml:space="preserve">Define mode of delivery – exchange set, message, </w:t>
      </w:r>
      <w:r w:rsidR="00754AE1" w:rsidRPr="00C82913">
        <w:rPr>
          <w:rFonts w:asciiTheme="minorHAnsi" w:hAnsiTheme="minorHAnsi" w:cstheme="minorHAnsi"/>
          <w:sz w:val="22"/>
          <w:szCs w:val="22"/>
        </w:rPr>
        <w:t xml:space="preserve">or </w:t>
      </w:r>
      <w:r w:rsidR="00C9502E" w:rsidRPr="00C82913">
        <w:rPr>
          <w:rFonts w:asciiTheme="minorHAnsi" w:hAnsiTheme="minorHAnsi" w:cstheme="minorHAnsi"/>
          <w:sz w:val="22"/>
          <w:szCs w:val="22"/>
        </w:rPr>
        <w:t>service</w:t>
      </w:r>
      <w:r w:rsidR="00155A8D" w:rsidRPr="00C82913">
        <w:rPr>
          <w:rFonts w:asciiTheme="minorHAnsi" w:hAnsiTheme="minorHAnsi" w:cstheme="minorHAnsi"/>
          <w:sz w:val="22"/>
          <w:szCs w:val="22"/>
        </w:rPr>
        <w:t>.</w:t>
      </w:r>
      <w:r w:rsidR="00754AE1" w:rsidRPr="00C82913">
        <w:rPr>
          <w:rFonts w:asciiTheme="minorHAnsi" w:hAnsiTheme="minorHAnsi" w:cstheme="minorHAnsi"/>
          <w:sz w:val="22"/>
          <w:szCs w:val="22"/>
        </w:rPr>
        <w:t xml:space="preserve"> A </w:t>
      </w:r>
      <w:r w:rsidR="00C82913">
        <w:rPr>
          <w:rFonts w:asciiTheme="minorHAnsi" w:hAnsiTheme="minorHAnsi" w:cstheme="minorHAnsi"/>
          <w:sz w:val="22"/>
          <w:szCs w:val="22"/>
        </w:rPr>
        <w:t>P</w:t>
      </w:r>
      <w:r w:rsidR="00C82913" w:rsidRPr="00C82913">
        <w:rPr>
          <w:rFonts w:asciiTheme="minorHAnsi" w:hAnsiTheme="minorHAnsi" w:cstheme="minorHAnsi"/>
          <w:sz w:val="22"/>
          <w:szCs w:val="22"/>
        </w:rPr>
        <w:t xml:space="preserve">roduct </w:t>
      </w:r>
      <w:r w:rsidR="00C82913">
        <w:rPr>
          <w:rFonts w:asciiTheme="minorHAnsi" w:hAnsiTheme="minorHAnsi" w:cstheme="minorHAnsi"/>
          <w:sz w:val="22"/>
          <w:szCs w:val="22"/>
        </w:rPr>
        <w:t>S</w:t>
      </w:r>
      <w:r w:rsidR="00C82913" w:rsidRPr="00C82913">
        <w:rPr>
          <w:rFonts w:asciiTheme="minorHAnsi" w:hAnsiTheme="minorHAnsi" w:cstheme="minorHAnsi"/>
          <w:sz w:val="22"/>
          <w:szCs w:val="22"/>
        </w:rPr>
        <w:t xml:space="preserve">pecification </w:t>
      </w:r>
      <w:r w:rsidR="00754AE1" w:rsidRPr="00C82913">
        <w:rPr>
          <w:rFonts w:asciiTheme="minorHAnsi" w:hAnsiTheme="minorHAnsi" w:cstheme="minorHAnsi"/>
          <w:sz w:val="22"/>
          <w:szCs w:val="22"/>
        </w:rPr>
        <w:t>can also specify more than one delivery mode.</w:t>
      </w:r>
    </w:p>
    <w:p w14:paraId="1FD6BE77" w14:textId="55068C1A" w:rsidR="00155A8D" w:rsidRPr="00C82913" w:rsidRDefault="00155A8D" w:rsidP="00C82913">
      <w:pPr>
        <w:spacing w:after="160" w:line="240" w:lineRule="auto"/>
        <w:rPr>
          <w:rFonts w:asciiTheme="minorHAnsi" w:hAnsiTheme="minorHAnsi" w:cstheme="minorHAnsi"/>
          <w:sz w:val="22"/>
          <w:szCs w:val="22"/>
        </w:rPr>
      </w:pPr>
      <w:r w:rsidRPr="00C82913">
        <w:rPr>
          <w:rFonts w:asciiTheme="minorHAnsi" w:hAnsiTheme="minorHAnsi" w:cstheme="minorHAnsi"/>
          <w:sz w:val="22"/>
          <w:szCs w:val="22"/>
        </w:rPr>
        <w:t>This needs to be done before metadata is specified because some metadata elements as well as the treatment of metadata (</w:t>
      </w:r>
      <w:r w:rsidR="00C82913">
        <w:rPr>
          <w:rFonts w:asciiTheme="minorHAnsi" w:hAnsiTheme="minorHAnsi" w:cstheme="minorHAnsi"/>
          <w:sz w:val="22"/>
          <w:szCs w:val="22"/>
        </w:rPr>
        <w:t>for example</w:t>
      </w:r>
      <w:r w:rsidRPr="00C82913">
        <w:rPr>
          <w:rFonts w:asciiTheme="minorHAnsi" w:hAnsiTheme="minorHAnsi" w:cstheme="minorHAnsi"/>
          <w:sz w:val="22"/>
          <w:szCs w:val="22"/>
        </w:rPr>
        <w:t xml:space="preserve"> separate vs. embedded) depend on delivery mechanisms, constraints, and protocols.</w:t>
      </w:r>
    </w:p>
    <w:p w14:paraId="1B518FE4" w14:textId="02791AC5" w:rsidR="00155A8D" w:rsidRPr="00C82913" w:rsidRDefault="00155A8D" w:rsidP="00C82913">
      <w:pPr>
        <w:spacing w:after="160" w:line="240" w:lineRule="auto"/>
        <w:rPr>
          <w:rFonts w:asciiTheme="minorHAnsi" w:hAnsiTheme="minorHAnsi" w:cstheme="minorHAnsi"/>
          <w:sz w:val="22"/>
          <w:szCs w:val="22"/>
        </w:rPr>
      </w:pPr>
      <w:r w:rsidRPr="00C82913">
        <w:rPr>
          <w:rFonts w:asciiTheme="minorHAnsi" w:hAnsiTheme="minorHAnsi" w:cstheme="minorHAnsi"/>
          <w:sz w:val="22"/>
          <w:szCs w:val="22"/>
        </w:rPr>
        <w:t>Details of packaging and transfer content can be finalized in a later stage (see section</w:t>
      </w:r>
      <w:r w:rsidR="00C82913">
        <w:rPr>
          <w:rFonts w:asciiTheme="minorHAnsi" w:hAnsiTheme="minorHAnsi" w:cstheme="minorHAnsi"/>
          <w:sz w:val="22"/>
          <w:szCs w:val="22"/>
        </w:rPr>
        <w:t xml:space="preserve"> 17</w:t>
      </w:r>
      <w:r w:rsidRPr="00C82913">
        <w:rPr>
          <w:rFonts w:asciiTheme="minorHAnsi" w:hAnsiTheme="minorHAnsi" w:cstheme="minorHAnsi"/>
          <w:sz w:val="22"/>
          <w:szCs w:val="22"/>
        </w:rPr>
        <w:t>).</w:t>
      </w:r>
    </w:p>
    <w:p w14:paraId="7C77BBE3" w14:textId="415BF51E" w:rsidR="0009292D" w:rsidRPr="00C82913" w:rsidDel="00864267" w:rsidRDefault="0009292D" w:rsidP="00C82913">
      <w:pPr>
        <w:spacing w:after="160" w:line="240" w:lineRule="auto"/>
        <w:rPr>
          <w:del w:id="606" w:author="Julia Powell" w:date="2020-01-15T16:02:00Z"/>
          <w:rFonts w:asciiTheme="minorHAnsi" w:hAnsiTheme="minorHAnsi" w:cstheme="minorHAnsi"/>
          <w:sz w:val="22"/>
          <w:szCs w:val="22"/>
        </w:rPr>
      </w:pPr>
      <w:del w:id="607" w:author="Julia Powell" w:date="2020-01-15T16:02:00Z">
        <w:r w:rsidRPr="00C82913" w:rsidDel="00864267">
          <w:rPr>
            <w:rFonts w:asciiTheme="minorHAnsi" w:hAnsiTheme="minorHAnsi" w:cstheme="minorHAnsi"/>
            <w:sz w:val="22"/>
            <w:szCs w:val="22"/>
          </w:rPr>
          <w:delText>[The issue of MRNs will be addressed either here or in another section after the concept is more mature.]</w:delText>
        </w:r>
      </w:del>
    </w:p>
    <w:p w14:paraId="024C04D1" w14:textId="6BA09469" w:rsidR="0048317B" w:rsidRPr="00FA0C91" w:rsidRDefault="0048317B" w:rsidP="00CE69A3">
      <w:pPr>
        <w:pStyle w:val="Heading1"/>
        <w:numPr>
          <w:ilvl w:val="0"/>
          <w:numId w:val="25"/>
        </w:numPr>
        <w:tabs>
          <w:tab w:val="clear" w:pos="400"/>
          <w:tab w:val="clear" w:pos="560"/>
          <w:tab w:val="left" w:pos="426"/>
        </w:tabs>
        <w:spacing w:line="240" w:lineRule="auto"/>
        <w:ind w:left="426" w:hanging="426"/>
      </w:pPr>
      <w:bookmarkStart w:id="608" w:name="_Toc3469150"/>
      <w:r>
        <w:t>Metadata</w:t>
      </w:r>
      <w:bookmarkEnd w:id="608"/>
    </w:p>
    <w:p w14:paraId="1F455310" w14:textId="7BA7876A" w:rsidR="00AD2487" w:rsidRPr="00265031" w:rsidRDefault="00AD2487" w:rsidP="00265031">
      <w:pPr>
        <w:spacing w:after="160" w:line="240" w:lineRule="auto"/>
        <w:rPr>
          <w:rFonts w:asciiTheme="minorHAnsi" w:hAnsiTheme="minorHAnsi" w:cstheme="minorHAnsi"/>
          <w:sz w:val="22"/>
          <w:szCs w:val="22"/>
        </w:rPr>
      </w:pPr>
      <w:r w:rsidRPr="00265031">
        <w:rPr>
          <w:rFonts w:asciiTheme="minorHAnsi" w:hAnsiTheme="minorHAnsi" w:cstheme="minorHAnsi"/>
          <w:sz w:val="22"/>
          <w:szCs w:val="22"/>
        </w:rPr>
        <w:t>The minimum metadata requirements are set forth in Part 4 of S-100</w:t>
      </w:r>
      <w:r w:rsidR="00863F94" w:rsidRPr="00265031">
        <w:rPr>
          <w:rFonts w:asciiTheme="minorHAnsi" w:hAnsiTheme="minorHAnsi" w:cstheme="minorHAnsi"/>
          <w:sz w:val="22"/>
          <w:szCs w:val="22"/>
        </w:rPr>
        <w:t xml:space="preserve"> (Appendix 4a-D for vector data, Parts 4b</w:t>
      </w:r>
      <w:r w:rsidR="00265031">
        <w:rPr>
          <w:rFonts w:asciiTheme="minorHAnsi" w:hAnsiTheme="minorHAnsi" w:cstheme="minorHAnsi"/>
          <w:sz w:val="22"/>
          <w:szCs w:val="22"/>
        </w:rPr>
        <w:t xml:space="preserve"> and </w:t>
      </w:r>
      <w:r w:rsidR="00863F94" w:rsidRPr="00265031">
        <w:rPr>
          <w:rFonts w:asciiTheme="minorHAnsi" w:hAnsiTheme="minorHAnsi" w:cstheme="minorHAnsi"/>
          <w:sz w:val="22"/>
          <w:szCs w:val="22"/>
        </w:rPr>
        <w:t>8 for coverage data)</w:t>
      </w:r>
      <w:r w:rsidRPr="00265031">
        <w:rPr>
          <w:rFonts w:asciiTheme="minorHAnsi" w:hAnsiTheme="minorHAnsi" w:cstheme="minorHAnsi"/>
          <w:sz w:val="22"/>
          <w:szCs w:val="22"/>
        </w:rPr>
        <w:t>. Product Specification developers should consider whether the metadata elements listed in S-100 are relevant to the data product and which of them are appropriate for its allowed packaging and delivery methods. For relevant elements, define appropriate values and restrictions if necessary for the metadata elements listed in S-100</w:t>
      </w:r>
      <w:r w:rsidR="00863F94" w:rsidRPr="00265031">
        <w:rPr>
          <w:rFonts w:asciiTheme="minorHAnsi" w:hAnsiTheme="minorHAnsi" w:cstheme="minorHAnsi"/>
          <w:sz w:val="22"/>
          <w:szCs w:val="22"/>
        </w:rPr>
        <w:t xml:space="preserve"> Appendix 4a-D or Parts 4b</w:t>
      </w:r>
      <w:r w:rsidR="00265031">
        <w:rPr>
          <w:rFonts w:asciiTheme="minorHAnsi" w:hAnsiTheme="minorHAnsi" w:cstheme="minorHAnsi"/>
          <w:sz w:val="22"/>
          <w:szCs w:val="22"/>
        </w:rPr>
        <w:t xml:space="preserve"> and </w:t>
      </w:r>
      <w:r w:rsidR="00863F94" w:rsidRPr="00265031">
        <w:rPr>
          <w:rFonts w:asciiTheme="minorHAnsi" w:hAnsiTheme="minorHAnsi" w:cstheme="minorHAnsi"/>
          <w:sz w:val="22"/>
          <w:szCs w:val="22"/>
        </w:rPr>
        <w:t xml:space="preserve">8. Developers should note that Part 4b is quite skeletal in </w:t>
      </w:r>
      <w:r w:rsidR="004E4E9D" w:rsidRPr="00265031">
        <w:rPr>
          <w:rFonts w:asciiTheme="minorHAnsi" w:hAnsiTheme="minorHAnsi" w:cstheme="minorHAnsi"/>
          <w:sz w:val="22"/>
          <w:szCs w:val="22"/>
        </w:rPr>
        <w:t>S-100</w:t>
      </w:r>
      <w:r w:rsidR="00265031">
        <w:rPr>
          <w:rFonts w:asciiTheme="minorHAnsi" w:hAnsiTheme="minorHAnsi" w:cstheme="minorHAnsi"/>
          <w:sz w:val="22"/>
          <w:szCs w:val="22"/>
        </w:rPr>
        <w:t xml:space="preserve"> </w:t>
      </w:r>
      <w:r w:rsidR="004E4E9D" w:rsidRPr="00265031">
        <w:rPr>
          <w:rFonts w:asciiTheme="minorHAnsi" w:hAnsiTheme="minorHAnsi" w:cstheme="minorHAnsi"/>
          <w:sz w:val="22"/>
          <w:szCs w:val="22"/>
        </w:rPr>
        <w:t>E</w:t>
      </w:r>
      <w:r w:rsidR="00265031">
        <w:rPr>
          <w:rFonts w:asciiTheme="minorHAnsi" w:hAnsiTheme="minorHAnsi" w:cstheme="minorHAnsi"/>
          <w:sz w:val="22"/>
          <w:szCs w:val="22"/>
        </w:rPr>
        <w:t xml:space="preserve">dition </w:t>
      </w:r>
      <w:r w:rsidR="004E4E9D" w:rsidRPr="00265031">
        <w:rPr>
          <w:rFonts w:asciiTheme="minorHAnsi" w:hAnsiTheme="minorHAnsi" w:cstheme="minorHAnsi"/>
          <w:sz w:val="22"/>
          <w:szCs w:val="22"/>
        </w:rPr>
        <w:t>4</w:t>
      </w:r>
      <w:r w:rsidR="00863F94" w:rsidRPr="00265031">
        <w:rPr>
          <w:rFonts w:asciiTheme="minorHAnsi" w:hAnsiTheme="minorHAnsi" w:cstheme="minorHAnsi"/>
          <w:sz w:val="22"/>
          <w:szCs w:val="22"/>
        </w:rPr>
        <w:t xml:space="preserve"> and the development team will need to use the underlying ISO standards and ISO metadata schemas.</w:t>
      </w:r>
    </w:p>
    <w:p w14:paraId="49173BCA" w14:textId="53BF4630" w:rsidR="00CA100B" w:rsidRPr="00FA0C91" w:rsidRDefault="00864267">
      <w:pPr>
        <w:pStyle w:val="Heading2"/>
        <w:pPrChange w:id="609" w:author="Julia Powell" w:date="2020-01-15T16:14:00Z">
          <w:pPr>
            <w:pStyle w:val="Heading2"/>
            <w:ind w:hanging="720"/>
          </w:pPr>
        </w:pPrChange>
      </w:pPr>
      <w:bookmarkStart w:id="610" w:name="_Toc3469151"/>
      <w:ins w:id="611" w:author="Julia Powell" w:date="2020-01-15T16:04:00Z">
        <w:r>
          <w:t xml:space="preserve">12.1 </w:t>
        </w:r>
      </w:ins>
      <w:r w:rsidR="00CA100B" w:rsidRPr="00FA0C91">
        <w:t>Metadata for exchange set</w:t>
      </w:r>
      <w:r w:rsidR="006E30DE" w:rsidRPr="00FA0C91">
        <w:t xml:space="preserve"> products</w:t>
      </w:r>
      <w:bookmarkEnd w:id="610"/>
    </w:p>
    <w:p w14:paraId="3A5CF8F4" w14:textId="570015E7" w:rsidR="006E30DE" w:rsidRPr="00D614BB" w:rsidRDefault="006E30DE" w:rsidP="00D614BB">
      <w:pPr>
        <w:spacing w:after="160" w:line="240" w:lineRule="auto"/>
        <w:rPr>
          <w:rFonts w:asciiTheme="minorHAnsi" w:hAnsiTheme="minorHAnsi" w:cstheme="minorHAnsi"/>
          <w:sz w:val="22"/>
          <w:szCs w:val="22"/>
        </w:rPr>
      </w:pPr>
      <w:r w:rsidRPr="00D614BB">
        <w:rPr>
          <w:rFonts w:asciiTheme="minorHAnsi" w:hAnsiTheme="minorHAnsi" w:cstheme="minorHAnsi"/>
          <w:sz w:val="22"/>
          <w:szCs w:val="22"/>
        </w:rPr>
        <w:t>This section describes metadata for products that are delivered in exchange sets.</w:t>
      </w:r>
    </w:p>
    <w:p w14:paraId="774620EB" w14:textId="39CFEA81" w:rsidR="006F1603" w:rsidRPr="00FA0C91" w:rsidRDefault="00E359E6" w:rsidP="003668CD">
      <w:pPr>
        <w:pStyle w:val="Heading3"/>
        <w:numPr>
          <w:ilvl w:val="2"/>
          <w:numId w:val="147"/>
        </w:numPr>
        <w:tabs>
          <w:tab w:val="clear" w:pos="660"/>
          <w:tab w:val="clear" w:pos="880"/>
          <w:tab w:val="left" w:pos="709"/>
        </w:tabs>
        <w:spacing w:line="240" w:lineRule="auto"/>
        <w:ind w:left="709" w:hanging="709"/>
      </w:pPr>
      <w:bookmarkStart w:id="612" w:name="_Ref523233732"/>
      <w:bookmarkStart w:id="613" w:name="_Toc3469152"/>
      <w:r w:rsidRPr="00FA0C91">
        <w:t>Generic</w:t>
      </w:r>
      <w:r w:rsidR="006F1603" w:rsidRPr="00FA0C91">
        <w:t xml:space="preserve"> metadata</w:t>
      </w:r>
      <w:bookmarkEnd w:id="612"/>
      <w:r w:rsidR="002358CD" w:rsidRPr="00FA0C91">
        <w:t xml:space="preserve"> model</w:t>
      </w:r>
      <w:bookmarkEnd w:id="613"/>
    </w:p>
    <w:p w14:paraId="7137F623" w14:textId="00BBC204" w:rsidR="00C342C6" w:rsidRPr="00552071" w:rsidRDefault="00C342C6" w:rsidP="00552071">
      <w:pPr>
        <w:spacing w:after="160" w:line="240" w:lineRule="auto"/>
        <w:rPr>
          <w:rFonts w:asciiTheme="minorHAnsi" w:hAnsiTheme="minorHAnsi" w:cstheme="minorHAnsi"/>
          <w:sz w:val="22"/>
          <w:szCs w:val="22"/>
        </w:rPr>
      </w:pPr>
      <w:r w:rsidRPr="00552071">
        <w:rPr>
          <w:rFonts w:asciiTheme="minorHAnsi" w:hAnsiTheme="minorHAnsi" w:cstheme="minorHAnsi"/>
          <w:sz w:val="22"/>
          <w:szCs w:val="22"/>
        </w:rPr>
        <w:t xml:space="preserve">S-100 provides for S-100 </w:t>
      </w:r>
      <w:r w:rsidR="000E4490" w:rsidRPr="00552071">
        <w:rPr>
          <w:rFonts w:asciiTheme="minorHAnsi" w:hAnsiTheme="minorHAnsi" w:cstheme="minorHAnsi"/>
          <w:sz w:val="22"/>
          <w:szCs w:val="22"/>
        </w:rPr>
        <w:t xml:space="preserve">discovery </w:t>
      </w:r>
      <w:r w:rsidRPr="00552071">
        <w:rPr>
          <w:rFonts w:asciiTheme="minorHAnsi" w:hAnsiTheme="minorHAnsi" w:cstheme="minorHAnsi"/>
          <w:sz w:val="22"/>
          <w:szCs w:val="22"/>
        </w:rPr>
        <w:t xml:space="preserve">metadata </w:t>
      </w:r>
      <w:r w:rsidR="00DD352F" w:rsidRPr="00552071">
        <w:rPr>
          <w:rFonts w:asciiTheme="minorHAnsi" w:hAnsiTheme="minorHAnsi" w:cstheme="minorHAnsi"/>
          <w:sz w:val="22"/>
          <w:szCs w:val="22"/>
        </w:rPr>
        <w:t xml:space="preserve">for exchange sets </w:t>
      </w:r>
      <w:r w:rsidRPr="00552071">
        <w:rPr>
          <w:rFonts w:asciiTheme="minorHAnsi" w:hAnsiTheme="minorHAnsi" w:cstheme="minorHAnsi"/>
          <w:sz w:val="22"/>
          <w:szCs w:val="22"/>
        </w:rPr>
        <w:t xml:space="preserve">to be encoded in the </w:t>
      </w:r>
      <w:r w:rsidR="00552071">
        <w:rPr>
          <w:rFonts w:asciiTheme="minorHAnsi" w:hAnsiTheme="minorHAnsi" w:cstheme="minorHAnsi"/>
          <w:sz w:val="22"/>
          <w:szCs w:val="22"/>
        </w:rPr>
        <w:t>E</w:t>
      </w:r>
      <w:r w:rsidR="00552071" w:rsidRPr="00552071">
        <w:rPr>
          <w:rFonts w:asciiTheme="minorHAnsi" w:hAnsiTheme="minorHAnsi" w:cstheme="minorHAnsi"/>
          <w:sz w:val="22"/>
          <w:szCs w:val="22"/>
        </w:rPr>
        <w:t xml:space="preserve">xchange </w:t>
      </w:r>
      <w:r w:rsidR="00552071">
        <w:rPr>
          <w:rFonts w:asciiTheme="minorHAnsi" w:hAnsiTheme="minorHAnsi" w:cstheme="minorHAnsi"/>
          <w:sz w:val="22"/>
          <w:szCs w:val="22"/>
        </w:rPr>
        <w:t>C</w:t>
      </w:r>
      <w:r w:rsidR="00552071" w:rsidRPr="00552071">
        <w:rPr>
          <w:rFonts w:asciiTheme="minorHAnsi" w:hAnsiTheme="minorHAnsi" w:cstheme="minorHAnsi"/>
          <w:sz w:val="22"/>
          <w:szCs w:val="22"/>
        </w:rPr>
        <w:t>atalogue</w:t>
      </w:r>
      <w:r w:rsidRPr="00552071">
        <w:rPr>
          <w:rFonts w:asciiTheme="minorHAnsi" w:hAnsiTheme="minorHAnsi" w:cstheme="minorHAnsi"/>
          <w:sz w:val="22"/>
          <w:szCs w:val="22"/>
        </w:rPr>
        <w:t xml:space="preserve">. </w:t>
      </w:r>
      <w:r w:rsidR="00552071">
        <w:rPr>
          <w:rFonts w:asciiTheme="minorHAnsi" w:hAnsiTheme="minorHAnsi" w:cstheme="minorHAnsi"/>
          <w:sz w:val="22"/>
          <w:szCs w:val="22"/>
        </w:rPr>
        <w:t xml:space="preserve">Figure 12-1 </w:t>
      </w:r>
      <w:r w:rsidRPr="00552071">
        <w:rPr>
          <w:rFonts w:asciiTheme="minorHAnsi" w:hAnsiTheme="minorHAnsi" w:cstheme="minorHAnsi"/>
          <w:sz w:val="22"/>
          <w:szCs w:val="22"/>
        </w:rPr>
        <w:t xml:space="preserve">depicts </w:t>
      </w:r>
      <w:del w:id="614" w:author="Julia Powell" w:date="2020-01-23T10:52:00Z">
        <w:r w:rsidRPr="00552071" w:rsidDel="00CF43A5">
          <w:rPr>
            <w:rFonts w:asciiTheme="minorHAnsi" w:hAnsiTheme="minorHAnsi" w:cstheme="minorHAnsi"/>
            <w:sz w:val="22"/>
            <w:szCs w:val="22"/>
          </w:rPr>
          <w:delText xml:space="preserve">the </w:delText>
        </w:r>
        <w:r w:rsidR="000E4490" w:rsidRPr="00552071" w:rsidDel="00CF43A5">
          <w:rPr>
            <w:rFonts w:asciiTheme="minorHAnsi" w:hAnsiTheme="minorHAnsi" w:cstheme="minorHAnsi"/>
            <w:sz w:val="22"/>
            <w:szCs w:val="22"/>
          </w:rPr>
          <w:delText>relevant classes</w:delText>
        </w:r>
      </w:del>
      <w:ins w:id="615" w:author="Julia Powell" w:date="2020-01-23T10:52:00Z">
        <w:r w:rsidR="00CF43A5">
          <w:rPr>
            <w:rFonts w:asciiTheme="minorHAnsi" w:hAnsiTheme="minorHAnsi" w:cstheme="minorHAnsi"/>
            <w:sz w:val="22"/>
            <w:szCs w:val="22"/>
          </w:rPr>
          <w:t>an example of relevant cases.  The latest approved S-100 discovery metadata model is located within the latest edition of S-100 Part 4</w:t>
        </w:r>
      </w:ins>
      <w:r w:rsidR="000E4490" w:rsidRPr="00552071">
        <w:rPr>
          <w:rFonts w:asciiTheme="minorHAnsi" w:hAnsiTheme="minorHAnsi" w:cstheme="minorHAnsi"/>
          <w:sz w:val="22"/>
          <w:szCs w:val="22"/>
        </w:rPr>
        <w:t>.</w:t>
      </w:r>
    </w:p>
    <w:p w14:paraId="1657B013" w14:textId="046E9685" w:rsidR="000E4490" w:rsidRPr="00FA0C91" w:rsidRDefault="002F7F72" w:rsidP="003E2BCB">
      <w:pPr>
        <w:keepNext/>
      </w:pPr>
      <w:r w:rsidRPr="00CE69A3">
        <w:rPr>
          <w:rFonts w:cs="Arial"/>
          <w:noProof/>
          <w:sz w:val="24"/>
          <w:szCs w:val="24"/>
          <w:lang w:val="en-US" w:eastAsia="en-US"/>
        </w:rPr>
        <w:drawing>
          <wp:inline distT="0" distB="0" distL="0" distR="0" wp14:anchorId="01B34D4B" wp14:editId="21911E39">
            <wp:extent cx="5943600" cy="5150498"/>
            <wp:effectExtent l="0" t="0" r="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50498"/>
                    </a:xfrm>
                    <a:prstGeom prst="rect">
                      <a:avLst/>
                    </a:prstGeom>
                    <a:noFill/>
                    <a:ln>
                      <a:noFill/>
                    </a:ln>
                  </pic:spPr>
                </pic:pic>
              </a:graphicData>
            </a:graphic>
          </wp:inline>
        </w:drawing>
      </w:r>
    </w:p>
    <w:p w14:paraId="0D85D457" w14:textId="394ABB61" w:rsidR="00AD2487" w:rsidRPr="00552071" w:rsidRDefault="00AD2487" w:rsidP="00552071">
      <w:pPr>
        <w:spacing w:after="160" w:line="240" w:lineRule="auto"/>
        <w:rPr>
          <w:rFonts w:asciiTheme="minorHAnsi" w:hAnsiTheme="minorHAnsi" w:cstheme="minorHAnsi"/>
          <w:sz w:val="22"/>
          <w:szCs w:val="22"/>
        </w:rPr>
      </w:pPr>
      <w:r w:rsidRPr="00552071">
        <w:rPr>
          <w:rFonts w:asciiTheme="minorHAnsi" w:hAnsiTheme="minorHAnsi" w:cstheme="minorHAnsi"/>
          <w:sz w:val="22"/>
          <w:szCs w:val="22"/>
        </w:rPr>
        <w:t xml:space="preserve">If additional metadata elements are needed </w:t>
      </w:r>
      <w:r w:rsidR="00863F94" w:rsidRPr="00552071">
        <w:rPr>
          <w:rFonts w:asciiTheme="minorHAnsi" w:hAnsiTheme="minorHAnsi" w:cstheme="minorHAnsi"/>
          <w:sz w:val="22"/>
          <w:szCs w:val="22"/>
        </w:rPr>
        <w:t xml:space="preserve">they should be documented in the </w:t>
      </w:r>
      <w:r w:rsidR="00265E43">
        <w:rPr>
          <w:rFonts w:asciiTheme="minorHAnsi" w:hAnsiTheme="minorHAnsi" w:cstheme="minorHAnsi"/>
          <w:sz w:val="22"/>
          <w:szCs w:val="22"/>
        </w:rPr>
        <w:t>P</w:t>
      </w:r>
      <w:r w:rsidR="00265E43" w:rsidRPr="00552071">
        <w:rPr>
          <w:rFonts w:asciiTheme="minorHAnsi" w:hAnsiTheme="minorHAnsi" w:cstheme="minorHAnsi"/>
          <w:sz w:val="22"/>
          <w:szCs w:val="22"/>
        </w:rPr>
        <w:t xml:space="preserve">roduct </w:t>
      </w:r>
      <w:r w:rsidR="00265E43">
        <w:rPr>
          <w:rFonts w:asciiTheme="minorHAnsi" w:hAnsiTheme="minorHAnsi" w:cstheme="minorHAnsi"/>
          <w:sz w:val="22"/>
          <w:szCs w:val="22"/>
        </w:rPr>
        <w:t>S</w:t>
      </w:r>
      <w:r w:rsidR="00265E43" w:rsidRPr="00552071">
        <w:rPr>
          <w:rFonts w:asciiTheme="minorHAnsi" w:hAnsiTheme="minorHAnsi" w:cstheme="minorHAnsi"/>
          <w:sz w:val="22"/>
          <w:szCs w:val="22"/>
        </w:rPr>
        <w:t xml:space="preserve">pecification </w:t>
      </w:r>
      <w:r w:rsidR="00863F94" w:rsidRPr="00552071">
        <w:rPr>
          <w:rFonts w:asciiTheme="minorHAnsi" w:hAnsiTheme="minorHAnsi" w:cstheme="minorHAnsi"/>
          <w:sz w:val="22"/>
          <w:szCs w:val="22"/>
        </w:rPr>
        <w:t xml:space="preserve">Metadata section and extensions to the </w:t>
      </w:r>
      <w:r w:rsidR="00E359E6" w:rsidRPr="00552071">
        <w:rPr>
          <w:rFonts w:asciiTheme="minorHAnsi" w:hAnsiTheme="minorHAnsi" w:cstheme="minorHAnsi"/>
          <w:sz w:val="22"/>
          <w:szCs w:val="22"/>
        </w:rPr>
        <w:t xml:space="preserve">generic </w:t>
      </w:r>
      <w:r w:rsidR="00863F94" w:rsidRPr="00552071">
        <w:rPr>
          <w:rFonts w:asciiTheme="minorHAnsi" w:hAnsiTheme="minorHAnsi" w:cstheme="minorHAnsi"/>
          <w:sz w:val="22"/>
          <w:szCs w:val="22"/>
        </w:rPr>
        <w:t>metadata schemas developed using the</w:t>
      </w:r>
      <w:r w:rsidR="00391C49" w:rsidRPr="00552071">
        <w:rPr>
          <w:rFonts w:asciiTheme="minorHAnsi" w:hAnsiTheme="minorHAnsi" w:cstheme="minorHAnsi"/>
          <w:sz w:val="22"/>
          <w:szCs w:val="22"/>
        </w:rPr>
        <w:t xml:space="preserve"> standard ISO extension mechanism</w:t>
      </w:r>
      <w:r w:rsidRPr="00552071">
        <w:rPr>
          <w:rFonts w:asciiTheme="minorHAnsi" w:hAnsiTheme="minorHAnsi" w:cstheme="minorHAnsi"/>
          <w:sz w:val="22"/>
          <w:szCs w:val="22"/>
        </w:rPr>
        <w:t>.</w:t>
      </w:r>
    </w:p>
    <w:p w14:paraId="19422E65" w14:textId="613627A6" w:rsidR="00B30B4F" w:rsidRPr="00552071" w:rsidRDefault="00B30B4F" w:rsidP="00552071">
      <w:pPr>
        <w:pStyle w:val="BoxedText"/>
        <w:spacing w:after="160" w:line="240" w:lineRule="auto"/>
        <w:rPr>
          <w:rFonts w:asciiTheme="minorHAnsi" w:hAnsiTheme="minorHAnsi" w:cstheme="minorHAnsi"/>
          <w:sz w:val="22"/>
          <w:szCs w:val="22"/>
          <w:lang w:val="en-GB"/>
        </w:rPr>
      </w:pPr>
      <w:r w:rsidRPr="00552071">
        <w:rPr>
          <w:rFonts w:asciiTheme="minorHAnsi" w:hAnsiTheme="minorHAnsi" w:cstheme="minorHAnsi"/>
          <w:sz w:val="22"/>
          <w:szCs w:val="22"/>
          <w:lang w:val="en-GB"/>
        </w:rPr>
        <w:t>Prior to the creation of extended metadata, a careful review of the existing metadata within ISO 19115-1 [and the S-100 generic metadata model] must be performed to confirm that suitable metadata does not already exist. If suitable metadata exist within ISO 19115-1 [or the generic S-100 metadata model], then it must be used. (S-100 Part 4a</w:t>
      </w:r>
      <w:r w:rsidR="002F7F72">
        <w:rPr>
          <w:rFonts w:asciiTheme="minorHAnsi" w:hAnsiTheme="minorHAnsi" w:cstheme="minorHAnsi"/>
          <w:sz w:val="22"/>
          <w:szCs w:val="22"/>
          <w:lang w:val="en-GB"/>
        </w:rPr>
        <w:t>,</w:t>
      </w:r>
      <w:r w:rsidRPr="00552071">
        <w:rPr>
          <w:rFonts w:asciiTheme="minorHAnsi" w:hAnsiTheme="minorHAnsi" w:cstheme="minorHAnsi"/>
          <w:sz w:val="22"/>
          <w:szCs w:val="22"/>
          <w:lang w:val="en-GB"/>
        </w:rPr>
        <w:t xml:space="preserve"> Appendix 4a-E, extended to include S-100 generic metadata.)</w:t>
      </w:r>
    </w:p>
    <w:p w14:paraId="08B78FF1" w14:textId="6CB5D583" w:rsidR="00391C49" w:rsidRPr="00552071" w:rsidRDefault="00391C49" w:rsidP="00552071">
      <w:pPr>
        <w:spacing w:after="160" w:line="240" w:lineRule="auto"/>
        <w:rPr>
          <w:rFonts w:asciiTheme="minorHAnsi" w:hAnsiTheme="minorHAnsi" w:cstheme="minorHAnsi"/>
          <w:sz w:val="22"/>
          <w:szCs w:val="22"/>
        </w:rPr>
      </w:pPr>
      <w:r w:rsidRPr="00552071">
        <w:rPr>
          <w:rFonts w:asciiTheme="minorHAnsi" w:hAnsiTheme="minorHAnsi" w:cstheme="minorHAnsi"/>
          <w:sz w:val="22"/>
          <w:szCs w:val="22"/>
        </w:rPr>
        <w:t>IHO metadata XML schemas for exchange catalogues and discovery metadata have been developed and are available at the IHO software distribution site (</w:t>
      </w:r>
      <w:hyperlink r:id="rId28" w:history="1">
        <w:r w:rsidR="00C9502E" w:rsidRPr="00552071">
          <w:rPr>
            <w:rStyle w:val="Hyperlink"/>
            <w:rFonts w:asciiTheme="minorHAnsi" w:hAnsiTheme="minorHAnsi" w:cstheme="minorHAnsi"/>
            <w:sz w:val="22"/>
            <w:szCs w:val="22"/>
          </w:rPr>
          <w:t>https://github.com/IHO-S100WG</w:t>
        </w:r>
      </w:hyperlink>
      <w:r w:rsidRPr="00552071">
        <w:rPr>
          <w:rFonts w:asciiTheme="minorHAnsi" w:hAnsiTheme="minorHAnsi" w:cstheme="minorHAnsi"/>
          <w:sz w:val="22"/>
          <w:szCs w:val="22"/>
        </w:rPr>
        <w:t>)</w:t>
      </w:r>
      <w:r w:rsidR="00C9502E" w:rsidRPr="00552071">
        <w:rPr>
          <w:rFonts w:asciiTheme="minorHAnsi" w:eastAsiaTheme="minorEastAsia" w:hAnsiTheme="minorHAnsi" w:cstheme="minorHAnsi"/>
          <w:sz w:val="22"/>
          <w:szCs w:val="22"/>
          <w:lang w:eastAsia="ko-KR"/>
        </w:rPr>
        <w:t xml:space="preserve"> and </w:t>
      </w:r>
      <w:r w:rsidR="00C15873" w:rsidRPr="00552071">
        <w:rPr>
          <w:rFonts w:asciiTheme="minorHAnsi" w:eastAsiaTheme="minorEastAsia" w:hAnsiTheme="minorHAnsi" w:cstheme="minorHAnsi"/>
          <w:sz w:val="22"/>
          <w:szCs w:val="22"/>
          <w:lang w:eastAsia="ko-KR"/>
        </w:rPr>
        <w:t xml:space="preserve">will be served through the </w:t>
      </w:r>
      <w:r w:rsidR="00C9502E" w:rsidRPr="00552071">
        <w:rPr>
          <w:rFonts w:asciiTheme="minorHAnsi" w:eastAsiaTheme="minorEastAsia" w:hAnsiTheme="minorHAnsi" w:cstheme="minorHAnsi"/>
          <w:sz w:val="22"/>
          <w:szCs w:val="22"/>
          <w:lang w:eastAsia="ko-KR"/>
        </w:rPr>
        <w:t xml:space="preserve">IHO GI </w:t>
      </w:r>
      <w:r w:rsidR="00265E43">
        <w:rPr>
          <w:rFonts w:asciiTheme="minorHAnsi" w:eastAsiaTheme="minorEastAsia" w:hAnsiTheme="minorHAnsi" w:cstheme="minorHAnsi"/>
          <w:sz w:val="22"/>
          <w:szCs w:val="22"/>
          <w:lang w:eastAsia="ko-KR"/>
        </w:rPr>
        <w:t>R</w:t>
      </w:r>
      <w:r w:rsidR="00265E43" w:rsidRPr="00552071">
        <w:rPr>
          <w:rFonts w:asciiTheme="minorHAnsi" w:eastAsiaTheme="minorEastAsia" w:hAnsiTheme="minorHAnsi" w:cstheme="minorHAnsi"/>
          <w:sz w:val="22"/>
          <w:szCs w:val="22"/>
          <w:lang w:eastAsia="ko-KR"/>
        </w:rPr>
        <w:t xml:space="preserve">egistry </w:t>
      </w:r>
      <w:r w:rsidR="00C9502E" w:rsidRPr="00552071">
        <w:rPr>
          <w:rFonts w:asciiTheme="minorHAnsi" w:eastAsiaTheme="minorEastAsia" w:hAnsiTheme="minorHAnsi" w:cstheme="minorHAnsi"/>
          <w:sz w:val="22"/>
          <w:szCs w:val="22"/>
          <w:lang w:eastAsia="ko-KR"/>
        </w:rPr>
        <w:t>(</w:t>
      </w:r>
      <w:r w:rsidR="00E4663C" w:rsidRPr="00552071">
        <w:rPr>
          <w:rStyle w:val="Hyperlink"/>
          <w:rFonts w:asciiTheme="minorHAnsi" w:eastAsiaTheme="minorEastAsia" w:hAnsiTheme="minorHAnsi" w:cstheme="minorHAnsi"/>
          <w:sz w:val="22"/>
          <w:szCs w:val="22"/>
          <w:lang w:eastAsia="ko-KR"/>
        </w:rPr>
        <w:t>http://registry.iho.int</w:t>
      </w:r>
      <w:r w:rsidR="00C9502E" w:rsidRPr="00552071">
        <w:rPr>
          <w:rFonts w:asciiTheme="minorHAnsi" w:eastAsiaTheme="minorEastAsia" w:hAnsiTheme="minorHAnsi" w:cstheme="minorHAnsi"/>
          <w:sz w:val="22"/>
          <w:szCs w:val="22"/>
          <w:lang w:eastAsia="ko-KR"/>
        </w:rPr>
        <w:t>)</w:t>
      </w:r>
      <w:r w:rsidR="00C15873" w:rsidRPr="00552071">
        <w:rPr>
          <w:rFonts w:asciiTheme="minorHAnsi" w:eastAsiaTheme="minorEastAsia" w:hAnsiTheme="minorHAnsi" w:cstheme="minorHAnsi"/>
          <w:sz w:val="22"/>
          <w:szCs w:val="22"/>
          <w:lang w:eastAsia="ko-KR"/>
        </w:rPr>
        <w:t xml:space="preserve"> </w:t>
      </w:r>
      <w:ins w:id="616" w:author="Raphael Malyankar" w:date="2020-01-21T04:03:00Z">
        <w:r w:rsidR="00AD7D40">
          <w:rPr>
            <w:rFonts w:asciiTheme="minorHAnsi" w:eastAsiaTheme="minorEastAsia" w:hAnsiTheme="minorHAnsi" w:cstheme="minorHAnsi"/>
            <w:sz w:val="22"/>
            <w:szCs w:val="22"/>
            <w:lang w:eastAsia="ko-KR"/>
          </w:rPr>
          <w:t xml:space="preserve">or another IHO site </w:t>
        </w:r>
      </w:ins>
      <w:r w:rsidR="00D760B5" w:rsidRPr="00552071">
        <w:rPr>
          <w:rFonts w:asciiTheme="minorHAnsi" w:eastAsiaTheme="minorEastAsia" w:hAnsiTheme="minorHAnsi" w:cstheme="minorHAnsi"/>
          <w:sz w:val="22"/>
          <w:szCs w:val="22"/>
          <w:lang w:eastAsia="ko-KR"/>
        </w:rPr>
        <w:t>ultimately</w:t>
      </w:r>
      <w:r w:rsidRPr="00552071">
        <w:rPr>
          <w:rFonts w:asciiTheme="minorHAnsi" w:hAnsiTheme="minorHAnsi" w:cstheme="minorHAnsi"/>
          <w:sz w:val="22"/>
          <w:szCs w:val="22"/>
        </w:rPr>
        <w:t>.</w:t>
      </w:r>
    </w:p>
    <w:p w14:paraId="14EB94C1" w14:textId="36E84375" w:rsidR="001A3A66" w:rsidRPr="00552071" w:rsidRDefault="001A3A66" w:rsidP="00552071">
      <w:pPr>
        <w:spacing w:after="160" w:line="240" w:lineRule="auto"/>
        <w:rPr>
          <w:rFonts w:asciiTheme="minorHAnsi" w:hAnsiTheme="minorHAnsi" w:cstheme="minorHAnsi"/>
          <w:sz w:val="22"/>
          <w:szCs w:val="22"/>
        </w:rPr>
      </w:pPr>
      <w:r w:rsidRPr="00552071">
        <w:rPr>
          <w:rFonts w:asciiTheme="minorHAnsi" w:hAnsiTheme="minorHAnsi" w:cstheme="minorHAnsi"/>
          <w:sz w:val="22"/>
          <w:szCs w:val="22"/>
        </w:rPr>
        <w:t xml:space="preserve">An </w:t>
      </w:r>
      <w:r w:rsidR="00265E43">
        <w:rPr>
          <w:rFonts w:asciiTheme="minorHAnsi" w:hAnsiTheme="minorHAnsi" w:cstheme="minorHAnsi"/>
          <w:sz w:val="22"/>
          <w:szCs w:val="22"/>
        </w:rPr>
        <w:t>E</w:t>
      </w:r>
      <w:r w:rsidR="00265E43" w:rsidRPr="00552071">
        <w:rPr>
          <w:rFonts w:asciiTheme="minorHAnsi" w:hAnsiTheme="minorHAnsi" w:cstheme="minorHAnsi"/>
          <w:sz w:val="22"/>
          <w:szCs w:val="22"/>
        </w:rPr>
        <w:t xml:space="preserve">xchange </w:t>
      </w:r>
      <w:r w:rsidR="00265E43">
        <w:rPr>
          <w:rFonts w:asciiTheme="minorHAnsi" w:hAnsiTheme="minorHAnsi" w:cstheme="minorHAnsi"/>
          <w:sz w:val="22"/>
          <w:szCs w:val="22"/>
        </w:rPr>
        <w:t>C</w:t>
      </w:r>
      <w:r w:rsidR="00265E43" w:rsidRPr="00552071">
        <w:rPr>
          <w:rFonts w:asciiTheme="minorHAnsi" w:hAnsiTheme="minorHAnsi" w:cstheme="minorHAnsi"/>
          <w:sz w:val="22"/>
          <w:szCs w:val="22"/>
        </w:rPr>
        <w:t xml:space="preserve">atalogue </w:t>
      </w:r>
      <w:r w:rsidR="00265E43">
        <w:rPr>
          <w:rFonts w:asciiTheme="minorHAnsi" w:hAnsiTheme="minorHAnsi" w:cstheme="minorHAnsi"/>
          <w:sz w:val="22"/>
          <w:szCs w:val="22"/>
        </w:rPr>
        <w:t>B</w:t>
      </w:r>
      <w:r w:rsidR="00265E43" w:rsidRPr="00552071">
        <w:rPr>
          <w:rFonts w:asciiTheme="minorHAnsi" w:hAnsiTheme="minorHAnsi" w:cstheme="minorHAnsi"/>
          <w:sz w:val="22"/>
          <w:szCs w:val="22"/>
        </w:rPr>
        <w:t xml:space="preserve">uilder </w:t>
      </w:r>
      <w:r w:rsidRPr="00552071">
        <w:rPr>
          <w:rFonts w:asciiTheme="minorHAnsi" w:hAnsiTheme="minorHAnsi" w:cstheme="minorHAnsi"/>
          <w:sz w:val="22"/>
          <w:szCs w:val="22"/>
        </w:rPr>
        <w:t xml:space="preserve">to be provided by IHO is under development. Exchange catalogues can also be prepared using off-the-shelf commercial and open-source XML editing and authoring tools. Generic tools for ISO metadata can be used for </w:t>
      </w:r>
      <w:r w:rsidR="00310017" w:rsidRPr="00552071">
        <w:rPr>
          <w:rFonts w:asciiTheme="minorHAnsi" w:hAnsiTheme="minorHAnsi" w:cstheme="minorHAnsi"/>
          <w:sz w:val="22"/>
          <w:szCs w:val="22"/>
        </w:rPr>
        <w:t xml:space="preserve">ISO </w:t>
      </w:r>
      <w:r w:rsidRPr="00552071">
        <w:rPr>
          <w:rFonts w:asciiTheme="minorHAnsi" w:hAnsiTheme="minorHAnsi" w:cstheme="minorHAnsi"/>
          <w:sz w:val="22"/>
          <w:szCs w:val="22"/>
        </w:rPr>
        <w:t>metadata</w:t>
      </w:r>
      <w:r w:rsidR="00310017" w:rsidRPr="00552071">
        <w:rPr>
          <w:rFonts w:asciiTheme="minorHAnsi" w:hAnsiTheme="minorHAnsi" w:cstheme="minorHAnsi"/>
          <w:sz w:val="22"/>
          <w:szCs w:val="22"/>
        </w:rPr>
        <w:t xml:space="preserve"> files for each dataset (in S</w:t>
      </w:r>
      <w:r w:rsidR="00E750D4">
        <w:rPr>
          <w:rFonts w:asciiTheme="minorHAnsi" w:hAnsiTheme="minorHAnsi" w:cstheme="minorHAnsi"/>
          <w:sz w:val="22"/>
          <w:szCs w:val="22"/>
        </w:rPr>
        <w:t>-</w:t>
      </w:r>
      <w:r w:rsidR="00310017" w:rsidRPr="00552071">
        <w:rPr>
          <w:rFonts w:asciiTheme="minorHAnsi" w:hAnsiTheme="minorHAnsi" w:cstheme="minorHAnsi"/>
          <w:sz w:val="22"/>
          <w:szCs w:val="22"/>
        </w:rPr>
        <w:t>100</w:t>
      </w:r>
      <w:r w:rsidR="00E750D4">
        <w:rPr>
          <w:rFonts w:asciiTheme="minorHAnsi" w:hAnsiTheme="minorHAnsi" w:cstheme="minorHAnsi"/>
          <w:sz w:val="22"/>
          <w:szCs w:val="22"/>
        </w:rPr>
        <w:t xml:space="preserve"> </w:t>
      </w:r>
      <w:r w:rsidR="00310017" w:rsidRPr="00552071">
        <w:rPr>
          <w:rFonts w:asciiTheme="minorHAnsi" w:hAnsiTheme="minorHAnsi" w:cstheme="minorHAnsi"/>
          <w:sz w:val="22"/>
          <w:szCs w:val="22"/>
        </w:rPr>
        <w:t>E</w:t>
      </w:r>
      <w:r w:rsidR="00E750D4">
        <w:rPr>
          <w:rFonts w:asciiTheme="minorHAnsi" w:hAnsiTheme="minorHAnsi" w:cstheme="minorHAnsi"/>
          <w:sz w:val="22"/>
          <w:szCs w:val="22"/>
        </w:rPr>
        <w:t xml:space="preserve">dition </w:t>
      </w:r>
      <w:r w:rsidR="00310017" w:rsidRPr="00552071">
        <w:rPr>
          <w:rFonts w:asciiTheme="minorHAnsi" w:hAnsiTheme="minorHAnsi" w:cstheme="minorHAnsi"/>
          <w:sz w:val="22"/>
          <w:szCs w:val="22"/>
        </w:rPr>
        <w:t>4 and S</w:t>
      </w:r>
      <w:r w:rsidR="00E750D4">
        <w:rPr>
          <w:rFonts w:asciiTheme="minorHAnsi" w:hAnsiTheme="minorHAnsi" w:cstheme="minorHAnsi"/>
          <w:sz w:val="22"/>
          <w:szCs w:val="22"/>
        </w:rPr>
        <w:t>-</w:t>
      </w:r>
      <w:r w:rsidR="00310017" w:rsidRPr="00552071">
        <w:rPr>
          <w:rFonts w:asciiTheme="minorHAnsi" w:hAnsiTheme="minorHAnsi" w:cstheme="minorHAnsi"/>
          <w:sz w:val="22"/>
          <w:szCs w:val="22"/>
        </w:rPr>
        <w:t>100</w:t>
      </w:r>
      <w:r w:rsidR="00E750D4">
        <w:rPr>
          <w:rFonts w:asciiTheme="minorHAnsi" w:hAnsiTheme="minorHAnsi" w:cstheme="minorHAnsi"/>
          <w:sz w:val="22"/>
          <w:szCs w:val="22"/>
        </w:rPr>
        <w:t xml:space="preserve"> </w:t>
      </w:r>
      <w:r w:rsidR="00310017" w:rsidRPr="00552071">
        <w:rPr>
          <w:rFonts w:asciiTheme="minorHAnsi" w:hAnsiTheme="minorHAnsi" w:cstheme="minorHAnsi"/>
          <w:sz w:val="22"/>
          <w:szCs w:val="22"/>
        </w:rPr>
        <w:t>E</w:t>
      </w:r>
      <w:r w:rsidR="00E750D4">
        <w:rPr>
          <w:rFonts w:asciiTheme="minorHAnsi" w:hAnsiTheme="minorHAnsi" w:cstheme="minorHAnsi"/>
          <w:sz w:val="22"/>
          <w:szCs w:val="22"/>
        </w:rPr>
        <w:t xml:space="preserve">dition </w:t>
      </w:r>
      <w:r w:rsidR="00310017" w:rsidRPr="00552071">
        <w:rPr>
          <w:rFonts w:asciiTheme="minorHAnsi" w:hAnsiTheme="minorHAnsi" w:cstheme="minorHAnsi"/>
          <w:sz w:val="22"/>
          <w:szCs w:val="22"/>
        </w:rPr>
        <w:t xml:space="preserve">3, the ISO metadata files are separate from, and referenced by, the </w:t>
      </w:r>
      <w:r w:rsidR="00E750D4">
        <w:rPr>
          <w:rFonts w:asciiTheme="minorHAnsi" w:hAnsiTheme="minorHAnsi" w:cstheme="minorHAnsi"/>
          <w:sz w:val="22"/>
          <w:szCs w:val="22"/>
        </w:rPr>
        <w:t>E</w:t>
      </w:r>
      <w:r w:rsidR="00E750D4" w:rsidRPr="00552071">
        <w:rPr>
          <w:rFonts w:asciiTheme="minorHAnsi" w:hAnsiTheme="minorHAnsi" w:cstheme="minorHAnsi"/>
          <w:sz w:val="22"/>
          <w:szCs w:val="22"/>
        </w:rPr>
        <w:t xml:space="preserve">xchange </w:t>
      </w:r>
      <w:r w:rsidR="00E750D4">
        <w:rPr>
          <w:rFonts w:asciiTheme="minorHAnsi" w:hAnsiTheme="minorHAnsi" w:cstheme="minorHAnsi"/>
          <w:sz w:val="22"/>
          <w:szCs w:val="22"/>
        </w:rPr>
        <w:t>C</w:t>
      </w:r>
      <w:r w:rsidR="00E750D4" w:rsidRPr="00552071">
        <w:rPr>
          <w:rFonts w:asciiTheme="minorHAnsi" w:hAnsiTheme="minorHAnsi" w:cstheme="minorHAnsi"/>
          <w:sz w:val="22"/>
          <w:szCs w:val="22"/>
        </w:rPr>
        <w:t xml:space="preserve">atalogue </w:t>
      </w:r>
      <w:r w:rsidR="00310017" w:rsidRPr="00552071">
        <w:rPr>
          <w:rFonts w:asciiTheme="minorHAnsi" w:hAnsiTheme="minorHAnsi" w:cstheme="minorHAnsi"/>
          <w:sz w:val="22"/>
          <w:szCs w:val="22"/>
        </w:rPr>
        <w:t>XML files).</w:t>
      </w:r>
    </w:p>
    <w:p w14:paraId="53E13D17" w14:textId="2A203868" w:rsidR="00B80B7C" w:rsidRPr="00FA0C91" w:rsidRDefault="0075692D" w:rsidP="003668CD">
      <w:pPr>
        <w:pStyle w:val="Heading3"/>
        <w:numPr>
          <w:ilvl w:val="2"/>
          <w:numId w:val="147"/>
        </w:numPr>
        <w:tabs>
          <w:tab w:val="clear" w:pos="660"/>
          <w:tab w:val="clear" w:pos="880"/>
          <w:tab w:val="left" w:pos="709"/>
        </w:tabs>
        <w:spacing w:line="240" w:lineRule="auto"/>
        <w:ind w:left="709" w:hanging="709"/>
      </w:pPr>
      <w:bookmarkStart w:id="617" w:name="_Toc3469153"/>
      <w:r w:rsidRPr="00FA0C91">
        <w:t xml:space="preserve">Use of the IHO S-100 </w:t>
      </w:r>
      <w:r w:rsidR="00E359E6" w:rsidRPr="00FA0C91">
        <w:t xml:space="preserve">generic </w:t>
      </w:r>
      <w:r w:rsidRPr="00FA0C91">
        <w:t>metadata model and schemas</w:t>
      </w:r>
      <w:r w:rsidR="006E30DE" w:rsidRPr="00FA0C91">
        <w:t xml:space="preserve"> in exchange catalogues</w:t>
      </w:r>
      <w:bookmarkEnd w:id="617"/>
    </w:p>
    <w:p w14:paraId="6E05A8A1" w14:textId="39E199D4" w:rsidR="00A247E2" w:rsidRPr="0026367F" w:rsidRDefault="00CF609A"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If the generic S-100 </w:t>
      </w:r>
      <w:r w:rsidR="0026367F">
        <w:rPr>
          <w:rFonts w:asciiTheme="minorHAnsi" w:hAnsiTheme="minorHAnsi" w:cstheme="minorHAnsi"/>
          <w:sz w:val="22"/>
          <w:szCs w:val="22"/>
        </w:rPr>
        <w:t>E</w:t>
      </w:r>
      <w:r w:rsidR="0026367F" w:rsidRPr="0026367F">
        <w:rPr>
          <w:rFonts w:asciiTheme="minorHAnsi" w:hAnsiTheme="minorHAnsi" w:cstheme="minorHAnsi"/>
          <w:sz w:val="22"/>
          <w:szCs w:val="22"/>
        </w:rPr>
        <w:t xml:space="preserve">xchange </w:t>
      </w:r>
      <w:r w:rsidR="0026367F">
        <w:rPr>
          <w:rFonts w:asciiTheme="minorHAnsi" w:hAnsiTheme="minorHAnsi" w:cstheme="minorHAnsi"/>
          <w:sz w:val="22"/>
          <w:szCs w:val="22"/>
        </w:rPr>
        <w:t>C</w:t>
      </w:r>
      <w:r w:rsidR="0026367F" w:rsidRPr="0026367F">
        <w:rPr>
          <w:rFonts w:asciiTheme="minorHAnsi" w:hAnsiTheme="minorHAnsi" w:cstheme="minorHAnsi"/>
          <w:sz w:val="22"/>
          <w:szCs w:val="22"/>
        </w:rPr>
        <w:t xml:space="preserve">atalogue </w:t>
      </w:r>
      <w:r w:rsidRPr="0026367F">
        <w:rPr>
          <w:rFonts w:asciiTheme="minorHAnsi" w:hAnsiTheme="minorHAnsi" w:cstheme="minorHAnsi"/>
          <w:sz w:val="22"/>
          <w:szCs w:val="22"/>
        </w:rPr>
        <w:t xml:space="preserve">format </w:t>
      </w:r>
      <w:r w:rsidR="00246E26" w:rsidRPr="0026367F">
        <w:rPr>
          <w:rFonts w:asciiTheme="minorHAnsi" w:hAnsiTheme="minorHAnsi" w:cstheme="minorHAnsi"/>
          <w:sz w:val="22"/>
          <w:szCs w:val="22"/>
        </w:rPr>
        <w:t xml:space="preserve">and XML schemas </w:t>
      </w:r>
      <w:r w:rsidRPr="0026367F">
        <w:rPr>
          <w:rFonts w:asciiTheme="minorHAnsi" w:hAnsiTheme="minorHAnsi" w:cstheme="minorHAnsi"/>
          <w:sz w:val="22"/>
          <w:szCs w:val="22"/>
        </w:rPr>
        <w:t>can</w:t>
      </w:r>
      <w:ins w:id="618" w:author="Julia Powell" w:date="2020-01-15T16:07:00Z">
        <w:r w:rsidR="00803377">
          <w:rPr>
            <w:rFonts w:asciiTheme="minorHAnsi" w:hAnsiTheme="minorHAnsi" w:cstheme="minorHAnsi"/>
            <w:sz w:val="22"/>
            <w:szCs w:val="22"/>
          </w:rPr>
          <w:t>not</w:t>
        </w:r>
      </w:ins>
      <w:ins w:id="619" w:author="Raphael Malyankar" w:date="2020-01-21T04:03:00Z">
        <w:r w:rsidR="009C1B5F">
          <w:rPr>
            <w:rFonts w:asciiTheme="minorHAnsi" w:hAnsiTheme="minorHAnsi" w:cstheme="minorHAnsi"/>
            <w:sz w:val="22"/>
            <w:szCs w:val="22"/>
          </w:rPr>
          <w:t xml:space="preserve"> </w:t>
        </w:r>
      </w:ins>
      <w:del w:id="620" w:author="Julia Powell" w:date="2020-01-15T16:07:00Z">
        <w:r w:rsidRPr="0026367F" w:rsidDel="00803377">
          <w:rPr>
            <w:rFonts w:asciiTheme="minorHAnsi" w:hAnsiTheme="minorHAnsi" w:cstheme="minorHAnsi"/>
            <w:sz w:val="22"/>
            <w:szCs w:val="22"/>
          </w:rPr>
          <w:delText xml:space="preserve"> </w:delText>
        </w:r>
      </w:del>
      <w:r w:rsidRPr="0026367F">
        <w:rPr>
          <w:rFonts w:asciiTheme="minorHAnsi" w:hAnsiTheme="minorHAnsi" w:cstheme="minorHAnsi"/>
          <w:sz w:val="22"/>
          <w:szCs w:val="22"/>
        </w:rPr>
        <w:t>be used</w:t>
      </w:r>
      <w:r w:rsidR="00D90F68" w:rsidRPr="0026367F">
        <w:rPr>
          <w:rFonts w:asciiTheme="minorHAnsi" w:hAnsiTheme="minorHAnsi" w:cstheme="minorHAnsi"/>
          <w:sz w:val="22"/>
          <w:szCs w:val="22"/>
        </w:rPr>
        <w:t xml:space="preserve"> as is</w:t>
      </w:r>
      <w:r w:rsidR="00246E26" w:rsidRPr="0026367F">
        <w:rPr>
          <w:rFonts w:asciiTheme="minorHAnsi" w:hAnsiTheme="minorHAnsi" w:cstheme="minorHAnsi"/>
          <w:sz w:val="22"/>
          <w:szCs w:val="22"/>
        </w:rPr>
        <w:t>,</w:t>
      </w:r>
      <w:r w:rsidRPr="0026367F">
        <w:rPr>
          <w:rFonts w:asciiTheme="minorHAnsi" w:hAnsiTheme="minorHAnsi" w:cstheme="minorHAnsi"/>
          <w:sz w:val="22"/>
          <w:szCs w:val="22"/>
        </w:rPr>
        <w:t xml:space="preserve"> either with or without restrictions</w:t>
      </w:r>
      <w:r w:rsidR="00246E26" w:rsidRPr="0026367F">
        <w:rPr>
          <w:rFonts w:asciiTheme="minorHAnsi" w:hAnsiTheme="minorHAnsi" w:cstheme="minorHAnsi"/>
          <w:sz w:val="22"/>
          <w:szCs w:val="22"/>
        </w:rPr>
        <w:t>,</w:t>
      </w:r>
      <w:r w:rsidRPr="0026367F">
        <w:rPr>
          <w:rFonts w:asciiTheme="minorHAnsi" w:hAnsiTheme="minorHAnsi" w:cstheme="minorHAnsi"/>
          <w:sz w:val="22"/>
          <w:szCs w:val="22"/>
        </w:rPr>
        <w:t xml:space="preserve"> </w:t>
      </w:r>
      <w:del w:id="621" w:author="Julia Powell" w:date="2020-01-15T16:07:00Z">
        <w:r w:rsidR="00246E26" w:rsidRPr="0026367F" w:rsidDel="00803377">
          <w:rPr>
            <w:rFonts w:asciiTheme="minorHAnsi" w:hAnsiTheme="minorHAnsi" w:cstheme="minorHAnsi"/>
            <w:sz w:val="22"/>
            <w:szCs w:val="22"/>
          </w:rPr>
          <w:delText>they</w:delText>
        </w:r>
        <w:r w:rsidRPr="0026367F" w:rsidDel="00803377">
          <w:rPr>
            <w:rFonts w:asciiTheme="minorHAnsi" w:hAnsiTheme="minorHAnsi" w:cstheme="minorHAnsi"/>
            <w:sz w:val="22"/>
            <w:szCs w:val="22"/>
          </w:rPr>
          <w:delText xml:space="preserve"> must be used.</w:delText>
        </w:r>
        <w:r w:rsidR="00D90F68" w:rsidRPr="0026367F" w:rsidDel="00803377">
          <w:rPr>
            <w:rFonts w:asciiTheme="minorHAnsi" w:hAnsiTheme="minorHAnsi" w:cstheme="minorHAnsi"/>
            <w:sz w:val="22"/>
            <w:szCs w:val="22"/>
          </w:rPr>
          <w:delText xml:space="preserve"> Otherwise, </w:delText>
        </w:r>
      </w:del>
      <w:ins w:id="622" w:author="Julia Powell" w:date="2020-01-15T16:07:00Z">
        <w:r w:rsidR="00803377">
          <w:rPr>
            <w:rFonts w:asciiTheme="minorHAnsi" w:hAnsiTheme="minorHAnsi" w:cstheme="minorHAnsi"/>
            <w:sz w:val="22"/>
            <w:szCs w:val="22"/>
          </w:rPr>
          <w:t xml:space="preserve">then </w:t>
        </w:r>
      </w:ins>
      <w:r w:rsidR="00C62E69">
        <w:rPr>
          <w:rFonts w:asciiTheme="minorHAnsi" w:hAnsiTheme="minorHAnsi" w:cstheme="minorHAnsi"/>
          <w:sz w:val="22"/>
          <w:szCs w:val="22"/>
        </w:rPr>
        <w:t>P</w:t>
      </w:r>
      <w:r w:rsidR="00A20CF5" w:rsidRPr="0026367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A20CF5" w:rsidRPr="0026367F">
        <w:rPr>
          <w:rFonts w:asciiTheme="minorHAnsi" w:hAnsiTheme="minorHAnsi" w:cstheme="minorHAnsi"/>
          <w:sz w:val="22"/>
          <w:szCs w:val="22"/>
        </w:rPr>
        <w:t xml:space="preserve">pecifications must derive their metadata models from the </w:t>
      </w:r>
      <w:r w:rsidR="00E359E6" w:rsidRPr="0026367F">
        <w:rPr>
          <w:rFonts w:asciiTheme="minorHAnsi" w:hAnsiTheme="minorHAnsi" w:cstheme="minorHAnsi"/>
          <w:sz w:val="22"/>
          <w:szCs w:val="22"/>
        </w:rPr>
        <w:t>generic</w:t>
      </w:r>
      <w:r w:rsidR="00A20CF5" w:rsidRPr="0026367F">
        <w:rPr>
          <w:rFonts w:asciiTheme="minorHAnsi" w:hAnsiTheme="minorHAnsi" w:cstheme="minorHAnsi"/>
          <w:sz w:val="22"/>
          <w:szCs w:val="22"/>
        </w:rPr>
        <w:t xml:space="preserve"> model in S-100 Part 4a (supplemented with Part 4b, for gridded data)</w:t>
      </w:r>
      <w:ins w:id="623" w:author="Julia Powell" w:date="2020-01-15T16:08:00Z">
        <w:r w:rsidR="00803377">
          <w:rPr>
            <w:rFonts w:asciiTheme="minorHAnsi" w:hAnsiTheme="minorHAnsi" w:cstheme="minorHAnsi"/>
            <w:sz w:val="22"/>
            <w:szCs w:val="22"/>
          </w:rPr>
          <w:t>.</w:t>
        </w:r>
      </w:ins>
      <w:del w:id="624" w:author="Julia Powell" w:date="2020-01-15T16:06:00Z">
        <w:r w:rsidR="00A247E2" w:rsidRPr="0026367F" w:rsidDel="00803377">
          <w:rPr>
            <w:rFonts w:asciiTheme="minorHAnsi" w:hAnsiTheme="minorHAnsi" w:cstheme="minorHAnsi"/>
            <w:sz w:val="22"/>
            <w:szCs w:val="22"/>
          </w:rPr>
          <w:delText xml:space="preserve"> and depicted in </w:delText>
        </w:r>
        <w:r w:rsidR="0026367F" w:rsidDel="00803377">
          <w:rPr>
            <w:rFonts w:asciiTheme="minorHAnsi" w:hAnsiTheme="minorHAnsi" w:cstheme="minorHAnsi"/>
            <w:sz w:val="22"/>
            <w:szCs w:val="22"/>
          </w:rPr>
          <w:delText>clause 12.1.1</w:delText>
        </w:r>
        <w:r w:rsidR="00A247E2" w:rsidRPr="0026367F" w:rsidDel="00803377">
          <w:rPr>
            <w:rFonts w:asciiTheme="minorHAnsi" w:hAnsiTheme="minorHAnsi" w:cstheme="minorHAnsi"/>
            <w:sz w:val="22"/>
            <w:szCs w:val="22"/>
          </w:rPr>
          <w:delText xml:space="preserve"> of this document</w:delText>
        </w:r>
        <w:r w:rsidR="00A20CF5" w:rsidRPr="0026367F" w:rsidDel="00803377">
          <w:rPr>
            <w:rFonts w:asciiTheme="minorHAnsi" w:hAnsiTheme="minorHAnsi" w:cstheme="minorHAnsi"/>
            <w:sz w:val="22"/>
            <w:szCs w:val="22"/>
          </w:rPr>
          <w:delText>.</w:delText>
        </w:r>
      </w:del>
      <w:r w:rsidR="0054334B" w:rsidRPr="0026367F">
        <w:rPr>
          <w:rFonts w:asciiTheme="minorHAnsi" w:hAnsiTheme="minorHAnsi" w:cstheme="minorHAnsi"/>
          <w:sz w:val="22"/>
          <w:szCs w:val="22"/>
        </w:rPr>
        <w:t xml:space="preserve"> </w:t>
      </w:r>
      <w:r w:rsidR="00205339" w:rsidRPr="0026367F">
        <w:rPr>
          <w:rFonts w:asciiTheme="minorHAnsi" w:hAnsiTheme="minorHAnsi" w:cstheme="minorHAnsi"/>
          <w:sz w:val="22"/>
          <w:szCs w:val="22"/>
        </w:rPr>
        <w:t xml:space="preserve">Derivations may be restrictions, extensions, or a combination of both. </w:t>
      </w:r>
      <w:r w:rsidR="0054334B" w:rsidRPr="0026367F">
        <w:rPr>
          <w:rFonts w:asciiTheme="minorHAnsi" w:hAnsiTheme="minorHAnsi" w:cstheme="minorHAnsi"/>
          <w:sz w:val="22"/>
          <w:szCs w:val="22"/>
        </w:rPr>
        <w:t xml:space="preserve">Derivations must conform to the rules in S-100 </w:t>
      </w:r>
      <w:r w:rsidR="00205339" w:rsidRPr="0026367F">
        <w:rPr>
          <w:rFonts w:asciiTheme="minorHAnsi" w:hAnsiTheme="minorHAnsi" w:cstheme="minorHAnsi"/>
          <w:sz w:val="22"/>
          <w:szCs w:val="22"/>
        </w:rPr>
        <w:t>Part 4a</w:t>
      </w:r>
      <w:r w:rsidR="0026367F">
        <w:rPr>
          <w:rFonts w:asciiTheme="minorHAnsi" w:hAnsiTheme="minorHAnsi" w:cstheme="minorHAnsi"/>
          <w:sz w:val="22"/>
          <w:szCs w:val="22"/>
        </w:rPr>
        <w:t>,</w:t>
      </w:r>
      <w:r w:rsidR="00205339" w:rsidRPr="0026367F">
        <w:rPr>
          <w:rFonts w:asciiTheme="minorHAnsi" w:hAnsiTheme="minorHAnsi" w:cstheme="minorHAnsi"/>
          <w:sz w:val="22"/>
          <w:szCs w:val="22"/>
        </w:rPr>
        <w:t xml:space="preserve"> Appendix 4a-E. Custom UML diagrams </w:t>
      </w:r>
      <w:r w:rsidR="00743975" w:rsidRPr="0026367F">
        <w:rPr>
          <w:rFonts w:asciiTheme="minorHAnsi" w:hAnsiTheme="minorHAnsi" w:cstheme="minorHAnsi"/>
          <w:sz w:val="22"/>
          <w:szCs w:val="22"/>
        </w:rPr>
        <w:t>similar to Figure 4a-D-4</w:t>
      </w:r>
      <w:ins w:id="625" w:author="Julia Powell" w:date="2020-01-15T16:08:00Z">
        <w:r w:rsidR="00803377">
          <w:rPr>
            <w:rFonts w:asciiTheme="minorHAnsi" w:hAnsiTheme="minorHAnsi" w:cstheme="minorHAnsi"/>
            <w:sz w:val="22"/>
            <w:szCs w:val="22"/>
          </w:rPr>
          <w:t xml:space="preserve"> in S-100</w:t>
        </w:r>
      </w:ins>
      <w:r w:rsidR="00743975" w:rsidRPr="0026367F">
        <w:rPr>
          <w:rFonts w:asciiTheme="minorHAnsi" w:hAnsiTheme="minorHAnsi" w:cstheme="minorHAnsi"/>
          <w:sz w:val="22"/>
          <w:szCs w:val="22"/>
        </w:rPr>
        <w:t xml:space="preserve"> </w:t>
      </w:r>
      <w:r w:rsidR="00205339" w:rsidRPr="0026367F">
        <w:rPr>
          <w:rFonts w:asciiTheme="minorHAnsi" w:hAnsiTheme="minorHAnsi" w:cstheme="minorHAnsi"/>
          <w:sz w:val="22"/>
          <w:szCs w:val="22"/>
        </w:rPr>
        <w:t xml:space="preserve">are required for </w:t>
      </w:r>
      <w:r w:rsidR="00C62E69">
        <w:rPr>
          <w:rFonts w:asciiTheme="minorHAnsi" w:hAnsiTheme="minorHAnsi" w:cstheme="minorHAnsi"/>
          <w:sz w:val="22"/>
          <w:szCs w:val="22"/>
        </w:rPr>
        <w:t>P</w:t>
      </w:r>
      <w:r w:rsidR="00205339" w:rsidRPr="0026367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205339" w:rsidRPr="0026367F">
        <w:rPr>
          <w:rFonts w:asciiTheme="minorHAnsi" w:hAnsiTheme="minorHAnsi" w:cstheme="minorHAnsi"/>
          <w:sz w:val="22"/>
          <w:szCs w:val="22"/>
        </w:rPr>
        <w:t>pecifications that add classes or attributes</w:t>
      </w:r>
      <w:r w:rsidR="00743975" w:rsidRPr="0026367F">
        <w:rPr>
          <w:rFonts w:asciiTheme="minorHAnsi" w:hAnsiTheme="minorHAnsi" w:cstheme="minorHAnsi"/>
          <w:sz w:val="22"/>
          <w:szCs w:val="22"/>
        </w:rPr>
        <w:t>,</w:t>
      </w:r>
      <w:r w:rsidR="00205339" w:rsidRPr="0026367F">
        <w:rPr>
          <w:rFonts w:asciiTheme="minorHAnsi" w:hAnsiTheme="minorHAnsi" w:cstheme="minorHAnsi"/>
          <w:sz w:val="22"/>
          <w:szCs w:val="22"/>
        </w:rPr>
        <w:t xml:space="preserve"> and recommended i</w:t>
      </w:r>
      <w:r w:rsidR="00743975" w:rsidRPr="0026367F">
        <w:rPr>
          <w:rFonts w:asciiTheme="minorHAnsi" w:hAnsiTheme="minorHAnsi" w:cstheme="minorHAnsi"/>
          <w:sz w:val="22"/>
          <w:szCs w:val="22"/>
        </w:rPr>
        <w:t xml:space="preserve">f </w:t>
      </w:r>
      <w:r w:rsidR="00C62E69">
        <w:rPr>
          <w:rFonts w:asciiTheme="minorHAnsi" w:hAnsiTheme="minorHAnsi" w:cstheme="minorHAnsi"/>
          <w:sz w:val="22"/>
          <w:szCs w:val="22"/>
        </w:rPr>
        <w:t>P</w:t>
      </w:r>
      <w:r w:rsidR="00743975" w:rsidRPr="0026367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743975" w:rsidRPr="0026367F">
        <w:rPr>
          <w:rFonts w:asciiTheme="minorHAnsi" w:hAnsiTheme="minorHAnsi" w:cstheme="minorHAnsi"/>
          <w:sz w:val="22"/>
          <w:szCs w:val="22"/>
        </w:rPr>
        <w:t xml:space="preserve">pecifications omit optional classes/attributes or restrict allowed values </w:t>
      </w:r>
      <w:r w:rsidR="003C7D21" w:rsidRPr="0026367F">
        <w:rPr>
          <w:rFonts w:asciiTheme="minorHAnsi" w:hAnsiTheme="minorHAnsi" w:cstheme="minorHAnsi"/>
          <w:sz w:val="22"/>
          <w:szCs w:val="22"/>
        </w:rPr>
        <w:t>in</w:t>
      </w:r>
      <w:r w:rsidR="00743975" w:rsidRPr="0026367F">
        <w:rPr>
          <w:rFonts w:asciiTheme="minorHAnsi" w:hAnsiTheme="minorHAnsi" w:cstheme="minorHAnsi"/>
          <w:sz w:val="22"/>
          <w:szCs w:val="22"/>
        </w:rPr>
        <w:t xml:space="preserve"> enumerations</w:t>
      </w:r>
      <w:r w:rsidR="00205339" w:rsidRPr="0026367F">
        <w:rPr>
          <w:rFonts w:asciiTheme="minorHAnsi" w:hAnsiTheme="minorHAnsi" w:cstheme="minorHAnsi"/>
          <w:sz w:val="22"/>
          <w:szCs w:val="22"/>
        </w:rPr>
        <w:t>.</w:t>
      </w:r>
    </w:p>
    <w:p w14:paraId="56400B05" w14:textId="38E4DBFE" w:rsidR="00DD0B64" w:rsidRPr="0026367F" w:rsidRDefault="00DD0B64"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S-100 Part 4a specifies which of the S-100 metadata classes and attributes are mandatory and which are optional. Product </w:t>
      </w:r>
      <w:r w:rsidR="00C62E69">
        <w:rPr>
          <w:rFonts w:asciiTheme="minorHAnsi" w:hAnsiTheme="minorHAnsi" w:cstheme="minorHAnsi"/>
          <w:sz w:val="22"/>
          <w:szCs w:val="22"/>
        </w:rPr>
        <w:t>S</w:t>
      </w:r>
      <w:r w:rsidRPr="0026367F">
        <w:rPr>
          <w:rFonts w:asciiTheme="minorHAnsi" w:hAnsiTheme="minorHAnsi" w:cstheme="minorHAnsi"/>
          <w:sz w:val="22"/>
          <w:szCs w:val="22"/>
        </w:rPr>
        <w:t>pecifications may omit optional S-100 metadata classes or attributes as appropriate.</w:t>
      </w:r>
      <w:r w:rsidR="00C968DC" w:rsidRPr="0026367F">
        <w:rPr>
          <w:rFonts w:asciiTheme="minorHAnsi" w:hAnsiTheme="minorHAnsi" w:cstheme="minorHAnsi"/>
          <w:sz w:val="22"/>
          <w:szCs w:val="22"/>
        </w:rPr>
        <w:t xml:space="preserve"> </w:t>
      </w:r>
    </w:p>
    <w:p w14:paraId="71F3A218" w14:textId="77777777" w:rsidR="00DD0B64" w:rsidRPr="0026367F" w:rsidRDefault="00DD0B64"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Restrictions on S-100 classes and attributes must be expressed as constraints. Restrictions include making an optional attribute mandatory or using a subset of attribute values. Restrictions do not require new metadata classes either. </w:t>
      </w:r>
    </w:p>
    <w:p w14:paraId="16C9885A" w14:textId="77777777" w:rsidR="00DD0B64" w:rsidRPr="0026367F" w:rsidRDefault="00DD0B64"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The model can be extended with product-specific classes derived from the classes in the generic model. Derived classes can define additional attributes.</w:t>
      </w:r>
    </w:p>
    <w:p w14:paraId="172F9686" w14:textId="77777777" w:rsidR="00FE3C51" w:rsidRPr="0026367F" w:rsidRDefault="00FE3C51" w:rsidP="0026367F">
      <w:pPr>
        <w:spacing w:after="60" w:line="240" w:lineRule="auto"/>
        <w:rPr>
          <w:rFonts w:asciiTheme="minorHAnsi" w:hAnsiTheme="minorHAnsi" w:cstheme="minorHAnsi"/>
          <w:sz w:val="22"/>
          <w:szCs w:val="22"/>
        </w:rPr>
      </w:pPr>
      <w:r w:rsidRPr="0026367F">
        <w:rPr>
          <w:rFonts w:asciiTheme="minorHAnsi" w:hAnsiTheme="minorHAnsi" w:cstheme="minorHAnsi"/>
          <w:sz w:val="22"/>
          <w:szCs w:val="22"/>
        </w:rPr>
        <w:t>In order to implement a product-specific metadata model, the S-100 XML schemas that encode generic S-100 metadata can be supplemented with:</w:t>
      </w:r>
    </w:p>
    <w:p w14:paraId="17AE4303" w14:textId="7A01FF6B" w:rsidR="00FE3C51" w:rsidRPr="0026367F" w:rsidRDefault="00FE3C51" w:rsidP="0026367F">
      <w:pPr>
        <w:pStyle w:val="ListParagraph"/>
        <w:numPr>
          <w:ilvl w:val="0"/>
          <w:numId w:val="125"/>
        </w:numPr>
        <w:spacing w:before="0" w:after="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Executable constraint checks to </w:t>
      </w:r>
      <w:r w:rsidR="006949B2" w:rsidRPr="0026367F">
        <w:rPr>
          <w:rFonts w:asciiTheme="minorHAnsi" w:hAnsiTheme="minorHAnsi" w:cstheme="minorHAnsi"/>
          <w:sz w:val="22"/>
          <w:szCs w:val="22"/>
        </w:rPr>
        <w:t>apply product-specific</w:t>
      </w:r>
      <w:r w:rsidRPr="0026367F">
        <w:rPr>
          <w:rFonts w:asciiTheme="minorHAnsi" w:hAnsiTheme="minorHAnsi" w:cstheme="minorHAnsi"/>
          <w:sz w:val="22"/>
          <w:szCs w:val="22"/>
        </w:rPr>
        <w:t xml:space="preserve"> restrictions, </w:t>
      </w:r>
      <w:r w:rsidR="006949B2" w:rsidRPr="0026367F">
        <w:rPr>
          <w:rFonts w:asciiTheme="minorHAnsi" w:hAnsiTheme="minorHAnsi" w:cstheme="minorHAnsi"/>
          <w:sz w:val="22"/>
          <w:szCs w:val="22"/>
        </w:rPr>
        <w:t>in Schematron</w:t>
      </w:r>
      <w:r w:rsidR="006949B2" w:rsidRPr="00136197">
        <w:rPr>
          <w:rStyle w:val="FootnoteReference"/>
          <w:rFonts w:asciiTheme="minorHAnsi" w:hAnsiTheme="minorHAnsi" w:cstheme="minorHAnsi"/>
          <w:noProof w:val="0"/>
          <w:szCs w:val="16"/>
          <w:lang w:val="en-GB"/>
        </w:rPr>
        <w:footnoteReference w:id="1"/>
      </w:r>
      <w:r w:rsidR="006949B2" w:rsidRPr="0026367F">
        <w:rPr>
          <w:rFonts w:asciiTheme="minorHAnsi" w:hAnsiTheme="minorHAnsi" w:cstheme="minorHAnsi"/>
          <w:sz w:val="22"/>
          <w:szCs w:val="22"/>
        </w:rPr>
        <w:t xml:space="preserve"> or another language</w:t>
      </w:r>
      <w:r w:rsidRPr="0026367F">
        <w:rPr>
          <w:rFonts w:asciiTheme="minorHAnsi" w:hAnsiTheme="minorHAnsi" w:cstheme="minorHAnsi"/>
          <w:sz w:val="22"/>
          <w:szCs w:val="22"/>
        </w:rPr>
        <w:t>.</w:t>
      </w:r>
    </w:p>
    <w:p w14:paraId="134D83A3" w14:textId="77777777" w:rsidR="00FE3C51" w:rsidRPr="0026367F" w:rsidRDefault="00FE3C51" w:rsidP="0026367F">
      <w:pPr>
        <w:pStyle w:val="ListParagraph"/>
        <w:numPr>
          <w:ilvl w:val="0"/>
          <w:numId w:val="125"/>
        </w:numPr>
        <w:spacing w:before="0" w:after="160" w:line="240" w:lineRule="auto"/>
        <w:rPr>
          <w:rFonts w:asciiTheme="minorHAnsi" w:hAnsiTheme="minorHAnsi" w:cstheme="minorHAnsi"/>
          <w:sz w:val="22"/>
          <w:szCs w:val="22"/>
        </w:rPr>
      </w:pPr>
      <w:r w:rsidRPr="0026367F">
        <w:rPr>
          <w:rFonts w:asciiTheme="minorHAnsi" w:hAnsiTheme="minorHAnsi" w:cstheme="minorHAnsi"/>
          <w:sz w:val="22"/>
          <w:szCs w:val="22"/>
        </w:rPr>
        <w:t>Product-specific schemas that import the generic XML schemas and extend the generic XML types, to capture extensions.</w:t>
      </w:r>
    </w:p>
    <w:p w14:paraId="17B05E55" w14:textId="65C84242" w:rsidR="00866098" w:rsidRPr="0026367F" w:rsidRDefault="00866098" w:rsidP="0026367F">
      <w:pPr>
        <w:spacing w:after="160" w:line="240" w:lineRule="auto"/>
        <w:rPr>
          <w:rFonts w:asciiTheme="minorHAnsi" w:hAnsiTheme="minorHAnsi" w:cstheme="minorHAnsi"/>
          <w:sz w:val="22"/>
          <w:szCs w:val="22"/>
        </w:rPr>
      </w:pPr>
      <w:r w:rsidRPr="0026367F">
        <w:rPr>
          <w:rFonts w:asciiTheme="minorHAnsi" w:hAnsiTheme="minorHAnsi" w:cstheme="minorHAnsi"/>
          <w:sz w:val="22"/>
          <w:szCs w:val="22"/>
        </w:rPr>
        <w:t xml:space="preserve">This method means no change to the generic </w:t>
      </w:r>
      <w:r w:rsidR="002608AF">
        <w:rPr>
          <w:rFonts w:asciiTheme="minorHAnsi" w:hAnsiTheme="minorHAnsi" w:cstheme="minorHAnsi"/>
          <w:sz w:val="22"/>
          <w:szCs w:val="22"/>
        </w:rPr>
        <w:t>E</w:t>
      </w:r>
      <w:r w:rsidR="002608AF" w:rsidRPr="0026367F">
        <w:rPr>
          <w:rFonts w:asciiTheme="minorHAnsi" w:hAnsiTheme="minorHAnsi" w:cstheme="minorHAnsi"/>
          <w:sz w:val="22"/>
          <w:szCs w:val="22"/>
        </w:rPr>
        <w:t xml:space="preserve">xchange </w:t>
      </w:r>
      <w:r w:rsidR="002608AF">
        <w:rPr>
          <w:rFonts w:asciiTheme="minorHAnsi" w:hAnsiTheme="minorHAnsi" w:cstheme="minorHAnsi"/>
          <w:sz w:val="22"/>
          <w:szCs w:val="22"/>
        </w:rPr>
        <w:t>C</w:t>
      </w:r>
      <w:r w:rsidR="002608AF" w:rsidRPr="0026367F">
        <w:rPr>
          <w:rFonts w:asciiTheme="minorHAnsi" w:hAnsiTheme="minorHAnsi" w:cstheme="minorHAnsi"/>
          <w:sz w:val="22"/>
          <w:szCs w:val="22"/>
        </w:rPr>
        <w:t xml:space="preserve">atalogue </w:t>
      </w:r>
      <w:r w:rsidRPr="0026367F">
        <w:rPr>
          <w:rFonts w:asciiTheme="minorHAnsi" w:hAnsiTheme="minorHAnsi" w:cstheme="minorHAnsi"/>
          <w:sz w:val="22"/>
          <w:szCs w:val="22"/>
        </w:rPr>
        <w:t xml:space="preserve">XML schema or XSD files is needed. Instead </w:t>
      </w:r>
      <w:r w:rsidR="00BF4153" w:rsidRPr="0026367F">
        <w:rPr>
          <w:rFonts w:asciiTheme="minorHAnsi" w:hAnsiTheme="minorHAnsi" w:cstheme="minorHAnsi"/>
          <w:sz w:val="22"/>
          <w:szCs w:val="22"/>
        </w:rPr>
        <w:t xml:space="preserve">product-specific customization can be implemented by adding </w:t>
      </w:r>
      <w:r w:rsidRPr="0026367F">
        <w:rPr>
          <w:rFonts w:asciiTheme="minorHAnsi" w:hAnsiTheme="minorHAnsi" w:cstheme="minorHAnsi"/>
          <w:sz w:val="22"/>
          <w:szCs w:val="22"/>
        </w:rPr>
        <w:t>supplementary files</w:t>
      </w:r>
      <w:r w:rsidR="00BF4153" w:rsidRPr="0026367F">
        <w:rPr>
          <w:rFonts w:asciiTheme="minorHAnsi" w:hAnsiTheme="minorHAnsi" w:cstheme="minorHAnsi"/>
          <w:sz w:val="22"/>
          <w:szCs w:val="22"/>
        </w:rPr>
        <w:t xml:space="preserve"> to the S-100 generic implementation</w:t>
      </w:r>
      <w:r w:rsidRPr="0026367F">
        <w:rPr>
          <w:rFonts w:asciiTheme="minorHAnsi" w:hAnsiTheme="minorHAnsi" w:cstheme="minorHAnsi"/>
          <w:sz w:val="22"/>
          <w:szCs w:val="22"/>
        </w:rPr>
        <w:t>.</w:t>
      </w:r>
      <w:r w:rsidR="006E30DE" w:rsidRPr="0026367F">
        <w:rPr>
          <w:rFonts w:asciiTheme="minorHAnsi" w:hAnsiTheme="minorHAnsi" w:cstheme="minorHAnsi"/>
          <w:sz w:val="22"/>
          <w:szCs w:val="22"/>
        </w:rPr>
        <w:t xml:space="preserve"> </w:t>
      </w:r>
    </w:p>
    <w:p w14:paraId="2A1CFD55" w14:textId="2B5F56F9" w:rsidR="00A20CF5" w:rsidRPr="0026367F" w:rsidRDefault="006D154F" w:rsidP="0026367F">
      <w:pPr>
        <w:spacing w:after="160" w:line="240" w:lineRule="auto"/>
        <w:rPr>
          <w:rFonts w:asciiTheme="minorHAnsi" w:hAnsiTheme="minorHAnsi" w:cstheme="minorHAnsi"/>
          <w:sz w:val="22"/>
          <w:szCs w:val="22"/>
        </w:rPr>
      </w:pPr>
      <w:r>
        <w:rPr>
          <w:rFonts w:asciiTheme="minorHAnsi" w:hAnsiTheme="minorHAnsi" w:cstheme="minorHAnsi"/>
          <w:sz w:val="22"/>
          <w:szCs w:val="22"/>
        </w:rPr>
        <w:t xml:space="preserve">Table 12-1 </w:t>
      </w:r>
      <w:r w:rsidR="007254FE" w:rsidRPr="0026367F">
        <w:rPr>
          <w:rFonts w:asciiTheme="minorHAnsi" w:hAnsiTheme="minorHAnsi" w:cstheme="minorHAnsi"/>
          <w:sz w:val="22"/>
          <w:szCs w:val="22"/>
        </w:rPr>
        <w:t xml:space="preserve">describes how </w:t>
      </w:r>
      <w:r w:rsidR="00C62E69">
        <w:rPr>
          <w:rFonts w:asciiTheme="minorHAnsi" w:hAnsiTheme="minorHAnsi" w:cstheme="minorHAnsi"/>
          <w:sz w:val="22"/>
          <w:szCs w:val="22"/>
        </w:rPr>
        <w:t>P</w:t>
      </w:r>
      <w:r w:rsidR="007254FE" w:rsidRPr="0026367F">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7254FE" w:rsidRPr="0026367F">
        <w:rPr>
          <w:rFonts w:asciiTheme="minorHAnsi" w:hAnsiTheme="minorHAnsi" w:cstheme="minorHAnsi"/>
          <w:sz w:val="22"/>
          <w:szCs w:val="22"/>
        </w:rPr>
        <w:t xml:space="preserve">pecifications can </w:t>
      </w:r>
      <w:r w:rsidR="00866098" w:rsidRPr="0026367F">
        <w:rPr>
          <w:rFonts w:asciiTheme="minorHAnsi" w:hAnsiTheme="minorHAnsi" w:cstheme="minorHAnsi"/>
          <w:sz w:val="22"/>
          <w:szCs w:val="22"/>
        </w:rPr>
        <w:t>describe</w:t>
      </w:r>
      <w:r w:rsidR="007254FE" w:rsidRPr="0026367F">
        <w:rPr>
          <w:rFonts w:asciiTheme="minorHAnsi" w:hAnsiTheme="minorHAnsi" w:cstheme="minorHAnsi"/>
          <w:sz w:val="22"/>
          <w:szCs w:val="22"/>
        </w:rPr>
        <w:t xml:space="preserve"> their metadata models.</w:t>
      </w:r>
      <w:r w:rsidR="009643C4" w:rsidRPr="0026367F">
        <w:rPr>
          <w:rFonts w:asciiTheme="minorHAnsi" w:hAnsiTheme="minorHAnsi" w:cstheme="minorHAnsi"/>
          <w:sz w:val="22"/>
          <w:szCs w:val="22"/>
        </w:rPr>
        <w:t xml:space="preserve"> The actions are </w:t>
      </w:r>
      <w:r w:rsidR="002E50A6" w:rsidRPr="0026367F">
        <w:rPr>
          <w:rFonts w:asciiTheme="minorHAnsi" w:hAnsiTheme="minorHAnsi" w:cstheme="minorHAnsi"/>
          <w:sz w:val="22"/>
          <w:szCs w:val="22"/>
        </w:rPr>
        <w:t>elaborations of the allowed extensions listed in S-100 Part 4a</w:t>
      </w:r>
      <w:r>
        <w:rPr>
          <w:rFonts w:asciiTheme="minorHAnsi" w:hAnsiTheme="minorHAnsi" w:cstheme="minorHAnsi"/>
          <w:sz w:val="22"/>
          <w:szCs w:val="22"/>
        </w:rPr>
        <w:t>,</w:t>
      </w:r>
      <w:r w:rsidR="002E50A6" w:rsidRPr="0026367F">
        <w:rPr>
          <w:rFonts w:asciiTheme="minorHAnsi" w:hAnsiTheme="minorHAnsi" w:cstheme="minorHAnsi"/>
          <w:sz w:val="22"/>
          <w:szCs w:val="22"/>
        </w:rPr>
        <w:t xml:space="preserve"> Appendix 4a-E. The UML diagram would be based on S-100 Figure 4a-D-4.</w:t>
      </w:r>
    </w:p>
    <w:p w14:paraId="7E4E5C12" w14:textId="343B4796" w:rsidR="00170FE3" w:rsidRPr="0026367F" w:rsidRDefault="00170FE3" w:rsidP="0026367F">
      <w:pPr>
        <w:pStyle w:val="BoxedText"/>
        <w:spacing w:after="60" w:line="240" w:lineRule="auto"/>
        <w:ind w:left="181" w:right="181"/>
        <w:rPr>
          <w:rFonts w:asciiTheme="minorHAnsi" w:hAnsiTheme="minorHAnsi" w:cstheme="minorHAnsi"/>
          <w:sz w:val="22"/>
          <w:szCs w:val="22"/>
          <w:lang w:val="en-GB"/>
        </w:rPr>
      </w:pPr>
      <w:r w:rsidRPr="0026367F">
        <w:rPr>
          <w:rFonts w:asciiTheme="minorHAnsi" w:hAnsiTheme="minorHAnsi" w:cstheme="minorHAnsi"/>
          <w:sz w:val="22"/>
          <w:szCs w:val="22"/>
          <w:lang w:val="en-GB"/>
        </w:rPr>
        <w:t>Product specifications must define their metadata models by either reusing the S-100 generic metadata model or extending the generic model in conformance with the rules in S-100</w:t>
      </w:r>
      <w:r w:rsidR="006D154F">
        <w:rPr>
          <w:rFonts w:asciiTheme="minorHAnsi" w:hAnsiTheme="minorHAnsi" w:cstheme="minorHAnsi"/>
          <w:sz w:val="22"/>
          <w:szCs w:val="22"/>
          <w:lang w:val="en-GB"/>
        </w:rPr>
        <w:t>,</w:t>
      </w:r>
      <w:r w:rsidRPr="0026367F">
        <w:rPr>
          <w:rFonts w:asciiTheme="minorHAnsi" w:hAnsiTheme="minorHAnsi" w:cstheme="minorHAnsi"/>
          <w:sz w:val="22"/>
          <w:szCs w:val="22"/>
          <w:lang w:val="en-GB"/>
        </w:rPr>
        <w:t xml:space="preserve"> Appendix 4a-E.</w:t>
      </w:r>
    </w:p>
    <w:p w14:paraId="17FEC5C6" w14:textId="77777777" w:rsidR="00391168" w:rsidRPr="0026367F" w:rsidRDefault="00170FE3" w:rsidP="0026367F">
      <w:pPr>
        <w:pStyle w:val="BoxedText"/>
        <w:spacing w:after="60" w:line="240" w:lineRule="auto"/>
        <w:ind w:left="181" w:right="181"/>
        <w:rPr>
          <w:rFonts w:asciiTheme="minorHAnsi" w:hAnsiTheme="minorHAnsi" w:cstheme="minorHAnsi"/>
          <w:sz w:val="22"/>
          <w:szCs w:val="22"/>
          <w:lang w:val="en-GB"/>
        </w:rPr>
      </w:pPr>
      <w:r w:rsidRPr="0026367F">
        <w:rPr>
          <w:rFonts w:asciiTheme="minorHAnsi" w:hAnsiTheme="minorHAnsi" w:cstheme="minorHAnsi"/>
          <w:sz w:val="22"/>
          <w:szCs w:val="22"/>
          <w:lang w:val="en-GB"/>
        </w:rPr>
        <w:t>ISO 19115-1 and S-100 Part 4a-E state: Prior to the creation of extended metadata, a careful review of the existing metadata within ISO 19115-1 must be performed to confirm that suitable metadata does not already exist. If suitable metadata exist within ISO 19115-1, then it must be used.</w:t>
      </w:r>
    </w:p>
    <w:p w14:paraId="0CF500B7" w14:textId="70C03003" w:rsidR="00D20BDE" w:rsidRPr="0026367F" w:rsidRDefault="00170FE3" w:rsidP="0026367F">
      <w:pPr>
        <w:pStyle w:val="BoxedText"/>
        <w:spacing w:after="60" w:line="240" w:lineRule="auto"/>
        <w:ind w:left="181" w:right="181"/>
        <w:rPr>
          <w:rFonts w:asciiTheme="minorHAnsi" w:hAnsiTheme="minorHAnsi" w:cstheme="minorHAnsi"/>
          <w:sz w:val="22"/>
          <w:szCs w:val="22"/>
          <w:lang w:val="en-GB"/>
        </w:rPr>
      </w:pPr>
      <w:r w:rsidRPr="0026367F">
        <w:rPr>
          <w:rFonts w:asciiTheme="minorHAnsi" w:hAnsiTheme="minorHAnsi" w:cstheme="minorHAnsi"/>
          <w:sz w:val="22"/>
          <w:szCs w:val="22"/>
          <w:lang w:val="en-GB"/>
        </w:rPr>
        <w:t>Unnecessary specializations of the generic S-100 metadata classes should therefore be avoided.</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2293"/>
        <w:gridCol w:w="2542"/>
        <w:gridCol w:w="2297"/>
        <w:gridCol w:w="2298"/>
      </w:tblGrid>
      <w:tr w:rsidR="003A4FC2" w:rsidRPr="00FA0C91" w14:paraId="019504B5" w14:textId="77777777" w:rsidTr="003E2BCB">
        <w:trPr>
          <w:tblHeader/>
        </w:trPr>
        <w:tc>
          <w:tcPr>
            <w:tcW w:w="2337" w:type="dxa"/>
          </w:tcPr>
          <w:p w14:paraId="63774FE1" w14:textId="77777777" w:rsidR="003A4FC2" w:rsidRPr="00FA0C91" w:rsidRDefault="003A4FC2" w:rsidP="009D4ED4">
            <w:pPr>
              <w:spacing w:after="0"/>
              <w:rPr>
                <w:b/>
                <w:sz w:val="18"/>
                <w:szCs w:val="18"/>
              </w:rPr>
            </w:pPr>
            <w:r w:rsidRPr="00FA0C91">
              <w:rPr>
                <w:b/>
                <w:sz w:val="18"/>
                <w:szCs w:val="18"/>
              </w:rPr>
              <w:t>Action</w:t>
            </w:r>
          </w:p>
        </w:tc>
        <w:tc>
          <w:tcPr>
            <w:tcW w:w="2337" w:type="dxa"/>
          </w:tcPr>
          <w:p w14:paraId="734068EA" w14:textId="77777777" w:rsidR="003A4FC2" w:rsidRPr="00FA0C91" w:rsidRDefault="003A4FC2" w:rsidP="009D4ED4">
            <w:pPr>
              <w:spacing w:after="0"/>
              <w:rPr>
                <w:b/>
                <w:sz w:val="18"/>
                <w:szCs w:val="18"/>
              </w:rPr>
            </w:pPr>
            <w:r w:rsidRPr="00FA0C91">
              <w:rPr>
                <w:b/>
                <w:sz w:val="18"/>
                <w:szCs w:val="18"/>
              </w:rPr>
              <w:t>UML diagram</w:t>
            </w:r>
          </w:p>
        </w:tc>
        <w:tc>
          <w:tcPr>
            <w:tcW w:w="2338" w:type="dxa"/>
          </w:tcPr>
          <w:p w14:paraId="0905D4B8" w14:textId="77777777" w:rsidR="003A4FC2" w:rsidRPr="00FA0C91" w:rsidRDefault="003A4FC2" w:rsidP="009D4ED4">
            <w:pPr>
              <w:spacing w:after="0"/>
              <w:rPr>
                <w:b/>
                <w:sz w:val="18"/>
                <w:szCs w:val="18"/>
              </w:rPr>
            </w:pPr>
            <w:r w:rsidRPr="00FA0C91">
              <w:rPr>
                <w:b/>
                <w:sz w:val="18"/>
                <w:szCs w:val="18"/>
              </w:rPr>
              <w:t>Documentation table</w:t>
            </w:r>
          </w:p>
        </w:tc>
        <w:tc>
          <w:tcPr>
            <w:tcW w:w="2338" w:type="dxa"/>
          </w:tcPr>
          <w:p w14:paraId="3FBE4620" w14:textId="77777777" w:rsidR="003A4FC2" w:rsidRPr="00FA0C91" w:rsidRDefault="003A4FC2" w:rsidP="009D4ED4">
            <w:pPr>
              <w:spacing w:after="0"/>
              <w:rPr>
                <w:b/>
                <w:sz w:val="18"/>
                <w:szCs w:val="18"/>
              </w:rPr>
            </w:pPr>
            <w:r w:rsidRPr="00FA0C91">
              <w:rPr>
                <w:b/>
                <w:sz w:val="18"/>
                <w:szCs w:val="18"/>
              </w:rPr>
              <w:t>XML implementation</w:t>
            </w:r>
          </w:p>
        </w:tc>
      </w:tr>
      <w:tr w:rsidR="003A4FC2" w:rsidRPr="00FA0C91" w14:paraId="71F02ADF" w14:textId="77777777" w:rsidTr="009D4ED4">
        <w:tc>
          <w:tcPr>
            <w:tcW w:w="2337" w:type="dxa"/>
          </w:tcPr>
          <w:p w14:paraId="4CE24761" w14:textId="77777777" w:rsidR="003A4FC2" w:rsidRPr="00FA0C91" w:rsidRDefault="003A4FC2" w:rsidP="009D4ED4">
            <w:pPr>
              <w:spacing w:after="0"/>
              <w:jc w:val="left"/>
              <w:rPr>
                <w:sz w:val="18"/>
                <w:szCs w:val="18"/>
              </w:rPr>
            </w:pPr>
            <w:r w:rsidRPr="00FA0C91">
              <w:rPr>
                <w:sz w:val="18"/>
                <w:szCs w:val="18"/>
              </w:rPr>
              <w:t>Omit an optional class or attribute</w:t>
            </w:r>
          </w:p>
        </w:tc>
        <w:tc>
          <w:tcPr>
            <w:tcW w:w="2337" w:type="dxa"/>
          </w:tcPr>
          <w:p w14:paraId="1FD933DA" w14:textId="1A1E863A" w:rsidR="003A4FC2" w:rsidRPr="00FA0C91" w:rsidRDefault="003A4FC2" w:rsidP="009D4ED4">
            <w:pPr>
              <w:spacing w:after="0"/>
              <w:jc w:val="left"/>
              <w:rPr>
                <w:sz w:val="18"/>
                <w:szCs w:val="18"/>
              </w:rPr>
            </w:pPr>
            <w:r w:rsidRPr="00FA0C91">
              <w:rPr>
                <w:sz w:val="18"/>
                <w:szCs w:val="18"/>
              </w:rPr>
              <w:t>Suppress its display using diagramming tool functionality.</w:t>
            </w:r>
          </w:p>
        </w:tc>
        <w:tc>
          <w:tcPr>
            <w:tcW w:w="2338" w:type="dxa"/>
          </w:tcPr>
          <w:p w14:paraId="6AA6E871" w14:textId="1E343EE9" w:rsidR="003A4FC2" w:rsidRPr="00FA0C91" w:rsidRDefault="003A4FC2" w:rsidP="009D4ED4">
            <w:pPr>
              <w:spacing w:after="0"/>
              <w:jc w:val="left"/>
              <w:rPr>
                <w:sz w:val="18"/>
                <w:szCs w:val="18"/>
              </w:rPr>
            </w:pPr>
            <w:r w:rsidRPr="00FA0C91">
              <w:rPr>
                <w:sz w:val="18"/>
                <w:szCs w:val="18"/>
              </w:rPr>
              <w:t>Omit the corresponding table or row.</w:t>
            </w:r>
          </w:p>
        </w:tc>
        <w:tc>
          <w:tcPr>
            <w:tcW w:w="2338" w:type="dxa"/>
          </w:tcPr>
          <w:p w14:paraId="20302460" w14:textId="66CAC072" w:rsidR="003A4FC2" w:rsidRPr="00FA0C91" w:rsidRDefault="003F4E83" w:rsidP="009D4ED4">
            <w:pPr>
              <w:spacing w:after="0"/>
              <w:jc w:val="left"/>
              <w:rPr>
                <w:sz w:val="18"/>
                <w:szCs w:val="18"/>
              </w:rPr>
            </w:pPr>
            <w:r w:rsidRPr="00FA0C91">
              <w:rPr>
                <w:sz w:val="18"/>
                <w:szCs w:val="18"/>
              </w:rPr>
              <w:t>Rule</w:t>
            </w:r>
            <w:r w:rsidR="007254FE" w:rsidRPr="00FA0C91">
              <w:rPr>
                <w:sz w:val="18"/>
                <w:szCs w:val="18"/>
              </w:rPr>
              <w:t xml:space="preserve"> </w:t>
            </w:r>
            <w:r w:rsidR="003A4FC2" w:rsidRPr="00FA0C91">
              <w:rPr>
                <w:sz w:val="18"/>
                <w:szCs w:val="18"/>
              </w:rPr>
              <w:t xml:space="preserve">to check that the XML element </w:t>
            </w:r>
            <w:r w:rsidR="003A4FC2" w:rsidRPr="00FA0C91">
              <w:rPr>
                <w:sz w:val="18"/>
                <w:szCs w:val="18"/>
                <w:u w:val="single"/>
              </w:rPr>
              <w:t>is not</w:t>
            </w:r>
            <w:r w:rsidR="003A4FC2" w:rsidRPr="00FA0C91">
              <w:rPr>
                <w:sz w:val="18"/>
                <w:szCs w:val="18"/>
              </w:rPr>
              <w:t xml:space="preserve"> present.</w:t>
            </w:r>
          </w:p>
        </w:tc>
      </w:tr>
      <w:tr w:rsidR="003A4FC2" w:rsidRPr="00FA0C91" w14:paraId="591166DF" w14:textId="77777777" w:rsidTr="009D4ED4">
        <w:tc>
          <w:tcPr>
            <w:tcW w:w="2337" w:type="dxa"/>
          </w:tcPr>
          <w:p w14:paraId="25A9AF77" w14:textId="77777777" w:rsidR="003A4FC2" w:rsidRPr="00FA0C91" w:rsidRDefault="003A4FC2" w:rsidP="009D4ED4">
            <w:pPr>
              <w:spacing w:after="0"/>
              <w:jc w:val="left"/>
              <w:rPr>
                <w:sz w:val="18"/>
                <w:szCs w:val="18"/>
              </w:rPr>
            </w:pPr>
            <w:r w:rsidRPr="00FA0C91">
              <w:rPr>
                <w:sz w:val="18"/>
                <w:szCs w:val="18"/>
              </w:rPr>
              <w:t>Make an optional class or attribute mandatory</w:t>
            </w:r>
          </w:p>
        </w:tc>
        <w:tc>
          <w:tcPr>
            <w:tcW w:w="2337" w:type="dxa"/>
          </w:tcPr>
          <w:p w14:paraId="79BD24D8" w14:textId="44C61F26" w:rsidR="003A4FC2" w:rsidRPr="00FA0C91" w:rsidRDefault="003A4FC2" w:rsidP="009D4ED4">
            <w:pPr>
              <w:spacing w:after="0"/>
              <w:jc w:val="left"/>
              <w:rPr>
                <w:sz w:val="18"/>
                <w:szCs w:val="18"/>
              </w:rPr>
            </w:pPr>
            <w:r w:rsidRPr="00FA0C91">
              <w:rPr>
                <w:sz w:val="18"/>
                <w:szCs w:val="18"/>
              </w:rPr>
              <w:t>No change. The multiplicity will still be 0.. but a diagram note may be added stating that it is mandatory in this product.</w:t>
            </w:r>
          </w:p>
        </w:tc>
        <w:tc>
          <w:tcPr>
            <w:tcW w:w="2338" w:type="dxa"/>
          </w:tcPr>
          <w:p w14:paraId="683B70A5" w14:textId="6C8C9349" w:rsidR="003A4FC2" w:rsidRPr="00FA0C91" w:rsidRDefault="003A4FC2" w:rsidP="009D4ED4">
            <w:pPr>
              <w:spacing w:after="0"/>
              <w:jc w:val="left"/>
              <w:rPr>
                <w:sz w:val="18"/>
                <w:szCs w:val="18"/>
              </w:rPr>
            </w:pPr>
            <w:r w:rsidRPr="00FA0C91">
              <w:rPr>
                <w:sz w:val="18"/>
                <w:szCs w:val="18"/>
              </w:rPr>
              <w:t>Multiplicity column should have the mandatory multiplicity and the Remark column a remark stating it is mandatory in this product.</w:t>
            </w:r>
          </w:p>
        </w:tc>
        <w:tc>
          <w:tcPr>
            <w:tcW w:w="2338" w:type="dxa"/>
          </w:tcPr>
          <w:p w14:paraId="4B5D65A6" w14:textId="6AA749DF" w:rsidR="003A4FC2" w:rsidRPr="00FA0C91" w:rsidRDefault="003F4E83" w:rsidP="009D4ED4">
            <w:pPr>
              <w:spacing w:after="0"/>
              <w:jc w:val="left"/>
              <w:rPr>
                <w:sz w:val="18"/>
                <w:szCs w:val="18"/>
              </w:rPr>
            </w:pPr>
            <w:r w:rsidRPr="00FA0C91">
              <w:rPr>
                <w:sz w:val="18"/>
                <w:szCs w:val="18"/>
              </w:rPr>
              <w:t>Rule</w:t>
            </w:r>
            <w:r w:rsidR="003A4FC2" w:rsidRPr="00FA0C91">
              <w:rPr>
                <w:sz w:val="18"/>
                <w:szCs w:val="18"/>
              </w:rPr>
              <w:t xml:space="preserve"> to check that the XML element </w:t>
            </w:r>
            <w:r w:rsidR="003A4FC2" w:rsidRPr="00FA0C91">
              <w:rPr>
                <w:sz w:val="18"/>
                <w:szCs w:val="18"/>
                <w:u w:val="single"/>
              </w:rPr>
              <w:t>is</w:t>
            </w:r>
            <w:r w:rsidR="003A4FC2" w:rsidRPr="00FA0C91">
              <w:rPr>
                <w:sz w:val="18"/>
                <w:szCs w:val="18"/>
              </w:rPr>
              <w:t xml:space="preserve"> present.</w:t>
            </w:r>
          </w:p>
        </w:tc>
      </w:tr>
      <w:tr w:rsidR="003C76B2" w:rsidRPr="00FA0C91" w14:paraId="368C6CBE" w14:textId="77777777" w:rsidTr="009D4ED4">
        <w:tc>
          <w:tcPr>
            <w:tcW w:w="2337" w:type="dxa"/>
          </w:tcPr>
          <w:p w14:paraId="0BA4637D" w14:textId="77777777" w:rsidR="003C76B2" w:rsidRPr="00FA0C91" w:rsidRDefault="003C76B2" w:rsidP="009D4ED4">
            <w:pPr>
              <w:spacing w:after="0"/>
              <w:jc w:val="left"/>
              <w:rPr>
                <w:sz w:val="18"/>
                <w:szCs w:val="18"/>
              </w:rPr>
            </w:pPr>
            <w:r w:rsidRPr="00FA0C91">
              <w:rPr>
                <w:sz w:val="18"/>
                <w:szCs w:val="18"/>
              </w:rPr>
              <w:t>Restrict multiplicity</w:t>
            </w:r>
          </w:p>
        </w:tc>
        <w:tc>
          <w:tcPr>
            <w:tcW w:w="7013" w:type="dxa"/>
            <w:gridSpan w:val="3"/>
          </w:tcPr>
          <w:p w14:paraId="7E772AD4" w14:textId="64A547FB" w:rsidR="003C76B2" w:rsidRPr="00FA0C91" w:rsidRDefault="009B4661" w:rsidP="009D4ED4">
            <w:pPr>
              <w:spacing w:after="0"/>
              <w:jc w:val="left"/>
              <w:rPr>
                <w:sz w:val="18"/>
                <w:szCs w:val="18"/>
              </w:rPr>
            </w:pPr>
            <w:r w:rsidRPr="00FA0C91">
              <w:rPr>
                <w:sz w:val="18"/>
                <w:szCs w:val="18"/>
              </w:rPr>
              <w:t>As for</w:t>
            </w:r>
            <w:r w:rsidR="003C76B2" w:rsidRPr="00FA0C91">
              <w:rPr>
                <w:sz w:val="18"/>
                <w:szCs w:val="18"/>
              </w:rPr>
              <w:t xml:space="preserve"> the previous row, with appropriate modifications.</w:t>
            </w:r>
          </w:p>
          <w:p w14:paraId="4EF8B6DF" w14:textId="6E493CA2" w:rsidR="003C76B2" w:rsidRPr="00FA0C91" w:rsidRDefault="003C76B2" w:rsidP="009D4ED4">
            <w:pPr>
              <w:spacing w:after="0"/>
              <w:jc w:val="left"/>
              <w:rPr>
                <w:sz w:val="18"/>
                <w:szCs w:val="18"/>
              </w:rPr>
            </w:pPr>
            <w:r w:rsidRPr="00FA0C91">
              <w:rPr>
                <w:sz w:val="18"/>
                <w:szCs w:val="18"/>
              </w:rPr>
              <w:t xml:space="preserve">This is the general case of </w:t>
            </w:r>
            <w:r w:rsidR="00D41A30" w:rsidRPr="00FA0C91">
              <w:rPr>
                <w:sz w:val="18"/>
                <w:szCs w:val="18"/>
              </w:rPr>
              <w:t>making an optional attribute mandatory</w:t>
            </w:r>
            <w:r w:rsidRPr="00FA0C91">
              <w:rPr>
                <w:sz w:val="18"/>
                <w:szCs w:val="18"/>
              </w:rPr>
              <w:t>.</w:t>
            </w:r>
          </w:p>
        </w:tc>
      </w:tr>
      <w:tr w:rsidR="003C76B2" w:rsidRPr="00FA0C91" w14:paraId="54D2108D" w14:textId="77777777" w:rsidTr="009D4ED4">
        <w:tc>
          <w:tcPr>
            <w:tcW w:w="2337" w:type="dxa"/>
          </w:tcPr>
          <w:p w14:paraId="443485CC" w14:textId="77777777" w:rsidR="003C76B2" w:rsidRPr="00FA0C91" w:rsidRDefault="003C76B2" w:rsidP="009D4ED4">
            <w:pPr>
              <w:spacing w:after="0"/>
              <w:jc w:val="left"/>
              <w:rPr>
                <w:sz w:val="18"/>
                <w:szCs w:val="18"/>
              </w:rPr>
            </w:pPr>
            <w:r w:rsidRPr="00FA0C91">
              <w:rPr>
                <w:sz w:val="18"/>
                <w:szCs w:val="18"/>
              </w:rPr>
              <w:t>Limit enumeration values to a subset</w:t>
            </w:r>
          </w:p>
        </w:tc>
        <w:tc>
          <w:tcPr>
            <w:tcW w:w="2337" w:type="dxa"/>
          </w:tcPr>
          <w:p w14:paraId="2DFDB59B" w14:textId="3E4E8397" w:rsidR="003C76B2" w:rsidRPr="00FA0C91" w:rsidRDefault="003C76B2" w:rsidP="009D4ED4">
            <w:pPr>
              <w:spacing w:after="0"/>
              <w:jc w:val="left"/>
              <w:rPr>
                <w:sz w:val="18"/>
                <w:szCs w:val="18"/>
              </w:rPr>
            </w:pPr>
            <w:r w:rsidRPr="00FA0C91">
              <w:rPr>
                <w:sz w:val="18"/>
                <w:szCs w:val="18"/>
              </w:rPr>
              <w:t>Suppress display of excluded values using diagramming tool functionality.</w:t>
            </w:r>
          </w:p>
        </w:tc>
        <w:tc>
          <w:tcPr>
            <w:tcW w:w="2338" w:type="dxa"/>
          </w:tcPr>
          <w:p w14:paraId="792CD49F" w14:textId="3088173B" w:rsidR="003C76B2" w:rsidRPr="00FA0C91" w:rsidRDefault="003C76B2" w:rsidP="009D4ED4">
            <w:pPr>
              <w:spacing w:after="0"/>
              <w:jc w:val="left"/>
              <w:rPr>
                <w:sz w:val="18"/>
                <w:szCs w:val="18"/>
              </w:rPr>
            </w:pPr>
            <w:r w:rsidRPr="00FA0C91">
              <w:rPr>
                <w:sz w:val="18"/>
                <w:szCs w:val="18"/>
              </w:rPr>
              <w:t>Omit the corresponding row.</w:t>
            </w:r>
          </w:p>
        </w:tc>
        <w:tc>
          <w:tcPr>
            <w:tcW w:w="2338" w:type="dxa"/>
          </w:tcPr>
          <w:p w14:paraId="47E5C562" w14:textId="4EEAEE70" w:rsidR="003C76B2" w:rsidRPr="00FA0C91" w:rsidRDefault="003F4E83" w:rsidP="009D4ED4">
            <w:pPr>
              <w:spacing w:after="0"/>
              <w:jc w:val="left"/>
              <w:rPr>
                <w:sz w:val="18"/>
                <w:szCs w:val="18"/>
              </w:rPr>
            </w:pPr>
            <w:r w:rsidRPr="00FA0C91">
              <w:rPr>
                <w:sz w:val="18"/>
                <w:szCs w:val="18"/>
              </w:rPr>
              <w:t>Rule</w:t>
            </w:r>
            <w:r w:rsidR="003C76B2" w:rsidRPr="00FA0C91">
              <w:rPr>
                <w:sz w:val="18"/>
                <w:szCs w:val="18"/>
              </w:rPr>
              <w:t xml:space="preserve"> to check that the value </w:t>
            </w:r>
            <w:r w:rsidR="003C76B2" w:rsidRPr="00FA0C91">
              <w:rPr>
                <w:sz w:val="18"/>
                <w:szCs w:val="18"/>
                <w:u w:val="single"/>
              </w:rPr>
              <w:t>is not</w:t>
            </w:r>
            <w:r w:rsidR="003C76B2" w:rsidRPr="00FA0C91">
              <w:rPr>
                <w:sz w:val="18"/>
                <w:szCs w:val="18"/>
              </w:rPr>
              <w:t xml:space="preserve"> used.</w:t>
            </w:r>
          </w:p>
        </w:tc>
      </w:tr>
      <w:tr w:rsidR="003C76B2" w:rsidRPr="00FA0C91" w14:paraId="045CEBF9" w14:textId="77777777" w:rsidTr="009D4ED4">
        <w:tc>
          <w:tcPr>
            <w:tcW w:w="2337" w:type="dxa"/>
          </w:tcPr>
          <w:p w14:paraId="19D1C3CC" w14:textId="56A97C6F" w:rsidR="003C76B2" w:rsidRPr="00FA0C91" w:rsidRDefault="009643C4" w:rsidP="009D4ED4">
            <w:pPr>
              <w:spacing w:after="0"/>
              <w:jc w:val="left"/>
              <w:rPr>
                <w:sz w:val="18"/>
                <w:szCs w:val="18"/>
              </w:rPr>
            </w:pPr>
            <w:r w:rsidRPr="00FA0C91">
              <w:rPr>
                <w:sz w:val="18"/>
                <w:szCs w:val="18"/>
              </w:rPr>
              <w:t>Restrict</w:t>
            </w:r>
            <w:r w:rsidR="003C76B2" w:rsidRPr="00FA0C91">
              <w:rPr>
                <w:sz w:val="18"/>
                <w:szCs w:val="18"/>
              </w:rPr>
              <w:t xml:space="preserve"> the value of a text, numeric, CharacterString attribute</w:t>
            </w:r>
          </w:p>
        </w:tc>
        <w:tc>
          <w:tcPr>
            <w:tcW w:w="2337" w:type="dxa"/>
          </w:tcPr>
          <w:p w14:paraId="1F512308" w14:textId="6AB0EBB2" w:rsidR="003C76B2" w:rsidRPr="00FA0C91" w:rsidRDefault="003C76B2" w:rsidP="009D4ED4">
            <w:pPr>
              <w:spacing w:after="0"/>
              <w:jc w:val="left"/>
              <w:rPr>
                <w:sz w:val="18"/>
                <w:szCs w:val="18"/>
              </w:rPr>
            </w:pPr>
            <w:r w:rsidRPr="00FA0C91">
              <w:rPr>
                <w:sz w:val="18"/>
                <w:szCs w:val="18"/>
              </w:rPr>
              <w:t>No change</w:t>
            </w:r>
            <w:r w:rsidR="009643C4" w:rsidRPr="00FA0C91">
              <w:rPr>
                <w:sz w:val="18"/>
                <w:szCs w:val="18"/>
              </w:rPr>
              <w:t xml:space="preserve"> required</w:t>
            </w:r>
            <w:r w:rsidRPr="00FA0C91">
              <w:rPr>
                <w:sz w:val="18"/>
                <w:szCs w:val="18"/>
              </w:rPr>
              <w:t>.</w:t>
            </w:r>
          </w:p>
        </w:tc>
        <w:tc>
          <w:tcPr>
            <w:tcW w:w="2338" w:type="dxa"/>
          </w:tcPr>
          <w:p w14:paraId="06B9AD0C" w14:textId="72788209" w:rsidR="003C76B2" w:rsidRPr="00FA0C91" w:rsidRDefault="003C76B2" w:rsidP="009D4ED4">
            <w:pPr>
              <w:spacing w:after="0"/>
              <w:jc w:val="left"/>
              <w:rPr>
                <w:sz w:val="18"/>
                <w:szCs w:val="18"/>
              </w:rPr>
            </w:pPr>
            <w:r w:rsidRPr="00FA0C91">
              <w:rPr>
                <w:sz w:val="18"/>
                <w:szCs w:val="18"/>
              </w:rPr>
              <w:t>Specify the value in the Remark column.</w:t>
            </w:r>
          </w:p>
        </w:tc>
        <w:tc>
          <w:tcPr>
            <w:tcW w:w="2338" w:type="dxa"/>
          </w:tcPr>
          <w:p w14:paraId="1C304F3F" w14:textId="620ED30E" w:rsidR="003C76B2" w:rsidRPr="00FA0C91" w:rsidRDefault="003F4E83" w:rsidP="009D4ED4">
            <w:pPr>
              <w:spacing w:after="0"/>
              <w:jc w:val="left"/>
              <w:rPr>
                <w:sz w:val="18"/>
                <w:szCs w:val="18"/>
              </w:rPr>
            </w:pPr>
            <w:r w:rsidRPr="00FA0C91">
              <w:rPr>
                <w:sz w:val="18"/>
                <w:szCs w:val="18"/>
              </w:rPr>
              <w:t>Rule</w:t>
            </w:r>
            <w:r w:rsidR="003C76B2" w:rsidRPr="00FA0C91">
              <w:rPr>
                <w:sz w:val="18"/>
                <w:szCs w:val="18"/>
              </w:rPr>
              <w:t xml:space="preserve"> to check that the value </w:t>
            </w:r>
            <w:r w:rsidR="003C76B2" w:rsidRPr="00FA0C91">
              <w:rPr>
                <w:sz w:val="18"/>
                <w:szCs w:val="18"/>
                <w:u w:val="single"/>
              </w:rPr>
              <w:t>is</w:t>
            </w:r>
            <w:r w:rsidR="003C76B2" w:rsidRPr="00FA0C91">
              <w:rPr>
                <w:sz w:val="18"/>
                <w:szCs w:val="18"/>
              </w:rPr>
              <w:t xml:space="preserve"> as specified.</w:t>
            </w:r>
          </w:p>
        </w:tc>
      </w:tr>
      <w:tr w:rsidR="003C76B2" w:rsidRPr="00FA0C91" w14:paraId="5987815F" w14:textId="77777777" w:rsidTr="009D4ED4">
        <w:tc>
          <w:tcPr>
            <w:tcW w:w="2337" w:type="dxa"/>
          </w:tcPr>
          <w:p w14:paraId="7BD558E4" w14:textId="77777777" w:rsidR="003C76B2" w:rsidRPr="00FA0C91" w:rsidRDefault="003C76B2" w:rsidP="009D4ED4">
            <w:pPr>
              <w:spacing w:after="0"/>
              <w:jc w:val="left"/>
              <w:rPr>
                <w:sz w:val="18"/>
                <w:szCs w:val="18"/>
              </w:rPr>
            </w:pPr>
            <w:r w:rsidRPr="00FA0C91">
              <w:rPr>
                <w:sz w:val="18"/>
                <w:szCs w:val="18"/>
              </w:rPr>
              <w:t>Add a new metadata class or attribute</w:t>
            </w:r>
          </w:p>
        </w:tc>
        <w:tc>
          <w:tcPr>
            <w:tcW w:w="2337" w:type="dxa"/>
          </w:tcPr>
          <w:p w14:paraId="42C00DD3" w14:textId="3D149DB3" w:rsidR="003C76B2" w:rsidRPr="00FA0C91" w:rsidRDefault="003C76B2" w:rsidP="009D4ED4">
            <w:pPr>
              <w:spacing w:after="0"/>
              <w:jc w:val="left"/>
              <w:rPr>
                <w:sz w:val="18"/>
                <w:szCs w:val="18"/>
              </w:rPr>
            </w:pPr>
            <w:r w:rsidRPr="00FA0C91">
              <w:rPr>
                <w:sz w:val="18"/>
                <w:szCs w:val="18"/>
              </w:rPr>
              <w:t xml:space="preserve">Specialize the appropriate </w:t>
            </w:r>
            <w:r w:rsidR="004424FB" w:rsidRPr="00FA0C91">
              <w:rPr>
                <w:sz w:val="18"/>
                <w:szCs w:val="18"/>
              </w:rPr>
              <w:t xml:space="preserve">S-100 metadata </w:t>
            </w:r>
            <w:r w:rsidRPr="00FA0C91">
              <w:rPr>
                <w:sz w:val="18"/>
                <w:szCs w:val="18"/>
              </w:rPr>
              <w:t>class and add the new class or attribute.</w:t>
            </w:r>
          </w:p>
        </w:tc>
        <w:tc>
          <w:tcPr>
            <w:tcW w:w="2338" w:type="dxa"/>
          </w:tcPr>
          <w:p w14:paraId="5CDF402D" w14:textId="118A4C37" w:rsidR="003C76B2" w:rsidRPr="00FA0C91" w:rsidRDefault="004424FB" w:rsidP="009D4ED4">
            <w:pPr>
              <w:spacing w:after="0"/>
              <w:jc w:val="left"/>
              <w:rPr>
                <w:sz w:val="18"/>
                <w:szCs w:val="18"/>
              </w:rPr>
            </w:pPr>
            <w:r w:rsidRPr="00FA0C91">
              <w:rPr>
                <w:sz w:val="18"/>
                <w:szCs w:val="18"/>
              </w:rPr>
              <w:t>Add a new documentation table, or extend the table describing the original class. Inherited attributes should be distinguished from direct attributes.</w:t>
            </w:r>
          </w:p>
        </w:tc>
        <w:tc>
          <w:tcPr>
            <w:tcW w:w="2338" w:type="dxa"/>
          </w:tcPr>
          <w:p w14:paraId="7BADE718" w14:textId="7128E2B4" w:rsidR="003C76B2" w:rsidRPr="00FA0C91" w:rsidRDefault="009D4ED4" w:rsidP="009D4ED4">
            <w:pPr>
              <w:keepNext/>
              <w:spacing w:after="0"/>
              <w:jc w:val="left"/>
              <w:rPr>
                <w:sz w:val="18"/>
                <w:szCs w:val="18"/>
              </w:rPr>
            </w:pPr>
            <w:r w:rsidRPr="00FA0C91">
              <w:rPr>
                <w:sz w:val="18"/>
                <w:szCs w:val="18"/>
              </w:rPr>
              <w:t>Additional</w:t>
            </w:r>
            <w:r w:rsidR="004424FB" w:rsidRPr="00FA0C91">
              <w:rPr>
                <w:sz w:val="18"/>
                <w:szCs w:val="18"/>
              </w:rPr>
              <w:t xml:space="preserve"> X</w:t>
            </w:r>
            <w:r w:rsidRPr="00FA0C91">
              <w:rPr>
                <w:sz w:val="18"/>
                <w:szCs w:val="18"/>
              </w:rPr>
              <w:t xml:space="preserve">SD </w:t>
            </w:r>
            <w:r w:rsidR="004424FB" w:rsidRPr="00FA0C91">
              <w:rPr>
                <w:sz w:val="18"/>
                <w:szCs w:val="18"/>
              </w:rPr>
              <w:t xml:space="preserve">that imports the </w:t>
            </w:r>
            <w:r w:rsidR="0023019A" w:rsidRPr="00FA0C91">
              <w:rPr>
                <w:sz w:val="18"/>
                <w:szCs w:val="18"/>
              </w:rPr>
              <w:t>generic</w:t>
            </w:r>
            <w:r w:rsidR="004424FB" w:rsidRPr="00FA0C91">
              <w:rPr>
                <w:sz w:val="18"/>
                <w:szCs w:val="18"/>
              </w:rPr>
              <w:t xml:space="preserve"> </w:t>
            </w:r>
            <w:r w:rsidR="0023019A" w:rsidRPr="00FA0C91">
              <w:rPr>
                <w:sz w:val="18"/>
                <w:szCs w:val="18"/>
              </w:rPr>
              <w:t xml:space="preserve">metadata </w:t>
            </w:r>
            <w:r w:rsidR="004424FB" w:rsidRPr="00FA0C91">
              <w:rPr>
                <w:sz w:val="18"/>
                <w:szCs w:val="18"/>
              </w:rPr>
              <w:t xml:space="preserve">XML schema and </w:t>
            </w:r>
            <w:r w:rsidR="0023019A" w:rsidRPr="00FA0C91">
              <w:rPr>
                <w:sz w:val="18"/>
                <w:szCs w:val="18"/>
              </w:rPr>
              <w:t>extends its types.</w:t>
            </w:r>
          </w:p>
        </w:tc>
      </w:tr>
      <w:tr w:rsidR="009643C4" w:rsidRPr="00FA0C91" w14:paraId="3D868B91" w14:textId="77777777" w:rsidTr="009D4ED4">
        <w:tc>
          <w:tcPr>
            <w:tcW w:w="2337" w:type="dxa"/>
          </w:tcPr>
          <w:p w14:paraId="6744DF14" w14:textId="1F243B59" w:rsidR="000C4F9B" w:rsidRPr="00CB0E74" w:rsidRDefault="009643C4" w:rsidP="009D4ED4">
            <w:pPr>
              <w:spacing w:after="0"/>
              <w:jc w:val="left"/>
              <w:rPr>
                <w:sz w:val="18"/>
                <w:szCs w:val="18"/>
              </w:rPr>
            </w:pPr>
            <w:r w:rsidRPr="00CB0E74">
              <w:rPr>
                <w:sz w:val="18"/>
                <w:szCs w:val="18"/>
              </w:rPr>
              <w:t>Add a new metadata package</w:t>
            </w:r>
            <w:r w:rsidR="004B45B3" w:rsidRPr="00CB0E74">
              <w:rPr>
                <w:sz w:val="18"/>
                <w:szCs w:val="18"/>
              </w:rPr>
              <w:t xml:space="preserve"> in the </w:t>
            </w:r>
            <w:r w:rsidR="007F220B" w:rsidRPr="00CB0E74">
              <w:rPr>
                <w:sz w:val="18"/>
                <w:szCs w:val="18"/>
              </w:rPr>
              <w:t>Exchange Catalogue</w:t>
            </w:r>
            <w:r w:rsidR="004B45B3" w:rsidRPr="00CB0E74">
              <w:rPr>
                <w:sz w:val="18"/>
                <w:szCs w:val="18"/>
              </w:rPr>
              <w:t>.</w:t>
            </w:r>
          </w:p>
          <w:p w14:paraId="4A43315D" w14:textId="2BCA6A14" w:rsidR="00B33AB2" w:rsidRPr="00CB0E74" w:rsidRDefault="00B33AB2" w:rsidP="007F220B">
            <w:pPr>
              <w:spacing w:after="0"/>
              <w:jc w:val="left"/>
              <w:rPr>
                <w:sz w:val="18"/>
                <w:szCs w:val="18"/>
              </w:rPr>
            </w:pPr>
            <w:r w:rsidRPr="00CB0E74">
              <w:rPr>
                <w:sz w:val="18"/>
                <w:szCs w:val="18"/>
              </w:rPr>
              <w:t xml:space="preserve">(Note: Whether the new package must be in the </w:t>
            </w:r>
            <w:r w:rsidR="007F220B" w:rsidRPr="00CB0E74">
              <w:rPr>
                <w:sz w:val="18"/>
                <w:szCs w:val="18"/>
              </w:rPr>
              <w:t xml:space="preserve">Exchange Catalogue </w:t>
            </w:r>
            <w:r w:rsidRPr="00CB0E74">
              <w:rPr>
                <w:sz w:val="18"/>
                <w:szCs w:val="18"/>
              </w:rPr>
              <w:t>or the ISO metadata depends on product-specific considerations like its expected use in applications.)</w:t>
            </w:r>
          </w:p>
        </w:tc>
        <w:tc>
          <w:tcPr>
            <w:tcW w:w="2337" w:type="dxa"/>
          </w:tcPr>
          <w:p w14:paraId="0EC9A7F0" w14:textId="198000E4" w:rsidR="009643C4" w:rsidRPr="00CB0E74" w:rsidRDefault="000C4F9B" w:rsidP="00153E23">
            <w:pPr>
              <w:spacing w:after="0"/>
              <w:jc w:val="left"/>
              <w:rPr>
                <w:sz w:val="18"/>
                <w:szCs w:val="18"/>
              </w:rPr>
            </w:pPr>
            <w:r w:rsidRPr="00CB0E74">
              <w:rPr>
                <w:sz w:val="18"/>
                <w:szCs w:val="18"/>
              </w:rPr>
              <w:t xml:space="preserve">Add the class or classes for the new package and aggregate to a specialization of the </w:t>
            </w:r>
            <w:r w:rsidR="00153E23">
              <w:rPr>
                <w:sz w:val="18"/>
                <w:szCs w:val="18"/>
              </w:rPr>
              <w:t>E</w:t>
            </w:r>
            <w:r w:rsidR="00153E23" w:rsidRPr="00CB0E74">
              <w:rPr>
                <w:sz w:val="18"/>
                <w:szCs w:val="18"/>
              </w:rPr>
              <w:t xml:space="preserve">xchange </w:t>
            </w:r>
            <w:r w:rsidR="00153E23">
              <w:rPr>
                <w:sz w:val="18"/>
                <w:szCs w:val="18"/>
              </w:rPr>
              <w:t>C</w:t>
            </w:r>
            <w:r w:rsidR="00153E23" w:rsidRPr="00CB0E74">
              <w:rPr>
                <w:sz w:val="18"/>
                <w:szCs w:val="18"/>
              </w:rPr>
              <w:t xml:space="preserve">atalogue </w:t>
            </w:r>
            <w:r w:rsidRPr="00CB0E74">
              <w:rPr>
                <w:sz w:val="18"/>
                <w:szCs w:val="18"/>
              </w:rPr>
              <w:t>container class (S100_ExchangeCatalogue).</w:t>
            </w:r>
          </w:p>
        </w:tc>
        <w:tc>
          <w:tcPr>
            <w:tcW w:w="2338" w:type="dxa"/>
          </w:tcPr>
          <w:p w14:paraId="693C4BEC" w14:textId="459E7014" w:rsidR="009643C4" w:rsidRPr="00CB0E74" w:rsidRDefault="004B45B3" w:rsidP="009D4ED4">
            <w:pPr>
              <w:spacing w:after="0"/>
              <w:jc w:val="left"/>
              <w:rPr>
                <w:sz w:val="18"/>
                <w:szCs w:val="18"/>
              </w:rPr>
            </w:pPr>
            <w:r w:rsidRPr="00CB0E74">
              <w:rPr>
                <w:sz w:val="18"/>
                <w:szCs w:val="18"/>
              </w:rPr>
              <w:t>New tables for the new classes and extended catalogue container class.</w:t>
            </w:r>
          </w:p>
        </w:tc>
        <w:tc>
          <w:tcPr>
            <w:tcW w:w="2338" w:type="dxa"/>
          </w:tcPr>
          <w:p w14:paraId="49397D3E" w14:textId="32156E09" w:rsidR="009643C4" w:rsidRPr="00FA0C91" w:rsidRDefault="00305D73" w:rsidP="007F220B">
            <w:pPr>
              <w:keepNext/>
              <w:spacing w:after="0"/>
              <w:jc w:val="left"/>
              <w:rPr>
                <w:sz w:val="18"/>
                <w:szCs w:val="18"/>
              </w:rPr>
            </w:pPr>
            <w:r w:rsidRPr="00CB0E74">
              <w:rPr>
                <w:sz w:val="18"/>
                <w:szCs w:val="18"/>
              </w:rPr>
              <w:t xml:space="preserve">As specified in ISO 19115-3 and S-100 clause 4a-5.6.5). If required in </w:t>
            </w:r>
            <w:r w:rsidR="007F220B" w:rsidRPr="00CB0E74">
              <w:rPr>
                <w:sz w:val="18"/>
                <w:szCs w:val="18"/>
              </w:rPr>
              <w:t>Exchange Catalogue</w:t>
            </w:r>
            <w:r w:rsidRPr="00CB0E74">
              <w:rPr>
                <w:sz w:val="18"/>
                <w:szCs w:val="18"/>
              </w:rPr>
              <w:t xml:space="preserve">, </w:t>
            </w:r>
            <w:r w:rsidR="009672A2" w:rsidRPr="00CB0E74">
              <w:rPr>
                <w:sz w:val="18"/>
                <w:szCs w:val="18"/>
              </w:rPr>
              <w:t>a</w:t>
            </w:r>
            <w:r w:rsidRPr="00CB0E74">
              <w:rPr>
                <w:sz w:val="18"/>
                <w:szCs w:val="18"/>
              </w:rPr>
              <w:t>dditiona</w:t>
            </w:r>
            <w:r w:rsidR="00BC39BC" w:rsidRPr="00CB0E74">
              <w:rPr>
                <w:sz w:val="18"/>
                <w:szCs w:val="18"/>
              </w:rPr>
              <w:t xml:space="preserve">l </w:t>
            </w:r>
            <w:r w:rsidRPr="00CB0E74">
              <w:rPr>
                <w:sz w:val="18"/>
                <w:szCs w:val="18"/>
              </w:rPr>
              <w:t xml:space="preserve">XSD that imports the generic metadata </w:t>
            </w:r>
            <w:r w:rsidR="00BC39BC" w:rsidRPr="00CB0E74">
              <w:rPr>
                <w:sz w:val="18"/>
                <w:szCs w:val="18"/>
              </w:rPr>
              <w:t>XSD</w:t>
            </w:r>
            <w:r w:rsidRPr="00CB0E74">
              <w:rPr>
                <w:sz w:val="18"/>
                <w:szCs w:val="18"/>
              </w:rPr>
              <w:t xml:space="preserve"> and extends its types.</w:t>
            </w:r>
          </w:p>
        </w:tc>
      </w:tr>
      <w:tr w:rsidR="004B45B3" w:rsidRPr="00FA0C91" w14:paraId="1AB6D224" w14:textId="77777777" w:rsidTr="009D4ED4">
        <w:tc>
          <w:tcPr>
            <w:tcW w:w="2337" w:type="dxa"/>
          </w:tcPr>
          <w:p w14:paraId="4EAA6FC3" w14:textId="49B9B0CD" w:rsidR="004B45B3" w:rsidRPr="00FA0C91" w:rsidRDefault="004B45B3" w:rsidP="009D4ED4">
            <w:pPr>
              <w:spacing w:after="0"/>
              <w:jc w:val="left"/>
              <w:rPr>
                <w:sz w:val="18"/>
                <w:szCs w:val="18"/>
              </w:rPr>
            </w:pPr>
            <w:r w:rsidRPr="00FA0C91">
              <w:rPr>
                <w:sz w:val="18"/>
                <w:szCs w:val="18"/>
              </w:rPr>
              <w:t>Add a new metadata package only in ISO metadata.</w:t>
            </w:r>
          </w:p>
        </w:tc>
        <w:tc>
          <w:tcPr>
            <w:tcW w:w="2337" w:type="dxa"/>
          </w:tcPr>
          <w:p w14:paraId="7B8E696C" w14:textId="0B958A3F" w:rsidR="004B45B3" w:rsidRPr="00FA0C91" w:rsidRDefault="00083F8D" w:rsidP="009D4ED4">
            <w:pPr>
              <w:spacing w:after="0"/>
              <w:jc w:val="left"/>
              <w:rPr>
                <w:sz w:val="18"/>
                <w:szCs w:val="18"/>
              </w:rPr>
            </w:pPr>
            <w:r w:rsidRPr="00FA0C91">
              <w:rPr>
                <w:sz w:val="18"/>
                <w:szCs w:val="18"/>
              </w:rPr>
              <w:t>Diagram</w:t>
            </w:r>
            <w:r w:rsidR="00CD534E" w:rsidRPr="00FA0C91">
              <w:rPr>
                <w:sz w:val="18"/>
                <w:szCs w:val="18"/>
              </w:rPr>
              <w:t>(s)</w:t>
            </w:r>
            <w:r w:rsidRPr="00FA0C91">
              <w:rPr>
                <w:sz w:val="18"/>
                <w:szCs w:val="18"/>
              </w:rPr>
              <w:t xml:space="preserve"> extending S-100 </w:t>
            </w:r>
            <w:r w:rsidR="00CB0E74">
              <w:rPr>
                <w:sz w:val="18"/>
                <w:szCs w:val="18"/>
              </w:rPr>
              <w:t>F</w:t>
            </w:r>
            <w:r w:rsidRPr="00FA0C91">
              <w:rPr>
                <w:sz w:val="18"/>
                <w:szCs w:val="18"/>
              </w:rPr>
              <w:t>igure 4a-1</w:t>
            </w:r>
            <w:r w:rsidR="00CD534E" w:rsidRPr="00FA0C91">
              <w:rPr>
                <w:sz w:val="18"/>
                <w:szCs w:val="18"/>
              </w:rPr>
              <w:t xml:space="preserve"> and specifying new classes and attributes.</w:t>
            </w:r>
          </w:p>
        </w:tc>
        <w:tc>
          <w:tcPr>
            <w:tcW w:w="2338" w:type="dxa"/>
          </w:tcPr>
          <w:p w14:paraId="216F4F6B" w14:textId="3A7143AC" w:rsidR="004B45B3" w:rsidRPr="00FA0C91" w:rsidRDefault="00CD534E" w:rsidP="009D4ED4">
            <w:pPr>
              <w:spacing w:after="0"/>
              <w:jc w:val="left"/>
              <w:rPr>
                <w:sz w:val="18"/>
                <w:szCs w:val="18"/>
              </w:rPr>
            </w:pPr>
            <w:r w:rsidRPr="00FA0C91">
              <w:rPr>
                <w:sz w:val="18"/>
                <w:szCs w:val="18"/>
              </w:rPr>
              <w:t>New tables for the new classes.</w:t>
            </w:r>
          </w:p>
        </w:tc>
        <w:tc>
          <w:tcPr>
            <w:tcW w:w="2338" w:type="dxa"/>
          </w:tcPr>
          <w:p w14:paraId="46468706" w14:textId="15853A10" w:rsidR="004B45B3" w:rsidRPr="00FA0C91" w:rsidRDefault="00BC39BC" w:rsidP="009D4ED4">
            <w:pPr>
              <w:keepNext/>
              <w:spacing w:after="0"/>
              <w:jc w:val="left"/>
              <w:rPr>
                <w:sz w:val="18"/>
                <w:szCs w:val="18"/>
              </w:rPr>
            </w:pPr>
            <w:r w:rsidRPr="00FA0C91">
              <w:rPr>
                <w:sz w:val="18"/>
                <w:szCs w:val="18"/>
              </w:rPr>
              <w:t>Describe</w:t>
            </w:r>
            <w:r w:rsidR="00CD534E" w:rsidRPr="00FA0C91">
              <w:rPr>
                <w:sz w:val="18"/>
                <w:szCs w:val="18"/>
              </w:rPr>
              <w:t xml:space="preserve"> the extensions in the ISO 19115-3 metadata extension format and</w:t>
            </w:r>
            <w:r w:rsidRPr="00FA0C91">
              <w:rPr>
                <w:sz w:val="18"/>
                <w:szCs w:val="18"/>
              </w:rPr>
              <w:t xml:space="preserve"> extend the ISO metadata XSDs with new types.</w:t>
            </w:r>
          </w:p>
        </w:tc>
      </w:tr>
      <w:tr w:rsidR="001A5EFC" w:rsidRPr="00FA0C91" w14:paraId="6F118FB9" w14:textId="77777777" w:rsidTr="00136197">
        <w:trPr>
          <w:cantSplit/>
        </w:trPr>
        <w:tc>
          <w:tcPr>
            <w:tcW w:w="2337" w:type="dxa"/>
          </w:tcPr>
          <w:p w14:paraId="3BF796AD" w14:textId="77777777" w:rsidR="001A5EFC" w:rsidRPr="00FA0C91" w:rsidRDefault="001A5EFC" w:rsidP="001A5EFC">
            <w:pPr>
              <w:spacing w:after="0"/>
              <w:jc w:val="left"/>
              <w:rPr>
                <w:sz w:val="18"/>
                <w:szCs w:val="18"/>
              </w:rPr>
            </w:pPr>
            <w:r w:rsidRPr="00FA0C91">
              <w:rPr>
                <w:sz w:val="18"/>
                <w:szCs w:val="18"/>
              </w:rPr>
              <w:t>Add values to an enumeration.</w:t>
            </w:r>
          </w:p>
          <w:p w14:paraId="1C235D56" w14:textId="245C44B0" w:rsidR="001A5EFC" w:rsidRPr="00FA0C91" w:rsidRDefault="001A5EFC" w:rsidP="001A5EFC">
            <w:pPr>
              <w:spacing w:after="0"/>
              <w:jc w:val="left"/>
              <w:rPr>
                <w:sz w:val="18"/>
                <w:szCs w:val="18"/>
              </w:rPr>
            </w:pPr>
            <w:r w:rsidRPr="00FA0C91">
              <w:rPr>
                <w:sz w:val="18"/>
                <w:szCs w:val="18"/>
              </w:rPr>
              <w:t>(Consider proposing its addition to S-100 generic metadata via an S-100 maintenance proposal instead of a product-specific extension.)</w:t>
            </w:r>
          </w:p>
        </w:tc>
        <w:tc>
          <w:tcPr>
            <w:tcW w:w="2337" w:type="dxa"/>
          </w:tcPr>
          <w:p w14:paraId="13C07381" w14:textId="2361C977" w:rsidR="001A5EFC" w:rsidRPr="00FA0C91" w:rsidRDefault="001A5EFC" w:rsidP="001A5EFC">
            <w:pPr>
              <w:spacing w:after="0"/>
              <w:jc w:val="left"/>
              <w:rPr>
                <w:sz w:val="18"/>
                <w:szCs w:val="18"/>
              </w:rPr>
            </w:pPr>
            <w:r w:rsidRPr="00FA0C91">
              <w:rPr>
                <w:sz w:val="18"/>
                <w:szCs w:val="18"/>
              </w:rPr>
              <w:t>Specialize the relevant S-100 metadata class and override the affected attribute.</w:t>
            </w:r>
          </w:p>
        </w:tc>
        <w:tc>
          <w:tcPr>
            <w:tcW w:w="2338" w:type="dxa"/>
          </w:tcPr>
          <w:p w14:paraId="591BC55F" w14:textId="337EA06D" w:rsidR="001A5EFC" w:rsidRPr="00FA0C91" w:rsidRDefault="001A5EFC" w:rsidP="001A5EFC">
            <w:pPr>
              <w:spacing w:after="0"/>
              <w:jc w:val="left"/>
              <w:rPr>
                <w:sz w:val="18"/>
                <w:szCs w:val="18"/>
              </w:rPr>
            </w:pPr>
            <w:r w:rsidRPr="00FA0C91">
              <w:rPr>
                <w:sz w:val="18"/>
                <w:szCs w:val="18"/>
              </w:rPr>
              <w:t>Describe the override and new data</w:t>
            </w:r>
            <w:r w:rsidR="00CB0E74">
              <w:rPr>
                <w:sz w:val="18"/>
                <w:szCs w:val="18"/>
              </w:rPr>
              <w:t xml:space="preserve"> </w:t>
            </w:r>
            <w:r w:rsidRPr="00FA0C91">
              <w:rPr>
                <w:sz w:val="18"/>
                <w:szCs w:val="18"/>
              </w:rPr>
              <w:t>type in the appropriate tables.</w:t>
            </w:r>
          </w:p>
        </w:tc>
        <w:tc>
          <w:tcPr>
            <w:tcW w:w="2338" w:type="dxa"/>
          </w:tcPr>
          <w:p w14:paraId="196FBF7B" w14:textId="5EB12A95" w:rsidR="001A5EFC" w:rsidRPr="00FA0C91" w:rsidRDefault="001A5EFC" w:rsidP="001A5EFC">
            <w:pPr>
              <w:keepNext/>
              <w:spacing w:after="0"/>
              <w:jc w:val="left"/>
              <w:rPr>
                <w:sz w:val="18"/>
                <w:szCs w:val="18"/>
              </w:rPr>
            </w:pPr>
            <w:r w:rsidRPr="00FA0C91">
              <w:rPr>
                <w:sz w:val="18"/>
                <w:szCs w:val="18"/>
              </w:rPr>
              <w:t>XML schema override in a derived XSD. Ignore any warnings generated by generic constraint-checking rules. Define new constraint-checking rules if necessary.</w:t>
            </w:r>
          </w:p>
        </w:tc>
      </w:tr>
      <w:tr w:rsidR="001A5EFC" w:rsidRPr="00FA0C91" w14:paraId="3FF4DF65" w14:textId="77777777" w:rsidTr="009D4ED4">
        <w:tc>
          <w:tcPr>
            <w:tcW w:w="2337" w:type="dxa"/>
          </w:tcPr>
          <w:p w14:paraId="5A79BD8A" w14:textId="181D1E25" w:rsidR="001A5EFC" w:rsidRPr="00FA0C91" w:rsidRDefault="001A5EFC" w:rsidP="001A5EFC">
            <w:pPr>
              <w:spacing w:after="0"/>
              <w:jc w:val="left"/>
              <w:rPr>
                <w:sz w:val="18"/>
                <w:szCs w:val="18"/>
              </w:rPr>
            </w:pPr>
            <w:r w:rsidRPr="00FA0C91">
              <w:rPr>
                <w:sz w:val="18"/>
                <w:szCs w:val="18"/>
              </w:rPr>
              <w:t>Create new metadata codelist elements (expand a codelist.)</w:t>
            </w:r>
          </w:p>
        </w:tc>
        <w:tc>
          <w:tcPr>
            <w:tcW w:w="2337" w:type="dxa"/>
          </w:tcPr>
          <w:p w14:paraId="0B693F5D" w14:textId="70CEE030" w:rsidR="001A5EFC" w:rsidRPr="00FA0C91" w:rsidRDefault="00464B3D" w:rsidP="001A5EFC">
            <w:pPr>
              <w:spacing w:after="0"/>
              <w:jc w:val="left"/>
              <w:rPr>
                <w:sz w:val="18"/>
                <w:szCs w:val="18"/>
              </w:rPr>
            </w:pPr>
            <w:r w:rsidRPr="00FA0C91">
              <w:rPr>
                <w:sz w:val="18"/>
                <w:szCs w:val="18"/>
              </w:rPr>
              <w:t>Expand codelist in diagram(s). (Some codelists like languages may be too long for a UML diagram.)</w:t>
            </w:r>
          </w:p>
        </w:tc>
        <w:tc>
          <w:tcPr>
            <w:tcW w:w="2338" w:type="dxa"/>
          </w:tcPr>
          <w:p w14:paraId="5FB0794C" w14:textId="749456EC" w:rsidR="001A5EFC" w:rsidRPr="00FA0C91" w:rsidRDefault="00464B3D" w:rsidP="001A5EFC">
            <w:pPr>
              <w:spacing w:after="0"/>
              <w:jc w:val="left"/>
              <w:rPr>
                <w:sz w:val="18"/>
                <w:szCs w:val="18"/>
              </w:rPr>
            </w:pPr>
            <w:r w:rsidRPr="00FA0C91">
              <w:rPr>
                <w:sz w:val="18"/>
                <w:szCs w:val="18"/>
              </w:rPr>
              <w:t>Add codelist values to codelist table (if any), or document the new values using another method.</w:t>
            </w:r>
          </w:p>
        </w:tc>
        <w:tc>
          <w:tcPr>
            <w:tcW w:w="2338" w:type="dxa"/>
          </w:tcPr>
          <w:p w14:paraId="102A4063" w14:textId="45E188DD" w:rsidR="001A5EFC" w:rsidRPr="00FA0C91" w:rsidRDefault="00464B3D" w:rsidP="001A5EFC">
            <w:pPr>
              <w:keepNext/>
              <w:spacing w:after="0"/>
              <w:jc w:val="left"/>
              <w:rPr>
                <w:sz w:val="18"/>
                <w:szCs w:val="18"/>
              </w:rPr>
            </w:pPr>
            <w:r w:rsidRPr="00FA0C91">
              <w:rPr>
                <w:sz w:val="18"/>
                <w:szCs w:val="18"/>
              </w:rPr>
              <w:t>Add new value to appropriate codelist and GML dictionary files.</w:t>
            </w:r>
          </w:p>
        </w:tc>
      </w:tr>
      <w:tr w:rsidR="001A5EFC" w:rsidRPr="00FA0C91" w14:paraId="4D94A117" w14:textId="77777777" w:rsidTr="009D4ED4">
        <w:tc>
          <w:tcPr>
            <w:tcW w:w="2337" w:type="dxa"/>
          </w:tcPr>
          <w:p w14:paraId="09B0DD3E" w14:textId="1A2AB82A" w:rsidR="001A5EFC" w:rsidRPr="00FA0C91" w:rsidRDefault="001A5EFC" w:rsidP="001A5EFC">
            <w:pPr>
              <w:spacing w:after="0"/>
              <w:jc w:val="left"/>
              <w:rPr>
                <w:sz w:val="18"/>
                <w:szCs w:val="18"/>
              </w:rPr>
            </w:pPr>
            <w:r w:rsidRPr="00FA0C91">
              <w:rPr>
                <w:sz w:val="18"/>
                <w:szCs w:val="18"/>
              </w:rPr>
              <w:t>Create a new metadata codelist to replace the domain of an existing metadata</w:t>
            </w:r>
            <w:r w:rsidR="00CB0E74">
              <w:rPr>
                <w:sz w:val="18"/>
                <w:szCs w:val="18"/>
              </w:rPr>
              <w:t xml:space="preserve"> </w:t>
            </w:r>
            <w:r w:rsidRPr="00FA0C91">
              <w:rPr>
                <w:sz w:val="18"/>
                <w:szCs w:val="18"/>
              </w:rPr>
              <w:t>element that has “free text” listed as its domain value.</w:t>
            </w:r>
            <w:r w:rsidR="00F66DE9" w:rsidRPr="00FA0C91">
              <w:rPr>
                <w:sz w:val="18"/>
                <w:szCs w:val="18"/>
              </w:rPr>
              <w:t xml:space="preserve"> (Note: Simply restricting the character strings as described in an earlier row is a simpler solution.)</w:t>
            </w:r>
          </w:p>
        </w:tc>
        <w:tc>
          <w:tcPr>
            <w:tcW w:w="2337" w:type="dxa"/>
          </w:tcPr>
          <w:p w14:paraId="612459A8" w14:textId="294C5034" w:rsidR="001A5EFC" w:rsidRPr="00FA0C91" w:rsidRDefault="00F66DE9" w:rsidP="001A5EFC">
            <w:pPr>
              <w:spacing w:after="0"/>
              <w:jc w:val="left"/>
              <w:rPr>
                <w:sz w:val="18"/>
                <w:szCs w:val="18"/>
              </w:rPr>
            </w:pPr>
            <w:r w:rsidRPr="00FA0C91">
              <w:rPr>
                <w:sz w:val="18"/>
                <w:szCs w:val="18"/>
              </w:rPr>
              <w:t>Specialize the relevant S-100 metadata class and override the affected attribute. Add a codelist UML element documenting the codelist.</w:t>
            </w:r>
          </w:p>
        </w:tc>
        <w:tc>
          <w:tcPr>
            <w:tcW w:w="2338" w:type="dxa"/>
          </w:tcPr>
          <w:p w14:paraId="4A905C78" w14:textId="5E2892E2" w:rsidR="001A5EFC" w:rsidRPr="00FA0C91" w:rsidRDefault="00F66DE9" w:rsidP="001A5EFC">
            <w:pPr>
              <w:spacing w:after="0"/>
              <w:jc w:val="left"/>
              <w:rPr>
                <w:sz w:val="18"/>
                <w:szCs w:val="18"/>
              </w:rPr>
            </w:pPr>
            <w:r w:rsidRPr="00FA0C91">
              <w:rPr>
                <w:sz w:val="18"/>
                <w:szCs w:val="18"/>
              </w:rPr>
              <w:t>Document the specialization and new codelist in appropriate tables.</w:t>
            </w:r>
          </w:p>
        </w:tc>
        <w:tc>
          <w:tcPr>
            <w:tcW w:w="2338" w:type="dxa"/>
          </w:tcPr>
          <w:p w14:paraId="5B84A74D" w14:textId="77777777" w:rsidR="00F66DE9" w:rsidRPr="00FA0C91" w:rsidRDefault="00F66DE9" w:rsidP="001A5EFC">
            <w:pPr>
              <w:keepNext/>
              <w:spacing w:after="0"/>
              <w:jc w:val="left"/>
              <w:rPr>
                <w:sz w:val="18"/>
                <w:szCs w:val="18"/>
              </w:rPr>
            </w:pPr>
            <w:r w:rsidRPr="00FA0C91">
              <w:rPr>
                <w:sz w:val="18"/>
                <w:szCs w:val="18"/>
              </w:rPr>
              <w:t>XML schema override in a derived XSD. Ignore any warnings generated by generic constraint-checking rules. Define new constraint-checking rules if necessary.</w:t>
            </w:r>
          </w:p>
          <w:p w14:paraId="1F384AA7" w14:textId="336241D7" w:rsidR="001A5EFC" w:rsidRPr="00FA0C91" w:rsidRDefault="00F66DE9" w:rsidP="001A5EFC">
            <w:pPr>
              <w:keepNext/>
              <w:spacing w:after="0"/>
              <w:jc w:val="left"/>
              <w:rPr>
                <w:sz w:val="18"/>
                <w:szCs w:val="18"/>
              </w:rPr>
            </w:pPr>
            <w:r w:rsidRPr="00FA0C91">
              <w:rPr>
                <w:sz w:val="18"/>
                <w:szCs w:val="18"/>
              </w:rPr>
              <w:t>Add new codelist to appropriate codelist and GML dictionary files.</w:t>
            </w:r>
          </w:p>
        </w:tc>
      </w:tr>
      <w:tr w:rsidR="001A5EFC" w:rsidRPr="00FA0C91" w14:paraId="2E501DAC" w14:textId="77777777" w:rsidTr="009D4ED4">
        <w:tc>
          <w:tcPr>
            <w:tcW w:w="2337" w:type="dxa"/>
          </w:tcPr>
          <w:p w14:paraId="35B395F8" w14:textId="607A8555" w:rsidR="001A5EFC" w:rsidRPr="00FA0C91" w:rsidRDefault="001A5EFC" w:rsidP="001A5EFC">
            <w:pPr>
              <w:spacing w:after="0"/>
              <w:jc w:val="left"/>
              <w:rPr>
                <w:sz w:val="18"/>
                <w:szCs w:val="18"/>
              </w:rPr>
            </w:pPr>
            <w:r w:rsidRPr="00FA0C91">
              <w:rPr>
                <w:sz w:val="18"/>
                <w:szCs w:val="18"/>
              </w:rPr>
              <w:t>No value for a mandatory attribute</w:t>
            </w:r>
          </w:p>
        </w:tc>
        <w:tc>
          <w:tcPr>
            <w:tcW w:w="2337" w:type="dxa"/>
          </w:tcPr>
          <w:p w14:paraId="458D1F8A" w14:textId="6B0BE9EF" w:rsidR="001A5EFC" w:rsidRPr="00FA0C91" w:rsidRDefault="001A5EFC" w:rsidP="001A5EFC">
            <w:pPr>
              <w:spacing w:after="0"/>
              <w:jc w:val="left"/>
              <w:rPr>
                <w:sz w:val="18"/>
                <w:szCs w:val="18"/>
              </w:rPr>
            </w:pPr>
            <w:r w:rsidRPr="00FA0C91">
              <w:rPr>
                <w:sz w:val="18"/>
                <w:szCs w:val="18"/>
              </w:rPr>
              <w:t>None</w:t>
            </w:r>
          </w:p>
        </w:tc>
        <w:tc>
          <w:tcPr>
            <w:tcW w:w="2338" w:type="dxa"/>
          </w:tcPr>
          <w:p w14:paraId="51FFBFCF" w14:textId="06372BA0" w:rsidR="001A5EFC" w:rsidRPr="00FA0C91" w:rsidRDefault="001A5EFC" w:rsidP="001A5EFC">
            <w:pPr>
              <w:spacing w:after="0"/>
              <w:jc w:val="left"/>
              <w:rPr>
                <w:sz w:val="18"/>
                <w:szCs w:val="18"/>
              </w:rPr>
            </w:pPr>
            <w:r w:rsidRPr="00FA0C91">
              <w:rPr>
                <w:sz w:val="18"/>
                <w:szCs w:val="18"/>
              </w:rPr>
              <w:t>Specify that the mandatory attribute must be nilled or assigned one of the allowed values as a fixed default.</w:t>
            </w:r>
          </w:p>
        </w:tc>
        <w:tc>
          <w:tcPr>
            <w:tcW w:w="2338" w:type="dxa"/>
          </w:tcPr>
          <w:p w14:paraId="5B6E3766" w14:textId="3ED9D591" w:rsidR="001A5EFC" w:rsidRPr="00FA0C91" w:rsidRDefault="001A5EFC" w:rsidP="001A5EFC">
            <w:pPr>
              <w:keepNext/>
              <w:spacing w:after="0"/>
              <w:jc w:val="left"/>
              <w:rPr>
                <w:sz w:val="18"/>
                <w:szCs w:val="18"/>
              </w:rPr>
            </w:pPr>
            <w:r w:rsidRPr="00FA0C91">
              <w:rPr>
                <w:sz w:val="18"/>
                <w:szCs w:val="18"/>
              </w:rPr>
              <w:t>Rule to check the value.</w:t>
            </w:r>
          </w:p>
        </w:tc>
      </w:tr>
    </w:tbl>
    <w:p w14:paraId="645A97B9" w14:textId="77777777" w:rsidR="0019570E" w:rsidRPr="0019570E" w:rsidRDefault="0019570E" w:rsidP="0019570E">
      <w:pPr>
        <w:spacing w:after="0" w:line="240" w:lineRule="auto"/>
        <w:rPr>
          <w:sz w:val="18"/>
          <w:szCs w:val="18"/>
        </w:rPr>
      </w:pPr>
      <w:bookmarkStart w:id="626" w:name="_Ref523244717"/>
    </w:p>
    <w:p w14:paraId="61858D3A" w14:textId="59C627FA" w:rsidR="00065C87" w:rsidRPr="0019570E" w:rsidRDefault="00B70E55" w:rsidP="0019570E">
      <w:pPr>
        <w:pStyle w:val="Caption"/>
        <w:spacing w:before="0" w:after="200" w:line="240" w:lineRule="auto"/>
        <w:jc w:val="center"/>
        <w:rPr>
          <w:rFonts w:asciiTheme="minorHAnsi" w:hAnsiTheme="minorHAnsi" w:cstheme="minorHAnsi"/>
          <w:b w:val="0"/>
          <w:i/>
          <w:color w:val="44546A" w:themeColor="text2"/>
          <w:sz w:val="18"/>
          <w:szCs w:val="18"/>
        </w:rPr>
      </w:pPr>
      <w:r w:rsidRPr="0019570E">
        <w:rPr>
          <w:rFonts w:asciiTheme="minorHAnsi" w:hAnsiTheme="minorHAnsi" w:cstheme="minorHAnsi"/>
          <w:b w:val="0"/>
          <w:i/>
          <w:color w:val="44546A" w:themeColor="text2"/>
          <w:sz w:val="18"/>
          <w:szCs w:val="18"/>
        </w:rPr>
        <w:t xml:space="preserve">Table </w:t>
      </w:r>
      <w:ins w:id="627" w:author="Raphael Malyankar" w:date="2020-01-21T03:58:00Z">
        <w:r w:rsidR="00E27ABE">
          <w:rPr>
            <w:rFonts w:asciiTheme="minorHAnsi" w:hAnsiTheme="minorHAnsi" w:cstheme="minorHAnsi"/>
            <w:b w:val="0"/>
            <w:i/>
            <w:color w:val="44546A" w:themeColor="text2"/>
            <w:sz w:val="18"/>
            <w:szCs w:val="18"/>
          </w:rPr>
          <w:fldChar w:fldCharType="begin"/>
        </w:r>
        <w:r w:rsidR="00E27ABE">
          <w:rPr>
            <w:rFonts w:asciiTheme="minorHAnsi" w:hAnsiTheme="minorHAnsi" w:cstheme="minorHAnsi"/>
            <w:b w:val="0"/>
            <w:i/>
            <w:color w:val="44546A" w:themeColor="text2"/>
            <w:sz w:val="18"/>
            <w:szCs w:val="18"/>
          </w:rPr>
          <w:instrText xml:space="preserve"> STYLEREF 1 \s </w:instrText>
        </w:r>
      </w:ins>
      <w:r w:rsidR="00E27ABE">
        <w:rPr>
          <w:rFonts w:asciiTheme="minorHAnsi" w:hAnsiTheme="minorHAnsi" w:cstheme="minorHAnsi"/>
          <w:b w:val="0"/>
          <w:i/>
          <w:color w:val="44546A" w:themeColor="text2"/>
          <w:sz w:val="18"/>
          <w:szCs w:val="18"/>
        </w:rPr>
        <w:fldChar w:fldCharType="separate"/>
      </w:r>
      <w:r w:rsidR="00E27ABE">
        <w:rPr>
          <w:rFonts w:asciiTheme="minorHAnsi" w:hAnsiTheme="minorHAnsi" w:cstheme="minorHAnsi"/>
          <w:b w:val="0"/>
          <w:i/>
          <w:noProof/>
          <w:color w:val="44546A" w:themeColor="text2"/>
          <w:sz w:val="18"/>
          <w:szCs w:val="18"/>
        </w:rPr>
        <w:t>12</w:t>
      </w:r>
      <w:ins w:id="628" w:author="Raphael Malyankar" w:date="2020-01-21T03:58:00Z">
        <w:r w:rsidR="00E27ABE">
          <w:rPr>
            <w:rFonts w:asciiTheme="minorHAnsi" w:hAnsiTheme="minorHAnsi" w:cstheme="minorHAnsi"/>
            <w:b w:val="0"/>
            <w:i/>
            <w:color w:val="44546A" w:themeColor="text2"/>
            <w:sz w:val="18"/>
            <w:szCs w:val="18"/>
          </w:rPr>
          <w:fldChar w:fldCharType="end"/>
        </w:r>
        <w:r w:rsidR="00E27ABE">
          <w:rPr>
            <w:rFonts w:asciiTheme="minorHAnsi" w:hAnsiTheme="minorHAnsi" w:cstheme="minorHAnsi"/>
            <w:b w:val="0"/>
            <w:i/>
            <w:color w:val="44546A" w:themeColor="text2"/>
            <w:sz w:val="18"/>
            <w:szCs w:val="18"/>
          </w:rPr>
          <w:noBreakHyphen/>
        </w:r>
        <w:r w:rsidR="00E27ABE">
          <w:rPr>
            <w:rFonts w:asciiTheme="minorHAnsi" w:hAnsiTheme="minorHAnsi" w:cstheme="minorHAnsi"/>
            <w:b w:val="0"/>
            <w:i/>
            <w:color w:val="44546A" w:themeColor="text2"/>
            <w:sz w:val="18"/>
            <w:szCs w:val="18"/>
          </w:rPr>
          <w:fldChar w:fldCharType="begin"/>
        </w:r>
        <w:r w:rsidR="00E27ABE">
          <w:rPr>
            <w:rFonts w:asciiTheme="minorHAnsi" w:hAnsiTheme="minorHAnsi" w:cstheme="minorHAnsi"/>
            <w:b w:val="0"/>
            <w:i/>
            <w:color w:val="44546A" w:themeColor="text2"/>
            <w:sz w:val="18"/>
            <w:szCs w:val="18"/>
          </w:rPr>
          <w:instrText xml:space="preserve"> SEQ Table \* ARABIC \s 1 </w:instrText>
        </w:r>
      </w:ins>
      <w:r w:rsidR="00E27ABE">
        <w:rPr>
          <w:rFonts w:asciiTheme="minorHAnsi" w:hAnsiTheme="minorHAnsi" w:cstheme="minorHAnsi"/>
          <w:b w:val="0"/>
          <w:i/>
          <w:color w:val="44546A" w:themeColor="text2"/>
          <w:sz w:val="18"/>
          <w:szCs w:val="18"/>
        </w:rPr>
        <w:fldChar w:fldCharType="separate"/>
      </w:r>
      <w:ins w:id="629" w:author="Raphael Malyankar" w:date="2020-01-21T03:58:00Z">
        <w:r w:rsidR="00E27ABE">
          <w:rPr>
            <w:rFonts w:asciiTheme="minorHAnsi" w:hAnsiTheme="minorHAnsi" w:cstheme="minorHAnsi"/>
            <w:b w:val="0"/>
            <w:i/>
            <w:noProof/>
            <w:color w:val="44546A" w:themeColor="text2"/>
            <w:sz w:val="18"/>
            <w:szCs w:val="18"/>
          </w:rPr>
          <w:t>1</w:t>
        </w:r>
        <w:r w:rsidR="00E27ABE">
          <w:rPr>
            <w:rFonts w:asciiTheme="minorHAnsi" w:hAnsiTheme="minorHAnsi" w:cstheme="minorHAnsi"/>
            <w:b w:val="0"/>
            <w:i/>
            <w:color w:val="44546A" w:themeColor="text2"/>
            <w:sz w:val="18"/>
            <w:szCs w:val="18"/>
          </w:rPr>
          <w:fldChar w:fldCharType="end"/>
        </w:r>
      </w:ins>
      <w:del w:id="630" w:author="Raphael Malyankar" w:date="2020-01-21T03:57:00Z">
        <w:r w:rsidRPr="0019570E" w:rsidDel="00E27ABE">
          <w:rPr>
            <w:rFonts w:asciiTheme="minorHAnsi" w:hAnsiTheme="minorHAnsi" w:cstheme="minorHAnsi"/>
            <w:b w:val="0"/>
            <w:i/>
            <w:color w:val="44546A" w:themeColor="text2"/>
            <w:sz w:val="18"/>
            <w:szCs w:val="18"/>
          </w:rPr>
          <w:fldChar w:fldCharType="begin"/>
        </w:r>
        <w:r w:rsidRPr="0019570E" w:rsidDel="00E27ABE">
          <w:rPr>
            <w:rFonts w:asciiTheme="minorHAnsi" w:hAnsiTheme="minorHAnsi" w:cstheme="minorHAnsi"/>
            <w:b w:val="0"/>
            <w:i/>
            <w:color w:val="44546A" w:themeColor="text2"/>
            <w:sz w:val="18"/>
            <w:szCs w:val="18"/>
          </w:rPr>
          <w:delInstrText xml:space="preserve"> STYLEREF 1 \s </w:delInstrText>
        </w:r>
        <w:r w:rsidRPr="0019570E" w:rsidDel="00E27ABE">
          <w:rPr>
            <w:rFonts w:asciiTheme="minorHAnsi" w:hAnsiTheme="minorHAnsi" w:cstheme="minorHAnsi"/>
            <w:b w:val="0"/>
            <w:i/>
            <w:color w:val="44546A" w:themeColor="text2"/>
            <w:sz w:val="18"/>
            <w:szCs w:val="18"/>
          </w:rPr>
          <w:fldChar w:fldCharType="separate"/>
        </w:r>
        <w:r w:rsidR="003417C0" w:rsidDel="00E27ABE">
          <w:rPr>
            <w:rFonts w:asciiTheme="minorHAnsi" w:hAnsiTheme="minorHAnsi" w:cstheme="minorHAnsi"/>
            <w:b w:val="0"/>
            <w:i/>
            <w:noProof/>
            <w:color w:val="44546A" w:themeColor="text2"/>
            <w:sz w:val="18"/>
            <w:szCs w:val="18"/>
          </w:rPr>
          <w:delText>12</w:delText>
        </w:r>
        <w:r w:rsidRPr="0019570E" w:rsidDel="00E27ABE">
          <w:rPr>
            <w:rFonts w:asciiTheme="minorHAnsi" w:hAnsiTheme="minorHAnsi" w:cstheme="minorHAnsi"/>
            <w:b w:val="0"/>
            <w:i/>
            <w:color w:val="44546A" w:themeColor="text2"/>
            <w:sz w:val="18"/>
            <w:szCs w:val="18"/>
          </w:rPr>
          <w:fldChar w:fldCharType="end"/>
        </w:r>
        <w:r w:rsidRPr="0019570E" w:rsidDel="00E27ABE">
          <w:rPr>
            <w:rFonts w:asciiTheme="minorHAnsi" w:hAnsiTheme="minorHAnsi" w:cstheme="minorHAnsi"/>
            <w:b w:val="0"/>
            <w:i/>
            <w:color w:val="44546A" w:themeColor="text2"/>
            <w:sz w:val="18"/>
            <w:szCs w:val="18"/>
          </w:rPr>
          <w:noBreakHyphen/>
        </w:r>
        <w:r w:rsidRPr="0019570E" w:rsidDel="00E27ABE">
          <w:rPr>
            <w:rFonts w:asciiTheme="minorHAnsi" w:hAnsiTheme="minorHAnsi" w:cstheme="minorHAnsi"/>
            <w:b w:val="0"/>
            <w:i/>
            <w:color w:val="44546A" w:themeColor="text2"/>
            <w:sz w:val="18"/>
            <w:szCs w:val="18"/>
          </w:rPr>
          <w:fldChar w:fldCharType="begin"/>
        </w:r>
        <w:r w:rsidRPr="0019570E" w:rsidDel="00E27ABE">
          <w:rPr>
            <w:rFonts w:asciiTheme="minorHAnsi" w:hAnsiTheme="minorHAnsi" w:cstheme="minorHAnsi"/>
            <w:b w:val="0"/>
            <w:i/>
            <w:color w:val="44546A" w:themeColor="text2"/>
            <w:sz w:val="18"/>
            <w:szCs w:val="18"/>
          </w:rPr>
          <w:delInstrText xml:space="preserve"> SEQ Table \* ARABIC \s 1 </w:delInstrText>
        </w:r>
        <w:r w:rsidRPr="0019570E" w:rsidDel="00E27ABE">
          <w:rPr>
            <w:rFonts w:asciiTheme="minorHAnsi" w:hAnsiTheme="minorHAnsi" w:cstheme="minorHAnsi"/>
            <w:b w:val="0"/>
            <w:i/>
            <w:color w:val="44546A" w:themeColor="text2"/>
            <w:sz w:val="18"/>
            <w:szCs w:val="18"/>
          </w:rPr>
          <w:fldChar w:fldCharType="separate"/>
        </w:r>
        <w:r w:rsidR="003417C0" w:rsidDel="00E27ABE">
          <w:rPr>
            <w:rFonts w:asciiTheme="minorHAnsi" w:hAnsiTheme="minorHAnsi" w:cstheme="minorHAnsi"/>
            <w:b w:val="0"/>
            <w:i/>
            <w:noProof/>
            <w:color w:val="44546A" w:themeColor="text2"/>
            <w:sz w:val="18"/>
            <w:szCs w:val="18"/>
          </w:rPr>
          <w:delText>1</w:delText>
        </w:r>
        <w:r w:rsidRPr="0019570E" w:rsidDel="00E27ABE">
          <w:rPr>
            <w:rFonts w:asciiTheme="minorHAnsi" w:hAnsiTheme="minorHAnsi" w:cstheme="minorHAnsi"/>
            <w:b w:val="0"/>
            <w:i/>
            <w:color w:val="44546A" w:themeColor="text2"/>
            <w:sz w:val="18"/>
            <w:szCs w:val="18"/>
          </w:rPr>
          <w:fldChar w:fldCharType="end"/>
        </w:r>
      </w:del>
      <w:bookmarkEnd w:id="626"/>
      <w:r w:rsidR="00D4206B">
        <w:rPr>
          <w:rFonts w:asciiTheme="minorHAnsi" w:hAnsiTheme="minorHAnsi" w:cstheme="minorHAnsi"/>
          <w:b w:val="0"/>
          <w:i/>
          <w:color w:val="44546A" w:themeColor="text2"/>
          <w:sz w:val="18"/>
          <w:szCs w:val="18"/>
        </w:rPr>
        <w:t xml:space="preserve"> -</w:t>
      </w:r>
      <w:r w:rsidRPr="0019570E">
        <w:rPr>
          <w:rFonts w:asciiTheme="minorHAnsi" w:hAnsiTheme="minorHAnsi" w:cstheme="minorHAnsi"/>
          <w:b w:val="0"/>
          <w:i/>
          <w:color w:val="44546A" w:themeColor="text2"/>
          <w:sz w:val="18"/>
          <w:szCs w:val="18"/>
        </w:rPr>
        <w:t xml:space="preserve"> Specifying</w:t>
      </w:r>
      <w:r w:rsidR="006E30DE" w:rsidRPr="0019570E">
        <w:rPr>
          <w:rFonts w:asciiTheme="minorHAnsi" w:hAnsiTheme="minorHAnsi" w:cstheme="minorHAnsi"/>
          <w:b w:val="0"/>
          <w:i/>
          <w:color w:val="44546A" w:themeColor="text2"/>
          <w:sz w:val="18"/>
          <w:szCs w:val="18"/>
        </w:rPr>
        <w:t xml:space="preserve"> metadata in </w:t>
      </w:r>
      <w:r w:rsidR="00C62E69">
        <w:rPr>
          <w:rFonts w:asciiTheme="minorHAnsi" w:hAnsiTheme="minorHAnsi" w:cstheme="minorHAnsi"/>
          <w:b w:val="0"/>
          <w:i/>
          <w:color w:val="44546A" w:themeColor="text2"/>
          <w:sz w:val="18"/>
          <w:szCs w:val="18"/>
        </w:rPr>
        <w:t>E</w:t>
      </w:r>
      <w:r w:rsidR="006E30DE" w:rsidRPr="0019570E">
        <w:rPr>
          <w:rFonts w:asciiTheme="minorHAnsi" w:hAnsiTheme="minorHAnsi" w:cstheme="minorHAnsi"/>
          <w:b w:val="0"/>
          <w:i/>
          <w:color w:val="44546A" w:themeColor="text2"/>
          <w:sz w:val="18"/>
          <w:szCs w:val="18"/>
        </w:rPr>
        <w:t xml:space="preserve">xchange </w:t>
      </w:r>
      <w:r w:rsidR="00C62E69">
        <w:rPr>
          <w:rFonts w:asciiTheme="minorHAnsi" w:hAnsiTheme="minorHAnsi" w:cstheme="minorHAnsi"/>
          <w:b w:val="0"/>
          <w:i/>
          <w:color w:val="44546A" w:themeColor="text2"/>
          <w:sz w:val="18"/>
          <w:szCs w:val="18"/>
        </w:rPr>
        <w:t>C</w:t>
      </w:r>
      <w:r w:rsidR="006E30DE" w:rsidRPr="0019570E">
        <w:rPr>
          <w:rFonts w:asciiTheme="minorHAnsi" w:hAnsiTheme="minorHAnsi" w:cstheme="minorHAnsi"/>
          <w:b w:val="0"/>
          <w:i/>
          <w:color w:val="44546A" w:themeColor="text2"/>
          <w:sz w:val="18"/>
          <w:szCs w:val="18"/>
        </w:rPr>
        <w:t>atalogues</w:t>
      </w:r>
      <w:r w:rsidRPr="0019570E">
        <w:rPr>
          <w:rFonts w:asciiTheme="minorHAnsi" w:hAnsiTheme="minorHAnsi" w:cstheme="minorHAnsi"/>
          <w:b w:val="0"/>
          <w:i/>
          <w:color w:val="44546A" w:themeColor="text2"/>
          <w:sz w:val="18"/>
          <w:szCs w:val="18"/>
        </w:rPr>
        <w:t xml:space="preserve"> for </w:t>
      </w:r>
      <w:r w:rsidR="006E30DE" w:rsidRPr="0019570E">
        <w:rPr>
          <w:rFonts w:asciiTheme="minorHAnsi" w:hAnsiTheme="minorHAnsi" w:cstheme="minorHAnsi"/>
          <w:b w:val="0"/>
          <w:i/>
          <w:color w:val="44546A" w:themeColor="text2"/>
          <w:sz w:val="18"/>
          <w:szCs w:val="18"/>
        </w:rPr>
        <w:t xml:space="preserve">individual </w:t>
      </w:r>
      <w:r w:rsidR="00C62E69">
        <w:rPr>
          <w:rFonts w:asciiTheme="minorHAnsi" w:hAnsiTheme="minorHAnsi" w:cstheme="minorHAnsi"/>
          <w:b w:val="0"/>
          <w:i/>
          <w:color w:val="44546A" w:themeColor="text2"/>
          <w:sz w:val="18"/>
          <w:szCs w:val="18"/>
        </w:rPr>
        <w:t>P</w:t>
      </w:r>
      <w:r w:rsidR="009D4ED4" w:rsidRPr="0019570E">
        <w:rPr>
          <w:rFonts w:asciiTheme="minorHAnsi" w:hAnsiTheme="minorHAnsi" w:cstheme="minorHAnsi"/>
          <w:b w:val="0"/>
          <w:i/>
          <w:color w:val="44546A" w:themeColor="text2"/>
          <w:sz w:val="18"/>
          <w:szCs w:val="18"/>
        </w:rPr>
        <w:t xml:space="preserve">roduct </w:t>
      </w:r>
      <w:r w:rsidR="00C62E69">
        <w:rPr>
          <w:rFonts w:asciiTheme="minorHAnsi" w:hAnsiTheme="minorHAnsi" w:cstheme="minorHAnsi"/>
          <w:b w:val="0"/>
          <w:i/>
          <w:color w:val="44546A" w:themeColor="text2"/>
          <w:sz w:val="18"/>
          <w:szCs w:val="18"/>
        </w:rPr>
        <w:t>S</w:t>
      </w:r>
      <w:r w:rsidR="009D4ED4" w:rsidRPr="0019570E">
        <w:rPr>
          <w:rFonts w:asciiTheme="minorHAnsi" w:hAnsiTheme="minorHAnsi" w:cstheme="minorHAnsi"/>
          <w:b w:val="0"/>
          <w:i/>
          <w:color w:val="44546A" w:themeColor="text2"/>
          <w:sz w:val="18"/>
          <w:szCs w:val="18"/>
        </w:rPr>
        <w:t>pecifications</w:t>
      </w:r>
    </w:p>
    <w:p w14:paraId="59177A57" w14:textId="3E80044E" w:rsidR="00D10293" w:rsidRPr="0019570E" w:rsidRDefault="002E42AD" w:rsidP="0019570E">
      <w:pPr>
        <w:spacing w:after="160" w:line="240" w:lineRule="auto"/>
        <w:rPr>
          <w:rFonts w:asciiTheme="minorHAnsi" w:hAnsiTheme="minorHAnsi" w:cstheme="minorHAnsi"/>
          <w:sz w:val="22"/>
          <w:szCs w:val="22"/>
        </w:rPr>
      </w:pPr>
      <w:r w:rsidRPr="0019570E">
        <w:rPr>
          <w:rFonts w:asciiTheme="minorHAnsi" w:hAnsiTheme="minorHAnsi" w:cstheme="minorHAnsi"/>
          <w:sz w:val="22"/>
          <w:szCs w:val="22"/>
        </w:rPr>
        <w:t xml:space="preserve">Product </w:t>
      </w:r>
      <w:r w:rsidR="00C62E69">
        <w:rPr>
          <w:rFonts w:asciiTheme="minorHAnsi" w:hAnsiTheme="minorHAnsi" w:cstheme="minorHAnsi"/>
          <w:sz w:val="22"/>
          <w:szCs w:val="22"/>
        </w:rPr>
        <w:t>S</w:t>
      </w:r>
      <w:r w:rsidRPr="0019570E">
        <w:rPr>
          <w:rFonts w:asciiTheme="minorHAnsi" w:hAnsiTheme="minorHAnsi" w:cstheme="minorHAnsi"/>
          <w:sz w:val="22"/>
          <w:szCs w:val="22"/>
        </w:rPr>
        <w:t xml:space="preserve">pecifications should not clone and rename classes, attributes, and enumerations defined in the generic model, but instead extend the generic model as </w:t>
      </w:r>
      <w:r w:rsidR="00F212F3" w:rsidRPr="0019570E">
        <w:rPr>
          <w:rFonts w:asciiTheme="minorHAnsi" w:hAnsiTheme="minorHAnsi" w:cstheme="minorHAnsi"/>
          <w:sz w:val="22"/>
          <w:szCs w:val="22"/>
        </w:rPr>
        <w:t>needed</w:t>
      </w:r>
      <w:r w:rsidRPr="0019570E">
        <w:rPr>
          <w:rFonts w:asciiTheme="minorHAnsi" w:hAnsiTheme="minorHAnsi" w:cstheme="minorHAnsi"/>
          <w:sz w:val="22"/>
          <w:szCs w:val="22"/>
        </w:rPr>
        <w:t xml:space="preserve">. This requirement helps keep product-specific and generic S-100 metadata harmonized as both S-100 and the </w:t>
      </w:r>
      <w:r w:rsidR="00C62E69">
        <w:rPr>
          <w:rFonts w:asciiTheme="minorHAnsi" w:hAnsiTheme="minorHAnsi" w:cstheme="minorHAnsi"/>
          <w:sz w:val="22"/>
          <w:szCs w:val="22"/>
        </w:rPr>
        <w:t>P</w:t>
      </w:r>
      <w:r w:rsidRPr="0019570E">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19570E">
        <w:rPr>
          <w:rFonts w:asciiTheme="minorHAnsi" w:hAnsiTheme="minorHAnsi" w:cstheme="minorHAnsi"/>
          <w:sz w:val="22"/>
          <w:szCs w:val="22"/>
        </w:rPr>
        <w:t xml:space="preserve">pecifications evolve over successive versions. Cloning and renaming classes and attributes will result in different branches of metadata. The divergence of metadata branches will increase as both S-100 and </w:t>
      </w:r>
      <w:r w:rsidR="00C62E69">
        <w:rPr>
          <w:rFonts w:asciiTheme="minorHAnsi" w:hAnsiTheme="minorHAnsi" w:cstheme="minorHAnsi"/>
          <w:sz w:val="22"/>
          <w:szCs w:val="22"/>
        </w:rPr>
        <w:t>P</w:t>
      </w:r>
      <w:r w:rsidRPr="0019570E">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19570E">
        <w:rPr>
          <w:rFonts w:asciiTheme="minorHAnsi" w:hAnsiTheme="minorHAnsi" w:cstheme="minorHAnsi"/>
          <w:sz w:val="22"/>
          <w:szCs w:val="22"/>
        </w:rPr>
        <w:t xml:space="preserve">pecifications evolve over successive versions. One consequence will </w:t>
      </w:r>
      <w:r w:rsidR="008C2C30" w:rsidRPr="0019570E">
        <w:rPr>
          <w:rFonts w:asciiTheme="minorHAnsi" w:hAnsiTheme="minorHAnsi" w:cstheme="minorHAnsi"/>
          <w:sz w:val="22"/>
          <w:szCs w:val="22"/>
        </w:rPr>
        <w:t xml:space="preserve">be </w:t>
      </w:r>
      <w:r w:rsidRPr="0019570E">
        <w:rPr>
          <w:rFonts w:asciiTheme="minorHAnsi" w:hAnsiTheme="minorHAnsi" w:cstheme="minorHAnsi"/>
          <w:sz w:val="22"/>
          <w:szCs w:val="22"/>
        </w:rPr>
        <w:t>a need for implementations to have independent product-specific metadata processing modules. This situation would be undesirable for products that are processed by the same application (such as generic viewers, ECDIS, or ECS).</w:t>
      </w:r>
    </w:p>
    <w:p w14:paraId="13625ACD" w14:textId="25777887" w:rsidR="00D10293" w:rsidRPr="0019570E" w:rsidRDefault="00D10293" w:rsidP="0019570E">
      <w:pPr>
        <w:spacing w:after="160" w:line="240" w:lineRule="auto"/>
        <w:rPr>
          <w:rFonts w:asciiTheme="minorHAnsi" w:hAnsiTheme="minorHAnsi" w:cstheme="minorHAnsi"/>
          <w:sz w:val="22"/>
          <w:szCs w:val="22"/>
        </w:rPr>
      </w:pPr>
      <w:r w:rsidRPr="0019570E">
        <w:rPr>
          <w:rFonts w:asciiTheme="minorHAnsi" w:hAnsiTheme="minorHAnsi" w:cstheme="minorHAnsi"/>
          <w:sz w:val="22"/>
          <w:szCs w:val="22"/>
        </w:rPr>
        <w:t xml:space="preserve">A typical </w:t>
      </w:r>
      <w:r w:rsidR="00153E23">
        <w:rPr>
          <w:rFonts w:asciiTheme="minorHAnsi" w:hAnsiTheme="minorHAnsi" w:cstheme="minorHAnsi"/>
          <w:sz w:val="22"/>
          <w:szCs w:val="22"/>
        </w:rPr>
        <w:t>P</w:t>
      </w:r>
      <w:r w:rsidR="00153E23" w:rsidRPr="0019570E">
        <w:rPr>
          <w:rFonts w:asciiTheme="minorHAnsi" w:hAnsiTheme="minorHAnsi" w:cstheme="minorHAnsi"/>
          <w:sz w:val="22"/>
          <w:szCs w:val="22"/>
        </w:rPr>
        <w:t xml:space="preserve">roduct </w:t>
      </w:r>
      <w:r w:rsidR="00153E23">
        <w:rPr>
          <w:rFonts w:asciiTheme="minorHAnsi" w:hAnsiTheme="minorHAnsi" w:cstheme="minorHAnsi"/>
          <w:sz w:val="22"/>
          <w:szCs w:val="22"/>
        </w:rPr>
        <w:t>S</w:t>
      </w:r>
      <w:r w:rsidR="00153E23" w:rsidRPr="0019570E">
        <w:rPr>
          <w:rFonts w:asciiTheme="minorHAnsi" w:hAnsiTheme="minorHAnsi" w:cstheme="minorHAnsi"/>
          <w:sz w:val="22"/>
          <w:szCs w:val="22"/>
        </w:rPr>
        <w:t xml:space="preserve">pecification </w:t>
      </w:r>
      <w:r w:rsidR="00153E23">
        <w:rPr>
          <w:rFonts w:asciiTheme="minorHAnsi" w:hAnsiTheme="minorHAnsi" w:cstheme="minorHAnsi"/>
          <w:sz w:val="22"/>
          <w:szCs w:val="22"/>
        </w:rPr>
        <w:t>E</w:t>
      </w:r>
      <w:r w:rsidR="00153E23" w:rsidRPr="0019570E">
        <w:rPr>
          <w:rFonts w:asciiTheme="minorHAnsi" w:hAnsiTheme="minorHAnsi" w:cstheme="minorHAnsi"/>
          <w:sz w:val="22"/>
          <w:szCs w:val="22"/>
        </w:rPr>
        <w:t xml:space="preserve">xchange </w:t>
      </w:r>
      <w:r w:rsidR="00153E23">
        <w:rPr>
          <w:rFonts w:asciiTheme="minorHAnsi" w:hAnsiTheme="minorHAnsi" w:cstheme="minorHAnsi"/>
          <w:sz w:val="22"/>
          <w:szCs w:val="22"/>
        </w:rPr>
        <w:t>C</w:t>
      </w:r>
      <w:r w:rsidR="00153E23" w:rsidRPr="0019570E">
        <w:rPr>
          <w:rFonts w:asciiTheme="minorHAnsi" w:hAnsiTheme="minorHAnsi" w:cstheme="minorHAnsi"/>
          <w:sz w:val="22"/>
          <w:szCs w:val="22"/>
        </w:rPr>
        <w:t xml:space="preserve">atalogue </w:t>
      </w:r>
      <w:r w:rsidRPr="0019570E">
        <w:rPr>
          <w:rFonts w:asciiTheme="minorHAnsi" w:hAnsiTheme="minorHAnsi" w:cstheme="minorHAnsi"/>
          <w:sz w:val="22"/>
          <w:szCs w:val="22"/>
        </w:rPr>
        <w:t>UML diagram is reproduced in</w:t>
      </w:r>
      <w:r w:rsidR="0019570E">
        <w:rPr>
          <w:rFonts w:asciiTheme="minorHAnsi" w:hAnsiTheme="minorHAnsi" w:cstheme="minorHAnsi"/>
          <w:sz w:val="22"/>
          <w:szCs w:val="22"/>
        </w:rPr>
        <w:t xml:space="preserve"> Figure 12-2</w:t>
      </w:r>
      <w:r w:rsidRPr="0019570E">
        <w:rPr>
          <w:rFonts w:asciiTheme="minorHAnsi" w:hAnsiTheme="minorHAnsi" w:cstheme="minorHAnsi"/>
          <w:sz w:val="22"/>
          <w:szCs w:val="22"/>
        </w:rPr>
        <w:t>. Compare to</w:t>
      </w:r>
      <w:r w:rsidR="0019570E">
        <w:rPr>
          <w:rFonts w:asciiTheme="minorHAnsi" w:hAnsiTheme="minorHAnsi" w:cstheme="minorHAnsi"/>
          <w:sz w:val="22"/>
          <w:szCs w:val="22"/>
        </w:rPr>
        <w:t xml:space="preserve"> Figure 12-1</w:t>
      </w:r>
      <w:r w:rsidRPr="0019570E">
        <w:rPr>
          <w:rFonts w:asciiTheme="minorHAnsi" w:hAnsiTheme="minorHAnsi" w:cstheme="minorHAnsi"/>
          <w:sz w:val="22"/>
          <w:szCs w:val="22"/>
        </w:rPr>
        <w:t>, noting the omission of attributes for vertical and sounding datum from dataset discovery metadata and restrictions of support file format and data format enumerations.</w:t>
      </w:r>
    </w:p>
    <w:p w14:paraId="514417CF" w14:textId="7357ABAE" w:rsidR="002E42AD" w:rsidRPr="0019570E" w:rsidRDefault="002E42AD" w:rsidP="0019570E">
      <w:pPr>
        <w:spacing w:after="160" w:line="240" w:lineRule="auto"/>
        <w:rPr>
          <w:rFonts w:asciiTheme="minorHAnsi" w:hAnsiTheme="minorHAnsi" w:cstheme="minorHAnsi"/>
          <w:sz w:val="22"/>
          <w:szCs w:val="22"/>
        </w:rPr>
      </w:pPr>
    </w:p>
    <w:p w14:paraId="052AEF8C" w14:textId="22858638" w:rsidR="002E42AD" w:rsidRPr="00FA0C91" w:rsidRDefault="00D32530" w:rsidP="003E2BCB">
      <w:pPr>
        <w:keepNext/>
      </w:pPr>
      <w:r>
        <w:rPr>
          <w:noProof/>
          <w:lang w:val="en-US" w:eastAsia="en-US"/>
        </w:rPr>
        <w:drawing>
          <wp:inline distT="0" distB="0" distL="0" distR="0" wp14:anchorId="0CC3EDCF" wp14:editId="366D1FAB">
            <wp:extent cx="5943600" cy="475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27 ExchangeSetMetadata.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B347BB7" w14:textId="6B0605B9" w:rsidR="002E42AD" w:rsidRPr="00D4206B" w:rsidRDefault="002E42AD" w:rsidP="00D4206B">
      <w:pPr>
        <w:pStyle w:val="Caption"/>
        <w:jc w:val="center"/>
        <w:rPr>
          <w:rFonts w:asciiTheme="minorHAnsi" w:hAnsiTheme="minorHAnsi" w:cstheme="minorHAnsi"/>
          <w:b w:val="0"/>
          <w:i/>
          <w:color w:val="44546A" w:themeColor="text2"/>
          <w:sz w:val="18"/>
          <w:szCs w:val="18"/>
        </w:rPr>
      </w:pPr>
      <w:bookmarkStart w:id="631" w:name="_Ref523274868"/>
      <w:r w:rsidRPr="00D4206B">
        <w:rPr>
          <w:rFonts w:asciiTheme="minorHAnsi" w:hAnsiTheme="minorHAnsi" w:cstheme="minorHAnsi"/>
          <w:b w:val="0"/>
          <w:i/>
          <w:color w:val="44546A" w:themeColor="text2"/>
          <w:sz w:val="18"/>
          <w:szCs w:val="18"/>
        </w:rPr>
        <w:t xml:space="preserve">Figure </w:t>
      </w:r>
      <w:r w:rsidRPr="00D4206B">
        <w:rPr>
          <w:rFonts w:asciiTheme="minorHAnsi" w:hAnsiTheme="minorHAnsi" w:cstheme="minorHAnsi"/>
          <w:b w:val="0"/>
          <w:i/>
          <w:color w:val="44546A" w:themeColor="text2"/>
          <w:sz w:val="18"/>
          <w:szCs w:val="18"/>
        </w:rPr>
        <w:fldChar w:fldCharType="begin"/>
      </w:r>
      <w:r w:rsidRPr="00D4206B">
        <w:rPr>
          <w:rFonts w:asciiTheme="minorHAnsi" w:hAnsiTheme="minorHAnsi" w:cstheme="minorHAnsi"/>
          <w:b w:val="0"/>
          <w:i/>
          <w:color w:val="44546A" w:themeColor="text2"/>
          <w:sz w:val="18"/>
          <w:szCs w:val="18"/>
        </w:rPr>
        <w:instrText xml:space="preserve"> STYLEREF 1 \s </w:instrText>
      </w:r>
      <w:r w:rsidRPr="00D4206B">
        <w:rPr>
          <w:rFonts w:asciiTheme="minorHAnsi" w:hAnsiTheme="minorHAnsi" w:cstheme="minorHAnsi"/>
          <w:b w:val="0"/>
          <w:i/>
          <w:color w:val="44546A" w:themeColor="text2"/>
          <w:sz w:val="18"/>
          <w:szCs w:val="18"/>
        </w:rPr>
        <w:fldChar w:fldCharType="separate"/>
      </w:r>
      <w:r w:rsidR="003417C0">
        <w:rPr>
          <w:rFonts w:asciiTheme="minorHAnsi" w:hAnsiTheme="minorHAnsi" w:cstheme="minorHAnsi"/>
          <w:b w:val="0"/>
          <w:i/>
          <w:noProof/>
          <w:color w:val="44546A" w:themeColor="text2"/>
          <w:sz w:val="18"/>
          <w:szCs w:val="18"/>
        </w:rPr>
        <w:t>12</w:t>
      </w:r>
      <w:r w:rsidRPr="00D4206B">
        <w:rPr>
          <w:rFonts w:asciiTheme="minorHAnsi" w:hAnsiTheme="minorHAnsi" w:cstheme="minorHAnsi"/>
          <w:b w:val="0"/>
          <w:i/>
          <w:color w:val="44546A" w:themeColor="text2"/>
          <w:sz w:val="18"/>
          <w:szCs w:val="18"/>
        </w:rPr>
        <w:fldChar w:fldCharType="end"/>
      </w:r>
      <w:r w:rsidRPr="00D4206B">
        <w:rPr>
          <w:rFonts w:asciiTheme="minorHAnsi" w:hAnsiTheme="minorHAnsi" w:cstheme="minorHAnsi"/>
          <w:b w:val="0"/>
          <w:i/>
          <w:color w:val="44546A" w:themeColor="text2"/>
          <w:sz w:val="18"/>
          <w:szCs w:val="18"/>
        </w:rPr>
        <w:noBreakHyphen/>
      </w:r>
      <w:r w:rsidRPr="00D4206B">
        <w:rPr>
          <w:rFonts w:asciiTheme="minorHAnsi" w:hAnsiTheme="minorHAnsi" w:cstheme="minorHAnsi"/>
          <w:b w:val="0"/>
          <w:i/>
          <w:color w:val="44546A" w:themeColor="text2"/>
          <w:sz w:val="18"/>
          <w:szCs w:val="18"/>
        </w:rPr>
        <w:fldChar w:fldCharType="begin"/>
      </w:r>
      <w:r w:rsidRPr="00D4206B">
        <w:rPr>
          <w:rFonts w:asciiTheme="minorHAnsi" w:hAnsiTheme="minorHAnsi" w:cstheme="minorHAnsi"/>
          <w:b w:val="0"/>
          <w:i/>
          <w:color w:val="44546A" w:themeColor="text2"/>
          <w:sz w:val="18"/>
          <w:szCs w:val="18"/>
        </w:rPr>
        <w:instrText xml:space="preserve"> SEQ Figure \* ARABIC \s 1 </w:instrText>
      </w:r>
      <w:r w:rsidRPr="00D4206B">
        <w:rPr>
          <w:rFonts w:asciiTheme="minorHAnsi" w:hAnsiTheme="minorHAnsi" w:cstheme="minorHAnsi"/>
          <w:b w:val="0"/>
          <w:i/>
          <w:color w:val="44546A" w:themeColor="text2"/>
          <w:sz w:val="18"/>
          <w:szCs w:val="18"/>
        </w:rPr>
        <w:fldChar w:fldCharType="separate"/>
      </w:r>
      <w:r w:rsidR="003417C0">
        <w:rPr>
          <w:rFonts w:asciiTheme="minorHAnsi" w:hAnsiTheme="minorHAnsi" w:cstheme="minorHAnsi"/>
          <w:b w:val="0"/>
          <w:i/>
          <w:noProof/>
          <w:color w:val="44546A" w:themeColor="text2"/>
          <w:sz w:val="18"/>
          <w:szCs w:val="18"/>
        </w:rPr>
        <w:t>2</w:t>
      </w:r>
      <w:r w:rsidRPr="00D4206B">
        <w:rPr>
          <w:rFonts w:asciiTheme="minorHAnsi" w:hAnsiTheme="minorHAnsi" w:cstheme="minorHAnsi"/>
          <w:b w:val="0"/>
          <w:i/>
          <w:color w:val="44546A" w:themeColor="text2"/>
          <w:sz w:val="18"/>
          <w:szCs w:val="18"/>
        </w:rPr>
        <w:fldChar w:fldCharType="end"/>
      </w:r>
      <w:bookmarkEnd w:id="631"/>
      <w:r w:rsidRPr="00D4206B">
        <w:rPr>
          <w:rFonts w:asciiTheme="minorHAnsi" w:hAnsiTheme="minorHAnsi" w:cstheme="minorHAnsi"/>
          <w:b w:val="0"/>
          <w:i/>
          <w:color w:val="44546A" w:themeColor="text2"/>
          <w:sz w:val="18"/>
          <w:szCs w:val="18"/>
        </w:rPr>
        <w:t xml:space="preserve">. </w:t>
      </w:r>
      <w:ins w:id="632" w:author="Julia Powell" w:date="2020-01-23T10:53:00Z">
        <w:r w:rsidR="00CF43A5">
          <w:rPr>
            <w:rFonts w:asciiTheme="minorHAnsi" w:hAnsiTheme="minorHAnsi" w:cstheme="minorHAnsi"/>
            <w:b w:val="0"/>
            <w:i/>
            <w:color w:val="44546A" w:themeColor="text2"/>
            <w:sz w:val="18"/>
            <w:szCs w:val="18"/>
          </w:rPr>
          <w:t xml:space="preserve">Example </w:t>
        </w:r>
      </w:ins>
      <w:bookmarkStart w:id="633" w:name="_GoBack"/>
      <w:bookmarkEnd w:id="633"/>
      <w:r w:rsidRPr="00D4206B">
        <w:rPr>
          <w:rFonts w:asciiTheme="minorHAnsi" w:hAnsiTheme="minorHAnsi" w:cstheme="minorHAnsi"/>
          <w:b w:val="0"/>
          <w:i/>
          <w:color w:val="44546A" w:themeColor="text2"/>
          <w:sz w:val="18"/>
          <w:szCs w:val="18"/>
        </w:rPr>
        <w:t xml:space="preserve">Exchange </w:t>
      </w:r>
      <w:r w:rsidR="00153E23">
        <w:rPr>
          <w:rFonts w:asciiTheme="minorHAnsi" w:hAnsiTheme="minorHAnsi" w:cstheme="minorHAnsi"/>
          <w:b w:val="0"/>
          <w:i/>
          <w:color w:val="44546A" w:themeColor="text2"/>
          <w:sz w:val="18"/>
          <w:szCs w:val="18"/>
        </w:rPr>
        <w:t>C</w:t>
      </w:r>
      <w:r w:rsidR="00153E23" w:rsidRPr="00D4206B">
        <w:rPr>
          <w:rFonts w:asciiTheme="minorHAnsi" w:hAnsiTheme="minorHAnsi" w:cstheme="minorHAnsi"/>
          <w:b w:val="0"/>
          <w:i/>
          <w:color w:val="44546A" w:themeColor="text2"/>
          <w:sz w:val="18"/>
          <w:szCs w:val="18"/>
        </w:rPr>
        <w:t xml:space="preserve">atalogue </w:t>
      </w:r>
      <w:r w:rsidRPr="00D4206B">
        <w:rPr>
          <w:rFonts w:asciiTheme="minorHAnsi" w:hAnsiTheme="minorHAnsi" w:cstheme="minorHAnsi"/>
          <w:b w:val="0"/>
          <w:i/>
          <w:color w:val="44546A" w:themeColor="text2"/>
          <w:sz w:val="18"/>
          <w:szCs w:val="18"/>
        </w:rPr>
        <w:t>metadata classes for S-127 (Marine Traffic Management)</w:t>
      </w:r>
    </w:p>
    <w:p w14:paraId="779F4118" w14:textId="4BE5C7BB" w:rsidR="00B553C5" w:rsidRPr="00FA0C91" w:rsidRDefault="006E30DE" w:rsidP="003668CD">
      <w:pPr>
        <w:pStyle w:val="Heading3"/>
        <w:numPr>
          <w:ilvl w:val="2"/>
          <w:numId w:val="147"/>
        </w:numPr>
        <w:tabs>
          <w:tab w:val="clear" w:pos="660"/>
          <w:tab w:val="clear" w:pos="880"/>
          <w:tab w:val="left" w:pos="709"/>
        </w:tabs>
        <w:spacing w:line="240" w:lineRule="auto"/>
        <w:ind w:left="709" w:hanging="709"/>
      </w:pPr>
      <w:bookmarkStart w:id="634" w:name="_Toc532213707"/>
      <w:bookmarkStart w:id="635" w:name="_Toc3237127"/>
      <w:bookmarkStart w:id="636" w:name="_Toc3469154"/>
      <w:bookmarkEnd w:id="634"/>
      <w:bookmarkEnd w:id="635"/>
      <w:r w:rsidRPr="00FA0C91">
        <w:t>Extensions in ISO metadata files</w:t>
      </w:r>
      <w:bookmarkEnd w:id="636"/>
    </w:p>
    <w:p w14:paraId="0700B19D" w14:textId="11E13A89" w:rsidR="00D90F68" w:rsidRPr="00692A2B" w:rsidRDefault="00D90F68" w:rsidP="00692A2B">
      <w:pPr>
        <w:spacing w:after="160" w:line="240" w:lineRule="auto"/>
        <w:rPr>
          <w:rFonts w:asciiTheme="minorHAnsi" w:hAnsiTheme="minorHAnsi" w:cstheme="minorHAnsi"/>
          <w:sz w:val="22"/>
          <w:szCs w:val="22"/>
        </w:rPr>
      </w:pPr>
      <w:r w:rsidRPr="00692A2B">
        <w:rPr>
          <w:rFonts w:asciiTheme="minorHAnsi" w:hAnsiTheme="minorHAnsi" w:cstheme="minorHAnsi"/>
          <w:sz w:val="22"/>
          <w:szCs w:val="22"/>
        </w:rPr>
        <w:t xml:space="preserve">S-100 </w:t>
      </w:r>
      <w:r w:rsidR="00692A2B">
        <w:rPr>
          <w:rFonts w:asciiTheme="minorHAnsi" w:hAnsiTheme="minorHAnsi" w:cstheme="minorHAnsi"/>
          <w:sz w:val="22"/>
          <w:szCs w:val="22"/>
        </w:rPr>
        <w:t xml:space="preserve">Part 4a, </w:t>
      </w:r>
      <w:r w:rsidRPr="00692A2B">
        <w:rPr>
          <w:rFonts w:asciiTheme="minorHAnsi" w:hAnsiTheme="minorHAnsi" w:cstheme="minorHAnsi"/>
          <w:sz w:val="22"/>
          <w:szCs w:val="22"/>
        </w:rPr>
        <w:t xml:space="preserve">clause 4a-5.6.5 specifies how extensions must be documented. This specification is derived from the ISO </w:t>
      </w:r>
      <w:r w:rsidR="00692A2B">
        <w:rPr>
          <w:rFonts w:asciiTheme="minorHAnsi" w:hAnsiTheme="minorHAnsi" w:cstheme="minorHAnsi"/>
          <w:sz w:val="22"/>
          <w:szCs w:val="22"/>
        </w:rPr>
        <w:t>S</w:t>
      </w:r>
      <w:r w:rsidR="00692A2B" w:rsidRPr="00692A2B">
        <w:rPr>
          <w:rFonts w:asciiTheme="minorHAnsi" w:hAnsiTheme="minorHAnsi" w:cstheme="minorHAnsi"/>
          <w:sz w:val="22"/>
          <w:szCs w:val="22"/>
        </w:rPr>
        <w:t>pecification</w:t>
      </w:r>
      <w:r w:rsidRPr="00692A2B">
        <w:rPr>
          <w:rFonts w:asciiTheme="minorHAnsi" w:hAnsiTheme="minorHAnsi" w:cstheme="minorHAnsi"/>
          <w:sz w:val="22"/>
          <w:szCs w:val="22"/>
        </w:rPr>
        <w:t>.</w:t>
      </w:r>
    </w:p>
    <w:p w14:paraId="367492DB" w14:textId="1F5F085A" w:rsidR="0075692D" w:rsidRPr="00FA0C91" w:rsidRDefault="0075692D" w:rsidP="003668CD">
      <w:pPr>
        <w:pStyle w:val="Heading3"/>
        <w:numPr>
          <w:ilvl w:val="2"/>
          <w:numId w:val="147"/>
        </w:numPr>
        <w:tabs>
          <w:tab w:val="clear" w:pos="660"/>
          <w:tab w:val="clear" w:pos="880"/>
          <w:tab w:val="left" w:pos="709"/>
        </w:tabs>
        <w:spacing w:line="240" w:lineRule="auto"/>
        <w:ind w:left="709" w:hanging="709"/>
      </w:pPr>
      <w:bookmarkStart w:id="637" w:name="_Ref523233739"/>
      <w:bookmarkStart w:id="638" w:name="_Toc3469155"/>
      <w:r w:rsidRPr="00FA0C91">
        <w:t>Data protection, authentication, and encryption</w:t>
      </w:r>
      <w:bookmarkEnd w:id="637"/>
      <w:bookmarkEnd w:id="638"/>
    </w:p>
    <w:p w14:paraId="5B592486" w14:textId="511AE499" w:rsidR="00F8053A" w:rsidRPr="00692A2B" w:rsidRDefault="00F8053A" w:rsidP="00692A2B">
      <w:pPr>
        <w:spacing w:after="60" w:line="240" w:lineRule="auto"/>
        <w:rPr>
          <w:rFonts w:asciiTheme="minorHAnsi" w:hAnsiTheme="minorHAnsi" w:cstheme="minorHAnsi"/>
          <w:sz w:val="22"/>
          <w:szCs w:val="22"/>
        </w:rPr>
      </w:pPr>
      <w:r w:rsidRPr="00692A2B">
        <w:rPr>
          <w:rFonts w:asciiTheme="minorHAnsi" w:hAnsiTheme="minorHAnsi" w:cstheme="minorHAnsi"/>
          <w:sz w:val="22"/>
          <w:szCs w:val="22"/>
        </w:rPr>
        <w:t xml:space="preserve">The purpose of data protection </w:t>
      </w:r>
      <w:r w:rsidR="00373EA1" w:rsidRPr="00692A2B">
        <w:rPr>
          <w:rFonts w:asciiTheme="minorHAnsi" w:hAnsiTheme="minorHAnsi" w:cstheme="minorHAnsi"/>
          <w:sz w:val="22"/>
          <w:szCs w:val="22"/>
        </w:rPr>
        <w:t xml:space="preserve">in S-100 </w:t>
      </w:r>
      <w:r w:rsidRPr="00692A2B">
        <w:rPr>
          <w:rFonts w:asciiTheme="minorHAnsi" w:hAnsiTheme="minorHAnsi" w:cstheme="minorHAnsi"/>
          <w:sz w:val="22"/>
          <w:szCs w:val="22"/>
        </w:rPr>
        <w:t>is threefold:</w:t>
      </w:r>
    </w:p>
    <w:p w14:paraId="4212CAEA" w14:textId="3DDBDB89" w:rsidR="00F8053A" w:rsidRPr="00692A2B" w:rsidRDefault="00F8053A" w:rsidP="00692A2B">
      <w:pPr>
        <w:pStyle w:val="ListParagraph"/>
        <w:numPr>
          <w:ilvl w:val="0"/>
          <w:numId w:val="124"/>
        </w:numPr>
        <w:spacing w:before="0" w:after="60" w:line="240" w:lineRule="auto"/>
        <w:rPr>
          <w:rFonts w:asciiTheme="minorHAnsi" w:hAnsiTheme="minorHAnsi" w:cstheme="minorHAnsi"/>
          <w:sz w:val="22"/>
          <w:szCs w:val="22"/>
        </w:rPr>
      </w:pPr>
      <w:r w:rsidRPr="00692A2B">
        <w:rPr>
          <w:rFonts w:asciiTheme="minorHAnsi" w:hAnsiTheme="minorHAnsi" w:cstheme="minorHAnsi"/>
          <w:sz w:val="22"/>
          <w:szCs w:val="22"/>
        </w:rPr>
        <w:t xml:space="preserve">Piracy </w:t>
      </w:r>
      <w:r w:rsidR="00EE4B58" w:rsidRPr="00692A2B">
        <w:rPr>
          <w:rFonts w:asciiTheme="minorHAnsi" w:hAnsiTheme="minorHAnsi" w:cstheme="minorHAnsi"/>
          <w:sz w:val="22"/>
          <w:szCs w:val="22"/>
        </w:rPr>
        <w:t>p</w:t>
      </w:r>
      <w:r w:rsidRPr="00692A2B">
        <w:rPr>
          <w:rFonts w:asciiTheme="minorHAnsi" w:hAnsiTheme="minorHAnsi" w:cstheme="minorHAnsi"/>
          <w:sz w:val="22"/>
          <w:szCs w:val="22"/>
        </w:rPr>
        <w:t>rotection: To prevent unauthorized use of data by encrypting the product information.</w:t>
      </w:r>
    </w:p>
    <w:p w14:paraId="0D8D3A02" w14:textId="2F01847D" w:rsidR="00F8053A" w:rsidRPr="00692A2B" w:rsidRDefault="00F8053A" w:rsidP="00692A2B">
      <w:pPr>
        <w:pStyle w:val="ListParagraph"/>
        <w:numPr>
          <w:ilvl w:val="0"/>
          <w:numId w:val="124"/>
        </w:numPr>
        <w:spacing w:before="0" w:after="60" w:line="240" w:lineRule="auto"/>
        <w:rPr>
          <w:rFonts w:asciiTheme="minorHAnsi" w:hAnsiTheme="minorHAnsi" w:cstheme="minorHAnsi"/>
          <w:sz w:val="22"/>
          <w:szCs w:val="22"/>
        </w:rPr>
      </w:pPr>
      <w:r w:rsidRPr="00692A2B">
        <w:rPr>
          <w:rFonts w:asciiTheme="minorHAnsi" w:hAnsiTheme="minorHAnsi" w:cstheme="minorHAnsi"/>
          <w:sz w:val="22"/>
          <w:szCs w:val="22"/>
        </w:rPr>
        <w:t xml:space="preserve">Selective </w:t>
      </w:r>
      <w:r w:rsidR="00EE4B58" w:rsidRPr="00692A2B">
        <w:rPr>
          <w:rFonts w:asciiTheme="minorHAnsi" w:hAnsiTheme="minorHAnsi" w:cstheme="minorHAnsi"/>
          <w:sz w:val="22"/>
          <w:szCs w:val="22"/>
        </w:rPr>
        <w:t>a</w:t>
      </w:r>
      <w:r w:rsidRPr="00692A2B">
        <w:rPr>
          <w:rFonts w:asciiTheme="minorHAnsi" w:hAnsiTheme="minorHAnsi" w:cstheme="minorHAnsi"/>
          <w:sz w:val="22"/>
          <w:szCs w:val="22"/>
        </w:rPr>
        <w:t>ccess: To restrict access to only the products for which a customer has acquired a license.</w:t>
      </w:r>
    </w:p>
    <w:p w14:paraId="1EFE4B6B" w14:textId="5B4F9400" w:rsidR="001C7EE3" w:rsidRPr="00692A2B" w:rsidRDefault="00F8053A" w:rsidP="00692A2B">
      <w:pPr>
        <w:pStyle w:val="ListParagraph"/>
        <w:numPr>
          <w:ilvl w:val="0"/>
          <w:numId w:val="124"/>
        </w:numPr>
        <w:spacing w:before="0" w:after="160" w:line="240" w:lineRule="auto"/>
        <w:rPr>
          <w:rFonts w:asciiTheme="minorHAnsi" w:hAnsiTheme="minorHAnsi" w:cstheme="minorHAnsi"/>
          <w:sz w:val="22"/>
          <w:szCs w:val="22"/>
        </w:rPr>
      </w:pPr>
      <w:r w:rsidRPr="00692A2B">
        <w:rPr>
          <w:rFonts w:asciiTheme="minorHAnsi" w:hAnsiTheme="minorHAnsi" w:cstheme="minorHAnsi"/>
          <w:sz w:val="22"/>
          <w:szCs w:val="22"/>
        </w:rPr>
        <w:t xml:space="preserve">Authentication: To provide assurance that the </w:t>
      </w:r>
      <w:r w:rsidR="00597E74" w:rsidRPr="00692A2B">
        <w:rPr>
          <w:rFonts w:asciiTheme="minorHAnsi" w:hAnsiTheme="minorHAnsi" w:cstheme="minorHAnsi"/>
          <w:sz w:val="22"/>
          <w:szCs w:val="22"/>
        </w:rPr>
        <w:t>products were actually created and distributed by the producers and distributors who are identified as such in the product</w:t>
      </w:r>
      <w:r w:rsidR="00A00FDE" w:rsidRPr="00692A2B">
        <w:rPr>
          <w:rFonts w:asciiTheme="minorHAnsi" w:hAnsiTheme="minorHAnsi" w:cstheme="minorHAnsi"/>
          <w:sz w:val="22"/>
          <w:szCs w:val="22"/>
        </w:rPr>
        <w:t xml:space="preserve"> package or data</w:t>
      </w:r>
      <w:r w:rsidR="008E03C0" w:rsidRPr="00692A2B">
        <w:rPr>
          <w:rFonts w:asciiTheme="minorHAnsi" w:hAnsiTheme="minorHAnsi" w:cstheme="minorHAnsi"/>
          <w:sz w:val="22"/>
          <w:szCs w:val="22"/>
        </w:rPr>
        <w:t>sets</w:t>
      </w:r>
      <w:r w:rsidRPr="00692A2B">
        <w:rPr>
          <w:rFonts w:asciiTheme="minorHAnsi" w:hAnsiTheme="minorHAnsi" w:cstheme="minorHAnsi"/>
          <w:sz w:val="22"/>
          <w:szCs w:val="22"/>
        </w:rPr>
        <w:t>.</w:t>
      </w:r>
    </w:p>
    <w:p w14:paraId="56D55392" w14:textId="2554F229" w:rsidR="00683EDA" w:rsidRPr="00692A2B" w:rsidRDefault="00683EDA" w:rsidP="00692A2B">
      <w:pPr>
        <w:spacing w:after="160" w:line="240" w:lineRule="auto"/>
        <w:rPr>
          <w:rFonts w:asciiTheme="minorHAnsi" w:hAnsiTheme="minorHAnsi" w:cstheme="minorHAnsi"/>
          <w:sz w:val="22"/>
          <w:szCs w:val="22"/>
        </w:rPr>
      </w:pPr>
      <w:r w:rsidRPr="00692A2B">
        <w:rPr>
          <w:rFonts w:asciiTheme="minorHAnsi" w:hAnsiTheme="minorHAnsi" w:cstheme="minorHAnsi"/>
          <w:sz w:val="22"/>
          <w:szCs w:val="22"/>
        </w:rPr>
        <w:t>Piracy protection and selective access are achieved by encrypting the products and providing data permits to decrypt them. Data permits have an expiration date to enable access to the products for a licensed period. Authentication is provided by means of digital signatures applied to the product files.</w:t>
      </w:r>
      <w:r w:rsidR="007260AD" w:rsidRPr="00692A2B">
        <w:rPr>
          <w:rFonts w:asciiTheme="minorHAnsi" w:hAnsiTheme="minorHAnsi" w:cstheme="minorHAnsi"/>
          <w:sz w:val="22"/>
          <w:szCs w:val="22"/>
        </w:rPr>
        <w:t xml:space="preserve"> </w:t>
      </w:r>
      <w:r w:rsidRPr="00692A2B">
        <w:rPr>
          <w:rFonts w:asciiTheme="minorHAnsi" w:hAnsiTheme="minorHAnsi" w:cstheme="minorHAnsi"/>
          <w:sz w:val="22"/>
          <w:szCs w:val="22"/>
        </w:rPr>
        <w:t xml:space="preserve">Selective access to individual products is supported by providing users with a licensed set of data permits. </w:t>
      </w:r>
      <w:r w:rsidR="00EE4B58" w:rsidRPr="00692A2B">
        <w:rPr>
          <w:rFonts w:asciiTheme="minorHAnsi" w:hAnsiTheme="minorHAnsi" w:cstheme="minorHAnsi"/>
          <w:sz w:val="22"/>
          <w:szCs w:val="22"/>
        </w:rPr>
        <w:t>The</w:t>
      </w:r>
      <w:r w:rsidRPr="00692A2B">
        <w:rPr>
          <w:rFonts w:asciiTheme="minorHAnsi" w:hAnsiTheme="minorHAnsi" w:cstheme="minorHAnsi"/>
          <w:sz w:val="22"/>
          <w:szCs w:val="22"/>
        </w:rPr>
        <w:t xml:space="preserve"> license is created using a unique hardware identifier of the target system and is unique to each Data Client. Consequently</w:t>
      </w:r>
      <w:r w:rsidR="00386F2E" w:rsidRPr="00692A2B">
        <w:rPr>
          <w:rFonts w:asciiTheme="minorHAnsi" w:hAnsiTheme="minorHAnsi" w:cstheme="minorHAnsi"/>
          <w:sz w:val="22"/>
          <w:szCs w:val="22"/>
        </w:rPr>
        <w:t>,</w:t>
      </w:r>
      <w:r w:rsidRPr="00692A2B">
        <w:rPr>
          <w:rFonts w:asciiTheme="minorHAnsi" w:hAnsiTheme="minorHAnsi" w:cstheme="minorHAnsi"/>
          <w:sz w:val="22"/>
          <w:szCs w:val="22"/>
        </w:rPr>
        <w:t xml:space="preserve"> licenses cannot be exchanged between individual Data Clients.</w:t>
      </w:r>
    </w:p>
    <w:p w14:paraId="6ED69E8B" w14:textId="633D087C" w:rsidR="00A63E51" w:rsidRPr="00FA0C91" w:rsidRDefault="007A2070" w:rsidP="00E20AB1">
      <w:pPr>
        <w:pStyle w:val="Heading4"/>
        <w:tabs>
          <w:tab w:val="clear" w:pos="940"/>
          <w:tab w:val="clear" w:pos="1140"/>
          <w:tab w:val="clear" w:pos="1360"/>
          <w:tab w:val="left" w:pos="851"/>
        </w:tabs>
        <w:spacing w:line="240" w:lineRule="auto"/>
        <w:ind w:left="851" w:hanging="851"/>
      </w:pPr>
      <w:r w:rsidRPr="00FA0C91">
        <w:t>A</w:t>
      </w:r>
      <w:r w:rsidR="00A63E51" w:rsidRPr="00FA0C91">
        <w:t>pplication of protection measures</w:t>
      </w:r>
    </w:p>
    <w:p w14:paraId="7EDB1703" w14:textId="342E594B" w:rsidR="00A63E51" w:rsidRPr="00B419D5" w:rsidRDefault="00A63E51" w:rsidP="00B419D5">
      <w:pPr>
        <w:spacing w:after="160" w:line="240" w:lineRule="auto"/>
        <w:rPr>
          <w:rFonts w:asciiTheme="minorHAnsi" w:hAnsiTheme="minorHAnsi" w:cstheme="minorHAnsi"/>
          <w:sz w:val="22"/>
          <w:szCs w:val="22"/>
        </w:rPr>
      </w:pPr>
      <w:r w:rsidRPr="00B419D5">
        <w:rPr>
          <w:rFonts w:asciiTheme="minorHAnsi" w:hAnsiTheme="minorHAnsi" w:cstheme="minorHAnsi"/>
          <w:sz w:val="22"/>
          <w:szCs w:val="22"/>
        </w:rPr>
        <w:t xml:space="preserve">Product </w:t>
      </w:r>
      <w:r w:rsidR="00C62E69">
        <w:rPr>
          <w:rFonts w:asciiTheme="minorHAnsi" w:hAnsiTheme="minorHAnsi" w:cstheme="minorHAnsi"/>
          <w:sz w:val="22"/>
          <w:szCs w:val="22"/>
        </w:rPr>
        <w:t>S</w:t>
      </w:r>
      <w:r w:rsidRPr="00B419D5">
        <w:rPr>
          <w:rFonts w:asciiTheme="minorHAnsi" w:hAnsiTheme="minorHAnsi" w:cstheme="minorHAnsi"/>
          <w:sz w:val="22"/>
          <w:szCs w:val="22"/>
        </w:rPr>
        <w:t xml:space="preserve">pecifications should specify whether datasets must, must not, or may be encrypted using the S-100 recommended security scheme using the </w:t>
      </w:r>
      <w:r w:rsidRPr="00B419D5">
        <w:rPr>
          <w:rFonts w:asciiTheme="minorHAnsi" w:hAnsiTheme="minorHAnsi" w:cstheme="minorHAnsi"/>
          <w:i/>
          <w:sz w:val="22"/>
          <w:szCs w:val="22"/>
        </w:rPr>
        <w:t>dataProtection</w:t>
      </w:r>
      <w:r w:rsidRPr="00B419D5">
        <w:rPr>
          <w:rFonts w:asciiTheme="minorHAnsi" w:hAnsiTheme="minorHAnsi" w:cstheme="minorHAnsi"/>
          <w:sz w:val="22"/>
          <w:szCs w:val="22"/>
        </w:rPr>
        <w:t xml:space="preserve"> attribute of </w:t>
      </w:r>
      <w:r w:rsidRPr="00B419D5">
        <w:rPr>
          <w:rFonts w:asciiTheme="minorHAnsi" w:hAnsiTheme="minorHAnsi" w:cstheme="minorHAnsi"/>
          <w:b/>
          <w:sz w:val="22"/>
          <w:szCs w:val="22"/>
        </w:rPr>
        <w:t>S100_DatasetDiscoveryMetadata</w:t>
      </w:r>
      <w:del w:id="639" w:author="Julia Powell" w:date="2020-01-15T16:12:00Z">
        <w:r w:rsidRPr="00B419D5" w:rsidDel="000945A0">
          <w:rPr>
            <w:rFonts w:asciiTheme="minorHAnsi" w:hAnsiTheme="minorHAnsi" w:cstheme="minorHAnsi"/>
            <w:sz w:val="22"/>
            <w:szCs w:val="22"/>
          </w:rPr>
          <w:delText xml:space="preserve"> (see</w:delText>
        </w:r>
        <w:r w:rsidR="00B419D5" w:rsidDel="000945A0">
          <w:rPr>
            <w:rFonts w:asciiTheme="minorHAnsi" w:hAnsiTheme="minorHAnsi" w:cstheme="minorHAnsi"/>
            <w:sz w:val="22"/>
            <w:szCs w:val="22"/>
          </w:rPr>
          <w:delText xml:space="preserve"> Figure 12-1</w:delText>
        </w:r>
        <w:r w:rsidRPr="00B419D5" w:rsidDel="000945A0">
          <w:rPr>
            <w:rFonts w:asciiTheme="minorHAnsi" w:hAnsiTheme="minorHAnsi" w:cstheme="minorHAnsi"/>
            <w:sz w:val="22"/>
            <w:szCs w:val="22"/>
          </w:rPr>
          <w:delText>)</w:delText>
        </w:r>
      </w:del>
      <w:r w:rsidRPr="00B419D5">
        <w:rPr>
          <w:rFonts w:asciiTheme="minorHAnsi" w:hAnsiTheme="minorHAnsi" w:cstheme="minorHAnsi"/>
          <w:sz w:val="22"/>
          <w:szCs w:val="22"/>
        </w:rPr>
        <w:t xml:space="preserve">. If this Boolean attribute is set to TRUE the co-attribute </w:t>
      </w:r>
      <w:r w:rsidRPr="00B419D5">
        <w:rPr>
          <w:rFonts w:asciiTheme="minorHAnsi" w:hAnsiTheme="minorHAnsi" w:cstheme="minorHAnsi"/>
          <w:i/>
          <w:sz w:val="22"/>
          <w:szCs w:val="22"/>
        </w:rPr>
        <w:t>protectionScheme</w:t>
      </w:r>
      <w:r w:rsidRPr="00B419D5">
        <w:rPr>
          <w:rFonts w:asciiTheme="minorHAnsi" w:hAnsiTheme="minorHAnsi" w:cstheme="minorHAnsi"/>
          <w:sz w:val="22"/>
          <w:szCs w:val="22"/>
        </w:rPr>
        <w:t xml:space="preserve"> must also be assigned a value from the enumeration of security schemes (</w:t>
      </w:r>
      <w:r w:rsidRPr="00B419D5">
        <w:rPr>
          <w:rFonts w:asciiTheme="minorHAnsi" w:hAnsiTheme="minorHAnsi" w:cstheme="minorHAnsi"/>
          <w:b/>
          <w:sz w:val="22"/>
          <w:szCs w:val="22"/>
        </w:rPr>
        <w:t>S100_ProtectionScheme</w:t>
      </w:r>
      <w:del w:id="640" w:author="Julia Powell" w:date="2020-01-15T16:12:00Z">
        <w:r w:rsidRPr="00B419D5" w:rsidDel="000945A0">
          <w:rPr>
            <w:rFonts w:asciiTheme="minorHAnsi" w:hAnsiTheme="minorHAnsi" w:cstheme="minorHAnsi"/>
            <w:sz w:val="22"/>
            <w:szCs w:val="22"/>
          </w:rPr>
          <w:delText xml:space="preserve"> in</w:delText>
        </w:r>
        <w:r w:rsidR="00B419D5" w:rsidDel="000945A0">
          <w:rPr>
            <w:rFonts w:asciiTheme="minorHAnsi" w:hAnsiTheme="minorHAnsi" w:cstheme="minorHAnsi"/>
            <w:sz w:val="22"/>
            <w:szCs w:val="22"/>
          </w:rPr>
          <w:delText xml:space="preserve"> Figure 12-1</w:delText>
        </w:r>
      </w:del>
      <w:r w:rsidRPr="00B419D5">
        <w:rPr>
          <w:rFonts w:asciiTheme="minorHAnsi" w:hAnsiTheme="minorHAnsi" w:cstheme="minorHAnsi"/>
          <w:sz w:val="22"/>
          <w:szCs w:val="22"/>
        </w:rPr>
        <w:t>). S-100 at present defines only one recommended security scheme, which is described in Part 15.</w:t>
      </w:r>
    </w:p>
    <w:p w14:paraId="6881BC63" w14:textId="56C2FBD0" w:rsidR="006F49F5" w:rsidRPr="00FA0C91" w:rsidRDefault="006F49F5" w:rsidP="00E20AB1">
      <w:pPr>
        <w:pStyle w:val="Heading4"/>
        <w:tabs>
          <w:tab w:val="clear" w:pos="940"/>
          <w:tab w:val="clear" w:pos="1140"/>
          <w:tab w:val="clear" w:pos="1360"/>
          <w:tab w:val="left" w:pos="851"/>
        </w:tabs>
        <w:spacing w:line="240" w:lineRule="auto"/>
        <w:ind w:left="851" w:hanging="851"/>
      </w:pPr>
      <w:r w:rsidRPr="00FA0C91">
        <w:t>Digital signatures</w:t>
      </w:r>
    </w:p>
    <w:p w14:paraId="61435490" w14:textId="47F4D266" w:rsidR="00CA100B" w:rsidRPr="00B419D5" w:rsidRDefault="00CA100B" w:rsidP="00B419D5">
      <w:pPr>
        <w:spacing w:after="160" w:line="240" w:lineRule="auto"/>
        <w:rPr>
          <w:rFonts w:asciiTheme="minorHAnsi" w:hAnsiTheme="minorHAnsi" w:cstheme="minorHAnsi"/>
          <w:sz w:val="22"/>
          <w:szCs w:val="22"/>
        </w:rPr>
      </w:pPr>
      <w:r w:rsidRPr="00B419D5">
        <w:rPr>
          <w:rFonts w:asciiTheme="minorHAnsi" w:hAnsiTheme="minorHAnsi" w:cstheme="minorHAnsi"/>
          <w:sz w:val="22"/>
          <w:szCs w:val="22"/>
        </w:rPr>
        <w:t xml:space="preserve">S-100 Edition 4.0.0, Part 4a made digital signatures mandatory for datasets and catalogues in exchange sets. For support files, digital signatures are allowed but optional. Product </w:t>
      </w:r>
      <w:r w:rsidR="005E7FA3">
        <w:rPr>
          <w:rFonts w:asciiTheme="minorHAnsi" w:hAnsiTheme="minorHAnsi" w:cstheme="minorHAnsi"/>
          <w:sz w:val="22"/>
          <w:szCs w:val="22"/>
        </w:rPr>
        <w:t>S</w:t>
      </w:r>
      <w:r w:rsidR="005E7FA3" w:rsidRPr="00B419D5">
        <w:rPr>
          <w:rFonts w:asciiTheme="minorHAnsi" w:hAnsiTheme="minorHAnsi" w:cstheme="minorHAnsi"/>
          <w:sz w:val="22"/>
          <w:szCs w:val="22"/>
        </w:rPr>
        <w:t xml:space="preserve">pecification </w:t>
      </w:r>
      <w:r w:rsidRPr="00B419D5">
        <w:rPr>
          <w:rFonts w:asciiTheme="minorHAnsi" w:hAnsiTheme="minorHAnsi" w:cstheme="minorHAnsi"/>
          <w:sz w:val="22"/>
          <w:szCs w:val="22"/>
        </w:rPr>
        <w:t xml:space="preserve">authors </w:t>
      </w:r>
      <w:r w:rsidR="007A2070" w:rsidRPr="00B419D5">
        <w:rPr>
          <w:rFonts w:asciiTheme="minorHAnsi" w:hAnsiTheme="minorHAnsi" w:cstheme="minorHAnsi"/>
          <w:sz w:val="22"/>
          <w:szCs w:val="22"/>
        </w:rPr>
        <w:t>should</w:t>
      </w:r>
      <w:r w:rsidRPr="00B419D5">
        <w:rPr>
          <w:rFonts w:asciiTheme="minorHAnsi" w:hAnsiTheme="minorHAnsi" w:cstheme="minorHAnsi"/>
          <w:sz w:val="22"/>
          <w:szCs w:val="22"/>
        </w:rPr>
        <w:t xml:space="preserve"> </w:t>
      </w:r>
      <w:r w:rsidR="007A2070" w:rsidRPr="00B419D5">
        <w:rPr>
          <w:rFonts w:asciiTheme="minorHAnsi" w:hAnsiTheme="minorHAnsi" w:cstheme="minorHAnsi"/>
          <w:sz w:val="22"/>
          <w:szCs w:val="22"/>
        </w:rPr>
        <w:t xml:space="preserve">therefore </w:t>
      </w:r>
      <w:r w:rsidRPr="00B419D5">
        <w:rPr>
          <w:rFonts w:asciiTheme="minorHAnsi" w:hAnsiTheme="minorHAnsi" w:cstheme="minorHAnsi"/>
          <w:sz w:val="22"/>
          <w:szCs w:val="22"/>
        </w:rPr>
        <w:t>specify which support files must, must not, or may be signed. Signing datasets is independent of whether the recommended security scheme is applied to the dataset.</w:t>
      </w:r>
    </w:p>
    <w:p w14:paraId="5CB57337" w14:textId="1707B9EF" w:rsidR="00185C8B" w:rsidRPr="00B419D5" w:rsidRDefault="00185C8B" w:rsidP="00B419D5">
      <w:pPr>
        <w:spacing w:after="160" w:line="240" w:lineRule="auto"/>
        <w:rPr>
          <w:rFonts w:asciiTheme="minorHAnsi" w:hAnsiTheme="minorHAnsi" w:cstheme="minorHAnsi"/>
          <w:sz w:val="22"/>
          <w:szCs w:val="22"/>
        </w:rPr>
      </w:pPr>
      <w:r w:rsidRPr="00B419D5">
        <w:rPr>
          <w:rFonts w:asciiTheme="minorHAnsi" w:hAnsiTheme="minorHAnsi" w:cstheme="minorHAnsi"/>
          <w:sz w:val="22"/>
          <w:szCs w:val="22"/>
        </w:rPr>
        <w:t xml:space="preserve">The digital signature method is encoded in attribute </w:t>
      </w:r>
      <w:r w:rsidRPr="00B419D5">
        <w:rPr>
          <w:rFonts w:asciiTheme="minorHAnsi" w:hAnsiTheme="minorHAnsi" w:cstheme="minorHAnsi"/>
          <w:i/>
          <w:sz w:val="22"/>
          <w:szCs w:val="22"/>
        </w:rPr>
        <w:t>digitalSignatureReference</w:t>
      </w:r>
      <w:r w:rsidRPr="00B419D5">
        <w:rPr>
          <w:rFonts w:asciiTheme="minorHAnsi" w:hAnsiTheme="minorHAnsi" w:cstheme="minorHAnsi"/>
          <w:sz w:val="22"/>
          <w:szCs w:val="22"/>
        </w:rPr>
        <w:t xml:space="preserve">. There is also an attribute </w:t>
      </w:r>
      <w:r w:rsidRPr="00B419D5">
        <w:rPr>
          <w:rFonts w:asciiTheme="minorHAnsi" w:hAnsiTheme="minorHAnsi" w:cstheme="minorHAnsi"/>
          <w:i/>
          <w:sz w:val="22"/>
          <w:szCs w:val="22"/>
        </w:rPr>
        <w:t>digitalSignature</w:t>
      </w:r>
      <w:r w:rsidRPr="00B419D5">
        <w:rPr>
          <w:rFonts w:asciiTheme="minorHAnsi" w:hAnsiTheme="minorHAnsi" w:cstheme="minorHAnsi"/>
          <w:sz w:val="22"/>
          <w:szCs w:val="22"/>
        </w:rPr>
        <w:t xml:space="preserve"> for encoding the digital signature itself. These attributes are present in dataset discovery metadata, catalogue metadata, and support file discovery metadata</w:t>
      </w:r>
      <w:r w:rsidR="004E4E9D" w:rsidRPr="00B419D5">
        <w:rPr>
          <w:rFonts w:asciiTheme="minorHAnsi" w:hAnsiTheme="minorHAnsi" w:cstheme="minorHAnsi"/>
          <w:sz w:val="22"/>
          <w:szCs w:val="22"/>
        </w:rPr>
        <w:t xml:space="preserve"> (classes </w:t>
      </w:r>
      <w:r w:rsidR="004E4E9D" w:rsidRPr="00B419D5">
        <w:rPr>
          <w:rFonts w:asciiTheme="minorHAnsi" w:hAnsiTheme="minorHAnsi" w:cstheme="minorHAnsi"/>
          <w:b/>
          <w:sz w:val="22"/>
          <w:szCs w:val="22"/>
        </w:rPr>
        <w:t>S100_DatasetDiscoveryMetadata</w:t>
      </w:r>
      <w:r w:rsidR="004E4E9D" w:rsidRPr="00B419D5">
        <w:rPr>
          <w:rFonts w:asciiTheme="minorHAnsi" w:hAnsiTheme="minorHAnsi" w:cstheme="minorHAnsi"/>
          <w:sz w:val="22"/>
          <w:szCs w:val="22"/>
        </w:rPr>
        <w:t xml:space="preserve">, </w:t>
      </w:r>
      <w:r w:rsidR="004E4E9D" w:rsidRPr="00B419D5">
        <w:rPr>
          <w:rFonts w:asciiTheme="minorHAnsi" w:hAnsiTheme="minorHAnsi" w:cstheme="minorHAnsi"/>
          <w:b/>
          <w:sz w:val="22"/>
          <w:szCs w:val="22"/>
        </w:rPr>
        <w:t>S100_ExchangeCatalogue</w:t>
      </w:r>
      <w:r w:rsidR="004E4E9D" w:rsidRPr="00B419D5">
        <w:rPr>
          <w:rFonts w:asciiTheme="minorHAnsi" w:hAnsiTheme="minorHAnsi" w:cstheme="minorHAnsi"/>
          <w:sz w:val="22"/>
          <w:szCs w:val="22"/>
        </w:rPr>
        <w:t xml:space="preserve">, and </w:t>
      </w:r>
      <w:r w:rsidR="004E4E9D" w:rsidRPr="00B419D5">
        <w:rPr>
          <w:rFonts w:asciiTheme="minorHAnsi" w:hAnsiTheme="minorHAnsi" w:cstheme="minorHAnsi"/>
          <w:b/>
          <w:sz w:val="22"/>
          <w:szCs w:val="22"/>
        </w:rPr>
        <w:t>S100_SupportFileDiscoveryMetadata</w:t>
      </w:r>
      <w:r w:rsidR="004E4E9D" w:rsidRPr="00B419D5">
        <w:rPr>
          <w:rFonts w:asciiTheme="minorHAnsi" w:hAnsiTheme="minorHAnsi" w:cstheme="minorHAnsi"/>
          <w:sz w:val="22"/>
          <w:szCs w:val="22"/>
        </w:rPr>
        <w:t xml:space="preserve"> </w:t>
      </w:r>
      <w:del w:id="641" w:author="Julia Powell" w:date="2020-01-15T16:12:00Z">
        <w:r w:rsidR="004E4E9D" w:rsidRPr="00B419D5" w:rsidDel="000945A0">
          <w:rPr>
            <w:rFonts w:asciiTheme="minorHAnsi" w:hAnsiTheme="minorHAnsi" w:cstheme="minorHAnsi"/>
            <w:sz w:val="22"/>
            <w:szCs w:val="22"/>
          </w:rPr>
          <w:delText>– see</w:delText>
        </w:r>
        <w:r w:rsidR="00B419D5" w:rsidDel="000945A0">
          <w:rPr>
            <w:rFonts w:asciiTheme="minorHAnsi" w:hAnsiTheme="minorHAnsi" w:cstheme="minorHAnsi"/>
            <w:sz w:val="22"/>
            <w:szCs w:val="22"/>
          </w:rPr>
          <w:delText xml:space="preserve"> Figure 12-1</w:delText>
        </w:r>
      </w:del>
      <w:r w:rsidR="004E4E9D" w:rsidRPr="00B419D5">
        <w:rPr>
          <w:rFonts w:asciiTheme="minorHAnsi" w:hAnsiTheme="minorHAnsi" w:cstheme="minorHAnsi"/>
          <w:sz w:val="22"/>
          <w:szCs w:val="22"/>
        </w:rPr>
        <w:t>)</w:t>
      </w:r>
      <w:r w:rsidRPr="00B419D5">
        <w:rPr>
          <w:rFonts w:asciiTheme="minorHAnsi" w:hAnsiTheme="minorHAnsi" w:cstheme="minorHAnsi"/>
          <w:sz w:val="22"/>
          <w:szCs w:val="22"/>
        </w:rPr>
        <w:t xml:space="preserve">. The structure of the digital signature is specified in </w:t>
      </w:r>
      <w:r w:rsidR="005E7FA3">
        <w:rPr>
          <w:rFonts w:asciiTheme="minorHAnsi" w:hAnsiTheme="minorHAnsi" w:cstheme="minorHAnsi"/>
          <w:sz w:val="22"/>
          <w:szCs w:val="22"/>
        </w:rPr>
        <w:t xml:space="preserve">S-100 </w:t>
      </w:r>
      <w:r w:rsidRPr="00B419D5">
        <w:rPr>
          <w:rFonts w:asciiTheme="minorHAnsi" w:hAnsiTheme="minorHAnsi" w:cstheme="minorHAnsi"/>
          <w:sz w:val="22"/>
          <w:szCs w:val="22"/>
        </w:rPr>
        <w:t>Part 15</w:t>
      </w:r>
      <w:r w:rsidR="0083467E" w:rsidRPr="00B419D5">
        <w:rPr>
          <w:rFonts w:asciiTheme="minorHAnsi" w:hAnsiTheme="minorHAnsi" w:cstheme="minorHAnsi"/>
          <w:sz w:val="22"/>
          <w:szCs w:val="22"/>
        </w:rPr>
        <w:t xml:space="preserve">. </w:t>
      </w:r>
      <w:r w:rsidRPr="00B419D5">
        <w:rPr>
          <w:rFonts w:asciiTheme="minorHAnsi" w:hAnsiTheme="minorHAnsi" w:cstheme="minorHAnsi"/>
          <w:sz w:val="22"/>
          <w:szCs w:val="22"/>
        </w:rPr>
        <w:t>S-100</w:t>
      </w:r>
      <w:r w:rsidR="005E7FA3">
        <w:rPr>
          <w:rFonts w:asciiTheme="minorHAnsi" w:hAnsiTheme="minorHAnsi" w:cstheme="minorHAnsi"/>
          <w:sz w:val="22"/>
          <w:szCs w:val="22"/>
        </w:rPr>
        <w:t xml:space="preserve"> </w:t>
      </w:r>
      <w:r w:rsidRPr="00B419D5">
        <w:rPr>
          <w:rFonts w:asciiTheme="minorHAnsi" w:hAnsiTheme="minorHAnsi" w:cstheme="minorHAnsi"/>
          <w:sz w:val="22"/>
          <w:szCs w:val="22"/>
        </w:rPr>
        <w:t>E</w:t>
      </w:r>
      <w:r w:rsidR="005E7FA3">
        <w:rPr>
          <w:rFonts w:asciiTheme="minorHAnsi" w:hAnsiTheme="minorHAnsi" w:cstheme="minorHAnsi"/>
          <w:sz w:val="22"/>
          <w:szCs w:val="22"/>
        </w:rPr>
        <w:t xml:space="preserve">dition </w:t>
      </w:r>
      <w:r w:rsidRPr="00B419D5">
        <w:rPr>
          <w:rFonts w:asciiTheme="minorHAnsi" w:hAnsiTheme="minorHAnsi" w:cstheme="minorHAnsi"/>
          <w:sz w:val="22"/>
          <w:szCs w:val="22"/>
        </w:rPr>
        <w:t>4</w:t>
      </w:r>
      <w:r w:rsidR="005E7FA3">
        <w:rPr>
          <w:rFonts w:asciiTheme="minorHAnsi" w:hAnsiTheme="minorHAnsi" w:cstheme="minorHAnsi"/>
          <w:sz w:val="22"/>
          <w:szCs w:val="22"/>
        </w:rPr>
        <w:t>.0.0</w:t>
      </w:r>
      <w:r w:rsidRPr="00B419D5">
        <w:rPr>
          <w:rFonts w:asciiTheme="minorHAnsi" w:hAnsiTheme="minorHAnsi" w:cstheme="minorHAnsi"/>
          <w:sz w:val="22"/>
          <w:szCs w:val="22"/>
        </w:rPr>
        <w:t xml:space="preserve"> Part 4a is quite permissive as to the format, allowing either </w:t>
      </w:r>
      <w:r w:rsidR="0083467E" w:rsidRPr="00B419D5">
        <w:rPr>
          <w:rFonts w:asciiTheme="minorHAnsi" w:hAnsiTheme="minorHAnsi" w:cstheme="minorHAnsi"/>
          <w:sz w:val="22"/>
          <w:szCs w:val="22"/>
        </w:rPr>
        <w:t>well-formed</w:t>
      </w:r>
      <w:r w:rsidRPr="00B419D5">
        <w:rPr>
          <w:rFonts w:asciiTheme="minorHAnsi" w:hAnsiTheme="minorHAnsi" w:cstheme="minorHAnsi"/>
          <w:sz w:val="22"/>
          <w:szCs w:val="22"/>
        </w:rPr>
        <w:t xml:space="preserve"> XML </w:t>
      </w:r>
      <w:r w:rsidR="0083467E" w:rsidRPr="00B419D5">
        <w:rPr>
          <w:rFonts w:asciiTheme="minorHAnsi" w:hAnsiTheme="minorHAnsi" w:cstheme="minorHAnsi"/>
          <w:sz w:val="22"/>
          <w:szCs w:val="22"/>
        </w:rPr>
        <w:t xml:space="preserve">(one or more XML </w:t>
      </w:r>
      <w:r w:rsidRPr="00B419D5">
        <w:rPr>
          <w:rFonts w:asciiTheme="minorHAnsi" w:hAnsiTheme="minorHAnsi" w:cstheme="minorHAnsi"/>
          <w:sz w:val="22"/>
          <w:szCs w:val="22"/>
        </w:rPr>
        <w:t>element</w:t>
      </w:r>
      <w:r w:rsidR="0083467E" w:rsidRPr="00B419D5">
        <w:rPr>
          <w:rFonts w:asciiTheme="minorHAnsi" w:hAnsiTheme="minorHAnsi" w:cstheme="minorHAnsi"/>
          <w:sz w:val="22"/>
          <w:szCs w:val="22"/>
        </w:rPr>
        <w:t>s from an unspecified schema) or a character string (</w:t>
      </w:r>
      <w:r w:rsidR="005E7FA3">
        <w:rPr>
          <w:rFonts w:asciiTheme="minorHAnsi" w:hAnsiTheme="minorHAnsi" w:cstheme="minorHAnsi"/>
          <w:sz w:val="22"/>
          <w:szCs w:val="22"/>
        </w:rPr>
        <w:t>for example</w:t>
      </w:r>
      <w:r w:rsidR="0083467E" w:rsidRPr="00B419D5">
        <w:rPr>
          <w:rFonts w:asciiTheme="minorHAnsi" w:hAnsiTheme="minorHAnsi" w:cstheme="minorHAnsi"/>
          <w:sz w:val="22"/>
          <w:szCs w:val="22"/>
        </w:rPr>
        <w:t xml:space="preserve"> </w:t>
      </w:r>
      <w:r w:rsidR="003518D8" w:rsidRPr="00B419D5">
        <w:rPr>
          <w:rFonts w:asciiTheme="minorHAnsi" w:hAnsiTheme="minorHAnsi" w:cstheme="minorHAnsi"/>
          <w:sz w:val="22"/>
          <w:szCs w:val="22"/>
        </w:rPr>
        <w:t>b</w:t>
      </w:r>
      <w:r w:rsidR="0083467E" w:rsidRPr="00B419D5">
        <w:rPr>
          <w:rFonts w:asciiTheme="minorHAnsi" w:hAnsiTheme="minorHAnsi" w:cstheme="minorHAnsi"/>
          <w:sz w:val="22"/>
          <w:szCs w:val="22"/>
        </w:rPr>
        <w:t>ase64 encoded signature).</w:t>
      </w:r>
      <w:r w:rsidRPr="00B419D5">
        <w:rPr>
          <w:rFonts w:asciiTheme="minorHAnsi" w:hAnsiTheme="minorHAnsi" w:cstheme="minorHAnsi"/>
          <w:sz w:val="22"/>
          <w:szCs w:val="22"/>
        </w:rPr>
        <w:t xml:space="preserve"> </w:t>
      </w:r>
    </w:p>
    <w:p w14:paraId="5A1BA6A4" w14:textId="561BA676" w:rsidR="006F49F5" w:rsidRPr="00FA0C91" w:rsidRDefault="006F49F5" w:rsidP="00E20AB1">
      <w:pPr>
        <w:pStyle w:val="Heading4"/>
        <w:tabs>
          <w:tab w:val="clear" w:pos="940"/>
          <w:tab w:val="clear" w:pos="1140"/>
          <w:tab w:val="clear" w:pos="1360"/>
          <w:tab w:val="left" w:pos="851"/>
        </w:tabs>
        <w:spacing w:line="240" w:lineRule="auto"/>
        <w:ind w:left="851" w:hanging="851"/>
      </w:pPr>
      <w:r w:rsidRPr="00FA0C91">
        <w:t>Compression and archive format</w:t>
      </w:r>
    </w:p>
    <w:p w14:paraId="2CBB3C94" w14:textId="7F33B373" w:rsidR="00CF495B" w:rsidRPr="005E7FA3" w:rsidRDefault="00DF5DAB" w:rsidP="005E7FA3">
      <w:pPr>
        <w:spacing w:after="160" w:line="240" w:lineRule="auto"/>
        <w:rPr>
          <w:rFonts w:asciiTheme="minorHAnsi" w:hAnsiTheme="minorHAnsi" w:cstheme="minorHAnsi"/>
          <w:sz w:val="22"/>
          <w:szCs w:val="22"/>
        </w:rPr>
      </w:pPr>
      <w:r w:rsidRPr="005E7FA3">
        <w:rPr>
          <w:rFonts w:asciiTheme="minorHAnsi" w:hAnsiTheme="minorHAnsi" w:cstheme="minorHAnsi"/>
          <w:sz w:val="22"/>
          <w:szCs w:val="22"/>
        </w:rPr>
        <w:t>Compression of data products as used in S-100 Parts 4a and 15 includes specification of the archive format as well as actual file compression</w:t>
      </w:r>
      <w:r w:rsidR="00B670B7" w:rsidRPr="005E7FA3">
        <w:rPr>
          <w:rFonts w:asciiTheme="minorHAnsi" w:hAnsiTheme="minorHAnsi" w:cstheme="minorHAnsi"/>
          <w:sz w:val="22"/>
          <w:szCs w:val="22"/>
        </w:rPr>
        <w:t xml:space="preserve"> method</w:t>
      </w:r>
      <w:r w:rsidRPr="005E7FA3">
        <w:rPr>
          <w:rFonts w:asciiTheme="minorHAnsi" w:hAnsiTheme="minorHAnsi" w:cstheme="minorHAnsi"/>
          <w:sz w:val="22"/>
          <w:szCs w:val="22"/>
        </w:rPr>
        <w:t>. In S-100</w:t>
      </w:r>
      <w:r w:rsidR="005E7FA3">
        <w:rPr>
          <w:rFonts w:asciiTheme="minorHAnsi" w:hAnsiTheme="minorHAnsi" w:cstheme="minorHAnsi"/>
          <w:sz w:val="22"/>
          <w:szCs w:val="22"/>
        </w:rPr>
        <w:t xml:space="preserve"> </w:t>
      </w:r>
      <w:r w:rsidRPr="005E7FA3">
        <w:rPr>
          <w:rFonts w:asciiTheme="minorHAnsi" w:hAnsiTheme="minorHAnsi" w:cstheme="minorHAnsi"/>
          <w:sz w:val="22"/>
          <w:szCs w:val="22"/>
        </w:rPr>
        <w:t>E</w:t>
      </w:r>
      <w:r w:rsidR="005E7FA3">
        <w:rPr>
          <w:rFonts w:asciiTheme="minorHAnsi" w:hAnsiTheme="minorHAnsi" w:cstheme="minorHAnsi"/>
          <w:sz w:val="22"/>
          <w:szCs w:val="22"/>
        </w:rPr>
        <w:t xml:space="preserve">dition </w:t>
      </w:r>
      <w:r w:rsidRPr="005E7FA3">
        <w:rPr>
          <w:rFonts w:asciiTheme="minorHAnsi" w:hAnsiTheme="minorHAnsi" w:cstheme="minorHAnsi"/>
          <w:sz w:val="22"/>
          <w:szCs w:val="22"/>
        </w:rPr>
        <w:t>4</w:t>
      </w:r>
      <w:r w:rsidR="005E7FA3">
        <w:rPr>
          <w:rFonts w:asciiTheme="minorHAnsi" w:hAnsiTheme="minorHAnsi" w:cstheme="minorHAnsi"/>
          <w:sz w:val="22"/>
          <w:szCs w:val="22"/>
        </w:rPr>
        <w:t>.0.0</w:t>
      </w:r>
      <w:r w:rsidRPr="005E7FA3">
        <w:rPr>
          <w:rFonts w:asciiTheme="minorHAnsi" w:hAnsiTheme="minorHAnsi" w:cstheme="minorHAnsi"/>
          <w:sz w:val="22"/>
          <w:szCs w:val="22"/>
        </w:rPr>
        <w:t xml:space="preserve"> there is only one archive format (</w:t>
      </w:r>
      <w:r w:rsidR="00CF495B" w:rsidRPr="005E7FA3">
        <w:rPr>
          <w:rFonts w:asciiTheme="minorHAnsi" w:hAnsiTheme="minorHAnsi" w:cstheme="minorHAnsi"/>
          <w:sz w:val="22"/>
          <w:szCs w:val="22"/>
        </w:rPr>
        <w:t>ZIP</w:t>
      </w:r>
      <w:r w:rsidRPr="005E7FA3">
        <w:rPr>
          <w:rFonts w:asciiTheme="minorHAnsi" w:hAnsiTheme="minorHAnsi" w:cstheme="minorHAnsi"/>
          <w:sz w:val="22"/>
          <w:szCs w:val="22"/>
        </w:rPr>
        <w:t xml:space="preserve">) and </w:t>
      </w:r>
      <w:r w:rsidR="00B670B7" w:rsidRPr="005E7FA3">
        <w:rPr>
          <w:rFonts w:asciiTheme="minorHAnsi" w:hAnsiTheme="minorHAnsi" w:cstheme="minorHAnsi"/>
          <w:sz w:val="22"/>
          <w:szCs w:val="22"/>
        </w:rPr>
        <w:t xml:space="preserve">only one </w:t>
      </w:r>
      <w:r w:rsidR="00273C9D" w:rsidRPr="005E7FA3">
        <w:rPr>
          <w:rFonts w:asciiTheme="minorHAnsi" w:hAnsiTheme="minorHAnsi" w:cstheme="minorHAnsi"/>
          <w:sz w:val="22"/>
          <w:szCs w:val="22"/>
        </w:rPr>
        <w:t xml:space="preserve">allowed </w:t>
      </w:r>
      <w:r w:rsidR="00B670B7" w:rsidRPr="005E7FA3">
        <w:rPr>
          <w:rFonts w:asciiTheme="minorHAnsi" w:hAnsiTheme="minorHAnsi" w:cstheme="minorHAnsi"/>
          <w:sz w:val="22"/>
          <w:szCs w:val="22"/>
        </w:rPr>
        <w:t>compression method (</w:t>
      </w:r>
      <w:r w:rsidR="00CF495B" w:rsidRPr="005E7FA3">
        <w:rPr>
          <w:rFonts w:asciiTheme="minorHAnsi" w:hAnsiTheme="minorHAnsi" w:cstheme="minorHAnsi"/>
          <w:sz w:val="22"/>
          <w:szCs w:val="22"/>
        </w:rPr>
        <w:t>DEFLATE</w:t>
      </w:r>
      <w:r w:rsidR="00B670B7" w:rsidRPr="005E7FA3">
        <w:rPr>
          <w:rFonts w:asciiTheme="minorHAnsi" w:hAnsiTheme="minorHAnsi" w:cstheme="minorHAnsi"/>
          <w:sz w:val="22"/>
          <w:szCs w:val="22"/>
        </w:rPr>
        <w:t xml:space="preserve">). Compression requires packing into an archive. </w:t>
      </w:r>
      <w:r w:rsidRPr="005E7FA3">
        <w:rPr>
          <w:rFonts w:asciiTheme="minorHAnsi" w:hAnsiTheme="minorHAnsi" w:cstheme="minorHAnsi"/>
          <w:sz w:val="22"/>
          <w:szCs w:val="22"/>
        </w:rPr>
        <w:t xml:space="preserve">Product </w:t>
      </w:r>
      <w:r w:rsidR="005E7FA3">
        <w:rPr>
          <w:rFonts w:asciiTheme="minorHAnsi" w:hAnsiTheme="minorHAnsi" w:cstheme="minorHAnsi"/>
          <w:sz w:val="22"/>
          <w:szCs w:val="22"/>
        </w:rPr>
        <w:t>S</w:t>
      </w:r>
      <w:r w:rsidR="005E7FA3" w:rsidRPr="005E7FA3">
        <w:rPr>
          <w:rFonts w:asciiTheme="minorHAnsi" w:hAnsiTheme="minorHAnsi" w:cstheme="minorHAnsi"/>
          <w:sz w:val="22"/>
          <w:szCs w:val="22"/>
        </w:rPr>
        <w:t xml:space="preserve">pecification </w:t>
      </w:r>
      <w:r w:rsidRPr="005E7FA3">
        <w:rPr>
          <w:rFonts w:asciiTheme="minorHAnsi" w:hAnsiTheme="minorHAnsi" w:cstheme="minorHAnsi"/>
          <w:sz w:val="22"/>
          <w:szCs w:val="22"/>
        </w:rPr>
        <w:t xml:space="preserve">authors must </w:t>
      </w:r>
      <w:r w:rsidR="007016A7" w:rsidRPr="005E7FA3">
        <w:rPr>
          <w:rFonts w:asciiTheme="minorHAnsi" w:hAnsiTheme="minorHAnsi" w:cstheme="minorHAnsi"/>
          <w:sz w:val="22"/>
          <w:szCs w:val="22"/>
        </w:rPr>
        <w:t xml:space="preserve">specify </w:t>
      </w:r>
      <w:r w:rsidR="00B670B7" w:rsidRPr="005E7FA3">
        <w:rPr>
          <w:rFonts w:asciiTheme="minorHAnsi" w:hAnsiTheme="minorHAnsi" w:cstheme="minorHAnsi"/>
          <w:sz w:val="22"/>
          <w:szCs w:val="22"/>
        </w:rPr>
        <w:t xml:space="preserve">whether an exchange set </w:t>
      </w:r>
      <w:r w:rsidRPr="005E7FA3">
        <w:rPr>
          <w:rFonts w:asciiTheme="minorHAnsi" w:hAnsiTheme="minorHAnsi" w:cstheme="minorHAnsi"/>
          <w:sz w:val="22"/>
          <w:szCs w:val="22"/>
        </w:rPr>
        <w:t xml:space="preserve">must, must not, or may </w:t>
      </w:r>
      <w:r w:rsidR="00B670B7" w:rsidRPr="005E7FA3">
        <w:rPr>
          <w:rFonts w:asciiTheme="minorHAnsi" w:hAnsiTheme="minorHAnsi" w:cstheme="minorHAnsi"/>
          <w:sz w:val="22"/>
          <w:szCs w:val="22"/>
        </w:rPr>
        <w:t xml:space="preserve">be compressed </w:t>
      </w:r>
      <w:r w:rsidRPr="005E7FA3">
        <w:rPr>
          <w:rFonts w:asciiTheme="minorHAnsi" w:hAnsiTheme="minorHAnsi" w:cstheme="minorHAnsi"/>
          <w:sz w:val="22"/>
          <w:szCs w:val="22"/>
        </w:rPr>
        <w:t xml:space="preserve">by specifying appropriate constraints on the </w:t>
      </w:r>
      <w:r w:rsidRPr="005E7FA3">
        <w:rPr>
          <w:rFonts w:asciiTheme="minorHAnsi" w:hAnsiTheme="minorHAnsi" w:cstheme="minorHAnsi"/>
          <w:i/>
          <w:sz w:val="22"/>
          <w:szCs w:val="22"/>
        </w:rPr>
        <w:t>compressionFlag</w:t>
      </w:r>
      <w:r w:rsidRPr="005E7FA3">
        <w:rPr>
          <w:rFonts w:asciiTheme="minorHAnsi" w:hAnsiTheme="minorHAnsi" w:cstheme="minorHAnsi"/>
          <w:sz w:val="22"/>
          <w:szCs w:val="22"/>
        </w:rPr>
        <w:t xml:space="preserve"> metadata attribute in exchange catalogues</w:t>
      </w:r>
      <w:r w:rsidR="007016A7" w:rsidRPr="005E7FA3">
        <w:rPr>
          <w:rFonts w:asciiTheme="minorHAnsi" w:hAnsiTheme="minorHAnsi" w:cstheme="minorHAnsi"/>
          <w:sz w:val="22"/>
          <w:szCs w:val="22"/>
        </w:rPr>
        <w:t>.</w:t>
      </w:r>
      <w:r w:rsidR="00B670B7" w:rsidRPr="005E7FA3">
        <w:rPr>
          <w:rFonts w:asciiTheme="minorHAnsi" w:hAnsiTheme="minorHAnsi" w:cstheme="minorHAnsi"/>
          <w:sz w:val="22"/>
          <w:szCs w:val="22"/>
        </w:rPr>
        <w:t xml:space="preserve"> Further information about archive format and compression method is provided in </w:t>
      </w:r>
      <w:r w:rsidR="005E7FA3">
        <w:rPr>
          <w:rFonts w:asciiTheme="minorHAnsi" w:hAnsiTheme="minorHAnsi" w:cstheme="minorHAnsi"/>
          <w:sz w:val="22"/>
          <w:szCs w:val="22"/>
        </w:rPr>
        <w:t xml:space="preserve">S-100 </w:t>
      </w:r>
      <w:r w:rsidR="00B670B7" w:rsidRPr="005E7FA3">
        <w:rPr>
          <w:rFonts w:asciiTheme="minorHAnsi" w:hAnsiTheme="minorHAnsi" w:cstheme="minorHAnsi"/>
          <w:sz w:val="22"/>
          <w:szCs w:val="22"/>
        </w:rPr>
        <w:t>Part 15</w:t>
      </w:r>
      <w:r w:rsidR="005E7FA3">
        <w:rPr>
          <w:rFonts w:asciiTheme="minorHAnsi" w:hAnsiTheme="minorHAnsi" w:cstheme="minorHAnsi"/>
          <w:sz w:val="22"/>
          <w:szCs w:val="22"/>
        </w:rPr>
        <w:t>,</w:t>
      </w:r>
      <w:r w:rsidR="00B670B7" w:rsidRPr="005E7FA3">
        <w:rPr>
          <w:rFonts w:asciiTheme="minorHAnsi" w:hAnsiTheme="minorHAnsi" w:cstheme="minorHAnsi"/>
          <w:sz w:val="22"/>
          <w:szCs w:val="22"/>
        </w:rPr>
        <w:t xml:space="preserve"> (</w:t>
      </w:r>
      <w:r w:rsidR="001A762A" w:rsidRPr="005E7FA3">
        <w:rPr>
          <w:rFonts w:asciiTheme="minorHAnsi" w:hAnsiTheme="minorHAnsi" w:cstheme="minorHAnsi"/>
          <w:sz w:val="22"/>
          <w:szCs w:val="22"/>
        </w:rPr>
        <w:t>clause 15.5). S-100</w:t>
      </w:r>
      <w:r w:rsidR="002608AF">
        <w:rPr>
          <w:rFonts w:asciiTheme="minorHAnsi" w:hAnsiTheme="minorHAnsi" w:cstheme="minorHAnsi"/>
          <w:sz w:val="22"/>
          <w:szCs w:val="22"/>
        </w:rPr>
        <w:t xml:space="preserve"> </w:t>
      </w:r>
      <w:r w:rsidR="001A762A" w:rsidRPr="005E7FA3">
        <w:rPr>
          <w:rFonts w:asciiTheme="minorHAnsi" w:hAnsiTheme="minorHAnsi" w:cstheme="minorHAnsi"/>
          <w:sz w:val="22"/>
          <w:szCs w:val="22"/>
        </w:rPr>
        <w:t>E</w:t>
      </w:r>
      <w:r w:rsidR="002608AF">
        <w:rPr>
          <w:rFonts w:asciiTheme="minorHAnsi" w:hAnsiTheme="minorHAnsi" w:cstheme="minorHAnsi"/>
          <w:sz w:val="22"/>
          <w:szCs w:val="22"/>
        </w:rPr>
        <w:t xml:space="preserve">dition </w:t>
      </w:r>
      <w:r w:rsidR="001A762A" w:rsidRPr="005E7FA3">
        <w:rPr>
          <w:rFonts w:asciiTheme="minorHAnsi" w:hAnsiTheme="minorHAnsi" w:cstheme="minorHAnsi"/>
          <w:sz w:val="22"/>
          <w:szCs w:val="22"/>
        </w:rPr>
        <w:t>4</w:t>
      </w:r>
      <w:r w:rsidR="002608AF">
        <w:rPr>
          <w:rFonts w:asciiTheme="minorHAnsi" w:hAnsiTheme="minorHAnsi" w:cstheme="minorHAnsi"/>
          <w:sz w:val="22"/>
          <w:szCs w:val="22"/>
        </w:rPr>
        <w:t>.0.0</w:t>
      </w:r>
      <w:r w:rsidR="001A762A" w:rsidRPr="005E7FA3">
        <w:rPr>
          <w:rFonts w:asciiTheme="minorHAnsi" w:hAnsiTheme="minorHAnsi" w:cstheme="minorHAnsi"/>
          <w:sz w:val="22"/>
          <w:szCs w:val="22"/>
        </w:rPr>
        <w:t xml:space="preserve"> provides</w:t>
      </w:r>
      <w:r w:rsidR="00273C9D" w:rsidRPr="005E7FA3">
        <w:rPr>
          <w:rFonts w:asciiTheme="minorHAnsi" w:hAnsiTheme="minorHAnsi" w:cstheme="minorHAnsi"/>
          <w:sz w:val="22"/>
          <w:szCs w:val="22"/>
        </w:rPr>
        <w:t xml:space="preserve"> for exchange catalogues to have</w:t>
      </w:r>
      <w:r w:rsidR="001A762A" w:rsidRPr="005E7FA3">
        <w:rPr>
          <w:rFonts w:asciiTheme="minorHAnsi" w:hAnsiTheme="minorHAnsi" w:cstheme="minorHAnsi"/>
          <w:sz w:val="22"/>
          <w:szCs w:val="22"/>
        </w:rPr>
        <w:t xml:space="preserve"> only one instance each of the </w:t>
      </w:r>
      <w:r w:rsidR="001A762A" w:rsidRPr="005E7FA3">
        <w:rPr>
          <w:rFonts w:asciiTheme="minorHAnsi" w:hAnsiTheme="minorHAnsi" w:cstheme="minorHAnsi"/>
          <w:i/>
          <w:sz w:val="22"/>
          <w:szCs w:val="22"/>
        </w:rPr>
        <w:t>compressionFlag</w:t>
      </w:r>
      <w:r w:rsidR="001A762A" w:rsidRPr="005E7FA3">
        <w:rPr>
          <w:rFonts w:asciiTheme="minorHAnsi" w:hAnsiTheme="minorHAnsi" w:cstheme="minorHAnsi"/>
          <w:sz w:val="22"/>
          <w:szCs w:val="22"/>
        </w:rPr>
        <w:t xml:space="preserve"> attribute, which therefore </w:t>
      </w:r>
      <w:r w:rsidR="007D2CC4">
        <w:rPr>
          <w:rFonts w:asciiTheme="minorHAnsi" w:hAnsiTheme="minorHAnsi" w:cstheme="minorHAnsi"/>
          <w:sz w:val="22"/>
          <w:szCs w:val="22"/>
        </w:rPr>
        <w:t>applies</w:t>
      </w:r>
      <w:r w:rsidR="007D2CC4" w:rsidRPr="005E7FA3">
        <w:rPr>
          <w:rFonts w:asciiTheme="minorHAnsi" w:hAnsiTheme="minorHAnsi" w:cstheme="minorHAnsi"/>
          <w:sz w:val="22"/>
          <w:szCs w:val="22"/>
        </w:rPr>
        <w:t xml:space="preserve"> </w:t>
      </w:r>
      <w:r w:rsidR="001A762A" w:rsidRPr="005E7FA3">
        <w:rPr>
          <w:rFonts w:asciiTheme="minorHAnsi" w:hAnsiTheme="minorHAnsi" w:cstheme="minorHAnsi"/>
          <w:sz w:val="22"/>
          <w:szCs w:val="22"/>
        </w:rPr>
        <w:t>to all files in the exchange set (</w:t>
      </w:r>
      <w:r w:rsidR="002608AF">
        <w:rPr>
          <w:rFonts w:asciiTheme="minorHAnsi" w:hAnsiTheme="minorHAnsi" w:cstheme="minorHAnsi"/>
          <w:sz w:val="22"/>
          <w:szCs w:val="22"/>
        </w:rPr>
        <w:t>that is</w:t>
      </w:r>
      <w:r w:rsidR="001A762A" w:rsidRPr="005E7FA3">
        <w:rPr>
          <w:rFonts w:asciiTheme="minorHAnsi" w:hAnsiTheme="minorHAnsi" w:cstheme="minorHAnsi"/>
          <w:sz w:val="22"/>
          <w:szCs w:val="22"/>
        </w:rPr>
        <w:t xml:space="preserve">, after compression, there will be only one </w:t>
      </w:r>
      <w:r w:rsidR="00CF495B" w:rsidRPr="005E7FA3">
        <w:rPr>
          <w:rFonts w:asciiTheme="minorHAnsi" w:hAnsiTheme="minorHAnsi" w:cstheme="minorHAnsi"/>
          <w:sz w:val="22"/>
          <w:szCs w:val="22"/>
        </w:rPr>
        <w:t>ZIP</w:t>
      </w:r>
      <w:r w:rsidR="001A762A" w:rsidRPr="005E7FA3">
        <w:rPr>
          <w:rFonts w:asciiTheme="minorHAnsi" w:hAnsiTheme="minorHAnsi" w:cstheme="minorHAnsi"/>
          <w:sz w:val="22"/>
          <w:szCs w:val="22"/>
        </w:rPr>
        <w:t xml:space="preserve"> archive which contains all data files, support files, and catalogues in the exchange set</w:t>
      </w:r>
      <w:r w:rsidR="00273C9D" w:rsidRPr="005E7FA3">
        <w:rPr>
          <w:rFonts w:asciiTheme="minorHAnsi" w:hAnsiTheme="minorHAnsi" w:cstheme="minorHAnsi"/>
          <w:sz w:val="22"/>
          <w:szCs w:val="22"/>
        </w:rPr>
        <w:t xml:space="preserve">, with the </w:t>
      </w:r>
      <w:r w:rsidR="00CF495B" w:rsidRPr="005E7FA3">
        <w:rPr>
          <w:rFonts w:asciiTheme="minorHAnsi" w:hAnsiTheme="minorHAnsi" w:cstheme="minorHAnsi"/>
          <w:sz w:val="22"/>
          <w:szCs w:val="22"/>
        </w:rPr>
        <w:t>DEFLATE</w:t>
      </w:r>
      <w:r w:rsidR="00273C9D" w:rsidRPr="005E7FA3">
        <w:rPr>
          <w:rFonts w:asciiTheme="minorHAnsi" w:hAnsiTheme="minorHAnsi" w:cstheme="minorHAnsi"/>
          <w:sz w:val="22"/>
          <w:szCs w:val="22"/>
        </w:rPr>
        <w:t xml:space="preserve"> compression method applied to all</w:t>
      </w:r>
      <w:r w:rsidR="00273C9D" w:rsidRPr="005E7FA3">
        <w:rPr>
          <w:rStyle w:val="FootnoteReference"/>
          <w:rFonts w:asciiTheme="minorHAnsi" w:hAnsiTheme="minorHAnsi" w:cstheme="minorHAnsi"/>
          <w:noProof w:val="0"/>
          <w:szCs w:val="16"/>
          <w:lang w:val="en-GB"/>
        </w:rPr>
        <w:footnoteReference w:id="2"/>
      </w:r>
      <w:r w:rsidR="001A762A" w:rsidRPr="005E7FA3">
        <w:rPr>
          <w:rFonts w:asciiTheme="minorHAnsi" w:hAnsiTheme="minorHAnsi" w:cstheme="minorHAnsi"/>
          <w:sz w:val="22"/>
          <w:szCs w:val="22"/>
        </w:rPr>
        <w:t>).</w:t>
      </w:r>
    </w:p>
    <w:p w14:paraId="33C0AE6A" w14:textId="2E5E9936" w:rsidR="007016A7" w:rsidRPr="002608AF" w:rsidRDefault="00CF495B" w:rsidP="002608AF">
      <w:pPr>
        <w:spacing w:after="160" w:line="240" w:lineRule="auto"/>
        <w:rPr>
          <w:rFonts w:asciiTheme="minorHAnsi" w:hAnsiTheme="minorHAnsi" w:cstheme="minorHAnsi"/>
          <w:sz w:val="22"/>
          <w:szCs w:val="22"/>
        </w:rPr>
      </w:pPr>
      <w:r w:rsidRPr="002608AF">
        <w:rPr>
          <w:rFonts w:asciiTheme="minorHAnsi" w:hAnsiTheme="minorHAnsi" w:cstheme="minorHAnsi"/>
          <w:sz w:val="22"/>
          <w:szCs w:val="22"/>
        </w:rPr>
        <w:t xml:space="preserve">Product </w:t>
      </w:r>
      <w:r w:rsidR="002608AF">
        <w:rPr>
          <w:rFonts w:asciiTheme="minorHAnsi" w:hAnsiTheme="minorHAnsi" w:cstheme="minorHAnsi"/>
          <w:sz w:val="22"/>
          <w:szCs w:val="22"/>
        </w:rPr>
        <w:t>S</w:t>
      </w:r>
      <w:r w:rsidR="002608AF" w:rsidRPr="002608AF">
        <w:rPr>
          <w:rFonts w:asciiTheme="minorHAnsi" w:hAnsiTheme="minorHAnsi" w:cstheme="minorHAnsi"/>
          <w:sz w:val="22"/>
          <w:szCs w:val="22"/>
        </w:rPr>
        <w:t xml:space="preserve">pecification </w:t>
      </w:r>
      <w:r w:rsidRPr="002608AF">
        <w:rPr>
          <w:rFonts w:asciiTheme="minorHAnsi" w:hAnsiTheme="minorHAnsi" w:cstheme="minorHAnsi"/>
          <w:sz w:val="22"/>
          <w:szCs w:val="22"/>
        </w:rPr>
        <w:t xml:space="preserve">authors should note that </w:t>
      </w:r>
      <w:r w:rsidR="001A762A" w:rsidRPr="002608AF">
        <w:rPr>
          <w:rFonts w:asciiTheme="minorHAnsi" w:hAnsiTheme="minorHAnsi" w:cstheme="minorHAnsi"/>
          <w:sz w:val="22"/>
          <w:szCs w:val="22"/>
        </w:rPr>
        <w:t xml:space="preserve">that an exchange set </w:t>
      </w:r>
      <w:del w:id="642" w:author="Julia Powell" w:date="2020-01-15T16:13:00Z">
        <w:r w:rsidR="001A762A" w:rsidRPr="002608AF" w:rsidDel="000945A0">
          <w:rPr>
            <w:rFonts w:asciiTheme="minorHAnsi" w:hAnsiTheme="minorHAnsi" w:cstheme="minorHAnsi"/>
            <w:sz w:val="22"/>
            <w:szCs w:val="22"/>
          </w:rPr>
          <w:delText xml:space="preserve">can </w:delText>
        </w:r>
      </w:del>
      <w:ins w:id="643" w:author="Julia Powell" w:date="2020-01-15T16:13:00Z">
        <w:r w:rsidR="000945A0">
          <w:rPr>
            <w:rFonts w:asciiTheme="minorHAnsi" w:hAnsiTheme="minorHAnsi" w:cstheme="minorHAnsi"/>
            <w:sz w:val="22"/>
            <w:szCs w:val="22"/>
          </w:rPr>
          <w:t>may</w:t>
        </w:r>
        <w:r w:rsidR="000945A0" w:rsidRPr="002608AF">
          <w:rPr>
            <w:rFonts w:asciiTheme="minorHAnsi" w:hAnsiTheme="minorHAnsi" w:cstheme="minorHAnsi"/>
            <w:sz w:val="22"/>
            <w:szCs w:val="22"/>
          </w:rPr>
          <w:t xml:space="preserve"> </w:t>
        </w:r>
      </w:ins>
      <w:r w:rsidR="001A762A" w:rsidRPr="002608AF">
        <w:rPr>
          <w:rFonts w:asciiTheme="minorHAnsi" w:hAnsiTheme="minorHAnsi" w:cstheme="minorHAnsi"/>
          <w:sz w:val="22"/>
          <w:szCs w:val="22"/>
        </w:rPr>
        <w:t>contain other exchange sets</w:t>
      </w:r>
      <w:ins w:id="644" w:author="Julia Powell" w:date="2020-01-15T16:13:00Z">
        <w:r w:rsidR="000945A0">
          <w:rPr>
            <w:rFonts w:asciiTheme="minorHAnsi" w:hAnsiTheme="minorHAnsi" w:cstheme="minorHAnsi"/>
            <w:sz w:val="22"/>
            <w:szCs w:val="22"/>
          </w:rPr>
          <w:t>.</w:t>
        </w:r>
      </w:ins>
      <w:del w:id="645" w:author="Julia Powell" w:date="2020-01-15T16:13:00Z">
        <w:r w:rsidR="001A762A" w:rsidRPr="002608AF" w:rsidDel="000945A0">
          <w:rPr>
            <w:rFonts w:asciiTheme="minorHAnsi" w:hAnsiTheme="minorHAnsi" w:cstheme="minorHAnsi"/>
            <w:sz w:val="22"/>
            <w:szCs w:val="22"/>
          </w:rPr>
          <w:delText>,</w:delText>
        </w:r>
      </w:del>
      <w:r w:rsidR="001A762A" w:rsidRPr="002608AF">
        <w:rPr>
          <w:rFonts w:asciiTheme="minorHAnsi" w:hAnsiTheme="minorHAnsi" w:cstheme="minorHAnsi"/>
          <w:sz w:val="22"/>
          <w:szCs w:val="22"/>
        </w:rPr>
        <w:t xml:space="preserve"> </w:t>
      </w:r>
      <w:del w:id="646" w:author="Julia Powell" w:date="2020-01-15T16:13:00Z">
        <w:r w:rsidR="001A762A" w:rsidRPr="002608AF" w:rsidDel="000945A0">
          <w:rPr>
            <w:rFonts w:asciiTheme="minorHAnsi" w:hAnsiTheme="minorHAnsi" w:cstheme="minorHAnsi"/>
            <w:sz w:val="22"/>
            <w:szCs w:val="22"/>
          </w:rPr>
          <w:delText>and each</w:delText>
        </w:r>
      </w:del>
      <w:ins w:id="647" w:author="Julia Powell" w:date="2020-01-15T16:13:00Z">
        <w:r w:rsidR="000945A0">
          <w:rPr>
            <w:rFonts w:asciiTheme="minorHAnsi" w:hAnsiTheme="minorHAnsi" w:cstheme="minorHAnsi"/>
            <w:sz w:val="22"/>
            <w:szCs w:val="22"/>
          </w:rPr>
          <w:t>Each</w:t>
        </w:r>
      </w:ins>
      <w:r w:rsidR="001A762A" w:rsidRPr="002608AF">
        <w:rPr>
          <w:rFonts w:asciiTheme="minorHAnsi" w:hAnsiTheme="minorHAnsi" w:cstheme="minorHAnsi"/>
          <w:sz w:val="22"/>
          <w:szCs w:val="22"/>
        </w:rPr>
        <w:t xml:space="preserve"> </w:t>
      </w:r>
      <w:r w:rsidRPr="002608AF">
        <w:rPr>
          <w:rFonts w:asciiTheme="minorHAnsi" w:hAnsiTheme="minorHAnsi" w:cstheme="minorHAnsi"/>
          <w:sz w:val="22"/>
          <w:szCs w:val="22"/>
        </w:rPr>
        <w:t xml:space="preserve">included </w:t>
      </w:r>
      <w:r w:rsidR="001A762A" w:rsidRPr="002608AF">
        <w:rPr>
          <w:rFonts w:asciiTheme="minorHAnsi" w:hAnsiTheme="minorHAnsi" w:cstheme="minorHAnsi"/>
          <w:sz w:val="22"/>
          <w:szCs w:val="22"/>
        </w:rPr>
        <w:t xml:space="preserve">exchange set can be treated as an individual </w:t>
      </w:r>
      <w:r w:rsidRPr="002608AF">
        <w:rPr>
          <w:rFonts w:asciiTheme="minorHAnsi" w:hAnsiTheme="minorHAnsi" w:cstheme="minorHAnsi"/>
          <w:sz w:val="22"/>
          <w:szCs w:val="22"/>
        </w:rPr>
        <w:t>for compression purposes (</w:t>
      </w:r>
      <w:r w:rsidR="002608AF">
        <w:rPr>
          <w:rFonts w:asciiTheme="minorHAnsi" w:hAnsiTheme="minorHAnsi" w:cstheme="minorHAnsi"/>
          <w:sz w:val="22"/>
          <w:szCs w:val="22"/>
        </w:rPr>
        <w:t>that is</w:t>
      </w:r>
      <w:r w:rsidRPr="002608AF">
        <w:rPr>
          <w:rFonts w:asciiTheme="minorHAnsi" w:hAnsiTheme="minorHAnsi" w:cstheme="minorHAnsi"/>
          <w:sz w:val="22"/>
          <w:szCs w:val="22"/>
        </w:rPr>
        <w:t>, packed into a ZIP archive or not), but they will all be packed into the archive of the overall container</w:t>
      </w:r>
      <w:r w:rsidR="00635C1F" w:rsidRPr="002608AF">
        <w:rPr>
          <w:rFonts w:asciiTheme="minorHAnsi" w:hAnsiTheme="minorHAnsi" w:cstheme="minorHAnsi"/>
          <w:sz w:val="22"/>
          <w:szCs w:val="22"/>
        </w:rPr>
        <w:t xml:space="preserve"> exchange set, either as a folder hierarchy or single-file ZIP archives, depending on whether they are individually compressed</w:t>
      </w:r>
      <w:r w:rsidR="001A762A" w:rsidRPr="002608AF">
        <w:rPr>
          <w:rFonts w:asciiTheme="minorHAnsi" w:hAnsiTheme="minorHAnsi" w:cstheme="minorHAnsi"/>
          <w:sz w:val="22"/>
          <w:szCs w:val="22"/>
        </w:rPr>
        <w:t>.</w:t>
      </w:r>
    </w:p>
    <w:p w14:paraId="00EABD66" w14:textId="1FB5C6AC" w:rsidR="00CF495B" w:rsidRPr="002608AF" w:rsidRDefault="00CF495B" w:rsidP="002608AF">
      <w:pPr>
        <w:spacing w:after="160" w:line="240" w:lineRule="auto"/>
        <w:rPr>
          <w:rFonts w:asciiTheme="minorHAnsi" w:hAnsiTheme="minorHAnsi" w:cstheme="minorHAnsi"/>
          <w:sz w:val="22"/>
          <w:szCs w:val="22"/>
        </w:rPr>
      </w:pPr>
      <w:r w:rsidRPr="002608AF">
        <w:rPr>
          <w:rFonts w:asciiTheme="minorHAnsi" w:hAnsiTheme="minorHAnsi" w:cstheme="minorHAnsi"/>
          <w:sz w:val="22"/>
          <w:szCs w:val="22"/>
        </w:rPr>
        <w:t>The encryption and digital signature features of ZIP are not used.</w:t>
      </w:r>
    </w:p>
    <w:p w14:paraId="1B938748" w14:textId="1888BC3C" w:rsidR="002C0FC8" w:rsidRPr="00153E23" w:rsidRDefault="002C0FC8" w:rsidP="003668CD">
      <w:pPr>
        <w:pStyle w:val="Heading3"/>
        <w:numPr>
          <w:ilvl w:val="2"/>
          <w:numId w:val="147"/>
        </w:numPr>
        <w:tabs>
          <w:tab w:val="clear" w:pos="660"/>
          <w:tab w:val="clear" w:pos="880"/>
          <w:tab w:val="left" w:pos="709"/>
        </w:tabs>
        <w:spacing w:line="240" w:lineRule="auto"/>
        <w:ind w:left="709" w:hanging="709"/>
      </w:pPr>
      <w:bookmarkStart w:id="648" w:name="_Toc3469156"/>
      <w:r w:rsidRPr="00153E23">
        <w:t>Metadata for imagery and gridded data</w:t>
      </w:r>
      <w:bookmarkEnd w:id="648"/>
    </w:p>
    <w:p w14:paraId="50A9FE2C" w14:textId="05C2BD28" w:rsidR="00010EB6" w:rsidRPr="00153E23" w:rsidRDefault="00354F20" w:rsidP="00153E23">
      <w:pPr>
        <w:spacing w:after="160" w:line="240" w:lineRule="auto"/>
        <w:rPr>
          <w:rFonts w:asciiTheme="minorHAnsi" w:hAnsiTheme="minorHAnsi" w:cstheme="minorHAnsi"/>
          <w:sz w:val="22"/>
          <w:szCs w:val="22"/>
        </w:rPr>
      </w:pPr>
      <w:r w:rsidRPr="00153E23">
        <w:rPr>
          <w:rFonts w:asciiTheme="minorHAnsi" w:hAnsiTheme="minorHAnsi" w:cstheme="minorHAnsi"/>
          <w:sz w:val="22"/>
          <w:szCs w:val="22"/>
        </w:rPr>
        <w:t xml:space="preserve">Exchange set metadata for </w:t>
      </w:r>
      <w:r w:rsidR="00C62E69">
        <w:rPr>
          <w:rFonts w:asciiTheme="minorHAnsi" w:hAnsiTheme="minorHAnsi" w:cstheme="minorHAnsi"/>
          <w:sz w:val="22"/>
          <w:szCs w:val="22"/>
        </w:rPr>
        <w:t>P</w:t>
      </w:r>
      <w:r w:rsidRPr="00153E23">
        <w:rPr>
          <w:rFonts w:asciiTheme="minorHAnsi" w:hAnsiTheme="minorHAnsi" w:cstheme="minorHAnsi"/>
          <w:sz w:val="22"/>
          <w:szCs w:val="22"/>
        </w:rPr>
        <w:t xml:space="preserve">roduct </w:t>
      </w:r>
      <w:r w:rsidR="00C62E69">
        <w:rPr>
          <w:rFonts w:asciiTheme="minorHAnsi" w:hAnsiTheme="minorHAnsi" w:cstheme="minorHAnsi"/>
          <w:sz w:val="22"/>
          <w:szCs w:val="22"/>
        </w:rPr>
        <w:t>S</w:t>
      </w:r>
      <w:r w:rsidRPr="00153E23">
        <w:rPr>
          <w:rFonts w:asciiTheme="minorHAnsi" w:hAnsiTheme="minorHAnsi" w:cstheme="minorHAnsi"/>
          <w:sz w:val="22"/>
          <w:szCs w:val="22"/>
        </w:rPr>
        <w:t>pecifications dealing with</w:t>
      </w:r>
      <w:r w:rsidR="00010EB6" w:rsidRPr="00153E23">
        <w:rPr>
          <w:rFonts w:asciiTheme="minorHAnsi" w:hAnsiTheme="minorHAnsi" w:cstheme="minorHAnsi"/>
          <w:sz w:val="22"/>
          <w:szCs w:val="22"/>
        </w:rPr>
        <w:t xml:space="preserve"> imagery and gridded </w:t>
      </w:r>
      <w:r w:rsidRPr="00153E23">
        <w:rPr>
          <w:rFonts w:asciiTheme="minorHAnsi" w:hAnsiTheme="minorHAnsi" w:cstheme="minorHAnsi"/>
          <w:sz w:val="22"/>
          <w:szCs w:val="22"/>
        </w:rPr>
        <w:t>information</w:t>
      </w:r>
      <w:r w:rsidR="00010EB6" w:rsidRPr="00153E23">
        <w:rPr>
          <w:rFonts w:asciiTheme="minorHAnsi" w:hAnsiTheme="minorHAnsi" w:cstheme="minorHAnsi"/>
          <w:sz w:val="22"/>
          <w:szCs w:val="22"/>
        </w:rPr>
        <w:t xml:space="preserve"> is the same as for </w:t>
      </w:r>
      <w:r w:rsidRPr="00153E23">
        <w:rPr>
          <w:rFonts w:asciiTheme="minorHAnsi" w:hAnsiTheme="minorHAnsi" w:cstheme="minorHAnsi"/>
          <w:sz w:val="22"/>
          <w:szCs w:val="22"/>
        </w:rPr>
        <w:t>ordinary vector datasets (</w:t>
      </w:r>
      <w:r w:rsidR="00153E23">
        <w:rPr>
          <w:rFonts w:asciiTheme="minorHAnsi" w:hAnsiTheme="minorHAnsi" w:cstheme="minorHAnsi"/>
          <w:sz w:val="22"/>
          <w:szCs w:val="22"/>
        </w:rPr>
        <w:t>clauses 12.1.1</w:t>
      </w:r>
      <w:r w:rsidRPr="00153E23">
        <w:rPr>
          <w:rFonts w:asciiTheme="minorHAnsi" w:hAnsiTheme="minorHAnsi" w:cstheme="minorHAnsi"/>
          <w:sz w:val="22"/>
          <w:szCs w:val="22"/>
        </w:rPr>
        <w:t> – </w:t>
      </w:r>
      <w:r w:rsidR="00153E23">
        <w:rPr>
          <w:rFonts w:asciiTheme="minorHAnsi" w:hAnsiTheme="minorHAnsi" w:cstheme="minorHAnsi"/>
          <w:sz w:val="22"/>
          <w:szCs w:val="22"/>
        </w:rPr>
        <w:t>12.1.4</w:t>
      </w:r>
      <w:r w:rsidRPr="00153E23">
        <w:rPr>
          <w:rFonts w:asciiTheme="minorHAnsi" w:hAnsiTheme="minorHAnsi" w:cstheme="minorHAnsi"/>
          <w:sz w:val="22"/>
          <w:szCs w:val="22"/>
        </w:rPr>
        <w:t xml:space="preserve">) extended with additional metadata elements and attributes specific to imagery or gridded data. </w:t>
      </w:r>
      <w:r w:rsidR="0012753E" w:rsidRPr="00153E23">
        <w:rPr>
          <w:rFonts w:asciiTheme="minorHAnsi" w:hAnsiTheme="minorHAnsi" w:cstheme="minorHAnsi"/>
          <w:sz w:val="22"/>
          <w:szCs w:val="22"/>
        </w:rPr>
        <w:t>S-100 Part 4b describes the additional metadata elements, which are defined in detail in ISO 19115-2.</w:t>
      </w:r>
    </w:p>
    <w:p w14:paraId="1B514010" w14:textId="5620816C" w:rsidR="0012753E" w:rsidRPr="00153E23" w:rsidRDefault="0012753E" w:rsidP="00153E23">
      <w:pPr>
        <w:spacing w:after="160" w:line="240" w:lineRule="auto"/>
        <w:rPr>
          <w:rFonts w:asciiTheme="minorHAnsi" w:hAnsiTheme="minorHAnsi" w:cstheme="minorHAnsi"/>
          <w:sz w:val="22"/>
          <w:szCs w:val="22"/>
        </w:rPr>
      </w:pPr>
      <w:r w:rsidRPr="00153E23">
        <w:rPr>
          <w:rFonts w:asciiTheme="minorHAnsi" w:hAnsiTheme="minorHAnsi" w:cstheme="minorHAnsi"/>
          <w:sz w:val="22"/>
          <w:szCs w:val="22"/>
        </w:rPr>
        <w:t xml:space="preserve">The </w:t>
      </w:r>
      <w:r w:rsidR="00153E23">
        <w:rPr>
          <w:rFonts w:asciiTheme="minorHAnsi" w:hAnsiTheme="minorHAnsi" w:cstheme="minorHAnsi"/>
          <w:sz w:val="22"/>
          <w:szCs w:val="22"/>
        </w:rPr>
        <w:t>E</w:t>
      </w:r>
      <w:r w:rsidR="00153E23" w:rsidRPr="00153E23">
        <w:rPr>
          <w:rFonts w:asciiTheme="minorHAnsi" w:hAnsiTheme="minorHAnsi" w:cstheme="minorHAnsi"/>
          <w:sz w:val="22"/>
          <w:szCs w:val="22"/>
        </w:rPr>
        <w:t xml:space="preserve">xchange </w:t>
      </w:r>
      <w:r w:rsidR="00153E23">
        <w:rPr>
          <w:rFonts w:asciiTheme="minorHAnsi" w:hAnsiTheme="minorHAnsi" w:cstheme="minorHAnsi"/>
          <w:sz w:val="22"/>
          <w:szCs w:val="22"/>
        </w:rPr>
        <w:t>C</w:t>
      </w:r>
      <w:r w:rsidR="00153E23" w:rsidRPr="00153E23">
        <w:rPr>
          <w:rFonts w:asciiTheme="minorHAnsi" w:hAnsiTheme="minorHAnsi" w:cstheme="minorHAnsi"/>
          <w:sz w:val="22"/>
          <w:szCs w:val="22"/>
        </w:rPr>
        <w:t xml:space="preserve">atalogue </w:t>
      </w:r>
      <w:r w:rsidRPr="00153E23">
        <w:rPr>
          <w:rFonts w:asciiTheme="minorHAnsi" w:hAnsiTheme="minorHAnsi" w:cstheme="minorHAnsi"/>
          <w:sz w:val="22"/>
          <w:szCs w:val="22"/>
        </w:rPr>
        <w:t xml:space="preserve">for such products will be as for vector data products. As for vector data, the </w:t>
      </w:r>
      <w:r w:rsidR="008C7624">
        <w:rPr>
          <w:rFonts w:asciiTheme="minorHAnsi" w:hAnsiTheme="minorHAnsi" w:cstheme="minorHAnsi"/>
          <w:sz w:val="22"/>
          <w:szCs w:val="22"/>
        </w:rPr>
        <w:t>P</w:t>
      </w:r>
      <w:r w:rsidR="008C7624" w:rsidRPr="00153E23">
        <w:rPr>
          <w:rFonts w:asciiTheme="minorHAnsi" w:hAnsiTheme="minorHAnsi" w:cstheme="minorHAnsi"/>
          <w:sz w:val="22"/>
          <w:szCs w:val="22"/>
        </w:rPr>
        <w:t xml:space="preserve">roduct </w:t>
      </w:r>
      <w:r w:rsidR="008C7624">
        <w:rPr>
          <w:rFonts w:asciiTheme="minorHAnsi" w:hAnsiTheme="minorHAnsi" w:cstheme="minorHAnsi"/>
          <w:sz w:val="22"/>
          <w:szCs w:val="22"/>
        </w:rPr>
        <w:t>S</w:t>
      </w:r>
      <w:r w:rsidR="008C7624" w:rsidRPr="00153E23">
        <w:rPr>
          <w:rFonts w:asciiTheme="minorHAnsi" w:hAnsiTheme="minorHAnsi" w:cstheme="minorHAnsi"/>
          <w:sz w:val="22"/>
          <w:szCs w:val="22"/>
        </w:rPr>
        <w:t xml:space="preserve">pecification </w:t>
      </w:r>
      <w:r w:rsidRPr="00153E23">
        <w:rPr>
          <w:rFonts w:asciiTheme="minorHAnsi" w:hAnsiTheme="minorHAnsi" w:cstheme="minorHAnsi"/>
          <w:sz w:val="22"/>
          <w:szCs w:val="22"/>
        </w:rPr>
        <w:t>team may define additional product-specific metadata elements and attributes in conformance with S-100 Appendix 4a-E. ISO-defined elements and attributes</w:t>
      </w:r>
      <w:r w:rsidR="00CF4F55" w:rsidRPr="00153E23">
        <w:rPr>
          <w:rFonts w:asciiTheme="minorHAnsi" w:hAnsiTheme="minorHAnsi" w:cstheme="minorHAnsi"/>
          <w:sz w:val="22"/>
          <w:szCs w:val="22"/>
        </w:rPr>
        <w:t xml:space="preserve"> should be in the ISO metadata file.</w:t>
      </w:r>
    </w:p>
    <w:p w14:paraId="13DAA9BB" w14:textId="7D96E9FB" w:rsidR="0075692D" w:rsidRPr="00FA0C91" w:rsidRDefault="00B80B7C" w:rsidP="003668CD">
      <w:pPr>
        <w:pStyle w:val="Heading3"/>
        <w:numPr>
          <w:ilvl w:val="2"/>
          <w:numId w:val="147"/>
        </w:numPr>
        <w:tabs>
          <w:tab w:val="clear" w:pos="660"/>
          <w:tab w:val="clear" w:pos="880"/>
          <w:tab w:val="left" w:pos="709"/>
        </w:tabs>
        <w:spacing w:line="240" w:lineRule="auto"/>
        <w:ind w:left="709" w:hanging="709"/>
      </w:pPr>
      <w:bookmarkStart w:id="649" w:name="_Ref523279727"/>
      <w:bookmarkStart w:id="650" w:name="_Toc3469157"/>
      <w:r w:rsidRPr="00FA0C91">
        <w:t>Embedded metadata</w:t>
      </w:r>
      <w:bookmarkEnd w:id="649"/>
      <w:bookmarkEnd w:id="650"/>
    </w:p>
    <w:p w14:paraId="219B4F0D" w14:textId="34534E96" w:rsidR="00CF4F55" w:rsidRPr="008C7624" w:rsidRDefault="00CF4F55" w:rsidP="008C7624">
      <w:pPr>
        <w:spacing w:after="160" w:line="240" w:lineRule="auto"/>
        <w:rPr>
          <w:rFonts w:asciiTheme="minorHAnsi" w:hAnsiTheme="minorHAnsi" w:cstheme="minorHAnsi"/>
          <w:sz w:val="22"/>
          <w:szCs w:val="22"/>
        </w:rPr>
      </w:pPr>
      <w:r w:rsidRPr="008C7624">
        <w:rPr>
          <w:rFonts w:asciiTheme="minorHAnsi" w:hAnsiTheme="minorHAnsi" w:cstheme="minorHAnsi"/>
          <w:sz w:val="22"/>
          <w:szCs w:val="22"/>
        </w:rPr>
        <w:t xml:space="preserve">Certain metadata may be embedded in dataset headers (ISO 8211 and GML formats – S-100 Parts 10a and 10b) or defined attributes and groups (HDF5 format – Part 10c). While specifying embedded metadata </w:t>
      </w:r>
      <w:r w:rsidR="006640CA" w:rsidRPr="008C7624">
        <w:rPr>
          <w:rFonts w:asciiTheme="minorHAnsi" w:hAnsiTheme="minorHAnsi" w:cstheme="minorHAnsi"/>
          <w:sz w:val="22"/>
          <w:szCs w:val="22"/>
        </w:rPr>
        <w:t xml:space="preserve">is up to individual </w:t>
      </w:r>
      <w:r w:rsidR="00C62E69">
        <w:rPr>
          <w:rFonts w:asciiTheme="minorHAnsi" w:hAnsiTheme="minorHAnsi" w:cstheme="minorHAnsi"/>
          <w:sz w:val="22"/>
          <w:szCs w:val="22"/>
        </w:rPr>
        <w:t>P</w:t>
      </w:r>
      <w:r w:rsidR="006640CA" w:rsidRPr="008C7624">
        <w:rPr>
          <w:rFonts w:asciiTheme="minorHAnsi" w:hAnsiTheme="minorHAnsi" w:cstheme="minorHAnsi"/>
          <w:sz w:val="22"/>
          <w:szCs w:val="22"/>
        </w:rPr>
        <w:t xml:space="preserve">roduct </w:t>
      </w:r>
      <w:r w:rsidR="00C62E69">
        <w:rPr>
          <w:rFonts w:asciiTheme="minorHAnsi" w:hAnsiTheme="minorHAnsi" w:cstheme="minorHAnsi"/>
          <w:sz w:val="22"/>
          <w:szCs w:val="22"/>
        </w:rPr>
        <w:t>S</w:t>
      </w:r>
      <w:r w:rsidR="006640CA" w:rsidRPr="008C7624">
        <w:rPr>
          <w:rFonts w:asciiTheme="minorHAnsi" w:hAnsiTheme="minorHAnsi" w:cstheme="minorHAnsi"/>
          <w:sz w:val="22"/>
          <w:szCs w:val="22"/>
        </w:rPr>
        <w:t>pecifications, this guideline recommends that o</w:t>
      </w:r>
      <w:r w:rsidRPr="008C7624">
        <w:rPr>
          <w:rFonts w:asciiTheme="minorHAnsi" w:hAnsiTheme="minorHAnsi" w:cstheme="minorHAnsi"/>
          <w:sz w:val="22"/>
          <w:szCs w:val="22"/>
        </w:rPr>
        <w:t>nly metadata</w:t>
      </w:r>
      <w:r w:rsidR="006640CA" w:rsidRPr="008C7624">
        <w:rPr>
          <w:rFonts w:asciiTheme="minorHAnsi" w:hAnsiTheme="minorHAnsi" w:cstheme="minorHAnsi"/>
          <w:sz w:val="22"/>
          <w:szCs w:val="22"/>
        </w:rPr>
        <w:t xml:space="preserve"> considered</w:t>
      </w:r>
      <w:r w:rsidRPr="008C7624">
        <w:rPr>
          <w:rFonts w:asciiTheme="minorHAnsi" w:hAnsiTheme="minorHAnsi" w:cstheme="minorHAnsi"/>
          <w:sz w:val="22"/>
          <w:szCs w:val="22"/>
        </w:rPr>
        <w:t xml:space="preserve"> essential to identifying and reading the dataset should be embedded. </w:t>
      </w:r>
      <w:r w:rsidR="006640CA" w:rsidRPr="008C7624">
        <w:rPr>
          <w:rFonts w:asciiTheme="minorHAnsi" w:hAnsiTheme="minorHAnsi" w:cstheme="minorHAnsi"/>
          <w:sz w:val="22"/>
          <w:szCs w:val="22"/>
        </w:rPr>
        <w:t>Examples are</w:t>
      </w:r>
      <w:r w:rsidRPr="008C7624">
        <w:rPr>
          <w:rFonts w:asciiTheme="minorHAnsi" w:hAnsiTheme="minorHAnsi" w:cstheme="minorHAnsi"/>
          <w:sz w:val="22"/>
          <w:szCs w:val="22"/>
        </w:rPr>
        <w:t xml:space="preserve"> dataset name, persistent global identifier, and MRN (if any</w:t>
      </w:r>
      <w:r w:rsidR="006640CA" w:rsidRPr="008C7624">
        <w:rPr>
          <w:rFonts w:asciiTheme="minorHAnsi" w:hAnsiTheme="minorHAnsi" w:cstheme="minorHAnsi"/>
          <w:sz w:val="22"/>
          <w:szCs w:val="22"/>
        </w:rPr>
        <w:t>)</w:t>
      </w:r>
      <w:r w:rsidRPr="008C7624">
        <w:rPr>
          <w:rFonts w:asciiTheme="minorHAnsi" w:hAnsiTheme="minorHAnsi" w:cstheme="minorHAnsi"/>
          <w:sz w:val="22"/>
          <w:szCs w:val="22"/>
        </w:rPr>
        <w:t xml:space="preserve">, as well as </w:t>
      </w:r>
      <w:r w:rsidR="006640CA" w:rsidRPr="008C7624">
        <w:rPr>
          <w:rFonts w:asciiTheme="minorHAnsi" w:hAnsiTheme="minorHAnsi" w:cstheme="minorHAnsi"/>
          <w:sz w:val="22"/>
          <w:szCs w:val="22"/>
        </w:rPr>
        <w:t>bounding box</w:t>
      </w:r>
      <w:r w:rsidRPr="008C7624">
        <w:rPr>
          <w:rFonts w:asciiTheme="minorHAnsi" w:hAnsiTheme="minorHAnsi" w:cstheme="minorHAnsi"/>
          <w:sz w:val="22"/>
          <w:szCs w:val="22"/>
        </w:rPr>
        <w:t>, number of objects of each type,</w:t>
      </w:r>
      <w:r w:rsidR="006640CA" w:rsidRPr="008C7624">
        <w:rPr>
          <w:rFonts w:asciiTheme="minorHAnsi" w:hAnsiTheme="minorHAnsi" w:cstheme="minorHAnsi"/>
          <w:sz w:val="22"/>
          <w:szCs w:val="22"/>
        </w:rPr>
        <w:t xml:space="preserve"> and</w:t>
      </w:r>
      <w:r w:rsidRPr="008C7624">
        <w:rPr>
          <w:rFonts w:asciiTheme="minorHAnsi" w:hAnsiTheme="minorHAnsi" w:cstheme="minorHAnsi"/>
          <w:sz w:val="22"/>
          <w:szCs w:val="22"/>
        </w:rPr>
        <w:t xml:space="preserve"> CRS</w:t>
      </w:r>
      <w:r w:rsidR="006640CA" w:rsidRPr="008C7624">
        <w:rPr>
          <w:rFonts w:asciiTheme="minorHAnsi" w:hAnsiTheme="minorHAnsi" w:cstheme="minorHAnsi"/>
          <w:sz w:val="22"/>
          <w:szCs w:val="22"/>
        </w:rPr>
        <w:t xml:space="preserve"> identification.</w:t>
      </w:r>
      <w:r w:rsidR="0078453F" w:rsidRPr="008C7624">
        <w:rPr>
          <w:rFonts w:asciiTheme="minorHAnsi" w:hAnsiTheme="minorHAnsi" w:cstheme="minorHAnsi"/>
          <w:sz w:val="22"/>
          <w:szCs w:val="22"/>
        </w:rPr>
        <w:t xml:space="preserve"> Gridded data products may encode spatial representation information such as grid spacing and grid bounding box as metadata for individual features. Gridded data products may also encode </w:t>
      </w:r>
      <w:r w:rsidR="00087710" w:rsidRPr="008C7624">
        <w:rPr>
          <w:rFonts w:asciiTheme="minorHAnsi" w:hAnsiTheme="minorHAnsi" w:cstheme="minorHAnsi"/>
          <w:sz w:val="22"/>
          <w:szCs w:val="22"/>
        </w:rPr>
        <w:t xml:space="preserve">structural </w:t>
      </w:r>
      <w:r w:rsidR="0078453F" w:rsidRPr="008C7624">
        <w:rPr>
          <w:rFonts w:asciiTheme="minorHAnsi" w:hAnsiTheme="minorHAnsi" w:cstheme="minorHAnsi"/>
          <w:sz w:val="22"/>
          <w:szCs w:val="22"/>
        </w:rPr>
        <w:t>metadata</w:t>
      </w:r>
      <w:r w:rsidR="00087710" w:rsidRPr="008C7624">
        <w:rPr>
          <w:rFonts w:asciiTheme="minorHAnsi" w:hAnsiTheme="minorHAnsi" w:cstheme="minorHAnsi"/>
          <w:sz w:val="22"/>
          <w:szCs w:val="22"/>
        </w:rPr>
        <w:t xml:space="preserve"> such as</w:t>
      </w:r>
      <w:r w:rsidR="006D4935" w:rsidRPr="008C7624">
        <w:rPr>
          <w:rFonts w:asciiTheme="minorHAnsi" w:hAnsiTheme="minorHAnsi" w:cstheme="minorHAnsi"/>
          <w:sz w:val="22"/>
          <w:szCs w:val="22"/>
        </w:rPr>
        <w:t xml:space="preserve"> </w:t>
      </w:r>
      <w:r w:rsidR="00EE30DF" w:rsidRPr="008C7624">
        <w:rPr>
          <w:rFonts w:asciiTheme="minorHAnsi" w:hAnsiTheme="minorHAnsi" w:cstheme="minorHAnsi"/>
          <w:sz w:val="22"/>
          <w:szCs w:val="22"/>
        </w:rPr>
        <w:t>a code indicating the type of grid (regular, irregular, etc.).</w:t>
      </w:r>
      <w:r w:rsidR="00087710" w:rsidRPr="008C7624">
        <w:rPr>
          <w:rFonts w:asciiTheme="minorHAnsi" w:hAnsiTheme="minorHAnsi" w:cstheme="minorHAnsi"/>
          <w:sz w:val="22"/>
          <w:szCs w:val="22"/>
        </w:rPr>
        <w:t xml:space="preserve"> </w:t>
      </w:r>
    </w:p>
    <w:p w14:paraId="41AE3992" w14:textId="3955104A" w:rsidR="000D6113" w:rsidRPr="00FA0C91" w:rsidRDefault="000D6113">
      <w:pPr>
        <w:pStyle w:val="Heading2"/>
        <w:pPrChange w:id="651" w:author="Julia Powell" w:date="2020-01-15T16:14:00Z">
          <w:pPr>
            <w:pStyle w:val="Heading2"/>
            <w:tabs>
              <w:tab w:val="clear" w:pos="700"/>
              <w:tab w:val="left" w:pos="567"/>
            </w:tabs>
            <w:ind w:left="567" w:hanging="567"/>
          </w:pPr>
        </w:pPrChange>
      </w:pPr>
      <w:bookmarkStart w:id="652" w:name="_Toc3469158"/>
      <w:r w:rsidRPr="00FA0C91">
        <w:t>Metadata for services</w:t>
      </w:r>
      <w:bookmarkEnd w:id="652"/>
    </w:p>
    <w:p w14:paraId="0F5ECAC4" w14:textId="64E828CC" w:rsidR="006E30DE" w:rsidRPr="00CA43A2" w:rsidRDefault="006E30DE" w:rsidP="00CA43A2">
      <w:pPr>
        <w:spacing w:after="160" w:line="240" w:lineRule="auto"/>
        <w:rPr>
          <w:rFonts w:asciiTheme="minorHAnsi" w:hAnsiTheme="minorHAnsi" w:cstheme="minorHAnsi"/>
          <w:sz w:val="22"/>
          <w:szCs w:val="22"/>
        </w:rPr>
      </w:pPr>
      <w:r w:rsidRPr="00CA43A2">
        <w:rPr>
          <w:rFonts w:asciiTheme="minorHAnsi" w:hAnsiTheme="minorHAnsi" w:cstheme="minorHAnsi"/>
          <w:sz w:val="22"/>
          <w:szCs w:val="22"/>
        </w:rPr>
        <w:t>This section describe</w:t>
      </w:r>
      <w:r w:rsidR="0078453F" w:rsidRPr="00CA43A2">
        <w:rPr>
          <w:rFonts w:asciiTheme="minorHAnsi" w:hAnsiTheme="minorHAnsi" w:cstheme="minorHAnsi"/>
          <w:sz w:val="22"/>
          <w:szCs w:val="22"/>
        </w:rPr>
        <w:t>s</w:t>
      </w:r>
      <w:r w:rsidRPr="00CA43A2">
        <w:rPr>
          <w:rFonts w:asciiTheme="minorHAnsi" w:hAnsiTheme="minorHAnsi" w:cstheme="minorHAnsi"/>
          <w:sz w:val="22"/>
          <w:szCs w:val="22"/>
        </w:rPr>
        <w:t xml:space="preserve"> metadata for products that are delivered as services.</w:t>
      </w:r>
    </w:p>
    <w:p w14:paraId="3C1A9098" w14:textId="0D947770" w:rsidR="006F1603" w:rsidRPr="00FA0C91" w:rsidRDefault="00E359E6" w:rsidP="003668CD">
      <w:pPr>
        <w:pStyle w:val="Heading3"/>
        <w:numPr>
          <w:ilvl w:val="2"/>
          <w:numId w:val="151"/>
        </w:numPr>
        <w:tabs>
          <w:tab w:val="clear" w:pos="660"/>
          <w:tab w:val="clear" w:pos="880"/>
          <w:tab w:val="left" w:pos="709"/>
        </w:tabs>
        <w:spacing w:line="240" w:lineRule="auto"/>
        <w:ind w:left="709" w:hanging="709"/>
      </w:pPr>
      <w:bookmarkStart w:id="653" w:name="_Toc3469159"/>
      <w:r w:rsidRPr="00FA0C91">
        <w:t>Generic</w:t>
      </w:r>
      <w:r w:rsidR="006F1603" w:rsidRPr="00FA0C91">
        <w:t xml:space="preserve"> metadata for services</w:t>
      </w:r>
      <w:bookmarkEnd w:id="653"/>
    </w:p>
    <w:p w14:paraId="2A438173" w14:textId="0B44AA1E" w:rsidR="00CA0A52" w:rsidRPr="00CA43A2" w:rsidRDefault="00E359E6" w:rsidP="00CA43A2">
      <w:pPr>
        <w:spacing w:after="160" w:line="240" w:lineRule="auto"/>
        <w:rPr>
          <w:rFonts w:asciiTheme="minorHAnsi" w:hAnsiTheme="minorHAnsi" w:cstheme="minorHAnsi"/>
          <w:sz w:val="22"/>
          <w:szCs w:val="22"/>
        </w:rPr>
      </w:pPr>
      <w:r w:rsidRPr="00CA43A2">
        <w:rPr>
          <w:rFonts w:asciiTheme="minorHAnsi" w:hAnsiTheme="minorHAnsi" w:cstheme="minorHAnsi"/>
          <w:sz w:val="22"/>
          <w:szCs w:val="22"/>
        </w:rPr>
        <w:t>Generic</w:t>
      </w:r>
      <w:r w:rsidR="00754AE1" w:rsidRPr="00CA43A2">
        <w:rPr>
          <w:rFonts w:asciiTheme="minorHAnsi" w:hAnsiTheme="minorHAnsi" w:cstheme="minorHAnsi"/>
          <w:sz w:val="22"/>
          <w:szCs w:val="22"/>
        </w:rPr>
        <w:t xml:space="preserve"> metadata for services is a work in progress as of August 2018. S-100 Part 4a defines a metadata model for services which conforms to the ISO 19115-1/2 model</w:t>
      </w:r>
      <w:r w:rsidR="00E176EF" w:rsidRPr="00CA43A2">
        <w:rPr>
          <w:rFonts w:asciiTheme="minorHAnsi" w:hAnsiTheme="minorHAnsi" w:cstheme="minorHAnsi"/>
          <w:sz w:val="22"/>
          <w:szCs w:val="22"/>
        </w:rPr>
        <w:t>.</w:t>
      </w:r>
      <w:r w:rsidR="004F3BF6" w:rsidRPr="00CA43A2">
        <w:rPr>
          <w:rFonts w:asciiTheme="minorHAnsi" w:hAnsiTheme="minorHAnsi" w:cstheme="minorHAnsi"/>
          <w:sz w:val="22"/>
          <w:szCs w:val="22"/>
        </w:rPr>
        <w:t xml:space="preserve"> S-100 Part 14 defines service metadata differently (</w:t>
      </w:r>
      <w:r w:rsidR="004F3BF6" w:rsidRPr="00CA43A2">
        <w:rPr>
          <w:rFonts w:asciiTheme="minorHAnsi" w:hAnsiTheme="minorHAnsi" w:cstheme="minorHAnsi"/>
          <w:b/>
          <w:sz w:val="22"/>
          <w:szCs w:val="22"/>
        </w:rPr>
        <w:t>S100_ServiceMetaData</w:t>
      </w:r>
      <w:r w:rsidR="004F3BF6" w:rsidRPr="00CA43A2">
        <w:rPr>
          <w:rFonts w:asciiTheme="minorHAnsi" w:hAnsiTheme="minorHAnsi" w:cstheme="minorHAnsi"/>
          <w:sz w:val="22"/>
          <w:szCs w:val="22"/>
        </w:rPr>
        <w:t xml:space="preserve"> –</w:t>
      </w:r>
      <w:r w:rsidR="00CA43A2">
        <w:rPr>
          <w:rFonts w:asciiTheme="minorHAnsi" w:hAnsiTheme="minorHAnsi" w:cstheme="minorHAnsi"/>
          <w:sz w:val="22"/>
          <w:szCs w:val="22"/>
        </w:rPr>
        <w:t xml:space="preserve"> </w:t>
      </w:r>
      <w:r w:rsidR="004F3BF6" w:rsidRPr="00CA43A2">
        <w:rPr>
          <w:rFonts w:asciiTheme="minorHAnsi" w:hAnsiTheme="minorHAnsi" w:cstheme="minorHAnsi"/>
          <w:sz w:val="22"/>
          <w:szCs w:val="22"/>
        </w:rPr>
        <w:t>clause 14-8.1.1).</w:t>
      </w:r>
      <w:r w:rsidR="00CA0A52" w:rsidRPr="00CA43A2">
        <w:rPr>
          <w:rFonts w:asciiTheme="minorHAnsi" w:hAnsiTheme="minorHAnsi" w:cstheme="minorHAnsi"/>
          <w:sz w:val="22"/>
          <w:szCs w:val="22"/>
        </w:rPr>
        <w:t xml:space="preserve"> It is left to </w:t>
      </w:r>
      <w:r w:rsidR="000B4D54">
        <w:rPr>
          <w:rFonts w:asciiTheme="minorHAnsi" w:hAnsiTheme="minorHAnsi" w:cstheme="minorHAnsi"/>
          <w:sz w:val="22"/>
          <w:szCs w:val="22"/>
        </w:rPr>
        <w:t>P</w:t>
      </w:r>
      <w:r w:rsidR="00CA0A52" w:rsidRPr="00CA43A2">
        <w:rPr>
          <w:rFonts w:asciiTheme="minorHAnsi" w:hAnsiTheme="minorHAnsi" w:cstheme="minorHAnsi"/>
          <w:sz w:val="22"/>
          <w:szCs w:val="22"/>
        </w:rPr>
        <w:t xml:space="preserve">roduct </w:t>
      </w:r>
      <w:r w:rsidR="000B4D54">
        <w:rPr>
          <w:rFonts w:asciiTheme="minorHAnsi" w:hAnsiTheme="minorHAnsi" w:cstheme="minorHAnsi"/>
          <w:sz w:val="22"/>
          <w:szCs w:val="22"/>
        </w:rPr>
        <w:t>S</w:t>
      </w:r>
      <w:r w:rsidR="00CA0A52" w:rsidRPr="00CA43A2">
        <w:rPr>
          <w:rFonts w:asciiTheme="minorHAnsi" w:hAnsiTheme="minorHAnsi" w:cstheme="minorHAnsi"/>
          <w:sz w:val="22"/>
          <w:szCs w:val="22"/>
        </w:rPr>
        <w:t>pecifications to determine if servers need to supply service identification metadata in the sense of the underlying ISO standards (reproduced in S-100 Figure 4a-A-2).</w:t>
      </w:r>
    </w:p>
    <w:p w14:paraId="1C73516F" w14:textId="793D721F" w:rsidR="003169C4" w:rsidRPr="00CA43A2" w:rsidRDefault="00CA0A52" w:rsidP="00CA43A2">
      <w:pPr>
        <w:spacing w:after="160" w:line="240" w:lineRule="auto"/>
        <w:rPr>
          <w:rFonts w:asciiTheme="minorHAnsi" w:hAnsiTheme="minorHAnsi" w:cstheme="minorHAnsi"/>
          <w:sz w:val="22"/>
          <w:szCs w:val="22"/>
        </w:rPr>
      </w:pPr>
      <w:r w:rsidRPr="00CA43A2">
        <w:rPr>
          <w:rFonts w:asciiTheme="minorHAnsi" w:hAnsiTheme="minorHAnsi" w:cstheme="minorHAnsi"/>
          <w:sz w:val="22"/>
          <w:szCs w:val="22"/>
        </w:rPr>
        <w:t xml:space="preserve">Product </w:t>
      </w:r>
      <w:r w:rsidR="000B4D54">
        <w:rPr>
          <w:rFonts w:asciiTheme="minorHAnsi" w:hAnsiTheme="minorHAnsi" w:cstheme="minorHAnsi"/>
          <w:sz w:val="22"/>
          <w:szCs w:val="22"/>
        </w:rPr>
        <w:t>S</w:t>
      </w:r>
      <w:r w:rsidRPr="00CA43A2">
        <w:rPr>
          <w:rFonts w:asciiTheme="minorHAnsi" w:hAnsiTheme="minorHAnsi" w:cstheme="minorHAnsi"/>
          <w:sz w:val="22"/>
          <w:szCs w:val="22"/>
        </w:rPr>
        <w:t xml:space="preserve">pecifications needing to define service metadata (identifying and describing the service itself) should use or extend the </w:t>
      </w:r>
      <w:r w:rsidRPr="00CA43A2">
        <w:rPr>
          <w:rFonts w:asciiTheme="minorHAnsi" w:hAnsiTheme="minorHAnsi" w:cstheme="minorHAnsi"/>
          <w:b/>
          <w:sz w:val="22"/>
          <w:szCs w:val="22"/>
        </w:rPr>
        <w:t xml:space="preserve">SV_ServiceIdentification </w:t>
      </w:r>
      <w:r w:rsidRPr="00CA43A2">
        <w:rPr>
          <w:rFonts w:asciiTheme="minorHAnsi" w:hAnsiTheme="minorHAnsi" w:cstheme="minorHAnsi"/>
          <w:sz w:val="22"/>
          <w:szCs w:val="22"/>
        </w:rPr>
        <w:t>class in S-100 Figure 4a-2. Any extensions or restrictions should conform to the ISO rules as described in S-100 Part 4a Appendix 4a-E.</w:t>
      </w:r>
    </w:p>
    <w:p w14:paraId="635D9897" w14:textId="77777777" w:rsidR="003169C4" w:rsidRPr="00FA0C91" w:rsidRDefault="003169C4" w:rsidP="003668CD">
      <w:pPr>
        <w:pStyle w:val="Heading3"/>
        <w:numPr>
          <w:ilvl w:val="2"/>
          <w:numId w:val="151"/>
        </w:numPr>
        <w:tabs>
          <w:tab w:val="clear" w:pos="660"/>
          <w:tab w:val="clear" w:pos="880"/>
          <w:tab w:val="left" w:pos="709"/>
        </w:tabs>
        <w:ind w:left="709" w:hanging="709"/>
      </w:pPr>
      <w:bookmarkStart w:id="654" w:name="_Toc3469160"/>
      <w:r w:rsidRPr="00FA0C91">
        <w:t>Use of the IHO S-100 metadata model and schemas</w:t>
      </w:r>
      <w:bookmarkEnd w:id="654"/>
    </w:p>
    <w:p w14:paraId="179F9C90" w14:textId="5AD99467" w:rsidR="00B746B6" w:rsidRPr="00635005" w:rsidRDefault="00A304B4" w:rsidP="00635005">
      <w:pPr>
        <w:spacing w:after="160" w:line="240" w:lineRule="auto"/>
        <w:rPr>
          <w:rFonts w:asciiTheme="minorHAnsi" w:hAnsiTheme="minorHAnsi" w:cstheme="minorHAnsi"/>
          <w:sz w:val="22"/>
          <w:szCs w:val="22"/>
        </w:rPr>
      </w:pPr>
      <w:r>
        <w:rPr>
          <w:rFonts w:asciiTheme="minorHAnsi" w:hAnsiTheme="minorHAnsi" w:cstheme="minorHAnsi"/>
          <w:sz w:val="22"/>
          <w:szCs w:val="22"/>
        </w:rPr>
        <w:t xml:space="preserve">S-100 </w:t>
      </w:r>
      <w:r w:rsidR="00754AE1" w:rsidRPr="00635005">
        <w:rPr>
          <w:rFonts w:asciiTheme="minorHAnsi" w:hAnsiTheme="minorHAnsi" w:cstheme="minorHAnsi"/>
          <w:sz w:val="22"/>
          <w:szCs w:val="22"/>
        </w:rPr>
        <w:t>Part 14</w:t>
      </w:r>
      <w:r>
        <w:rPr>
          <w:rFonts w:asciiTheme="minorHAnsi" w:hAnsiTheme="minorHAnsi" w:cstheme="minorHAnsi"/>
          <w:sz w:val="22"/>
          <w:szCs w:val="22"/>
        </w:rPr>
        <w:t xml:space="preserve">, </w:t>
      </w:r>
      <w:r w:rsidR="00E85C29" w:rsidRPr="00635005">
        <w:rPr>
          <w:rFonts w:asciiTheme="minorHAnsi" w:hAnsiTheme="minorHAnsi" w:cstheme="minorHAnsi"/>
          <w:sz w:val="22"/>
          <w:szCs w:val="22"/>
        </w:rPr>
        <w:t xml:space="preserve">clause 14-9.1.3) specifies a </w:t>
      </w:r>
      <w:r w:rsidR="00E85C29" w:rsidRPr="00635005">
        <w:rPr>
          <w:rFonts w:asciiTheme="minorHAnsi" w:hAnsiTheme="minorHAnsi" w:cstheme="minorHAnsi"/>
          <w:i/>
          <w:sz w:val="22"/>
          <w:szCs w:val="22"/>
        </w:rPr>
        <w:t>GetMetaData()</w:t>
      </w:r>
      <w:r w:rsidR="00E85C29" w:rsidRPr="00635005">
        <w:rPr>
          <w:rFonts w:asciiTheme="minorHAnsi" w:hAnsiTheme="minorHAnsi" w:cstheme="minorHAnsi"/>
          <w:sz w:val="22"/>
          <w:szCs w:val="22"/>
        </w:rPr>
        <w:t xml:space="preserve"> operation with </w:t>
      </w:r>
      <w:r w:rsidR="00E85C29" w:rsidRPr="00635005">
        <w:rPr>
          <w:rFonts w:asciiTheme="minorHAnsi" w:hAnsiTheme="minorHAnsi" w:cstheme="minorHAnsi"/>
          <w:i/>
          <w:sz w:val="22"/>
          <w:szCs w:val="22"/>
        </w:rPr>
        <w:t>CharacterString</w:t>
      </w:r>
      <w:r w:rsidR="00E85C29" w:rsidRPr="00635005">
        <w:rPr>
          <w:rFonts w:asciiTheme="minorHAnsi" w:hAnsiTheme="minorHAnsi" w:cstheme="minorHAnsi"/>
          <w:sz w:val="22"/>
          <w:szCs w:val="22"/>
        </w:rPr>
        <w:t xml:space="preserve"> return parameter </w:t>
      </w:r>
      <w:r w:rsidR="00E85C29" w:rsidRPr="00635005">
        <w:rPr>
          <w:rFonts w:asciiTheme="minorHAnsi" w:hAnsiTheme="minorHAnsi" w:cstheme="minorHAnsi"/>
          <w:i/>
          <w:sz w:val="22"/>
          <w:szCs w:val="22"/>
        </w:rPr>
        <w:t>exchangeSet</w:t>
      </w:r>
      <w:r w:rsidR="00E85C29" w:rsidRPr="00635005">
        <w:rPr>
          <w:rFonts w:asciiTheme="minorHAnsi" w:hAnsiTheme="minorHAnsi" w:cstheme="minorHAnsi"/>
          <w:sz w:val="22"/>
          <w:szCs w:val="22"/>
        </w:rPr>
        <w:t xml:space="preserve"> defined as “The exchange set describing the datasets.”</w:t>
      </w:r>
      <w:r w:rsidR="00D727BE" w:rsidRPr="00635005">
        <w:rPr>
          <w:rFonts w:asciiTheme="minorHAnsi" w:hAnsiTheme="minorHAnsi" w:cstheme="minorHAnsi"/>
          <w:sz w:val="22"/>
          <w:szCs w:val="22"/>
        </w:rPr>
        <w:t xml:space="preserve"> I</w:t>
      </w:r>
      <w:r w:rsidR="007D7182" w:rsidRPr="00635005">
        <w:rPr>
          <w:rFonts w:asciiTheme="minorHAnsi" w:hAnsiTheme="minorHAnsi" w:cstheme="minorHAnsi"/>
          <w:sz w:val="22"/>
          <w:szCs w:val="22"/>
        </w:rPr>
        <w:t xml:space="preserve">t is not clear at this time whether </w:t>
      </w:r>
      <w:r w:rsidR="00E85C29" w:rsidRPr="00635005">
        <w:rPr>
          <w:rFonts w:asciiTheme="minorHAnsi" w:hAnsiTheme="minorHAnsi" w:cstheme="minorHAnsi"/>
          <w:sz w:val="22"/>
          <w:szCs w:val="22"/>
        </w:rPr>
        <w:t xml:space="preserve">this is the </w:t>
      </w:r>
      <w:r w:rsidR="007D7182" w:rsidRPr="00635005">
        <w:rPr>
          <w:rFonts w:asciiTheme="minorHAnsi" w:hAnsiTheme="minorHAnsi" w:cstheme="minorHAnsi"/>
          <w:sz w:val="22"/>
          <w:szCs w:val="22"/>
        </w:rPr>
        <w:t xml:space="preserve">metadata defined in S-100 Part 14 clause 14-8 or </w:t>
      </w:r>
      <w:r w:rsidR="00153E23" w:rsidRPr="00635005">
        <w:rPr>
          <w:rFonts w:asciiTheme="minorHAnsi" w:hAnsiTheme="minorHAnsi" w:cstheme="minorHAnsi"/>
          <w:sz w:val="22"/>
          <w:szCs w:val="22"/>
        </w:rPr>
        <w:t xml:space="preserve">Exchange Catalogue </w:t>
      </w:r>
      <w:r w:rsidR="001F2DA2" w:rsidRPr="00635005">
        <w:rPr>
          <w:rFonts w:asciiTheme="minorHAnsi" w:hAnsiTheme="minorHAnsi" w:cstheme="minorHAnsi"/>
          <w:sz w:val="22"/>
          <w:szCs w:val="22"/>
        </w:rPr>
        <w:t>of S-100</w:t>
      </w:r>
      <w:r>
        <w:rPr>
          <w:rFonts w:asciiTheme="minorHAnsi" w:hAnsiTheme="minorHAnsi" w:cstheme="minorHAnsi"/>
          <w:sz w:val="22"/>
          <w:szCs w:val="22"/>
        </w:rPr>
        <w:t xml:space="preserve"> Part 4a, </w:t>
      </w:r>
      <w:r w:rsidRPr="00635005">
        <w:rPr>
          <w:rFonts w:asciiTheme="minorHAnsi" w:hAnsiTheme="minorHAnsi" w:cstheme="minorHAnsi"/>
          <w:sz w:val="22"/>
          <w:szCs w:val="22"/>
        </w:rPr>
        <w:t>Figure</w:t>
      </w:r>
      <w:r w:rsidR="001F2DA2" w:rsidRPr="00635005">
        <w:rPr>
          <w:rFonts w:asciiTheme="minorHAnsi" w:hAnsiTheme="minorHAnsi" w:cstheme="minorHAnsi"/>
          <w:sz w:val="22"/>
          <w:szCs w:val="22"/>
        </w:rPr>
        <w:t xml:space="preserve"> 4a-D-4.</w:t>
      </w:r>
      <w:r w:rsidR="007D7182" w:rsidRPr="00635005">
        <w:rPr>
          <w:rFonts w:asciiTheme="minorHAnsi" w:hAnsiTheme="minorHAnsi" w:cstheme="minorHAnsi"/>
          <w:sz w:val="22"/>
          <w:szCs w:val="22"/>
        </w:rPr>
        <w:t xml:space="preserve"> </w:t>
      </w:r>
      <w:r w:rsidR="003169C4" w:rsidRPr="00635005">
        <w:rPr>
          <w:rFonts w:asciiTheme="minorHAnsi" w:hAnsiTheme="minorHAnsi" w:cstheme="minorHAnsi"/>
          <w:sz w:val="22"/>
          <w:szCs w:val="22"/>
        </w:rPr>
        <w:t xml:space="preserve"> This can be considered </w:t>
      </w:r>
      <w:r w:rsidR="003169C4" w:rsidRPr="00635005">
        <w:rPr>
          <w:rFonts w:asciiTheme="minorHAnsi" w:hAnsiTheme="minorHAnsi" w:cstheme="minorHAnsi"/>
          <w:b/>
          <w:sz w:val="22"/>
          <w:szCs w:val="22"/>
        </w:rPr>
        <w:t>payload metadata</w:t>
      </w:r>
      <w:r w:rsidR="003169C4" w:rsidRPr="00635005">
        <w:rPr>
          <w:rFonts w:asciiTheme="minorHAnsi" w:hAnsiTheme="minorHAnsi" w:cstheme="minorHAnsi"/>
          <w:sz w:val="22"/>
          <w:szCs w:val="22"/>
        </w:rPr>
        <w:t xml:space="preserve"> (metadata describing the transferred information) to distinguish it from metadata that describes the service itself.</w:t>
      </w:r>
    </w:p>
    <w:p w14:paraId="758B395E" w14:textId="681F19C5" w:rsidR="001F2DA2" w:rsidRPr="00635005" w:rsidRDefault="007D7182" w:rsidP="00635005">
      <w:pPr>
        <w:spacing w:after="160" w:line="240" w:lineRule="auto"/>
        <w:rPr>
          <w:rFonts w:asciiTheme="minorHAnsi" w:hAnsiTheme="minorHAnsi" w:cstheme="minorHAnsi"/>
          <w:sz w:val="22"/>
          <w:szCs w:val="22"/>
        </w:rPr>
      </w:pPr>
      <w:r w:rsidRPr="00635005">
        <w:rPr>
          <w:rFonts w:asciiTheme="minorHAnsi" w:hAnsiTheme="minorHAnsi" w:cstheme="minorHAnsi"/>
          <w:sz w:val="22"/>
          <w:szCs w:val="22"/>
        </w:rPr>
        <w:t xml:space="preserve">If </w:t>
      </w:r>
      <w:r w:rsidR="000B4D54" w:rsidRPr="00635005">
        <w:rPr>
          <w:rFonts w:asciiTheme="minorHAnsi" w:hAnsiTheme="minorHAnsi" w:cstheme="minorHAnsi"/>
          <w:sz w:val="22"/>
          <w:szCs w:val="22"/>
        </w:rPr>
        <w:t>P</w:t>
      </w:r>
      <w:r w:rsidRPr="00635005">
        <w:rPr>
          <w:rFonts w:asciiTheme="minorHAnsi" w:hAnsiTheme="minorHAnsi" w:cstheme="minorHAnsi"/>
          <w:sz w:val="22"/>
          <w:szCs w:val="22"/>
        </w:rPr>
        <w:t xml:space="preserve">roduct </w:t>
      </w:r>
      <w:r w:rsidR="000B4D54" w:rsidRPr="00635005">
        <w:rPr>
          <w:rFonts w:asciiTheme="minorHAnsi" w:hAnsiTheme="minorHAnsi" w:cstheme="minorHAnsi"/>
          <w:sz w:val="22"/>
          <w:szCs w:val="22"/>
        </w:rPr>
        <w:t>S</w:t>
      </w:r>
      <w:r w:rsidRPr="00635005">
        <w:rPr>
          <w:rFonts w:asciiTheme="minorHAnsi" w:hAnsiTheme="minorHAnsi" w:cstheme="minorHAnsi"/>
          <w:sz w:val="22"/>
          <w:szCs w:val="22"/>
        </w:rPr>
        <w:t>pecifications need to</w:t>
      </w:r>
      <w:r w:rsidR="001F2DA2" w:rsidRPr="00635005">
        <w:rPr>
          <w:rFonts w:asciiTheme="minorHAnsi" w:hAnsiTheme="minorHAnsi" w:cstheme="minorHAnsi"/>
          <w:sz w:val="22"/>
          <w:szCs w:val="22"/>
        </w:rPr>
        <w:t xml:space="preserve"> define a subset and/or extension of </w:t>
      </w:r>
      <w:r w:rsidR="00A304B4">
        <w:rPr>
          <w:rFonts w:asciiTheme="minorHAnsi" w:hAnsiTheme="minorHAnsi" w:cstheme="minorHAnsi"/>
          <w:sz w:val="22"/>
          <w:szCs w:val="22"/>
        </w:rPr>
        <w:t xml:space="preserve">the </w:t>
      </w:r>
      <w:r w:rsidR="004F2A2E" w:rsidRPr="00635005">
        <w:rPr>
          <w:rFonts w:asciiTheme="minorHAnsi" w:hAnsiTheme="minorHAnsi" w:cstheme="minorHAnsi"/>
          <w:sz w:val="22"/>
          <w:szCs w:val="22"/>
        </w:rPr>
        <w:t xml:space="preserve">S-100 </w:t>
      </w:r>
      <w:r w:rsidR="00153E23" w:rsidRPr="00635005">
        <w:rPr>
          <w:rFonts w:asciiTheme="minorHAnsi" w:hAnsiTheme="minorHAnsi" w:cstheme="minorHAnsi"/>
          <w:sz w:val="22"/>
          <w:szCs w:val="22"/>
        </w:rPr>
        <w:t xml:space="preserve">Exchange Catalogue </w:t>
      </w:r>
      <w:r w:rsidRPr="00635005">
        <w:rPr>
          <w:rFonts w:asciiTheme="minorHAnsi" w:hAnsiTheme="minorHAnsi" w:cstheme="minorHAnsi"/>
          <w:sz w:val="22"/>
          <w:szCs w:val="22"/>
        </w:rPr>
        <w:t>to describe payload metadata,</w:t>
      </w:r>
      <w:r w:rsidR="001F2DA2" w:rsidRPr="00635005">
        <w:rPr>
          <w:rFonts w:asciiTheme="minorHAnsi" w:hAnsiTheme="minorHAnsi" w:cstheme="minorHAnsi"/>
          <w:sz w:val="22"/>
          <w:szCs w:val="22"/>
        </w:rPr>
        <w:t xml:space="preserve"> </w:t>
      </w:r>
      <w:r w:rsidRPr="00635005">
        <w:rPr>
          <w:rFonts w:asciiTheme="minorHAnsi" w:hAnsiTheme="minorHAnsi" w:cstheme="minorHAnsi"/>
          <w:sz w:val="22"/>
          <w:szCs w:val="22"/>
        </w:rPr>
        <w:t>they should use</w:t>
      </w:r>
      <w:r w:rsidR="00B746B6" w:rsidRPr="00635005">
        <w:rPr>
          <w:rFonts w:asciiTheme="minorHAnsi" w:hAnsiTheme="minorHAnsi" w:cstheme="minorHAnsi"/>
          <w:sz w:val="22"/>
          <w:szCs w:val="22"/>
        </w:rPr>
        <w:t xml:space="preserve"> the same method</w:t>
      </w:r>
      <w:r w:rsidR="003169C4" w:rsidRPr="00635005">
        <w:rPr>
          <w:rFonts w:asciiTheme="minorHAnsi" w:hAnsiTheme="minorHAnsi" w:cstheme="minorHAnsi"/>
          <w:sz w:val="22"/>
          <w:szCs w:val="22"/>
        </w:rPr>
        <w:t>s</w:t>
      </w:r>
      <w:r w:rsidR="00B746B6" w:rsidRPr="00635005">
        <w:rPr>
          <w:rFonts w:asciiTheme="minorHAnsi" w:hAnsiTheme="minorHAnsi" w:cstheme="minorHAnsi"/>
          <w:sz w:val="22"/>
          <w:szCs w:val="22"/>
        </w:rPr>
        <w:t xml:space="preserve"> </w:t>
      </w:r>
      <w:r w:rsidR="003169C4" w:rsidRPr="00635005">
        <w:rPr>
          <w:rFonts w:asciiTheme="minorHAnsi" w:hAnsiTheme="minorHAnsi" w:cstheme="minorHAnsi"/>
          <w:sz w:val="22"/>
          <w:szCs w:val="22"/>
        </w:rPr>
        <w:t>specified in S-100 Part 4a/4b and</w:t>
      </w:r>
      <w:r w:rsidR="00B746B6" w:rsidRPr="00635005">
        <w:rPr>
          <w:rFonts w:asciiTheme="minorHAnsi" w:hAnsiTheme="minorHAnsi" w:cstheme="minorHAnsi"/>
          <w:sz w:val="22"/>
          <w:szCs w:val="22"/>
        </w:rPr>
        <w:t xml:space="preserve"> </w:t>
      </w:r>
      <w:r w:rsidR="00A304B4">
        <w:rPr>
          <w:rFonts w:asciiTheme="minorHAnsi" w:hAnsiTheme="minorHAnsi" w:cstheme="minorHAnsi"/>
          <w:sz w:val="22"/>
          <w:szCs w:val="22"/>
        </w:rPr>
        <w:t>clause</w:t>
      </w:r>
      <w:r w:rsidR="00A304B4" w:rsidRPr="00635005">
        <w:rPr>
          <w:rFonts w:asciiTheme="minorHAnsi" w:hAnsiTheme="minorHAnsi" w:cstheme="minorHAnsi"/>
          <w:sz w:val="22"/>
          <w:szCs w:val="22"/>
        </w:rPr>
        <w:t xml:space="preserve"> </w:t>
      </w:r>
      <w:r w:rsidR="00B746B6" w:rsidRPr="00635005">
        <w:rPr>
          <w:rFonts w:asciiTheme="minorHAnsi" w:hAnsiTheme="minorHAnsi" w:cstheme="minorHAnsi"/>
          <w:sz w:val="22"/>
          <w:szCs w:val="22"/>
        </w:rPr>
        <w:t>8.1</w:t>
      </w:r>
      <w:r w:rsidR="003169C4" w:rsidRPr="00635005">
        <w:rPr>
          <w:rFonts w:asciiTheme="minorHAnsi" w:hAnsiTheme="minorHAnsi" w:cstheme="minorHAnsi"/>
          <w:sz w:val="22"/>
          <w:szCs w:val="22"/>
        </w:rPr>
        <w:t xml:space="preserve"> of this Guidance.</w:t>
      </w:r>
      <w:r w:rsidR="00CA0A52" w:rsidRPr="00635005">
        <w:rPr>
          <w:rFonts w:asciiTheme="minorHAnsi" w:hAnsiTheme="minorHAnsi" w:cstheme="minorHAnsi"/>
          <w:sz w:val="22"/>
          <w:szCs w:val="22"/>
        </w:rPr>
        <w:t xml:space="preserve"> Note that these sections require conformance to the ISO rules described in S-100 Part 4a</w:t>
      </w:r>
      <w:r w:rsidR="00A304B4">
        <w:rPr>
          <w:rFonts w:asciiTheme="minorHAnsi" w:hAnsiTheme="minorHAnsi" w:cstheme="minorHAnsi"/>
          <w:sz w:val="22"/>
          <w:szCs w:val="22"/>
        </w:rPr>
        <w:t>,</w:t>
      </w:r>
      <w:r w:rsidR="00CA0A52" w:rsidRPr="00635005">
        <w:rPr>
          <w:rFonts w:asciiTheme="minorHAnsi" w:hAnsiTheme="minorHAnsi" w:cstheme="minorHAnsi"/>
          <w:sz w:val="22"/>
          <w:szCs w:val="22"/>
        </w:rPr>
        <w:t xml:space="preserve"> Appendix 4a-E.</w:t>
      </w:r>
    </w:p>
    <w:p w14:paraId="08657826" w14:textId="3FA2DE3A" w:rsidR="006F1603" w:rsidRPr="00FA0C91" w:rsidRDefault="006F1603" w:rsidP="003668CD">
      <w:pPr>
        <w:pStyle w:val="Heading3"/>
        <w:numPr>
          <w:ilvl w:val="2"/>
          <w:numId w:val="151"/>
        </w:numPr>
        <w:tabs>
          <w:tab w:val="clear" w:pos="660"/>
          <w:tab w:val="clear" w:pos="880"/>
          <w:tab w:val="left" w:pos="709"/>
        </w:tabs>
        <w:spacing w:line="240" w:lineRule="auto"/>
        <w:ind w:left="709" w:hanging="709"/>
      </w:pPr>
      <w:bookmarkStart w:id="655" w:name="_Toc3469161"/>
      <w:r w:rsidRPr="00FA0C91">
        <w:t>Data protection, authentication, and encryption</w:t>
      </w:r>
      <w:bookmarkEnd w:id="655"/>
    </w:p>
    <w:p w14:paraId="663427C4" w14:textId="6F892D89" w:rsidR="00EE30DF" w:rsidRPr="00A304B4" w:rsidRDefault="00EE30DF" w:rsidP="00A304B4">
      <w:pPr>
        <w:spacing w:after="160" w:line="240" w:lineRule="auto"/>
        <w:rPr>
          <w:rFonts w:asciiTheme="minorHAnsi" w:hAnsiTheme="minorHAnsi" w:cstheme="minorHAnsi"/>
          <w:sz w:val="22"/>
          <w:szCs w:val="22"/>
        </w:rPr>
      </w:pPr>
      <w:r w:rsidRPr="00A304B4">
        <w:rPr>
          <w:rFonts w:asciiTheme="minorHAnsi" w:hAnsiTheme="minorHAnsi" w:cstheme="minorHAnsi"/>
          <w:sz w:val="22"/>
          <w:szCs w:val="22"/>
        </w:rPr>
        <w:t xml:space="preserve">Many of the data protection, authentication, and encryption provisions of </w:t>
      </w:r>
      <w:r w:rsidR="009A1860">
        <w:rPr>
          <w:rFonts w:asciiTheme="minorHAnsi" w:hAnsiTheme="minorHAnsi" w:cstheme="minorHAnsi"/>
          <w:sz w:val="22"/>
          <w:szCs w:val="22"/>
        </w:rPr>
        <w:t xml:space="preserve">S-100 </w:t>
      </w:r>
      <w:r w:rsidRPr="00A304B4">
        <w:rPr>
          <w:rFonts w:asciiTheme="minorHAnsi" w:hAnsiTheme="minorHAnsi" w:cstheme="minorHAnsi"/>
          <w:sz w:val="22"/>
          <w:szCs w:val="22"/>
        </w:rPr>
        <w:t>Part 15 should also apply to services, but details and implementation constraints will differ – for example, a data product may create its transfer package using a format other than ZIP</w:t>
      </w:r>
      <w:r w:rsidR="000C6E7C" w:rsidRPr="00A304B4">
        <w:rPr>
          <w:rFonts w:asciiTheme="minorHAnsi" w:hAnsiTheme="minorHAnsi" w:cstheme="minorHAnsi"/>
          <w:sz w:val="22"/>
          <w:szCs w:val="22"/>
        </w:rPr>
        <w:t>, and the connection protocol may need to be secure (</w:t>
      </w:r>
      <w:r w:rsidR="009A1860">
        <w:rPr>
          <w:rFonts w:asciiTheme="minorHAnsi" w:hAnsiTheme="minorHAnsi" w:cstheme="minorHAnsi"/>
          <w:sz w:val="22"/>
          <w:szCs w:val="22"/>
        </w:rPr>
        <w:t>for example</w:t>
      </w:r>
      <w:r w:rsidR="000C6E7C" w:rsidRPr="00A304B4">
        <w:rPr>
          <w:rFonts w:asciiTheme="minorHAnsi" w:hAnsiTheme="minorHAnsi" w:cstheme="minorHAnsi"/>
          <w:sz w:val="22"/>
          <w:szCs w:val="22"/>
        </w:rPr>
        <w:t xml:space="preserve"> HTTPS rather than HTTP)</w:t>
      </w:r>
      <w:r w:rsidRPr="00A304B4">
        <w:rPr>
          <w:rFonts w:asciiTheme="minorHAnsi" w:hAnsiTheme="minorHAnsi" w:cstheme="minorHAnsi"/>
          <w:sz w:val="22"/>
          <w:szCs w:val="22"/>
        </w:rPr>
        <w:t xml:space="preserve">. </w:t>
      </w:r>
      <w:r w:rsidR="000C6E7C" w:rsidRPr="00A304B4">
        <w:rPr>
          <w:rFonts w:asciiTheme="minorHAnsi" w:hAnsiTheme="minorHAnsi" w:cstheme="minorHAnsi"/>
          <w:sz w:val="22"/>
          <w:szCs w:val="22"/>
        </w:rPr>
        <w:t xml:space="preserve">Product </w:t>
      </w:r>
      <w:r w:rsidR="000B4D54" w:rsidRPr="00A304B4">
        <w:rPr>
          <w:rFonts w:asciiTheme="minorHAnsi" w:hAnsiTheme="minorHAnsi" w:cstheme="minorHAnsi"/>
          <w:sz w:val="22"/>
          <w:szCs w:val="22"/>
        </w:rPr>
        <w:t>S</w:t>
      </w:r>
      <w:r w:rsidR="000C6E7C" w:rsidRPr="00A304B4">
        <w:rPr>
          <w:rFonts w:asciiTheme="minorHAnsi" w:hAnsiTheme="minorHAnsi" w:cstheme="minorHAnsi"/>
          <w:sz w:val="22"/>
          <w:szCs w:val="22"/>
        </w:rPr>
        <w:t xml:space="preserve">pecification teams which need to use security schemes in service transfer modes are encouraged to explore using or adapting </w:t>
      </w:r>
      <w:r w:rsidR="009A1860">
        <w:rPr>
          <w:rFonts w:asciiTheme="minorHAnsi" w:hAnsiTheme="minorHAnsi" w:cstheme="minorHAnsi"/>
          <w:sz w:val="22"/>
          <w:szCs w:val="22"/>
        </w:rPr>
        <w:t xml:space="preserve">S-100 </w:t>
      </w:r>
      <w:r w:rsidR="000C6E7C" w:rsidRPr="00A304B4">
        <w:rPr>
          <w:rFonts w:asciiTheme="minorHAnsi" w:hAnsiTheme="minorHAnsi" w:cstheme="minorHAnsi"/>
          <w:sz w:val="22"/>
          <w:szCs w:val="22"/>
        </w:rPr>
        <w:t>Part 15 and report on their experiences.</w:t>
      </w:r>
    </w:p>
    <w:p w14:paraId="0814CFE2" w14:textId="5FCE6EC5" w:rsidR="006F1603" w:rsidRPr="00FA0C91" w:rsidRDefault="006F1603" w:rsidP="003668CD">
      <w:pPr>
        <w:pStyle w:val="Heading3"/>
        <w:numPr>
          <w:ilvl w:val="2"/>
          <w:numId w:val="151"/>
        </w:numPr>
        <w:tabs>
          <w:tab w:val="clear" w:pos="660"/>
          <w:tab w:val="clear" w:pos="880"/>
          <w:tab w:val="left" w:pos="709"/>
        </w:tabs>
        <w:spacing w:line="240" w:lineRule="auto"/>
        <w:ind w:left="709" w:hanging="709"/>
      </w:pPr>
      <w:bookmarkStart w:id="656" w:name="_Toc3469162"/>
      <w:r w:rsidRPr="00FA0C91">
        <w:t>Embedded metadata</w:t>
      </w:r>
      <w:bookmarkEnd w:id="656"/>
    </w:p>
    <w:p w14:paraId="64F05406" w14:textId="34500B5D" w:rsidR="000D6113" w:rsidRPr="009A1860" w:rsidRDefault="000C6E7C" w:rsidP="009A1860">
      <w:pPr>
        <w:spacing w:after="160" w:line="240" w:lineRule="auto"/>
        <w:rPr>
          <w:rFonts w:asciiTheme="minorHAnsi" w:hAnsiTheme="minorHAnsi" w:cstheme="minorHAnsi"/>
          <w:sz w:val="22"/>
          <w:szCs w:val="22"/>
        </w:rPr>
      </w:pPr>
      <w:r w:rsidRPr="009A1860">
        <w:rPr>
          <w:rFonts w:asciiTheme="minorHAnsi" w:hAnsiTheme="minorHAnsi" w:cstheme="minorHAnsi"/>
          <w:sz w:val="22"/>
          <w:szCs w:val="22"/>
        </w:rPr>
        <w:t xml:space="preserve">The considerations are similar as for embedded metadata described in </w:t>
      </w:r>
      <w:r w:rsidR="00812B14">
        <w:rPr>
          <w:rFonts w:asciiTheme="minorHAnsi" w:hAnsiTheme="minorHAnsi" w:cstheme="minorHAnsi"/>
          <w:sz w:val="22"/>
          <w:szCs w:val="22"/>
        </w:rPr>
        <w:t xml:space="preserve">clause </w:t>
      </w:r>
      <w:r w:rsidR="009A1860">
        <w:rPr>
          <w:rFonts w:asciiTheme="minorHAnsi" w:hAnsiTheme="minorHAnsi" w:cstheme="minorHAnsi"/>
          <w:sz w:val="22"/>
          <w:szCs w:val="22"/>
        </w:rPr>
        <w:t>12.1.6</w:t>
      </w:r>
      <w:r w:rsidRPr="009A1860">
        <w:rPr>
          <w:rFonts w:asciiTheme="minorHAnsi" w:hAnsiTheme="minorHAnsi" w:cstheme="minorHAnsi"/>
          <w:sz w:val="22"/>
          <w:szCs w:val="22"/>
        </w:rPr>
        <w:t>. Additional considerations may arise from the transfer mode</w:t>
      </w:r>
      <w:r w:rsidR="00812B14">
        <w:rPr>
          <w:rFonts w:asciiTheme="minorHAnsi" w:hAnsiTheme="minorHAnsi" w:cstheme="minorHAnsi"/>
          <w:sz w:val="22"/>
          <w:szCs w:val="22"/>
        </w:rPr>
        <w:t>;</w:t>
      </w:r>
      <w:r w:rsidRPr="009A1860">
        <w:rPr>
          <w:rFonts w:asciiTheme="minorHAnsi" w:hAnsiTheme="minorHAnsi" w:cstheme="minorHAnsi"/>
          <w:sz w:val="22"/>
          <w:szCs w:val="22"/>
        </w:rPr>
        <w:t xml:space="preserve"> </w:t>
      </w:r>
      <w:r w:rsidR="00812B14">
        <w:rPr>
          <w:rFonts w:asciiTheme="minorHAnsi" w:hAnsiTheme="minorHAnsi" w:cstheme="minorHAnsi"/>
          <w:sz w:val="22"/>
          <w:szCs w:val="22"/>
        </w:rPr>
        <w:t>for example</w:t>
      </w:r>
      <w:r w:rsidRPr="009A1860">
        <w:rPr>
          <w:rFonts w:asciiTheme="minorHAnsi" w:hAnsiTheme="minorHAnsi" w:cstheme="minorHAnsi"/>
          <w:sz w:val="22"/>
          <w:szCs w:val="22"/>
        </w:rPr>
        <w:t xml:space="preserve">, </w:t>
      </w:r>
      <w:r w:rsidR="00C71F9A" w:rsidRPr="009A1860">
        <w:rPr>
          <w:rFonts w:asciiTheme="minorHAnsi" w:hAnsiTheme="minorHAnsi" w:cstheme="minorHAnsi"/>
          <w:sz w:val="22"/>
          <w:szCs w:val="22"/>
        </w:rPr>
        <w:t xml:space="preserve">giving </w:t>
      </w:r>
      <w:r w:rsidRPr="009A1860">
        <w:rPr>
          <w:rFonts w:asciiTheme="minorHAnsi" w:hAnsiTheme="minorHAnsi" w:cstheme="minorHAnsi"/>
          <w:sz w:val="22"/>
          <w:szCs w:val="22"/>
        </w:rPr>
        <w:t xml:space="preserve">greater importance </w:t>
      </w:r>
      <w:r w:rsidR="00C71F9A" w:rsidRPr="009A1860">
        <w:rPr>
          <w:rFonts w:asciiTheme="minorHAnsi" w:hAnsiTheme="minorHAnsi" w:cstheme="minorHAnsi"/>
          <w:sz w:val="22"/>
          <w:szCs w:val="22"/>
        </w:rPr>
        <w:t xml:space="preserve">to minimizing data volume. Product </w:t>
      </w:r>
      <w:r w:rsidR="000B4D54" w:rsidRPr="009A1860">
        <w:rPr>
          <w:rFonts w:asciiTheme="minorHAnsi" w:hAnsiTheme="minorHAnsi" w:cstheme="minorHAnsi"/>
          <w:sz w:val="22"/>
          <w:szCs w:val="22"/>
        </w:rPr>
        <w:t>S</w:t>
      </w:r>
      <w:r w:rsidR="00C71F9A" w:rsidRPr="009A1860">
        <w:rPr>
          <w:rFonts w:asciiTheme="minorHAnsi" w:hAnsiTheme="minorHAnsi" w:cstheme="minorHAnsi"/>
          <w:sz w:val="22"/>
          <w:szCs w:val="22"/>
        </w:rPr>
        <w:t xml:space="preserve">pecification teams are encouraged to consider using or adapting the embedded metadata principles in </w:t>
      </w:r>
      <w:r w:rsidR="00812B14">
        <w:rPr>
          <w:rFonts w:asciiTheme="minorHAnsi" w:hAnsiTheme="minorHAnsi" w:cstheme="minorHAnsi"/>
          <w:sz w:val="22"/>
          <w:szCs w:val="22"/>
        </w:rPr>
        <w:t>clause 12.1.6</w:t>
      </w:r>
      <w:r w:rsidR="00C71F9A" w:rsidRPr="009A1860">
        <w:rPr>
          <w:rFonts w:asciiTheme="minorHAnsi" w:hAnsiTheme="minorHAnsi" w:cstheme="minorHAnsi"/>
          <w:sz w:val="22"/>
          <w:szCs w:val="22"/>
        </w:rPr>
        <w:t xml:space="preserve"> and the methods and constraints of the data format which is used (ISO 8211, GML, HDF5, or other format) and report on their experiences.</w:t>
      </w:r>
    </w:p>
    <w:p w14:paraId="2E249D9F" w14:textId="4CBEFB49" w:rsidR="0048317B" w:rsidRPr="00FA0C91" w:rsidRDefault="0048317B" w:rsidP="003668CD">
      <w:pPr>
        <w:pStyle w:val="Heading1"/>
        <w:numPr>
          <w:ilvl w:val="0"/>
          <w:numId w:val="25"/>
        </w:numPr>
        <w:tabs>
          <w:tab w:val="clear" w:pos="400"/>
          <w:tab w:val="clear" w:pos="560"/>
          <w:tab w:val="left" w:pos="426"/>
        </w:tabs>
        <w:spacing w:line="240" w:lineRule="auto"/>
        <w:ind w:left="426" w:hanging="426"/>
      </w:pPr>
      <w:bookmarkStart w:id="657" w:name="_Toc3469163"/>
      <w:r>
        <w:t>Define data encoding format</w:t>
      </w:r>
      <w:bookmarkEnd w:id="657"/>
    </w:p>
    <w:p w14:paraId="102478CE" w14:textId="2BE3DA0E" w:rsidR="00893EB8" w:rsidRPr="00F610F9" w:rsidRDefault="00893EB8">
      <w:pPr>
        <w:pStyle w:val="Heading2"/>
        <w:numPr>
          <w:ilvl w:val="1"/>
          <w:numId w:val="166"/>
        </w:numPr>
        <w:pPrChange w:id="658" w:author="Julia Powell" w:date="2020-01-15T16:14:00Z">
          <w:pPr>
            <w:pStyle w:val="Heading2"/>
            <w:numPr>
              <w:numId w:val="166"/>
            </w:numPr>
            <w:tabs>
              <w:tab w:val="clear" w:pos="700"/>
              <w:tab w:val="left" w:pos="567"/>
            </w:tabs>
            <w:ind w:left="567" w:hanging="567"/>
          </w:pPr>
        </w:pPrChange>
      </w:pPr>
      <w:bookmarkStart w:id="659" w:name="_Toc3469164"/>
      <w:r w:rsidRPr="00F610F9">
        <w:t>Selection of encoding format</w:t>
      </w:r>
      <w:bookmarkEnd w:id="659"/>
    </w:p>
    <w:p w14:paraId="17249BBC" w14:textId="58D02773" w:rsidR="006E45F6" w:rsidRPr="00F610F9" w:rsidRDefault="002C5AF0" w:rsidP="00F610F9">
      <w:pPr>
        <w:spacing w:after="160" w:line="240" w:lineRule="auto"/>
        <w:rPr>
          <w:rFonts w:asciiTheme="minorHAnsi" w:hAnsiTheme="minorHAnsi" w:cstheme="minorHAnsi"/>
          <w:sz w:val="22"/>
          <w:szCs w:val="22"/>
        </w:rPr>
      </w:pPr>
      <w:r w:rsidRPr="00F610F9">
        <w:rPr>
          <w:rFonts w:asciiTheme="minorHAnsi" w:hAnsiTheme="minorHAnsi" w:cstheme="minorHAnsi"/>
          <w:sz w:val="22"/>
          <w:szCs w:val="22"/>
        </w:rPr>
        <w:t xml:space="preserve">The encoding format should be selected based on the type of product and other requirements, including production and processing. </w:t>
      </w:r>
      <w:r w:rsidR="006E45F6" w:rsidRPr="00F610F9">
        <w:rPr>
          <w:rFonts w:asciiTheme="minorHAnsi" w:hAnsiTheme="minorHAnsi" w:cstheme="minorHAnsi"/>
          <w:sz w:val="22"/>
          <w:szCs w:val="22"/>
        </w:rPr>
        <w:t xml:space="preserve">The characteristics of the three standard data formats </w:t>
      </w:r>
      <w:r w:rsidR="007175C3" w:rsidRPr="00F610F9">
        <w:rPr>
          <w:rFonts w:asciiTheme="minorHAnsi" w:hAnsiTheme="minorHAnsi" w:cstheme="minorHAnsi"/>
          <w:sz w:val="22"/>
          <w:szCs w:val="22"/>
        </w:rPr>
        <w:t>included in S-100</w:t>
      </w:r>
      <w:r w:rsidR="00F610F9">
        <w:rPr>
          <w:rFonts w:asciiTheme="minorHAnsi" w:hAnsiTheme="minorHAnsi" w:cstheme="minorHAnsi"/>
          <w:sz w:val="22"/>
          <w:szCs w:val="22"/>
        </w:rPr>
        <w:t xml:space="preserve"> </w:t>
      </w:r>
      <w:r w:rsidR="007139AB" w:rsidRPr="00F610F9">
        <w:rPr>
          <w:rFonts w:asciiTheme="minorHAnsi" w:hAnsiTheme="minorHAnsi" w:cstheme="minorHAnsi"/>
          <w:sz w:val="22"/>
          <w:szCs w:val="22"/>
        </w:rPr>
        <w:t>E</w:t>
      </w:r>
      <w:r w:rsidR="00F610F9">
        <w:rPr>
          <w:rFonts w:asciiTheme="minorHAnsi" w:hAnsiTheme="minorHAnsi" w:cstheme="minorHAnsi"/>
          <w:sz w:val="22"/>
          <w:szCs w:val="22"/>
        </w:rPr>
        <w:t xml:space="preserve">dition </w:t>
      </w:r>
      <w:r w:rsidR="007139AB" w:rsidRPr="00F610F9">
        <w:rPr>
          <w:rFonts w:asciiTheme="minorHAnsi" w:hAnsiTheme="minorHAnsi" w:cstheme="minorHAnsi"/>
          <w:sz w:val="22"/>
          <w:szCs w:val="22"/>
        </w:rPr>
        <w:t>4</w:t>
      </w:r>
      <w:r w:rsidR="00F610F9">
        <w:rPr>
          <w:rFonts w:asciiTheme="minorHAnsi" w:hAnsiTheme="minorHAnsi" w:cstheme="minorHAnsi"/>
          <w:sz w:val="22"/>
          <w:szCs w:val="22"/>
        </w:rPr>
        <w:t>.0.0</w:t>
      </w:r>
      <w:r w:rsidR="007139AB" w:rsidRPr="00F610F9">
        <w:rPr>
          <w:rFonts w:asciiTheme="minorHAnsi" w:hAnsiTheme="minorHAnsi" w:cstheme="minorHAnsi"/>
          <w:sz w:val="22"/>
          <w:szCs w:val="22"/>
        </w:rPr>
        <w:t xml:space="preserve"> </w:t>
      </w:r>
      <w:r w:rsidR="007175C3" w:rsidRPr="00F610F9">
        <w:rPr>
          <w:rFonts w:asciiTheme="minorHAnsi" w:hAnsiTheme="minorHAnsi" w:cstheme="minorHAnsi"/>
          <w:sz w:val="22"/>
          <w:szCs w:val="22"/>
        </w:rPr>
        <w:t>are summarized below</w:t>
      </w:r>
      <w:r w:rsidRPr="00F610F9">
        <w:rPr>
          <w:rFonts w:asciiTheme="minorHAnsi" w:hAnsiTheme="minorHAnsi" w:cstheme="minorHAnsi"/>
          <w:sz w:val="22"/>
          <w:szCs w:val="22"/>
        </w:rPr>
        <w:t xml:space="preserve"> for convenience.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337"/>
        <w:gridCol w:w="2337"/>
        <w:gridCol w:w="2338"/>
        <w:gridCol w:w="2338"/>
      </w:tblGrid>
      <w:tr w:rsidR="007175C3" w:rsidRPr="00FA0C91" w14:paraId="3AEF3EAA" w14:textId="77777777" w:rsidTr="0045397F">
        <w:trPr>
          <w:tblHeader/>
        </w:trPr>
        <w:tc>
          <w:tcPr>
            <w:tcW w:w="2337" w:type="dxa"/>
            <w:vAlign w:val="center"/>
          </w:tcPr>
          <w:p w14:paraId="37B8BF52" w14:textId="67429572" w:rsidR="007175C3" w:rsidRPr="005A1503" w:rsidRDefault="007175C3" w:rsidP="005A1503">
            <w:pPr>
              <w:spacing w:after="0" w:line="240" w:lineRule="auto"/>
              <w:jc w:val="center"/>
              <w:rPr>
                <w:b/>
                <w:sz w:val="18"/>
                <w:szCs w:val="18"/>
              </w:rPr>
            </w:pPr>
          </w:p>
        </w:tc>
        <w:tc>
          <w:tcPr>
            <w:tcW w:w="2337" w:type="dxa"/>
            <w:vAlign w:val="center"/>
          </w:tcPr>
          <w:p w14:paraId="45908461" w14:textId="77777777" w:rsidR="007175C3" w:rsidRPr="005A1503" w:rsidRDefault="007175C3" w:rsidP="005A1503">
            <w:pPr>
              <w:spacing w:after="0" w:line="240" w:lineRule="auto"/>
              <w:jc w:val="center"/>
              <w:rPr>
                <w:b/>
                <w:sz w:val="18"/>
                <w:szCs w:val="18"/>
              </w:rPr>
            </w:pPr>
            <w:r w:rsidRPr="005A1503">
              <w:rPr>
                <w:b/>
                <w:sz w:val="18"/>
                <w:szCs w:val="18"/>
              </w:rPr>
              <w:t>ISO 8211</w:t>
            </w:r>
          </w:p>
        </w:tc>
        <w:tc>
          <w:tcPr>
            <w:tcW w:w="2338" w:type="dxa"/>
            <w:vAlign w:val="center"/>
          </w:tcPr>
          <w:p w14:paraId="5433640A" w14:textId="77777777" w:rsidR="007175C3" w:rsidRPr="005A1503" w:rsidRDefault="007175C3" w:rsidP="005A1503">
            <w:pPr>
              <w:spacing w:after="0" w:line="240" w:lineRule="auto"/>
              <w:jc w:val="center"/>
              <w:rPr>
                <w:b/>
                <w:sz w:val="18"/>
                <w:szCs w:val="18"/>
              </w:rPr>
            </w:pPr>
            <w:r w:rsidRPr="005A1503">
              <w:rPr>
                <w:b/>
                <w:sz w:val="18"/>
                <w:szCs w:val="18"/>
              </w:rPr>
              <w:t>GML</w:t>
            </w:r>
          </w:p>
        </w:tc>
        <w:tc>
          <w:tcPr>
            <w:tcW w:w="2338" w:type="dxa"/>
            <w:vAlign w:val="center"/>
          </w:tcPr>
          <w:p w14:paraId="5291B590" w14:textId="77777777" w:rsidR="007175C3" w:rsidRPr="005A1503" w:rsidRDefault="007175C3" w:rsidP="005A1503">
            <w:pPr>
              <w:spacing w:after="0" w:line="240" w:lineRule="auto"/>
              <w:jc w:val="center"/>
              <w:rPr>
                <w:b/>
                <w:sz w:val="18"/>
                <w:szCs w:val="18"/>
              </w:rPr>
            </w:pPr>
            <w:r w:rsidRPr="005A1503">
              <w:rPr>
                <w:b/>
                <w:sz w:val="18"/>
                <w:szCs w:val="18"/>
              </w:rPr>
              <w:t>HDF5</w:t>
            </w:r>
          </w:p>
        </w:tc>
      </w:tr>
      <w:tr w:rsidR="008945B2" w:rsidRPr="00FA0C91" w14:paraId="29CD17E2" w14:textId="77777777" w:rsidTr="005A1503">
        <w:tc>
          <w:tcPr>
            <w:tcW w:w="2337" w:type="dxa"/>
          </w:tcPr>
          <w:p w14:paraId="6B373592" w14:textId="6427315D" w:rsidR="008945B2" w:rsidRPr="005A1503" w:rsidRDefault="008945B2" w:rsidP="005A1503">
            <w:pPr>
              <w:spacing w:after="0" w:line="240" w:lineRule="auto"/>
              <w:jc w:val="left"/>
              <w:rPr>
                <w:sz w:val="18"/>
                <w:szCs w:val="18"/>
              </w:rPr>
            </w:pPr>
            <w:r w:rsidRPr="005A1503">
              <w:rPr>
                <w:sz w:val="18"/>
                <w:szCs w:val="18"/>
              </w:rPr>
              <w:t>Type of product</w:t>
            </w:r>
            <w:r w:rsidR="00C773B9" w:rsidRPr="005A1503">
              <w:rPr>
                <w:sz w:val="18"/>
                <w:szCs w:val="18"/>
              </w:rPr>
              <w:t xml:space="preserve"> to which suited</w:t>
            </w:r>
          </w:p>
        </w:tc>
        <w:tc>
          <w:tcPr>
            <w:tcW w:w="2337" w:type="dxa"/>
          </w:tcPr>
          <w:p w14:paraId="400F0997" w14:textId="4A9BF696" w:rsidR="008945B2" w:rsidRPr="005A1503" w:rsidRDefault="008945B2" w:rsidP="005A1503">
            <w:pPr>
              <w:spacing w:after="0" w:line="240" w:lineRule="auto"/>
              <w:jc w:val="left"/>
              <w:rPr>
                <w:sz w:val="18"/>
                <w:szCs w:val="18"/>
              </w:rPr>
            </w:pPr>
            <w:r w:rsidRPr="005A1503">
              <w:rPr>
                <w:sz w:val="18"/>
                <w:szCs w:val="18"/>
              </w:rPr>
              <w:t>Nautical charts</w:t>
            </w:r>
            <w:r w:rsidR="00C773B9" w:rsidRPr="005A1503">
              <w:rPr>
                <w:sz w:val="18"/>
                <w:szCs w:val="18"/>
              </w:rPr>
              <w:t xml:space="preserve"> and feature-heavy vector data</w:t>
            </w:r>
          </w:p>
        </w:tc>
        <w:tc>
          <w:tcPr>
            <w:tcW w:w="2338" w:type="dxa"/>
          </w:tcPr>
          <w:p w14:paraId="1BEFC0E5" w14:textId="15CFC4F3" w:rsidR="008945B2" w:rsidRPr="005A1503" w:rsidRDefault="00C773B9" w:rsidP="005A1503">
            <w:pPr>
              <w:spacing w:after="0" w:line="240" w:lineRule="auto"/>
              <w:jc w:val="left"/>
              <w:rPr>
                <w:sz w:val="18"/>
                <w:szCs w:val="18"/>
              </w:rPr>
            </w:pPr>
            <w:r w:rsidRPr="005A1503">
              <w:rPr>
                <w:sz w:val="18"/>
                <w:szCs w:val="18"/>
              </w:rPr>
              <w:t xml:space="preserve">Nautical publications and information-heavy vector data; discrete weather information; small datasets such as marine safety information; </w:t>
            </w:r>
            <w:r w:rsidR="00D31762" w:rsidRPr="005A1503">
              <w:rPr>
                <w:sz w:val="18"/>
                <w:szCs w:val="18"/>
              </w:rPr>
              <w:t xml:space="preserve">data delivered via </w:t>
            </w:r>
            <w:r w:rsidRPr="005A1503">
              <w:rPr>
                <w:sz w:val="18"/>
                <w:szCs w:val="18"/>
              </w:rPr>
              <w:t>message</w:t>
            </w:r>
            <w:r w:rsidR="00D31762" w:rsidRPr="005A1503">
              <w:rPr>
                <w:sz w:val="18"/>
                <w:szCs w:val="18"/>
              </w:rPr>
              <w:t>s</w:t>
            </w:r>
            <w:r w:rsidRPr="005A1503">
              <w:rPr>
                <w:sz w:val="18"/>
                <w:szCs w:val="18"/>
              </w:rPr>
              <w:t xml:space="preserve"> and web service</w:t>
            </w:r>
            <w:r w:rsidR="00D31762" w:rsidRPr="005A1503">
              <w:rPr>
                <w:sz w:val="18"/>
                <w:szCs w:val="18"/>
              </w:rPr>
              <w:t>s</w:t>
            </w:r>
            <w:r w:rsidR="007139AB" w:rsidRPr="005A1503">
              <w:rPr>
                <w:sz w:val="18"/>
                <w:szCs w:val="18"/>
              </w:rPr>
              <w:t>.</w:t>
            </w:r>
          </w:p>
        </w:tc>
        <w:tc>
          <w:tcPr>
            <w:tcW w:w="2338" w:type="dxa"/>
          </w:tcPr>
          <w:p w14:paraId="57C7DF44" w14:textId="5F7AD55D" w:rsidR="008945B2" w:rsidRPr="005A1503" w:rsidRDefault="008945B2" w:rsidP="005A1503">
            <w:pPr>
              <w:spacing w:after="0" w:line="240" w:lineRule="auto"/>
              <w:jc w:val="left"/>
              <w:rPr>
                <w:sz w:val="18"/>
                <w:szCs w:val="18"/>
              </w:rPr>
            </w:pPr>
            <w:r w:rsidRPr="005A1503">
              <w:rPr>
                <w:sz w:val="18"/>
                <w:szCs w:val="18"/>
              </w:rPr>
              <w:t>Coverage</w:t>
            </w:r>
            <w:r w:rsidR="00C773B9" w:rsidRPr="005A1503">
              <w:rPr>
                <w:sz w:val="18"/>
                <w:szCs w:val="18"/>
              </w:rPr>
              <w:t>-based data</w:t>
            </w:r>
          </w:p>
        </w:tc>
      </w:tr>
      <w:tr w:rsidR="007175C3" w:rsidRPr="00FA0C91" w14:paraId="2BCD8D78" w14:textId="77777777" w:rsidTr="005A1503">
        <w:tc>
          <w:tcPr>
            <w:tcW w:w="2337" w:type="dxa"/>
          </w:tcPr>
          <w:p w14:paraId="5C88B31A" w14:textId="4FEFE630" w:rsidR="007175C3" w:rsidRPr="005A1503" w:rsidRDefault="007175C3" w:rsidP="005A1503">
            <w:pPr>
              <w:spacing w:after="0" w:line="240" w:lineRule="auto"/>
              <w:jc w:val="left"/>
              <w:rPr>
                <w:sz w:val="18"/>
                <w:szCs w:val="18"/>
              </w:rPr>
            </w:pPr>
            <w:r w:rsidRPr="005A1503">
              <w:rPr>
                <w:sz w:val="18"/>
                <w:szCs w:val="18"/>
              </w:rPr>
              <w:t>Generic data</w:t>
            </w:r>
            <w:r w:rsidR="003E7829" w:rsidRPr="005A1503">
              <w:rPr>
                <w:sz w:val="18"/>
                <w:szCs w:val="18"/>
              </w:rPr>
              <w:t xml:space="preserve"> format</w:t>
            </w:r>
          </w:p>
        </w:tc>
        <w:tc>
          <w:tcPr>
            <w:tcW w:w="2337" w:type="dxa"/>
          </w:tcPr>
          <w:p w14:paraId="034BC790" w14:textId="2ACC3C7D" w:rsidR="007175C3" w:rsidRPr="005A1503" w:rsidRDefault="003E7829" w:rsidP="005A1503">
            <w:pPr>
              <w:spacing w:after="0" w:line="240" w:lineRule="auto"/>
              <w:jc w:val="left"/>
              <w:rPr>
                <w:sz w:val="18"/>
                <w:szCs w:val="18"/>
              </w:rPr>
            </w:pPr>
            <w:r w:rsidRPr="005A1503">
              <w:rPr>
                <w:sz w:val="18"/>
                <w:szCs w:val="18"/>
              </w:rPr>
              <w:t>Yes</w:t>
            </w:r>
          </w:p>
        </w:tc>
        <w:tc>
          <w:tcPr>
            <w:tcW w:w="2338" w:type="dxa"/>
          </w:tcPr>
          <w:p w14:paraId="0D338DFF" w14:textId="219F979D" w:rsidR="007175C3" w:rsidRPr="005A1503" w:rsidRDefault="003E7829" w:rsidP="005A1503">
            <w:pPr>
              <w:spacing w:after="0" w:line="240" w:lineRule="auto"/>
              <w:jc w:val="left"/>
              <w:rPr>
                <w:sz w:val="18"/>
                <w:szCs w:val="18"/>
              </w:rPr>
            </w:pPr>
            <w:r w:rsidRPr="005A1503">
              <w:rPr>
                <w:sz w:val="18"/>
                <w:szCs w:val="18"/>
              </w:rPr>
              <w:t>Yes</w:t>
            </w:r>
          </w:p>
        </w:tc>
        <w:tc>
          <w:tcPr>
            <w:tcW w:w="2338" w:type="dxa"/>
          </w:tcPr>
          <w:p w14:paraId="0DDB2956" w14:textId="5403A226" w:rsidR="007175C3" w:rsidRPr="005A1503" w:rsidRDefault="003E7829" w:rsidP="005A1503">
            <w:pPr>
              <w:spacing w:after="0" w:line="240" w:lineRule="auto"/>
              <w:jc w:val="left"/>
              <w:rPr>
                <w:sz w:val="18"/>
                <w:szCs w:val="18"/>
              </w:rPr>
            </w:pPr>
            <w:r w:rsidRPr="005A1503">
              <w:rPr>
                <w:sz w:val="18"/>
                <w:szCs w:val="18"/>
              </w:rPr>
              <w:t>Yes</w:t>
            </w:r>
          </w:p>
        </w:tc>
      </w:tr>
      <w:tr w:rsidR="007175C3" w:rsidRPr="00FA0C91" w14:paraId="5EF471CC" w14:textId="77777777" w:rsidTr="005A1503">
        <w:tc>
          <w:tcPr>
            <w:tcW w:w="2337" w:type="dxa"/>
          </w:tcPr>
          <w:p w14:paraId="07B8F8E5" w14:textId="77777777" w:rsidR="007175C3" w:rsidRPr="005A1503" w:rsidRDefault="007175C3" w:rsidP="005A1503">
            <w:pPr>
              <w:spacing w:after="0" w:line="240" w:lineRule="auto"/>
              <w:jc w:val="left"/>
              <w:rPr>
                <w:sz w:val="18"/>
                <w:szCs w:val="18"/>
              </w:rPr>
            </w:pPr>
            <w:r w:rsidRPr="005A1503">
              <w:rPr>
                <w:sz w:val="18"/>
                <w:szCs w:val="18"/>
              </w:rPr>
              <w:t>Data production complexity</w:t>
            </w:r>
          </w:p>
        </w:tc>
        <w:tc>
          <w:tcPr>
            <w:tcW w:w="2337" w:type="dxa"/>
          </w:tcPr>
          <w:p w14:paraId="5E311F2D" w14:textId="02769381" w:rsidR="007175C3" w:rsidRPr="005A1503" w:rsidRDefault="003E7829" w:rsidP="005A1503">
            <w:pPr>
              <w:spacing w:after="0" w:line="240" w:lineRule="auto"/>
              <w:jc w:val="left"/>
              <w:rPr>
                <w:sz w:val="18"/>
                <w:szCs w:val="18"/>
              </w:rPr>
            </w:pPr>
            <w:r w:rsidRPr="005A1503">
              <w:rPr>
                <w:sz w:val="18"/>
                <w:szCs w:val="18"/>
              </w:rPr>
              <w:t>Requires custom tools</w:t>
            </w:r>
          </w:p>
        </w:tc>
        <w:tc>
          <w:tcPr>
            <w:tcW w:w="2338" w:type="dxa"/>
          </w:tcPr>
          <w:p w14:paraId="1D85E977" w14:textId="57C403B9" w:rsidR="007175C3" w:rsidRPr="005A1503" w:rsidRDefault="003E7829" w:rsidP="005A1503">
            <w:pPr>
              <w:spacing w:after="0" w:line="240" w:lineRule="auto"/>
              <w:jc w:val="left"/>
              <w:rPr>
                <w:sz w:val="18"/>
                <w:szCs w:val="18"/>
              </w:rPr>
            </w:pPr>
            <w:r w:rsidRPr="005A1503">
              <w:rPr>
                <w:sz w:val="18"/>
                <w:szCs w:val="18"/>
              </w:rPr>
              <w:t>Can be produced with a range of tools from text editors to custom apps</w:t>
            </w:r>
            <w:r w:rsidR="00C773B9" w:rsidRPr="005A1503">
              <w:rPr>
                <w:sz w:val="18"/>
                <w:szCs w:val="18"/>
              </w:rPr>
              <w:t xml:space="preserve"> and database SQL queries</w:t>
            </w:r>
            <w:r w:rsidR="007139AB" w:rsidRPr="005A1503">
              <w:rPr>
                <w:sz w:val="18"/>
                <w:szCs w:val="18"/>
              </w:rPr>
              <w:t>.</w:t>
            </w:r>
          </w:p>
        </w:tc>
        <w:tc>
          <w:tcPr>
            <w:tcW w:w="2338" w:type="dxa"/>
          </w:tcPr>
          <w:p w14:paraId="355A2970" w14:textId="651CDED7" w:rsidR="007175C3" w:rsidRPr="005A1503" w:rsidRDefault="003E7829" w:rsidP="005A1503">
            <w:pPr>
              <w:spacing w:after="0" w:line="240" w:lineRule="auto"/>
              <w:jc w:val="left"/>
              <w:rPr>
                <w:sz w:val="18"/>
                <w:szCs w:val="18"/>
              </w:rPr>
            </w:pPr>
            <w:r w:rsidRPr="005A1503">
              <w:rPr>
                <w:sz w:val="18"/>
                <w:szCs w:val="18"/>
              </w:rPr>
              <w:t>Custom apps that use off-the-shelf libraries</w:t>
            </w:r>
          </w:p>
        </w:tc>
      </w:tr>
      <w:tr w:rsidR="007175C3" w:rsidRPr="00FA0C91" w14:paraId="3A2EC61E" w14:textId="77777777" w:rsidTr="005A1503">
        <w:tc>
          <w:tcPr>
            <w:tcW w:w="2337" w:type="dxa"/>
          </w:tcPr>
          <w:p w14:paraId="62BE7D38" w14:textId="77777777" w:rsidR="007175C3" w:rsidRPr="005A1503" w:rsidRDefault="007175C3" w:rsidP="005A1503">
            <w:pPr>
              <w:spacing w:after="0" w:line="240" w:lineRule="auto"/>
              <w:jc w:val="left"/>
              <w:rPr>
                <w:sz w:val="18"/>
                <w:szCs w:val="18"/>
              </w:rPr>
            </w:pPr>
            <w:r w:rsidRPr="005A1503">
              <w:rPr>
                <w:sz w:val="18"/>
                <w:szCs w:val="18"/>
              </w:rPr>
              <w:t>Processing complexity</w:t>
            </w:r>
          </w:p>
        </w:tc>
        <w:tc>
          <w:tcPr>
            <w:tcW w:w="2337" w:type="dxa"/>
          </w:tcPr>
          <w:p w14:paraId="40D6AC94" w14:textId="04645C3F" w:rsidR="007175C3" w:rsidRPr="005A1503" w:rsidRDefault="003E7829" w:rsidP="005A1503">
            <w:pPr>
              <w:spacing w:after="0" w:line="240" w:lineRule="auto"/>
              <w:jc w:val="left"/>
              <w:rPr>
                <w:sz w:val="18"/>
                <w:szCs w:val="18"/>
              </w:rPr>
            </w:pPr>
            <w:r w:rsidRPr="005A1503">
              <w:rPr>
                <w:sz w:val="18"/>
                <w:szCs w:val="18"/>
              </w:rPr>
              <w:t>High</w:t>
            </w:r>
          </w:p>
        </w:tc>
        <w:tc>
          <w:tcPr>
            <w:tcW w:w="2338" w:type="dxa"/>
          </w:tcPr>
          <w:p w14:paraId="06A77E70" w14:textId="01ADBB4F" w:rsidR="007175C3" w:rsidRPr="005A1503" w:rsidRDefault="003E7829" w:rsidP="005A1503">
            <w:pPr>
              <w:spacing w:after="0" w:line="240" w:lineRule="auto"/>
              <w:jc w:val="left"/>
              <w:rPr>
                <w:sz w:val="18"/>
                <w:szCs w:val="18"/>
              </w:rPr>
            </w:pPr>
            <w:r w:rsidRPr="005A1503">
              <w:rPr>
                <w:sz w:val="18"/>
                <w:szCs w:val="18"/>
              </w:rPr>
              <w:t>Low</w:t>
            </w:r>
          </w:p>
        </w:tc>
        <w:tc>
          <w:tcPr>
            <w:tcW w:w="2338" w:type="dxa"/>
          </w:tcPr>
          <w:p w14:paraId="62AA4BE7" w14:textId="5297DA22" w:rsidR="007175C3" w:rsidRPr="005A1503" w:rsidRDefault="003E7829" w:rsidP="005A1503">
            <w:pPr>
              <w:spacing w:after="0" w:line="240" w:lineRule="auto"/>
              <w:jc w:val="left"/>
              <w:rPr>
                <w:sz w:val="18"/>
                <w:szCs w:val="18"/>
              </w:rPr>
            </w:pPr>
            <w:r w:rsidRPr="005A1503">
              <w:rPr>
                <w:sz w:val="18"/>
                <w:szCs w:val="18"/>
              </w:rPr>
              <w:t>High</w:t>
            </w:r>
          </w:p>
        </w:tc>
      </w:tr>
      <w:tr w:rsidR="007175C3" w:rsidRPr="00FA0C91" w14:paraId="7C94124B" w14:textId="77777777" w:rsidTr="005A1503">
        <w:tc>
          <w:tcPr>
            <w:tcW w:w="2337" w:type="dxa"/>
          </w:tcPr>
          <w:p w14:paraId="2F7347A3" w14:textId="7AF383FC" w:rsidR="007175C3" w:rsidRPr="005A1503" w:rsidRDefault="007175C3" w:rsidP="005A1503">
            <w:pPr>
              <w:spacing w:after="0" w:line="240" w:lineRule="auto"/>
              <w:jc w:val="left"/>
              <w:rPr>
                <w:sz w:val="18"/>
                <w:szCs w:val="18"/>
              </w:rPr>
            </w:pPr>
            <w:r w:rsidRPr="005A1503">
              <w:rPr>
                <w:sz w:val="18"/>
                <w:szCs w:val="18"/>
              </w:rPr>
              <w:t xml:space="preserve">Supporting </w:t>
            </w:r>
            <w:r w:rsidR="00C773B9" w:rsidRPr="005A1503">
              <w:rPr>
                <w:sz w:val="18"/>
                <w:szCs w:val="18"/>
              </w:rPr>
              <w:t xml:space="preserve">off-the-shelf </w:t>
            </w:r>
            <w:r w:rsidRPr="005A1503">
              <w:rPr>
                <w:sz w:val="18"/>
                <w:szCs w:val="18"/>
              </w:rPr>
              <w:t>software</w:t>
            </w:r>
          </w:p>
        </w:tc>
        <w:tc>
          <w:tcPr>
            <w:tcW w:w="2337" w:type="dxa"/>
          </w:tcPr>
          <w:p w14:paraId="749010C7" w14:textId="1A1F2D7B" w:rsidR="007175C3" w:rsidRPr="005A1503" w:rsidRDefault="003E7829" w:rsidP="005A1503">
            <w:pPr>
              <w:spacing w:after="0" w:line="240" w:lineRule="auto"/>
              <w:jc w:val="left"/>
              <w:rPr>
                <w:sz w:val="18"/>
                <w:szCs w:val="18"/>
              </w:rPr>
            </w:pPr>
            <w:del w:id="660" w:author="Julia Powell" w:date="2020-01-15T16:15:00Z">
              <w:r w:rsidRPr="005A1503" w:rsidDel="000945A0">
                <w:rPr>
                  <w:sz w:val="18"/>
                  <w:szCs w:val="18"/>
                </w:rPr>
                <w:delText>Not much</w:delText>
              </w:r>
            </w:del>
            <w:ins w:id="661" w:author="Julia Powell" w:date="2020-01-15T16:15:00Z">
              <w:r w:rsidR="000945A0">
                <w:rPr>
                  <w:sz w:val="18"/>
                  <w:szCs w:val="18"/>
                </w:rPr>
                <w:t>Yes</w:t>
              </w:r>
            </w:ins>
          </w:p>
        </w:tc>
        <w:tc>
          <w:tcPr>
            <w:tcW w:w="2338" w:type="dxa"/>
          </w:tcPr>
          <w:p w14:paraId="55E096F5" w14:textId="721A96FA" w:rsidR="007175C3" w:rsidRPr="005A1503" w:rsidRDefault="0045397F" w:rsidP="005A1503">
            <w:pPr>
              <w:spacing w:after="0" w:line="240" w:lineRule="auto"/>
              <w:jc w:val="left"/>
              <w:rPr>
                <w:sz w:val="18"/>
                <w:szCs w:val="18"/>
              </w:rPr>
            </w:pPr>
            <w:r>
              <w:rPr>
                <w:sz w:val="18"/>
                <w:szCs w:val="18"/>
              </w:rPr>
              <w:t>O</w:t>
            </w:r>
            <w:r w:rsidR="003E7829" w:rsidRPr="005A1503">
              <w:rPr>
                <w:sz w:val="18"/>
                <w:szCs w:val="18"/>
              </w:rPr>
              <w:t>ff-the-shelf viewers and server software; can be viewed with ordinary text editors</w:t>
            </w:r>
            <w:r w:rsidR="007139AB" w:rsidRPr="005A1503">
              <w:rPr>
                <w:sz w:val="18"/>
                <w:szCs w:val="18"/>
              </w:rPr>
              <w:t>.</w:t>
            </w:r>
          </w:p>
        </w:tc>
        <w:tc>
          <w:tcPr>
            <w:tcW w:w="2338" w:type="dxa"/>
          </w:tcPr>
          <w:p w14:paraId="240C07CD" w14:textId="0D6603DF" w:rsidR="007175C3" w:rsidRPr="005A1503" w:rsidRDefault="0045397F" w:rsidP="005A1503">
            <w:pPr>
              <w:spacing w:after="0" w:line="240" w:lineRule="auto"/>
              <w:jc w:val="left"/>
              <w:rPr>
                <w:sz w:val="18"/>
                <w:szCs w:val="18"/>
              </w:rPr>
            </w:pPr>
            <w:r>
              <w:rPr>
                <w:sz w:val="18"/>
                <w:szCs w:val="18"/>
              </w:rPr>
              <w:t>O</w:t>
            </w:r>
            <w:r w:rsidRPr="005A1503">
              <w:rPr>
                <w:sz w:val="18"/>
                <w:szCs w:val="18"/>
              </w:rPr>
              <w:t>ff</w:t>
            </w:r>
            <w:r w:rsidR="003E7829" w:rsidRPr="005A1503">
              <w:rPr>
                <w:sz w:val="18"/>
                <w:szCs w:val="18"/>
              </w:rPr>
              <w:t>-the-shelf viewer</w:t>
            </w:r>
          </w:p>
        </w:tc>
      </w:tr>
      <w:tr w:rsidR="007175C3" w:rsidRPr="00FA0C91" w14:paraId="24F5BD07" w14:textId="77777777" w:rsidTr="005A1503">
        <w:tc>
          <w:tcPr>
            <w:tcW w:w="2337" w:type="dxa"/>
          </w:tcPr>
          <w:p w14:paraId="578ECABE" w14:textId="77777777" w:rsidR="007175C3" w:rsidRPr="005A1503" w:rsidRDefault="007175C3" w:rsidP="005A1503">
            <w:pPr>
              <w:spacing w:after="0" w:line="240" w:lineRule="auto"/>
              <w:jc w:val="left"/>
              <w:rPr>
                <w:sz w:val="18"/>
                <w:szCs w:val="18"/>
              </w:rPr>
            </w:pPr>
            <w:r w:rsidRPr="005A1503">
              <w:rPr>
                <w:sz w:val="18"/>
                <w:szCs w:val="18"/>
              </w:rPr>
              <w:t>Data volumes</w:t>
            </w:r>
          </w:p>
        </w:tc>
        <w:tc>
          <w:tcPr>
            <w:tcW w:w="2337" w:type="dxa"/>
          </w:tcPr>
          <w:p w14:paraId="1C04D2D6" w14:textId="3A6013E3" w:rsidR="007175C3" w:rsidRPr="005A1503" w:rsidRDefault="003E7829" w:rsidP="005A1503">
            <w:pPr>
              <w:spacing w:after="0" w:line="240" w:lineRule="auto"/>
              <w:jc w:val="left"/>
              <w:rPr>
                <w:sz w:val="18"/>
                <w:szCs w:val="18"/>
              </w:rPr>
            </w:pPr>
            <w:r w:rsidRPr="005A1503">
              <w:rPr>
                <w:sz w:val="18"/>
                <w:szCs w:val="18"/>
              </w:rPr>
              <w:t>Lower</w:t>
            </w:r>
          </w:p>
        </w:tc>
        <w:tc>
          <w:tcPr>
            <w:tcW w:w="2338" w:type="dxa"/>
          </w:tcPr>
          <w:p w14:paraId="0019203B" w14:textId="062639A1" w:rsidR="007175C3" w:rsidRPr="005A1503" w:rsidRDefault="003E7829" w:rsidP="005A1503">
            <w:pPr>
              <w:spacing w:after="0" w:line="240" w:lineRule="auto"/>
              <w:jc w:val="left"/>
              <w:rPr>
                <w:sz w:val="18"/>
                <w:szCs w:val="18"/>
              </w:rPr>
            </w:pPr>
            <w:r w:rsidRPr="005A1503">
              <w:rPr>
                <w:sz w:val="18"/>
                <w:szCs w:val="18"/>
              </w:rPr>
              <w:t>Higher</w:t>
            </w:r>
          </w:p>
        </w:tc>
        <w:tc>
          <w:tcPr>
            <w:tcW w:w="2338" w:type="dxa"/>
          </w:tcPr>
          <w:p w14:paraId="5EF62BA8" w14:textId="4EC15537" w:rsidR="007175C3" w:rsidRPr="005A1503" w:rsidRDefault="003E7829" w:rsidP="005A1503">
            <w:pPr>
              <w:spacing w:after="0" w:line="240" w:lineRule="auto"/>
              <w:jc w:val="left"/>
              <w:rPr>
                <w:sz w:val="18"/>
                <w:szCs w:val="18"/>
              </w:rPr>
            </w:pPr>
            <w:r w:rsidRPr="005A1503">
              <w:rPr>
                <w:sz w:val="18"/>
                <w:szCs w:val="18"/>
              </w:rPr>
              <w:t>Lower</w:t>
            </w:r>
          </w:p>
        </w:tc>
      </w:tr>
      <w:tr w:rsidR="007175C3" w:rsidRPr="00FA0C91" w14:paraId="74629FFF" w14:textId="77777777" w:rsidTr="005A1503">
        <w:tc>
          <w:tcPr>
            <w:tcW w:w="2337" w:type="dxa"/>
          </w:tcPr>
          <w:p w14:paraId="0261735D" w14:textId="77777777" w:rsidR="007175C3" w:rsidRPr="005A1503" w:rsidRDefault="007175C3" w:rsidP="005A1503">
            <w:pPr>
              <w:spacing w:after="0" w:line="240" w:lineRule="auto"/>
              <w:jc w:val="left"/>
              <w:rPr>
                <w:sz w:val="18"/>
                <w:szCs w:val="18"/>
              </w:rPr>
            </w:pPr>
            <w:r w:rsidRPr="005A1503">
              <w:rPr>
                <w:sz w:val="18"/>
                <w:szCs w:val="18"/>
              </w:rPr>
              <w:t>Type of data</w:t>
            </w:r>
          </w:p>
        </w:tc>
        <w:tc>
          <w:tcPr>
            <w:tcW w:w="2337" w:type="dxa"/>
          </w:tcPr>
          <w:p w14:paraId="6F9364A4" w14:textId="0756A9F1" w:rsidR="007175C3" w:rsidRPr="005A1503" w:rsidRDefault="003E7829" w:rsidP="005A1503">
            <w:pPr>
              <w:spacing w:after="0" w:line="240" w:lineRule="auto"/>
              <w:jc w:val="left"/>
              <w:rPr>
                <w:sz w:val="18"/>
                <w:szCs w:val="18"/>
              </w:rPr>
            </w:pPr>
            <w:r w:rsidRPr="005A1503">
              <w:rPr>
                <w:sz w:val="18"/>
                <w:szCs w:val="18"/>
              </w:rPr>
              <w:t>Vector</w:t>
            </w:r>
          </w:p>
        </w:tc>
        <w:tc>
          <w:tcPr>
            <w:tcW w:w="2338" w:type="dxa"/>
          </w:tcPr>
          <w:p w14:paraId="0488C7B8" w14:textId="64AB3FF6" w:rsidR="007175C3" w:rsidRPr="005A1503" w:rsidRDefault="003E7829" w:rsidP="005A1503">
            <w:pPr>
              <w:spacing w:after="0" w:line="240" w:lineRule="auto"/>
              <w:jc w:val="left"/>
              <w:rPr>
                <w:sz w:val="18"/>
                <w:szCs w:val="18"/>
              </w:rPr>
            </w:pPr>
            <w:r w:rsidRPr="005A1503">
              <w:rPr>
                <w:sz w:val="18"/>
                <w:szCs w:val="18"/>
              </w:rPr>
              <w:t>Vector; coverage schemas are defined in the GML specification but not used in S-100</w:t>
            </w:r>
            <w:r w:rsidR="007139AB" w:rsidRPr="005A1503">
              <w:rPr>
                <w:sz w:val="18"/>
                <w:szCs w:val="18"/>
              </w:rPr>
              <w:t>.</w:t>
            </w:r>
          </w:p>
        </w:tc>
        <w:tc>
          <w:tcPr>
            <w:tcW w:w="2338" w:type="dxa"/>
          </w:tcPr>
          <w:p w14:paraId="0E6283B0" w14:textId="23B8631D" w:rsidR="007175C3" w:rsidRPr="005A1503" w:rsidRDefault="003E7829" w:rsidP="005A1503">
            <w:pPr>
              <w:spacing w:after="0" w:line="240" w:lineRule="auto"/>
              <w:jc w:val="left"/>
              <w:rPr>
                <w:sz w:val="18"/>
                <w:szCs w:val="18"/>
              </w:rPr>
            </w:pPr>
            <w:r w:rsidRPr="005A1503">
              <w:rPr>
                <w:sz w:val="18"/>
                <w:szCs w:val="18"/>
              </w:rPr>
              <w:t>Gridded</w:t>
            </w:r>
          </w:p>
        </w:tc>
      </w:tr>
      <w:tr w:rsidR="007175C3" w:rsidRPr="00FA0C91" w14:paraId="03AB8D59" w14:textId="77777777" w:rsidTr="003668CD">
        <w:trPr>
          <w:trHeight w:val="1677"/>
        </w:trPr>
        <w:tc>
          <w:tcPr>
            <w:tcW w:w="2337" w:type="dxa"/>
          </w:tcPr>
          <w:p w14:paraId="06A0E829" w14:textId="13DBCB10" w:rsidR="007175C3" w:rsidRPr="005A1503" w:rsidRDefault="007175C3" w:rsidP="005A1503">
            <w:pPr>
              <w:spacing w:after="0" w:line="240" w:lineRule="auto"/>
              <w:jc w:val="left"/>
              <w:rPr>
                <w:sz w:val="18"/>
                <w:szCs w:val="18"/>
              </w:rPr>
            </w:pPr>
            <w:r w:rsidRPr="005A1503">
              <w:rPr>
                <w:sz w:val="18"/>
                <w:szCs w:val="18"/>
              </w:rPr>
              <w:t>Supporting artifacts</w:t>
            </w:r>
            <w:r w:rsidR="008945B2" w:rsidRPr="005A1503">
              <w:rPr>
                <w:sz w:val="18"/>
                <w:szCs w:val="18"/>
              </w:rPr>
              <w:t xml:space="preserve"> needed in </w:t>
            </w:r>
            <w:r w:rsidR="000B4D54" w:rsidRPr="005A1503">
              <w:rPr>
                <w:sz w:val="18"/>
                <w:szCs w:val="18"/>
              </w:rPr>
              <w:t>P</w:t>
            </w:r>
            <w:r w:rsidR="008945B2" w:rsidRPr="005A1503">
              <w:rPr>
                <w:sz w:val="18"/>
                <w:szCs w:val="18"/>
              </w:rPr>
              <w:t xml:space="preserve">roduct </w:t>
            </w:r>
            <w:r w:rsidR="000B4D54" w:rsidRPr="005A1503">
              <w:rPr>
                <w:sz w:val="18"/>
                <w:szCs w:val="18"/>
              </w:rPr>
              <w:t>S</w:t>
            </w:r>
            <w:r w:rsidR="008945B2" w:rsidRPr="005A1503">
              <w:rPr>
                <w:sz w:val="18"/>
                <w:szCs w:val="18"/>
              </w:rPr>
              <w:t>pecifications</w:t>
            </w:r>
          </w:p>
        </w:tc>
        <w:tc>
          <w:tcPr>
            <w:tcW w:w="2337" w:type="dxa"/>
          </w:tcPr>
          <w:p w14:paraId="65F71D5F" w14:textId="5DCA90B9" w:rsidR="007175C3" w:rsidRPr="005A1503" w:rsidRDefault="008945B2" w:rsidP="004652D1">
            <w:pPr>
              <w:spacing w:after="0" w:line="240" w:lineRule="auto"/>
              <w:jc w:val="left"/>
              <w:rPr>
                <w:sz w:val="18"/>
                <w:szCs w:val="18"/>
              </w:rPr>
            </w:pPr>
            <w:r w:rsidRPr="005A1503">
              <w:rPr>
                <w:sz w:val="18"/>
                <w:szCs w:val="18"/>
              </w:rPr>
              <w:t xml:space="preserve">Feature </w:t>
            </w:r>
            <w:r w:rsidR="004652D1">
              <w:rPr>
                <w:sz w:val="18"/>
                <w:szCs w:val="18"/>
              </w:rPr>
              <w:t>C</w:t>
            </w:r>
            <w:r w:rsidRPr="005A1503">
              <w:rPr>
                <w:sz w:val="18"/>
                <w:szCs w:val="18"/>
              </w:rPr>
              <w:t>atalogue</w:t>
            </w:r>
          </w:p>
        </w:tc>
        <w:tc>
          <w:tcPr>
            <w:tcW w:w="2338" w:type="dxa"/>
          </w:tcPr>
          <w:p w14:paraId="542EB35B" w14:textId="235A2299" w:rsidR="007175C3" w:rsidRPr="005A1503" w:rsidRDefault="008945B2" w:rsidP="004652D1">
            <w:pPr>
              <w:spacing w:after="0" w:line="240" w:lineRule="auto"/>
              <w:jc w:val="left"/>
              <w:rPr>
                <w:sz w:val="18"/>
                <w:szCs w:val="18"/>
              </w:rPr>
            </w:pPr>
            <w:r w:rsidRPr="005A1503">
              <w:rPr>
                <w:sz w:val="18"/>
                <w:szCs w:val="18"/>
              </w:rPr>
              <w:t xml:space="preserve">XML schemas for data validation; datasets can be processed by apps without XML schemas; self-documented format (tags indicate objects and attributes); Feature </w:t>
            </w:r>
            <w:r w:rsidR="004652D1">
              <w:rPr>
                <w:sz w:val="18"/>
                <w:szCs w:val="18"/>
              </w:rPr>
              <w:t>C</w:t>
            </w:r>
            <w:r w:rsidRPr="005A1503">
              <w:rPr>
                <w:sz w:val="18"/>
                <w:szCs w:val="18"/>
              </w:rPr>
              <w:t>atalogue optional</w:t>
            </w:r>
            <w:r w:rsidR="007139AB" w:rsidRPr="005A1503">
              <w:rPr>
                <w:sz w:val="18"/>
                <w:szCs w:val="18"/>
              </w:rPr>
              <w:t>.</w:t>
            </w:r>
          </w:p>
        </w:tc>
        <w:tc>
          <w:tcPr>
            <w:tcW w:w="2338" w:type="dxa"/>
          </w:tcPr>
          <w:p w14:paraId="1EA38ED7" w14:textId="25A2E4B4" w:rsidR="007175C3" w:rsidRPr="005A1503" w:rsidRDefault="008945B2" w:rsidP="004652D1">
            <w:pPr>
              <w:spacing w:after="0" w:line="240" w:lineRule="auto"/>
              <w:jc w:val="left"/>
              <w:rPr>
                <w:sz w:val="18"/>
                <w:szCs w:val="18"/>
              </w:rPr>
            </w:pPr>
            <w:r w:rsidRPr="005A1503">
              <w:rPr>
                <w:sz w:val="18"/>
                <w:szCs w:val="18"/>
              </w:rPr>
              <w:t xml:space="preserve">Embedded object and attribute tags; </w:t>
            </w:r>
            <w:r w:rsidR="004652D1">
              <w:rPr>
                <w:sz w:val="18"/>
                <w:szCs w:val="18"/>
              </w:rPr>
              <w:t>F</w:t>
            </w:r>
            <w:r w:rsidRPr="005A1503">
              <w:rPr>
                <w:sz w:val="18"/>
                <w:szCs w:val="18"/>
              </w:rPr>
              <w:t xml:space="preserve">eature </w:t>
            </w:r>
            <w:r w:rsidR="004652D1">
              <w:rPr>
                <w:sz w:val="18"/>
                <w:szCs w:val="18"/>
              </w:rPr>
              <w:t>C</w:t>
            </w:r>
            <w:r w:rsidRPr="005A1503">
              <w:rPr>
                <w:sz w:val="18"/>
                <w:szCs w:val="18"/>
              </w:rPr>
              <w:t>atalogue optional</w:t>
            </w:r>
            <w:r w:rsidR="007139AB" w:rsidRPr="005A1503">
              <w:rPr>
                <w:sz w:val="18"/>
                <w:szCs w:val="18"/>
              </w:rPr>
              <w:t>.</w:t>
            </w:r>
          </w:p>
        </w:tc>
      </w:tr>
    </w:tbl>
    <w:p w14:paraId="3F5336CA" w14:textId="01BA4434" w:rsidR="0045397F" w:rsidRPr="0019570E" w:rsidRDefault="0045397F" w:rsidP="0045397F">
      <w:pPr>
        <w:pStyle w:val="Caption"/>
        <w:spacing w:line="240" w:lineRule="auto"/>
        <w:jc w:val="center"/>
        <w:rPr>
          <w:rFonts w:asciiTheme="minorHAnsi" w:hAnsiTheme="minorHAnsi" w:cstheme="minorHAnsi"/>
          <w:b w:val="0"/>
          <w:i/>
          <w:color w:val="44546A" w:themeColor="text2"/>
          <w:sz w:val="18"/>
          <w:szCs w:val="18"/>
        </w:rPr>
      </w:pPr>
      <w:r w:rsidRPr="0019570E">
        <w:rPr>
          <w:rFonts w:asciiTheme="minorHAnsi" w:hAnsiTheme="minorHAnsi" w:cstheme="minorHAnsi"/>
          <w:b w:val="0"/>
          <w:i/>
          <w:color w:val="44546A" w:themeColor="text2"/>
          <w:sz w:val="18"/>
          <w:szCs w:val="18"/>
        </w:rPr>
        <w:t xml:space="preserve">Table </w:t>
      </w:r>
      <w:r w:rsidRPr="0019570E">
        <w:rPr>
          <w:rFonts w:asciiTheme="minorHAnsi" w:hAnsiTheme="minorHAnsi" w:cstheme="minorHAnsi"/>
          <w:b w:val="0"/>
          <w:i/>
          <w:color w:val="44546A" w:themeColor="text2"/>
          <w:sz w:val="18"/>
          <w:szCs w:val="18"/>
        </w:rPr>
        <w:fldChar w:fldCharType="begin"/>
      </w:r>
      <w:r w:rsidRPr="0019570E">
        <w:rPr>
          <w:rFonts w:asciiTheme="minorHAnsi" w:hAnsiTheme="minorHAnsi" w:cstheme="minorHAnsi"/>
          <w:b w:val="0"/>
          <w:i/>
          <w:color w:val="44546A" w:themeColor="text2"/>
          <w:sz w:val="18"/>
          <w:szCs w:val="18"/>
        </w:rPr>
        <w:instrText xml:space="preserve"> STYLEREF 1 \s </w:instrText>
      </w:r>
      <w:r w:rsidRPr="0019570E">
        <w:rPr>
          <w:rFonts w:asciiTheme="minorHAnsi" w:hAnsiTheme="minorHAnsi" w:cstheme="minorHAnsi"/>
          <w:b w:val="0"/>
          <w:i/>
          <w:color w:val="44546A" w:themeColor="text2"/>
          <w:sz w:val="18"/>
          <w:szCs w:val="18"/>
        </w:rPr>
        <w:fldChar w:fldCharType="separate"/>
      </w:r>
      <w:r w:rsidR="003417C0">
        <w:rPr>
          <w:rFonts w:asciiTheme="minorHAnsi" w:hAnsiTheme="minorHAnsi" w:cstheme="minorHAnsi"/>
          <w:b w:val="0"/>
          <w:i/>
          <w:noProof/>
          <w:color w:val="44546A" w:themeColor="text2"/>
          <w:sz w:val="18"/>
          <w:szCs w:val="18"/>
        </w:rPr>
        <w:t>13</w:t>
      </w:r>
      <w:r w:rsidRPr="0019570E">
        <w:rPr>
          <w:rFonts w:asciiTheme="minorHAnsi" w:hAnsiTheme="minorHAnsi" w:cstheme="minorHAnsi"/>
          <w:b w:val="0"/>
          <w:i/>
          <w:color w:val="44546A" w:themeColor="text2"/>
          <w:sz w:val="18"/>
          <w:szCs w:val="18"/>
        </w:rPr>
        <w:fldChar w:fldCharType="end"/>
      </w:r>
      <w:r>
        <w:rPr>
          <w:rFonts w:asciiTheme="minorHAnsi" w:hAnsiTheme="minorHAnsi" w:cstheme="minorHAnsi"/>
          <w:b w:val="0"/>
          <w:i/>
          <w:color w:val="44546A" w:themeColor="text2"/>
          <w:sz w:val="18"/>
          <w:szCs w:val="18"/>
        </w:rPr>
        <w:t>3</w:t>
      </w:r>
      <w:r w:rsidRPr="0019570E">
        <w:rPr>
          <w:rFonts w:asciiTheme="minorHAnsi" w:hAnsiTheme="minorHAnsi" w:cstheme="minorHAnsi"/>
          <w:b w:val="0"/>
          <w:i/>
          <w:color w:val="44546A" w:themeColor="text2"/>
          <w:sz w:val="18"/>
          <w:szCs w:val="18"/>
        </w:rPr>
        <w:noBreakHyphen/>
      </w:r>
      <w:ins w:id="662" w:author="Raphael Malyankar" w:date="2020-01-21T03:58:00Z">
        <w:r w:rsidR="00E27ABE">
          <w:rPr>
            <w:rFonts w:asciiTheme="minorHAnsi" w:hAnsiTheme="minorHAnsi" w:cstheme="minorHAnsi"/>
            <w:b w:val="0"/>
            <w:i/>
            <w:color w:val="44546A" w:themeColor="text2"/>
            <w:sz w:val="18"/>
            <w:szCs w:val="18"/>
          </w:rPr>
          <w:fldChar w:fldCharType="begin"/>
        </w:r>
        <w:r w:rsidR="00E27ABE">
          <w:rPr>
            <w:rFonts w:asciiTheme="minorHAnsi" w:hAnsiTheme="minorHAnsi" w:cstheme="minorHAnsi"/>
            <w:b w:val="0"/>
            <w:i/>
            <w:color w:val="44546A" w:themeColor="text2"/>
            <w:sz w:val="18"/>
            <w:szCs w:val="18"/>
          </w:rPr>
          <w:instrText xml:space="preserve"> STYLEREF 1 \s </w:instrText>
        </w:r>
      </w:ins>
      <w:r w:rsidR="00E27ABE">
        <w:rPr>
          <w:rFonts w:asciiTheme="minorHAnsi" w:hAnsiTheme="minorHAnsi" w:cstheme="minorHAnsi"/>
          <w:b w:val="0"/>
          <w:i/>
          <w:color w:val="44546A" w:themeColor="text2"/>
          <w:sz w:val="18"/>
          <w:szCs w:val="18"/>
        </w:rPr>
        <w:fldChar w:fldCharType="separate"/>
      </w:r>
      <w:r w:rsidR="00E27ABE">
        <w:rPr>
          <w:rFonts w:asciiTheme="minorHAnsi" w:hAnsiTheme="minorHAnsi" w:cstheme="minorHAnsi"/>
          <w:b w:val="0"/>
          <w:i/>
          <w:noProof/>
          <w:color w:val="44546A" w:themeColor="text2"/>
          <w:sz w:val="18"/>
          <w:szCs w:val="18"/>
        </w:rPr>
        <w:t>13</w:t>
      </w:r>
      <w:ins w:id="663" w:author="Raphael Malyankar" w:date="2020-01-21T03:58:00Z">
        <w:r w:rsidR="00E27ABE">
          <w:rPr>
            <w:rFonts w:asciiTheme="minorHAnsi" w:hAnsiTheme="minorHAnsi" w:cstheme="minorHAnsi"/>
            <w:b w:val="0"/>
            <w:i/>
            <w:color w:val="44546A" w:themeColor="text2"/>
            <w:sz w:val="18"/>
            <w:szCs w:val="18"/>
          </w:rPr>
          <w:fldChar w:fldCharType="end"/>
        </w:r>
        <w:r w:rsidR="00E27ABE">
          <w:rPr>
            <w:rFonts w:asciiTheme="minorHAnsi" w:hAnsiTheme="minorHAnsi" w:cstheme="minorHAnsi"/>
            <w:b w:val="0"/>
            <w:i/>
            <w:color w:val="44546A" w:themeColor="text2"/>
            <w:sz w:val="18"/>
            <w:szCs w:val="18"/>
          </w:rPr>
          <w:noBreakHyphen/>
        </w:r>
        <w:r w:rsidR="00E27ABE">
          <w:rPr>
            <w:rFonts w:asciiTheme="minorHAnsi" w:hAnsiTheme="minorHAnsi" w:cstheme="minorHAnsi"/>
            <w:b w:val="0"/>
            <w:i/>
            <w:color w:val="44546A" w:themeColor="text2"/>
            <w:sz w:val="18"/>
            <w:szCs w:val="18"/>
          </w:rPr>
          <w:fldChar w:fldCharType="begin"/>
        </w:r>
        <w:r w:rsidR="00E27ABE">
          <w:rPr>
            <w:rFonts w:asciiTheme="minorHAnsi" w:hAnsiTheme="minorHAnsi" w:cstheme="minorHAnsi"/>
            <w:b w:val="0"/>
            <w:i/>
            <w:color w:val="44546A" w:themeColor="text2"/>
            <w:sz w:val="18"/>
            <w:szCs w:val="18"/>
          </w:rPr>
          <w:instrText xml:space="preserve"> SEQ Table \* ARABIC \s 1 </w:instrText>
        </w:r>
      </w:ins>
      <w:r w:rsidR="00E27ABE">
        <w:rPr>
          <w:rFonts w:asciiTheme="minorHAnsi" w:hAnsiTheme="minorHAnsi" w:cstheme="minorHAnsi"/>
          <w:b w:val="0"/>
          <w:i/>
          <w:color w:val="44546A" w:themeColor="text2"/>
          <w:sz w:val="18"/>
          <w:szCs w:val="18"/>
        </w:rPr>
        <w:fldChar w:fldCharType="separate"/>
      </w:r>
      <w:ins w:id="664" w:author="Raphael Malyankar" w:date="2020-01-21T03:58:00Z">
        <w:r w:rsidR="00E27ABE">
          <w:rPr>
            <w:rFonts w:asciiTheme="minorHAnsi" w:hAnsiTheme="minorHAnsi" w:cstheme="minorHAnsi"/>
            <w:b w:val="0"/>
            <w:i/>
            <w:noProof/>
            <w:color w:val="44546A" w:themeColor="text2"/>
            <w:sz w:val="18"/>
            <w:szCs w:val="18"/>
          </w:rPr>
          <w:t>1</w:t>
        </w:r>
        <w:r w:rsidR="00E27ABE">
          <w:rPr>
            <w:rFonts w:asciiTheme="minorHAnsi" w:hAnsiTheme="minorHAnsi" w:cstheme="minorHAnsi"/>
            <w:b w:val="0"/>
            <w:i/>
            <w:color w:val="44546A" w:themeColor="text2"/>
            <w:sz w:val="18"/>
            <w:szCs w:val="18"/>
          </w:rPr>
          <w:fldChar w:fldCharType="end"/>
        </w:r>
      </w:ins>
      <w:del w:id="665" w:author="Raphael Malyankar" w:date="2020-01-21T03:57:00Z">
        <w:r w:rsidRPr="0019570E" w:rsidDel="00E27ABE">
          <w:rPr>
            <w:rFonts w:asciiTheme="minorHAnsi" w:hAnsiTheme="minorHAnsi" w:cstheme="minorHAnsi"/>
            <w:b w:val="0"/>
            <w:i/>
            <w:color w:val="44546A" w:themeColor="text2"/>
            <w:sz w:val="18"/>
            <w:szCs w:val="18"/>
          </w:rPr>
          <w:fldChar w:fldCharType="begin"/>
        </w:r>
        <w:r w:rsidRPr="0019570E" w:rsidDel="00E27ABE">
          <w:rPr>
            <w:rFonts w:asciiTheme="minorHAnsi" w:hAnsiTheme="minorHAnsi" w:cstheme="minorHAnsi"/>
            <w:b w:val="0"/>
            <w:i/>
            <w:color w:val="44546A" w:themeColor="text2"/>
            <w:sz w:val="18"/>
            <w:szCs w:val="18"/>
          </w:rPr>
          <w:delInstrText xml:space="preserve"> SEQ Table \* ARABIC \s 1 </w:delInstrText>
        </w:r>
        <w:r w:rsidRPr="0019570E" w:rsidDel="00E27ABE">
          <w:rPr>
            <w:rFonts w:asciiTheme="minorHAnsi" w:hAnsiTheme="minorHAnsi" w:cstheme="minorHAnsi"/>
            <w:b w:val="0"/>
            <w:i/>
            <w:color w:val="44546A" w:themeColor="text2"/>
            <w:sz w:val="18"/>
            <w:szCs w:val="18"/>
          </w:rPr>
          <w:fldChar w:fldCharType="separate"/>
        </w:r>
        <w:r w:rsidR="003417C0" w:rsidDel="00E27ABE">
          <w:rPr>
            <w:rFonts w:asciiTheme="minorHAnsi" w:hAnsiTheme="minorHAnsi" w:cstheme="minorHAnsi"/>
            <w:b w:val="0"/>
            <w:i/>
            <w:noProof/>
            <w:color w:val="44546A" w:themeColor="text2"/>
            <w:sz w:val="18"/>
            <w:szCs w:val="18"/>
          </w:rPr>
          <w:delText>1</w:delText>
        </w:r>
        <w:r w:rsidRPr="0019570E" w:rsidDel="00E27ABE">
          <w:rPr>
            <w:rFonts w:asciiTheme="minorHAnsi" w:hAnsiTheme="minorHAnsi" w:cstheme="minorHAnsi"/>
            <w:b w:val="0"/>
            <w:i/>
            <w:color w:val="44546A" w:themeColor="text2"/>
            <w:sz w:val="18"/>
            <w:szCs w:val="18"/>
          </w:rPr>
          <w:fldChar w:fldCharType="end"/>
        </w:r>
      </w:del>
      <w:r>
        <w:rPr>
          <w:rFonts w:asciiTheme="minorHAnsi" w:hAnsiTheme="minorHAnsi" w:cstheme="minorHAnsi"/>
          <w:b w:val="0"/>
          <w:i/>
          <w:color w:val="44546A" w:themeColor="text2"/>
          <w:sz w:val="18"/>
          <w:szCs w:val="18"/>
        </w:rPr>
        <w:t xml:space="preserve"> -</w:t>
      </w:r>
      <w:r w:rsidRPr="0019570E">
        <w:rPr>
          <w:rFonts w:asciiTheme="minorHAnsi" w:hAnsiTheme="minorHAnsi" w:cstheme="minorHAnsi"/>
          <w:b w:val="0"/>
          <w:i/>
          <w:color w:val="44546A" w:themeColor="text2"/>
          <w:sz w:val="18"/>
          <w:szCs w:val="18"/>
        </w:rPr>
        <w:t xml:space="preserve"> </w:t>
      </w:r>
      <w:r>
        <w:rPr>
          <w:rFonts w:asciiTheme="minorHAnsi" w:hAnsiTheme="minorHAnsi" w:cstheme="minorHAnsi"/>
          <w:b w:val="0"/>
          <w:i/>
          <w:color w:val="44546A" w:themeColor="text2"/>
          <w:sz w:val="18"/>
          <w:szCs w:val="18"/>
        </w:rPr>
        <w:t>Characteristics of S-100 standard encoding formats</w:t>
      </w:r>
    </w:p>
    <w:p w14:paraId="339F23DC" w14:textId="23A1EC79" w:rsidR="005D6A61" w:rsidRPr="0045397F" w:rsidRDefault="007175C3" w:rsidP="0045397F">
      <w:pPr>
        <w:spacing w:after="60" w:line="240" w:lineRule="auto"/>
        <w:rPr>
          <w:rFonts w:asciiTheme="minorHAnsi" w:hAnsiTheme="minorHAnsi" w:cstheme="minorHAnsi"/>
          <w:sz w:val="22"/>
          <w:szCs w:val="22"/>
        </w:rPr>
      </w:pPr>
      <w:r w:rsidRPr="0045397F">
        <w:rPr>
          <w:rFonts w:asciiTheme="minorHAnsi" w:hAnsiTheme="minorHAnsi" w:cstheme="minorHAnsi"/>
          <w:sz w:val="22"/>
          <w:szCs w:val="22"/>
        </w:rPr>
        <w:t xml:space="preserve">While other formats than the three standard encodings are possible, the use </w:t>
      </w:r>
      <w:r w:rsidR="002A26EC" w:rsidRPr="0045397F">
        <w:rPr>
          <w:rFonts w:asciiTheme="minorHAnsi" w:hAnsiTheme="minorHAnsi" w:cstheme="minorHAnsi"/>
          <w:sz w:val="22"/>
          <w:szCs w:val="22"/>
        </w:rPr>
        <w:t xml:space="preserve">of a non-standard format </w:t>
      </w:r>
      <w:r w:rsidRPr="0045397F">
        <w:rPr>
          <w:rFonts w:asciiTheme="minorHAnsi" w:hAnsiTheme="minorHAnsi" w:cstheme="minorHAnsi"/>
          <w:sz w:val="22"/>
          <w:szCs w:val="22"/>
        </w:rPr>
        <w:t>has the following implications:</w:t>
      </w:r>
    </w:p>
    <w:p w14:paraId="524293E4" w14:textId="5290639C" w:rsidR="006E45F6" w:rsidRPr="0045397F" w:rsidRDefault="006E45F6" w:rsidP="0045397F">
      <w:pPr>
        <w:pStyle w:val="ListParagraph"/>
        <w:numPr>
          <w:ilvl w:val="0"/>
          <w:numId w:val="33"/>
        </w:numPr>
        <w:spacing w:before="0" w:after="60" w:line="240" w:lineRule="auto"/>
        <w:rPr>
          <w:rFonts w:asciiTheme="minorHAnsi" w:hAnsiTheme="minorHAnsi" w:cstheme="minorHAnsi"/>
          <w:sz w:val="22"/>
          <w:szCs w:val="22"/>
        </w:rPr>
      </w:pPr>
      <w:r w:rsidRPr="0045397F">
        <w:rPr>
          <w:rFonts w:asciiTheme="minorHAnsi" w:hAnsiTheme="minorHAnsi" w:cstheme="minorHAnsi"/>
          <w:sz w:val="22"/>
          <w:szCs w:val="22"/>
        </w:rPr>
        <w:t>Loss of genericity, requiring special purpose development by implement</w:t>
      </w:r>
      <w:r w:rsidR="00985152" w:rsidRPr="0045397F">
        <w:rPr>
          <w:rFonts w:asciiTheme="minorHAnsi" w:hAnsiTheme="minorHAnsi" w:cstheme="minorHAnsi"/>
          <w:sz w:val="22"/>
          <w:szCs w:val="22"/>
        </w:rPr>
        <w:t>e</w:t>
      </w:r>
      <w:r w:rsidRPr="0045397F">
        <w:rPr>
          <w:rFonts w:asciiTheme="minorHAnsi" w:hAnsiTheme="minorHAnsi" w:cstheme="minorHAnsi"/>
          <w:sz w:val="22"/>
          <w:szCs w:val="22"/>
        </w:rPr>
        <w:t>rs or conversion to a standard format with impacts on performance</w:t>
      </w:r>
      <w:r w:rsidR="002A26EC" w:rsidRPr="0045397F">
        <w:rPr>
          <w:rFonts w:asciiTheme="minorHAnsi" w:hAnsiTheme="minorHAnsi" w:cstheme="minorHAnsi"/>
          <w:sz w:val="22"/>
          <w:szCs w:val="22"/>
        </w:rPr>
        <w:t>.</w:t>
      </w:r>
    </w:p>
    <w:p w14:paraId="7B2F7B58" w14:textId="10B59BAD" w:rsidR="005D6A61" w:rsidRPr="0045397F" w:rsidRDefault="006E45F6" w:rsidP="0045397F">
      <w:pPr>
        <w:pStyle w:val="ListParagraph"/>
        <w:numPr>
          <w:ilvl w:val="0"/>
          <w:numId w:val="33"/>
        </w:numPr>
        <w:spacing w:before="0" w:after="160" w:line="240" w:lineRule="auto"/>
        <w:rPr>
          <w:rFonts w:asciiTheme="minorHAnsi" w:hAnsiTheme="minorHAnsi" w:cstheme="minorHAnsi"/>
          <w:sz w:val="22"/>
          <w:szCs w:val="22"/>
        </w:rPr>
      </w:pPr>
      <w:r w:rsidRPr="0045397F">
        <w:rPr>
          <w:rFonts w:asciiTheme="minorHAnsi" w:hAnsiTheme="minorHAnsi" w:cstheme="minorHAnsi"/>
          <w:sz w:val="22"/>
          <w:szCs w:val="22"/>
        </w:rPr>
        <w:t>Potential loss of compatibility with interoperability</w:t>
      </w:r>
      <w:r w:rsidR="002A26EC" w:rsidRPr="0045397F">
        <w:rPr>
          <w:rFonts w:asciiTheme="minorHAnsi" w:hAnsiTheme="minorHAnsi" w:cstheme="minorHAnsi"/>
          <w:sz w:val="22"/>
          <w:szCs w:val="22"/>
        </w:rPr>
        <w:t>.</w:t>
      </w:r>
    </w:p>
    <w:p w14:paraId="2221F013" w14:textId="46BFB096" w:rsidR="002A26EC" w:rsidRPr="0045397F" w:rsidRDefault="002A26EC" w:rsidP="0045397F">
      <w:pPr>
        <w:spacing w:after="160" w:line="240" w:lineRule="auto"/>
        <w:rPr>
          <w:rFonts w:asciiTheme="minorHAnsi" w:hAnsiTheme="minorHAnsi" w:cstheme="minorHAnsi"/>
          <w:sz w:val="22"/>
          <w:szCs w:val="22"/>
        </w:rPr>
      </w:pPr>
      <w:r w:rsidRPr="0045397F">
        <w:rPr>
          <w:rFonts w:asciiTheme="minorHAnsi" w:hAnsiTheme="minorHAnsi" w:cstheme="minorHAnsi"/>
          <w:sz w:val="22"/>
          <w:szCs w:val="22"/>
        </w:rPr>
        <w:t xml:space="preserve">The </w:t>
      </w:r>
      <w:r w:rsidR="00E605DF" w:rsidRPr="0045397F">
        <w:rPr>
          <w:rFonts w:asciiTheme="minorHAnsi" w:hAnsiTheme="minorHAnsi" w:cstheme="minorHAnsi"/>
          <w:sz w:val="22"/>
          <w:szCs w:val="22"/>
        </w:rPr>
        <w:t>question</w:t>
      </w:r>
      <w:r w:rsidRPr="0045397F">
        <w:rPr>
          <w:rFonts w:asciiTheme="minorHAnsi" w:hAnsiTheme="minorHAnsi" w:cstheme="minorHAnsi"/>
          <w:sz w:val="22"/>
          <w:szCs w:val="22"/>
        </w:rPr>
        <w:t xml:space="preserve"> of </w:t>
      </w:r>
      <w:r w:rsidR="00E605DF" w:rsidRPr="0045397F">
        <w:rPr>
          <w:rFonts w:asciiTheme="minorHAnsi" w:hAnsiTheme="minorHAnsi" w:cstheme="minorHAnsi"/>
          <w:sz w:val="22"/>
          <w:szCs w:val="22"/>
        </w:rPr>
        <w:t xml:space="preserve">appropriate </w:t>
      </w:r>
      <w:r w:rsidRPr="0045397F">
        <w:rPr>
          <w:rFonts w:asciiTheme="minorHAnsi" w:hAnsiTheme="minorHAnsi" w:cstheme="minorHAnsi"/>
          <w:sz w:val="22"/>
          <w:szCs w:val="22"/>
        </w:rPr>
        <w:t>formats for transactional</w:t>
      </w:r>
      <w:r w:rsidR="00E605DF" w:rsidRPr="0045397F">
        <w:rPr>
          <w:rFonts w:asciiTheme="minorHAnsi" w:hAnsiTheme="minorHAnsi" w:cstheme="minorHAnsi"/>
          <w:sz w:val="22"/>
          <w:szCs w:val="22"/>
        </w:rPr>
        <w:t>, web-service,</w:t>
      </w:r>
      <w:r w:rsidRPr="0045397F">
        <w:rPr>
          <w:rFonts w:asciiTheme="minorHAnsi" w:hAnsiTheme="minorHAnsi" w:cstheme="minorHAnsi"/>
          <w:sz w:val="22"/>
          <w:szCs w:val="22"/>
        </w:rPr>
        <w:t xml:space="preserve"> </w:t>
      </w:r>
      <w:r w:rsidR="00E605DF" w:rsidRPr="0045397F">
        <w:rPr>
          <w:rFonts w:asciiTheme="minorHAnsi" w:hAnsiTheme="minorHAnsi" w:cstheme="minorHAnsi"/>
          <w:sz w:val="22"/>
          <w:szCs w:val="22"/>
        </w:rPr>
        <w:t xml:space="preserve">or message-based </w:t>
      </w:r>
      <w:r w:rsidRPr="0045397F">
        <w:rPr>
          <w:rFonts w:asciiTheme="minorHAnsi" w:hAnsiTheme="minorHAnsi" w:cstheme="minorHAnsi"/>
          <w:sz w:val="22"/>
          <w:szCs w:val="22"/>
        </w:rPr>
        <w:t xml:space="preserve">information </w:t>
      </w:r>
      <w:r w:rsidR="00E605DF" w:rsidRPr="0045397F">
        <w:rPr>
          <w:rFonts w:asciiTheme="minorHAnsi" w:hAnsiTheme="minorHAnsi" w:cstheme="minorHAnsi"/>
          <w:sz w:val="22"/>
          <w:szCs w:val="22"/>
        </w:rPr>
        <w:t xml:space="preserve">has not been formally addressed in depth at this time, but </w:t>
      </w:r>
      <w:r w:rsidR="000B4D54" w:rsidRPr="0045397F">
        <w:rPr>
          <w:rFonts w:asciiTheme="minorHAnsi" w:hAnsiTheme="minorHAnsi" w:cstheme="minorHAnsi"/>
          <w:sz w:val="22"/>
          <w:szCs w:val="22"/>
        </w:rPr>
        <w:t>P</w:t>
      </w:r>
      <w:r w:rsidR="00E605DF" w:rsidRPr="0045397F">
        <w:rPr>
          <w:rFonts w:asciiTheme="minorHAnsi" w:hAnsiTheme="minorHAnsi" w:cstheme="minorHAnsi"/>
          <w:sz w:val="22"/>
          <w:szCs w:val="22"/>
        </w:rPr>
        <w:t xml:space="preserve">roduct </w:t>
      </w:r>
      <w:r w:rsidR="000B4D54" w:rsidRPr="0045397F">
        <w:rPr>
          <w:rFonts w:asciiTheme="minorHAnsi" w:hAnsiTheme="minorHAnsi" w:cstheme="minorHAnsi"/>
          <w:sz w:val="22"/>
          <w:szCs w:val="22"/>
        </w:rPr>
        <w:t>S</w:t>
      </w:r>
      <w:r w:rsidR="00E605DF" w:rsidRPr="0045397F">
        <w:rPr>
          <w:rFonts w:asciiTheme="minorHAnsi" w:hAnsiTheme="minorHAnsi" w:cstheme="minorHAnsi"/>
          <w:sz w:val="22"/>
          <w:szCs w:val="22"/>
        </w:rPr>
        <w:t xml:space="preserve">pecifications needing such delivery modes should </w:t>
      </w:r>
      <w:r w:rsidR="00386F2E" w:rsidRPr="0045397F">
        <w:rPr>
          <w:rFonts w:asciiTheme="minorHAnsi" w:hAnsiTheme="minorHAnsi" w:cstheme="minorHAnsi"/>
          <w:sz w:val="22"/>
          <w:szCs w:val="22"/>
        </w:rPr>
        <w:t>endeavour</w:t>
      </w:r>
      <w:r w:rsidR="00E605DF" w:rsidRPr="0045397F">
        <w:rPr>
          <w:rFonts w:asciiTheme="minorHAnsi" w:hAnsiTheme="minorHAnsi" w:cstheme="minorHAnsi"/>
          <w:sz w:val="22"/>
          <w:szCs w:val="22"/>
        </w:rPr>
        <w:t xml:space="preserve"> to use one of the standard formats in order to minimize implementation complexities. </w:t>
      </w:r>
    </w:p>
    <w:p w14:paraId="51F4D30E" w14:textId="22C43CD7" w:rsidR="00893EB8" w:rsidRPr="00FA0C91" w:rsidRDefault="00893EB8">
      <w:pPr>
        <w:pStyle w:val="Heading2"/>
        <w:numPr>
          <w:ilvl w:val="1"/>
          <w:numId w:val="166"/>
        </w:numPr>
        <w:pPrChange w:id="666" w:author="Julia Powell" w:date="2020-01-15T16:14:00Z">
          <w:pPr>
            <w:pStyle w:val="Heading2"/>
            <w:numPr>
              <w:numId w:val="166"/>
            </w:numPr>
            <w:tabs>
              <w:tab w:val="clear" w:pos="700"/>
              <w:tab w:val="left" w:pos="567"/>
            </w:tabs>
            <w:ind w:left="567" w:hanging="567"/>
          </w:pPr>
        </w:pPrChange>
      </w:pPr>
      <w:bookmarkStart w:id="667" w:name="_Toc3469165"/>
      <w:r w:rsidRPr="00FA0C91">
        <w:t>Data format definition</w:t>
      </w:r>
      <w:r w:rsidR="003B210E" w:rsidRPr="00FA0C91">
        <w:t xml:space="preserve"> </w:t>
      </w:r>
      <w:r w:rsidR="00E46238" w:rsidRPr="00FA0C91">
        <w:t>artefacts</w:t>
      </w:r>
      <w:bookmarkEnd w:id="667"/>
      <w:ins w:id="668" w:author="Julia Powell" w:date="2020-01-15T16:16:00Z">
        <w:r w:rsidR="00CB6C89">
          <w:t xml:space="preserve"> for GML</w:t>
        </w:r>
      </w:ins>
    </w:p>
    <w:p w14:paraId="319F130B" w14:textId="71EDEB83" w:rsidR="00084FDC" w:rsidRPr="00E46238" w:rsidRDefault="00044AA2" w:rsidP="007931B9">
      <w:pPr>
        <w:spacing w:after="60" w:line="240" w:lineRule="auto"/>
        <w:rPr>
          <w:rFonts w:asciiTheme="minorHAnsi" w:hAnsiTheme="minorHAnsi" w:cstheme="minorHAnsi"/>
          <w:sz w:val="22"/>
          <w:szCs w:val="22"/>
        </w:rPr>
      </w:pPr>
      <w:r w:rsidRPr="00E46238">
        <w:rPr>
          <w:rFonts w:asciiTheme="minorHAnsi" w:hAnsiTheme="minorHAnsi" w:cstheme="minorHAnsi"/>
          <w:sz w:val="22"/>
          <w:szCs w:val="22"/>
        </w:rPr>
        <w:t xml:space="preserve">Selection of the </w:t>
      </w:r>
      <w:r w:rsidR="00893EB8" w:rsidRPr="00E46238">
        <w:rPr>
          <w:rFonts w:asciiTheme="minorHAnsi" w:hAnsiTheme="minorHAnsi" w:cstheme="minorHAnsi"/>
          <w:sz w:val="22"/>
          <w:szCs w:val="22"/>
        </w:rPr>
        <w:t xml:space="preserve">GML format will require definition of XSD files encapsulating the S-100 </w:t>
      </w:r>
      <w:r w:rsidR="007931B9">
        <w:rPr>
          <w:rFonts w:asciiTheme="minorHAnsi" w:hAnsiTheme="minorHAnsi" w:cstheme="minorHAnsi"/>
          <w:sz w:val="22"/>
          <w:szCs w:val="22"/>
        </w:rPr>
        <w:t>A</w:t>
      </w:r>
      <w:r w:rsidR="007931B9" w:rsidRPr="00E46238">
        <w:rPr>
          <w:rFonts w:asciiTheme="minorHAnsi" w:hAnsiTheme="minorHAnsi" w:cstheme="minorHAnsi"/>
          <w:sz w:val="22"/>
          <w:szCs w:val="22"/>
        </w:rPr>
        <w:t xml:space="preserve">pplication </w:t>
      </w:r>
      <w:r w:rsidR="007931B9">
        <w:rPr>
          <w:rFonts w:asciiTheme="minorHAnsi" w:hAnsiTheme="minorHAnsi" w:cstheme="minorHAnsi"/>
          <w:sz w:val="22"/>
          <w:szCs w:val="22"/>
        </w:rPr>
        <w:t>S</w:t>
      </w:r>
      <w:r w:rsidR="007931B9" w:rsidRPr="00E46238">
        <w:rPr>
          <w:rFonts w:asciiTheme="minorHAnsi" w:hAnsiTheme="minorHAnsi" w:cstheme="minorHAnsi"/>
          <w:sz w:val="22"/>
          <w:szCs w:val="22"/>
        </w:rPr>
        <w:t xml:space="preserve">chema </w:t>
      </w:r>
      <w:r w:rsidR="00893EB8" w:rsidRPr="00E46238">
        <w:rPr>
          <w:rFonts w:asciiTheme="minorHAnsi" w:hAnsiTheme="minorHAnsi" w:cstheme="minorHAnsi"/>
          <w:sz w:val="22"/>
          <w:szCs w:val="22"/>
        </w:rPr>
        <w:t xml:space="preserve">as XSD files conforming to the GML specification (ISO 19136 and S-100 Part 10b). There </w:t>
      </w:r>
      <w:r w:rsidRPr="00E46238">
        <w:rPr>
          <w:rFonts w:asciiTheme="minorHAnsi" w:hAnsiTheme="minorHAnsi" w:cstheme="minorHAnsi"/>
          <w:sz w:val="22"/>
          <w:szCs w:val="22"/>
        </w:rPr>
        <w:t>must</w:t>
      </w:r>
      <w:r w:rsidR="00893EB8" w:rsidRPr="00E46238">
        <w:rPr>
          <w:rFonts w:asciiTheme="minorHAnsi" w:hAnsiTheme="minorHAnsi" w:cstheme="minorHAnsi"/>
          <w:sz w:val="22"/>
          <w:szCs w:val="22"/>
        </w:rPr>
        <w:t xml:space="preserve"> be a 1/1 mapping from the </w:t>
      </w:r>
      <w:r w:rsidR="007931B9">
        <w:rPr>
          <w:rFonts w:asciiTheme="minorHAnsi" w:hAnsiTheme="minorHAnsi" w:cstheme="minorHAnsi"/>
          <w:sz w:val="22"/>
          <w:szCs w:val="22"/>
        </w:rPr>
        <w:t>A</w:t>
      </w:r>
      <w:r w:rsidR="007931B9" w:rsidRPr="00E46238">
        <w:rPr>
          <w:rFonts w:asciiTheme="minorHAnsi" w:hAnsiTheme="minorHAnsi" w:cstheme="minorHAnsi"/>
          <w:sz w:val="22"/>
          <w:szCs w:val="22"/>
        </w:rPr>
        <w:t xml:space="preserve">pplication </w:t>
      </w:r>
      <w:r w:rsidR="007931B9">
        <w:rPr>
          <w:rFonts w:asciiTheme="minorHAnsi" w:hAnsiTheme="minorHAnsi" w:cstheme="minorHAnsi"/>
          <w:sz w:val="22"/>
          <w:szCs w:val="22"/>
        </w:rPr>
        <w:t>S</w:t>
      </w:r>
      <w:r w:rsidR="007931B9" w:rsidRPr="00E46238">
        <w:rPr>
          <w:rFonts w:asciiTheme="minorHAnsi" w:hAnsiTheme="minorHAnsi" w:cstheme="minorHAnsi"/>
          <w:sz w:val="22"/>
          <w:szCs w:val="22"/>
        </w:rPr>
        <w:t xml:space="preserve">chema </w:t>
      </w:r>
      <w:r w:rsidRPr="00E46238">
        <w:rPr>
          <w:rFonts w:asciiTheme="minorHAnsi" w:hAnsiTheme="minorHAnsi" w:cstheme="minorHAnsi"/>
          <w:sz w:val="22"/>
          <w:szCs w:val="22"/>
        </w:rPr>
        <w:t xml:space="preserve">to XML schema </w:t>
      </w:r>
      <w:r w:rsidR="00084FDC" w:rsidRPr="00E46238">
        <w:rPr>
          <w:rFonts w:asciiTheme="minorHAnsi" w:hAnsiTheme="minorHAnsi" w:cstheme="minorHAnsi"/>
          <w:sz w:val="22"/>
          <w:szCs w:val="22"/>
        </w:rPr>
        <w:t xml:space="preserve">constructs </w:t>
      </w:r>
      <w:r w:rsidRPr="00E46238">
        <w:rPr>
          <w:rFonts w:asciiTheme="minorHAnsi" w:hAnsiTheme="minorHAnsi" w:cstheme="minorHAnsi"/>
          <w:sz w:val="22"/>
          <w:szCs w:val="22"/>
        </w:rPr>
        <w:t>in</w:t>
      </w:r>
      <w:r w:rsidR="00893EB8" w:rsidRPr="00E46238">
        <w:rPr>
          <w:rFonts w:asciiTheme="minorHAnsi" w:hAnsiTheme="minorHAnsi" w:cstheme="minorHAnsi"/>
          <w:sz w:val="22"/>
          <w:szCs w:val="22"/>
        </w:rPr>
        <w:t xml:space="preserve"> the GML XSD</w:t>
      </w:r>
      <w:r w:rsidR="00084FDC" w:rsidRPr="00E46238">
        <w:rPr>
          <w:rFonts w:asciiTheme="minorHAnsi" w:hAnsiTheme="minorHAnsi" w:cstheme="minorHAnsi"/>
          <w:sz w:val="22"/>
          <w:szCs w:val="22"/>
        </w:rPr>
        <w:t xml:space="preserve"> files that implement the model as</w:t>
      </w:r>
      <w:r w:rsidR="00893EB8" w:rsidRPr="00E46238">
        <w:rPr>
          <w:rFonts w:asciiTheme="minorHAnsi" w:hAnsiTheme="minorHAnsi" w:cstheme="minorHAnsi"/>
          <w:sz w:val="22"/>
          <w:szCs w:val="22"/>
        </w:rPr>
        <w:t xml:space="preserve"> GML </w:t>
      </w:r>
      <w:r w:rsidR="007931B9">
        <w:rPr>
          <w:rFonts w:asciiTheme="minorHAnsi" w:hAnsiTheme="minorHAnsi" w:cstheme="minorHAnsi"/>
          <w:sz w:val="22"/>
          <w:szCs w:val="22"/>
        </w:rPr>
        <w:t>A</w:t>
      </w:r>
      <w:r w:rsidR="007931B9" w:rsidRPr="00E46238">
        <w:rPr>
          <w:rFonts w:asciiTheme="minorHAnsi" w:hAnsiTheme="minorHAnsi" w:cstheme="minorHAnsi"/>
          <w:sz w:val="22"/>
          <w:szCs w:val="22"/>
        </w:rPr>
        <w:t xml:space="preserve">pplication </w:t>
      </w:r>
      <w:r w:rsidR="007931B9">
        <w:rPr>
          <w:rFonts w:asciiTheme="minorHAnsi" w:hAnsiTheme="minorHAnsi" w:cstheme="minorHAnsi"/>
          <w:sz w:val="22"/>
          <w:szCs w:val="22"/>
        </w:rPr>
        <w:t>S</w:t>
      </w:r>
      <w:r w:rsidR="007931B9" w:rsidRPr="00E46238">
        <w:rPr>
          <w:rFonts w:asciiTheme="minorHAnsi" w:hAnsiTheme="minorHAnsi" w:cstheme="minorHAnsi"/>
          <w:sz w:val="22"/>
          <w:szCs w:val="22"/>
        </w:rPr>
        <w:t>chemas</w:t>
      </w:r>
      <w:r w:rsidR="00084FDC" w:rsidRPr="00E46238">
        <w:rPr>
          <w:rFonts w:asciiTheme="minorHAnsi" w:hAnsiTheme="minorHAnsi" w:cstheme="minorHAnsi"/>
          <w:sz w:val="22"/>
          <w:szCs w:val="22"/>
        </w:rPr>
        <w:t>.</w:t>
      </w:r>
    </w:p>
    <w:p w14:paraId="4B07E057" w14:textId="10A777EE" w:rsidR="00084FDC" w:rsidRPr="00E46238" w:rsidRDefault="00084FDC"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t xml:space="preserve">Feature and information classes in the </w:t>
      </w:r>
      <w:r w:rsidR="00FB26A9" w:rsidRPr="00E46238">
        <w:rPr>
          <w:rFonts w:asciiTheme="minorHAnsi" w:hAnsiTheme="minorHAnsi" w:cstheme="minorHAnsi"/>
          <w:sz w:val="22"/>
          <w:szCs w:val="22"/>
        </w:rPr>
        <w:t xml:space="preserve">UML </w:t>
      </w:r>
      <w:r w:rsidRPr="00E46238">
        <w:rPr>
          <w:rFonts w:asciiTheme="minorHAnsi" w:hAnsiTheme="minorHAnsi" w:cstheme="minorHAnsi"/>
          <w:sz w:val="22"/>
          <w:szCs w:val="22"/>
        </w:rPr>
        <w:t>domain model map to XML complex types</w:t>
      </w:r>
      <w:r w:rsidR="00FB26A9" w:rsidRPr="00E46238">
        <w:rPr>
          <w:rFonts w:asciiTheme="minorHAnsi" w:hAnsiTheme="minorHAnsi" w:cstheme="minorHAnsi"/>
          <w:sz w:val="22"/>
          <w:szCs w:val="22"/>
        </w:rPr>
        <w:t xml:space="preserve"> and XML elements. The class (camel case) name is the same as the element name (XML tag excluding any namespace).</w:t>
      </w:r>
    </w:p>
    <w:p w14:paraId="4E6229B9" w14:textId="778BE57D" w:rsidR="00FB26A9" w:rsidRPr="00E46238" w:rsidRDefault="00FB26A9"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t>Simple attributes in the UML domain model map to XML elements contained in the feature and information complex types mentioned above. The names (XML tags, excluding any namespace) are the same as the (camel case) names of the UML attributes.</w:t>
      </w:r>
    </w:p>
    <w:p w14:paraId="2B381F19" w14:textId="0B8B7334" w:rsidR="00FB26A9" w:rsidRPr="00E46238" w:rsidRDefault="00FB26A9"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t xml:space="preserve">Complex attributes in the UML domain model map to XML elements contained in the feature and information complex types mentioned in the first bullet. The names (XML tags, excluding any namespace) are the same as the (camel case) names of the UML attributes. The types </w:t>
      </w:r>
      <w:r w:rsidR="005B5296" w:rsidRPr="00E46238">
        <w:rPr>
          <w:rFonts w:asciiTheme="minorHAnsi" w:hAnsiTheme="minorHAnsi" w:cstheme="minorHAnsi"/>
          <w:sz w:val="22"/>
          <w:szCs w:val="22"/>
        </w:rPr>
        <w:t xml:space="preserve">of these XML elements </w:t>
      </w:r>
      <w:r w:rsidRPr="00E46238">
        <w:rPr>
          <w:rFonts w:asciiTheme="minorHAnsi" w:hAnsiTheme="minorHAnsi" w:cstheme="minorHAnsi"/>
          <w:sz w:val="22"/>
          <w:szCs w:val="22"/>
        </w:rPr>
        <w:t>are XML complex types with the same (camel case) name, either with or without “Type” suffixed.</w:t>
      </w:r>
    </w:p>
    <w:p w14:paraId="7FCF4177" w14:textId="6F829552" w:rsidR="005B5296" w:rsidRPr="00E46238" w:rsidRDefault="005B5296"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t>Enumerations map to XML enumerations of the same (camel case) name.</w:t>
      </w:r>
    </w:p>
    <w:p w14:paraId="7FA74EE4" w14:textId="4F70F195" w:rsidR="005B5296" w:rsidRPr="00E46238" w:rsidRDefault="005B5296" w:rsidP="007931B9">
      <w:pPr>
        <w:pStyle w:val="ListParagraph"/>
        <w:numPr>
          <w:ilvl w:val="0"/>
          <w:numId w:val="126"/>
        </w:numPr>
        <w:spacing w:before="0" w:after="60" w:line="240" w:lineRule="auto"/>
        <w:rPr>
          <w:rFonts w:asciiTheme="minorHAnsi" w:hAnsiTheme="minorHAnsi" w:cstheme="minorHAnsi"/>
          <w:sz w:val="22"/>
          <w:szCs w:val="22"/>
        </w:rPr>
      </w:pPr>
      <w:r w:rsidRPr="00E46238">
        <w:rPr>
          <w:rFonts w:asciiTheme="minorHAnsi" w:hAnsiTheme="minorHAnsi" w:cstheme="minorHAnsi"/>
          <w:sz w:val="22"/>
          <w:szCs w:val="22"/>
        </w:rPr>
        <w:t>Codelists map to XML union types of the same (camel case) name; one member of the union type is an anonymous enumeration of the listed values and another member is a string restricted to the pattern “other: ...” as specified in S-100</w:t>
      </w:r>
      <w:r w:rsidR="007931B9">
        <w:rPr>
          <w:rFonts w:asciiTheme="minorHAnsi" w:hAnsiTheme="minorHAnsi" w:cstheme="minorHAnsi"/>
          <w:sz w:val="22"/>
          <w:szCs w:val="22"/>
        </w:rPr>
        <w:t xml:space="preserve"> Part 3, clause</w:t>
      </w:r>
      <w:r w:rsidRPr="00E46238">
        <w:rPr>
          <w:rFonts w:asciiTheme="minorHAnsi" w:hAnsiTheme="minorHAnsi" w:cstheme="minorHAnsi"/>
          <w:sz w:val="22"/>
          <w:szCs w:val="22"/>
        </w:rPr>
        <w:t xml:space="preserve"> 3-6.7.</w:t>
      </w:r>
    </w:p>
    <w:p w14:paraId="792207CD" w14:textId="518B7330" w:rsidR="005B5296" w:rsidRPr="00E46238" w:rsidRDefault="005B5296" w:rsidP="00E46238">
      <w:pPr>
        <w:pStyle w:val="ListParagraph"/>
        <w:numPr>
          <w:ilvl w:val="0"/>
          <w:numId w:val="126"/>
        </w:numPr>
        <w:spacing w:before="0" w:after="160" w:line="240" w:lineRule="auto"/>
        <w:rPr>
          <w:rFonts w:asciiTheme="minorHAnsi" w:hAnsiTheme="minorHAnsi" w:cstheme="minorHAnsi"/>
          <w:sz w:val="22"/>
          <w:szCs w:val="22"/>
        </w:rPr>
      </w:pPr>
      <w:r w:rsidRPr="00E46238">
        <w:rPr>
          <w:rFonts w:asciiTheme="minorHAnsi" w:hAnsiTheme="minorHAnsi" w:cstheme="minorHAnsi"/>
          <w:sz w:val="22"/>
          <w:szCs w:val="22"/>
        </w:rPr>
        <w:t>Associations are encoded as elements contained in the feature and information complex types, named according to the role indicated in the UML domain model and with a</w:t>
      </w:r>
      <w:r w:rsidR="007447EC" w:rsidRPr="00E46238">
        <w:rPr>
          <w:rFonts w:asciiTheme="minorHAnsi" w:hAnsiTheme="minorHAnsi" w:cstheme="minorHAnsi"/>
          <w:sz w:val="22"/>
          <w:szCs w:val="22"/>
        </w:rPr>
        <w:t xml:space="preserve"> GML attribute that contains the gml:id of the referenced object.</w:t>
      </w:r>
    </w:p>
    <w:p w14:paraId="733432F7" w14:textId="206FB20F" w:rsidR="00893EB8" w:rsidRPr="00E46238" w:rsidRDefault="00044AA2" w:rsidP="007931B9">
      <w:pPr>
        <w:spacing w:after="160" w:line="240" w:lineRule="auto"/>
        <w:rPr>
          <w:rFonts w:asciiTheme="minorHAnsi" w:hAnsiTheme="minorHAnsi" w:cstheme="minorHAnsi"/>
          <w:sz w:val="22"/>
          <w:szCs w:val="22"/>
        </w:rPr>
      </w:pPr>
      <w:r w:rsidRPr="00E46238">
        <w:rPr>
          <w:rFonts w:asciiTheme="minorHAnsi" w:hAnsiTheme="minorHAnsi" w:cstheme="minorHAnsi"/>
          <w:sz w:val="22"/>
          <w:szCs w:val="22"/>
        </w:rPr>
        <w:t>Schema developers should note that conformance to the GML specification requires conformance to the rules set forth in the GML specification (ISO 19136 / OGC</w:t>
      </w:r>
      <w:r w:rsidR="00893EB8" w:rsidRPr="00E46238">
        <w:rPr>
          <w:rFonts w:asciiTheme="minorHAnsi" w:hAnsiTheme="minorHAnsi" w:cstheme="minorHAnsi"/>
          <w:sz w:val="22"/>
          <w:szCs w:val="22"/>
        </w:rPr>
        <w:t xml:space="preserve"> </w:t>
      </w:r>
      <w:r w:rsidRPr="00E46238">
        <w:rPr>
          <w:rFonts w:asciiTheme="minorHAnsi" w:hAnsiTheme="minorHAnsi" w:cstheme="minorHAnsi"/>
          <w:sz w:val="22"/>
          <w:szCs w:val="22"/>
        </w:rPr>
        <w:t>07-036), not merely XML-validation against the GML schemas.</w:t>
      </w:r>
    </w:p>
    <w:p w14:paraId="2FE3C63E" w14:textId="5A0F3A74" w:rsidR="002A26EC" w:rsidRPr="00E46238" w:rsidRDefault="00044AA2" w:rsidP="007931B9">
      <w:pPr>
        <w:spacing w:after="160" w:line="240" w:lineRule="auto"/>
        <w:rPr>
          <w:rFonts w:asciiTheme="minorHAnsi" w:hAnsiTheme="minorHAnsi" w:cstheme="minorHAnsi"/>
          <w:sz w:val="22"/>
          <w:szCs w:val="22"/>
        </w:rPr>
      </w:pPr>
      <w:r w:rsidRPr="00E46238">
        <w:rPr>
          <w:rFonts w:asciiTheme="minorHAnsi" w:hAnsiTheme="minorHAnsi" w:cstheme="minorHAnsi"/>
          <w:sz w:val="22"/>
          <w:szCs w:val="22"/>
        </w:rPr>
        <w:t>S-100 Part 10b describes the S-100 GML profile. The XSD files for the S-100 GML profile are available at the IHO S-100 distribution site (</w:t>
      </w:r>
      <w:r w:rsidR="00E52B13" w:rsidRPr="00E46238">
        <w:rPr>
          <w:rFonts w:asciiTheme="minorHAnsi" w:hAnsiTheme="minorHAnsi" w:cstheme="minorHAnsi"/>
          <w:sz w:val="22"/>
          <w:szCs w:val="22"/>
        </w:rPr>
        <w:t>https://github.com/IHO-S100WG</w:t>
      </w:r>
      <w:r w:rsidRPr="00E46238">
        <w:rPr>
          <w:rFonts w:asciiTheme="minorHAnsi" w:hAnsiTheme="minorHAnsi" w:cstheme="minorHAnsi"/>
          <w:sz w:val="22"/>
          <w:szCs w:val="22"/>
        </w:rPr>
        <w:t>). Previously defined</w:t>
      </w:r>
      <w:r w:rsidR="002A26EC" w:rsidRPr="00E46238">
        <w:rPr>
          <w:rFonts w:asciiTheme="minorHAnsi" w:hAnsiTheme="minorHAnsi" w:cstheme="minorHAnsi"/>
          <w:sz w:val="22"/>
          <w:szCs w:val="22"/>
        </w:rPr>
        <w:t xml:space="preserve"> GML</w:t>
      </w:r>
      <w:r w:rsidRPr="00E46238">
        <w:rPr>
          <w:rFonts w:asciiTheme="minorHAnsi" w:hAnsiTheme="minorHAnsi" w:cstheme="minorHAnsi"/>
          <w:sz w:val="22"/>
          <w:szCs w:val="22"/>
        </w:rPr>
        <w:t xml:space="preserve"> schemas for </w:t>
      </w:r>
      <w:r w:rsidR="002A26EC" w:rsidRPr="00E46238">
        <w:rPr>
          <w:rFonts w:asciiTheme="minorHAnsi" w:hAnsiTheme="minorHAnsi" w:cstheme="minorHAnsi"/>
          <w:sz w:val="22"/>
          <w:szCs w:val="22"/>
        </w:rPr>
        <w:t xml:space="preserve">other </w:t>
      </w:r>
      <w:r w:rsidR="000B4D54" w:rsidRPr="00E46238">
        <w:rPr>
          <w:rFonts w:asciiTheme="minorHAnsi" w:hAnsiTheme="minorHAnsi" w:cstheme="minorHAnsi"/>
          <w:sz w:val="22"/>
          <w:szCs w:val="22"/>
        </w:rPr>
        <w:t>P</w:t>
      </w:r>
      <w:r w:rsidRPr="00E46238">
        <w:rPr>
          <w:rFonts w:asciiTheme="minorHAnsi" w:hAnsiTheme="minorHAnsi" w:cstheme="minorHAnsi"/>
          <w:sz w:val="22"/>
          <w:szCs w:val="22"/>
        </w:rPr>
        <w:t xml:space="preserve">roduct </w:t>
      </w:r>
      <w:r w:rsidR="000B4D54" w:rsidRPr="00E46238">
        <w:rPr>
          <w:rFonts w:asciiTheme="minorHAnsi" w:hAnsiTheme="minorHAnsi" w:cstheme="minorHAnsi"/>
          <w:sz w:val="22"/>
          <w:szCs w:val="22"/>
        </w:rPr>
        <w:t>S</w:t>
      </w:r>
      <w:r w:rsidRPr="00E46238">
        <w:rPr>
          <w:rFonts w:asciiTheme="minorHAnsi" w:hAnsiTheme="minorHAnsi" w:cstheme="minorHAnsi"/>
          <w:sz w:val="22"/>
          <w:szCs w:val="22"/>
        </w:rPr>
        <w:t>pecification</w:t>
      </w:r>
      <w:r w:rsidR="002A26EC" w:rsidRPr="00E46238">
        <w:rPr>
          <w:rFonts w:asciiTheme="minorHAnsi" w:hAnsiTheme="minorHAnsi" w:cstheme="minorHAnsi"/>
          <w:sz w:val="22"/>
          <w:szCs w:val="22"/>
        </w:rPr>
        <w:t>s (</w:t>
      </w:r>
      <w:r w:rsidR="007931B9">
        <w:rPr>
          <w:rFonts w:asciiTheme="minorHAnsi" w:hAnsiTheme="minorHAnsi" w:cstheme="minorHAnsi"/>
          <w:sz w:val="22"/>
          <w:szCs w:val="22"/>
        </w:rPr>
        <w:t>for example</w:t>
      </w:r>
      <w:r w:rsidR="002A26EC" w:rsidRPr="00E46238">
        <w:rPr>
          <w:rFonts w:asciiTheme="minorHAnsi" w:hAnsiTheme="minorHAnsi" w:cstheme="minorHAnsi"/>
          <w:sz w:val="22"/>
          <w:szCs w:val="22"/>
        </w:rPr>
        <w:t xml:space="preserve"> S-122, S-123) will provide useful guidance and will be made available through the IHO </w:t>
      </w:r>
      <w:r w:rsidR="000B4D54" w:rsidRPr="00E46238">
        <w:rPr>
          <w:rFonts w:asciiTheme="minorHAnsi" w:hAnsiTheme="minorHAnsi" w:cstheme="minorHAnsi"/>
          <w:sz w:val="22"/>
          <w:szCs w:val="22"/>
        </w:rPr>
        <w:t>P</w:t>
      </w:r>
      <w:r w:rsidR="002A26EC" w:rsidRPr="00E46238">
        <w:rPr>
          <w:rFonts w:asciiTheme="minorHAnsi" w:hAnsiTheme="minorHAnsi" w:cstheme="minorHAnsi"/>
          <w:sz w:val="22"/>
          <w:szCs w:val="22"/>
        </w:rPr>
        <w:t xml:space="preserve">roduct </w:t>
      </w:r>
      <w:r w:rsidR="000B4D54" w:rsidRPr="00E46238">
        <w:rPr>
          <w:rFonts w:asciiTheme="minorHAnsi" w:hAnsiTheme="minorHAnsi" w:cstheme="minorHAnsi"/>
          <w:sz w:val="22"/>
          <w:szCs w:val="22"/>
        </w:rPr>
        <w:t>S</w:t>
      </w:r>
      <w:r w:rsidR="002A26EC" w:rsidRPr="00E46238">
        <w:rPr>
          <w:rFonts w:asciiTheme="minorHAnsi" w:hAnsiTheme="minorHAnsi" w:cstheme="minorHAnsi"/>
          <w:sz w:val="22"/>
          <w:szCs w:val="22"/>
        </w:rPr>
        <w:t>pecification distribution site or GitHub distribution site.</w:t>
      </w:r>
    </w:p>
    <w:p w14:paraId="3829331D" w14:textId="780EBBB8" w:rsidR="00044AA2" w:rsidRPr="00E46238" w:rsidRDefault="002A26EC" w:rsidP="007931B9">
      <w:pPr>
        <w:spacing w:after="160" w:line="240" w:lineRule="auto"/>
        <w:rPr>
          <w:rFonts w:asciiTheme="minorHAnsi" w:hAnsiTheme="minorHAnsi" w:cstheme="minorHAnsi"/>
          <w:sz w:val="22"/>
          <w:szCs w:val="22"/>
        </w:rPr>
      </w:pPr>
      <w:r w:rsidRPr="00E46238">
        <w:rPr>
          <w:rFonts w:asciiTheme="minorHAnsi" w:hAnsiTheme="minorHAnsi" w:cstheme="minorHAnsi"/>
          <w:sz w:val="22"/>
          <w:szCs w:val="22"/>
        </w:rPr>
        <w:t xml:space="preserve">Guidance for generic processing for GML datasets </w:t>
      </w:r>
      <w:r w:rsidR="00613323" w:rsidRPr="00E46238">
        <w:rPr>
          <w:rFonts w:asciiTheme="minorHAnsi" w:hAnsiTheme="minorHAnsi" w:cstheme="minorHAnsi"/>
          <w:sz w:val="22"/>
          <w:szCs w:val="22"/>
        </w:rPr>
        <w:t>is</w:t>
      </w:r>
      <w:r w:rsidR="008D76A1" w:rsidRPr="00E46238">
        <w:rPr>
          <w:rFonts w:asciiTheme="minorHAnsi" w:hAnsiTheme="minorHAnsi" w:cstheme="minorHAnsi"/>
          <w:sz w:val="22"/>
          <w:szCs w:val="22"/>
        </w:rPr>
        <w:t xml:space="preserve"> included in</w:t>
      </w:r>
      <w:r w:rsidRPr="00E46238">
        <w:rPr>
          <w:rFonts w:asciiTheme="minorHAnsi" w:hAnsiTheme="minorHAnsi" w:cstheme="minorHAnsi"/>
          <w:sz w:val="22"/>
          <w:szCs w:val="22"/>
        </w:rPr>
        <w:t xml:space="preserve"> S-100 Edition 4.0.0.</w:t>
      </w:r>
    </w:p>
    <w:p w14:paraId="7EF4C780" w14:textId="178345B3" w:rsidR="0048317B" w:rsidRPr="00FA0C91" w:rsidRDefault="0048317B" w:rsidP="00333EC8">
      <w:pPr>
        <w:pStyle w:val="Heading1"/>
        <w:numPr>
          <w:ilvl w:val="0"/>
          <w:numId w:val="25"/>
        </w:numPr>
        <w:tabs>
          <w:tab w:val="clear" w:pos="400"/>
          <w:tab w:val="clear" w:pos="560"/>
          <w:tab w:val="left" w:pos="426"/>
        </w:tabs>
        <w:spacing w:line="240" w:lineRule="auto"/>
        <w:ind w:left="426" w:hanging="426"/>
      </w:pPr>
      <w:bookmarkStart w:id="669" w:name="_Toc3469166"/>
      <w:r>
        <w:t>Portrayal elements and rules</w:t>
      </w:r>
      <w:bookmarkEnd w:id="669"/>
    </w:p>
    <w:p w14:paraId="2FC25449" w14:textId="2F685B7A" w:rsidR="00A132FE" w:rsidRPr="0048317B" w:rsidRDefault="00A132FE" w:rsidP="0048317B">
      <w:pPr>
        <w:spacing w:after="160" w:line="240" w:lineRule="auto"/>
        <w:rPr>
          <w:rFonts w:asciiTheme="minorHAnsi" w:hAnsiTheme="minorHAnsi" w:cstheme="minorHAnsi"/>
          <w:sz w:val="22"/>
          <w:szCs w:val="22"/>
        </w:rPr>
      </w:pPr>
      <w:r w:rsidRPr="0048317B">
        <w:rPr>
          <w:rFonts w:asciiTheme="minorHAnsi" w:hAnsiTheme="minorHAnsi" w:cstheme="minorHAnsi"/>
          <w:sz w:val="22"/>
          <w:szCs w:val="22"/>
        </w:rPr>
        <w:t xml:space="preserve">Portrayal </w:t>
      </w:r>
      <w:r w:rsidR="004652D1" w:rsidRPr="0048317B">
        <w:rPr>
          <w:rFonts w:asciiTheme="minorHAnsi" w:hAnsiTheme="minorHAnsi" w:cstheme="minorHAnsi"/>
          <w:sz w:val="22"/>
          <w:szCs w:val="22"/>
        </w:rPr>
        <w:t>C</w:t>
      </w:r>
      <w:r w:rsidRPr="0048317B">
        <w:rPr>
          <w:rFonts w:asciiTheme="minorHAnsi" w:hAnsiTheme="minorHAnsi" w:cstheme="minorHAnsi"/>
          <w:sz w:val="22"/>
          <w:szCs w:val="22"/>
        </w:rPr>
        <w:t xml:space="preserve">atalogues are necessary only for </w:t>
      </w:r>
      <w:r w:rsidR="00270E82" w:rsidRPr="0048317B">
        <w:rPr>
          <w:rFonts w:asciiTheme="minorHAnsi" w:hAnsiTheme="minorHAnsi" w:cstheme="minorHAnsi"/>
          <w:sz w:val="22"/>
          <w:szCs w:val="22"/>
        </w:rPr>
        <w:t>data products that are intended to be displayed graphically (as opposed to text or other processing).</w:t>
      </w:r>
    </w:p>
    <w:p w14:paraId="1D23AF7C" w14:textId="4A182422" w:rsidR="001A3A66" w:rsidRPr="0048317B" w:rsidRDefault="001A3A66" w:rsidP="0048317B">
      <w:pPr>
        <w:spacing w:after="160" w:line="240" w:lineRule="auto"/>
        <w:rPr>
          <w:rFonts w:asciiTheme="minorHAnsi" w:hAnsiTheme="minorHAnsi" w:cstheme="minorHAnsi"/>
          <w:sz w:val="22"/>
          <w:szCs w:val="22"/>
        </w:rPr>
      </w:pPr>
      <w:r w:rsidRPr="0048317B">
        <w:rPr>
          <w:rFonts w:asciiTheme="minorHAnsi" w:hAnsiTheme="minorHAnsi" w:cstheme="minorHAnsi"/>
          <w:sz w:val="22"/>
          <w:szCs w:val="22"/>
        </w:rPr>
        <w:t>Often there will be only one intended application domain – generally ECDIS – and a limited number of closely related usage scenarios (</w:t>
      </w:r>
      <w:r w:rsidR="0048317B">
        <w:rPr>
          <w:rFonts w:asciiTheme="minorHAnsi" w:hAnsiTheme="minorHAnsi" w:cstheme="minorHAnsi"/>
          <w:sz w:val="22"/>
          <w:szCs w:val="22"/>
        </w:rPr>
        <w:t>that is,</w:t>
      </w:r>
      <w:r w:rsidR="00B61D6A" w:rsidRPr="0048317B">
        <w:rPr>
          <w:rFonts w:asciiTheme="minorHAnsi" w:hAnsiTheme="minorHAnsi" w:cstheme="minorHAnsi"/>
          <w:sz w:val="22"/>
          <w:szCs w:val="22"/>
        </w:rPr>
        <w:t xml:space="preserve"> </w:t>
      </w:r>
      <w:r w:rsidRPr="0048317B">
        <w:rPr>
          <w:rFonts w:asciiTheme="minorHAnsi" w:hAnsiTheme="minorHAnsi" w:cstheme="minorHAnsi"/>
          <w:sz w:val="22"/>
          <w:szCs w:val="22"/>
        </w:rPr>
        <w:t xml:space="preserve">route monitoring/planning and voyage planning) </w:t>
      </w:r>
      <w:r w:rsidR="0048317B">
        <w:rPr>
          <w:rFonts w:asciiTheme="minorHAnsi" w:hAnsiTheme="minorHAnsi" w:cstheme="minorHAnsi"/>
          <w:sz w:val="22"/>
          <w:szCs w:val="22"/>
        </w:rPr>
        <w:t xml:space="preserve">utilizing </w:t>
      </w:r>
      <w:r w:rsidRPr="0048317B">
        <w:rPr>
          <w:rFonts w:asciiTheme="minorHAnsi" w:hAnsiTheme="minorHAnsi" w:cstheme="minorHAnsi"/>
          <w:sz w:val="22"/>
          <w:szCs w:val="22"/>
        </w:rPr>
        <w:t xml:space="preserve">one </w:t>
      </w:r>
      <w:r w:rsidR="004652D1" w:rsidRPr="0048317B">
        <w:rPr>
          <w:rFonts w:asciiTheme="minorHAnsi" w:hAnsiTheme="minorHAnsi" w:cstheme="minorHAnsi"/>
          <w:sz w:val="22"/>
          <w:szCs w:val="22"/>
        </w:rPr>
        <w:t>P</w:t>
      </w:r>
      <w:r w:rsidRPr="0048317B">
        <w:rPr>
          <w:rFonts w:asciiTheme="minorHAnsi" w:hAnsiTheme="minorHAnsi" w:cstheme="minorHAnsi"/>
          <w:sz w:val="22"/>
          <w:szCs w:val="22"/>
        </w:rPr>
        <w:t xml:space="preserve">ortrayal </w:t>
      </w:r>
      <w:r w:rsidR="004652D1" w:rsidRPr="0048317B">
        <w:rPr>
          <w:rFonts w:asciiTheme="minorHAnsi" w:hAnsiTheme="minorHAnsi" w:cstheme="minorHAnsi"/>
          <w:sz w:val="22"/>
          <w:szCs w:val="22"/>
        </w:rPr>
        <w:t>C</w:t>
      </w:r>
      <w:r w:rsidRPr="0048317B">
        <w:rPr>
          <w:rFonts w:asciiTheme="minorHAnsi" w:hAnsiTheme="minorHAnsi" w:cstheme="minorHAnsi"/>
          <w:sz w:val="22"/>
          <w:szCs w:val="22"/>
        </w:rPr>
        <w:t>atalogue. Some data products may not be intended for display, in which</w:t>
      </w:r>
      <w:r w:rsidR="00800ACB">
        <w:rPr>
          <w:rFonts w:asciiTheme="minorHAnsi" w:hAnsiTheme="minorHAnsi" w:cstheme="minorHAnsi"/>
          <w:sz w:val="22"/>
          <w:szCs w:val="22"/>
        </w:rPr>
        <w:t xml:space="preserve"> case</w:t>
      </w:r>
      <w:r w:rsidRPr="0048317B">
        <w:rPr>
          <w:rFonts w:asciiTheme="minorHAnsi" w:hAnsiTheme="minorHAnsi" w:cstheme="minorHAnsi"/>
          <w:sz w:val="22"/>
          <w:szCs w:val="22"/>
        </w:rPr>
        <w:t xml:space="preserve"> no </w:t>
      </w:r>
      <w:r w:rsidR="004652D1" w:rsidRPr="0048317B">
        <w:rPr>
          <w:rFonts w:asciiTheme="minorHAnsi" w:hAnsiTheme="minorHAnsi" w:cstheme="minorHAnsi"/>
          <w:sz w:val="22"/>
          <w:szCs w:val="22"/>
        </w:rPr>
        <w:t>P</w:t>
      </w:r>
      <w:r w:rsidRPr="0048317B">
        <w:rPr>
          <w:rFonts w:asciiTheme="minorHAnsi" w:hAnsiTheme="minorHAnsi" w:cstheme="minorHAnsi"/>
          <w:sz w:val="22"/>
          <w:szCs w:val="22"/>
        </w:rPr>
        <w:t xml:space="preserve">ortrayal </w:t>
      </w:r>
      <w:r w:rsidR="004652D1" w:rsidRPr="0048317B">
        <w:rPr>
          <w:rFonts w:asciiTheme="minorHAnsi" w:hAnsiTheme="minorHAnsi" w:cstheme="minorHAnsi"/>
          <w:sz w:val="22"/>
          <w:szCs w:val="22"/>
        </w:rPr>
        <w:t>C</w:t>
      </w:r>
      <w:r w:rsidRPr="0048317B">
        <w:rPr>
          <w:rFonts w:asciiTheme="minorHAnsi" w:hAnsiTheme="minorHAnsi" w:cstheme="minorHAnsi"/>
          <w:sz w:val="22"/>
          <w:szCs w:val="22"/>
        </w:rPr>
        <w:t xml:space="preserve">atalogue need be prepared. Others may be intended for more than one application domain, in which </w:t>
      </w:r>
      <w:r w:rsidR="00800ACB">
        <w:rPr>
          <w:rFonts w:asciiTheme="minorHAnsi" w:hAnsiTheme="minorHAnsi" w:cstheme="minorHAnsi"/>
          <w:sz w:val="22"/>
          <w:szCs w:val="22"/>
        </w:rPr>
        <w:t xml:space="preserve">case </w:t>
      </w:r>
      <w:r w:rsidRPr="0048317B">
        <w:rPr>
          <w:rFonts w:asciiTheme="minorHAnsi" w:hAnsiTheme="minorHAnsi" w:cstheme="minorHAnsi"/>
          <w:sz w:val="22"/>
          <w:szCs w:val="22"/>
        </w:rPr>
        <w:t xml:space="preserve">the possible need for different </w:t>
      </w:r>
      <w:r w:rsidR="001C1B05" w:rsidRPr="0048317B">
        <w:rPr>
          <w:rFonts w:asciiTheme="minorHAnsi" w:hAnsiTheme="minorHAnsi" w:cstheme="minorHAnsi"/>
          <w:sz w:val="22"/>
          <w:szCs w:val="22"/>
        </w:rPr>
        <w:t>P</w:t>
      </w:r>
      <w:r w:rsidRPr="0048317B">
        <w:rPr>
          <w:rFonts w:asciiTheme="minorHAnsi" w:hAnsiTheme="minorHAnsi" w:cstheme="minorHAnsi"/>
          <w:sz w:val="22"/>
          <w:szCs w:val="22"/>
        </w:rPr>
        <w:t xml:space="preserve">ortrayal </w:t>
      </w:r>
      <w:r w:rsidR="001C1B05" w:rsidRPr="0048317B">
        <w:rPr>
          <w:rFonts w:asciiTheme="minorHAnsi" w:hAnsiTheme="minorHAnsi" w:cstheme="minorHAnsi"/>
          <w:sz w:val="22"/>
          <w:szCs w:val="22"/>
        </w:rPr>
        <w:t>C</w:t>
      </w:r>
      <w:r w:rsidRPr="0048317B">
        <w:rPr>
          <w:rFonts w:asciiTheme="minorHAnsi" w:hAnsiTheme="minorHAnsi" w:cstheme="minorHAnsi"/>
          <w:sz w:val="22"/>
          <w:szCs w:val="22"/>
        </w:rPr>
        <w:t xml:space="preserve">atalogues should be considered. Different usage scenarios may also benefit from different </w:t>
      </w:r>
      <w:r w:rsidR="001C1B05" w:rsidRPr="0048317B">
        <w:rPr>
          <w:rFonts w:asciiTheme="minorHAnsi" w:hAnsiTheme="minorHAnsi" w:cstheme="minorHAnsi"/>
          <w:sz w:val="22"/>
          <w:szCs w:val="22"/>
        </w:rPr>
        <w:t>P</w:t>
      </w:r>
      <w:r w:rsidRPr="0048317B">
        <w:rPr>
          <w:rFonts w:asciiTheme="minorHAnsi" w:hAnsiTheme="minorHAnsi" w:cstheme="minorHAnsi"/>
          <w:sz w:val="22"/>
          <w:szCs w:val="22"/>
        </w:rPr>
        <w:t xml:space="preserve">ortrayal </w:t>
      </w:r>
      <w:r w:rsidR="001C1B05" w:rsidRPr="0048317B">
        <w:rPr>
          <w:rFonts w:asciiTheme="minorHAnsi" w:hAnsiTheme="minorHAnsi" w:cstheme="minorHAnsi"/>
          <w:sz w:val="22"/>
          <w:szCs w:val="22"/>
        </w:rPr>
        <w:t>C</w:t>
      </w:r>
      <w:r w:rsidRPr="0048317B">
        <w:rPr>
          <w:rFonts w:asciiTheme="minorHAnsi" w:hAnsiTheme="minorHAnsi" w:cstheme="minorHAnsi"/>
          <w:sz w:val="22"/>
          <w:szCs w:val="22"/>
        </w:rPr>
        <w:t>atalogues.</w:t>
      </w:r>
    </w:p>
    <w:p w14:paraId="037F64E8" w14:textId="529156BF" w:rsidR="00270E82" w:rsidRPr="0048317B" w:rsidRDefault="00270E82" w:rsidP="0048317B">
      <w:pPr>
        <w:spacing w:after="160" w:line="240" w:lineRule="auto"/>
        <w:rPr>
          <w:rFonts w:asciiTheme="minorHAnsi" w:hAnsiTheme="minorHAnsi" w:cstheme="minorHAnsi"/>
          <w:sz w:val="22"/>
          <w:szCs w:val="22"/>
        </w:rPr>
      </w:pPr>
      <w:r w:rsidRPr="0048317B">
        <w:rPr>
          <w:rFonts w:asciiTheme="minorHAnsi" w:hAnsiTheme="minorHAnsi" w:cstheme="minorHAnsi"/>
          <w:sz w:val="22"/>
          <w:szCs w:val="22"/>
        </w:rPr>
        <w:t xml:space="preserve">S-100 defines an XSLT-based portrayal mechanism in Part 9. Edition 4.0.0 </w:t>
      </w:r>
      <w:r w:rsidR="00213B34" w:rsidRPr="0048317B">
        <w:rPr>
          <w:rFonts w:asciiTheme="minorHAnsi" w:hAnsiTheme="minorHAnsi" w:cstheme="minorHAnsi"/>
          <w:sz w:val="22"/>
          <w:szCs w:val="22"/>
        </w:rPr>
        <w:t>adds</w:t>
      </w:r>
      <w:r w:rsidRPr="0048317B">
        <w:rPr>
          <w:rFonts w:asciiTheme="minorHAnsi" w:hAnsiTheme="minorHAnsi" w:cstheme="minorHAnsi"/>
          <w:sz w:val="22"/>
          <w:szCs w:val="22"/>
        </w:rPr>
        <w:t xml:space="preserve"> the LUA scripting language as a second portrayal mechanism</w:t>
      </w:r>
      <w:r w:rsidR="00CD54FE" w:rsidRPr="0048317B">
        <w:rPr>
          <w:rFonts w:asciiTheme="minorHAnsi" w:hAnsiTheme="minorHAnsi" w:cstheme="minorHAnsi"/>
          <w:sz w:val="22"/>
          <w:szCs w:val="22"/>
        </w:rPr>
        <w:t xml:space="preserve"> and defines a standard mechanism for including scripting support in S-100 based products</w:t>
      </w:r>
      <w:r w:rsidRPr="0048317B">
        <w:rPr>
          <w:rFonts w:asciiTheme="minorHAnsi" w:hAnsiTheme="minorHAnsi" w:cstheme="minorHAnsi"/>
          <w:sz w:val="22"/>
          <w:szCs w:val="22"/>
        </w:rPr>
        <w:t xml:space="preserve">. </w:t>
      </w:r>
      <w:r w:rsidR="004B49F0" w:rsidRPr="0048317B">
        <w:rPr>
          <w:rFonts w:asciiTheme="minorHAnsi" w:hAnsiTheme="minorHAnsi" w:cstheme="minorHAnsi"/>
          <w:sz w:val="22"/>
          <w:szCs w:val="22"/>
        </w:rPr>
        <w:t>Developers/OEMs may prefer LUA due to promises of performance and similarity to common program</w:t>
      </w:r>
      <w:r w:rsidR="0040109F" w:rsidRPr="0048317B">
        <w:rPr>
          <w:rFonts w:asciiTheme="minorHAnsi" w:hAnsiTheme="minorHAnsi" w:cstheme="minorHAnsi"/>
          <w:sz w:val="22"/>
          <w:szCs w:val="22"/>
        </w:rPr>
        <w:t>m</w:t>
      </w:r>
      <w:r w:rsidR="004B49F0" w:rsidRPr="0048317B">
        <w:rPr>
          <w:rFonts w:asciiTheme="minorHAnsi" w:hAnsiTheme="minorHAnsi" w:cstheme="minorHAnsi"/>
          <w:sz w:val="22"/>
          <w:szCs w:val="22"/>
        </w:rPr>
        <w:t>ing languages.</w:t>
      </w:r>
    </w:p>
    <w:p w14:paraId="4504E961" w14:textId="12F0F700" w:rsidR="00270E82" w:rsidRPr="0048317B" w:rsidRDefault="00720F39" w:rsidP="00800ACB">
      <w:pPr>
        <w:spacing w:after="60" w:line="240" w:lineRule="auto"/>
        <w:rPr>
          <w:rFonts w:asciiTheme="minorHAnsi" w:hAnsiTheme="minorHAnsi" w:cstheme="minorHAnsi"/>
          <w:sz w:val="22"/>
          <w:szCs w:val="22"/>
        </w:rPr>
      </w:pPr>
      <w:r w:rsidRPr="0048317B">
        <w:rPr>
          <w:rFonts w:asciiTheme="minorHAnsi" w:hAnsiTheme="minorHAnsi" w:cstheme="minorHAnsi"/>
          <w:sz w:val="22"/>
          <w:szCs w:val="22"/>
        </w:rPr>
        <w:t xml:space="preserve">The portrayal section of a </w:t>
      </w:r>
      <w:r w:rsidR="000B4D54" w:rsidRPr="0048317B">
        <w:rPr>
          <w:rFonts w:asciiTheme="minorHAnsi" w:hAnsiTheme="minorHAnsi" w:cstheme="minorHAnsi"/>
          <w:sz w:val="22"/>
          <w:szCs w:val="22"/>
        </w:rPr>
        <w:t>P</w:t>
      </w:r>
      <w:r w:rsidRPr="0048317B">
        <w:rPr>
          <w:rFonts w:asciiTheme="minorHAnsi" w:hAnsiTheme="minorHAnsi" w:cstheme="minorHAnsi"/>
          <w:sz w:val="22"/>
          <w:szCs w:val="22"/>
        </w:rPr>
        <w:t xml:space="preserve">roduct </w:t>
      </w:r>
      <w:r w:rsidR="000B4D54" w:rsidRPr="0048317B">
        <w:rPr>
          <w:rFonts w:asciiTheme="minorHAnsi" w:hAnsiTheme="minorHAnsi" w:cstheme="minorHAnsi"/>
          <w:sz w:val="22"/>
          <w:szCs w:val="22"/>
        </w:rPr>
        <w:t>S</w:t>
      </w:r>
      <w:r w:rsidRPr="0048317B">
        <w:rPr>
          <w:rFonts w:asciiTheme="minorHAnsi" w:hAnsiTheme="minorHAnsi" w:cstheme="minorHAnsi"/>
          <w:sz w:val="22"/>
          <w:szCs w:val="22"/>
        </w:rPr>
        <w:t>pecification should include:</w:t>
      </w:r>
    </w:p>
    <w:p w14:paraId="2A58906D" w14:textId="1B2EF722" w:rsidR="00720F39" w:rsidRPr="00800ACB" w:rsidRDefault="00720F39" w:rsidP="00333EC8">
      <w:pPr>
        <w:pStyle w:val="ListParagraph"/>
        <w:numPr>
          <w:ilvl w:val="0"/>
          <w:numId w:val="154"/>
        </w:numPr>
        <w:spacing w:before="0" w:after="60" w:line="240" w:lineRule="auto"/>
        <w:rPr>
          <w:rFonts w:asciiTheme="minorHAnsi" w:hAnsiTheme="minorHAnsi" w:cstheme="minorHAnsi"/>
          <w:sz w:val="22"/>
          <w:szCs w:val="22"/>
        </w:rPr>
      </w:pPr>
      <w:r w:rsidRPr="00800ACB">
        <w:rPr>
          <w:rFonts w:asciiTheme="minorHAnsi" w:hAnsiTheme="minorHAnsi" w:cstheme="minorHAnsi"/>
          <w:sz w:val="22"/>
          <w:szCs w:val="22"/>
        </w:rPr>
        <w:t>Pictorial representations of symbols</w:t>
      </w:r>
      <w:r w:rsidR="0037561C" w:rsidRPr="00800ACB">
        <w:rPr>
          <w:rFonts w:asciiTheme="minorHAnsi" w:hAnsiTheme="minorHAnsi" w:cstheme="minorHAnsi"/>
          <w:sz w:val="22"/>
          <w:szCs w:val="22"/>
        </w:rPr>
        <w:t xml:space="preserve"> and </w:t>
      </w:r>
      <w:r w:rsidR="00B61D6A" w:rsidRPr="00800ACB">
        <w:rPr>
          <w:rFonts w:asciiTheme="minorHAnsi" w:hAnsiTheme="minorHAnsi" w:cstheme="minorHAnsi"/>
          <w:sz w:val="22"/>
          <w:szCs w:val="22"/>
        </w:rPr>
        <w:t>colours</w:t>
      </w:r>
      <w:r w:rsidRPr="00800ACB">
        <w:rPr>
          <w:rFonts w:asciiTheme="minorHAnsi" w:hAnsiTheme="minorHAnsi" w:cstheme="minorHAnsi"/>
          <w:sz w:val="22"/>
          <w:szCs w:val="22"/>
        </w:rPr>
        <w:t>, accompanied by symbol specifications (the latter preferably in the form of machine-processable files</w:t>
      </w:r>
      <w:r w:rsidR="0037561C" w:rsidRPr="00800ACB">
        <w:rPr>
          <w:rFonts w:asciiTheme="minorHAnsi" w:hAnsiTheme="minorHAnsi" w:cstheme="minorHAnsi"/>
          <w:sz w:val="22"/>
          <w:szCs w:val="22"/>
        </w:rPr>
        <w:t xml:space="preserve"> as well as formal specifications in the text of the portrayal section</w:t>
      </w:r>
      <w:r w:rsidRPr="00800ACB">
        <w:rPr>
          <w:rFonts w:asciiTheme="minorHAnsi" w:hAnsiTheme="minorHAnsi" w:cstheme="minorHAnsi"/>
          <w:sz w:val="22"/>
          <w:szCs w:val="22"/>
        </w:rPr>
        <w:t>).</w:t>
      </w:r>
    </w:p>
    <w:p w14:paraId="706BD43C" w14:textId="62757C04" w:rsidR="00720F39" w:rsidRPr="00800ACB" w:rsidRDefault="0037561C" w:rsidP="00333EC8">
      <w:pPr>
        <w:pStyle w:val="ListParagraph"/>
        <w:numPr>
          <w:ilvl w:val="0"/>
          <w:numId w:val="154"/>
        </w:numPr>
        <w:spacing w:before="0" w:after="60" w:line="240" w:lineRule="auto"/>
        <w:rPr>
          <w:rFonts w:asciiTheme="minorHAnsi" w:hAnsiTheme="minorHAnsi" w:cstheme="minorHAnsi"/>
          <w:sz w:val="22"/>
          <w:szCs w:val="22"/>
        </w:rPr>
      </w:pPr>
      <w:r w:rsidRPr="00800ACB">
        <w:rPr>
          <w:rFonts w:asciiTheme="minorHAnsi" w:hAnsiTheme="minorHAnsi" w:cstheme="minorHAnsi"/>
          <w:sz w:val="22"/>
          <w:szCs w:val="22"/>
        </w:rPr>
        <w:t>Specifications and recommendations for the use of symbols by implementers, e.g., calculating orientation from attribute values and the use of thinning to reduce crowding of displays</w:t>
      </w:r>
      <w:r w:rsidR="00C65C27" w:rsidRPr="00800ACB">
        <w:rPr>
          <w:rFonts w:asciiTheme="minorHAnsi" w:hAnsiTheme="minorHAnsi" w:cstheme="minorHAnsi"/>
          <w:sz w:val="22"/>
          <w:szCs w:val="22"/>
        </w:rPr>
        <w:t xml:space="preserve"> at small display scales</w:t>
      </w:r>
      <w:r w:rsidRPr="00800ACB">
        <w:rPr>
          <w:rFonts w:asciiTheme="minorHAnsi" w:hAnsiTheme="minorHAnsi" w:cstheme="minorHAnsi"/>
          <w:sz w:val="22"/>
          <w:szCs w:val="22"/>
        </w:rPr>
        <w:t>, display of text accompanying symbols,</w:t>
      </w:r>
      <w:r w:rsidR="00C65C27" w:rsidRPr="00800ACB">
        <w:rPr>
          <w:rFonts w:asciiTheme="minorHAnsi" w:hAnsiTheme="minorHAnsi" w:cstheme="minorHAnsi"/>
          <w:sz w:val="22"/>
          <w:szCs w:val="22"/>
        </w:rPr>
        <w:t xml:space="preserve"> masking of boundaries, etc.</w:t>
      </w:r>
    </w:p>
    <w:p w14:paraId="50239578" w14:textId="54744439" w:rsidR="009859AE" w:rsidRPr="00800ACB" w:rsidRDefault="009859AE" w:rsidP="00333EC8">
      <w:pPr>
        <w:pStyle w:val="ListParagraph"/>
        <w:numPr>
          <w:ilvl w:val="0"/>
          <w:numId w:val="154"/>
        </w:numPr>
        <w:spacing w:after="160" w:line="240" w:lineRule="auto"/>
        <w:rPr>
          <w:rFonts w:asciiTheme="minorHAnsi" w:hAnsiTheme="minorHAnsi" w:cstheme="minorHAnsi"/>
          <w:sz w:val="22"/>
          <w:szCs w:val="22"/>
        </w:rPr>
      </w:pPr>
      <w:r w:rsidRPr="00800ACB">
        <w:rPr>
          <w:rFonts w:asciiTheme="minorHAnsi" w:hAnsiTheme="minorHAnsi" w:cstheme="minorHAnsi"/>
          <w:sz w:val="22"/>
          <w:szCs w:val="22"/>
        </w:rPr>
        <w:t xml:space="preserve">Products that need to be included in </w:t>
      </w:r>
      <w:r w:rsidR="00B61D6A" w:rsidRPr="00800ACB">
        <w:rPr>
          <w:rFonts w:asciiTheme="minorHAnsi" w:hAnsiTheme="minorHAnsi" w:cstheme="minorHAnsi"/>
          <w:sz w:val="22"/>
          <w:szCs w:val="22"/>
        </w:rPr>
        <w:t>ECDIS</w:t>
      </w:r>
      <w:r w:rsidRPr="00800ACB">
        <w:rPr>
          <w:rFonts w:asciiTheme="minorHAnsi" w:hAnsiTheme="minorHAnsi" w:cstheme="minorHAnsi"/>
          <w:sz w:val="22"/>
          <w:szCs w:val="22"/>
        </w:rPr>
        <w:t xml:space="preserve"> mus</w:t>
      </w:r>
      <w:r w:rsidR="00B61D6A" w:rsidRPr="00800ACB">
        <w:rPr>
          <w:rFonts w:asciiTheme="minorHAnsi" w:hAnsiTheme="minorHAnsi" w:cstheme="minorHAnsi"/>
          <w:sz w:val="22"/>
          <w:szCs w:val="22"/>
        </w:rPr>
        <w:t>t</w:t>
      </w:r>
      <w:r w:rsidRPr="00800ACB">
        <w:rPr>
          <w:rFonts w:asciiTheme="minorHAnsi" w:hAnsiTheme="minorHAnsi" w:cstheme="minorHAnsi"/>
          <w:sz w:val="22"/>
          <w:szCs w:val="22"/>
        </w:rPr>
        <w:t xml:space="preserve"> have day, night, and dusk palettes defined.</w:t>
      </w:r>
    </w:p>
    <w:p w14:paraId="12ECADB4" w14:textId="4F2DD37C" w:rsidR="00DF5844" w:rsidRPr="00FA0C91" w:rsidRDefault="00DF5844" w:rsidP="00333EC8">
      <w:pPr>
        <w:pStyle w:val="Heading1"/>
        <w:numPr>
          <w:ilvl w:val="0"/>
          <w:numId w:val="25"/>
        </w:numPr>
        <w:tabs>
          <w:tab w:val="clear" w:pos="400"/>
          <w:tab w:val="clear" w:pos="560"/>
          <w:tab w:val="left" w:pos="426"/>
        </w:tabs>
        <w:spacing w:line="240" w:lineRule="auto"/>
        <w:ind w:left="426" w:hanging="426"/>
      </w:pPr>
      <w:bookmarkStart w:id="670" w:name="_Toc3469167"/>
      <w:r>
        <w:t>Registration of portrayal elements</w:t>
      </w:r>
      <w:bookmarkEnd w:id="670"/>
    </w:p>
    <w:p w14:paraId="43A3A720" w14:textId="6C6B667C" w:rsidR="00E42BC0" w:rsidRPr="00DF5844" w:rsidRDefault="00E42BC0" w:rsidP="00DF5844">
      <w:pPr>
        <w:spacing w:after="60" w:line="240" w:lineRule="auto"/>
        <w:rPr>
          <w:rFonts w:asciiTheme="minorHAnsi" w:hAnsiTheme="minorHAnsi" w:cstheme="minorHAnsi"/>
          <w:sz w:val="22"/>
          <w:szCs w:val="22"/>
        </w:rPr>
      </w:pPr>
      <w:r w:rsidRPr="00DF5844">
        <w:rPr>
          <w:rFonts w:asciiTheme="minorHAnsi" w:hAnsiTheme="minorHAnsi" w:cstheme="minorHAnsi"/>
          <w:sz w:val="22"/>
          <w:szCs w:val="22"/>
        </w:rPr>
        <w:t>Portrayal elements must be registered in the</w:t>
      </w:r>
      <w:r w:rsidR="00201561">
        <w:rPr>
          <w:rFonts w:asciiTheme="minorHAnsi" w:hAnsiTheme="minorHAnsi" w:cstheme="minorHAnsi"/>
          <w:sz w:val="22"/>
          <w:szCs w:val="22"/>
        </w:rPr>
        <w:t xml:space="preserve"> GI Registry</w:t>
      </w:r>
      <w:r w:rsidRPr="00DF5844">
        <w:rPr>
          <w:rFonts w:asciiTheme="minorHAnsi" w:hAnsiTheme="minorHAnsi" w:cstheme="minorHAnsi"/>
          <w:sz w:val="22"/>
          <w:szCs w:val="22"/>
        </w:rPr>
        <w:t xml:space="preserve"> </w:t>
      </w:r>
      <w:r w:rsidR="001C1B05" w:rsidRPr="00DF5844">
        <w:rPr>
          <w:rFonts w:asciiTheme="minorHAnsi" w:hAnsiTheme="minorHAnsi" w:cstheme="minorHAnsi"/>
          <w:sz w:val="22"/>
          <w:szCs w:val="22"/>
        </w:rPr>
        <w:t>P</w:t>
      </w:r>
      <w:r w:rsidRPr="00DF5844">
        <w:rPr>
          <w:rFonts w:asciiTheme="minorHAnsi" w:hAnsiTheme="minorHAnsi" w:cstheme="minorHAnsi"/>
          <w:sz w:val="22"/>
          <w:szCs w:val="22"/>
        </w:rPr>
        <w:t xml:space="preserve">ortrayal </w:t>
      </w:r>
      <w:r w:rsidR="00DF5844">
        <w:rPr>
          <w:rFonts w:asciiTheme="minorHAnsi" w:hAnsiTheme="minorHAnsi" w:cstheme="minorHAnsi"/>
          <w:sz w:val="22"/>
          <w:szCs w:val="22"/>
        </w:rPr>
        <w:t>Register</w:t>
      </w:r>
      <w:r w:rsidRPr="00DF5844">
        <w:rPr>
          <w:rFonts w:asciiTheme="minorHAnsi" w:hAnsiTheme="minorHAnsi" w:cstheme="minorHAnsi"/>
          <w:sz w:val="22"/>
          <w:szCs w:val="22"/>
        </w:rPr>
        <w:t xml:space="preserve">. Elements that need to be registered </w:t>
      </w:r>
      <w:r w:rsidR="000133B2" w:rsidRPr="00DF5844">
        <w:rPr>
          <w:rFonts w:asciiTheme="minorHAnsi" w:hAnsiTheme="minorHAnsi" w:cstheme="minorHAnsi"/>
          <w:sz w:val="22"/>
          <w:szCs w:val="22"/>
        </w:rPr>
        <w:t xml:space="preserve">are listed below. </w:t>
      </w:r>
      <w:del w:id="671" w:author="Julia Powell" w:date="2020-01-15T16:18:00Z">
        <w:r w:rsidR="00F8534A" w:rsidRPr="00DF5844" w:rsidDel="00C40932">
          <w:rPr>
            <w:rFonts w:asciiTheme="minorHAnsi" w:hAnsiTheme="minorHAnsi" w:cstheme="minorHAnsi"/>
            <w:sz w:val="22"/>
            <w:szCs w:val="22"/>
          </w:rPr>
          <w:delText>In principle a</w:delText>
        </w:r>
      </w:del>
      <w:ins w:id="672" w:author="Julia Powell" w:date="2020-01-15T16:18:00Z">
        <w:r w:rsidR="00C40932">
          <w:rPr>
            <w:rFonts w:asciiTheme="minorHAnsi" w:hAnsiTheme="minorHAnsi" w:cstheme="minorHAnsi"/>
            <w:sz w:val="22"/>
            <w:szCs w:val="22"/>
          </w:rPr>
          <w:t>A</w:t>
        </w:r>
      </w:ins>
      <w:r w:rsidR="00F8534A" w:rsidRPr="00DF5844">
        <w:rPr>
          <w:rFonts w:asciiTheme="minorHAnsi" w:hAnsiTheme="minorHAnsi" w:cstheme="minorHAnsi"/>
          <w:sz w:val="22"/>
          <w:szCs w:val="22"/>
        </w:rPr>
        <w:t xml:space="preserve"> portrayal element needs to be registered only if it is new</w:t>
      </w:r>
      <w:r w:rsidR="00F8534A" w:rsidRPr="00392A1F">
        <w:rPr>
          <w:rStyle w:val="FootnoteReference"/>
          <w:rFonts w:asciiTheme="minorHAnsi" w:hAnsiTheme="minorHAnsi" w:cstheme="minorHAnsi"/>
          <w:noProof w:val="0"/>
          <w:szCs w:val="16"/>
          <w:lang w:val="en-GB"/>
        </w:rPr>
        <w:footnoteReference w:id="3"/>
      </w:r>
      <w:r w:rsidR="00F8534A" w:rsidRPr="00DF5844">
        <w:rPr>
          <w:rFonts w:asciiTheme="minorHAnsi" w:hAnsiTheme="minorHAnsi" w:cstheme="minorHAnsi"/>
          <w:sz w:val="22"/>
          <w:szCs w:val="22"/>
        </w:rPr>
        <w:t xml:space="preserve"> to the </w:t>
      </w:r>
      <w:r w:rsidR="00DF5844">
        <w:rPr>
          <w:rFonts w:asciiTheme="minorHAnsi" w:hAnsiTheme="minorHAnsi" w:cstheme="minorHAnsi"/>
          <w:sz w:val="22"/>
          <w:szCs w:val="22"/>
        </w:rPr>
        <w:t>R</w:t>
      </w:r>
      <w:r w:rsidR="00DF5844" w:rsidRPr="00DF5844">
        <w:rPr>
          <w:rFonts w:asciiTheme="minorHAnsi" w:hAnsiTheme="minorHAnsi" w:cstheme="minorHAnsi"/>
          <w:sz w:val="22"/>
          <w:szCs w:val="22"/>
        </w:rPr>
        <w:t xml:space="preserve">egister </w:t>
      </w:r>
      <w:r w:rsidR="00F8534A" w:rsidRPr="00DF5844">
        <w:rPr>
          <w:rFonts w:asciiTheme="minorHAnsi" w:hAnsiTheme="minorHAnsi" w:cstheme="minorHAnsi"/>
          <w:sz w:val="22"/>
          <w:szCs w:val="22"/>
        </w:rPr>
        <w:t xml:space="preserve">– elements that are already in the </w:t>
      </w:r>
      <w:r w:rsidR="00DF5844">
        <w:rPr>
          <w:rFonts w:asciiTheme="minorHAnsi" w:hAnsiTheme="minorHAnsi" w:cstheme="minorHAnsi"/>
          <w:sz w:val="22"/>
          <w:szCs w:val="22"/>
        </w:rPr>
        <w:t>R</w:t>
      </w:r>
      <w:r w:rsidR="00DF5844" w:rsidRPr="00DF5844">
        <w:rPr>
          <w:rFonts w:asciiTheme="minorHAnsi" w:hAnsiTheme="minorHAnsi" w:cstheme="minorHAnsi"/>
          <w:sz w:val="22"/>
          <w:szCs w:val="22"/>
        </w:rPr>
        <w:t xml:space="preserve">egister </w:t>
      </w:r>
      <w:r w:rsidR="00F8534A" w:rsidRPr="00DF5844">
        <w:rPr>
          <w:rFonts w:asciiTheme="minorHAnsi" w:hAnsiTheme="minorHAnsi" w:cstheme="minorHAnsi"/>
          <w:sz w:val="22"/>
          <w:szCs w:val="22"/>
        </w:rPr>
        <w:t>need not be registered again.</w:t>
      </w:r>
    </w:p>
    <w:p w14:paraId="7EC89E37" w14:textId="5828AA8F" w:rsidR="00E42BC0" w:rsidRPr="00DF5844" w:rsidRDefault="00E42BC0"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symbols</w:t>
      </w:r>
      <w:r w:rsidR="00354445" w:rsidRPr="00DF5844">
        <w:rPr>
          <w:rFonts w:asciiTheme="minorHAnsi" w:hAnsiTheme="minorHAnsi" w:cstheme="minorHAnsi"/>
          <w:sz w:val="22"/>
          <w:szCs w:val="22"/>
        </w:rPr>
        <w:t>,</w:t>
      </w:r>
      <w:r w:rsidR="000133B2" w:rsidRPr="00DF5844">
        <w:rPr>
          <w:rFonts w:asciiTheme="minorHAnsi" w:hAnsiTheme="minorHAnsi" w:cstheme="minorHAnsi"/>
          <w:sz w:val="22"/>
          <w:szCs w:val="22"/>
        </w:rPr>
        <w:t xml:space="preserve"> fonts,</w:t>
      </w:r>
      <w:r w:rsidR="00354445" w:rsidRPr="00DF5844">
        <w:rPr>
          <w:rFonts w:asciiTheme="minorHAnsi" w:hAnsiTheme="minorHAnsi" w:cstheme="minorHAnsi"/>
          <w:sz w:val="22"/>
          <w:szCs w:val="22"/>
        </w:rPr>
        <w:t xml:space="preserve"> line styles, area fills, and pixmaps.</w:t>
      </w:r>
    </w:p>
    <w:p w14:paraId="0AF1E887" w14:textId="578FD76F"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display modes</w:t>
      </w:r>
    </w:p>
    <w:p w14:paraId="0165A147" w14:textId="5297DBE5"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viewing group layers</w:t>
      </w:r>
    </w:p>
    <w:p w14:paraId="2E78E9D7" w14:textId="3233E712"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Viewing groups</w:t>
      </w:r>
    </w:p>
    <w:p w14:paraId="0C34798E" w14:textId="200CB168"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display planes</w:t>
      </w:r>
    </w:p>
    <w:p w14:paraId="54A37881" w14:textId="4EB76A13" w:rsidR="00354445"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 xml:space="preserve">New </w:t>
      </w:r>
      <w:r w:rsidR="00B61D6A" w:rsidRPr="00DF5844">
        <w:rPr>
          <w:rFonts w:asciiTheme="minorHAnsi" w:hAnsiTheme="minorHAnsi" w:cstheme="minorHAnsi"/>
          <w:sz w:val="22"/>
          <w:szCs w:val="22"/>
        </w:rPr>
        <w:t>colour</w:t>
      </w:r>
      <w:r w:rsidRPr="00DF5844">
        <w:rPr>
          <w:rFonts w:asciiTheme="minorHAnsi" w:hAnsiTheme="minorHAnsi" w:cstheme="minorHAnsi"/>
          <w:sz w:val="22"/>
          <w:szCs w:val="22"/>
        </w:rPr>
        <w:t xml:space="preserve"> tokens</w:t>
      </w:r>
    </w:p>
    <w:p w14:paraId="01523186" w14:textId="7085F830" w:rsidR="00354445" w:rsidRPr="00DF5844" w:rsidRDefault="00F8534A"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 xml:space="preserve">New </w:t>
      </w:r>
      <w:r w:rsidR="00B61D6A" w:rsidRPr="00DF5844">
        <w:rPr>
          <w:rFonts w:asciiTheme="minorHAnsi" w:hAnsiTheme="minorHAnsi" w:cstheme="minorHAnsi"/>
          <w:sz w:val="22"/>
          <w:szCs w:val="22"/>
        </w:rPr>
        <w:t>colour</w:t>
      </w:r>
      <w:r w:rsidR="00354445" w:rsidRPr="00DF5844">
        <w:rPr>
          <w:rFonts w:asciiTheme="minorHAnsi" w:hAnsiTheme="minorHAnsi" w:cstheme="minorHAnsi"/>
          <w:sz w:val="22"/>
          <w:szCs w:val="22"/>
        </w:rPr>
        <w:t xml:space="preserve"> profiles used by portrayal of this product. If there are multiple palettes (</w:t>
      </w:r>
      <w:r w:rsidR="00DF5844">
        <w:rPr>
          <w:rFonts w:asciiTheme="minorHAnsi" w:hAnsiTheme="minorHAnsi" w:cstheme="minorHAnsi"/>
          <w:sz w:val="22"/>
          <w:szCs w:val="22"/>
        </w:rPr>
        <w:t>for example</w:t>
      </w:r>
      <w:r w:rsidR="00354445" w:rsidRPr="00DF5844">
        <w:rPr>
          <w:rFonts w:asciiTheme="minorHAnsi" w:hAnsiTheme="minorHAnsi" w:cstheme="minorHAnsi"/>
          <w:sz w:val="22"/>
          <w:szCs w:val="22"/>
        </w:rPr>
        <w:t xml:space="preserve"> day/night/dusk), the </w:t>
      </w:r>
      <w:r w:rsidR="00B61D6A" w:rsidRPr="00DF5844">
        <w:rPr>
          <w:rFonts w:asciiTheme="minorHAnsi" w:hAnsiTheme="minorHAnsi" w:cstheme="minorHAnsi"/>
          <w:sz w:val="22"/>
          <w:szCs w:val="22"/>
        </w:rPr>
        <w:t>colour</w:t>
      </w:r>
      <w:r w:rsidR="00354445" w:rsidRPr="00DF5844">
        <w:rPr>
          <w:rFonts w:asciiTheme="minorHAnsi" w:hAnsiTheme="minorHAnsi" w:cstheme="minorHAnsi"/>
          <w:sz w:val="22"/>
          <w:szCs w:val="22"/>
        </w:rPr>
        <w:t xml:space="preserve"> profile file(s) must define all palettes.</w:t>
      </w:r>
    </w:p>
    <w:p w14:paraId="4CB016F7" w14:textId="3284A429" w:rsidR="00354445" w:rsidRPr="00DF5844" w:rsidRDefault="00F8534A"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 xml:space="preserve">New </w:t>
      </w:r>
      <w:r w:rsidR="00354445" w:rsidRPr="00DF5844">
        <w:rPr>
          <w:rFonts w:asciiTheme="minorHAnsi" w:hAnsiTheme="minorHAnsi" w:cstheme="minorHAnsi"/>
          <w:sz w:val="22"/>
          <w:szCs w:val="22"/>
        </w:rPr>
        <w:t xml:space="preserve">CSS files encoding the </w:t>
      </w:r>
      <w:r w:rsidR="00B61D6A" w:rsidRPr="00DF5844">
        <w:rPr>
          <w:rFonts w:asciiTheme="minorHAnsi" w:hAnsiTheme="minorHAnsi" w:cstheme="minorHAnsi"/>
          <w:sz w:val="22"/>
          <w:szCs w:val="22"/>
        </w:rPr>
        <w:t>colour</w:t>
      </w:r>
      <w:r w:rsidR="00354445" w:rsidRPr="00DF5844">
        <w:rPr>
          <w:rFonts w:asciiTheme="minorHAnsi" w:hAnsiTheme="minorHAnsi" w:cstheme="minorHAnsi"/>
          <w:sz w:val="22"/>
          <w:szCs w:val="22"/>
        </w:rPr>
        <w:t xml:space="preserve"> tokens and RGB values used by all symbols in the portrayal of this product</w:t>
      </w:r>
    </w:p>
    <w:p w14:paraId="79E91D17" w14:textId="2B242344" w:rsidR="00E42BC0" w:rsidRPr="00DF5844" w:rsidRDefault="00354445" w:rsidP="00DF5844">
      <w:pPr>
        <w:pStyle w:val="ListParagraph"/>
        <w:numPr>
          <w:ilvl w:val="0"/>
          <w:numId w:val="128"/>
        </w:numPr>
        <w:spacing w:before="0" w:after="60" w:line="240" w:lineRule="auto"/>
        <w:rPr>
          <w:rFonts w:asciiTheme="minorHAnsi" w:hAnsiTheme="minorHAnsi" w:cstheme="minorHAnsi"/>
          <w:sz w:val="22"/>
          <w:szCs w:val="22"/>
        </w:rPr>
      </w:pPr>
      <w:r w:rsidRPr="00DF5844">
        <w:rPr>
          <w:rFonts w:asciiTheme="minorHAnsi" w:hAnsiTheme="minorHAnsi" w:cstheme="minorHAnsi"/>
          <w:sz w:val="22"/>
          <w:szCs w:val="22"/>
        </w:rPr>
        <w:t>New context parameters.</w:t>
      </w:r>
    </w:p>
    <w:p w14:paraId="2469B016" w14:textId="65A359BA" w:rsidR="000133B2" w:rsidRPr="00DF5844" w:rsidRDefault="000133B2" w:rsidP="00DF5844">
      <w:pPr>
        <w:pStyle w:val="ListParagraph"/>
        <w:numPr>
          <w:ilvl w:val="0"/>
          <w:numId w:val="128"/>
        </w:numPr>
        <w:spacing w:before="0" w:after="160" w:line="240" w:lineRule="auto"/>
        <w:rPr>
          <w:rFonts w:asciiTheme="minorHAnsi" w:hAnsiTheme="minorHAnsi" w:cstheme="minorHAnsi"/>
          <w:sz w:val="22"/>
          <w:szCs w:val="22"/>
        </w:rPr>
      </w:pPr>
      <w:r w:rsidRPr="00DF5844">
        <w:rPr>
          <w:rFonts w:asciiTheme="minorHAnsi" w:hAnsiTheme="minorHAnsi" w:cstheme="minorHAnsi"/>
          <w:sz w:val="22"/>
          <w:szCs w:val="22"/>
        </w:rPr>
        <w:t>New display priorities.</w:t>
      </w:r>
    </w:p>
    <w:p w14:paraId="2B13C33A" w14:textId="17A26764" w:rsidR="000E6CB4" w:rsidRPr="00FA0C91" w:rsidRDefault="000E6CB4" w:rsidP="00333EC8">
      <w:pPr>
        <w:pStyle w:val="Heading1"/>
        <w:numPr>
          <w:ilvl w:val="0"/>
          <w:numId w:val="25"/>
        </w:numPr>
        <w:tabs>
          <w:tab w:val="clear" w:pos="400"/>
          <w:tab w:val="clear" w:pos="560"/>
          <w:tab w:val="left" w:pos="426"/>
        </w:tabs>
        <w:spacing w:line="240" w:lineRule="auto"/>
        <w:ind w:left="426" w:hanging="426"/>
      </w:pPr>
      <w:bookmarkStart w:id="673" w:name="_Toc3469168"/>
      <w:r>
        <w:t>Portrayal Catalogue</w:t>
      </w:r>
      <w:bookmarkEnd w:id="673"/>
    </w:p>
    <w:p w14:paraId="52F41149" w14:textId="2B2E665B" w:rsidR="00270E82" w:rsidRPr="001B4447" w:rsidRDefault="00270E82" w:rsidP="001B4447">
      <w:pPr>
        <w:spacing w:after="160" w:line="240" w:lineRule="auto"/>
        <w:rPr>
          <w:rFonts w:asciiTheme="minorHAnsi" w:hAnsiTheme="minorHAnsi" w:cstheme="minorHAnsi"/>
          <w:sz w:val="22"/>
          <w:szCs w:val="22"/>
        </w:rPr>
      </w:pPr>
      <w:r w:rsidRPr="001B4447">
        <w:rPr>
          <w:rFonts w:asciiTheme="minorHAnsi" w:hAnsiTheme="minorHAnsi" w:cstheme="minorHAnsi"/>
          <w:sz w:val="22"/>
          <w:szCs w:val="22"/>
        </w:rPr>
        <w:t xml:space="preserve">An IHO </w:t>
      </w:r>
      <w:r w:rsidR="001C1B05" w:rsidRPr="001B4447">
        <w:rPr>
          <w:rFonts w:asciiTheme="minorHAnsi" w:hAnsiTheme="minorHAnsi" w:cstheme="minorHAnsi"/>
          <w:sz w:val="22"/>
          <w:szCs w:val="22"/>
        </w:rPr>
        <w:t>P</w:t>
      </w:r>
      <w:r w:rsidRPr="001B4447">
        <w:rPr>
          <w:rFonts w:asciiTheme="minorHAnsi" w:hAnsiTheme="minorHAnsi" w:cstheme="minorHAnsi"/>
          <w:sz w:val="22"/>
          <w:szCs w:val="22"/>
        </w:rPr>
        <w:t xml:space="preserve">ortrayal </w:t>
      </w:r>
      <w:r w:rsidR="001C1B05" w:rsidRPr="001B4447">
        <w:rPr>
          <w:rFonts w:asciiTheme="minorHAnsi" w:hAnsiTheme="minorHAnsi" w:cstheme="minorHAnsi"/>
          <w:sz w:val="22"/>
          <w:szCs w:val="22"/>
        </w:rPr>
        <w:t>C</w:t>
      </w:r>
      <w:r w:rsidRPr="001B4447">
        <w:rPr>
          <w:rFonts w:asciiTheme="minorHAnsi" w:hAnsiTheme="minorHAnsi" w:cstheme="minorHAnsi"/>
          <w:sz w:val="22"/>
          <w:szCs w:val="22"/>
        </w:rPr>
        <w:t xml:space="preserve">atalogue </w:t>
      </w:r>
      <w:r w:rsidR="001C1B05" w:rsidRPr="001B4447">
        <w:rPr>
          <w:rFonts w:asciiTheme="minorHAnsi" w:hAnsiTheme="minorHAnsi" w:cstheme="minorHAnsi"/>
          <w:sz w:val="22"/>
          <w:szCs w:val="22"/>
        </w:rPr>
        <w:t>B</w:t>
      </w:r>
      <w:r w:rsidRPr="001B4447">
        <w:rPr>
          <w:rFonts w:asciiTheme="minorHAnsi" w:hAnsiTheme="minorHAnsi" w:cstheme="minorHAnsi"/>
          <w:sz w:val="22"/>
          <w:szCs w:val="22"/>
        </w:rPr>
        <w:t>uilder</w:t>
      </w:r>
      <w:del w:id="674" w:author="Julia Powell" w:date="2020-01-15T16:18:00Z">
        <w:r w:rsidRPr="001B4447" w:rsidDel="00C40932">
          <w:rPr>
            <w:rFonts w:asciiTheme="minorHAnsi" w:hAnsiTheme="minorHAnsi" w:cstheme="minorHAnsi"/>
            <w:sz w:val="22"/>
            <w:szCs w:val="22"/>
          </w:rPr>
          <w:delText xml:space="preserve"> is </w:delText>
        </w:r>
        <w:r w:rsidR="00C65C27" w:rsidRPr="001B4447" w:rsidDel="00C40932">
          <w:rPr>
            <w:rFonts w:asciiTheme="minorHAnsi" w:hAnsiTheme="minorHAnsi" w:cstheme="minorHAnsi"/>
            <w:sz w:val="22"/>
            <w:szCs w:val="22"/>
          </w:rPr>
          <w:delText>under development</w:delText>
        </w:r>
        <w:r w:rsidR="0064791B" w:rsidRPr="001B4447" w:rsidDel="00C40932">
          <w:rPr>
            <w:rFonts w:asciiTheme="minorHAnsi" w:hAnsiTheme="minorHAnsi" w:cstheme="minorHAnsi"/>
            <w:sz w:val="22"/>
            <w:szCs w:val="22"/>
          </w:rPr>
          <w:delText xml:space="preserve"> and will be described in </w:delText>
        </w:r>
        <w:r w:rsidR="000E6CB4" w:rsidRPr="001B4447" w:rsidDel="00C40932">
          <w:rPr>
            <w:rFonts w:asciiTheme="minorHAnsi" w:hAnsiTheme="minorHAnsi" w:cstheme="minorHAnsi"/>
            <w:sz w:val="22"/>
            <w:szCs w:val="22"/>
          </w:rPr>
          <w:delText xml:space="preserve">S-97 </w:delText>
        </w:r>
        <w:r w:rsidR="0064791B" w:rsidRPr="001B4447" w:rsidDel="00C40932">
          <w:rPr>
            <w:rFonts w:asciiTheme="minorHAnsi" w:hAnsiTheme="minorHAnsi" w:cstheme="minorHAnsi"/>
            <w:sz w:val="22"/>
            <w:szCs w:val="22"/>
          </w:rPr>
          <w:delText xml:space="preserve">Part A or in </w:delText>
        </w:r>
        <w:r w:rsidR="000E6CB4" w:rsidRPr="001B4447" w:rsidDel="00C40932">
          <w:rPr>
            <w:rFonts w:asciiTheme="minorHAnsi" w:hAnsiTheme="minorHAnsi" w:cstheme="minorHAnsi"/>
            <w:sz w:val="22"/>
            <w:szCs w:val="22"/>
          </w:rPr>
          <w:delText xml:space="preserve">IHO </w:delText>
        </w:r>
        <w:r w:rsidR="0064791B" w:rsidRPr="001B4447" w:rsidDel="00C40932">
          <w:rPr>
            <w:rFonts w:asciiTheme="minorHAnsi" w:hAnsiTheme="minorHAnsi" w:cstheme="minorHAnsi"/>
            <w:sz w:val="22"/>
            <w:szCs w:val="22"/>
          </w:rPr>
          <w:delText xml:space="preserve">GI </w:delText>
        </w:r>
        <w:r w:rsidR="000E6CB4" w:rsidRPr="001B4447" w:rsidDel="00C40932">
          <w:rPr>
            <w:rFonts w:asciiTheme="minorHAnsi" w:hAnsiTheme="minorHAnsi" w:cstheme="minorHAnsi"/>
            <w:sz w:val="22"/>
            <w:szCs w:val="22"/>
          </w:rPr>
          <w:delText xml:space="preserve">Registry </w:delText>
        </w:r>
        <w:r w:rsidR="0064791B" w:rsidRPr="001B4447" w:rsidDel="00C40932">
          <w:rPr>
            <w:rFonts w:asciiTheme="minorHAnsi" w:hAnsiTheme="minorHAnsi" w:cstheme="minorHAnsi"/>
            <w:sz w:val="22"/>
            <w:szCs w:val="22"/>
          </w:rPr>
          <w:delText>documentation after completion</w:delText>
        </w:r>
        <w:r w:rsidRPr="001B4447" w:rsidDel="00C40932">
          <w:rPr>
            <w:rFonts w:asciiTheme="minorHAnsi" w:hAnsiTheme="minorHAnsi" w:cstheme="minorHAnsi"/>
            <w:sz w:val="22"/>
            <w:szCs w:val="22"/>
          </w:rPr>
          <w:delText>.</w:delText>
        </w:r>
      </w:del>
      <w:ins w:id="675" w:author="Julia Powell" w:date="2020-01-15T16:18:00Z">
        <w:r w:rsidR="00C40932">
          <w:rPr>
            <w:rFonts w:asciiTheme="minorHAnsi" w:hAnsiTheme="minorHAnsi" w:cstheme="minorHAnsi"/>
            <w:sz w:val="22"/>
            <w:szCs w:val="22"/>
          </w:rPr>
          <w:t xml:space="preserve"> is available to product specification developers.</w:t>
        </w:r>
      </w:ins>
    </w:p>
    <w:p w14:paraId="0A238E94" w14:textId="238D7C16" w:rsidR="000E6CB4" w:rsidRPr="00FA0C91" w:rsidRDefault="000E6CB4" w:rsidP="00333EC8">
      <w:pPr>
        <w:pStyle w:val="Heading1"/>
        <w:numPr>
          <w:ilvl w:val="0"/>
          <w:numId w:val="25"/>
        </w:numPr>
        <w:tabs>
          <w:tab w:val="clear" w:pos="400"/>
          <w:tab w:val="clear" w:pos="560"/>
          <w:tab w:val="left" w:pos="426"/>
        </w:tabs>
        <w:spacing w:line="240" w:lineRule="auto"/>
        <w:ind w:left="426" w:hanging="426"/>
      </w:pPr>
      <w:bookmarkStart w:id="676" w:name="_Toc523335213"/>
      <w:bookmarkStart w:id="677" w:name="_Toc523493034"/>
      <w:bookmarkStart w:id="678" w:name="_Toc3469169"/>
      <w:bookmarkStart w:id="679" w:name="_Ref502450705"/>
      <w:bookmarkEnd w:id="676"/>
      <w:bookmarkEnd w:id="677"/>
      <w:r>
        <w:t>Reference systems</w:t>
      </w:r>
      <w:bookmarkEnd w:id="678"/>
    </w:p>
    <w:p w14:paraId="7F1D5AAD" w14:textId="77777777" w:rsidR="0064161C" w:rsidRPr="00392A1F" w:rsidRDefault="0064161C" w:rsidP="00392A1F">
      <w:pPr>
        <w:spacing w:after="160" w:line="240" w:lineRule="auto"/>
        <w:rPr>
          <w:rFonts w:asciiTheme="minorHAnsi" w:hAnsiTheme="minorHAnsi" w:cstheme="minorHAnsi"/>
          <w:sz w:val="22"/>
          <w:szCs w:val="22"/>
        </w:rPr>
      </w:pPr>
      <w:r w:rsidRPr="00392A1F">
        <w:rPr>
          <w:rFonts w:asciiTheme="minorHAnsi" w:hAnsiTheme="minorHAnsi" w:cstheme="minorHAnsi"/>
          <w:sz w:val="22"/>
          <w:szCs w:val="22"/>
        </w:rPr>
        <w:t xml:space="preserve">The preferred coordinate reference system is EPSG 4326 which is based on the WGS 84 horizontal datum. </w:t>
      </w:r>
    </w:p>
    <w:p w14:paraId="242C8A72" w14:textId="320F80C3" w:rsidR="0064161C" w:rsidRPr="00392A1F" w:rsidRDefault="0064161C" w:rsidP="00392A1F">
      <w:pPr>
        <w:spacing w:after="160" w:line="240" w:lineRule="auto"/>
        <w:rPr>
          <w:rFonts w:asciiTheme="minorHAnsi" w:hAnsiTheme="minorHAnsi" w:cstheme="minorHAnsi"/>
          <w:sz w:val="22"/>
          <w:szCs w:val="22"/>
        </w:rPr>
      </w:pPr>
      <w:r w:rsidRPr="00392A1F">
        <w:rPr>
          <w:rFonts w:asciiTheme="minorHAnsi" w:hAnsiTheme="minorHAnsi" w:cstheme="minorHAnsi"/>
          <w:sz w:val="22"/>
          <w:szCs w:val="22"/>
        </w:rPr>
        <w:t xml:space="preserve">Horizontal datum will normally be referenced by giving its code in the EPSG </w:t>
      </w:r>
      <w:r w:rsidR="000E6CB4" w:rsidRPr="00392A1F">
        <w:rPr>
          <w:rFonts w:asciiTheme="minorHAnsi" w:hAnsiTheme="minorHAnsi" w:cstheme="minorHAnsi"/>
          <w:sz w:val="22"/>
          <w:szCs w:val="22"/>
        </w:rPr>
        <w:t>Register</w:t>
      </w:r>
      <w:r w:rsidRPr="00392A1F">
        <w:rPr>
          <w:rFonts w:asciiTheme="minorHAnsi" w:hAnsiTheme="minorHAnsi" w:cstheme="minorHAnsi"/>
          <w:sz w:val="22"/>
          <w:szCs w:val="22"/>
        </w:rPr>
        <w:t xml:space="preserve">. If the coordinate reference system is not one of the coordinate reference systems in the EPSG </w:t>
      </w:r>
      <w:r w:rsidR="001B4447" w:rsidRPr="00392A1F">
        <w:rPr>
          <w:rFonts w:asciiTheme="minorHAnsi" w:hAnsiTheme="minorHAnsi" w:cstheme="minorHAnsi"/>
          <w:sz w:val="22"/>
          <w:szCs w:val="22"/>
        </w:rPr>
        <w:t>Register</w:t>
      </w:r>
      <w:r w:rsidRPr="00392A1F">
        <w:rPr>
          <w:rFonts w:asciiTheme="minorHAnsi" w:hAnsiTheme="minorHAnsi" w:cstheme="minorHAnsi"/>
          <w:sz w:val="22"/>
          <w:szCs w:val="22"/>
        </w:rPr>
        <w:t>, a datum may be specified in a support file as described in S-100 Part 6, should there be a use case in the scope of the data product.</w:t>
      </w:r>
    </w:p>
    <w:p w14:paraId="5BC80AF5" w14:textId="5E8F4F08" w:rsidR="0064161C" w:rsidRPr="00392A1F" w:rsidRDefault="0064161C" w:rsidP="00392A1F">
      <w:pPr>
        <w:spacing w:after="160" w:line="240" w:lineRule="auto"/>
        <w:rPr>
          <w:rFonts w:asciiTheme="minorHAnsi" w:hAnsiTheme="minorHAnsi" w:cstheme="minorHAnsi"/>
          <w:sz w:val="22"/>
          <w:szCs w:val="22"/>
        </w:rPr>
      </w:pPr>
      <w:r w:rsidRPr="00392A1F">
        <w:rPr>
          <w:rFonts w:asciiTheme="minorHAnsi" w:hAnsiTheme="minorHAnsi" w:cstheme="minorHAnsi"/>
          <w:sz w:val="22"/>
          <w:szCs w:val="22"/>
        </w:rPr>
        <w:t xml:space="preserve">A set of vertical datums is listed in S-100 </w:t>
      </w:r>
      <w:r w:rsidR="001B4447" w:rsidRPr="00392A1F">
        <w:rPr>
          <w:rFonts w:asciiTheme="minorHAnsi" w:hAnsiTheme="minorHAnsi" w:cstheme="minorHAnsi"/>
          <w:sz w:val="22"/>
          <w:szCs w:val="22"/>
        </w:rPr>
        <w:t xml:space="preserve">Appendix </w:t>
      </w:r>
      <w:r w:rsidRPr="00392A1F">
        <w:rPr>
          <w:rFonts w:asciiTheme="minorHAnsi" w:hAnsiTheme="minorHAnsi" w:cstheme="minorHAnsi"/>
          <w:sz w:val="22"/>
          <w:szCs w:val="22"/>
        </w:rPr>
        <w:t>4a</w:t>
      </w:r>
      <w:r w:rsidR="001B4447" w:rsidRPr="00392A1F">
        <w:rPr>
          <w:rFonts w:asciiTheme="minorHAnsi" w:hAnsiTheme="minorHAnsi" w:cstheme="minorHAnsi"/>
          <w:sz w:val="22"/>
          <w:szCs w:val="22"/>
        </w:rPr>
        <w:t>-D</w:t>
      </w:r>
      <w:r w:rsidRPr="00392A1F">
        <w:rPr>
          <w:rFonts w:asciiTheme="minorHAnsi" w:hAnsiTheme="minorHAnsi" w:cstheme="minorHAnsi"/>
          <w:sz w:val="22"/>
          <w:szCs w:val="22"/>
        </w:rPr>
        <w:t xml:space="preserve"> (S100_VerticalAndSoundingDatum). </w:t>
      </w:r>
      <w:r w:rsidR="00392A1F">
        <w:rPr>
          <w:rFonts w:asciiTheme="minorHAnsi" w:hAnsiTheme="minorHAnsi" w:cstheme="minorHAnsi"/>
          <w:sz w:val="22"/>
          <w:szCs w:val="22"/>
        </w:rPr>
        <w:t xml:space="preserve">Product </w:t>
      </w:r>
      <w:r w:rsidRPr="00392A1F">
        <w:rPr>
          <w:rFonts w:asciiTheme="minorHAnsi" w:hAnsiTheme="minorHAnsi" w:cstheme="minorHAnsi"/>
          <w:sz w:val="22"/>
          <w:szCs w:val="22"/>
        </w:rPr>
        <w:t>Specification developers are encouraged to adopt the S-101 ENC datum (either standard or local S-101 ENC datum) as a common vertical reference datum if possible. If a need for an additional datum is identified, it should be proposed as a revision to S-100.</w:t>
      </w:r>
    </w:p>
    <w:p w14:paraId="24594727" w14:textId="77777777" w:rsidR="0064161C" w:rsidRPr="00392A1F" w:rsidRDefault="0064161C" w:rsidP="00392A1F">
      <w:pPr>
        <w:spacing w:after="160" w:line="240" w:lineRule="auto"/>
        <w:rPr>
          <w:rFonts w:asciiTheme="minorHAnsi" w:hAnsiTheme="minorHAnsi" w:cstheme="minorHAnsi"/>
          <w:sz w:val="22"/>
          <w:szCs w:val="22"/>
        </w:rPr>
      </w:pPr>
      <w:r w:rsidRPr="00392A1F">
        <w:rPr>
          <w:rFonts w:asciiTheme="minorHAnsi" w:hAnsiTheme="minorHAnsi" w:cstheme="minorHAnsi"/>
          <w:sz w:val="22"/>
          <w:szCs w:val="22"/>
        </w:rPr>
        <w:t>S-100 includes ‘local datum’ as an allowed value for datum attributes, but this is of limited utility even within a data product. (S-101 cites an example of use of local datum in a non-tidal basin, where depths may refer to a sounding datum different from that in open waters. If this area is navigable at the maximum display scale of the ENC data, the value of this datum must be encoded using attribute vertical datum = 24 (local datum), in a meta-feature co-incident with the area covered by the dock.) Data conversion to/from unspecified local datums would be problematic.</w:t>
      </w:r>
    </w:p>
    <w:p w14:paraId="5467FFE1" w14:textId="3155D0C2" w:rsidR="000B6F33" w:rsidRPr="00FA0C91" w:rsidRDefault="000B6F33" w:rsidP="00333EC8">
      <w:pPr>
        <w:pStyle w:val="Heading1"/>
        <w:numPr>
          <w:ilvl w:val="0"/>
          <w:numId w:val="25"/>
        </w:numPr>
        <w:tabs>
          <w:tab w:val="clear" w:pos="400"/>
          <w:tab w:val="clear" w:pos="560"/>
          <w:tab w:val="left" w:pos="426"/>
        </w:tabs>
        <w:spacing w:line="240" w:lineRule="auto"/>
        <w:ind w:left="426" w:hanging="426"/>
      </w:pPr>
      <w:bookmarkStart w:id="680" w:name="_Toc3469170"/>
      <w:r>
        <w:t>Data product delivery</w:t>
      </w:r>
      <w:bookmarkEnd w:id="680"/>
    </w:p>
    <w:p w14:paraId="15FE0A29" w14:textId="6444B1AF" w:rsidR="00A67B55" w:rsidRPr="00FA0C91" w:rsidRDefault="00A67B55">
      <w:pPr>
        <w:pStyle w:val="Heading2"/>
        <w:numPr>
          <w:ilvl w:val="1"/>
          <w:numId w:val="157"/>
        </w:numPr>
        <w:pPrChange w:id="681" w:author="Julia Powell" w:date="2020-01-15T16:14:00Z">
          <w:pPr>
            <w:pStyle w:val="Heading2"/>
            <w:numPr>
              <w:numId w:val="157"/>
            </w:numPr>
            <w:tabs>
              <w:tab w:val="clear" w:pos="700"/>
              <w:tab w:val="left" w:pos="567"/>
            </w:tabs>
            <w:ind w:left="567" w:hanging="567"/>
          </w:pPr>
        </w:pPrChange>
      </w:pPr>
      <w:bookmarkStart w:id="682" w:name="_Toc3469171"/>
      <w:bookmarkEnd w:id="679"/>
      <w:r>
        <w:t>Delivery content and structure</w:t>
      </w:r>
      <w:bookmarkEnd w:id="682"/>
    </w:p>
    <w:p w14:paraId="5A2BFA6B" w14:textId="2A24C2FC" w:rsidR="00580BF2" w:rsidRPr="00A67B55" w:rsidRDefault="00580BF2" w:rsidP="00A67B55">
      <w:pPr>
        <w:spacing w:after="160" w:line="240" w:lineRule="auto"/>
        <w:rPr>
          <w:rFonts w:asciiTheme="minorHAnsi" w:hAnsiTheme="minorHAnsi" w:cstheme="minorHAnsi"/>
          <w:sz w:val="22"/>
          <w:szCs w:val="22"/>
        </w:rPr>
      </w:pPr>
      <w:r w:rsidRPr="00A67B55">
        <w:rPr>
          <w:rFonts w:asciiTheme="minorHAnsi" w:hAnsiTheme="minorHAnsi" w:cstheme="minorHAnsi"/>
          <w:sz w:val="22"/>
          <w:szCs w:val="22"/>
        </w:rPr>
        <w:t>Define the content and structure of delivery packages: Exchange sets, message</w:t>
      </w:r>
      <w:r w:rsidR="00D63A61" w:rsidRPr="00A67B55">
        <w:rPr>
          <w:rFonts w:asciiTheme="minorHAnsi" w:hAnsiTheme="minorHAnsi" w:cstheme="minorHAnsi"/>
          <w:sz w:val="22"/>
          <w:szCs w:val="22"/>
        </w:rPr>
        <w:t>s</w:t>
      </w:r>
      <w:r w:rsidRPr="00A67B55">
        <w:rPr>
          <w:rFonts w:asciiTheme="minorHAnsi" w:hAnsiTheme="minorHAnsi" w:cstheme="minorHAnsi"/>
          <w:sz w:val="22"/>
          <w:szCs w:val="22"/>
        </w:rPr>
        <w:t xml:space="preserve">, </w:t>
      </w:r>
      <w:r w:rsidR="00D63A61" w:rsidRPr="00A67B55">
        <w:rPr>
          <w:rFonts w:asciiTheme="minorHAnsi" w:hAnsiTheme="minorHAnsi" w:cstheme="minorHAnsi"/>
          <w:sz w:val="22"/>
          <w:szCs w:val="22"/>
        </w:rPr>
        <w:t xml:space="preserve">or </w:t>
      </w:r>
      <w:r w:rsidRPr="00A67B55">
        <w:rPr>
          <w:rFonts w:asciiTheme="minorHAnsi" w:hAnsiTheme="minorHAnsi" w:cstheme="minorHAnsi"/>
          <w:sz w:val="22"/>
          <w:szCs w:val="22"/>
        </w:rPr>
        <w:t>web service</w:t>
      </w:r>
      <w:r w:rsidR="00D63A61" w:rsidRPr="00A67B55">
        <w:rPr>
          <w:rFonts w:asciiTheme="minorHAnsi" w:hAnsiTheme="minorHAnsi" w:cstheme="minorHAnsi"/>
          <w:sz w:val="22"/>
          <w:szCs w:val="22"/>
        </w:rPr>
        <w:t>s</w:t>
      </w:r>
      <w:r w:rsidRPr="00A67B55">
        <w:rPr>
          <w:rFonts w:asciiTheme="minorHAnsi" w:hAnsiTheme="minorHAnsi" w:cstheme="minorHAnsi"/>
          <w:sz w:val="22"/>
          <w:szCs w:val="22"/>
        </w:rPr>
        <w:t>.</w:t>
      </w:r>
    </w:p>
    <w:p w14:paraId="5F58F704" w14:textId="70B376B1" w:rsidR="00DA786A" w:rsidRPr="00FA0C91" w:rsidRDefault="00DA786A" w:rsidP="00333EC8">
      <w:pPr>
        <w:pStyle w:val="Heading3"/>
        <w:numPr>
          <w:ilvl w:val="2"/>
          <w:numId w:val="167"/>
        </w:numPr>
        <w:tabs>
          <w:tab w:val="clear" w:pos="660"/>
          <w:tab w:val="clear" w:pos="880"/>
          <w:tab w:val="left" w:pos="709"/>
        </w:tabs>
        <w:spacing w:line="240" w:lineRule="auto"/>
        <w:ind w:left="709" w:hanging="709"/>
      </w:pPr>
      <w:bookmarkStart w:id="683" w:name="_Toc3469172"/>
      <w:r w:rsidRPr="00FA0C91">
        <w:t>Exchange sets</w:t>
      </w:r>
      <w:bookmarkEnd w:id="683"/>
    </w:p>
    <w:p w14:paraId="17835FDF" w14:textId="2C16C74A" w:rsidR="003F7D3B" w:rsidRPr="00E44195" w:rsidRDefault="003F7D3B" w:rsidP="00E44195">
      <w:pPr>
        <w:spacing w:after="160" w:line="240" w:lineRule="auto"/>
        <w:rPr>
          <w:rFonts w:asciiTheme="minorHAnsi" w:hAnsiTheme="minorHAnsi" w:cstheme="minorHAnsi"/>
          <w:sz w:val="22"/>
          <w:szCs w:val="22"/>
        </w:rPr>
      </w:pPr>
      <w:r w:rsidRPr="00E44195">
        <w:rPr>
          <w:rFonts w:asciiTheme="minorHAnsi" w:hAnsiTheme="minorHAnsi" w:cstheme="minorHAnsi"/>
          <w:sz w:val="22"/>
          <w:szCs w:val="22"/>
        </w:rPr>
        <w:t>Exchange set structure</w:t>
      </w:r>
      <w:r w:rsidR="00D63A61" w:rsidRPr="00E44195">
        <w:rPr>
          <w:rFonts w:asciiTheme="minorHAnsi" w:hAnsiTheme="minorHAnsi" w:cstheme="minorHAnsi"/>
          <w:sz w:val="22"/>
          <w:szCs w:val="22"/>
        </w:rPr>
        <w:t xml:space="preserve"> should be defined, either by using the structural diagram from S-100</w:t>
      </w:r>
      <w:r w:rsidR="00710307">
        <w:rPr>
          <w:rFonts w:asciiTheme="minorHAnsi" w:hAnsiTheme="minorHAnsi" w:cstheme="minorHAnsi"/>
          <w:sz w:val="22"/>
          <w:szCs w:val="22"/>
        </w:rPr>
        <w:t xml:space="preserve"> Appendix 4a-D</w:t>
      </w:r>
      <w:r w:rsidR="00D63A61" w:rsidRPr="00E44195">
        <w:rPr>
          <w:rFonts w:asciiTheme="minorHAnsi" w:hAnsiTheme="minorHAnsi" w:cstheme="minorHAnsi"/>
          <w:sz w:val="22"/>
          <w:szCs w:val="22"/>
        </w:rPr>
        <w:t xml:space="preserve"> (reproduced below) as is, or restricting the allowed components, or defining extensions of the individual components.</w:t>
      </w:r>
      <w:r w:rsidR="00C84B2C" w:rsidRPr="00E44195">
        <w:rPr>
          <w:rFonts w:asciiTheme="minorHAnsi" w:hAnsiTheme="minorHAnsi" w:cstheme="minorHAnsi"/>
          <w:sz w:val="22"/>
          <w:szCs w:val="22"/>
        </w:rPr>
        <w:t xml:space="preserve"> If there is internal structure in the exchange sets (</w:t>
      </w:r>
      <w:r w:rsidR="005569E3">
        <w:rPr>
          <w:rFonts w:asciiTheme="minorHAnsi" w:hAnsiTheme="minorHAnsi" w:cstheme="minorHAnsi"/>
          <w:sz w:val="22"/>
          <w:szCs w:val="22"/>
        </w:rPr>
        <w:t>for example</w:t>
      </w:r>
      <w:r w:rsidR="00C84B2C" w:rsidRPr="00E44195">
        <w:rPr>
          <w:rFonts w:asciiTheme="minorHAnsi" w:hAnsiTheme="minorHAnsi" w:cstheme="minorHAnsi"/>
          <w:sz w:val="22"/>
          <w:szCs w:val="22"/>
        </w:rPr>
        <w:t xml:space="preserve"> folders and sub-folders), determine the required layout and naming conventions.</w:t>
      </w:r>
      <w:r w:rsidR="006E0D7B" w:rsidRPr="00E44195">
        <w:rPr>
          <w:rFonts w:asciiTheme="minorHAnsi" w:hAnsiTheme="minorHAnsi" w:cstheme="minorHAnsi"/>
          <w:sz w:val="22"/>
          <w:szCs w:val="22"/>
        </w:rPr>
        <w:t xml:space="preserve"> Determine how the exchange set as a whole is packaged (</w:t>
      </w:r>
      <w:r w:rsidR="005569E3">
        <w:rPr>
          <w:rFonts w:asciiTheme="minorHAnsi" w:hAnsiTheme="minorHAnsi" w:cstheme="minorHAnsi"/>
          <w:sz w:val="22"/>
          <w:szCs w:val="22"/>
        </w:rPr>
        <w:t>for example</w:t>
      </w:r>
      <w:r w:rsidR="006E0D7B" w:rsidRPr="00E44195">
        <w:rPr>
          <w:rFonts w:asciiTheme="minorHAnsi" w:hAnsiTheme="minorHAnsi" w:cstheme="minorHAnsi"/>
          <w:sz w:val="22"/>
          <w:szCs w:val="22"/>
        </w:rPr>
        <w:t xml:space="preserve"> ordinary folders, zip file, etc.).</w:t>
      </w:r>
    </w:p>
    <w:p w14:paraId="52D3B0C7" w14:textId="2F6E2028" w:rsidR="00D63A61" w:rsidRPr="00FA0C91" w:rsidRDefault="00004294" w:rsidP="008B5801">
      <w:pPr>
        <w:keepNext/>
        <w:jc w:val="center"/>
      </w:pPr>
      <w:r>
        <w:rPr>
          <w:noProof/>
          <w:lang w:val="en-US" w:eastAsia="en-US"/>
        </w:rPr>
        <w:drawing>
          <wp:inline distT="0" distB="0" distL="0" distR="0" wp14:anchorId="69463A50" wp14:editId="1104A571">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4.0 Fig 4a-D3 S100 ExchangeSe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4925E9B3" w14:textId="5767DD3E" w:rsidR="00D63A61" w:rsidRPr="00710307" w:rsidRDefault="00D63A61" w:rsidP="00710307">
      <w:pPr>
        <w:pStyle w:val="Caption"/>
        <w:spacing w:before="0" w:after="200"/>
        <w:jc w:val="center"/>
        <w:rPr>
          <w:rFonts w:asciiTheme="minorHAnsi" w:hAnsiTheme="minorHAnsi" w:cstheme="minorHAnsi"/>
          <w:b w:val="0"/>
          <w:i/>
          <w:color w:val="44546A" w:themeColor="text2"/>
          <w:sz w:val="18"/>
          <w:szCs w:val="18"/>
        </w:rPr>
      </w:pPr>
      <w:r w:rsidRPr="00710307">
        <w:rPr>
          <w:rFonts w:asciiTheme="minorHAnsi" w:hAnsiTheme="minorHAnsi" w:cstheme="minorHAnsi"/>
          <w:b w:val="0"/>
          <w:i/>
          <w:color w:val="44546A" w:themeColor="text2"/>
          <w:sz w:val="18"/>
          <w:szCs w:val="18"/>
        </w:rPr>
        <w:t xml:space="preserve">Figure </w:t>
      </w:r>
      <w:ins w:id="684" w:author="Raphael Malyankar" w:date="2020-01-21T03:56:00Z">
        <w:r w:rsidR="00F428C2">
          <w:rPr>
            <w:rFonts w:asciiTheme="minorHAnsi" w:hAnsiTheme="minorHAnsi" w:cstheme="minorHAnsi"/>
            <w:b w:val="0"/>
            <w:i/>
            <w:color w:val="44546A" w:themeColor="text2"/>
            <w:sz w:val="18"/>
            <w:szCs w:val="18"/>
          </w:rPr>
          <w:fldChar w:fldCharType="begin"/>
        </w:r>
        <w:r w:rsidR="00F428C2">
          <w:rPr>
            <w:rFonts w:asciiTheme="minorHAnsi" w:hAnsiTheme="minorHAnsi" w:cstheme="minorHAnsi"/>
            <w:b w:val="0"/>
            <w:i/>
            <w:color w:val="44546A" w:themeColor="text2"/>
            <w:sz w:val="18"/>
            <w:szCs w:val="18"/>
          </w:rPr>
          <w:instrText xml:space="preserve"> STYLEREF 1 \s </w:instrText>
        </w:r>
      </w:ins>
      <w:r w:rsidR="00F428C2">
        <w:rPr>
          <w:rFonts w:asciiTheme="minorHAnsi" w:hAnsiTheme="minorHAnsi" w:cstheme="minorHAnsi"/>
          <w:b w:val="0"/>
          <w:i/>
          <w:color w:val="44546A" w:themeColor="text2"/>
          <w:sz w:val="18"/>
          <w:szCs w:val="18"/>
        </w:rPr>
        <w:fldChar w:fldCharType="separate"/>
      </w:r>
      <w:r w:rsidR="00F428C2">
        <w:rPr>
          <w:rFonts w:asciiTheme="minorHAnsi" w:hAnsiTheme="minorHAnsi" w:cstheme="minorHAnsi"/>
          <w:b w:val="0"/>
          <w:i/>
          <w:noProof/>
          <w:color w:val="44546A" w:themeColor="text2"/>
          <w:sz w:val="18"/>
          <w:szCs w:val="18"/>
        </w:rPr>
        <w:t>18</w:t>
      </w:r>
      <w:ins w:id="685" w:author="Raphael Malyankar" w:date="2020-01-21T03:56:00Z">
        <w:r w:rsidR="00F428C2">
          <w:rPr>
            <w:rFonts w:asciiTheme="minorHAnsi" w:hAnsiTheme="minorHAnsi" w:cstheme="minorHAnsi"/>
            <w:b w:val="0"/>
            <w:i/>
            <w:color w:val="44546A" w:themeColor="text2"/>
            <w:sz w:val="18"/>
            <w:szCs w:val="18"/>
          </w:rPr>
          <w:fldChar w:fldCharType="end"/>
        </w:r>
        <w:r w:rsidR="00F428C2">
          <w:rPr>
            <w:rFonts w:asciiTheme="minorHAnsi" w:hAnsiTheme="minorHAnsi" w:cstheme="minorHAnsi"/>
            <w:b w:val="0"/>
            <w:i/>
            <w:color w:val="44546A" w:themeColor="text2"/>
            <w:sz w:val="18"/>
            <w:szCs w:val="18"/>
          </w:rPr>
          <w:noBreakHyphen/>
        </w:r>
        <w:r w:rsidR="00F428C2">
          <w:rPr>
            <w:rFonts w:asciiTheme="minorHAnsi" w:hAnsiTheme="minorHAnsi" w:cstheme="minorHAnsi"/>
            <w:b w:val="0"/>
            <w:i/>
            <w:color w:val="44546A" w:themeColor="text2"/>
            <w:sz w:val="18"/>
            <w:szCs w:val="18"/>
          </w:rPr>
          <w:fldChar w:fldCharType="begin"/>
        </w:r>
        <w:r w:rsidR="00F428C2">
          <w:rPr>
            <w:rFonts w:asciiTheme="minorHAnsi" w:hAnsiTheme="minorHAnsi" w:cstheme="minorHAnsi"/>
            <w:b w:val="0"/>
            <w:i/>
            <w:color w:val="44546A" w:themeColor="text2"/>
            <w:sz w:val="18"/>
            <w:szCs w:val="18"/>
          </w:rPr>
          <w:instrText xml:space="preserve"> SEQ Figure \* ARABIC \s 1 </w:instrText>
        </w:r>
      </w:ins>
      <w:r w:rsidR="00F428C2">
        <w:rPr>
          <w:rFonts w:asciiTheme="minorHAnsi" w:hAnsiTheme="minorHAnsi" w:cstheme="minorHAnsi"/>
          <w:b w:val="0"/>
          <w:i/>
          <w:color w:val="44546A" w:themeColor="text2"/>
          <w:sz w:val="18"/>
          <w:szCs w:val="18"/>
        </w:rPr>
        <w:fldChar w:fldCharType="separate"/>
      </w:r>
      <w:ins w:id="686" w:author="Raphael Malyankar" w:date="2020-01-21T03:56:00Z">
        <w:r w:rsidR="00F428C2">
          <w:rPr>
            <w:rFonts w:asciiTheme="minorHAnsi" w:hAnsiTheme="minorHAnsi" w:cstheme="minorHAnsi"/>
            <w:b w:val="0"/>
            <w:i/>
            <w:noProof/>
            <w:color w:val="44546A" w:themeColor="text2"/>
            <w:sz w:val="18"/>
            <w:szCs w:val="18"/>
          </w:rPr>
          <w:t>1</w:t>
        </w:r>
        <w:r w:rsidR="00F428C2">
          <w:rPr>
            <w:rFonts w:asciiTheme="minorHAnsi" w:hAnsiTheme="minorHAnsi" w:cstheme="minorHAnsi"/>
            <w:b w:val="0"/>
            <w:i/>
            <w:color w:val="44546A" w:themeColor="text2"/>
            <w:sz w:val="18"/>
            <w:szCs w:val="18"/>
          </w:rPr>
          <w:fldChar w:fldCharType="end"/>
        </w:r>
      </w:ins>
      <w:del w:id="687" w:author="Raphael Malyankar" w:date="2020-01-21T03:55:00Z">
        <w:r w:rsidR="002E42AD" w:rsidRPr="00710307" w:rsidDel="00F428C2">
          <w:rPr>
            <w:rFonts w:asciiTheme="minorHAnsi" w:hAnsiTheme="minorHAnsi" w:cstheme="minorHAnsi"/>
            <w:b w:val="0"/>
            <w:i/>
            <w:color w:val="44546A" w:themeColor="text2"/>
            <w:sz w:val="18"/>
            <w:szCs w:val="18"/>
          </w:rPr>
          <w:fldChar w:fldCharType="begin"/>
        </w:r>
        <w:r w:rsidR="002E42AD" w:rsidRPr="00710307" w:rsidDel="00F428C2">
          <w:rPr>
            <w:rFonts w:asciiTheme="minorHAnsi" w:hAnsiTheme="minorHAnsi" w:cstheme="minorHAnsi"/>
            <w:b w:val="0"/>
            <w:i/>
            <w:color w:val="44546A" w:themeColor="text2"/>
            <w:sz w:val="18"/>
            <w:szCs w:val="18"/>
          </w:rPr>
          <w:delInstrText xml:space="preserve"> STYLEREF 1 \s </w:delInstrText>
        </w:r>
        <w:r w:rsidR="002E42AD" w:rsidRPr="00710307" w:rsidDel="00F428C2">
          <w:rPr>
            <w:rFonts w:asciiTheme="minorHAnsi" w:hAnsiTheme="minorHAnsi" w:cstheme="minorHAnsi"/>
            <w:b w:val="0"/>
            <w:i/>
            <w:color w:val="44546A" w:themeColor="text2"/>
            <w:sz w:val="18"/>
            <w:szCs w:val="18"/>
          </w:rPr>
          <w:fldChar w:fldCharType="separate"/>
        </w:r>
        <w:r w:rsidR="003417C0" w:rsidDel="00F428C2">
          <w:rPr>
            <w:rFonts w:asciiTheme="minorHAnsi" w:hAnsiTheme="minorHAnsi" w:cstheme="minorHAnsi"/>
            <w:b w:val="0"/>
            <w:i/>
            <w:noProof/>
            <w:color w:val="44546A" w:themeColor="text2"/>
            <w:sz w:val="18"/>
            <w:szCs w:val="18"/>
          </w:rPr>
          <w:delText>18</w:delText>
        </w:r>
        <w:r w:rsidR="002E42AD" w:rsidRPr="00710307" w:rsidDel="00F428C2">
          <w:rPr>
            <w:rFonts w:asciiTheme="minorHAnsi" w:hAnsiTheme="minorHAnsi" w:cstheme="minorHAnsi"/>
            <w:b w:val="0"/>
            <w:i/>
            <w:color w:val="44546A" w:themeColor="text2"/>
            <w:sz w:val="18"/>
            <w:szCs w:val="18"/>
          </w:rPr>
          <w:fldChar w:fldCharType="end"/>
        </w:r>
        <w:r w:rsidR="002E42AD" w:rsidRPr="00710307" w:rsidDel="00F428C2">
          <w:rPr>
            <w:rFonts w:asciiTheme="minorHAnsi" w:hAnsiTheme="minorHAnsi" w:cstheme="minorHAnsi"/>
            <w:b w:val="0"/>
            <w:i/>
            <w:color w:val="44546A" w:themeColor="text2"/>
            <w:sz w:val="18"/>
            <w:szCs w:val="18"/>
          </w:rPr>
          <w:noBreakHyphen/>
        </w:r>
        <w:r w:rsidR="002E42AD" w:rsidRPr="00710307" w:rsidDel="00F428C2">
          <w:rPr>
            <w:rFonts w:asciiTheme="minorHAnsi" w:hAnsiTheme="minorHAnsi" w:cstheme="minorHAnsi"/>
            <w:b w:val="0"/>
            <w:i/>
            <w:color w:val="44546A" w:themeColor="text2"/>
            <w:sz w:val="18"/>
            <w:szCs w:val="18"/>
          </w:rPr>
          <w:fldChar w:fldCharType="begin"/>
        </w:r>
        <w:r w:rsidR="002E42AD" w:rsidRPr="00710307" w:rsidDel="00F428C2">
          <w:rPr>
            <w:rFonts w:asciiTheme="minorHAnsi" w:hAnsiTheme="minorHAnsi" w:cstheme="minorHAnsi"/>
            <w:b w:val="0"/>
            <w:i/>
            <w:color w:val="44546A" w:themeColor="text2"/>
            <w:sz w:val="18"/>
            <w:szCs w:val="18"/>
          </w:rPr>
          <w:delInstrText xml:space="preserve"> SEQ Figure \* ARABIC \s 1 </w:delInstrText>
        </w:r>
        <w:r w:rsidR="002E42AD" w:rsidRPr="00710307" w:rsidDel="00F428C2">
          <w:rPr>
            <w:rFonts w:asciiTheme="minorHAnsi" w:hAnsiTheme="minorHAnsi" w:cstheme="minorHAnsi"/>
            <w:b w:val="0"/>
            <w:i/>
            <w:color w:val="44546A" w:themeColor="text2"/>
            <w:sz w:val="18"/>
            <w:szCs w:val="18"/>
          </w:rPr>
          <w:fldChar w:fldCharType="separate"/>
        </w:r>
        <w:r w:rsidR="003417C0" w:rsidDel="00F428C2">
          <w:rPr>
            <w:rFonts w:asciiTheme="minorHAnsi" w:hAnsiTheme="minorHAnsi" w:cstheme="minorHAnsi"/>
            <w:b w:val="0"/>
            <w:i/>
            <w:noProof/>
            <w:color w:val="44546A" w:themeColor="text2"/>
            <w:sz w:val="18"/>
            <w:szCs w:val="18"/>
          </w:rPr>
          <w:delText>1</w:delText>
        </w:r>
        <w:r w:rsidR="002E42AD" w:rsidRPr="00710307" w:rsidDel="00F428C2">
          <w:rPr>
            <w:rFonts w:asciiTheme="minorHAnsi" w:hAnsiTheme="minorHAnsi" w:cstheme="minorHAnsi"/>
            <w:b w:val="0"/>
            <w:i/>
            <w:color w:val="44546A" w:themeColor="text2"/>
            <w:sz w:val="18"/>
            <w:szCs w:val="18"/>
          </w:rPr>
          <w:fldChar w:fldCharType="end"/>
        </w:r>
      </w:del>
      <w:r w:rsidR="00710307">
        <w:rPr>
          <w:rFonts w:asciiTheme="minorHAnsi" w:hAnsiTheme="minorHAnsi" w:cstheme="minorHAnsi"/>
          <w:b w:val="0"/>
          <w:i/>
          <w:color w:val="44546A" w:themeColor="text2"/>
          <w:sz w:val="18"/>
          <w:szCs w:val="18"/>
        </w:rPr>
        <w:t xml:space="preserve"> -</w:t>
      </w:r>
      <w:r w:rsidRPr="00710307">
        <w:rPr>
          <w:rFonts w:asciiTheme="minorHAnsi" w:hAnsiTheme="minorHAnsi" w:cstheme="minorHAnsi"/>
          <w:b w:val="0"/>
          <w:i/>
          <w:color w:val="44546A" w:themeColor="text2"/>
          <w:sz w:val="18"/>
          <w:szCs w:val="18"/>
        </w:rPr>
        <w:t xml:space="preserve"> Prototype exchange set structure</w:t>
      </w:r>
    </w:p>
    <w:p w14:paraId="1106DB33" w14:textId="4E1E5108" w:rsidR="00DA786A" w:rsidRPr="00710307" w:rsidRDefault="006130E9" w:rsidP="00710307">
      <w:pPr>
        <w:spacing w:after="160" w:line="240" w:lineRule="auto"/>
        <w:rPr>
          <w:rFonts w:asciiTheme="minorHAnsi" w:hAnsiTheme="minorHAnsi" w:cstheme="minorHAnsi"/>
          <w:sz w:val="22"/>
          <w:szCs w:val="22"/>
        </w:rPr>
      </w:pPr>
      <w:r w:rsidRPr="00710307">
        <w:rPr>
          <w:rFonts w:asciiTheme="minorHAnsi" w:hAnsiTheme="minorHAnsi" w:cstheme="minorHAnsi"/>
          <w:sz w:val="22"/>
          <w:szCs w:val="22"/>
        </w:rPr>
        <w:t>Determine what naming conventions, if any</w:t>
      </w:r>
      <w:r w:rsidR="00710307">
        <w:rPr>
          <w:rFonts w:asciiTheme="minorHAnsi" w:hAnsiTheme="minorHAnsi" w:cstheme="minorHAnsi"/>
          <w:sz w:val="22"/>
          <w:szCs w:val="22"/>
        </w:rPr>
        <w:t>,</w:t>
      </w:r>
      <w:r w:rsidRPr="00710307">
        <w:rPr>
          <w:rFonts w:asciiTheme="minorHAnsi" w:hAnsiTheme="minorHAnsi" w:cstheme="minorHAnsi"/>
          <w:sz w:val="22"/>
          <w:szCs w:val="22"/>
        </w:rPr>
        <w:t xml:space="preserve"> must apply to </w:t>
      </w:r>
      <w:r w:rsidR="00645C4D" w:rsidRPr="00710307">
        <w:rPr>
          <w:rFonts w:asciiTheme="minorHAnsi" w:hAnsiTheme="minorHAnsi" w:cstheme="minorHAnsi"/>
          <w:sz w:val="22"/>
          <w:szCs w:val="22"/>
        </w:rPr>
        <w:t xml:space="preserve">individual components of the exchange set - </w:t>
      </w:r>
      <w:r w:rsidRPr="00710307">
        <w:rPr>
          <w:rFonts w:asciiTheme="minorHAnsi" w:hAnsiTheme="minorHAnsi" w:cstheme="minorHAnsi"/>
          <w:sz w:val="22"/>
          <w:szCs w:val="22"/>
        </w:rPr>
        <w:t>dataset files, exchange sets, and support files.</w:t>
      </w:r>
      <w:r w:rsidR="00645C4D" w:rsidRPr="00710307">
        <w:rPr>
          <w:rFonts w:asciiTheme="minorHAnsi" w:hAnsiTheme="minorHAnsi" w:cstheme="minorHAnsi"/>
          <w:sz w:val="22"/>
          <w:szCs w:val="22"/>
        </w:rPr>
        <w:t xml:space="preserve"> Naming conventions are generally not needed for message-based or service modes of data delivery, but a unique identifier will generally be needed for each message or service transaction.</w:t>
      </w:r>
    </w:p>
    <w:p w14:paraId="48E56ACB" w14:textId="098C3589" w:rsidR="00DA786A" w:rsidRPr="00FA0C91" w:rsidRDefault="00DA786A" w:rsidP="00333EC8">
      <w:pPr>
        <w:pStyle w:val="Heading3"/>
        <w:numPr>
          <w:ilvl w:val="2"/>
          <w:numId w:val="167"/>
        </w:numPr>
        <w:tabs>
          <w:tab w:val="clear" w:pos="660"/>
          <w:tab w:val="clear" w:pos="880"/>
          <w:tab w:val="left" w:pos="709"/>
        </w:tabs>
        <w:spacing w:line="240" w:lineRule="auto"/>
        <w:ind w:left="709" w:hanging="709"/>
      </w:pPr>
      <w:bookmarkStart w:id="688" w:name="_Toc3469173"/>
      <w:r w:rsidRPr="00FA0C91">
        <w:t>Services</w:t>
      </w:r>
      <w:bookmarkEnd w:id="688"/>
    </w:p>
    <w:p w14:paraId="3DAACB40" w14:textId="7DF07219" w:rsidR="006130E9" w:rsidRPr="00081B7B" w:rsidRDefault="00DA786A" w:rsidP="00081B7B">
      <w:pPr>
        <w:spacing w:after="60" w:line="240" w:lineRule="auto"/>
        <w:rPr>
          <w:rFonts w:asciiTheme="minorHAnsi" w:hAnsiTheme="minorHAnsi" w:cstheme="minorHAnsi"/>
          <w:sz w:val="22"/>
          <w:szCs w:val="22"/>
        </w:rPr>
      </w:pPr>
      <w:r w:rsidRPr="00081B7B">
        <w:rPr>
          <w:rFonts w:asciiTheme="minorHAnsi" w:hAnsiTheme="minorHAnsi" w:cstheme="minorHAnsi"/>
          <w:sz w:val="22"/>
          <w:szCs w:val="22"/>
        </w:rPr>
        <w:t>S-100 Part 14 describes three types of communication</w:t>
      </w:r>
      <w:r w:rsidR="00811C9E" w:rsidRPr="00081B7B">
        <w:rPr>
          <w:rFonts w:asciiTheme="minorHAnsi" w:hAnsiTheme="minorHAnsi" w:cstheme="minorHAnsi"/>
          <w:sz w:val="22"/>
          <w:szCs w:val="22"/>
        </w:rPr>
        <w:t>:</w:t>
      </w:r>
    </w:p>
    <w:p w14:paraId="0617CE3F" w14:textId="3A59E5EF" w:rsidR="00811C9E" w:rsidRPr="00081B7B" w:rsidRDefault="00811C9E" w:rsidP="00081B7B">
      <w:pPr>
        <w:pStyle w:val="ListParagraph"/>
        <w:numPr>
          <w:ilvl w:val="0"/>
          <w:numId w:val="129"/>
        </w:numPr>
        <w:spacing w:before="0" w:after="60" w:line="240" w:lineRule="auto"/>
        <w:rPr>
          <w:rFonts w:asciiTheme="minorHAnsi" w:hAnsiTheme="minorHAnsi" w:cstheme="minorHAnsi"/>
          <w:sz w:val="22"/>
          <w:szCs w:val="22"/>
        </w:rPr>
      </w:pPr>
      <w:r w:rsidRPr="00081B7B">
        <w:rPr>
          <w:rFonts w:asciiTheme="minorHAnsi" w:hAnsiTheme="minorHAnsi" w:cstheme="minorHAnsi"/>
          <w:sz w:val="22"/>
          <w:szCs w:val="22"/>
        </w:rPr>
        <w:t>Session oriented communication (S-100</w:t>
      </w:r>
      <w:r w:rsidR="00081B7B">
        <w:rPr>
          <w:rFonts w:asciiTheme="minorHAnsi" w:hAnsiTheme="minorHAnsi" w:cstheme="minorHAnsi"/>
          <w:sz w:val="22"/>
          <w:szCs w:val="22"/>
        </w:rPr>
        <w:t xml:space="preserve"> Part 14,</w:t>
      </w:r>
      <w:r w:rsidRPr="00081B7B">
        <w:rPr>
          <w:rFonts w:asciiTheme="minorHAnsi" w:hAnsiTheme="minorHAnsi" w:cstheme="minorHAnsi"/>
          <w:sz w:val="22"/>
          <w:szCs w:val="22"/>
        </w:rPr>
        <w:t xml:space="preserve"> clause 14-4) - point-to-point connections between client and server described by an interaction model that describes the life span of a session (initiation, maintenance and termination of the session).</w:t>
      </w:r>
    </w:p>
    <w:p w14:paraId="21C86E8D" w14:textId="25D6D3DF" w:rsidR="00811C9E" w:rsidRPr="00081B7B" w:rsidRDefault="00811C9E" w:rsidP="00081B7B">
      <w:pPr>
        <w:pStyle w:val="ListParagraph"/>
        <w:numPr>
          <w:ilvl w:val="0"/>
          <w:numId w:val="129"/>
        </w:numPr>
        <w:spacing w:before="0" w:after="60" w:line="240" w:lineRule="auto"/>
        <w:rPr>
          <w:rFonts w:asciiTheme="minorHAnsi" w:hAnsiTheme="minorHAnsi" w:cstheme="minorHAnsi"/>
          <w:sz w:val="22"/>
          <w:szCs w:val="22"/>
        </w:rPr>
      </w:pPr>
      <w:r w:rsidRPr="00081B7B">
        <w:rPr>
          <w:rFonts w:asciiTheme="minorHAnsi" w:hAnsiTheme="minorHAnsi" w:cstheme="minorHAnsi"/>
          <w:sz w:val="22"/>
          <w:szCs w:val="22"/>
        </w:rPr>
        <w:t>Session-less interactive communication (S-100</w:t>
      </w:r>
      <w:r w:rsidR="00081B7B">
        <w:rPr>
          <w:rFonts w:asciiTheme="minorHAnsi" w:hAnsiTheme="minorHAnsi" w:cstheme="minorHAnsi"/>
          <w:sz w:val="22"/>
          <w:szCs w:val="22"/>
        </w:rPr>
        <w:t xml:space="preserve"> Part 14,</w:t>
      </w:r>
      <w:r w:rsidRPr="00081B7B">
        <w:rPr>
          <w:rFonts w:asciiTheme="minorHAnsi" w:hAnsiTheme="minorHAnsi" w:cstheme="minorHAnsi"/>
          <w:sz w:val="22"/>
          <w:szCs w:val="22"/>
        </w:rPr>
        <w:t xml:space="preserve"> clause 14-5) - an encapsulation of all relevant information within a request, based on which the server formulates an appropriate response.</w:t>
      </w:r>
    </w:p>
    <w:p w14:paraId="72D970C6" w14:textId="3D8AE7E1" w:rsidR="00811C9E" w:rsidRPr="00081B7B" w:rsidRDefault="004F3BF6" w:rsidP="00081B7B">
      <w:pPr>
        <w:pStyle w:val="ListParagraph"/>
        <w:numPr>
          <w:ilvl w:val="0"/>
          <w:numId w:val="129"/>
        </w:numPr>
        <w:spacing w:before="0" w:after="160" w:line="240" w:lineRule="auto"/>
        <w:rPr>
          <w:rFonts w:asciiTheme="minorHAnsi" w:hAnsiTheme="minorHAnsi" w:cstheme="minorHAnsi"/>
          <w:sz w:val="22"/>
          <w:szCs w:val="22"/>
        </w:rPr>
      </w:pPr>
      <w:r w:rsidRPr="00081B7B">
        <w:rPr>
          <w:rFonts w:asciiTheme="minorHAnsi" w:hAnsiTheme="minorHAnsi" w:cstheme="minorHAnsi"/>
          <w:sz w:val="22"/>
          <w:szCs w:val="22"/>
        </w:rPr>
        <w:t>Message streams (S-100</w:t>
      </w:r>
      <w:r w:rsidR="00081B7B">
        <w:rPr>
          <w:rFonts w:asciiTheme="minorHAnsi" w:hAnsiTheme="minorHAnsi" w:cstheme="minorHAnsi"/>
          <w:sz w:val="22"/>
          <w:szCs w:val="22"/>
        </w:rPr>
        <w:t xml:space="preserve"> Part 14,</w:t>
      </w:r>
      <w:r w:rsidRPr="00081B7B">
        <w:rPr>
          <w:rFonts w:asciiTheme="minorHAnsi" w:hAnsiTheme="minorHAnsi" w:cstheme="minorHAnsi"/>
          <w:sz w:val="22"/>
          <w:szCs w:val="22"/>
        </w:rPr>
        <w:t xml:space="preserve"> clause 14-6) - a unidirectional flow of messages containing well-defined sets of data.</w:t>
      </w:r>
    </w:p>
    <w:p w14:paraId="2EA7D1BB" w14:textId="07AF8B97" w:rsidR="004A1DB5" w:rsidRPr="00081B7B" w:rsidRDefault="004F3BF6" w:rsidP="00081B7B">
      <w:pPr>
        <w:spacing w:after="160" w:line="240" w:lineRule="auto"/>
        <w:rPr>
          <w:rFonts w:asciiTheme="minorHAnsi" w:hAnsiTheme="minorHAnsi" w:cstheme="minorHAnsi"/>
          <w:sz w:val="22"/>
          <w:szCs w:val="22"/>
        </w:rPr>
      </w:pPr>
      <w:r w:rsidRPr="00081B7B">
        <w:rPr>
          <w:rFonts w:asciiTheme="minorHAnsi" w:hAnsiTheme="minorHAnsi" w:cstheme="minorHAnsi"/>
          <w:sz w:val="22"/>
          <w:szCs w:val="22"/>
        </w:rPr>
        <w:t>For message and web service modes of delivery, specify the container format, packaging, and specify the transfer protocol</w:t>
      </w:r>
      <w:r w:rsidR="00C925F5">
        <w:rPr>
          <w:rFonts w:asciiTheme="minorHAnsi" w:hAnsiTheme="minorHAnsi" w:cstheme="minorHAnsi"/>
          <w:sz w:val="22"/>
          <w:szCs w:val="22"/>
        </w:rPr>
        <w:t xml:space="preserve"> (for example</w:t>
      </w:r>
      <w:r w:rsidRPr="00081B7B">
        <w:rPr>
          <w:rFonts w:asciiTheme="minorHAnsi" w:hAnsiTheme="minorHAnsi" w:cstheme="minorHAnsi"/>
          <w:sz w:val="22"/>
          <w:szCs w:val="22"/>
        </w:rPr>
        <w:t xml:space="preserve"> REST (Representational state transfer), SOAP (Simple Object Access Protocol)</w:t>
      </w:r>
      <w:r w:rsidR="00C925F5">
        <w:rPr>
          <w:rFonts w:asciiTheme="minorHAnsi" w:hAnsiTheme="minorHAnsi" w:cstheme="minorHAnsi"/>
          <w:sz w:val="22"/>
          <w:szCs w:val="22"/>
        </w:rPr>
        <w:t>)</w:t>
      </w:r>
      <w:r w:rsidRPr="00081B7B">
        <w:rPr>
          <w:rFonts w:asciiTheme="minorHAnsi" w:hAnsiTheme="minorHAnsi" w:cstheme="minorHAnsi"/>
          <w:sz w:val="22"/>
          <w:szCs w:val="22"/>
        </w:rPr>
        <w:t xml:space="preserve"> and packaging</w:t>
      </w:r>
      <w:r w:rsidR="00C925F5">
        <w:rPr>
          <w:rFonts w:asciiTheme="minorHAnsi" w:hAnsiTheme="minorHAnsi" w:cstheme="minorHAnsi"/>
          <w:sz w:val="22"/>
          <w:szCs w:val="22"/>
        </w:rPr>
        <w:t xml:space="preserve"> (for example</w:t>
      </w:r>
      <w:r w:rsidRPr="00081B7B">
        <w:rPr>
          <w:rFonts w:asciiTheme="minorHAnsi" w:hAnsiTheme="minorHAnsi" w:cstheme="minorHAnsi"/>
          <w:sz w:val="22"/>
          <w:szCs w:val="22"/>
        </w:rPr>
        <w:t xml:space="preserve"> WSDL (Web Services Delivery Language), WFS (Web Feature Service)</w:t>
      </w:r>
      <w:r w:rsidR="00C925F5">
        <w:rPr>
          <w:rFonts w:asciiTheme="minorHAnsi" w:hAnsiTheme="minorHAnsi" w:cstheme="minorHAnsi"/>
          <w:sz w:val="22"/>
          <w:szCs w:val="22"/>
        </w:rPr>
        <w:t>)</w:t>
      </w:r>
      <w:r w:rsidRPr="00081B7B">
        <w:rPr>
          <w:rFonts w:asciiTheme="minorHAnsi" w:hAnsiTheme="minorHAnsi" w:cstheme="minorHAnsi"/>
          <w:sz w:val="22"/>
          <w:szCs w:val="22"/>
        </w:rPr>
        <w:t>. S-100 Part 14 currently permits three service technologies: SOAP, REST, and CORBA.</w:t>
      </w:r>
    </w:p>
    <w:p w14:paraId="44ED4992" w14:textId="748ADDD1" w:rsidR="00811C9E" w:rsidRPr="00081B7B" w:rsidRDefault="004A1DB5" w:rsidP="00081B7B">
      <w:pPr>
        <w:spacing w:after="160" w:line="240" w:lineRule="auto"/>
        <w:rPr>
          <w:rFonts w:asciiTheme="minorHAnsi" w:hAnsiTheme="minorHAnsi" w:cstheme="minorHAnsi"/>
          <w:sz w:val="22"/>
          <w:szCs w:val="22"/>
        </w:rPr>
      </w:pPr>
      <w:r w:rsidRPr="00081B7B">
        <w:rPr>
          <w:rFonts w:asciiTheme="minorHAnsi" w:hAnsiTheme="minorHAnsi" w:cstheme="minorHAnsi"/>
          <w:sz w:val="22"/>
          <w:szCs w:val="22"/>
        </w:rPr>
        <w:t xml:space="preserve">[Developing specifications for online services </w:t>
      </w:r>
      <w:r w:rsidR="00C925F5">
        <w:rPr>
          <w:rFonts w:asciiTheme="minorHAnsi" w:hAnsiTheme="minorHAnsi" w:cstheme="minorHAnsi"/>
          <w:sz w:val="22"/>
          <w:szCs w:val="22"/>
        </w:rPr>
        <w:t>will be included in</w:t>
      </w:r>
      <w:r w:rsidRPr="00081B7B">
        <w:rPr>
          <w:rFonts w:asciiTheme="minorHAnsi" w:hAnsiTheme="minorHAnsi" w:cstheme="minorHAnsi"/>
          <w:sz w:val="22"/>
          <w:szCs w:val="22"/>
        </w:rPr>
        <w:t xml:space="preserve"> a later version of this document, pending more experience with </w:t>
      </w:r>
      <w:r w:rsidR="00C925F5">
        <w:rPr>
          <w:rFonts w:asciiTheme="minorHAnsi" w:hAnsiTheme="minorHAnsi" w:cstheme="minorHAnsi"/>
          <w:sz w:val="22"/>
          <w:szCs w:val="22"/>
        </w:rPr>
        <w:t xml:space="preserve">S-100 </w:t>
      </w:r>
      <w:r w:rsidRPr="00081B7B">
        <w:rPr>
          <w:rFonts w:asciiTheme="minorHAnsi" w:hAnsiTheme="minorHAnsi" w:cstheme="minorHAnsi"/>
          <w:sz w:val="22"/>
          <w:szCs w:val="22"/>
        </w:rPr>
        <w:t xml:space="preserve">Part 14.] </w:t>
      </w:r>
    </w:p>
    <w:p w14:paraId="43218914" w14:textId="77C1AC24" w:rsidR="00C925F5" w:rsidRPr="00FA0C91" w:rsidRDefault="00C925F5">
      <w:pPr>
        <w:pStyle w:val="Heading2"/>
        <w:numPr>
          <w:ilvl w:val="1"/>
          <w:numId w:val="157"/>
        </w:numPr>
        <w:pPrChange w:id="689" w:author="Julia Powell" w:date="2020-01-15T16:14:00Z">
          <w:pPr>
            <w:pStyle w:val="Heading2"/>
            <w:numPr>
              <w:numId w:val="157"/>
            </w:numPr>
            <w:tabs>
              <w:tab w:val="clear" w:pos="700"/>
              <w:tab w:val="left" w:pos="567"/>
            </w:tabs>
            <w:ind w:left="567" w:hanging="567"/>
          </w:pPr>
        </w:pPrChange>
      </w:pPr>
      <w:bookmarkStart w:id="690" w:name="_Toc3469174"/>
      <w:r>
        <w:t>Dataset updates</w:t>
      </w:r>
      <w:bookmarkEnd w:id="690"/>
    </w:p>
    <w:p w14:paraId="13AB7F79" w14:textId="0F502632" w:rsidR="00580BF2" w:rsidRPr="00FA0C91" w:rsidRDefault="00580BF2" w:rsidP="00333EC8">
      <w:pPr>
        <w:pStyle w:val="Heading3"/>
        <w:numPr>
          <w:ilvl w:val="2"/>
          <w:numId w:val="159"/>
        </w:numPr>
        <w:tabs>
          <w:tab w:val="clear" w:pos="660"/>
          <w:tab w:val="clear" w:pos="880"/>
          <w:tab w:val="left" w:pos="709"/>
        </w:tabs>
        <w:ind w:left="709" w:hanging="709"/>
      </w:pPr>
      <w:bookmarkStart w:id="691" w:name="_Toc3469175"/>
      <w:r w:rsidRPr="00FA0C91">
        <w:t xml:space="preserve">General </w:t>
      </w:r>
      <w:r w:rsidR="00A75EA2" w:rsidRPr="00FA0C91">
        <w:t>considerations for</w:t>
      </w:r>
      <w:r w:rsidR="000045EA" w:rsidRPr="00FA0C91">
        <w:t xml:space="preserve"> updates</w:t>
      </w:r>
      <w:bookmarkEnd w:id="691"/>
    </w:p>
    <w:p w14:paraId="2A2B416F" w14:textId="06DE199B" w:rsidR="009F4F84" w:rsidRPr="00604EFD" w:rsidRDefault="00F2282B" w:rsidP="00604EFD">
      <w:pPr>
        <w:spacing w:after="60" w:line="240" w:lineRule="auto"/>
        <w:rPr>
          <w:rFonts w:asciiTheme="minorHAnsi" w:hAnsiTheme="minorHAnsi" w:cstheme="minorHAnsi"/>
          <w:sz w:val="22"/>
          <w:szCs w:val="22"/>
        </w:rPr>
      </w:pPr>
      <w:r w:rsidRPr="00604EFD">
        <w:rPr>
          <w:rFonts w:asciiTheme="minorHAnsi" w:hAnsiTheme="minorHAnsi" w:cstheme="minorHAnsi"/>
          <w:sz w:val="22"/>
          <w:szCs w:val="22"/>
        </w:rPr>
        <w:t>Define</w:t>
      </w:r>
      <w:r w:rsidR="00507C9A" w:rsidRPr="00604EFD">
        <w:rPr>
          <w:rFonts w:asciiTheme="minorHAnsi" w:hAnsiTheme="minorHAnsi" w:cstheme="minorHAnsi"/>
          <w:sz w:val="22"/>
          <w:szCs w:val="22"/>
        </w:rPr>
        <w:t xml:space="preserve"> the </w:t>
      </w:r>
      <w:r w:rsidR="009F4F84" w:rsidRPr="00604EFD">
        <w:rPr>
          <w:rFonts w:asciiTheme="minorHAnsi" w:hAnsiTheme="minorHAnsi" w:cstheme="minorHAnsi"/>
          <w:sz w:val="22"/>
          <w:szCs w:val="22"/>
        </w:rPr>
        <w:t>conditions and mechanisms for</w:t>
      </w:r>
      <w:r w:rsidR="000045EA" w:rsidRPr="00604EFD">
        <w:rPr>
          <w:rFonts w:asciiTheme="minorHAnsi" w:hAnsiTheme="minorHAnsi" w:cstheme="minorHAnsi"/>
          <w:sz w:val="22"/>
          <w:szCs w:val="22"/>
        </w:rPr>
        <w:t xml:space="preserve"> </w:t>
      </w:r>
      <w:r w:rsidR="00507C9A" w:rsidRPr="00604EFD">
        <w:rPr>
          <w:rFonts w:asciiTheme="minorHAnsi" w:hAnsiTheme="minorHAnsi" w:cstheme="minorHAnsi"/>
          <w:sz w:val="22"/>
          <w:szCs w:val="22"/>
        </w:rPr>
        <w:t xml:space="preserve">data </w:t>
      </w:r>
      <w:r w:rsidR="000045EA" w:rsidRPr="00604EFD">
        <w:rPr>
          <w:rFonts w:asciiTheme="minorHAnsi" w:hAnsiTheme="minorHAnsi" w:cstheme="minorHAnsi"/>
          <w:sz w:val="22"/>
          <w:szCs w:val="22"/>
        </w:rPr>
        <w:t>update</w:t>
      </w:r>
      <w:r w:rsidR="00507C9A" w:rsidRPr="00604EFD">
        <w:rPr>
          <w:rFonts w:asciiTheme="minorHAnsi" w:hAnsiTheme="minorHAnsi" w:cstheme="minorHAnsi"/>
          <w:sz w:val="22"/>
          <w:szCs w:val="22"/>
        </w:rPr>
        <w:t>s</w:t>
      </w:r>
      <w:r w:rsidR="006E0B85" w:rsidRPr="00604EFD">
        <w:rPr>
          <w:rFonts w:asciiTheme="minorHAnsi" w:hAnsiTheme="minorHAnsi" w:cstheme="minorHAnsi"/>
          <w:sz w:val="22"/>
          <w:szCs w:val="22"/>
        </w:rPr>
        <w:t>,</w:t>
      </w:r>
      <w:r w:rsidR="00DA786A" w:rsidRPr="00604EFD">
        <w:rPr>
          <w:rFonts w:asciiTheme="minorHAnsi" w:hAnsiTheme="minorHAnsi" w:cstheme="minorHAnsi"/>
          <w:sz w:val="22"/>
          <w:szCs w:val="22"/>
        </w:rPr>
        <w:t xml:space="preserve"> </w:t>
      </w:r>
      <w:r w:rsidR="00507C9A" w:rsidRPr="00604EFD">
        <w:rPr>
          <w:rFonts w:asciiTheme="minorHAnsi" w:hAnsiTheme="minorHAnsi" w:cstheme="minorHAnsi"/>
          <w:sz w:val="22"/>
          <w:szCs w:val="22"/>
        </w:rPr>
        <w:t>specifically</w:t>
      </w:r>
      <w:r w:rsidR="009F4F84" w:rsidRPr="00604EFD">
        <w:rPr>
          <w:rFonts w:asciiTheme="minorHAnsi" w:hAnsiTheme="minorHAnsi" w:cstheme="minorHAnsi"/>
          <w:sz w:val="22"/>
          <w:szCs w:val="22"/>
        </w:rPr>
        <w:t>:</w:t>
      </w:r>
    </w:p>
    <w:p w14:paraId="6CF1A0D6" w14:textId="61E36958" w:rsidR="009F4F84"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U</w:t>
      </w:r>
      <w:r w:rsidRPr="00604EFD">
        <w:rPr>
          <w:rFonts w:asciiTheme="minorHAnsi" w:hAnsiTheme="minorHAnsi" w:cstheme="minorHAnsi"/>
          <w:sz w:val="22"/>
          <w:szCs w:val="22"/>
        </w:rPr>
        <w:t xml:space="preserve">pdate </w:t>
      </w:r>
      <w:r w:rsidR="009F4F84" w:rsidRPr="00604EFD">
        <w:rPr>
          <w:rFonts w:asciiTheme="minorHAnsi" w:hAnsiTheme="minorHAnsi" w:cstheme="minorHAnsi"/>
          <w:sz w:val="22"/>
          <w:szCs w:val="22"/>
        </w:rPr>
        <w:t>cycles – how frequently data must be updated, whether updates are issued on a regular cycle, as-needed, or a combination of both;</w:t>
      </w:r>
    </w:p>
    <w:p w14:paraId="0F8C2502" w14:textId="6C4D4A9B" w:rsidR="009F4F84"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H</w:t>
      </w:r>
      <w:r w:rsidRPr="00604EFD">
        <w:rPr>
          <w:rFonts w:asciiTheme="minorHAnsi" w:hAnsiTheme="minorHAnsi" w:cstheme="minorHAnsi"/>
          <w:sz w:val="22"/>
          <w:szCs w:val="22"/>
        </w:rPr>
        <w:t xml:space="preserve">ow </w:t>
      </w:r>
      <w:r w:rsidR="009F4F84" w:rsidRPr="00604EFD">
        <w:rPr>
          <w:rFonts w:asciiTheme="minorHAnsi" w:hAnsiTheme="minorHAnsi" w:cstheme="minorHAnsi"/>
          <w:sz w:val="22"/>
          <w:szCs w:val="22"/>
        </w:rPr>
        <w:t>long each dataset is valid and how to validity periods will be indicated</w:t>
      </w:r>
      <w:r>
        <w:rPr>
          <w:rFonts w:asciiTheme="minorHAnsi" w:hAnsiTheme="minorHAnsi" w:cstheme="minorHAnsi"/>
          <w:sz w:val="22"/>
          <w:szCs w:val="22"/>
        </w:rPr>
        <w:t>;</w:t>
      </w:r>
    </w:p>
    <w:p w14:paraId="6EFF3D07" w14:textId="656F4F3F" w:rsidR="009F4F84"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M</w:t>
      </w:r>
      <w:r w:rsidRPr="00604EFD">
        <w:rPr>
          <w:rFonts w:asciiTheme="minorHAnsi" w:hAnsiTheme="minorHAnsi" w:cstheme="minorHAnsi"/>
          <w:sz w:val="22"/>
          <w:szCs w:val="22"/>
        </w:rPr>
        <w:t xml:space="preserve">echanisms </w:t>
      </w:r>
      <w:r w:rsidR="009F4F84" w:rsidRPr="00604EFD">
        <w:rPr>
          <w:rFonts w:asciiTheme="minorHAnsi" w:hAnsiTheme="minorHAnsi" w:cstheme="minorHAnsi"/>
          <w:sz w:val="22"/>
          <w:szCs w:val="22"/>
        </w:rPr>
        <w:t xml:space="preserve">for </w:t>
      </w:r>
      <w:r w:rsidR="000045EA" w:rsidRPr="00604EFD">
        <w:rPr>
          <w:rFonts w:asciiTheme="minorHAnsi" w:hAnsiTheme="minorHAnsi" w:cstheme="minorHAnsi"/>
          <w:sz w:val="22"/>
          <w:szCs w:val="22"/>
        </w:rPr>
        <w:t>cancellatio</w:t>
      </w:r>
      <w:r w:rsidR="009F4F84" w:rsidRPr="00604EFD">
        <w:rPr>
          <w:rFonts w:asciiTheme="minorHAnsi" w:hAnsiTheme="minorHAnsi" w:cstheme="minorHAnsi"/>
          <w:sz w:val="22"/>
          <w:szCs w:val="22"/>
        </w:rPr>
        <w:t>n, replacement, and reissue of datasets</w:t>
      </w:r>
      <w:r>
        <w:rPr>
          <w:rFonts w:asciiTheme="minorHAnsi" w:hAnsiTheme="minorHAnsi" w:cstheme="minorHAnsi"/>
          <w:sz w:val="22"/>
          <w:szCs w:val="22"/>
        </w:rPr>
        <w:t>;</w:t>
      </w:r>
    </w:p>
    <w:p w14:paraId="45F2ABFF" w14:textId="51F888E5" w:rsidR="009F4F84"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M</w:t>
      </w:r>
      <w:r w:rsidRPr="00604EFD">
        <w:rPr>
          <w:rFonts w:asciiTheme="minorHAnsi" w:hAnsiTheme="minorHAnsi" w:cstheme="minorHAnsi"/>
          <w:sz w:val="22"/>
          <w:szCs w:val="22"/>
        </w:rPr>
        <w:t xml:space="preserve">etadata </w:t>
      </w:r>
      <w:r w:rsidR="000045EA" w:rsidRPr="00604EFD">
        <w:rPr>
          <w:rFonts w:asciiTheme="minorHAnsi" w:hAnsiTheme="minorHAnsi" w:cstheme="minorHAnsi"/>
          <w:sz w:val="22"/>
          <w:szCs w:val="22"/>
        </w:rPr>
        <w:t>for updates</w:t>
      </w:r>
      <w:r>
        <w:rPr>
          <w:rFonts w:asciiTheme="minorHAnsi" w:hAnsiTheme="minorHAnsi" w:cstheme="minorHAnsi"/>
          <w:sz w:val="22"/>
          <w:szCs w:val="22"/>
        </w:rPr>
        <w:t>;</w:t>
      </w:r>
    </w:p>
    <w:p w14:paraId="56AED548" w14:textId="47E8AF65" w:rsidR="00A75EA2" w:rsidRPr="00604EFD" w:rsidRDefault="00604EFD" w:rsidP="00604EFD">
      <w:pPr>
        <w:numPr>
          <w:ilvl w:val="0"/>
          <w:numId w:val="39"/>
        </w:numPr>
        <w:spacing w:after="60" w:line="240" w:lineRule="auto"/>
        <w:rPr>
          <w:rFonts w:asciiTheme="minorHAnsi" w:hAnsiTheme="minorHAnsi" w:cstheme="minorHAnsi"/>
          <w:sz w:val="22"/>
          <w:szCs w:val="22"/>
        </w:rPr>
      </w:pPr>
      <w:r>
        <w:rPr>
          <w:rFonts w:asciiTheme="minorHAnsi" w:hAnsiTheme="minorHAnsi" w:cstheme="minorHAnsi"/>
          <w:sz w:val="22"/>
          <w:szCs w:val="22"/>
        </w:rPr>
        <w:t>T</w:t>
      </w:r>
      <w:r w:rsidRPr="00604EFD">
        <w:rPr>
          <w:rFonts w:asciiTheme="minorHAnsi" w:hAnsiTheme="minorHAnsi" w:cstheme="minorHAnsi"/>
          <w:sz w:val="22"/>
          <w:szCs w:val="22"/>
        </w:rPr>
        <w:t xml:space="preserve">ypes </w:t>
      </w:r>
      <w:r w:rsidR="009F4F84" w:rsidRPr="00604EFD">
        <w:rPr>
          <w:rFonts w:asciiTheme="minorHAnsi" w:hAnsiTheme="minorHAnsi" w:cstheme="minorHAnsi"/>
          <w:sz w:val="22"/>
          <w:szCs w:val="22"/>
        </w:rPr>
        <w:t>of updates – whether the data product requires</w:t>
      </w:r>
      <w:r w:rsidR="000045EA" w:rsidRPr="00604EFD">
        <w:rPr>
          <w:rFonts w:asciiTheme="minorHAnsi" w:hAnsiTheme="minorHAnsi" w:cstheme="minorHAnsi"/>
          <w:sz w:val="22"/>
          <w:szCs w:val="22"/>
        </w:rPr>
        <w:t xml:space="preserve"> incremental</w:t>
      </w:r>
      <w:r w:rsidR="009F4F84" w:rsidRPr="00604EFD">
        <w:rPr>
          <w:rFonts w:asciiTheme="minorHAnsi" w:hAnsiTheme="minorHAnsi" w:cstheme="minorHAnsi"/>
          <w:sz w:val="22"/>
          <w:szCs w:val="22"/>
        </w:rPr>
        <w:t>, whole-dataset replacement, irregular, or</w:t>
      </w:r>
      <w:r w:rsidR="00A75EA2" w:rsidRPr="00604EFD">
        <w:rPr>
          <w:rFonts w:asciiTheme="minorHAnsi" w:hAnsiTheme="minorHAnsi" w:cstheme="minorHAnsi"/>
          <w:sz w:val="22"/>
          <w:szCs w:val="22"/>
        </w:rPr>
        <w:t xml:space="preserve"> cumulative updates</w:t>
      </w:r>
      <w:r>
        <w:rPr>
          <w:rFonts w:asciiTheme="minorHAnsi" w:hAnsiTheme="minorHAnsi" w:cstheme="minorHAnsi"/>
          <w:sz w:val="22"/>
          <w:szCs w:val="22"/>
        </w:rPr>
        <w:t>;</w:t>
      </w:r>
    </w:p>
    <w:p w14:paraId="5F831873" w14:textId="540EA756" w:rsidR="000045EA" w:rsidRPr="00604EFD" w:rsidRDefault="00507C9A" w:rsidP="00604EFD">
      <w:pPr>
        <w:numPr>
          <w:ilvl w:val="0"/>
          <w:numId w:val="39"/>
        </w:numPr>
        <w:spacing w:after="160" w:line="240" w:lineRule="auto"/>
        <w:rPr>
          <w:rFonts w:asciiTheme="minorHAnsi" w:hAnsiTheme="minorHAnsi" w:cstheme="minorHAnsi"/>
          <w:sz w:val="22"/>
          <w:szCs w:val="22"/>
        </w:rPr>
      </w:pPr>
      <w:r w:rsidRPr="00604EFD">
        <w:rPr>
          <w:rFonts w:asciiTheme="minorHAnsi" w:hAnsiTheme="minorHAnsi" w:cstheme="minorHAnsi"/>
          <w:sz w:val="22"/>
          <w:szCs w:val="22"/>
        </w:rPr>
        <w:t xml:space="preserve">Criteria for </w:t>
      </w:r>
      <w:r w:rsidR="009F4F84" w:rsidRPr="00604EFD">
        <w:rPr>
          <w:rFonts w:asciiTheme="minorHAnsi" w:hAnsiTheme="minorHAnsi" w:cstheme="minorHAnsi"/>
          <w:sz w:val="22"/>
          <w:szCs w:val="22"/>
        </w:rPr>
        <w:t xml:space="preserve">determining when datasets must be replaced by </w:t>
      </w:r>
      <w:r w:rsidRPr="00604EFD">
        <w:rPr>
          <w:rFonts w:asciiTheme="minorHAnsi" w:hAnsiTheme="minorHAnsi" w:cstheme="minorHAnsi"/>
          <w:sz w:val="22"/>
          <w:szCs w:val="22"/>
        </w:rPr>
        <w:t>n</w:t>
      </w:r>
      <w:r w:rsidR="00A75EA2" w:rsidRPr="00604EFD">
        <w:rPr>
          <w:rFonts w:asciiTheme="minorHAnsi" w:hAnsiTheme="minorHAnsi" w:cstheme="minorHAnsi"/>
          <w:sz w:val="22"/>
          <w:szCs w:val="22"/>
        </w:rPr>
        <w:t xml:space="preserve">ew datasets, </w:t>
      </w:r>
      <w:r w:rsidR="005558C7" w:rsidRPr="00604EFD">
        <w:rPr>
          <w:rFonts w:asciiTheme="minorHAnsi" w:hAnsiTheme="minorHAnsi" w:cstheme="minorHAnsi"/>
          <w:sz w:val="22"/>
          <w:szCs w:val="22"/>
        </w:rPr>
        <w:t xml:space="preserve">superseded, </w:t>
      </w:r>
      <w:r w:rsidR="009F4F84" w:rsidRPr="00604EFD">
        <w:rPr>
          <w:rFonts w:asciiTheme="minorHAnsi" w:hAnsiTheme="minorHAnsi" w:cstheme="minorHAnsi"/>
          <w:sz w:val="22"/>
          <w:szCs w:val="22"/>
        </w:rPr>
        <w:t>reissue</w:t>
      </w:r>
      <w:r w:rsidR="005558C7" w:rsidRPr="00604EFD">
        <w:rPr>
          <w:rFonts w:asciiTheme="minorHAnsi" w:hAnsiTheme="minorHAnsi" w:cstheme="minorHAnsi"/>
          <w:sz w:val="22"/>
          <w:szCs w:val="22"/>
        </w:rPr>
        <w:t>d</w:t>
      </w:r>
      <w:r w:rsidR="00A75EA2" w:rsidRPr="00604EFD">
        <w:rPr>
          <w:rFonts w:asciiTheme="minorHAnsi" w:hAnsiTheme="minorHAnsi" w:cstheme="minorHAnsi"/>
          <w:sz w:val="22"/>
          <w:szCs w:val="22"/>
        </w:rPr>
        <w:t>, update</w:t>
      </w:r>
      <w:r w:rsidR="005558C7" w:rsidRPr="00604EFD">
        <w:rPr>
          <w:rFonts w:asciiTheme="minorHAnsi" w:hAnsiTheme="minorHAnsi" w:cstheme="minorHAnsi"/>
          <w:sz w:val="22"/>
          <w:szCs w:val="22"/>
        </w:rPr>
        <w:t>d</w:t>
      </w:r>
      <w:r w:rsidR="00A75EA2" w:rsidRPr="00604EFD">
        <w:rPr>
          <w:rFonts w:asciiTheme="minorHAnsi" w:hAnsiTheme="minorHAnsi" w:cstheme="minorHAnsi"/>
          <w:sz w:val="22"/>
          <w:szCs w:val="22"/>
        </w:rPr>
        <w:t>, and cancell</w:t>
      </w:r>
      <w:r w:rsidR="005558C7" w:rsidRPr="00604EFD">
        <w:rPr>
          <w:rFonts w:asciiTheme="minorHAnsi" w:hAnsiTheme="minorHAnsi" w:cstheme="minorHAnsi"/>
          <w:sz w:val="22"/>
          <w:szCs w:val="22"/>
        </w:rPr>
        <w:t>ed</w:t>
      </w:r>
      <w:r w:rsidR="000045EA" w:rsidRPr="00604EFD">
        <w:rPr>
          <w:rFonts w:asciiTheme="minorHAnsi" w:hAnsiTheme="minorHAnsi" w:cstheme="minorHAnsi"/>
          <w:sz w:val="22"/>
          <w:szCs w:val="22"/>
        </w:rPr>
        <w:t>.</w:t>
      </w:r>
    </w:p>
    <w:p w14:paraId="0439FCCF" w14:textId="4FBEF7B8" w:rsidR="00A75EA2" w:rsidRPr="00FA0C91" w:rsidRDefault="00A75EA2" w:rsidP="00333EC8">
      <w:pPr>
        <w:pStyle w:val="Heading3"/>
        <w:numPr>
          <w:ilvl w:val="2"/>
          <w:numId w:val="159"/>
        </w:numPr>
        <w:tabs>
          <w:tab w:val="clear" w:pos="660"/>
          <w:tab w:val="clear" w:pos="880"/>
          <w:tab w:val="left" w:pos="709"/>
        </w:tabs>
        <w:spacing w:line="240" w:lineRule="auto"/>
        <w:ind w:left="709" w:hanging="709"/>
      </w:pPr>
      <w:bookmarkStart w:id="692" w:name="_Toc3469176"/>
      <w:r w:rsidRPr="00FA0C91">
        <w:t>Format-specific update considerations</w:t>
      </w:r>
      <w:bookmarkEnd w:id="692"/>
    </w:p>
    <w:p w14:paraId="5B271F94" w14:textId="6463ADF8" w:rsidR="000045EA" w:rsidRPr="00266A02" w:rsidRDefault="00266A02" w:rsidP="00266A02">
      <w:pPr>
        <w:spacing w:after="160" w:line="240" w:lineRule="auto"/>
        <w:rPr>
          <w:rFonts w:asciiTheme="minorHAnsi" w:hAnsiTheme="minorHAnsi" w:cstheme="minorHAnsi"/>
          <w:sz w:val="22"/>
          <w:szCs w:val="22"/>
        </w:rPr>
      </w:pPr>
      <w:r>
        <w:rPr>
          <w:rFonts w:asciiTheme="minorHAnsi" w:hAnsiTheme="minorHAnsi" w:cstheme="minorHAnsi"/>
          <w:sz w:val="22"/>
          <w:szCs w:val="22"/>
        </w:rPr>
        <w:t>ISO 8211: S-100</w:t>
      </w:r>
      <w:r w:rsidR="00580BF2" w:rsidRPr="00266A02">
        <w:rPr>
          <w:rFonts w:asciiTheme="minorHAnsi" w:hAnsiTheme="minorHAnsi" w:cstheme="minorHAnsi"/>
          <w:sz w:val="22"/>
          <w:szCs w:val="22"/>
        </w:rPr>
        <w:t xml:space="preserve"> Part 10a describes update mechanisms for ISO 8211 datasets. Each </w:t>
      </w:r>
      <w:r>
        <w:rPr>
          <w:rFonts w:asciiTheme="minorHAnsi" w:hAnsiTheme="minorHAnsi" w:cstheme="minorHAnsi"/>
          <w:sz w:val="22"/>
          <w:szCs w:val="22"/>
        </w:rPr>
        <w:t>Product S</w:t>
      </w:r>
      <w:r w:rsidRPr="00266A02">
        <w:rPr>
          <w:rFonts w:asciiTheme="minorHAnsi" w:hAnsiTheme="minorHAnsi" w:cstheme="minorHAnsi"/>
          <w:sz w:val="22"/>
          <w:szCs w:val="22"/>
        </w:rPr>
        <w:t xml:space="preserve">pecification </w:t>
      </w:r>
      <w:r w:rsidR="00580BF2" w:rsidRPr="00266A02">
        <w:rPr>
          <w:rFonts w:asciiTheme="minorHAnsi" w:hAnsiTheme="minorHAnsi" w:cstheme="minorHAnsi"/>
          <w:sz w:val="22"/>
          <w:szCs w:val="22"/>
        </w:rPr>
        <w:t>must define</w:t>
      </w:r>
      <w:r w:rsidR="000045EA" w:rsidRPr="00266A02">
        <w:rPr>
          <w:rFonts w:asciiTheme="minorHAnsi" w:hAnsiTheme="minorHAnsi" w:cstheme="minorHAnsi"/>
          <w:sz w:val="22"/>
          <w:szCs w:val="22"/>
        </w:rPr>
        <w:t xml:space="preserve"> the structure of update datasets.</w:t>
      </w:r>
    </w:p>
    <w:p w14:paraId="73060266" w14:textId="6E278897" w:rsidR="00580BF2" w:rsidRPr="00266A02" w:rsidRDefault="000045EA" w:rsidP="00266A02">
      <w:pPr>
        <w:spacing w:after="160" w:line="240" w:lineRule="auto"/>
        <w:rPr>
          <w:rFonts w:asciiTheme="minorHAnsi" w:hAnsiTheme="minorHAnsi" w:cstheme="minorHAnsi"/>
          <w:sz w:val="22"/>
          <w:szCs w:val="22"/>
        </w:rPr>
      </w:pPr>
      <w:r w:rsidRPr="00266A02">
        <w:rPr>
          <w:rFonts w:asciiTheme="minorHAnsi" w:hAnsiTheme="minorHAnsi" w:cstheme="minorHAnsi"/>
          <w:sz w:val="22"/>
          <w:szCs w:val="22"/>
        </w:rPr>
        <w:t xml:space="preserve">GML: Replacement of whole objects is the recommended method, but there are XML specifications that allow update of individual attributes. </w:t>
      </w:r>
      <w:r w:rsidR="0050242D" w:rsidRPr="00266A02">
        <w:rPr>
          <w:rFonts w:asciiTheme="minorHAnsi" w:hAnsiTheme="minorHAnsi" w:cstheme="minorHAnsi"/>
          <w:sz w:val="22"/>
          <w:szCs w:val="22"/>
        </w:rPr>
        <w:t xml:space="preserve">(Details </w:t>
      </w:r>
      <w:r w:rsidR="00266A02">
        <w:rPr>
          <w:rFonts w:asciiTheme="minorHAnsi" w:hAnsiTheme="minorHAnsi" w:cstheme="minorHAnsi"/>
          <w:sz w:val="22"/>
          <w:szCs w:val="22"/>
        </w:rPr>
        <w:t>will be included in</w:t>
      </w:r>
      <w:r w:rsidR="00266A02" w:rsidRPr="00081B7B">
        <w:rPr>
          <w:rFonts w:asciiTheme="minorHAnsi" w:hAnsiTheme="minorHAnsi" w:cstheme="minorHAnsi"/>
          <w:sz w:val="22"/>
          <w:szCs w:val="22"/>
        </w:rPr>
        <w:t xml:space="preserve"> a later version of this document, pending </w:t>
      </w:r>
      <w:r w:rsidR="00266A02">
        <w:rPr>
          <w:rFonts w:asciiTheme="minorHAnsi" w:hAnsiTheme="minorHAnsi" w:cstheme="minorHAnsi"/>
          <w:sz w:val="22"/>
          <w:szCs w:val="22"/>
        </w:rPr>
        <w:t>further discussions</w:t>
      </w:r>
      <w:r w:rsidR="008819FA">
        <w:rPr>
          <w:rFonts w:asciiTheme="minorHAnsi" w:hAnsiTheme="minorHAnsi" w:cstheme="minorHAnsi"/>
          <w:sz w:val="22"/>
          <w:szCs w:val="22"/>
        </w:rPr>
        <w:t>.</w:t>
      </w:r>
      <w:r w:rsidR="0050242D" w:rsidRPr="00266A02">
        <w:rPr>
          <w:rFonts w:asciiTheme="minorHAnsi" w:hAnsiTheme="minorHAnsi" w:cstheme="minorHAnsi"/>
          <w:sz w:val="22"/>
          <w:szCs w:val="22"/>
        </w:rPr>
        <w:t>)</w:t>
      </w:r>
    </w:p>
    <w:p w14:paraId="5A0A9053" w14:textId="29CEFB49" w:rsidR="000045EA" w:rsidRPr="00266A02" w:rsidRDefault="000045EA" w:rsidP="00266A02">
      <w:pPr>
        <w:spacing w:after="160" w:line="240" w:lineRule="auto"/>
        <w:rPr>
          <w:rFonts w:asciiTheme="minorHAnsi" w:hAnsiTheme="minorHAnsi" w:cstheme="minorHAnsi"/>
          <w:sz w:val="22"/>
          <w:szCs w:val="22"/>
        </w:rPr>
      </w:pPr>
      <w:r w:rsidRPr="00266A02">
        <w:rPr>
          <w:rFonts w:asciiTheme="minorHAnsi" w:hAnsiTheme="minorHAnsi" w:cstheme="minorHAnsi"/>
          <w:sz w:val="22"/>
          <w:szCs w:val="22"/>
        </w:rPr>
        <w:t>HDF5: Feature (coverage) can be updated in its entirety or in part (the update can be a sub-grid).</w:t>
      </w:r>
    </w:p>
    <w:p w14:paraId="7663AFC4" w14:textId="5E15C250" w:rsidR="00266A02" w:rsidRPr="00FA0C91" w:rsidRDefault="00266A02">
      <w:pPr>
        <w:pStyle w:val="Heading2"/>
        <w:numPr>
          <w:ilvl w:val="1"/>
          <w:numId w:val="157"/>
        </w:numPr>
        <w:pPrChange w:id="693" w:author="Julia Powell" w:date="2020-01-15T16:14:00Z">
          <w:pPr>
            <w:pStyle w:val="Heading2"/>
            <w:numPr>
              <w:numId w:val="157"/>
            </w:numPr>
            <w:tabs>
              <w:tab w:val="clear" w:pos="700"/>
              <w:tab w:val="left" w:pos="567"/>
            </w:tabs>
            <w:ind w:left="567" w:hanging="567"/>
          </w:pPr>
        </w:pPrChange>
      </w:pPr>
      <w:bookmarkStart w:id="694" w:name="_Toc3469177"/>
      <w:r>
        <w:t>Supporting information</w:t>
      </w:r>
      <w:bookmarkEnd w:id="694"/>
    </w:p>
    <w:p w14:paraId="16B47326" w14:textId="7AAF5A8E" w:rsidR="00580BF2" w:rsidRPr="008819FA" w:rsidRDefault="00580BF2" w:rsidP="008819FA">
      <w:pPr>
        <w:spacing w:after="160" w:line="240" w:lineRule="auto"/>
        <w:rPr>
          <w:rFonts w:asciiTheme="minorHAnsi" w:hAnsiTheme="minorHAnsi" w:cstheme="minorHAnsi"/>
          <w:sz w:val="22"/>
          <w:szCs w:val="22"/>
        </w:rPr>
      </w:pPr>
      <w:r w:rsidRPr="008819FA">
        <w:rPr>
          <w:rFonts w:asciiTheme="minorHAnsi" w:hAnsiTheme="minorHAnsi" w:cstheme="minorHAnsi"/>
          <w:sz w:val="22"/>
          <w:szCs w:val="22"/>
        </w:rPr>
        <w:t>Describe how any auxiliary content is delivered either with or as an adjunct to data.</w:t>
      </w:r>
      <w:r w:rsidR="005B4831" w:rsidRPr="008819FA">
        <w:rPr>
          <w:rFonts w:asciiTheme="minorHAnsi" w:hAnsiTheme="minorHAnsi" w:cstheme="minorHAnsi"/>
          <w:sz w:val="22"/>
          <w:szCs w:val="22"/>
        </w:rPr>
        <w:t xml:space="preserve"> S-100 provides for ‘support files’ to be included in exchange sets. Support files can be </w:t>
      </w:r>
      <w:r w:rsidR="006130E9" w:rsidRPr="008819FA">
        <w:rPr>
          <w:rFonts w:asciiTheme="minorHAnsi" w:hAnsiTheme="minorHAnsi" w:cstheme="minorHAnsi"/>
          <w:sz w:val="22"/>
          <w:szCs w:val="22"/>
        </w:rPr>
        <w:t xml:space="preserve">graphic or text information files referenced by dataset objects, or </w:t>
      </w:r>
      <w:r w:rsidR="00012007" w:rsidRPr="008819FA">
        <w:rPr>
          <w:rFonts w:asciiTheme="minorHAnsi" w:hAnsiTheme="minorHAnsi" w:cstheme="minorHAnsi"/>
          <w:sz w:val="22"/>
          <w:szCs w:val="22"/>
        </w:rPr>
        <w:t xml:space="preserve">other files such as dictionaries and catalogues (including </w:t>
      </w:r>
      <w:r w:rsidR="001C1B05" w:rsidRPr="008819FA">
        <w:rPr>
          <w:rFonts w:asciiTheme="minorHAnsi" w:hAnsiTheme="minorHAnsi" w:cstheme="minorHAnsi"/>
          <w:sz w:val="22"/>
          <w:szCs w:val="22"/>
        </w:rPr>
        <w:t>F</w:t>
      </w:r>
      <w:r w:rsidR="00012007" w:rsidRPr="008819FA">
        <w:rPr>
          <w:rFonts w:asciiTheme="minorHAnsi" w:hAnsiTheme="minorHAnsi" w:cstheme="minorHAnsi"/>
          <w:sz w:val="22"/>
          <w:szCs w:val="22"/>
        </w:rPr>
        <w:t xml:space="preserve">eature or </w:t>
      </w:r>
      <w:r w:rsidR="001C1B05" w:rsidRPr="008819FA">
        <w:rPr>
          <w:rFonts w:asciiTheme="minorHAnsi" w:hAnsiTheme="minorHAnsi" w:cstheme="minorHAnsi"/>
          <w:sz w:val="22"/>
          <w:szCs w:val="22"/>
        </w:rPr>
        <w:t>P</w:t>
      </w:r>
      <w:r w:rsidR="00012007" w:rsidRPr="008819FA">
        <w:rPr>
          <w:rFonts w:asciiTheme="minorHAnsi" w:hAnsiTheme="minorHAnsi" w:cstheme="minorHAnsi"/>
          <w:sz w:val="22"/>
          <w:szCs w:val="22"/>
        </w:rPr>
        <w:t xml:space="preserve">ortrayal </w:t>
      </w:r>
      <w:r w:rsidR="001C1B05" w:rsidRPr="008819FA">
        <w:rPr>
          <w:rFonts w:asciiTheme="minorHAnsi" w:hAnsiTheme="minorHAnsi" w:cstheme="minorHAnsi"/>
          <w:sz w:val="22"/>
          <w:szCs w:val="22"/>
        </w:rPr>
        <w:t>C</w:t>
      </w:r>
      <w:r w:rsidR="00012007" w:rsidRPr="008819FA">
        <w:rPr>
          <w:rFonts w:asciiTheme="minorHAnsi" w:hAnsiTheme="minorHAnsi" w:cstheme="minorHAnsi"/>
          <w:sz w:val="22"/>
          <w:szCs w:val="22"/>
        </w:rPr>
        <w:t>atalogues). Define allowed file formats and naming conventions for support files.</w:t>
      </w:r>
    </w:p>
    <w:p w14:paraId="03971D60" w14:textId="7DAFF5B9" w:rsidR="00012007" w:rsidRPr="008819FA" w:rsidRDefault="00012007" w:rsidP="008819FA">
      <w:pPr>
        <w:spacing w:after="160" w:line="240" w:lineRule="auto"/>
        <w:rPr>
          <w:rFonts w:asciiTheme="minorHAnsi" w:hAnsiTheme="minorHAnsi" w:cstheme="minorHAnsi"/>
          <w:sz w:val="22"/>
          <w:szCs w:val="22"/>
        </w:rPr>
      </w:pPr>
      <w:r w:rsidRPr="008819FA">
        <w:rPr>
          <w:rFonts w:asciiTheme="minorHAnsi" w:hAnsiTheme="minorHAnsi" w:cstheme="minorHAnsi"/>
          <w:sz w:val="22"/>
          <w:szCs w:val="22"/>
        </w:rPr>
        <w:t xml:space="preserve">Note that since </w:t>
      </w:r>
      <w:r w:rsidR="001C1B05" w:rsidRPr="008819FA">
        <w:rPr>
          <w:rFonts w:asciiTheme="minorHAnsi" w:hAnsiTheme="minorHAnsi" w:cstheme="minorHAnsi"/>
          <w:sz w:val="22"/>
          <w:szCs w:val="22"/>
        </w:rPr>
        <w:t>F</w:t>
      </w:r>
      <w:r w:rsidRPr="008819FA">
        <w:rPr>
          <w:rFonts w:asciiTheme="minorHAnsi" w:hAnsiTheme="minorHAnsi" w:cstheme="minorHAnsi"/>
          <w:sz w:val="22"/>
          <w:szCs w:val="22"/>
        </w:rPr>
        <w:t xml:space="preserve">eature and </w:t>
      </w:r>
      <w:r w:rsidR="001C1B05" w:rsidRPr="008819FA">
        <w:rPr>
          <w:rFonts w:asciiTheme="minorHAnsi" w:hAnsiTheme="minorHAnsi" w:cstheme="minorHAnsi"/>
          <w:sz w:val="22"/>
          <w:szCs w:val="22"/>
        </w:rPr>
        <w:t>P</w:t>
      </w:r>
      <w:r w:rsidRPr="008819FA">
        <w:rPr>
          <w:rFonts w:asciiTheme="minorHAnsi" w:hAnsiTheme="minorHAnsi" w:cstheme="minorHAnsi"/>
          <w:sz w:val="22"/>
          <w:szCs w:val="22"/>
        </w:rPr>
        <w:t xml:space="preserve">ortrayal </w:t>
      </w:r>
      <w:r w:rsidR="001C1B05" w:rsidRPr="008819FA">
        <w:rPr>
          <w:rFonts w:asciiTheme="minorHAnsi" w:hAnsiTheme="minorHAnsi" w:cstheme="minorHAnsi"/>
          <w:sz w:val="22"/>
          <w:szCs w:val="22"/>
        </w:rPr>
        <w:t>C</w:t>
      </w:r>
      <w:r w:rsidRPr="008819FA">
        <w:rPr>
          <w:rFonts w:asciiTheme="minorHAnsi" w:hAnsiTheme="minorHAnsi" w:cstheme="minorHAnsi"/>
          <w:sz w:val="22"/>
          <w:szCs w:val="22"/>
        </w:rPr>
        <w:t xml:space="preserve">atalogues are </w:t>
      </w:r>
      <w:r w:rsidR="00C43D3F" w:rsidRPr="008819FA">
        <w:rPr>
          <w:rFonts w:asciiTheme="minorHAnsi" w:hAnsiTheme="minorHAnsi" w:cstheme="minorHAnsi"/>
          <w:sz w:val="22"/>
          <w:szCs w:val="22"/>
        </w:rPr>
        <w:t xml:space="preserve">shared by all datasets conforming to a specific version of a </w:t>
      </w:r>
      <w:r w:rsidR="000B4D54" w:rsidRPr="008819FA">
        <w:rPr>
          <w:rFonts w:asciiTheme="minorHAnsi" w:hAnsiTheme="minorHAnsi" w:cstheme="minorHAnsi"/>
          <w:sz w:val="22"/>
          <w:szCs w:val="22"/>
        </w:rPr>
        <w:t>P</w:t>
      </w:r>
      <w:r w:rsidR="00C43D3F" w:rsidRPr="008819FA">
        <w:rPr>
          <w:rFonts w:asciiTheme="minorHAnsi" w:hAnsiTheme="minorHAnsi" w:cstheme="minorHAnsi"/>
          <w:sz w:val="22"/>
          <w:szCs w:val="22"/>
        </w:rPr>
        <w:t xml:space="preserve">roduct </w:t>
      </w:r>
      <w:r w:rsidR="000B4D54" w:rsidRPr="008819FA">
        <w:rPr>
          <w:rFonts w:asciiTheme="minorHAnsi" w:hAnsiTheme="minorHAnsi" w:cstheme="minorHAnsi"/>
          <w:sz w:val="22"/>
          <w:szCs w:val="22"/>
        </w:rPr>
        <w:t>S</w:t>
      </w:r>
      <w:r w:rsidR="00C43D3F" w:rsidRPr="008819FA">
        <w:rPr>
          <w:rFonts w:asciiTheme="minorHAnsi" w:hAnsiTheme="minorHAnsi" w:cstheme="minorHAnsi"/>
          <w:sz w:val="22"/>
          <w:szCs w:val="22"/>
        </w:rPr>
        <w:t xml:space="preserve">pecification, it will generally be more efficient to deliver </w:t>
      </w:r>
      <w:r w:rsidR="001C1B05" w:rsidRPr="008819FA">
        <w:rPr>
          <w:rFonts w:asciiTheme="minorHAnsi" w:hAnsiTheme="minorHAnsi" w:cstheme="minorHAnsi"/>
          <w:sz w:val="22"/>
          <w:szCs w:val="22"/>
        </w:rPr>
        <w:t>F</w:t>
      </w:r>
      <w:r w:rsidR="00C43D3F" w:rsidRPr="008819FA">
        <w:rPr>
          <w:rFonts w:asciiTheme="minorHAnsi" w:hAnsiTheme="minorHAnsi" w:cstheme="minorHAnsi"/>
          <w:sz w:val="22"/>
          <w:szCs w:val="22"/>
        </w:rPr>
        <w:t xml:space="preserve">eature and </w:t>
      </w:r>
      <w:r w:rsidR="001C1B05" w:rsidRPr="008819FA">
        <w:rPr>
          <w:rFonts w:asciiTheme="minorHAnsi" w:hAnsiTheme="minorHAnsi" w:cstheme="minorHAnsi"/>
          <w:sz w:val="22"/>
          <w:szCs w:val="22"/>
        </w:rPr>
        <w:t>P</w:t>
      </w:r>
      <w:r w:rsidR="00C43D3F" w:rsidRPr="008819FA">
        <w:rPr>
          <w:rFonts w:asciiTheme="minorHAnsi" w:hAnsiTheme="minorHAnsi" w:cstheme="minorHAnsi"/>
          <w:sz w:val="22"/>
          <w:szCs w:val="22"/>
        </w:rPr>
        <w:t xml:space="preserve">ortrayal </w:t>
      </w:r>
      <w:r w:rsidR="001C1B05" w:rsidRPr="008819FA">
        <w:rPr>
          <w:rFonts w:asciiTheme="minorHAnsi" w:hAnsiTheme="minorHAnsi" w:cstheme="minorHAnsi"/>
          <w:sz w:val="22"/>
          <w:szCs w:val="22"/>
        </w:rPr>
        <w:t>C</w:t>
      </w:r>
      <w:r w:rsidR="00C43D3F" w:rsidRPr="008819FA">
        <w:rPr>
          <w:rFonts w:asciiTheme="minorHAnsi" w:hAnsiTheme="minorHAnsi" w:cstheme="minorHAnsi"/>
          <w:sz w:val="22"/>
          <w:szCs w:val="22"/>
        </w:rPr>
        <w:t xml:space="preserve">atalogues once rather than with every exchange set. Possible methods of such special deliveries have not been standardized yet and are left to </w:t>
      </w:r>
      <w:r w:rsidR="000B4D54" w:rsidRPr="008819FA">
        <w:rPr>
          <w:rFonts w:asciiTheme="minorHAnsi" w:hAnsiTheme="minorHAnsi" w:cstheme="minorHAnsi"/>
          <w:sz w:val="22"/>
          <w:szCs w:val="22"/>
        </w:rPr>
        <w:t>P</w:t>
      </w:r>
      <w:r w:rsidR="00C43D3F" w:rsidRPr="008819FA">
        <w:rPr>
          <w:rFonts w:asciiTheme="minorHAnsi" w:hAnsiTheme="minorHAnsi" w:cstheme="minorHAnsi"/>
          <w:sz w:val="22"/>
          <w:szCs w:val="22"/>
        </w:rPr>
        <w:t xml:space="preserve">roduct </w:t>
      </w:r>
      <w:r w:rsidR="000B4D54" w:rsidRPr="008819FA">
        <w:rPr>
          <w:rFonts w:asciiTheme="minorHAnsi" w:hAnsiTheme="minorHAnsi" w:cstheme="minorHAnsi"/>
          <w:sz w:val="22"/>
          <w:szCs w:val="22"/>
        </w:rPr>
        <w:t>S</w:t>
      </w:r>
      <w:r w:rsidR="00C43D3F" w:rsidRPr="008819FA">
        <w:rPr>
          <w:rFonts w:asciiTheme="minorHAnsi" w:hAnsiTheme="minorHAnsi" w:cstheme="minorHAnsi"/>
          <w:sz w:val="22"/>
          <w:szCs w:val="22"/>
        </w:rPr>
        <w:t xml:space="preserve">pecification developers, but may include special exchange sets distributed through the usual channels or a centralized means such as publication on a web server. If a central distribution mechanism is adopted consideration must be given to the possible needs of </w:t>
      </w:r>
      <w:r w:rsidR="00CD58E5" w:rsidRPr="008819FA">
        <w:rPr>
          <w:rFonts w:asciiTheme="minorHAnsi" w:hAnsiTheme="minorHAnsi" w:cstheme="minorHAnsi"/>
          <w:sz w:val="22"/>
          <w:szCs w:val="22"/>
        </w:rPr>
        <w:t>end users who have only infrequent or no access to the distribution hub (</w:t>
      </w:r>
      <w:r w:rsidR="007848ED">
        <w:rPr>
          <w:rFonts w:asciiTheme="minorHAnsi" w:hAnsiTheme="minorHAnsi" w:cstheme="minorHAnsi"/>
          <w:sz w:val="22"/>
          <w:szCs w:val="22"/>
        </w:rPr>
        <w:t>for example</w:t>
      </w:r>
      <w:r w:rsidR="00CD58E5" w:rsidRPr="008819FA">
        <w:rPr>
          <w:rFonts w:asciiTheme="minorHAnsi" w:hAnsiTheme="minorHAnsi" w:cstheme="minorHAnsi"/>
          <w:sz w:val="22"/>
          <w:szCs w:val="22"/>
        </w:rPr>
        <w:t xml:space="preserve"> low-bandwidth or no Internet access).</w:t>
      </w:r>
      <w:r w:rsidR="00C43D3F" w:rsidRPr="008819FA">
        <w:rPr>
          <w:rFonts w:asciiTheme="minorHAnsi" w:hAnsiTheme="minorHAnsi" w:cstheme="minorHAnsi"/>
          <w:sz w:val="22"/>
          <w:szCs w:val="22"/>
        </w:rPr>
        <w:t xml:space="preserve"> </w:t>
      </w:r>
    </w:p>
    <w:p w14:paraId="3436522D" w14:textId="21854204" w:rsidR="007848ED" w:rsidRPr="00FA0C91" w:rsidRDefault="007848ED" w:rsidP="00333EC8">
      <w:pPr>
        <w:pStyle w:val="Heading1"/>
        <w:numPr>
          <w:ilvl w:val="0"/>
          <w:numId w:val="25"/>
        </w:numPr>
        <w:tabs>
          <w:tab w:val="clear" w:pos="400"/>
          <w:tab w:val="clear" w:pos="560"/>
          <w:tab w:val="left" w:pos="426"/>
        </w:tabs>
        <w:spacing w:line="240" w:lineRule="auto"/>
        <w:ind w:left="426" w:hanging="426"/>
      </w:pPr>
      <w:bookmarkStart w:id="695" w:name="_Toc3469178"/>
      <w:r>
        <w:t>Validation checks and data quality</w:t>
      </w:r>
      <w:bookmarkEnd w:id="695"/>
    </w:p>
    <w:p w14:paraId="7242EF17" w14:textId="0E9C16D2" w:rsidR="00365BCB" w:rsidRPr="007848ED" w:rsidRDefault="00365BCB" w:rsidP="007848ED">
      <w:pPr>
        <w:spacing w:after="60" w:line="240" w:lineRule="auto"/>
        <w:rPr>
          <w:rFonts w:asciiTheme="minorHAnsi" w:hAnsiTheme="minorHAnsi" w:cstheme="minorHAnsi"/>
          <w:sz w:val="22"/>
          <w:szCs w:val="22"/>
        </w:rPr>
      </w:pPr>
      <w:r w:rsidRPr="007848ED">
        <w:rPr>
          <w:rFonts w:asciiTheme="minorHAnsi" w:hAnsiTheme="minorHAnsi" w:cstheme="minorHAnsi"/>
          <w:sz w:val="22"/>
          <w:szCs w:val="22"/>
        </w:rPr>
        <w:t>At least two types of validation checks are needed:</w:t>
      </w:r>
    </w:p>
    <w:p w14:paraId="15242280" w14:textId="779932D5" w:rsidR="00365BCB" w:rsidRPr="007848ED" w:rsidRDefault="00365BCB" w:rsidP="007848ED">
      <w:pPr>
        <w:numPr>
          <w:ilvl w:val="0"/>
          <w:numId w:val="35"/>
        </w:numPr>
        <w:spacing w:after="60" w:line="240" w:lineRule="auto"/>
        <w:rPr>
          <w:rFonts w:asciiTheme="minorHAnsi" w:hAnsiTheme="minorHAnsi" w:cstheme="minorHAnsi"/>
          <w:sz w:val="22"/>
          <w:szCs w:val="22"/>
        </w:rPr>
      </w:pPr>
      <w:r w:rsidRPr="007848ED">
        <w:rPr>
          <w:rFonts w:asciiTheme="minorHAnsi" w:hAnsiTheme="minorHAnsi" w:cstheme="minorHAnsi"/>
          <w:sz w:val="22"/>
          <w:szCs w:val="22"/>
        </w:rPr>
        <w:t>Dataset validation checks, for individual datasets. These checks operate on individual objects in datasets and on individual datasets as a whole. They should check the integrity of individual objects in the dataset (spatial, feature, and information types)</w:t>
      </w:r>
      <w:r w:rsidR="007848ED">
        <w:rPr>
          <w:rFonts w:asciiTheme="minorHAnsi" w:hAnsiTheme="minorHAnsi" w:cstheme="minorHAnsi"/>
          <w:sz w:val="22"/>
          <w:szCs w:val="22"/>
        </w:rPr>
        <w:t>;</w:t>
      </w:r>
      <w:r w:rsidRPr="007848ED">
        <w:rPr>
          <w:rFonts w:asciiTheme="minorHAnsi" w:hAnsiTheme="minorHAnsi" w:cstheme="minorHAnsi"/>
          <w:sz w:val="22"/>
          <w:szCs w:val="22"/>
        </w:rPr>
        <w:t xml:space="preserve"> associations between objects in the dataset</w:t>
      </w:r>
      <w:r w:rsidR="007848ED">
        <w:rPr>
          <w:rFonts w:asciiTheme="minorHAnsi" w:hAnsiTheme="minorHAnsi" w:cstheme="minorHAnsi"/>
          <w:sz w:val="22"/>
          <w:szCs w:val="22"/>
        </w:rPr>
        <w:t>;</w:t>
      </w:r>
      <w:r w:rsidRPr="007848ED">
        <w:rPr>
          <w:rFonts w:asciiTheme="minorHAnsi" w:hAnsiTheme="minorHAnsi" w:cstheme="minorHAnsi"/>
          <w:sz w:val="22"/>
          <w:szCs w:val="22"/>
        </w:rPr>
        <w:t xml:space="preserve"> any embedded metadata or header information in the dataset</w:t>
      </w:r>
      <w:r w:rsidR="007848ED">
        <w:rPr>
          <w:rFonts w:asciiTheme="minorHAnsi" w:hAnsiTheme="minorHAnsi" w:cstheme="minorHAnsi"/>
          <w:sz w:val="22"/>
          <w:szCs w:val="22"/>
        </w:rPr>
        <w:t>;</w:t>
      </w:r>
      <w:r w:rsidRPr="007848ED">
        <w:rPr>
          <w:rFonts w:asciiTheme="minorHAnsi" w:hAnsiTheme="minorHAnsi" w:cstheme="minorHAnsi"/>
          <w:sz w:val="22"/>
          <w:szCs w:val="22"/>
        </w:rPr>
        <w:t xml:space="preserve"> and support files referenced in the dataset.</w:t>
      </w:r>
    </w:p>
    <w:p w14:paraId="5CD44B28" w14:textId="4B3FFFB4" w:rsidR="00365BCB" w:rsidRPr="007848ED" w:rsidRDefault="00365BCB" w:rsidP="007848ED">
      <w:pPr>
        <w:numPr>
          <w:ilvl w:val="0"/>
          <w:numId w:val="35"/>
        </w:numPr>
        <w:spacing w:after="160" w:line="240" w:lineRule="auto"/>
        <w:rPr>
          <w:rFonts w:asciiTheme="minorHAnsi" w:hAnsiTheme="minorHAnsi" w:cstheme="minorHAnsi"/>
          <w:sz w:val="22"/>
          <w:szCs w:val="22"/>
        </w:rPr>
      </w:pPr>
      <w:r w:rsidRPr="007848ED">
        <w:rPr>
          <w:rFonts w:asciiTheme="minorHAnsi" w:hAnsiTheme="minorHAnsi" w:cstheme="minorHAnsi"/>
          <w:sz w:val="22"/>
          <w:szCs w:val="22"/>
        </w:rPr>
        <w:t>Package validation checks</w:t>
      </w:r>
      <w:r w:rsidR="005640EC" w:rsidRPr="007848ED">
        <w:rPr>
          <w:rFonts w:asciiTheme="minorHAnsi" w:hAnsiTheme="minorHAnsi" w:cstheme="minorHAnsi"/>
          <w:sz w:val="22"/>
          <w:szCs w:val="22"/>
        </w:rPr>
        <w:t>,</w:t>
      </w:r>
      <w:r w:rsidRPr="007848ED">
        <w:rPr>
          <w:rFonts w:asciiTheme="minorHAnsi" w:hAnsiTheme="minorHAnsi" w:cstheme="minorHAnsi"/>
          <w:sz w:val="22"/>
          <w:szCs w:val="22"/>
        </w:rPr>
        <w:t xml:space="preserve"> for </w:t>
      </w:r>
      <w:r w:rsidR="005640EC" w:rsidRPr="007848ED">
        <w:rPr>
          <w:rFonts w:asciiTheme="minorHAnsi" w:hAnsiTheme="minorHAnsi" w:cstheme="minorHAnsi"/>
          <w:sz w:val="22"/>
          <w:szCs w:val="22"/>
        </w:rPr>
        <w:t>verifying the structure and content of packages (</w:t>
      </w:r>
      <w:r w:rsidR="007848ED">
        <w:rPr>
          <w:rFonts w:asciiTheme="minorHAnsi" w:hAnsiTheme="minorHAnsi" w:cstheme="minorHAnsi"/>
          <w:sz w:val="22"/>
          <w:szCs w:val="22"/>
        </w:rPr>
        <w:t>for example</w:t>
      </w:r>
      <w:r w:rsidR="005640EC" w:rsidRPr="007848ED">
        <w:rPr>
          <w:rFonts w:asciiTheme="minorHAnsi" w:hAnsiTheme="minorHAnsi" w:cstheme="minorHAnsi"/>
          <w:sz w:val="22"/>
          <w:szCs w:val="22"/>
        </w:rPr>
        <w:t xml:space="preserve"> exchange sets) and accompanying metadata.</w:t>
      </w:r>
    </w:p>
    <w:p w14:paraId="6B36549F" w14:textId="5B51E835" w:rsidR="009859AE" w:rsidRPr="007848ED" w:rsidRDefault="009859AE" w:rsidP="007848ED">
      <w:pPr>
        <w:spacing w:after="160" w:line="240" w:lineRule="auto"/>
        <w:rPr>
          <w:rFonts w:asciiTheme="minorHAnsi" w:hAnsiTheme="minorHAnsi" w:cstheme="minorHAnsi"/>
          <w:sz w:val="22"/>
          <w:szCs w:val="22"/>
        </w:rPr>
      </w:pPr>
      <w:r w:rsidRPr="007848ED">
        <w:rPr>
          <w:rFonts w:asciiTheme="minorHAnsi" w:hAnsiTheme="minorHAnsi" w:cstheme="minorHAnsi"/>
          <w:sz w:val="22"/>
          <w:szCs w:val="22"/>
        </w:rPr>
        <w:t>A common set of validation checks is under development</w:t>
      </w:r>
      <w:r w:rsidR="00FB7515" w:rsidRPr="007848ED">
        <w:rPr>
          <w:rFonts w:asciiTheme="minorHAnsi" w:hAnsiTheme="minorHAnsi" w:cstheme="minorHAnsi"/>
          <w:sz w:val="22"/>
          <w:szCs w:val="22"/>
        </w:rPr>
        <w:t xml:space="preserve"> (see S-97 Part C)</w:t>
      </w:r>
      <w:r w:rsidRPr="007848ED">
        <w:rPr>
          <w:rFonts w:asciiTheme="minorHAnsi" w:hAnsiTheme="minorHAnsi" w:cstheme="minorHAnsi"/>
          <w:sz w:val="22"/>
          <w:szCs w:val="22"/>
        </w:rPr>
        <w:t>. A recommended set of data quality measures has been developed</w:t>
      </w:r>
      <w:r w:rsidR="00FB7515" w:rsidRPr="007848ED">
        <w:rPr>
          <w:rFonts w:asciiTheme="minorHAnsi" w:hAnsiTheme="minorHAnsi" w:cstheme="minorHAnsi"/>
          <w:sz w:val="22"/>
          <w:szCs w:val="22"/>
        </w:rPr>
        <w:t xml:space="preserve"> based on </w:t>
      </w:r>
      <w:r w:rsidR="00A20458" w:rsidRPr="007848ED">
        <w:rPr>
          <w:rFonts w:asciiTheme="minorHAnsi" w:hAnsiTheme="minorHAnsi" w:cstheme="minorHAnsi"/>
          <w:sz w:val="22"/>
          <w:szCs w:val="22"/>
        </w:rPr>
        <w:t>dataset statistics derived from the</w:t>
      </w:r>
      <w:r w:rsidR="00FB7515" w:rsidRPr="007848ED">
        <w:rPr>
          <w:rFonts w:asciiTheme="minorHAnsi" w:hAnsiTheme="minorHAnsi" w:cstheme="minorHAnsi"/>
          <w:sz w:val="22"/>
          <w:szCs w:val="22"/>
        </w:rPr>
        <w:t xml:space="preserve"> validation checks</w:t>
      </w:r>
      <w:r w:rsidR="00A20458" w:rsidRPr="007848ED">
        <w:rPr>
          <w:rFonts w:asciiTheme="minorHAnsi" w:hAnsiTheme="minorHAnsi" w:cstheme="minorHAnsi"/>
          <w:sz w:val="22"/>
          <w:szCs w:val="22"/>
        </w:rPr>
        <w:t>.</w:t>
      </w:r>
      <w:r w:rsidRPr="007848ED">
        <w:rPr>
          <w:rFonts w:asciiTheme="minorHAnsi" w:hAnsiTheme="minorHAnsi" w:cstheme="minorHAnsi"/>
          <w:sz w:val="22"/>
          <w:szCs w:val="22"/>
        </w:rPr>
        <w:t xml:space="preserve"> </w:t>
      </w:r>
      <w:r w:rsidR="00A20458" w:rsidRPr="007848ED">
        <w:rPr>
          <w:rFonts w:asciiTheme="minorHAnsi" w:hAnsiTheme="minorHAnsi" w:cstheme="minorHAnsi"/>
          <w:sz w:val="22"/>
          <w:szCs w:val="22"/>
        </w:rPr>
        <w:t>The recommended measures</w:t>
      </w:r>
      <w:r w:rsidRPr="007848ED">
        <w:rPr>
          <w:rFonts w:asciiTheme="minorHAnsi" w:hAnsiTheme="minorHAnsi" w:cstheme="minorHAnsi"/>
          <w:sz w:val="22"/>
          <w:szCs w:val="22"/>
        </w:rPr>
        <w:t xml:space="preserve"> </w:t>
      </w:r>
      <w:r w:rsidR="00A20458" w:rsidRPr="007848ED">
        <w:rPr>
          <w:rFonts w:asciiTheme="minorHAnsi" w:hAnsiTheme="minorHAnsi" w:cstheme="minorHAnsi"/>
          <w:sz w:val="22"/>
          <w:szCs w:val="22"/>
        </w:rPr>
        <w:t>are</w:t>
      </w:r>
      <w:r w:rsidRPr="007848ED">
        <w:rPr>
          <w:rFonts w:asciiTheme="minorHAnsi" w:hAnsiTheme="minorHAnsi" w:cstheme="minorHAnsi"/>
          <w:sz w:val="22"/>
          <w:szCs w:val="22"/>
        </w:rPr>
        <w:t xml:space="preserve"> </w:t>
      </w:r>
      <w:r w:rsidR="00FB7515" w:rsidRPr="007848ED">
        <w:rPr>
          <w:rFonts w:asciiTheme="minorHAnsi" w:hAnsiTheme="minorHAnsi" w:cstheme="minorHAnsi"/>
          <w:sz w:val="22"/>
          <w:szCs w:val="22"/>
        </w:rPr>
        <w:t xml:space="preserve">also </w:t>
      </w:r>
      <w:r w:rsidRPr="007848ED">
        <w:rPr>
          <w:rFonts w:asciiTheme="minorHAnsi" w:hAnsiTheme="minorHAnsi" w:cstheme="minorHAnsi"/>
          <w:sz w:val="22"/>
          <w:szCs w:val="22"/>
        </w:rPr>
        <w:t xml:space="preserve">described in </w:t>
      </w:r>
      <w:r w:rsidR="007848ED">
        <w:rPr>
          <w:rFonts w:asciiTheme="minorHAnsi" w:hAnsiTheme="minorHAnsi" w:cstheme="minorHAnsi"/>
          <w:sz w:val="22"/>
          <w:szCs w:val="22"/>
        </w:rPr>
        <w:t xml:space="preserve">S-97 </w:t>
      </w:r>
      <w:r w:rsidR="00FB7515" w:rsidRPr="007848ED">
        <w:rPr>
          <w:rFonts w:asciiTheme="minorHAnsi" w:hAnsiTheme="minorHAnsi" w:cstheme="minorHAnsi"/>
          <w:sz w:val="22"/>
          <w:szCs w:val="22"/>
        </w:rPr>
        <w:t>Part C</w:t>
      </w:r>
      <w:r w:rsidRPr="007848ED">
        <w:rPr>
          <w:rFonts w:asciiTheme="minorHAnsi" w:hAnsiTheme="minorHAnsi" w:cstheme="minorHAnsi"/>
          <w:sz w:val="22"/>
          <w:szCs w:val="22"/>
        </w:rPr>
        <w:t>.</w:t>
      </w:r>
    </w:p>
    <w:p w14:paraId="45699733" w14:textId="0377D5E6" w:rsidR="007848ED" w:rsidRPr="00FA0C91" w:rsidRDefault="00391FD4">
      <w:pPr>
        <w:pStyle w:val="Heading2"/>
        <w:numPr>
          <w:ilvl w:val="1"/>
          <w:numId w:val="161"/>
        </w:numPr>
        <w:pPrChange w:id="696" w:author="Julia Powell" w:date="2020-01-15T16:14:00Z">
          <w:pPr>
            <w:pStyle w:val="Heading2"/>
            <w:numPr>
              <w:numId w:val="161"/>
            </w:numPr>
            <w:tabs>
              <w:tab w:val="clear" w:pos="700"/>
              <w:tab w:val="left" w:pos="567"/>
            </w:tabs>
            <w:ind w:left="567" w:hanging="567"/>
          </w:pPr>
        </w:pPrChange>
      </w:pPr>
      <w:bookmarkStart w:id="697" w:name="_Toc3469179"/>
      <w:r>
        <w:t>Validation checks for datasets</w:t>
      </w:r>
      <w:bookmarkEnd w:id="697"/>
    </w:p>
    <w:p w14:paraId="263DBE7F" w14:textId="71416CA3" w:rsidR="005640EC" w:rsidRPr="00391FD4" w:rsidRDefault="005640EC" w:rsidP="00391FD4">
      <w:pPr>
        <w:spacing w:after="60" w:line="240" w:lineRule="auto"/>
        <w:rPr>
          <w:rFonts w:asciiTheme="minorHAnsi" w:hAnsiTheme="minorHAnsi" w:cstheme="minorHAnsi"/>
          <w:sz w:val="22"/>
          <w:szCs w:val="22"/>
        </w:rPr>
      </w:pPr>
      <w:r w:rsidRPr="00391FD4">
        <w:rPr>
          <w:rFonts w:asciiTheme="minorHAnsi" w:hAnsiTheme="minorHAnsi" w:cstheme="minorHAnsi"/>
          <w:sz w:val="22"/>
          <w:szCs w:val="22"/>
        </w:rPr>
        <w:t xml:space="preserve">Validation </w:t>
      </w:r>
      <w:r w:rsidR="00391FD4">
        <w:rPr>
          <w:rFonts w:asciiTheme="minorHAnsi" w:hAnsiTheme="minorHAnsi" w:cstheme="minorHAnsi"/>
          <w:sz w:val="22"/>
          <w:szCs w:val="22"/>
        </w:rPr>
        <w:t>check</w:t>
      </w:r>
      <w:r w:rsidR="00391FD4" w:rsidRPr="00391FD4">
        <w:rPr>
          <w:rFonts w:asciiTheme="minorHAnsi" w:hAnsiTheme="minorHAnsi" w:cstheme="minorHAnsi"/>
          <w:sz w:val="22"/>
          <w:szCs w:val="22"/>
        </w:rPr>
        <w:t xml:space="preserve">s </w:t>
      </w:r>
      <w:r w:rsidRPr="00391FD4">
        <w:rPr>
          <w:rFonts w:asciiTheme="minorHAnsi" w:hAnsiTheme="minorHAnsi" w:cstheme="minorHAnsi"/>
          <w:sz w:val="22"/>
          <w:szCs w:val="22"/>
        </w:rPr>
        <w:t>for datasets should cover:</w:t>
      </w:r>
    </w:p>
    <w:p w14:paraId="3F4320FB" w14:textId="0D5555C9" w:rsidR="00E85FD8" w:rsidRPr="00391FD4" w:rsidRDefault="00E85FD8"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C</w:t>
      </w:r>
      <w:r w:rsidR="005D6A61" w:rsidRPr="00391FD4">
        <w:rPr>
          <w:rFonts w:asciiTheme="minorHAnsi" w:hAnsiTheme="minorHAnsi" w:cstheme="minorHAnsi"/>
          <w:sz w:val="22"/>
          <w:szCs w:val="22"/>
        </w:rPr>
        <w:t>ompleteness,</w:t>
      </w:r>
      <w:r w:rsidR="00F13762" w:rsidRPr="00391FD4">
        <w:rPr>
          <w:rFonts w:asciiTheme="minorHAnsi" w:hAnsiTheme="minorHAnsi" w:cstheme="minorHAnsi"/>
          <w:sz w:val="22"/>
          <w:szCs w:val="22"/>
        </w:rPr>
        <w:t xml:space="preserve"> including population of attributes and presence of required information, complex attributes without sub-attribute</w:t>
      </w:r>
      <w:r w:rsidR="00D65DCD" w:rsidRPr="00391FD4">
        <w:rPr>
          <w:rFonts w:asciiTheme="minorHAnsi" w:hAnsiTheme="minorHAnsi" w:cstheme="minorHAnsi"/>
          <w:sz w:val="22"/>
          <w:szCs w:val="22"/>
        </w:rPr>
        <w:t>s</w:t>
      </w:r>
      <w:r w:rsidR="00F13762" w:rsidRPr="00391FD4">
        <w:rPr>
          <w:rFonts w:asciiTheme="minorHAnsi" w:hAnsiTheme="minorHAnsi" w:cstheme="minorHAnsi"/>
          <w:sz w:val="22"/>
          <w:szCs w:val="22"/>
        </w:rPr>
        <w:t>, etc.</w:t>
      </w:r>
    </w:p>
    <w:p w14:paraId="58111217" w14:textId="5053FE58" w:rsidR="00041713" w:rsidRPr="00391FD4" w:rsidRDefault="005D6A61"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Logical</w:t>
      </w:r>
      <w:r w:rsidR="002778D7" w:rsidRPr="00391FD4">
        <w:rPr>
          <w:rFonts w:asciiTheme="minorHAnsi" w:hAnsiTheme="minorHAnsi" w:cstheme="minorHAnsi"/>
          <w:sz w:val="22"/>
          <w:szCs w:val="22"/>
        </w:rPr>
        <w:t xml:space="preserve"> </w:t>
      </w:r>
      <w:r w:rsidRPr="00391FD4">
        <w:rPr>
          <w:rFonts w:asciiTheme="minorHAnsi" w:hAnsiTheme="minorHAnsi" w:cstheme="minorHAnsi"/>
          <w:sz w:val="22"/>
          <w:szCs w:val="22"/>
        </w:rPr>
        <w:t>consistency</w:t>
      </w:r>
      <w:r w:rsidR="00391FD4">
        <w:rPr>
          <w:rFonts w:asciiTheme="minorHAnsi" w:hAnsiTheme="minorHAnsi" w:cstheme="minorHAnsi"/>
          <w:sz w:val="22"/>
          <w:szCs w:val="22"/>
        </w:rPr>
        <w:t>;</w:t>
      </w:r>
      <w:r w:rsidR="00F13762" w:rsidRPr="00391FD4">
        <w:rPr>
          <w:rFonts w:asciiTheme="minorHAnsi" w:hAnsiTheme="minorHAnsi" w:cstheme="minorHAnsi"/>
          <w:sz w:val="22"/>
          <w:szCs w:val="22"/>
        </w:rPr>
        <w:t xml:space="preserve"> </w:t>
      </w:r>
      <w:r w:rsidR="00391FD4">
        <w:rPr>
          <w:rFonts w:asciiTheme="minorHAnsi" w:hAnsiTheme="minorHAnsi" w:cstheme="minorHAnsi"/>
          <w:sz w:val="22"/>
          <w:szCs w:val="22"/>
        </w:rPr>
        <w:t>for example</w:t>
      </w:r>
      <w:r w:rsidR="00F13762" w:rsidRPr="00391FD4">
        <w:rPr>
          <w:rFonts w:asciiTheme="minorHAnsi" w:hAnsiTheme="minorHAnsi" w:cstheme="minorHAnsi"/>
          <w:sz w:val="22"/>
          <w:szCs w:val="22"/>
        </w:rPr>
        <w:t xml:space="preserve"> missing association targets</w:t>
      </w:r>
      <w:r w:rsidR="00D65DCD" w:rsidRPr="00391FD4">
        <w:rPr>
          <w:rFonts w:asciiTheme="minorHAnsi" w:hAnsiTheme="minorHAnsi" w:cstheme="minorHAnsi"/>
          <w:sz w:val="22"/>
          <w:szCs w:val="22"/>
        </w:rPr>
        <w:t>.</w:t>
      </w:r>
      <w:r w:rsidRPr="00391FD4">
        <w:rPr>
          <w:rFonts w:asciiTheme="minorHAnsi" w:hAnsiTheme="minorHAnsi" w:cstheme="minorHAnsi"/>
          <w:sz w:val="22"/>
          <w:szCs w:val="22"/>
        </w:rPr>
        <w:t xml:space="preserve"> </w:t>
      </w:r>
    </w:p>
    <w:p w14:paraId="21EFEF99" w14:textId="62A153E5" w:rsidR="001E0542" w:rsidRPr="00391FD4" w:rsidRDefault="001E0542"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Spatial consistency</w:t>
      </w:r>
      <w:r w:rsidR="00391FD4">
        <w:rPr>
          <w:rFonts w:asciiTheme="minorHAnsi" w:hAnsiTheme="minorHAnsi" w:cstheme="minorHAnsi"/>
          <w:sz w:val="22"/>
          <w:szCs w:val="22"/>
        </w:rPr>
        <w:t>; for example</w:t>
      </w:r>
      <w:r w:rsidR="00F13762" w:rsidRPr="00391FD4">
        <w:rPr>
          <w:rFonts w:asciiTheme="minorHAnsi" w:hAnsiTheme="minorHAnsi" w:cstheme="minorHAnsi"/>
          <w:sz w:val="22"/>
          <w:szCs w:val="22"/>
        </w:rPr>
        <w:t xml:space="preserve"> </w:t>
      </w:r>
      <w:r w:rsidR="00E85FD8" w:rsidRPr="00391FD4">
        <w:rPr>
          <w:rFonts w:asciiTheme="minorHAnsi" w:hAnsiTheme="minorHAnsi" w:cstheme="minorHAnsi"/>
          <w:sz w:val="22"/>
          <w:szCs w:val="22"/>
        </w:rPr>
        <w:t xml:space="preserve">topological </w:t>
      </w:r>
      <w:r w:rsidR="00F13762" w:rsidRPr="00391FD4">
        <w:rPr>
          <w:rFonts w:asciiTheme="minorHAnsi" w:hAnsiTheme="minorHAnsi" w:cstheme="minorHAnsi"/>
          <w:sz w:val="22"/>
          <w:szCs w:val="22"/>
        </w:rPr>
        <w:t xml:space="preserve">sanity checks for non-crossing external boundaries, </w:t>
      </w:r>
      <w:r w:rsidR="00D65DCD" w:rsidRPr="00391FD4">
        <w:rPr>
          <w:rFonts w:asciiTheme="minorHAnsi" w:hAnsiTheme="minorHAnsi" w:cstheme="minorHAnsi"/>
          <w:sz w:val="22"/>
          <w:szCs w:val="22"/>
        </w:rPr>
        <w:t xml:space="preserve">excessive vertex density in lines, </w:t>
      </w:r>
      <w:r w:rsidR="00F13762" w:rsidRPr="00391FD4">
        <w:rPr>
          <w:rFonts w:asciiTheme="minorHAnsi" w:hAnsiTheme="minorHAnsi" w:cstheme="minorHAnsi"/>
          <w:sz w:val="22"/>
          <w:szCs w:val="22"/>
        </w:rPr>
        <w:t>etc.</w:t>
      </w:r>
    </w:p>
    <w:p w14:paraId="727139F8" w14:textId="621C6F2D" w:rsidR="00251BA1" w:rsidRPr="00391FD4" w:rsidRDefault="00F13762"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P</w:t>
      </w:r>
      <w:r w:rsidR="005D6A61" w:rsidRPr="00391FD4">
        <w:rPr>
          <w:rFonts w:asciiTheme="minorHAnsi" w:hAnsiTheme="minorHAnsi" w:cstheme="minorHAnsi"/>
          <w:sz w:val="22"/>
          <w:szCs w:val="22"/>
        </w:rPr>
        <w:t>ositional accuracy</w:t>
      </w:r>
      <w:r w:rsidR="00391FD4">
        <w:rPr>
          <w:rFonts w:asciiTheme="minorHAnsi" w:hAnsiTheme="minorHAnsi" w:cstheme="minorHAnsi"/>
          <w:sz w:val="22"/>
          <w:szCs w:val="22"/>
        </w:rPr>
        <w:t>; for example</w:t>
      </w:r>
      <w:r w:rsidR="00251BA1" w:rsidRPr="00391FD4">
        <w:rPr>
          <w:rFonts w:asciiTheme="minorHAnsi" w:hAnsiTheme="minorHAnsi" w:cstheme="minorHAnsi"/>
          <w:sz w:val="22"/>
          <w:szCs w:val="22"/>
        </w:rPr>
        <w:t xml:space="preserve"> closeness of reported coordinate values to accepted</w:t>
      </w:r>
      <w:r w:rsidR="00A20458" w:rsidRPr="00391FD4">
        <w:rPr>
          <w:rFonts w:asciiTheme="minorHAnsi" w:hAnsiTheme="minorHAnsi" w:cstheme="minorHAnsi"/>
          <w:sz w:val="22"/>
          <w:szCs w:val="22"/>
        </w:rPr>
        <w:t xml:space="preserve"> or known</w:t>
      </w:r>
      <w:r w:rsidR="00251BA1" w:rsidRPr="00391FD4">
        <w:rPr>
          <w:rFonts w:asciiTheme="minorHAnsi" w:hAnsiTheme="minorHAnsi" w:cstheme="minorHAnsi"/>
          <w:sz w:val="22"/>
          <w:szCs w:val="22"/>
        </w:rPr>
        <w:t xml:space="preserve"> absolute or relative </w:t>
      </w:r>
      <w:r w:rsidR="00A20458" w:rsidRPr="00391FD4">
        <w:rPr>
          <w:rFonts w:asciiTheme="minorHAnsi" w:hAnsiTheme="minorHAnsi" w:cstheme="minorHAnsi"/>
          <w:sz w:val="22"/>
          <w:szCs w:val="22"/>
        </w:rPr>
        <w:t>coordinate values</w:t>
      </w:r>
      <w:r w:rsidR="00251BA1" w:rsidRPr="00391FD4">
        <w:rPr>
          <w:rFonts w:asciiTheme="minorHAnsi" w:hAnsiTheme="minorHAnsi" w:cstheme="minorHAnsi"/>
          <w:sz w:val="22"/>
          <w:szCs w:val="22"/>
        </w:rPr>
        <w:t>.</w:t>
      </w:r>
    </w:p>
    <w:p w14:paraId="5F742168" w14:textId="3397C4A0" w:rsidR="00251BA1" w:rsidRPr="00391FD4" w:rsidRDefault="00FB7515"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Temporal accuracy</w:t>
      </w:r>
      <w:r w:rsidR="00391FD4">
        <w:rPr>
          <w:rFonts w:asciiTheme="minorHAnsi" w:hAnsiTheme="minorHAnsi" w:cstheme="minorHAnsi"/>
          <w:sz w:val="22"/>
          <w:szCs w:val="22"/>
        </w:rPr>
        <w:t>; for example</w:t>
      </w:r>
      <w:r w:rsidR="00251BA1" w:rsidRPr="00391FD4">
        <w:rPr>
          <w:rFonts w:asciiTheme="minorHAnsi" w:hAnsiTheme="minorHAnsi" w:cstheme="minorHAnsi"/>
          <w:sz w:val="22"/>
          <w:szCs w:val="22"/>
        </w:rPr>
        <w:t xml:space="preserve"> closeness of reported time measurements to </w:t>
      </w:r>
      <w:r w:rsidR="00A20458" w:rsidRPr="00391FD4">
        <w:rPr>
          <w:rFonts w:asciiTheme="minorHAnsi" w:hAnsiTheme="minorHAnsi" w:cstheme="minorHAnsi"/>
          <w:sz w:val="22"/>
          <w:szCs w:val="22"/>
        </w:rPr>
        <w:t xml:space="preserve">accepted or known </w:t>
      </w:r>
      <w:r w:rsidR="00251BA1" w:rsidRPr="00391FD4">
        <w:rPr>
          <w:rFonts w:asciiTheme="minorHAnsi" w:hAnsiTheme="minorHAnsi" w:cstheme="minorHAnsi"/>
          <w:sz w:val="22"/>
          <w:szCs w:val="22"/>
        </w:rPr>
        <w:t>values accepted as or known to be true</w:t>
      </w:r>
      <w:r w:rsidR="00A20458" w:rsidRPr="00391FD4">
        <w:rPr>
          <w:rFonts w:asciiTheme="minorHAnsi" w:hAnsiTheme="minorHAnsi" w:cstheme="minorHAnsi"/>
          <w:sz w:val="22"/>
          <w:szCs w:val="22"/>
        </w:rPr>
        <w:t>, correctness of the order of events, or validity of data with respect to time.</w:t>
      </w:r>
    </w:p>
    <w:p w14:paraId="2077AF51" w14:textId="23C9E720" w:rsidR="00041713" w:rsidRPr="00391FD4" w:rsidRDefault="00D65DCD"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T</w:t>
      </w:r>
      <w:r w:rsidR="005D6A61" w:rsidRPr="00391FD4">
        <w:rPr>
          <w:rFonts w:asciiTheme="minorHAnsi" w:hAnsiTheme="minorHAnsi" w:cstheme="minorHAnsi"/>
          <w:sz w:val="22"/>
          <w:szCs w:val="22"/>
        </w:rPr>
        <w:t xml:space="preserve">hematic accuracy, </w:t>
      </w:r>
      <w:r w:rsidRPr="00391FD4">
        <w:rPr>
          <w:rFonts w:asciiTheme="minorHAnsi" w:hAnsiTheme="minorHAnsi" w:cstheme="minorHAnsi"/>
          <w:sz w:val="22"/>
          <w:szCs w:val="22"/>
        </w:rPr>
        <w:t>such as attribute values that are consistent with any other related attributes and within allowed ranges or sets.</w:t>
      </w:r>
    </w:p>
    <w:p w14:paraId="13B48A06" w14:textId="4761CD87" w:rsidR="00595E1F" w:rsidRPr="00391FD4" w:rsidRDefault="00595E1F" w:rsidP="0086758C">
      <w:pPr>
        <w:pStyle w:val="ListParagraph"/>
        <w:numPr>
          <w:ilvl w:val="0"/>
          <w:numId w:val="28"/>
        </w:numPr>
        <w:spacing w:before="0" w:after="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References to support files.</w:t>
      </w:r>
    </w:p>
    <w:p w14:paraId="2A8D7D9C" w14:textId="605EF4C8" w:rsidR="00041713" w:rsidRPr="00391FD4" w:rsidRDefault="00D65DCD" w:rsidP="0086758C">
      <w:pPr>
        <w:pStyle w:val="ListParagraph"/>
        <w:numPr>
          <w:ilvl w:val="0"/>
          <w:numId w:val="28"/>
        </w:numPr>
        <w:spacing w:before="0" w:after="160" w:line="240" w:lineRule="auto"/>
        <w:ind w:hanging="294"/>
        <w:rPr>
          <w:rFonts w:asciiTheme="minorHAnsi" w:hAnsiTheme="minorHAnsi" w:cstheme="minorHAnsi"/>
          <w:sz w:val="22"/>
          <w:szCs w:val="22"/>
        </w:rPr>
      </w:pPr>
      <w:r w:rsidRPr="00391FD4">
        <w:rPr>
          <w:rFonts w:asciiTheme="minorHAnsi" w:hAnsiTheme="minorHAnsi" w:cstheme="minorHAnsi"/>
          <w:sz w:val="22"/>
          <w:szCs w:val="22"/>
        </w:rPr>
        <w:t>Other requirements</w:t>
      </w:r>
      <w:r w:rsidR="005D6A61" w:rsidRPr="00391FD4">
        <w:rPr>
          <w:rFonts w:asciiTheme="minorHAnsi" w:hAnsiTheme="minorHAnsi" w:cstheme="minorHAnsi"/>
          <w:sz w:val="22"/>
          <w:szCs w:val="22"/>
        </w:rPr>
        <w:t xml:space="preserve"> </w:t>
      </w:r>
      <w:r w:rsidRPr="00391FD4">
        <w:rPr>
          <w:rFonts w:asciiTheme="minorHAnsi" w:hAnsiTheme="minorHAnsi" w:cstheme="minorHAnsi"/>
          <w:sz w:val="22"/>
          <w:szCs w:val="22"/>
        </w:rPr>
        <w:t>specific to</w:t>
      </w:r>
      <w:r w:rsidR="005D6A61" w:rsidRPr="00391FD4">
        <w:rPr>
          <w:rFonts w:asciiTheme="minorHAnsi" w:hAnsiTheme="minorHAnsi" w:cstheme="minorHAnsi"/>
          <w:sz w:val="22"/>
          <w:szCs w:val="22"/>
        </w:rPr>
        <w:t xml:space="preserve"> the product</w:t>
      </w:r>
      <w:r w:rsidR="00391FD4">
        <w:rPr>
          <w:rFonts w:asciiTheme="minorHAnsi" w:hAnsiTheme="minorHAnsi" w:cstheme="minorHAnsi"/>
          <w:sz w:val="22"/>
          <w:szCs w:val="22"/>
        </w:rPr>
        <w:t xml:space="preserve">; for example </w:t>
      </w:r>
      <w:r w:rsidR="00C53A1C" w:rsidRPr="00391FD4">
        <w:rPr>
          <w:rFonts w:asciiTheme="minorHAnsi" w:hAnsiTheme="minorHAnsi" w:cstheme="minorHAnsi"/>
          <w:sz w:val="22"/>
          <w:szCs w:val="22"/>
        </w:rPr>
        <w:t>encryption, signatures, etc</w:t>
      </w:r>
      <w:r w:rsidR="005D6A61" w:rsidRPr="00391FD4">
        <w:rPr>
          <w:rFonts w:asciiTheme="minorHAnsi" w:hAnsiTheme="minorHAnsi" w:cstheme="minorHAnsi"/>
          <w:sz w:val="22"/>
          <w:szCs w:val="22"/>
        </w:rPr>
        <w:t>.</w:t>
      </w:r>
    </w:p>
    <w:p w14:paraId="77F8DE9F" w14:textId="4DD3EDEE" w:rsidR="00593637" w:rsidRPr="00391FD4" w:rsidRDefault="00E12E44" w:rsidP="00391FD4">
      <w:pPr>
        <w:spacing w:after="160" w:line="240" w:lineRule="auto"/>
        <w:rPr>
          <w:rFonts w:asciiTheme="minorHAnsi" w:hAnsiTheme="minorHAnsi" w:cstheme="minorHAnsi"/>
          <w:sz w:val="22"/>
          <w:szCs w:val="22"/>
        </w:rPr>
      </w:pPr>
      <w:r w:rsidRPr="00391FD4">
        <w:rPr>
          <w:rFonts w:asciiTheme="minorHAnsi" w:hAnsiTheme="minorHAnsi" w:cstheme="minorHAnsi"/>
          <w:sz w:val="22"/>
          <w:szCs w:val="22"/>
        </w:rPr>
        <w:t xml:space="preserve">Some of these issues </w:t>
      </w:r>
      <w:del w:id="698" w:author="Julia Powell" w:date="2020-01-15T16:21:00Z">
        <w:r w:rsidRPr="00391FD4" w:rsidDel="00C40932">
          <w:rPr>
            <w:rFonts w:asciiTheme="minorHAnsi" w:hAnsiTheme="minorHAnsi" w:cstheme="minorHAnsi"/>
            <w:sz w:val="22"/>
            <w:szCs w:val="22"/>
          </w:rPr>
          <w:delText>will be</w:delText>
        </w:r>
      </w:del>
      <w:ins w:id="699" w:author="Julia Powell" w:date="2020-01-15T16:21:00Z">
        <w:r w:rsidR="00C40932">
          <w:rPr>
            <w:rFonts w:asciiTheme="minorHAnsi" w:hAnsiTheme="minorHAnsi" w:cstheme="minorHAnsi"/>
            <w:sz w:val="22"/>
            <w:szCs w:val="22"/>
          </w:rPr>
          <w:t>are</w:t>
        </w:r>
      </w:ins>
      <w:r w:rsidRPr="00391FD4">
        <w:rPr>
          <w:rFonts w:asciiTheme="minorHAnsi" w:hAnsiTheme="minorHAnsi" w:cstheme="minorHAnsi"/>
          <w:sz w:val="22"/>
          <w:szCs w:val="22"/>
        </w:rPr>
        <w:t xml:space="preserve"> addressed in the common set of validation checks</w:t>
      </w:r>
      <w:ins w:id="700" w:author="Julia Powell" w:date="2020-01-15T16:21:00Z">
        <w:r w:rsidR="00C40932">
          <w:rPr>
            <w:rFonts w:asciiTheme="minorHAnsi" w:hAnsiTheme="minorHAnsi" w:cstheme="minorHAnsi"/>
            <w:sz w:val="22"/>
            <w:szCs w:val="22"/>
          </w:rPr>
          <w:t>.</w:t>
        </w:r>
      </w:ins>
      <w:del w:id="701" w:author="Julia Powell" w:date="2020-01-15T16:21:00Z">
        <w:r w:rsidRPr="00391FD4" w:rsidDel="00C40932">
          <w:rPr>
            <w:rFonts w:asciiTheme="minorHAnsi" w:hAnsiTheme="minorHAnsi" w:cstheme="minorHAnsi"/>
            <w:sz w:val="22"/>
            <w:szCs w:val="22"/>
          </w:rPr>
          <w:delText>, currently under development.</w:delText>
        </w:r>
      </w:del>
      <w:r w:rsidRPr="00391FD4">
        <w:rPr>
          <w:rFonts w:asciiTheme="minorHAnsi" w:hAnsiTheme="minorHAnsi" w:cstheme="minorHAnsi"/>
          <w:sz w:val="22"/>
          <w:szCs w:val="22"/>
        </w:rPr>
        <w:t xml:space="preserve"> </w:t>
      </w:r>
      <w:r w:rsidR="0022367A" w:rsidRPr="00391FD4">
        <w:rPr>
          <w:rFonts w:asciiTheme="minorHAnsi" w:hAnsiTheme="minorHAnsi" w:cstheme="minorHAnsi"/>
          <w:sz w:val="22"/>
          <w:szCs w:val="22"/>
        </w:rPr>
        <w:t xml:space="preserve">A recommended common set of validation checks is described in </w:t>
      </w:r>
      <w:r w:rsidR="00391FD4">
        <w:rPr>
          <w:rFonts w:asciiTheme="minorHAnsi" w:hAnsiTheme="minorHAnsi" w:cstheme="minorHAnsi"/>
          <w:sz w:val="22"/>
          <w:szCs w:val="22"/>
        </w:rPr>
        <w:t xml:space="preserve">S-97 </w:t>
      </w:r>
      <w:r w:rsidR="0022367A" w:rsidRPr="00391FD4">
        <w:rPr>
          <w:rFonts w:asciiTheme="minorHAnsi" w:hAnsiTheme="minorHAnsi" w:cstheme="minorHAnsi"/>
          <w:sz w:val="22"/>
          <w:szCs w:val="22"/>
        </w:rPr>
        <w:t>Part C</w:t>
      </w:r>
      <w:r w:rsidR="00FB7515" w:rsidRPr="00391FD4">
        <w:rPr>
          <w:rFonts w:asciiTheme="minorHAnsi" w:hAnsiTheme="minorHAnsi" w:cstheme="minorHAnsi"/>
          <w:sz w:val="22"/>
          <w:szCs w:val="22"/>
        </w:rPr>
        <w:t xml:space="preserve">. </w:t>
      </w:r>
      <w:r w:rsidRPr="00391FD4">
        <w:rPr>
          <w:rFonts w:asciiTheme="minorHAnsi" w:hAnsiTheme="minorHAnsi" w:cstheme="minorHAnsi"/>
          <w:sz w:val="22"/>
          <w:szCs w:val="22"/>
        </w:rPr>
        <w:t xml:space="preserve">Product </w:t>
      </w:r>
      <w:r w:rsidR="000B4D54" w:rsidRPr="00391FD4">
        <w:rPr>
          <w:rFonts w:asciiTheme="minorHAnsi" w:hAnsiTheme="minorHAnsi" w:cstheme="minorHAnsi"/>
          <w:sz w:val="22"/>
          <w:szCs w:val="22"/>
        </w:rPr>
        <w:t>S</w:t>
      </w:r>
      <w:r w:rsidRPr="00391FD4">
        <w:rPr>
          <w:rFonts w:asciiTheme="minorHAnsi" w:hAnsiTheme="minorHAnsi" w:cstheme="minorHAnsi"/>
          <w:sz w:val="22"/>
          <w:szCs w:val="22"/>
        </w:rPr>
        <w:t>pecification developers should supplement the common set with such additional checks as are appropriate for the particular products.</w:t>
      </w:r>
    </w:p>
    <w:p w14:paraId="6E342CF9" w14:textId="53B441A8" w:rsidR="00DE5AE3" w:rsidRPr="00FA0C91" w:rsidRDefault="00DE5AE3">
      <w:pPr>
        <w:pStyle w:val="Heading2"/>
        <w:numPr>
          <w:ilvl w:val="1"/>
          <w:numId w:val="161"/>
        </w:numPr>
        <w:pPrChange w:id="702" w:author="Julia Powell" w:date="2020-01-15T16:14:00Z">
          <w:pPr>
            <w:pStyle w:val="Heading2"/>
            <w:numPr>
              <w:numId w:val="161"/>
            </w:numPr>
            <w:tabs>
              <w:tab w:val="clear" w:pos="700"/>
              <w:tab w:val="left" w:pos="567"/>
            </w:tabs>
            <w:ind w:left="567" w:hanging="567"/>
          </w:pPr>
        </w:pPrChange>
      </w:pPr>
      <w:bookmarkStart w:id="703" w:name="_Toc3469180"/>
      <w:r>
        <w:t>Validation checks for packages</w:t>
      </w:r>
      <w:bookmarkEnd w:id="703"/>
    </w:p>
    <w:p w14:paraId="62B5A7D7" w14:textId="26DB87D8" w:rsidR="00595E1F" w:rsidRPr="00DE5AE3" w:rsidRDefault="00595E1F" w:rsidP="0000324D">
      <w:pPr>
        <w:spacing w:after="60" w:line="240" w:lineRule="auto"/>
        <w:rPr>
          <w:rFonts w:asciiTheme="minorHAnsi" w:hAnsiTheme="minorHAnsi" w:cstheme="minorHAnsi"/>
          <w:sz w:val="22"/>
          <w:szCs w:val="22"/>
        </w:rPr>
      </w:pPr>
      <w:r w:rsidRPr="00DE5AE3">
        <w:rPr>
          <w:rFonts w:asciiTheme="minorHAnsi" w:hAnsiTheme="minorHAnsi" w:cstheme="minorHAnsi"/>
          <w:sz w:val="22"/>
          <w:szCs w:val="22"/>
        </w:rPr>
        <w:t>Validation checks for packages should cover:</w:t>
      </w:r>
    </w:p>
    <w:p w14:paraId="4EF73512" w14:textId="307C0293" w:rsidR="00595E1F" w:rsidRDefault="00595E1F" w:rsidP="00AD7712">
      <w:pPr>
        <w:pStyle w:val="ListParagraph"/>
        <w:numPr>
          <w:ilvl w:val="0"/>
          <w:numId w:val="162"/>
        </w:numPr>
        <w:spacing w:before="0" w:after="60" w:line="240" w:lineRule="auto"/>
        <w:ind w:left="709" w:hanging="283"/>
        <w:rPr>
          <w:rFonts w:asciiTheme="minorHAnsi" w:hAnsiTheme="minorHAnsi" w:cstheme="minorHAnsi"/>
          <w:sz w:val="22"/>
          <w:szCs w:val="22"/>
        </w:rPr>
      </w:pPr>
      <w:r w:rsidRPr="0000324D">
        <w:rPr>
          <w:rFonts w:asciiTheme="minorHAnsi" w:hAnsiTheme="minorHAnsi" w:cstheme="minorHAnsi"/>
          <w:sz w:val="22"/>
          <w:szCs w:val="22"/>
        </w:rPr>
        <w:t>Package completeness – whether all required components are included, including datasets, support files, metadata</w:t>
      </w:r>
      <w:r w:rsidR="00C53A1C" w:rsidRPr="0000324D">
        <w:rPr>
          <w:rFonts w:asciiTheme="minorHAnsi" w:hAnsiTheme="minorHAnsi" w:cstheme="minorHAnsi"/>
          <w:sz w:val="22"/>
          <w:szCs w:val="22"/>
        </w:rPr>
        <w:t>, and appropriate catalogues (</w:t>
      </w:r>
      <w:r w:rsidR="005B33D3">
        <w:rPr>
          <w:rFonts w:asciiTheme="minorHAnsi" w:hAnsiTheme="minorHAnsi" w:cstheme="minorHAnsi"/>
          <w:sz w:val="22"/>
          <w:szCs w:val="22"/>
        </w:rPr>
        <w:t>for example</w:t>
      </w:r>
      <w:r w:rsidR="00C53A1C" w:rsidRPr="0000324D">
        <w:rPr>
          <w:rFonts w:asciiTheme="minorHAnsi" w:hAnsiTheme="minorHAnsi" w:cstheme="minorHAnsi"/>
          <w:sz w:val="22"/>
          <w:szCs w:val="22"/>
        </w:rPr>
        <w:t xml:space="preserve"> exchange set catalogues, </w:t>
      </w:r>
      <w:r w:rsidR="004652D1" w:rsidRPr="0000324D">
        <w:rPr>
          <w:rFonts w:asciiTheme="minorHAnsi" w:hAnsiTheme="minorHAnsi" w:cstheme="minorHAnsi"/>
          <w:sz w:val="22"/>
          <w:szCs w:val="22"/>
        </w:rPr>
        <w:t>F</w:t>
      </w:r>
      <w:r w:rsidR="00C53A1C" w:rsidRPr="0000324D">
        <w:rPr>
          <w:rFonts w:asciiTheme="minorHAnsi" w:hAnsiTheme="minorHAnsi" w:cstheme="minorHAnsi"/>
          <w:sz w:val="22"/>
          <w:szCs w:val="22"/>
        </w:rPr>
        <w:t xml:space="preserve">eature </w:t>
      </w:r>
      <w:r w:rsidR="004652D1" w:rsidRPr="0000324D">
        <w:rPr>
          <w:rFonts w:asciiTheme="minorHAnsi" w:hAnsiTheme="minorHAnsi" w:cstheme="minorHAnsi"/>
          <w:sz w:val="22"/>
          <w:szCs w:val="22"/>
        </w:rPr>
        <w:t>C</w:t>
      </w:r>
      <w:r w:rsidR="00C53A1C" w:rsidRPr="0000324D">
        <w:rPr>
          <w:rFonts w:asciiTheme="minorHAnsi" w:hAnsiTheme="minorHAnsi" w:cstheme="minorHAnsi"/>
          <w:sz w:val="22"/>
          <w:szCs w:val="22"/>
        </w:rPr>
        <w:t xml:space="preserve">atalogues, </w:t>
      </w:r>
      <w:r w:rsidR="00386F2E" w:rsidRPr="0000324D">
        <w:rPr>
          <w:rFonts w:asciiTheme="minorHAnsi" w:hAnsiTheme="minorHAnsi" w:cstheme="minorHAnsi"/>
          <w:sz w:val="22"/>
          <w:szCs w:val="22"/>
        </w:rPr>
        <w:t xml:space="preserve">and </w:t>
      </w:r>
      <w:r w:rsidR="004652D1" w:rsidRPr="0000324D">
        <w:rPr>
          <w:rFonts w:asciiTheme="minorHAnsi" w:hAnsiTheme="minorHAnsi" w:cstheme="minorHAnsi"/>
          <w:sz w:val="22"/>
          <w:szCs w:val="22"/>
        </w:rPr>
        <w:t>P</w:t>
      </w:r>
      <w:r w:rsidR="00C53A1C" w:rsidRPr="0000324D">
        <w:rPr>
          <w:rFonts w:asciiTheme="minorHAnsi" w:hAnsiTheme="minorHAnsi" w:cstheme="minorHAnsi"/>
          <w:sz w:val="22"/>
          <w:szCs w:val="22"/>
        </w:rPr>
        <w:t xml:space="preserve">ortrayal </w:t>
      </w:r>
      <w:r w:rsidR="004652D1" w:rsidRPr="0000324D">
        <w:rPr>
          <w:rFonts w:asciiTheme="minorHAnsi" w:hAnsiTheme="minorHAnsi" w:cstheme="minorHAnsi"/>
          <w:sz w:val="22"/>
          <w:szCs w:val="22"/>
        </w:rPr>
        <w:t>C</w:t>
      </w:r>
      <w:r w:rsidR="00C53A1C" w:rsidRPr="0000324D">
        <w:rPr>
          <w:rFonts w:asciiTheme="minorHAnsi" w:hAnsiTheme="minorHAnsi" w:cstheme="minorHAnsi"/>
          <w:sz w:val="22"/>
          <w:szCs w:val="22"/>
        </w:rPr>
        <w:t>atalogues)</w:t>
      </w:r>
      <w:r w:rsidRPr="0000324D">
        <w:rPr>
          <w:rFonts w:asciiTheme="minorHAnsi" w:hAnsiTheme="minorHAnsi" w:cstheme="minorHAnsi"/>
          <w:sz w:val="22"/>
          <w:szCs w:val="22"/>
        </w:rPr>
        <w:t>.</w:t>
      </w:r>
      <w:r w:rsidR="00C53A1C" w:rsidRPr="0000324D">
        <w:rPr>
          <w:rFonts w:asciiTheme="minorHAnsi" w:hAnsiTheme="minorHAnsi" w:cstheme="minorHAnsi"/>
          <w:sz w:val="22"/>
          <w:szCs w:val="22"/>
        </w:rPr>
        <w:t xml:space="preserve"> Note that the </w:t>
      </w:r>
      <w:r w:rsidR="000B4D54" w:rsidRPr="0000324D">
        <w:rPr>
          <w:rFonts w:asciiTheme="minorHAnsi" w:hAnsiTheme="minorHAnsi" w:cstheme="minorHAnsi"/>
          <w:sz w:val="22"/>
          <w:szCs w:val="22"/>
        </w:rPr>
        <w:t>P</w:t>
      </w:r>
      <w:r w:rsidR="00C53A1C" w:rsidRPr="0000324D">
        <w:rPr>
          <w:rFonts w:asciiTheme="minorHAnsi" w:hAnsiTheme="minorHAnsi" w:cstheme="minorHAnsi"/>
          <w:sz w:val="22"/>
          <w:szCs w:val="22"/>
        </w:rPr>
        <w:t xml:space="preserve">roduct </w:t>
      </w:r>
      <w:r w:rsidR="000B4D54" w:rsidRPr="0000324D">
        <w:rPr>
          <w:rFonts w:asciiTheme="minorHAnsi" w:hAnsiTheme="minorHAnsi" w:cstheme="minorHAnsi"/>
          <w:sz w:val="22"/>
          <w:szCs w:val="22"/>
        </w:rPr>
        <w:t>S</w:t>
      </w:r>
      <w:r w:rsidR="00C53A1C" w:rsidRPr="0000324D">
        <w:rPr>
          <w:rFonts w:asciiTheme="minorHAnsi" w:hAnsiTheme="minorHAnsi" w:cstheme="minorHAnsi"/>
          <w:sz w:val="22"/>
          <w:szCs w:val="22"/>
        </w:rPr>
        <w:t xml:space="preserve">pecification </w:t>
      </w:r>
      <w:r w:rsidR="001D723D" w:rsidRPr="0000324D">
        <w:rPr>
          <w:rFonts w:asciiTheme="minorHAnsi" w:hAnsiTheme="minorHAnsi" w:cstheme="minorHAnsi"/>
          <w:sz w:val="22"/>
          <w:szCs w:val="22"/>
        </w:rPr>
        <w:t>must</w:t>
      </w:r>
      <w:r w:rsidR="00C53A1C" w:rsidRPr="0000324D">
        <w:rPr>
          <w:rFonts w:asciiTheme="minorHAnsi" w:hAnsiTheme="minorHAnsi" w:cstheme="minorHAnsi"/>
          <w:sz w:val="22"/>
          <w:szCs w:val="22"/>
        </w:rPr>
        <w:t xml:space="preserve"> indicate which catalogues are appropriate to the delivery method – for example,</w:t>
      </w:r>
      <w:r w:rsidR="001D723D" w:rsidRPr="0000324D">
        <w:rPr>
          <w:rFonts w:asciiTheme="minorHAnsi" w:hAnsiTheme="minorHAnsi" w:cstheme="minorHAnsi"/>
          <w:sz w:val="22"/>
          <w:szCs w:val="22"/>
        </w:rPr>
        <w:t xml:space="preserve"> message-based delivery methods may not include catalogues in the delivery packages.</w:t>
      </w:r>
    </w:p>
    <w:p w14:paraId="414CE5B7" w14:textId="3EFCE258" w:rsidR="00595E1F" w:rsidRPr="0000324D" w:rsidRDefault="00595E1F" w:rsidP="00AD7712">
      <w:pPr>
        <w:pStyle w:val="ListParagraph"/>
        <w:numPr>
          <w:ilvl w:val="0"/>
          <w:numId w:val="162"/>
        </w:numPr>
        <w:spacing w:before="0" w:after="60" w:line="240" w:lineRule="auto"/>
        <w:ind w:left="709" w:hanging="283"/>
        <w:rPr>
          <w:rFonts w:asciiTheme="minorHAnsi" w:hAnsiTheme="minorHAnsi" w:cstheme="minorHAnsi"/>
          <w:sz w:val="22"/>
          <w:szCs w:val="22"/>
        </w:rPr>
      </w:pPr>
      <w:r w:rsidRPr="0000324D">
        <w:rPr>
          <w:rFonts w:asciiTheme="minorHAnsi" w:hAnsiTheme="minorHAnsi" w:cstheme="minorHAnsi"/>
          <w:sz w:val="22"/>
          <w:szCs w:val="22"/>
        </w:rPr>
        <w:t xml:space="preserve">Package </w:t>
      </w:r>
      <w:r w:rsidR="00C53A1C" w:rsidRPr="0000324D">
        <w:rPr>
          <w:rFonts w:asciiTheme="minorHAnsi" w:hAnsiTheme="minorHAnsi" w:cstheme="minorHAnsi"/>
          <w:sz w:val="22"/>
          <w:szCs w:val="22"/>
        </w:rPr>
        <w:t>container format and structure – whether the package is in the approved container format (</w:t>
      </w:r>
      <w:r w:rsidR="005B33D3">
        <w:rPr>
          <w:rFonts w:asciiTheme="minorHAnsi" w:hAnsiTheme="minorHAnsi" w:cstheme="minorHAnsi"/>
          <w:sz w:val="22"/>
          <w:szCs w:val="22"/>
        </w:rPr>
        <w:t>for example</w:t>
      </w:r>
      <w:r w:rsidR="00386F2E" w:rsidRPr="0000324D">
        <w:rPr>
          <w:rFonts w:asciiTheme="minorHAnsi" w:hAnsiTheme="minorHAnsi" w:cstheme="minorHAnsi"/>
          <w:sz w:val="22"/>
          <w:szCs w:val="22"/>
        </w:rPr>
        <w:t xml:space="preserve"> ISO 8211</w:t>
      </w:r>
      <w:r w:rsidR="00C53A1C" w:rsidRPr="0000324D">
        <w:rPr>
          <w:rFonts w:asciiTheme="minorHAnsi" w:hAnsiTheme="minorHAnsi" w:cstheme="minorHAnsi"/>
          <w:sz w:val="22"/>
          <w:szCs w:val="22"/>
        </w:rPr>
        <w:t>,</w:t>
      </w:r>
      <w:r w:rsidR="001D723D" w:rsidRPr="0000324D">
        <w:rPr>
          <w:rFonts w:asciiTheme="minorHAnsi" w:hAnsiTheme="minorHAnsi" w:cstheme="minorHAnsi"/>
          <w:sz w:val="22"/>
          <w:szCs w:val="22"/>
        </w:rPr>
        <w:t xml:space="preserve"> </w:t>
      </w:r>
      <w:r w:rsidR="00386F2E" w:rsidRPr="0000324D">
        <w:rPr>
          <w:rFonts w:asciiTheme="minorHAnsi" w:hAnsiTheme="minorHAnsi" w:cstheme="minorHAnsi"/>
          <w:sz w:val="22"/>
          <w:szCs w:val="22"/>
        </w:rPr>
        <w:t>TIFF</w:t>
      </w:r>
      <w:r w:rsidR="00C53A1C" w:rsidRPr="0000324D">
        <w:rPr>
          <w:rFonts w:asciiTheme="minorHAnsi" w:hAnsiTheme="minorHAnsi" w:cstheme="minorHAnsi"/>
          <w:sz w:val="22"/>
          <w:szCs w:val="22"/>
        </w:rPr>
        <w:t>,</w:t>
      </w:r>
      <w:r w:rsidR="00386F2E" w:rsidRPr="0000324D">
        <w:rPr>
          <w:rFonts w:asciiTheme="minorHAnsi" w:hAnsiTheme="minorHAnsi" w:cstheme="minorHAnsi"/>
          <w:sz w:val="22"/>
          <w:szCs w:val="22"/>
        </w:rPr>
        <w:t xml:space="preserve"> etc</w:t>
      </w:r>
      <w:r w:rsidR="00C53A1C" w:rsidRPr="0000324D">
        <w:rPr>
          <w:rFonts w:asciiTheme="minorHAnsi" w:hAnsiTheme="minorHAnsi" w:cstheme="minorHAnsi"/>
          <w:sz w:val="22"/>
          <w:szCs w:val="22"/>
        </w:rPr>
        <w:t xml:space="preserve">) and whether appropriate encryption and signatures have been applied at the </w:t>
      </w:r>
      <w:r w:rsidR="001D723D" w:rsidRPr="0000324D">
        <w:rPr>
          <w:rFonts w:asciiTheme="minorHAnsi" w:hAnsiTheme="minorHAnsi" w:cstheme="minorHAnsi"/>
          <w:sz w:val="22"/>
          <w:szCs w:val="22"/>
        </w:rPr>
        <w:t>container</w:t>
      </w:r>
      <w:r w:rsidR="00C53A1C" w:rsidRPr="0000324D">
        <w:rPr>
          <w:rFonts w:asciiTheme="minorHAnsi" w:hAnsiTheme="minorHAnsi" w:cstheme="minorHAnsi"/>
          <w:sz w:val="22"/>
          <w:szCs w:val="22"/>
        </w:rPr>
        <w:t xml:space="preserve"> level.</w:t>
      </w:r>
      <w:r w:rsidR="001D723D" w:rsidRPr="0000324D">
        <w:rPr>
          <w:rFonts w:asciiTheme="minorHAnsi" w:hAnsiTheme="minorHAnsi" w:cstheme="minorHAnsi"/>
          <w:sz w:val="22"/>
          <w:szCs w:val="22"/>
        </w:rPr>
        <w:t xml:space="preserve"> Examples of package validation checks are:</w:t>
      </w:r>
    </w:p>
    <w:p w14:paraId="51BFC3B8" w14:textId="1BD055E8" w:rsidR="001D723D" w:rsidRPr="00DE5AE3" w:rsidRDefault="001D723D" w:rsidP="0086758C">
      <w:pPr>
        <w:pStyle w:val="ListParagraph"/>
        <w:numPr>
          <w:ilvl w:val="0"/>
          <w:numId w:val="36"/>
        </w:numPr>
        <w:spacing w:before="0" w:after="60" w:line="240" w:lineRule="auto"/>
        <w:ind w:left="993" w:hanging="284"/>
        <w:rPr>
          <w:rFonts w:asciiTheme="minorHAnsi" w:hAnsiTheme="minorHAnsi" w:cstheme="minorHAnsi"/>
          <w:sz w:val="22"/>
          <w:szCs w:val="22"/>
        </w:rPr>
      </w:pPr>
      <w:r w:rsidRPr="00DE5AE3">
        <w:rPr>
          <w:rFonts w:asciiTheme="minorHAnsi" w:hAnsiTheme="minorHAnsi" w:cstheme="minorHAnsi"/>
          <w:sz w:val="22"/>
          <w:szCs w:val="22"/>
        </w:rPr>
        <w:t xml:space="preserve">Assuming the </w:t>
      </w:r>
      <w:r w:rsidR="000B4D54" w:rsidRPr="00DE5AE3">
        <w:rPr>
          <w:rFonts w:asciiTheme="minorHAnsi" w:hAnsiTheme="minorHAnsi" w:cstheme="minorHAnsi"/>
          <w:sz w:val="22"/>
          <w:szCs w:val="22"/>
        </w:rPr>
        <w:t>P</w:t>
      </w:r>
      <w:r w:rsidRPr="00DE5AE3">
        <w:rPr>
          <w:rFonts w:asciiTheme="minorHAnsi" w:hAnsiTheme="minorHAnsi" w:cstheme="minorHAnsi"/>
          <w:sz w:val="22"/>
          <w:szCs w:val="22"/>
        </w:rPr>
        <w:t xml:space="preserve">roduct </w:t>
      </w:r>
      <w:r w:rsidR="000B4D54" w:rsidRPr="00DE5AE3">
        <w:rPr>
          <w:rFonts w:asciiTheme="minorHAnsi" w:hAnsiTheme="minorHAnsi" w:cstheme="minorHAnsi"/>
          <w:sz w:val="22"/>
          <w:szCs w:val="22"/>
        </w:rPr>
        <w:t>S</w:t>
      </w:r>
      <w:r w:rsidRPr="00DE5AE3">
        <w:rPr>
          <w:rFonts w:asciiTheme="minorHAnsi" w:hAnsiTheme="minorHAnsi" w:cstheme="minorHAnsi"/>
          <w:sz w:val="22"/>
          <w:szCs w:val="22"/>
        </w:rPr>
        <w:t>pecification specified delivery as zip files, is the container a zip file of the appropriate type?</w:t>
      </w:r>
    </w:p>
    <w:p w14:paraId="25C10EF3" w14:textId="0F15D880" w:rsidR="001D723D" w:rsidRPr="00DE5AE3" w:rsidRDefault="001D723D" w:rsidP="0086758C">
      <w:pPr>
        <w:pStyle w:val="ListParagraph"/>
        <w:numPr>
          <w:ilvl w:val="0"/>
          <w:numId w:val="36"/>
        </w:numPr>
        <w:spacing w:before="0" w:after="160" w:line="240" w:lineRule="auto"/>
        <w:ind w:left="993" w:hanging="284"/>
        <w:rPr>
          <w:rFonts w:asciiTheme="minorHAnsi" w:hAnsiTheme="minorHAnsi" w:cstheme="minorHAnsi"/>
          <w:sz w:val="22"/>
          <w:szCs w:val="22"/>
        </w:rPr>
      </w:pPr>
      <w:r w:rsidRPr="00DE5AE3">
        <w:rPr>
          <w:rFonts w:asciiTheme="minorHAnsi" w:hAnsiTheme="minorHAnsi" w:cstheme="minorHAnsi"/>
          <w:sz w:val="22"/>
          <w:szCs w:val="22"/>
        </w:rPr>
        <w:t xml:space="preserve">If the package is arranged in a directory (folder) structure, are the structure and names of directories (folders) as required in the </w:t>
      </w:r>
      <w:r w:rsidR="000B4D54" w:rsidRPr="00DE5AE3">
        <w:rPr>
          <w:rFonts w:asciiTheme="minorHAnsi" w:hAnsiTheme="minorHAnsi" w:cstheme="minorHAnsi"/>
          <w:sz w:val="22"/>
          <w:szCs w:val="22"/>
        </w:rPr>
        <w:t>P</w:t>
      </w:r>
      <w:r w:rsidRPr="00DE5AE3">
        <w:rPr>
          <w:rFonts w:asciiTheme="minorHAnsi" w:hAnsiTheme="minorHAnsi" w:cstheme="minorHAnsi"/>
          <w:sz w:val="22"/>
          <w:szCs w:val="22"/>
        </w:rPr>
        <w:t xml:space="preserve">roduct </w:t>
      </w:r>
      <w:r w:rsidR="000B4D54" w:rsidRPr="00DE5AE3">
        <w:rPr>
          <w:rFonts w:asciiTheme="minorHAnsi" w:hAnsiTheme="minorHAnsi" w:cstheme="minorHAnsi"/>
          <w:sz w:val="22"/>
          <w:szCs w:val="22"/>
        </w:rPr>
        <w:t>S</w:t>
      </w:r>
      <w:r w:rsidRPr="00DE5AE3">
        <w:rPr>
          <w:rFonts w:asciiTheme="minorHAnsi" w:hAnsiTheme="minorHAnsi" w:cstheme="minorHAnsi"/>
          <w:sz w:val="22"/>
          <w:szCs w:val="22"/>
        </w:rPr>
        <w:t>pecification?</w:t>
      </w:r>
    </w:p>
    <w:p w14:paraId="18C64912" w14:textId="0D9ABC1E" w:rsidR="00593637" w:rsidRPr="00DE5AE3" w:rsidRDefault="000F2B9F" w:rsidP="00DE5AE3">
      <w:pPr>
        <w:spacing w:after="160" w:line="240" w:lineRule="auto"/>
        <w:rPr>
          <w:rFonts w:asciiTheme="minorHAnsi" w:hAnsiTheme="minorHAnsi" w:cstheme="minorHAnsi"/>
          <w:sz w:val="22"/>
          <w:szCs w:val="22"/>
        </w:rPr>
      </w:pPr>
      <w:r w:rsidRPr="00DE5AE3">
        <w:rPr>
          <w:rFonts w:asciiTheme="minorHAnsi" w:hAnsiTheme="minorHAnsi" w:cstheme="minorHAnsi"/>
          <w:sz w:val="22"/>
          <w:szCs w:val="22"/>
        </w:rPr>
        <w:t xml:space="preserve">Package validation checks are required to validate delivery packages, but are expected to be out of the scope of S-97 Part C and </w:t>
      </w:r>
      <w:r w:rsidR="000B4D54" w:rsidRPr="00DE5AE3">
        <w:rPr>
          <w:rFonts w:asciiTheme="minorHAnsi" w:hAnsiTheme="minorHAnsi" w:cstheme="minorHAnsi"/>
          <w:sz w:val="22"/>
          <w:szCs w:val="22"/>
        </w:rPr>
        <w:t>P</w:t>
      </w:r>
      <w:r w:rsidRPr="00DE5AE3">
        <w:rPr>
          <w:rFonts w:asciiTheme="minorHAnsi" w:hAnsiTheme="minorHAnsi" w:cstheme="minorHAnsi"/>
          <w:sz w:val="22"/>
          <w:szCs w:val="22"/>
        </w:rPr>
        <w:t xml:space="preserve">roduct </w:t>
      </w:r>
      <w:r w:rsidR="000B4D54" w:rsidRPr="00DE5AE3">
        <w:rPr>
          <w:rFonts w:asciiTheme="minorHAnsi" w:hAnsiTheme="minorHAnsi" w:cstheme="minorHAnsi"/>
          <w:sz w:val="22"/>
          <w:szCs w:val="22"/>
        </w:rPr>
        <w:t>S</w:t>
      </w:r>
      <w:r w:rsidRPr="00DE5AE3">
        <w:rPr>
          <w:rFonts w:asciiTheme="minorHAnsi" w:hAnsiTheme="minorHAnsi" w:cstheme="minorHAnsi"/>
          <w:sz w:val="22"/>
          <w:szCs w:val="22"/>
        </w:rPr>
        <w:t xml:space="preserve">pecification teams may have to specify their own. The tests for exchange set and service delivery modes will obviously be different, but the matter of validating the delivery package or stream should be addressed for all delivery modes covered in the </w:t>
      </w:r>
      <w:r w:rsidR="000B4D54" w:rsidRPr="00DE5AE3">
        <w:rPr>
          <w:rFonts w:asciiTheme="minorHAnsi" w:hAnsiTheme="minorHAnsi" w:cstheme="minorHAnsi"/>
          <w:sz w:val="22"/>
          <w:szCs w:val="22"/>
        </w:rPr>
        <w:t>P</w:t>
      </w:r>
      <w:r w:rsidRPr="00DE5AE3">
        <w:rPr>
          <w:rFonts w:asciiTheme="minorHAnsi" w:hAnsiTheme="minorHAnsi" w:cstheme="minorHAnsi"/>
          <w:sz w:val="22"/>
          <w:szCs w:val="22"/>
        </w:rPr>
        <w:t xml:space="preserve">roduct </w:t>
      </w:r>
      <w:r w:rsidR="000B4D54" w:rsidRPr="00DE5AE3">
        <w:rPr>
          <w:rFonts w:asciiTheme="minorHAnsi" w:hAnsiTheme="minorHAnsi" w:cstheme="minorHAnsi"/>
          <w:sz w:val="22"/>
          <w:szCs w:val="22"/>
        </w:rPr>
        <w:t>S</w:t>
      </w:r>
      <w:r w:rsidRPr="00DE5AE3">
        <w:rPr>
          <w:rFonts w:asciiTheme="minorHAnsi" w:hAnsiTheme="minorHAnsi" w:cstheme="minorHAnsi"/>
          <w:sz w:val="22"/>
          <w:szCs w:val="22"/>
        </w:rPr>
        <w:t>pecification.</w:t>
      </w:r>
    </w:p>
    <w:p w14:paraId="2410D4BE" w14:textId="23BD6194" w:rsidR="00543DF8" w:rsidRPr="00FA0C91" w:rsidRDefault="00543DF8">
      <w:pPr>
        <w:pStyle w:val="Heading2"/>
        <w:numPr>
          <w:ilvl w:val="1"/>
          <w:numId w:val="161"/>
        </w:numPr>
        <w:pPrChange w:id="704" w:author="Julia Powell" w:date="2020-01-15T16:14:00Z">
          <w:pPr>
            <w:pStyle w:val="Heading2"/>
            <w:numPr>
              <w:numId w:val="161"/>
            </w:numPr>
            <w:tabs>
              <w:tab w:val="clear" w:pos="700"/>
              <w:tab w:val="left" w:pos="567"/>
            </w:tabs>
            <w:ind w:left="567" w:hanging="567"/>
          </w:pPr>
        </w:pPrChange>
      </w:pPr>
      <w:bookmarkStart w:id="705" w:name="_Toc3469181"/>
      <w:r>
        <w:t>Common validation checks</w:t>
      </w:r>
      <w:bookmarkEnd w:id="705"/>
    </w:p>
    <w:p w14:paraId="5375B655" w14:textId="7C187B26" w:rsidR="00A1235D" w:rsidRPr="00543DF8" w:rsidRDefault="00A1235D" w:rsidP="00543DF8">
      <w:pPr>
        <w:spacing w:after="160" w:line="240" w:lineRule="auto"/>
        <w:rPr>
          <w:rFonts w:asciiTheme="minorHAnsi" w:hAnsiTheme="minorHAnsi" w:cstheme="minorHAnsi"/>
          <w:sz w:val="22"/>
          <w:szCs w:val="22"/>
        </w:rPr>
      </w:pPr>
      <w:r w:rsidRPr="00543DF8">
        <w:rPr>
          <w:rFonts w:asciiTheme="minorHAnsi" w:hAnsiTheme="minorHAnsi" w:cstheme="minorHAnsi"/>
          <w:sz w:val="22"/>
          <w:szCs w:val="22"/>
        </w:rPr>
        <w:t xml:space="preserve">Given that some features, information types, and </w:t>
      </w:r>
      <w:r w:rsidR="00D32955" w:rsidRPr="00543DF8">
        <w:rPr>
          <w:rFonts w:asciiTheme="minorHAnsi" w:hAnsiTheme="minorHAnsi" w:cstheme="minorHAnsi"/>
          <w:sz w:val="22"/>
          <w:szCs w:val="22"/>
        </w:rPr>
        <w:t>A</w:t>
      </w:r>
      <w:r w:rsidRPr="00543DF8">
        <w:rPr>
          <w:rFonts w:asciiTheme="minorHAnsi" w:hAnsiTheme="minorHAnsi" w:cstheme="minorHAnsi"/>
          <w:sz w:val="22"/>
          <w:szCs w:val="22"/>
        </w:rPr>
        <w:t xml:space="preserve">pplication </w:t>
      </w:r>
      <w:r w:rsidR="00D32955" w:rsidRPr="00543DF8">
        <w:rPr>
          <w:rFonts w:asciiTheme="minorHAnsi" w:hAnsiTheme="minorHAnsi" w:cstheme="minorHAnsi"/>
          <w:sz w:val="22"/>
          <w:szCs w:val="22"/>
        </w:rPr>
        <w:t>S</w:t>
      </w:r>
      <w:r w:rsidRPr="00543DF8">
        <w:rPr>
          <w:rFonts w:asciiTheme="minorHAnsi" w:hAnsiTheme="minorHAnsi" w:cstheme="minorHAnsi"/>
          <w:sz w:val="22"/>
          <w:szCs w:val="22"/>
        </w:rPr>
        <w:t xml:space="preserve">chema constructs are used in multiple products, there will be validation checks in common with existing </w:t>
      </w:r>
      <w:r w:rsidR="000B4D54" w:rsidRPr="00543DF8">
        <w:rPr>
          <w:rFonts w:asciiTheme="minorHAnsi" w:hAnsiTheme="minorHAnsi" w:cstheme="minorHAnsi"/>
          <w:sz w:val="22"/>
          <w:szCs w:val="22"/>
        </w:rPr>
        <w:t>P</w:t>
      </w:r>
      <w:r w:rsidRPr="00543DF8">
        <w:rPr>
          <w:rFonts w:asciiTheme="minorHAnsi" w:hAnsiTheme="minorHAnsi" w:cstheme="minorHAnsi"/>
          <w:sz w:val="22"/>
          <w:szCs w:val="22"/>
        </w:rPr>
        <w:t xml:space="preserve">roduct </w:t>
      </w:r>
      <w:r w:rsidR="000B4D54" w:rsidRPr="00543DF8">
        <w:rPr>
          <w:rFonts w:asciiTheme="minorHAnsi" w:hAnsiTheme="minorHAnsi" w:cstheme="minorHAnsi"/>
          <w:sz w:val="22"/>
          <w:szCs w:val="22"/>
        </w:rPr>
        <w:t>S</w:t>
      </w:r>
      <w:r w:rsidRPr="00543DF8">
        <w:rPr>
          <w:rFonts w:asciiTheme="minorHAnsi" w:hAnsiTheme="minorHAnsi" w:cstheme="minorHAnsi"/>
          <w:sz w:val="22"/>
          <w:szCs w:val="22"/>
        </w:rPr>
        <w:t xml:space="preserve">pecifications and any such related </w:t>
      </w:r>
      <w:r w:rsidR="000B4D54" w:rsidRPr="00543DF8">
        <w:rPr>
          <w:rFonts w:asciiTheme="minorHAnsi" w:hAnsiTheme="minorHAnsi" w:cstheme="minorHAnsi"/>
          <w:sz w:val="22"/>
          <w:szCs w:val="22"/>
        </w:rPr>
        <w:t>P</w:t>
      </w:r>
      <w:r w:rsidRPr="00543DF8">
        <w:rPr>
          <w:rFonts w:asciiTheme="minorHAnsi" w:hAnsiTheme="minorHAnsi" w:cstheme="minorHAnsi"/>
          <w:sz w:val="22"/>
          <w:szCs w:val="22"/>
        </w:rPr>
        <w:t xml:space="preserve">roduct </w:t>
      </w:r>
      <w:r w:rsidR="000B4D54" w:rsidRPr="00543DF8">
        <w:rPr>
          <w:rFonts w:asciiTheme="minorHAnsi" w:hAnsiTheme="minorHAnsi" w:cstheme="minorHAnsi"/>
          <w:sz w:val="22"/>
          <w:szCs w:val="22"/>
        </w:rPr>
        <w:t>S</w:t>
      </w:r>
      <w:r w:rsidRPr="00543DF8">
        <w:rPr>
          <w:rFonts w:asciiTheme="minorHAnsi" w:hAnsiTheme="minorHAnsi" w:cstheme="minorHAnsi"/>
          <w:sz w:val="22"/>
          <w:szCs w:val="22"/>
        </w:rPr>
        <w:t>pecifications should be consulted for validation checks. Spatial consistency checks in particular, as well as consistency checks related to meta-features, can be expected to be in common with several data specifications.</w:t>
      </w:r>
    </w:p>
    <w:p w14:paraId="1EE8AA42" w14:textId="7B913C36" w:rsidR="001D723D" w:rsidRPr="00543DF8" w:rsidRDefault="00C10A21" w:rsidP="00543DF8">
      <w:pPr>
        <w:spacing w:after="160" w:line="240" w:lineRule="auto"/>
        <w:rPr>
          <w:rFonts w:asciiTheme="minorHAnsi" w:hAnsiTheme="minorHAnsi" w:cstheme="minorHAnsi"/>
          <w:sz w:val="22"/>
          <w:szCs w:val="22"/>
        </w:rPr>
      </w:pPr>
      <w:r w:rsidRPr="00543DF8">
        <w:rPr>
          <w:rFonts w:asciiTheme="minorHAnsi" w:hAnsiTheme="minorHAnsi" w:cstheme="minorHAnsi"/>
          <w:sz w:val="22"/>
          <w:szCs w:val="22"/>
        </w:rPr>
        <w:t xml:space="preserve">Spatial operations used in validation checks must be the </w:t>
      </w:r>
      <w:r w:rsidR="00D24B9A" w:rsidRPr="00543DF8">
        <w:rPr>
          <w:rFonts w:asciiTheme="minorHAnsi" w:hAnsiTheme="minorHAnsi" w:cstheme="minorHAnsi"/>
          <w:sz w:val="22"/>
          <w:szCs w:val="22"/>
        </w:rPr>
        <w:t xml:space="preserve">operations defined in </w:t>
      </w:r>
      <w:r w:rsidR="00F21D99" w:rsidRPr="00543DF8">
        <w:rPr>
          <w:rFonts w:asciiTheme="minorHAnsi" w:hAnsiTheme="minorHAnsi" w:cstheme="minorHAnsi"/>
          <w:sz w:val="22"/>
          <w:szCs w:val="22"/>
        </w:rPr>
        <w:t xml:space="preserve">IHO ENC Validation Checks (S-58 </w:t>
      </w:r>
      <w:r w:rsidR="00543DF8">
        <w:rPr>
          <w:rFonts w:asciiTheme="minorHAnsi" w:hAnsiTheme="minorHAnsi" w:cstheme="minorHAnsi"/>
          <w:sz w:val="22"/>
          <w:szCs w:val="22"/>
        </w:rPr>
        <w:t xml:space="preserve">Edition </w:t>
      </w:r>
      <w:r w:rsidR="00F21D99" w:rsidRPr="00543DF8">
        <w:rPr>
          <w:rFonts w:asciiTheme="minorHAnsi" w:hAnsiTheme="minorHAnsi" w:cstheme="minorHAnsi"/>
          <w:sz w:val="22"/>
          <w:szCs w:val="22"/>
        </w:rPr>
        <w:t>6.0.0 or its successor).</w:t>
      </w:r>
    </w:p>
    <w:p w14:paraId="6071182D" w14:textId="118427FD" w:rsidR="00543DF8" w:rsidRPr="00FA0C91" w:rsidRDefault="00543DF8">
      <w:pPr>
        <w:pStyle w:val="Heading2"/>
        <w:numPr>
          <w:ilvl w:val="1"/>
          <w:numId w:val="161"/>
        </w:numPr>
        <w:pPrChange w:id="706" w:author="Julia Powell" w:date="2020-01-15T16:14:00Z">
          <w:pPr>
            <w:pStyle w:val="Heading2"/>
            <w:numPr>
              <w:numId w:val="161"/>
            </w:numPr>
            <w:tabs>
              <w:tab w:val="clear" w:pos="700"/>
              <w:tab w:val="left" w:pos="567"/>
            </w:tabs>
            <w:ind w:left="567" w:hanging="567"/>
          </w:pPr>
        </w:pPrChange>
      </w:pPr>
      <w:bookmarkStart w:id="707" w:name="_Toc3469182"/>
      <w:r>
        <w:t>Validation checks for base versus update datasets</w:t>
      </w:r>
      <w:bookmarkEnd w:id="707"/>
    </w:p>
    <w:p w14:paraId="64BD84C2" w14:textId="7E56D73D" w:rsidR="000933DE" w:rsidRPr="00543DF8" w:rsidRDefault="000933DE" w:rsidP="00543DF8">
      <w:pPr>
        <w:spacing w:after="160" w:line="240" w:lineRule="auto"/>
        <w:rPr>
          <w:rFonts w:asciiTheme="minorHAnsi" w:hAnsiTheme="minorHAnsi" w:cstheme="minorHAnsi"/>
          <w:sz w:val="22"/>
          <w:szCs w:val="22"/>
        </w:rPr>
      </w:pPr>
      <w:r w:rsidRPr="00543DF8">
        <w:rPr>
          <w:rFonts w:asciiTheme="minorHAnsi" w:hAnsiTheme="minorHAnsi" w:cstheme="minorHAnsi"/>
          <w:sz w:val="22"/>
          <w:szCs w:val="22"/>
        </w:rPr>
        <w:t xml:space="preserve">If the </w:t>
      </w:r>
      <w:r w:rsidR="000B4D54" w:rsidRPr="00543DF8">
        <w:rPr>
          <w:rFonts w:asciiTheme="minorHAnsi" w:hAnsiTheme="minorHAnsi" w:cstheme="minorHAnsi"/>
          <w:sz w:val="22"/>
          <w:szCs w:val="22"/>
        </w:rPr>
        <w:t>P</w:t>
      </w:r>
      <w:r w:rsidRPr="00543DF8">
        <w:rPr>
          <w:rFonts w:asciiTheme="minorHAnsi" w:hAnsiTheme="minorHAnsi" w:cstheme="minorHAnsi"/>
          <w:sz w:val="22"/>
          <w:szCs w:val="22"/>
        </w:rPr>
        <w:t xml:space="preserve">roduct </w:t>
      </w:r>
      <w:r w:rsidR="000B4D54" w:rsidRPr="00543DF8">
        <w:rPr>
          <w:rFonts w:asciiTheme="minorHAnsi" w:hAnsiTheme="minorHAnsi" w:cstheme="minorHAnsi"/>
          <w:sz w:val="22"/>
          <w:szCs w:val="22"/>
        </w:rPr>
        <w:t>S</w:t>
      </w:r>
      <w:r w:rsidRPr="00543DF8">
        <w:rPr>
          <w:rFonts w:asciiTheme="minorHAnsi" w:hAnsiTheme="minorHAnsi" w:cstheme="minorHAnsi"/>
          <w:sz w:val="22"/>
          <w:szCs w:val="22"/>
        </w:rPr>
        <w:t xml:space="preserve">pecification defines an update dataset format, the validation checks developed for new </w:t>
      </w:r>
      <w:r w:rsidR="00543DF8">
        <w:rPr>
          <w:rFonts w:asciiTheme="minorHAnsi" w:hAnsiTheme="minorHAnsi" w:cstheme="minorHAnsi"/>
          <w:sz w:val="22"/>
          <w:szCs w:val="22"/>
        </w:rPr>
        <w:t xml:space="preserve">(base) </w:t>
      </w:r>
      <w:r w:rsidRPr="00543DF8">
        <w:rPr>
          <w:rFonts w:asciiTheme="minorHAnsi" w:hAnsiTheme="minorHAnsi" w:cstheme="minorHAnsi"/>
          <w:sz w:val="22"/>
          <w:szCs w:val="22"/>
        </w:rPr>
        <w:t>datasets should be reviewed for their applicability to update dataset formats.</w:t>
      </w:r>
    </w:p>
    <w:p w14:paraId="74DD9122" w14:textId="26933B89" w:rsidR="00543DF8" w:rsidRPr="00FA0C91" w:rsidRDefault="00543DF8" w:rsidP="00AD7712">
      <w:pPr>
        <w:pStyle w:val="Heading1"/>
        <w:numPr>
          <w:ilvl w:val="0"/>
          <w:numId w:val="25"/>
        </w:numPr>
        <w:tabs>
          <w:tab w:val="clear" w:pos="400"/>
          <w:tab w:val="clear" w:pos="560"/>
          <w:tab w:val="left" w:pos="426"/>
        </w:tabs>
        <w:spacing w:line="240" w:lineRule="auto"/>
        <w:ind w:left="426" w:hanging="426"/>
      </w:pPr>
      <w:bookmarkStart w:id="708" w:name="_Toc523335226"/>
      <w:bookmarkStart w:id="709" w:name="_Toc523493049"/>
      <w:bookmarkStart w:id="710" w:name="_Toc523335227"/>
      <w:bookmarkStart w:id="711" w:name="_Toc523493050"/>
      <w:bookmarkStart w:id="712" w:name="_Toc523335228"/>
      <w:bookmarkStart w:id="713" w:name="_Toc523493051"/>
      <w:bookmarkStart w:id="714" w:name="_Toc523335229"/>
      <w:bookmarkStart w:id="715" w:name="_Toc523493052"/>
      <w:bookmarkStart w:id="716" w:name="_Toc523335230"/>
      <w:bookmarkStart w:id="717" w:name="_Toc523493053"/>
      <w:bookmarkStart w:id="718" w:name="_Toc523335231"/>
      <w:bookmarkStart w:id="719" w:name="_Toc523493054"/>
      <w:bookmarkStart w:id="720" w:name="_Toc523335232"/>
      <w:bookmarkStart w:id="721" w:name="_Toc523493055"/>
      <w:bookmarkStart w:id="722" w:name="_Toc523335233"/>
      <w:bookmarkStart w:id="723" w:name="_Toc523493056"/>
      <w:bookmarkStart w:id="724" w:name="_Toc523335234"/>
      <w:bookmarkStart w:id="725" w:name="_Toc523493057"/>
      <w:bookmarkStart w:id="726" w:name="_Toc523335235"/>
      <w:bookmarkStart w:id="727" w:name="_Toc523493058"/>
      <w:bookmarkStart w:id="728" w:name="_Toc523335236"/>
      <w:bookmarkStart w:id="729" w:name="_Toc523493059"/>
      <w:bookmarkStart w:id="730" w:name="_Toc523335237"/>
      <w:bookmarkStart w:id="731" w:name="_Toc523493060"/>
      <w:bookmarkStart w:id="732" w:name="_Toc523335238"/>
      <w:bookmarkStart w:id="733" w:name="_Toc523493061"/>
      <w:bookmarkStart w:id="734" w:name="_Toc502541121"/>
      <w:bookmarkStart w:id="735" w:name="_Toc502541162"/>
      <w:bookmarkStart w:id="736" w:name="_Toc502541262"/>
      <w:bookmarkStart w:id="737" w:name="_Toc502541424"/>
      <w:bookmarkStart w:id="738" w:name="_Toc502541790"/>
      <w:bookmarkStart w:id="739" w:name="_Toc502544274"/>
      <w:bookmarkStart w:id="740" w:name="_Toc502546196"/>
      <w:bookmarkStart w:id="741" w:name="_Toc3469183"/>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r>
        <w:t>Preparing for interoperability</w:t>
      </w:r>
      <w:bookmarkEnd w:id="741"/>
    </w:p>
    <w:p w14:paraId="06D1E055" w14:textId="52F7C09F" w:rsidR="005E4C63" w:rsidRPr="00473441" w:rsidRDefault="005E4C63" w:rsidP="00473441">
      <w:pPr>
        <w:spacing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Product </w:t>
      </w:r>
      <w:r w:rsidR="000B4D54" w:rsidRPr="00473441">
        <w:rPr>
          <w:rFonts w:asciiTheme="minorHAnsi" w:hAnsiTheme="minorHAnsi" w:cstheme="minorHAnsi"/>
          <w:sz w:val="22"/>
          <w:szCs w:val="22"/>
        </w:rPr>
        <w:t>S</w:t>
      </w:r>
      <w:r w:rsidRPr="00473441">
        <w:rPr>
          <w:rFonts w:asciiTheme="minorHAnsi" w:hAnsiTheme="minorHAnsi" w:cstheme="minorHAnsi"/>
          <w:sz w:val="22"/>
          <w:szCs w:val="22"/>
        </w:rPr>
        <w:t xml:space="preserve">pecification developers should carry out the activities described below if the data product is a candidate for inclusion in an </w:t>
      </w:r>
      <w:r w:rsidR="00473441">
        <w:rPr>
          <w:rFonts w:asciiTheme="minorHAnsi" w:hAnsiTheme="minorHAnsi" w:cstheme="minorHAnsi"/>
          <w:sz w:val="22"/>
          <w:szCs w:val="22"/>
        </w:rPr>
        <w:t>I</w:t>
      </w:r>
      <w:r w:rsidR="00473441"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473441">
        <w:rPr>
          <w:rFonts w:asciiTheme="minorHAnsi" w:hAnsiTheme="minorHAnsi" w:cstheme="minorHAnsi"/>
          <w:sz w:val="22"/>
          <w:szCs w:val="22"/>
        </w:rPr>
        <w:t xml:space="preserve">atalogue </w:t>
      </w:r>
      <w:r w:rsidRPr="00473441">
        <w:rPr>
          <w:rFonts w:asciiTheme="minorHAnsi" w:hAnsiTheme="minorHAnsi" w:cstheme="minorHAnsi"/>
          <w:sz w:val="22"/>
          <w:szCs w:val="22"/>
        </w:rPr>
        <w:t>(S-98). Further details on these activities are provided in S-98, especially S-98 section</w:t>
      </w:r>
      <w:r w:rsidR="008E6897" w:rsidRPr="00473441">
        <w:rPr>
          <w:rFonts w:asciiTheme="minorHAnsi" w:hAnsiTheme="minorHAnsi" w:cstheme="minorHAnsi"/>
          <w:sz w:val="22"/>
          <w:szCs w:val="22"/>
        </w:rPr>
        <w:t>s</w:t>
      </w:r>
      <w:r w:rsidRPr="00473441">
        <w:rPr>
          <w:rFonts w:asciiTheme="minorHAnsi" w:hAnsiTheme="minorHAnsi" w:cstheme="minorHAnsi"/>
          <w:sz w:val="22"/>
          <w:szCs w:val="22"/>
        </w:rPr>
        <w:t xml:space="preserve"> 8</w:t>
      </w:r>
      <w:r w:rsidR="00307A8A" w:rsidRPr="00473441">
        <w:rPr>
          <w:rFonts w:asciiTheme="minorHAnsi" w:hAnsiTheme="minorHAnsi" w:cstheme="minorHAnsi"/>
          <w:sz w:val="22"/>
          <w:szCs w:val="22"/>
        </w:rPr>
        <w:t xml:space="preserve"> and 10</w:t>
      </w:r>
      <w:r w:rsidRPr="00473441">
        <w:rPr>
          <w:rFonts w:asciiTheme="minorHAnsi" w:hAnsiTheme="minorHAnsi" w:cstheme="minorHAnsi"/>
          <w:sz w:val="22"/>
          <w:szCs w:val="22"/>
        </w:rPr>
        <w:t>.</w:t>
      </w:r>
    </w:p>
    <w:p w14:paraId="77DC42EF" w14:textId="6D29E42D" w:rsidR="000E149E" w:rsidRPr="00473441" w:rsidRDefault="000E149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Determine which if any product groups in </w:t>
      </w:r>
      <w:r w:rsidR="00473441">
        <w:rPr>
          <w:rFonts w:asciiTheme="minorHAnsi" w:hAnsiTheme="minorHAnsi" w:cstheme="minorHAnsi"/>
          <w:sz w:val="22"/>
          <w:szCs w:val="22"/>
        </w:rPr>
        <w:t>I</w:t>
      </w:r>
      <w:r w:rsidR="00473441"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473441">
        <w:rPr>
          <w:rFonts w:asciiTheme="minorHAnsi" w:hAnsiTheme="minorHAnsi" w:cstheme="minorHAnsi"/>
          <w:sz w:val="22"/>
          <w:szCs w:val="22"/>
        </w:rPr>
        <w:t xml:space="preserve">atalogues </w:t>
      </w:r>
      <w:r w:rsidRPr="00473441">
        <w:rPr>
          <w:rFonts w:asciiTheme="minorHAnsi" w:hAnsiTheme="minorHAnsi" w:cstheme="minorHAnsi"/>
          <w:sz w:val="22"/>
          <w:szCs w:val="22"/>
        </w:rPr>
        <w:t>are supplemented or enhanced by the data product.</w:t>
      </w:r>
    </w:p>
    <w:p w14:paraId="003BE532" w14:textId="1E1ECF7F" w:rsidR="000E149E" w:rsidRPr="00473441" w:rsidRDefault="000E149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Determine whether and how the IHO </w:t>
      </w:r>
      <w:r w:rsidR="00473441">
        <w:rPr>
          <w:rFonts w:asciiTheme="minorHAnsi" w:hAnsiTheme="minorHAnsi" w:cstheme="minorHAnsi"/>
          <w:sz w:val="22"/>
          <w:szCs w:val="22"/>
        </w:rPr>
        <w:t>I</w:t>
      </w:r>
      <w:r w:rsidR="00473441"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473441">
        <w:rPr>
          <w:rFonts w:asciiTheme="minorHAnsi" w:hAnsiTheme="minorHAnsi" w:cstheme="minorHAnsi"/>
          <w:sz w:val="22"/>
          <w:szCs w:val="22"/>
        </w:rPr>
        <w:t xml:space="preserve">atalogue </w:t>
      </w:r>
      <w:r w:rsidRPr="00473441">
        <w:rPr>
          <w:rFonts w:asciiTheme="minorHAnsi" w:hAnsiTheme="minorHAnsi" w:cstheme="minorHAnsi"/>
          <w:sz w:val="22"/>
          <w:szCs w:val="22"/>
        </w:rPr>
        <w:t>will be affected by the new product, including updates to display priorities, interleaving, predefined combinations, and other interoperability rules and operations.</w:t>
      </w:r>
    </w:p>
    <w:p w14:paraId="3DAA0939" w14:textId="09242302" w:rsidR="000E149E" w:rsidRPr="00473441" w:rsidRDefault="000E149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Revise </w:t>
      </w:r>
      <w:r w:rsidR="001C1B05" w:rsidRPr="00473441">
        <w:rPr>
          <w:rFonts w:asciiTheme="minorHAnsi" w:hAnsiTheme="minorHAnsi" w:cstheme="minorHAnsi"/>
          <w:sz w:val="22"/>
          <w:szCs w:val="22"/>
        </w:rPr>
        <w:t>P</w:t>
      </w:r>
      <w:r w:rsidRPr="00473441">
        <w:rPr>
          <w:rFonts w:asciiTheme="minorHAnsi" w:hAnsiTheme="minorHAnsi" w:cstheme="minorHAnsi"/>
          <w:sz w:val="22"/>
          <w:szCs w:val="22"/>
        </w:rPr>
        <w:t xml:space="preserve">ortrayal </w:t>
      </w:r>
      <w:r w:rsidR="001C1B05" w:rsidRPr="00473441">
        <w:rPr>
          <w:rFonts w:asciiTheme="minorHAnsi" w:hAnsiTheme="minorHAnsi" w:cstheme="minorHAnsi"/>
          <w:sz w:val="22"/>
          <w:szCs w:val="22"/>
        </w:rPr>
        <w:t>C</w:t>
      </w:r>
      <w:r w:rsidRPr="00473441">
        <w:rPr>
          <w:rFonts w:asciiTheme="minorHAnsi" w:hAnsiTheme="minorHAnsi" w:cstheme="minorHAnsi"/>
          <w:sz w:val="22"/>
          <w:szCs w:val="22"/>
        </w:rPr>
        <w:t xml:space="preserve">atalogues upon recommendation by the IHO </w:t>
      </w:r>
      <w:r w:rsidR="00AE078D">
        <w:rPr>
          <w:rFonts w:asciiTheme="minorHAnsi" w:hAnsiTheme="minorHAnsi" w:cstheme="minorHAnsi"/>
          <w:sz w:val="22"/>
          <w:szCs w:val="22"/>
        </w:rPr>
        <w:t>I</w:t>
      </w:r>
      <w:r w:rsidRPr="00473441">
        <w:rPr>
          <w:rFonts w:asciiTheme="minorHAnsi" w:hAnsiTheme="minorHAnsi" w:cstheme="minorHAnsi"/>
          <w:sz w:val="22"/>
          <w:szCs w:val="22"/>
        </w:rPr>
        <w:t xml:space="preserve">nteroperability </w:t>
      </w:r>
      <w:r w:rsidR="00AE078D">
        <w:rPr>
          <w:rFonts w:asciiTheme="minorHAnsi" w:hAnsiTheme="minorHAnsi" w:cstheme="minorHAnsi"/>
          <w:sz w:val="22"/>
          <w:szCs w:val="22"/>
        </w:rPr>
        <w:t>T</w:t>
      </w:r>
      <w:r w:rsidRPr="00473441">
        <w:rPr>
          <w:rFonts w:asciiTheme="minorHAnsi" w:hAnsiTheme="minorHAnsi" w:cstheme="minorHAnsi"/>
          <w:sz w:val="22"/>
          <w:szCs w:val="22"/>
        </w:rPr>
        <w:t>eam.</w:t>
      </w:r>
    </w:p>
    <w:p w14:paraId="49C49F17" w14:textId="4CA31BBC" w:rsidR="0081486E" w:rsidRPr="00473441" w:rsidRDefault="0081486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Compare the </w:t>
      </w:r>
      <w:r w:rsidR="00D32955" w:rsidRPr="00473441">
        <w:rPr>
          <w:rFonts w:asciiTheme="minorHAnsi" w:hAnsiTheme="minorHAnsi" w:cstheme="minorHAnsi"/>
          <w:sz w:val="22"/>
          <w:szCs w:val="22"/>
        </w:rPr>
        <w:t>A</w:t>
      </w:r>
      <w:r w:rsidRPr="00473441">
        <w:rPr>
          <w:rFonts w:asciiTheme="minorHAnsi" w:hAnsiTheme="minorHAnsi" w:cstheme="minorHAnsi"/>
          <w:sz w:val="22"/>
          <w:szCs w:val="22"/>
        </w:rPr>
        <w:t xml:space="preserve">pplication </w:t>
      </w:r>
      <w:r w:rsidR="00D32955" w:rsidRPr="00473441">
        <w:rPr>
          <w:rFonts w:asciiTheme="minorHAnsi" w:hAnsiTheme="minorHAnsi" w:cstheme="minorHAnsi"/>
          <w:sz w:val="22"/>
          <w:szCs w:val="22"/>
        </w:rPr>
        <w:t>S</w:t>
      </w:r>
      <w:r w:rsidRPr="00473441">
        <w:rPr>
          <w:rFonts w:asciiTheme="minorHAnsi" w:hAnsiTheme="minorHAnsi" w:cstheme="minorHAnsi"/>
          <w:sz w:val="22"/>
          <w:szCs w:val="22"/>
        </w:rPr>
        <w:t xml:space="preserve">chema to related </w:t>
      </w:r>
      <w:r w:rsidR="000B4D54" w:rsidRPr="00473441">
        <w:rPr>
          <w:rFonts w:asciiTheme="minorHAnsi" w:hAnsiTheme="minorHAnsi" w:cstheme="minorHAnsi"/>
          <w:sz w:val="22"/>
          <w:szCs w:val="22"/>
        </w:rPr>
        <w:t>P</w:t>
      </w:r>
      <w:r w:rsidRPr="00473441">
        <w:rPr>
          <w:rFonts w:asciiTheme="minorHAnsi" w:hAnsiTheme="minorHAnsi" w:cstheme="minorHAnsi"/>
          <w:sz w:val="22"/>
          <w:szCs w:val="22"/>
        </w:rPr>
        <w:t xml:space="preserve">roduct </w:t>
      </w:r>
      <w:r w:rsidR="000B4D54" w:rsidRPr="00473441">
        <w:rPr>
          <w:rFonts w:asciiTheme="minorHAnsi" w:hAnsiTheme="minorHAnsi" w:cstheme="minorHAnsi"/>
          <w:sz w:val="22"/>
          <w:szCs w:val="22"/>
        </w:rPr>
        <w:t>S</w:t>
      </w:r>
      <w:r w:rsidRPr="00473441">
        <w:rPr>
          <w:rFonts w:asciiTheme="minorHAnsi" w:hAnsiTheme="minorHAnsi" w:cstheme="minorHAnsi"/>
          <w:sz w:val="22"/>
          <w:szCs w:val="22"/>
        </w:rPr>
        <w:t xml:space="preserve">pecifications and </w:t>
      </w:r>
      <w:r w:rsidR="00CA094E" w:rsidRPr="00473441">
        <w:rPr>
          <w:rFonts w:asciiTheme="minorHAnsi" w:hAnsiTheme="minorHAnsi" w:cstheme="minorHAnsi"/>
          <w:sz w:val="22"/>
          <w:szCs w:val="22"/>
        </w:rPr>
        <w:t>advise the</w:t>
      </w:r>
      <w:r w:rsidRPr="00473441">
        <w:rPr>
          <w:rFonts w:asciiTheme="minorHAnsi" w:hAnsiTheme="minorHAnsi" w:cstheme="minorHAnsi"/>
          <w:sz w:val="22"/>
          <w:szCs w:val="22"/>
        </w:rPr>
        <w:t xml:space="preserve"> developers of the </w:t>
      </w:r>
      <w:r w:rsidR="00D32955" w:rsidRPr="00473441">
        <w:rPr>
          <w:rFonts w:asciiTheme="minorHAnsi" w:hAnsiTheme="minorHAnsi" w:cstheme="minorHAnsi"/>
          <w:sz w:val="22"/>
          <w:szCs w:val="22"/>
        </w:rPr>
        <w:t>I</w:t>
      </w:r>
      <w:r w:rsidRPr="00473441">
        <w:rPr>
          <w:rFonts w:asciiTheme="minorHAnsi" w:hAnsiTheme="minorHAnsi" w:cstheme="minorHAnsi"/>
          <w:sz w:val="22"/>
          <w:szCs w:val="22"/>
        </w:rPr>
        <w:t xml:space="preserve">nteroperability </w:t>
      </w:r>
      <w:r w:rsidR="00D32955" w:rsidRPr="00473441">
        <w:rPr>
          <w:rFonts w:asciiTheme="minorHAnsi" w:hAnsiTheme="minorHAnsi" w:cstheme="minorHAnsi"/>
          <w:sz w:val="22"/>
          <w:szCs w:val="22"/>
        </w:rPr>
        <w:t>C</w:t>
      </w:r>
      <w:r w:rsidRPr="00473441">
        <w:rPr>
          <w:rFonts w:asciiTheme="minorHAnsi" w:hAnsiTheme="minorHAnsi" w:cstheme="minorHAnsi"/>
          <w:sz w:val="22"/>
          <w:szCs w:val="22"/>
        </w:rPr>
        <w:t xml:space="preserve">atalogue </w:t>
      </w:r>
      <w:r w:rsidR="00CA094E" w:rsidRPr="00473441">
        <w:rPr>
          <w:rFonts w:asciiTheme="minorHAnsi" w:hAnsiTheme="minorHAnsi" w:cstheme="minorHAnsi"/>
          <w:sz w:val="22"/>
          <w:szCs w:val="22"/>
        </w:rPr>
        <w:t>on</w:t>
      </w:r>
      <w:r w:rsidRPr="00473441">
        <w:rPr>
          <w:rFonts w:asciiTheme="minorHAnsi" w:hAnsiTheme="minorHAnsi" w:cstheme="minorHAnsi"/>
          <w:sz w:val="22"/>
          <w:szCs w:val="22"/>
        </w:rPr>
        <w:t xml:space="preserve"> t</w:t>
      </w:r>
      <w:r w:rsidR="00CA094E" w:rsidRPr="00473441">
        <w:rPr>
          <w:rFonts w:asciiTheme="minorHAnsi" w:hAnsiTheme="minorHAnsi" w:cstheme="minorHAnsi"/>
          <w:sz w:val="22"/>
          <w:szCs w:val="22"/>
        </w:rPr>
        <w:t xml:space="preserve">heir similarity to </w:t>
      </w:r>
      <w:r w:rsidRPr="00473441">
        <w:rPr>
          <w:rFonts w:asciiTheme="minorHAnsi" w:hAnsiTheme="minorHAnsi" w:cstheme="minorHAnsi"/>
          <w:sz w:val="22"/>
          <w:szCs w:val="22"/>
        </w:rPr>
        <w:t>feature</w:t>
      </w:r>
      <w:r w:rsidR="00AE5A93" w:rsidRPr="00473441">
        <w:rPr>
          <w:rFonts w:asciiTheme="minorHAnsi" w:hAnsiTheme="minorHAnsi" w:cstheme="minorHAnsi"/>
          <w:sz w:val="22"/>
          <w:szCs w:val="22"/>
        </w:rPr>
        <w:t xml:space="preserve">s in other </w:t>
      </w:r>
      <w:r w:rsidR="000B4D54" w:rsidRPr="00473441">
        <w:rPr>
          <w:rFonts w:asciiTheme="minorHAnsi" w:hAnsiTheme="minorHAnsi" w:cstheme="minorHAnsi"/>
          <w:sz w:val="22"/>
          <w:szCs w:val="22"/>
        </w:rPr>
        <w:t>P</w:t>
      </w:r>
      <w:r w:rsidR="00AE5A93" w:rsidRPr="00473441">
        <w:rPr>
          <w:rFonts w:asciiTheme="minorHAnsi" w:hAnsiTheme="minorHAnsi" w:cstheme="minorHAnsi"/>
          <w:sz w:val="22"/>
          <w:szCs w:val="22"/>
        </w:rPr>
        <w:t xml:space="preserve">roduct </w:t>
      </w:r>
      <w:r w:rsidR="00D32955" w:rsidRPr="00473441">
        <w:rPr>
          <w:rFonts w:asciiTheme="minorHAnsi" w:hAnsiTheme="minorHAnsi" w:cstheme="minorHAnsi"/>
          <w:sz w:val="22"/>
          <w:szCs w:val="22"/>
        </w:rPr>
        <w:t>Specifications</w:t>
      </w:r>
      <w:r w:rsidRPr="00473441">
        <w:rPr>
          <w:rFonts w:asciiTheme="minorHAnsi" w:hAnsiTheme="minorHAnsi" w:cstheme="minorHAnsi"/>
          <w:sz w:val="22"/>
          <w:szCs w:val="22"/>
        </w:rPr>
        <w:t>.</w:t>
      </w:r>
      <w:r w:rsidR="0063561D" w:rsidRPr="00473441">
        <w:rPr>
          <w:rFonts w:asciiTheme="minorHAnsi" w:hAnsiTheme="minorHAnsi" w:cstheme="minorHAnsi"/>
          <w:sz w:val="22"/>
          <w:szCs w:val="22"/>
        </w:rPr>
        <w:t xml:space="preserve"> This </w:t>
      </w:r>
      <w:r w:rsidR="00CA094E" w:rsidRPr="00473441">
        <w:rPr>
          <w:rFonts w:asciiTheme="minorHAnsi" w:hAnsiTheme="minorHAnsi" w:cstheme="minorHAnsi"/>
          <w:sz w:val="22"/>
          <w:szCs w:val="22"/>
        </w:rPr>
        <w:t xml:space="preserve">comparison </w:t>
      </w:r>
      <w:r w:rsidR="0063561D" w:rsidRPr="00473441">
        <w:rPr>
          <w:rFonts w:asciiTheme="minorHAnsi" w:hAnsiTheme="minorHAnsi" w:cstheme="minorHAnsi"/>
          <w:sz w:val="22"/>
          <w:szCs w:val="22"/>
        </w:rPr>
        <w:t xml:space="preserve">should include </w:t>
      </w:r>
      <w:r w:rsidR="00520B41" w:rsidRPr="00473441">
        <w:rPr>
          <w:rFonts w:asciiTheme="minorHAnsi" w:hAnsiTheme="minorHAnsi" w:cstheme="minorHAnsi"/>
          <w:sz w:val="22"/>
          <w:szCs w:val="22"/>
        </w:rPr>
        <w:t xml:space="preserve">feature concept similarity, </w:t>
      </w:r>
      <w:r w:rsidR="0063561D" w:rsidRPr="00473441">
        <w:rPr>
          <w:rFonts w:asciiTheme="minorHAnsi" w:hAnsiTheme="minorHAnsi" w:cstheme="minorHAnsi"/>
          <w:sz w:val="22"/>
          <w:szCs w:val="22"/>
        </w:rPr>
        <w:t>attribute bindings, attribute value domains, potential discrepancies in feature geometries</w:t>
      </w:r>
      <w:r w:rsidR="00520B41" w:rsidRPr="00473441">
        <w:rPr>
          <w:rFonts w:asciiTheme="minorHAnsi" w:hAnsiTheme="minorHAnsi" w:cstheme="minorHAnsi"/>
          <w:sz w:val="22"/>
          <w:szCs w:val="22"/>
        </w:rPr>
        <w:t>, etc</w:t>
      </w:r>
      <w:r w:rsidR="0063561D" w:rsidRPr="00473441">
        <w:rPr>
          <w:rFonts w:asciiTheme="minorHAnsi" w:hAnsiTheme="minorHAnsi" w:cstheme="minorHAnsi"/>
          <w:sz w:val="22"/>
          <w:szCs w:val="22"/>
        </w:rPr>
        <w:t>.</w:t>
      </w:r>
    </w:p>
    <w:p w14:paraId="2B4CF769" w14:textId="53FBA376" w:rsidR="005E4C63" w:rsidRPr="00473441" w:rsidRDefault="0063561D"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Examine </w:t>
      </w:r>
      <w:r w:rsidR="005E4C63" w:rsidRPr="00473441">
        <w:rPr>
          <w:rFonts w:asciiTheme="minorHAnsi" w:hAnsiTheme="minorHAnsi" w:cstheme="minorHAnsi"/>
          <w:sz w:val="22"/>
          <w:szCs w:val="22"/>
        </w:rPr>
        <w:t xml:space="preserve">the </w:t>
      </w:r>
      <w:r w:rsidR="00AE078D">
        <w:rPr>
          <w:rFonts w:asciiTheme="minorHAnsi" w:hAnsiTheme="minorHAnsi" w:cstheme="minorHAnsi"/>
          <w:sz w:val="22"/>
          <w:szCs w:val="22"/>
        </w:rPr>
        <w:t>S</w:t>
      </w:r>
      <w:r w:rsidR="005E4C63" w:rsidRPr="00473441">
        <w:rPr>
          <w:rFonts w:asciiTheme="minorHAnsi" w:hAnsiTheme="minorHAnsi" w:cstheme="minorHAnsi"/>
          <w:sz w:val="22"/>
          <w:szCs w:val="22"/>
        </w:rPr>
        <w:t xml:space="preserve">pecification scope and </w:t>
      </w:r>
      <w:r w:rsidRPr="00473441">
        <w:rPr>
          <w:rFonts w:asciiTheme="minorHAnsi" w:hAnsiTheme="minorHAnsi" w:cstheme="minorHAnsi"/>
          <w:sz w:val="22"/>
          <w:szCs w:val="22"/>
        </w:rPr>
        <w:t>factors affecting the quality of</w:t>
      </w:r>
      <w:r w:rsidR="005E4C63" w:rsidRPr="00473441">
        <w:rPr>
          <w:rFonts w:asciiTheme="minorHAnsi" w:hAnsiTheme="minorHAnsi" w:cstheme="minorHAnsi"/>
          <w:sz w:val="22"/>
          <w:szCs w:val="22"/>
        </w:rPr>
        <w:t xml:space="preserve"> </w:t>
      </w:r>
      <w:r w:rsidR="00B82D73" w:rsidRPr="00473441">
        <w:rPr>
          <w:rFonts w:asciiTheme="minorHAnsi" w:hAnsiTheme="minorHAnsi" w:cstheme="minorHAnsi"/>
          <w:sz w:val="22"/>
          <w:szCs w:val="22"/>
        </w:rPr>
        <w:t>information</w:t>
      </w:r>
      <w:r w:rsidR="005E4C63" w:rsidRPr="00473441">
        <w:rPr>
          <w:rFonts w:asciiTheme="minorHAnsi" w:hAnsiTheme="minorHAnsi" w:cstheme="minorHAnsi"/>
          <w:sz w:val="22"/>
          <w:szCs w:val="22"/>
        </w:rPr>
        <w:t xml:space="preserve"> </w:t>
      </w:r>
      <w:r w:rsidRPr="00473441">
        <w:rPr>
          <w:rFonts w:asciiTheme="minorHAnsi" w:hAnsiTheme="minorHAnsi" w:cstheme="minorHAnsi"/>
          <w:sz w:val="22"/>
          <w:szCs w:val="22"/>
        </w:rPr>
        <w:t xml:space="preserve">which may </w:t>
      </w:r>
      <w:r w:rsidR="00CA094E" w:rsidRPr="00473441">
        <w:rPr>
          <w:rFonts w:asciiTheme="minorHAnsi" w:hAnsiTheme="minorHAnsi" w:cstheme="minorHAnsi"/>
          <w:sz w:val="22"/>
          <w:szCs w:val="22"/>
        </w:rPr>
        <w:t xml:space="preserve">also </w:t>
      </w:r>
      <w:r w:rsidRPr="00473441">
        <w:rPr>
          <w:rFonts w:asciiTheme="minorHAnsi" w:hAnsiTheme="minorHAnsi" w:cstheme="minorHAnsi"/>
          <w:sz w:val="22"/>
          <w:szCs w:val="22"/>
        </w:rPr>
        <w:t xml:space="preserve">be </w:t>
      </w:r>
      <w:r w:rsidR="00CA094E" w:rsidRPr="00473441">
        <w:rPr>
          <w:rFonts w:asciiTheme="minorHAnsi" w:hAnsiTheme="minorHAnsi" w:cstheme="minorHAnsi"/>
          <w:sz w:val="22"/>
          <w:szCs w:val="22"/>
        </w:rPr>
        <w:t>present</w:t>
      </w:r>
      <w:r w:rsidRPr="00473441">
        <w:rPr>
          <w:rFonts w:asciiTheme="minorHAnsi" w:hAnsiTheme="minorHAnsi" w:cstheme="minorHAnsi"/>
          <w:sz w:val="22"/>
          <w:szCs w:val="22"/>
        </w:rPr>
        <w:t xml:space="preserve"> </w:t>
      </w:r>
      <w:r w:rsidR="005E4C63" w:rsidRPr="00473441">
        <w:rPr>
          <w:rFonts w:asciiTheme="minorHAnsi" w:hAnsiTheme="minorHAnsi" w:cstheme="minorHAnsi"/>
          <w:sz w:val="22"/>
          <w:szCs w:val="22"/>
        </w:rPr>
        <w:t>in other products</w:t>
      </w:r>
      <w:r w:rsidR="00B82D73" w:rsidRPr="00473441">
        <w:rPr>
          <w:rFonts w:asciiTheme="minorHAnsi" w:hAnsiTheme="minorHAnsi" w:cstheme="minorHAnsi"/>
          <w:sz w:val="22"/>
          <w:szCs w:val="22"/>
        </w:rPr>
        <w:t xml:space="preserve"> - f</w:t>
      </w:r>
      <w:r w:rsidR="005E4C63" w:rsidRPr="00473441">
        <w:rPr>
          <w:rFonts w:asciiTheme="minorHAnsi" w:hAnsiTheme="minorHAnsi" w:cstheme="minorHAnsi"/>
          <w:sz w:val="22"/>
          <w:szCs w:val="22"/>
        </w:rPr>
        <w:t xml:space="preserve">or example, </w:t>
      </w:r>
      <w:r w:rsidR="00520B41" w:rsidRPr="00473441">
        <w:rPr>
          <w:rFonts w:asciiTheme="minorHAnsi" w:hAnsiTheme="minorHAnsi" w:cstheme="minorHAnsi"/>
          <w:sz w:val="22"/>
          <w:szCs w:val="22"/>
        </w:rPr>
        <w:t>whether</w:t>
      </w:r>
      <w:r w:rsidR="005E4C63" w:rsidRPr="00473441">
        <w:rPr>
          <w:rFonts w:asciiTheme="minorHAnsi" w:hAnsiTheme="minorHAnsi" w:cstheme="minorHAnsi"/>
          <w:sz w:val="22"/>
          <w:szCs w:val="22"/>
        </w:rPr>
        <w:t xml:space="preserve"> information</w:t>
      </w:r>
      <w:r w:rsidRPr="00473441">
        <w:rPr>
          <w:rFonts w:asciiTheme="minorHAnsi" w:hAnsiTheme="minorHAnsi" w:cstheme="minorHAnsi"/>
          <w:sz w:val="22"/>
          <w:szCs w:val="22"/>
        </w:rPr>
        <w:t xml:space="preserve"> is for context </w:t>
      </w:r>
      <w:r w:rsidR="00520B41" w:rsidRPr="00473441">
        <w:rPr>
          <w:rFonts w:asciiTheme="minorHAnsi" w:hAnsiTheme="minorHAnsi" w:cstheme="minorHAnsi"/>
          <w:sz w:val="22"/>
          <w:szCs w:val="22"/>
        </w:rPr>
        <w:t xml:space="preserve">or background </w:t>
      </w:r>
      <w:r w:rsidRPr="00473441">
        <w:rPr>
          <w:rFonts w:asciiTheme="minorHAnsi" w:hAnsiTheme="minorHAnsi" w:cstheme="minorHAnsi"/>
          <w:sz w:val="22"/>
          <w:szCs w:val="22"/>
        </w:rPr>
        <w:t xml:space="preserve">in one product but a </w:t>
      </w:r>
      <w:r w:rsidR="00FF36B8" w:rsidRPr="00473441">
        <w:rPr>
          <w:rFonts w:asciiTheme="minorHAnsi" w:hAnsiTheme="minorHAnsi" w:cstheme="minorHAnsi"/>
          <w:sz w:val="22"/>
          <w:szCs w:val="22"/>
        </w:rPr>
        <w:t>significant part of the other</w:t>
      </w:r>
      <w:r w:rsidR="005E4C63" w:rsidRPr="00473441">
        <w:rPr>
          <w:rFonts w:asciiTheme="minorHAnsi" w:hAnsiTheme="minorHAnsi" w:cstheme="minorHAnsi"/>
          <w:sz w:val="22"/>
          <w:szCs w:val="22"/>
        </w:rPr>
        <w:t xml:space="preserve">. </w:t>
      </w:r>
      <w:r w:rsidR="00520B41" w:rsidRPr="00473441">
        <w:rPr>
          <w:rFonts w:asciiTheme="minorHAnsi" w:hAnsiTheme="minorHAnsi" w:cstheme="minorHAnsi"/>
          <w:sz w:val="22"/>
          <w:szCs w:val="22"/>
        </w:rPr>
        <w:t>The</w:t>
      </w:r>
      <w:r w:rsidR="00B82D73" w:rsidRPr="00473441">
        <w:rPr>
          <w:rFonts w:asciiTheme="minorHAnsi" w:hAnsiTheme="minorHAnsi" w:cstheme="minorHAnsi"/>
          <w:sz w:val="22"/>
          <w:szCs w:val="22"/>
        </w:rPr>
        <w:t xml:space="preserve"> results of this</w:t>
      </w:r>
      <w:r w:rsidR="005E4C63" w:rsidRPr="00473441">
        <w:rPr>
          <w:rFonts w:asciiTheme="minorHAnsi" w:hAnsiTheme="minorHAnsi" w:cstheme="minorHAnsi"/>
          <w:sz w:val="22"/>
          <w:szCs w:val="22"/>
        </w:rPr>
        <w:t xml:space="preserve"> </w:t>
      </w:r>
      <w:r w:rsidR="00FF36B8" w:rsidRPr="00473441">
        <w:rPr>
          <w:rFonts w:asciiTheme="minorHAnsi" w:hAnsiTheme="minorHAnsi" w:cstheme="minorHAnsi"/>
          <w:sz w:val="22"/>
          <w:szCs w:val="22"/>
        </w:rPr>
        <w:t>analys</w:t>
      </w:r>
      <w:r w:rsidR="00B82D73" w:rsidRPr="00473441">
        <w:rPr>
          <w:rFonts w:asciiTheme="minorHAnsi" w:hAnsiTheme="minorHAnsi" w:cstheme="minorHAnsi"/>
          <w:sz w:val="22"/>
          <w:szCs w:val="22"/>
        </w:rPr>
        <w:t>i</w:t>
      </w:r>
      <w:r w:rsidR="00FF36B8" w:rsidRPr="00473441">
        <w:rPr>
          <w:rFonts w:asciiTheme="minorHAnsi" w:hAnsiTheme="minorHAnsi" w:cstheme="minorHAnsi"/>
          <w:sz w:val="22"/>
          <w:szCs w:val="22"/>
        </w:rPr>
        <w:t>s</w:t>
      </w:r>
      <w:r w:rsidR="005E4C63" w:rsidRPr="00473441">
        <w:rPr>
          <w:rFonts w:asciiTheme="minorHAnsi" w:hAnsiTheme="minorHAnsi" w:cstheme="minorHAnsi"/>
          <w:sz w:val="22"/>
          <w:szCs w:val="22"/>
        </w:rPr>
        <w:t xml:space="preserve"> should be communicated </w:t>
      </w:r>
      <w:r w:rsidR="00FF36B8" w:rsidRPr="00473441">
        <w:rPr>
          <w:rFonts w:asciiTheme="minorHAnsi" w:hAnsiTheme="minorHAnsi" w:cstheme="minorHAnsi"/>
          <w:sz w:val="22"/>
          <w:szCs w:val="22"/>
        </w:rPr>
        <w:t>to</w:t>
      </w:r>
      <w:r w:rsidR="005E4C63" w:rsidRPr="00473441">
        <w:rPr>
          <w:rFonts w:asciiTheme="minorHAnsi" w:hAnsiTheme="minorHAnsi" w:cstheme="minorHAnsi"/>
          <w:sz w:val="22"/>
          <w:szCs w:val="22"/>
        </w:rPr>
        <w:t xml:space="preserve"> </w:t>
      </w:r>
      <w:r w:rsidR="00473441">
        <w:rPr>
          <w:rFonts w:asciiTheme="minorHAnsi" w:hAnsiTheme="minorHAnsi" w:cstheme="minorHAnsi"/>
          <w:sz w:val="22"/>
          <w:szCs w:val="22"/>
        </w:rPr>
        <w:t>I</w:t>
      </w:r>
      <w:r w:rsidR="00473441"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00473441" w:rsidRPr="00473441">
        <w:rPr>
          <w:rFonts w:asciiTheme="minorHAnsi" w:hAnsiTheme="minorHAnsi" w:cstheme="minorHAnsi"/>
          <w:sz w:val="22"/>
          <w:szCs w:val="22"/>
        </w:rPr>
        <w:t xml:space="preserve">atalogue </w:t>
      </w:r>
      <w:r w:rsidR="005E4C63" w:rsidRPr="00473441">
        <w:rPr>
          <w:rFonts w:asciiTheme="minorHAnsi" w:hAnsiTheme="minorHAnsi" w:cstheme="minorHAnsi"/>
          <w:sz w:val="22"/>
          <w:szCs w:val="22"/>
        </w:rPr>
        <w:t>developers.</w:t>
      </w:r>
    </w:p>
    <w:p w14:paraId="5B9F42E5" w14:textId="2B8F23FE" w:rsidR="005E4C63" w:rsidRPr="00473441" w:rsidRDefault="00520B41"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Consider interactions due to cartographic objects</w:t>
      </w:r>
      <w:r w:rsidR="00AE078D">
        <w:rPr>
          <w:rFonts w:asciiTheme="minorHAnsi" w:hAnsiTheme="minorHAnsi" w:cstheme="minorHAnsi"/>
          <w:sz w:val="22"/>
          <w:szCs w:val="22"/>
        </w:rPr>
        <w:t>; for example</w:t>
      </w:r>
      <w:r w:rsidR="005E4C63" w:rsidRPr="00473441">
        <w:rPr>
          <w:rFonts w:asciiTheme="minorHAnsi" w:hAnsiTheme="minorHAnsi" w:cstheme="minorHAnsi"/>
          <w:sz w:val="22"/>
          <w:szCs w:val="22"/>
        </w:rPr>
        <w:t xml:space="preserve"> text placement issues in interoperability </w:t>
      </w:r>
      <w:r w:rsidRPr="00473441">
        <w:rPr>
          <w:rFonts w:asciiTheme="minorHAnsi" w:hAnsiTheme="minorHAnsi" w:cstheme="minorHAnsi"/>
          <w:sz w:val="22"/>
          <w:szCs w:val="22"/>
        </w:rPr>
        <w:t xml:space="preserve">mode. Product </w:t>
      </w:r>
      <w:r w:rsidR="000B4D54" w:rsidRPr="00473441">
        <w:rPr>
          <w:rFonts w:asciiTheme="minorHAnsi" w:hAnsiTheme="minorHAnsi" w:cstheme="minorHAnsi"/>
          <w:sz w:val="22"/>
          <w:szCs w:val="22"/>
        </w:rPr>
        <w:t>S</w:t>
      </w:r>
      <w:r w:rsidRPr="00473441">
        <w:rPr>
          <w:rFonts w:asciiTheme="minorHAnsi" w:hAnsiTheme="minorHAnsi" w:cstheme="minorHAnsi"/>
          <w:sz w:val="22"/>
          <w:szCs w:val="22"/>
        </w:rPr>
        <w:t>pecification teams should consult with</w:t>
      </w:r>
      <w:r w:rsidR="005E4C63" w:rsidRPr="00473441">
        <w:rPr>
          <w:rFonts w:asciiTheme="minorHAnsi" w:hAnsiTheme="minorHAnsi" w:cstheme="minorHAnsi"/>
          <w:sz w:val="22"/>
          <w:szCs w:val="22"/>
        </w:rPr>
        <w:t xml:space="preserve"> </w:t>
      </w:r>
      <w:r w:rsidRPr="00473441">
        <w:rPr>
          <w:rFonts w:asciiTheme="minorHAnsi" w:hAnsiTheme="minorHAnsi" w:cstheme="minorHAnsi"/>
          <w:sz w:val="22"/>
          <w:szCs w:val="22"/>
        </w:rPr>
        <w:t>OEMs on</w:t>
      </w:r>
      <w:r w:rsidR="005E4C63" w:rsidRPr="00473441">
        <w:rPr>
          <w:rFonts w:asciiTheme="minorHAnsi" w:hAnsiTheme="minorHAnsi" w:cstheme="minorHAnsi"/>
          <w:sz w:val="22"/>
          <w:szCs w:val="22"/>
        </w:rPr>
        <w:t xml:space="preserve"> how to mitigate such issues.</w:t>
      </w:r>
    </w:p>
    <w:p w14:paraId="09111900" w14:textId="03BFFE2D" w:rsidR="00AE5A93" w:rsidRPr="00473441" w:rsidRDefault="00CA094E" w:rsidP="00473441">
      <w:pPr>
        <w:pStyle w:val="ListParagraph"/>
        <w:numPr>
          <w:ilvl w:val="0"/>
          <w:numId w:val="127"/>
        </w:numPr>
        <w:spacing w:before="0" w:after="60" w:line="240" w:lineRule="auto"/>
        <w:rPr>
          <w:rFonts w:asciiTheme="minorHAnsi" w:hAnsiTheme="minorHAnsi" w:cstheme="minorHAnsi"/>
          <w:sz w:val="22"/>
          <w:szCs w:val="22"/>
        </w:rPr>
      </w:pPr>
      <w:r w:rsidRPr="00473441">
        <w:rPr>
          <w:rFonts w:asciiTheme="minorHAnsi" w:hAnsiTheme="minorHAnsi" w:cstheme="minorHAnsi"/>
          <w:sz w:val="22"/>
          <w:szCs w:val="22"/>
        </w:rPr>
        <w:t xml:space="preserve">Advise </w:t>
      </w:r>
      <w:r w:rsidR="00473441">
        <w:rPr>
          <w:rFonts w:asciiTheme="minorHAnsi" w:hAnsiTheme="minorHAnsi" w:cstheme="minorHAnsi"/>
          <w:sz w:val="22"/>
          <w:szCs w:val="22"/>
        </w:rPr>
        <w:t>I</w:t>
      </w:r>
      <w:r w:rsidRPr="00473441">
        <w:rPr>
          <w:rFonts w:asciiTheme="minorHAnsi" w:hAnsiTheme="minorHAnsi" w:cstheme="minorHAnsi"/>
          <w:sz w:val="22"/>
          <w:szCs w:val="22"/>
        </w:rPr>
        <w:t xml:space="preserve">nteroperability </w:t>
      </w:r>
      <w:r w:rsidR="00473441">
        <w:rPr>
          <w:rFonts w:asciiTheme="minorHAnsi" w:hAnsiTheme="minorHAnsi" w:cstheme="minorHAnsi"/>
          <w:sz w:val="22"/>
          <w:szCs w:val="22"/>
        </w:rPr>
        <w:t>C</w:t>
      </w:r>
      <w:r w:rsidRPr="00473441">
        <w:rPr>
          <w:rFonts w:asciiTheme="minorHAnsi" w:hAnsiTheme="minorHAnsi" w:cstheme="minorHAnsi"/>
          <w:sz w:val="22"/>
          <w:szCs w:val="22"/>
        </w:rPr>
        <w:t>atalogue developers on</w:t>
      </w:r>
      <w:r w:rsidR="00520B41" w:rsidRPr="00473441">
        <w:rPr>
          <w:rFonts w:asciiTheme="minorHAnsi" w:hAnsiTheme="minorHAnsi" w:cstheme="minorHAnsi"/>
          <w:sz w:val="22"/>
          <w:szCs w:val="22"/>
        </w:rPr>
        <w:t xml:space="preserve"> whether features </w:t>
      </w:r>
      <w:r w:rsidR="00AE078D">
        <w:rPr>
          <w:rFonts w:asciiTheme="minorHAnsi" w:hAnsiTheme="minorHAnsi" w:cstheme="minorHAnsi"/>
          <w:sz w:val="22"/>
          <w:szCs w:val="22"/>
        </w:rPr>
        <w:t xml:space="preserve">are </w:t>
      </w:r>
      <w:r w:rsidRPr="00473441">
        <w:rPr>
          <w:rFonts w:asciiTheme="minorHAnsi" w:hAnsiTheme="minorHAnsi" w:cstheme="minorHAnsi"/>
          <w:sz w:val="22"/>
          <w:szCs w:val="22"/>
        </w:rPr>
        <w:t xml:space="preserve">supplementary information </w:t>
      </w:r>
      <w:r w:rsidR="00AE078D">
        <w:rPr>
          <w:rFonts w:asciiTheme="minorHAnsi" w:hAnsiTheme="minorHAnsi" w:cstheme="minorHAnsi"/>
          <w:sz w:val="22"/>
          <w:szCs w:val="22"/>
        </w:rPr>
        <w:t xml:space="preserve">for </w:t>
      </w:r>
      <w:r w:rsidR="00520B41" w:rsidRPr="00473441">
        <w:rPr>
          <w:rFonts w:asciiTheme="minorHAnsi" w:hAnsiTheme="minorHAnsi" w:cstheme="minorHAnsi"/>
          <w:sz w:val="22"/>
          <w:szCs w:val="22"/>
        </w:rPr>
        <w:t>features in another product</w:t>
      </w:r>
      <w:r w:rsidR="00AE5A93" w:rsidRPr="00473441">
        <w:rPr>
          <w:rFonts w:asciiTheme="minorHAnsi" w:hAnsiTheme="minorHAnsi" w:cstheme="minorHAnsi"/>
          <w:sz w:val="22"/>
          <w:szCs w:val="22"/>
        </w:rPr>
        <w:t>.</w:t>
      </w:r>
      <w:r w:rsidRPr="00473441">
        <w:rPr>
          <w:rFonts w:asciiTheme="minorHAnsi" w:hAnsiTheme="minorHAnsi" w:cstheme="minorHAnsi"/>
          <w:sz w:val="22"/>
          <w:szCs w:val="22"/>
        </w:rPr>
        <w:t xml:space="preserve"> Such features may be combined as part of interoperability.</w:t>
      </w:r>
    </w:p>
    <w:p w14:paraId="6CE37151" w14:textId="01904839" w:rsidR="0081486E" w:rsidRPr="00473441" w:rsidRDefault="00FF36B8" w:rsidP="00473441">
      <w:pPr>
        <w:pStyle w:val="ListParagraph"/>
        <w:numPr>
          <w:ilvl w:val="0"/>
          <w:numId w:val="127"/>
        </w:numPr>
        <w:spacing w:before="0" w:after="160" w:line="240" w:lineRule="auto"/>
        <w:rPr>
          <w:rFonts w:asciiTheme="minorHAnsi" w:hAnsiTheme="minorHAnsi" w:cstheme="minorHAnsi"/>
          <w:sz w:val="22"/>
          <w:szCs w:val="22"/>
        </w:rPr>
      </w:pPr>
      <w:r w:rsidRPr="00473441">
        <w:rPr>
          <w:rFonts w:asciiTheme="minorHAnsi" w:hAnsiTheme="minorHAnsi" w:cstheme="minorHAnsi"/>
          <w:sz w:val="22"/>
          <w:szCs w:val="22"/>
        </w:rPr>
        <w:t>Attempt to harmonize</w:t>
      </w:r>
      <w:r w:rsidR="0081486E" w:rsidRPr="00473441">
        <w:rPr>
          <w:rFonts w:asciiTheme="minorHAnsi" w:hAnsiTheme="minorHAnsi" w:cstheme="minorHAnsi"/>
          <w:sz w:val="22"/>
          <w:szCs w:val="22"/>
        </w:rPr>
        <w:t xml:space="preserve"> effects of maximum and minimum display scales </w:t>
      </w:r>
      <w:r w:rsidR="0088445E" w:rsidRPr="00473441">
        <w:rPr>
          <w:rFonts w:asciiTheme="minorHAnsi" w:hAnsiTheme="minorHAnsi" w:cstheme="minorHAnsi"/>
          <w:sz w:val="22"/>
          <w:szCs w:val="22"/>
        </w:rPr>
        <w:t xml:space="preserve">used by datasets </w:t>
      </w:r>
      <w:r w:rsidR="0081486E" w:rsidRPr="00473441">
        <w:rPr>
          <w:rFonts w:asciiTheme="minorHAnsi" w:hAnsiTheme="minorHAnsi" w:cstheme="minorHAnsi"/>
          <w:sz w:val="22"/>
          <w:szCs w:val="22"/>
        </w:rPr>
        <w:t xml:space="preserve">in order to avoid situations where one </w:t>
      </w:r>
      <w:r w:rsidR="0088445E" w:rsidRPr="00473441">
        <w:rPr>
          <w:rFonts w:asciiTheme="minorHAnsi" w:hAnsiTheme="minorHAnsi" w:cstheme="minorHAnsi"/>
          <w:sz w:val="22"/>
          <w:szCs w:val="22"/>
        </w:rPr>
        <w:t>data product</w:t>
      </w:r>
      <w:r w:rsidR="0081486E" w:rsidRPr="00473441">
        <w:rPr>
          <w:rFonts w:asciiTheme="minorHAnsi" w:hAnsiTheme="minorHAnsi" w:cstheme="minorHAnsi"/>
          <w:sz w:val="22"/>
          <w:szCs w:val="22"/>
        </w:rPr>
        <w:t xml:space="preserve"> is </w:t>
      </w:r>
      <w:r w:rsidR="0088445E" w:rsidRPr="00473441">
        <w:rPr>
          <w:rFonts w:asciiTheme="minorHAnsi" w:hAnsiTheme="minorHAnsi" w:cstheme="minorHAnsi"/>
          <w:sz w:val="22"/>
          <w:szCs w:val="22"/>
        </w:rPr>
        <w:t xml:space="preserve">within display </w:t>
      </w:r>
      <w:r w:rsidR="0081486E" w:rsidRPr="00473441">
        <w:rPr>
          <w:rFonts w:asciiTheme="minorHAnsi" w:hAnsiTheme="minorHAnsi" w:cstheme="minorHAnsi"/>
          <w:sz w:val="22"/>
          <w:szCs w:val="22"/>
        </w:rPr>
        <w:t xml:space="preserve">scale but </w:t>
      </w:r>
      <w:r w:rsidR="0088445E" w:rsidRPr="00473441">
        <w:rPr>
          <w:rFonts w:asciiTheme="minorHAnsi" w:hAnsiTheme="minorHAnsi" w:cstheme="minorHAnsi"/>
          <w:sz w:val="22"/>
          <w:szCs w:val="22"/>
        </w:rPr>
        <w:t>a complementary product is not</w:t>
      </w:r>
      <w:r w:rsidR="0081486E" w:rsidRPr="00473441">
        <w:rPr>
          <w:rFonts w:asciiTheme="minorHAnsi" w:hAnsiTheme="minorHAnsi" w:cstheme="minorHAnsi"/>
          <w:sz w:val="22"/>
          <w:szCs w:val="22"/>
        </w:rPr>
        <w:t>.</w:t>
      </w:r>
    </w:p>
    <w:p w14:paraId="07441A92" w14:textId="7D1307F0" w:rsidR="00AE078D" w:rsidRPr="00FA0C91" w:rsidRDefault="00AE078D" w:rsidP="00AD7712">
      <w:pPr>
        <w:pStyle w:val="Heading1"/>
        <w:numPr>
          <w:ilvl w:val="0"/>
          <w:numId w:val="25"/>
        </w:numPr>
        <w:tabs>
          <w:tab w:val="clear" w:pos="400"/>
          <w:tab w:val="clear" w:pos="560"/>
          <w:tab w:val="left" w:pos="426"/>
        </w:tabs>
        <w:spacing w:line="240" w:lineRule="auto"/>
        <w:ind w:left="426" w:hanging="426"/>
      </w:pPr>
      <w:bookmarkStart w:id="742" w:name="_Toc3469184"/>
      <w:r>
        <w:t>Sample data / test datasets</w:t>
      </w:r>
      <w:bookmarkEnd w:id="742"/>
    </w:p>
    <w:p w14:paraId="03FAE5D3" w14:textId="4D93FEED" w:rsidR="0064161C" w:rsidRPr="00170308" w:rsidRDefault="0064161C" w:rsidP="00170308">
      <w:pPr>
        <w:spacing w:after="60" w:line="240" w:lineRule="auto"/>
        <w:rPr>
          <w:rFonts w:asciiTheme="minorHAnsi" w:hAnsiTheme="minorHAnsi" w:cstheme="minorHAnsi"/>
          <w:sz w:val="22"/>
          <w:szCs w:val="22"/>
        </w:rPr>
      </w:pPr>
      <w:r w:rsidRPr="00170308">
        <w:rPr>
          <w:rFonts w:asciiTheme="minorHAnsi" w:hAnsiTheme="minorHAnsi" w:cstheme="minorHAnsi"/>
          <w:sz w:val="22"/>
          <w:szCs w:val="22"/>
        </w:rPr>
        <w:t xml:space="preserve">Test data should be created in sufficient quantity to validate the main characteristics of the </w:t>
      </w:r>
      <w:r w:rsidR="00D32955" w:rsidRPr="00170308">
        <w:rPr>
          <w:rFonts w:asciiTheme="minorHAnsi" w:hAnsiTheme="minorHAnsi" w:cstheme="minorHAnsi"/>
          <w:sz w:val="22"/>
          <w:szCs w:val="22"/>
        </w:rPr>
        <w:t>A</w:t>
      </w:r>
      <w:r w:rsidRPr="00170308">
        <w:rPr>
          <w:rFonts w:asciiTheme="minorHAnsi" w:hAnsiTheme="minorHAnsi" w:cstheme="minorHAnsi"/>
          <w:sz w:val="22"/>
          <w:szCs w:val="22"/>
        </w:rPr>
        <w:t xml:space="preserve">pplication </w:t>
      </w:r>
      <w:r w:rsidR="00D32955" w:rsidRPr="00170308">
        <w:rPr>
          <w:rFonts w:asciiTheme="minorHAnsi" w:hAnsiTheme="minorHAnsi" w:cstheme="minorHAnsi"/>
          <w:sz w:val="22"/>
          <w:szCs w:val="22"/>
        </w:rPr>
        <w:t>S</w:t>
      </w:r>
      <w:r w:rsidRPr="00170308">
        <w:rPr>
          <w:rFonts w:asciiTheme="minorHAnsi" w:hAnsiTheme="minorHAnsi" w:cstheme="minorHAnsi"/>
          <w:sz w:val="22"/>
          <w:szCs w:val="22"/>
        </w:rPr>
        <w:t>chema. Specifically, the first test dataset should contain:</w:t>
      </w:r>
    </w:p>
    <w:p w14:paraId="4B4F73D8" w14:textId="77777777" w:rsidR="0064161C" w:rsidRPr="00170308" w:rsidRDefault="0064161C" w:rsidP="00170308">
      <w:pPr>
        <w:pStyle w:val="ListParagraph"/>
        <w:numPr>
          <w:ilvl w:val="0"/>
          <w:numId w:val="29"/>
        </w:numPr>
        <w:spacing w:before="0" w:after="60" w:line="240" w:lineRule="auto"/>
        <w:rPr>
          <w:rFonts w:asciiTheme="minorHAnsi" w:hAnsiTheme="minorHAnsi" w:cstheme="minorHAnsi"/>
          <w:sz w:val="22"/>
          <w:szCs w:val="22"/>
        </w:rPr>
      </w:pPr>
      <w:r w:rsidRPr="00170308">
        <w:rPr>
          <w:rFonts w:asciiTheme="minorHAnsi" w:hAnsiTheme="minorHAnsi" w:cstheme="minorHAnsi"/>
          <w:sz w:val="22"/>
          <w:szCs w:val="22"/>
        </w:rPr>
        <w:t>At least one instance of each kind of feature and information type.</w:t>
      </w:r>
    </w:p>
    <w:p w14:paraId="421BF50B" w14:textId="77777777" w:rsidR="0064161C" w:rsidRPr="00170308" w:rsidRDefault="0064161C" w:rsidP="00170308">
      <w:pPr>
        <w:pStyle w:val="ListParagraph"/>
        <w:numPr>
          <w:ilvl w:val="0"/>
          <w:numId w:val="29"/>
        </w:numPr>
        <w:spacing w:before="0" w:after="60" w:line="240" w:lineRule="auto"/>
        <w:rPr>
          <w:rFonts w:asciiTheme="minorHAnsi" w:hAnsiTheme="minorHAnsi" w:cstheme="minorHAnsi"/>
          <w:sz w:val="22"/>
          <w:szCs w:val="22"/>
        </w:rPr>
      </w:pPr>
      <w:r w:rsidRPr="00170308">
        <w:rPr>
          <w:rFonts w:asciiTheme="minorHAnsi" w:hAnsiTheme="minorHAnsi" w:cstheme="minorHAnsi"/>
          <w:sz w:val="22"/>
          <w:szCs w:val="22"/>
        </w:rPr>
        <w:t>A representative set of feature and information associations, preferably at least one instance of each named association. (It is not necessary to create an instance for each and every pair of object classes which may be linked by an association.)</w:t>
      </w:r>
    </w:p>
    <w:p w14:paraId="45947D17" w14:textId="77777777" w:rsidR="0064161C" w:rsidRPr="00170308" w:rsidRDefault="0064161C" w:rsidP="00170308">
      <w:pPr>
        <w:pStyle w:val="ListParagraph"/>
        <w:numPr>
          <w:ilvl w:val="0"/>
          <w:numId w:val="29"/>
        </w:numPr>
        <w:spacing w:before="0" w:after="160" w:line="240" w:lineRule="auto"/>
        <w:rPr>
          <w:rFonts w:asciiTheme="minorHAnsi" w:hAnsiTheme="minorHAnsi" w:cstheme="minorHAnsi"/>
          <w:sz w:val="22"/>
          <w:szCs w:val="22"/>
        </w:rPr>
      </w:pPr>
      <w:r w:rsidRPr="00170308">
        <w:rPr>
          <w:rFonts w:asciiTheme="minorHAnsi" w:hAnsiTheme="minorHAnsi" w:cstheme="minorHAnsi"/>
          <w:sz w:val="22"/>
          <w:szCs w:val="22"/>
        </w:rPr>
        <w:t>At least one instance of each meta-feature and data quality feature.</w:t>
      </w:r>
    </w:p>
    <w:p w14:paraId="6C8FA9E1" w14:textId="77777777" w:rsidR="0064161C" w:rsidRPr="00170308" w:rsidRDefault="0064161C" w:rsidP="00170308">
      <w:pPr>
        <w:spacing w:after="160" w:line="240" w:lineRule="auto"/>
        <w:rPr>
          <w:rFonts w:asciiTheme="minorHAnsi" w:hAnsiTheme="minorHAnsi" w:cstheme="minorHAnsi"/>
          <w:sz w:val="22"/>
          <w:szCs w:val="22"/>
        </w:rPr>
      </w:pPr>
      <w:r w:rsidRPr="00170308">
        <w:rPr>
          <w:rFonts w:asciiTheme="minorHAnsi" w:hAnsiTheme="minorHAnsi" w:cstheme="minorHAnsi"/>
          <w:sz w:val="22"/>
          <w:szCs w:val="22"/>
        </w:rPr>
        <w:t>At least one update dataset should also be prepared, to validate the update dataset format and packaging.</w:t>
      </w:r>
    </w:p>
    <w:p w14:paraId="5E75045D" w14:textId="77777777" w:rsidR="0064161C" w:rsidRPr="00170308" w:rsidRDefault="0064161C" w:rsidP="00170308">
      <w:pPr>
        <w:spacing w:after="160" w:line="240" w:lineRule="auto"/>
        <w:rPr>
          <w:rFonts w:asciiTheme="minorHAnsi" w:hAnsiTheme="minorHAnsi" w:cstheme="minorHAnsi"/>
          <w:sz w:val="22"/>
          <w:szCs w:val="22"/>
        </w:rPr>
      </w:pPr>
      <w:r w:rsidRPr="00170308">
        <w:rPr>
          <w:rFonts w:asciiTheme="minorHAnsi" w:hAnsiTheme="minorHAnsi" w:cstheme="minorHAnsi"/>
          <w:sz w:val="22"/>
          <w:szCs w:val="22"/>
        </w:rPr>
        <w:t>Additional test datasets should test typical data volume, representative data capture problems, and error cases.</w:t>
      </w:r>
    </w:p>
    <w:p w14:paraId="4A3545B7" w14:textId="017FF23E" w:rsidR="0064161C" w:rsidRPr="00170308" w:rsidRDefault="0064161C" w:rsidP="00170308">
      <w:pPr>
        <w:spacing w:after="160" w:line="240" w:lineRule="auto"/>
        <w:rPr>
          <w:rFonts w:asciiTheme="minorHAnsi" w:hAnsiTheme="minorHAnsi" w:cstheme="minorHAnsi"/>
          <w:sz w:val="22"/>
          <w:szCs w:val="22"/>
        </w:rPr>
      </w:pPr>
      <w:r w:rsidRPr="00170308">
        <w:rPr>
          <w:rFonts w:asciiTheme="minorHAnsi" w:hAnsiTheme="minorHAnsi" w:cstheme="minorHAnsi"/>
          <w:sz w:val="22"/>
          <w:szCs w:val="22"/>
        </w:rPr>
        <w:t xml:space="preserve">If delivery is </w:t>
      </w:r>
      <w:r w:rsidR="00170308">
        <w:rPr>
          <w:rFonts w:asciiTheme="minorHAnsi" w:hAnsiTheme="minorHAnsi" w:cstheme="minorHAnsi"/>
          <w:sz w:val="22"/>
          <w:szCs w:val="22"/>
        </w:rPr>
        <w:t>intended</w:t>
      </w:r>
      <w:r w:rsidR="00170308" w:rsidRPr="00170308">
        <w:rPr>
          <w:rFonts w:asciiTheme="minorHAnsi" w:hAnsiTheme="minorHAnsi" w:cstheme="minorHAnsi"/>
          <w:sz w:val="22"/>
          <w:szCs w:val="22"/>
        </w:rPr>
        <w:t xml:space="preserve"> </w:t>
      </w:r>
      <w:r w:rsidRPr="00170308">
        <w:rPr>
          <w:rFonts w:asciiTheme="minorHAnsi" w:hAnsiTheme="minorHAnsi" w:cstheme="minorHAnsi"/>
          <w:sz w:val="22"/>
          <w:szCs w:val="22"/>
        </w:rPr>
        <w:t xml:space="preserve">to be in the form of exchange sets, the test datasets should be packaged as complete exchange sets, including sample metadata files. Sample packages for other forms of delivery (transactions, messages, web services, etc.) should be emulated as realistically as is practical at this stage – </w:t>
      </w:r>
      <w:r w:rsidR="00170308">
        <w:rPr>
          <w:rFonts w:asciiTheme="minorHAnsi" w:hAnsiTheme="minorHAnsi" w:cstheme="minorHAnsi"/>
          <w:sz w:val="22"/>
          <w:szCs w:val="22"/>
        </w:rPr>
        <w:t>that is</w:t>
      </w:r>
      <w:r w:rsidRPr="00170308">
        <w:rPr>
          <w:rFonts w:asciiTheme="minorHAnsi" w:hAnsiTheme="minorHAnsi" w:cstheme="minorHAnsi"/>
          <w:sz w:val="22"/>
          <w:szCs w:val="22"/>
        </w:rPr>
        <w:t>, setting up a web server, service broker, etc for web services should be done if doing so i</w:t>
      </w:r>
      <w:r w:rsidR="00170308">
        <w:rPr>
          <w:rFonts w:asciiTheme="minorHAnsi" w:hAnsiTheme="minorHAnsi" w:cstheme="minorHAnsi"/>
          <w:sz w:val="22"/>
          <w:szCs w:val="22"/>
        </w:rPr>
        <w:t>s</w:t>
      </w:r>
      <w:r w:rsidRPr="00170308">
        <w:rPr>
          <w:rFonts w:asciiTheme="minorHAnsi" w:hAnsiTheme="minorHAnsi" w:cstheme="minorHAnsi"/>
          <w:sz w:val="22"/>
          <w:szCs w:val="22"/>
        </w:rPr>
        <w:t xml:space="preserve"> practical but is not an essential requirement (it can and should be done as part of the testing stage).</w:t>
      </w:r>
    </w:p>
    <w:p w14:paraId="155E0F85" w14:textId="35CD2D72" w:rsidR="00170308" w:rsidRPr="00FA0C91" w:rsidRDefault="00170308" w:rsidP="00AD7712">
      <w:pPr>
        <w:pStyle w:val="Heading1"/>
        <w:numPr>
          <w:ilvl w:val="0"/>
          <w:numId w:val="25"/>
        </w:numPr>
        <w:tabs>
          <w:tab w:val="clear" w:pos="400"/>
          <w:tab w:val="clear" w:pos="560"/>
          <w:tab w:val="left" w:pos="426"/>
        </w:tabs>
        <w:spacing w:line="240" w:lineRule="auto"/>
        <w:ind w:left="426" w:hanging="426"/>
      </w:pPr>
      <w:bookmarkStart w:id="743" w:name="_Toc3469185"/>
      <w:r>
        <w:t>Testing and feedback</w:t>
      </w:r>
      <w:bookmarkEnd w:id="743"/>
    </w:p>
    <w:p w14:paraId="16BE8FFB" w14:textId="77777777" w:rsidR="00D04C4C" w:rsidRPr="001D6F09" w:rsidRDefault="00D04C4C" w:rsidP="001D6F09">
      <w:pPr>
        <w:spacing w:after="160" w:line="240" w:lineRule="auto"/>
        <w:rPr>
          <w:rFonts w:asciiTheme="minorHAnsi" w:hAnsiTheme="minorHAnsi" w:cstheme="minorHAnsi"/>
          <w:sz w:val="22"/>
          <w:szCs w:val="22"/>
        </w:rPr>
      </w:pPr>
      <w:r w:rsidRPr="001D6F09">
        <w:rPr>
          <w:rFonts w:asciiTheme="minorHAnsi" w:hAnsiTheme="minorHAnsi" w:cstheme="minorHAnsi"/>
          <w:sz w:val="22"/>
          <w:szCs w:val="22"/>
        </w:rPr>
        <w:t>A formal test plan should be prepared, including test cases.</w:t>
      </w:r>
    </w:p>
    <w:p w14:paraId="648D838D" w14:textId="627D0D93" w:rsidR="000E149E" w:rsidRPr="001D6F09" w:rsidDel="00C40932" w:rsidRDefault="00775740" w:rsidP="001D6F09">
      <w:pPr>
        <w:spacing w:after="160" w:line="240" w:lineRule="auto"/>
        <w:rPr>
          <w:del w:id="744" w:author="Julia Powell" w:date="2020-01-15T16:23:00Z"/>
          <w:rFonts w:asciiTheme="minorHAnsi" w:hAnsiTheme="minorHAnsi" w:cstheme="minorHAnsi"/>
          <w:sz w:val="22"/>
          <w:szCs w:val="22"/>
        </w:rPr>
      </w:pPr>
      <w:del w:id="745" w:author="Julia Powell" w:date="2020-01-15T16:23:00Z">
        <w:r w:rsidRPr="001D6F09" w:rsidDel="00C40932">
          <w:rPr>
            <w:rFonts w:asciiTheme="minorHAnsi" w:hAnsiTheme="minorHAnsi" w:cstheme="minorHAnsi"/>
            <w:sz w:val="22"/>
            <w:szCs w:val="22"/>
          </w:rPr>
          <w:delText>[</w:delText>
        </w:r>
        <w:r w:rsidR="004F28CB" w:rsidRPr="001D6F09" w:rsidDel="00C40932">
          <w:rPr>
            <w:rFonts w:asciiTheme="minorHAnsi" w:hAnsiTheme="minorHAnsi" w:cstheme="minorHAnsi"/>
            <w:sz w:val="22"/>
            <w:szCs w:val="22"/>
          </w:rPr>
          <w:delText>More d</w:delText>
        </w:r>
        <w:r w:rsidR="00B17800" w:rsidRPr="001D6F09" w:rsidDel="00C40932">
          <w:rPr>
            <w:rFonts w:asciiTheme="minorHAnsi" w:hAnsiTheme="minorHAnsi" w:cstheme="minorHAnsi"/>
            <w:sz w:val="22"/>
            <w:szCs w:val="22"/>
          </w:rPr>
          <w:delText>etails about d</w:delText>
        </w:r>
        <w:r w:rsidR="0002418F" w:rsidRPr="001D6F09" w:rsidDel="00C40932">
          <w:rPr>
            <w:rFonts w:asciiTheme="minorHAnsi" w:hAnsiTheme="minorHAnsi" w:cstheme="minorHAnsi"/>
            <w:sz w:val="22"/>
            <w:szCs w:val="22"/>
          </w:rPr>
          <w:delText xml:space="preserve">evelopment and approval of </w:delText>
        </w:r>
        <w:r w:rsidR="004F28CB" w:rsidRPr="001D6F09" w:rsidDel="00C40932">
          <w:rPr>
            <w:rFonts w:asciiTheme="minorHAnsi" w:hAnsiTheme="minorHAnsi" w:cstheme="minorHAnsi"/>
            <w:sz w:val="22"/>
            <w:szCs w:val="22"/>
          </w:rPr>
          <w:delText xml:space="preserve">a </w:delText>
        </w:r>
        <w:r w:rsidR="0002418F" w:rsidRPr="001D6F09" w:rsidDel="00C40932">
          <w:rPr>
            <w:rFonts w:asciiTheme="minorHAnsi" w:hAnsiTheme="minorHAnsi" w:cstheme="minorHAnsi"/>
            <w:sz w:val="22"/>
            <w:szCs w:val="22"/>
          </w:rPr>
          <w:delText>test plan</w:delText>
        </w:r>
        <w:r w:rsidR="00B17800" w:rsidRPr="001D6F09" w:rsidDel="00C40932">
          <w:rPr>
            <w:rFonts w:asciiTheme="minorHAnsi" w:hAnsiTheme="minorHAnsi" w:cstheme="minorHAnsi"/>
            <w:sz w:val="22"/>
            <w:szCs w:val="22"/>
          </w:rPr>
          <w:delText xml:space="preserve"> </w:delText>
        </w:r>
        <w:r w:rsidR="004F28CB" w:rsidRPr="001D6F09" w:rsidDel="00C40932">
          <w:rPr>
            <w:rFonts w:asciiTheme="minorHAnsi" w:hAnsiTheme="minorHAnsi" w:cstheme="minorHAnsi"/>
            <w:sz w:val="22"/>
            <w:szCs w:val="22"/>
          </w:rPr>
          <w:delText xml:space="preserve">will be added </w:delText>
        </w:r>
        <w:r w:rsidR="00BF5247" w:rsidRPr="001D6F09" w:rsidDel="00C40932">
          <w:rPr>
            <w:rFonts w:asciiTheme="minorHAnsi" w:hAnsiTheme="minorHAnsi" w:cstheme="minorHAnsi"/>
            <w:sz w:val="22"/>
            <w:szCs w:val="22"/>
          </w:rPr>
          <w:delText xml:space="preserve">in a </w:delText>
        </w:r>
        <w:r w:rsidR="004F28CB" w:rsidRPr="001D6F09" w:rsidDel="00C40932">
          <w:rPr>
            <w:rFonts w:asciiTheme="minorHAnsi" w:hAnsiTheme="minorHAnsi" w:cstheme="minorHAnsi"/>
            <w:sz w:val="22"/>
            <w:szCs w:val="22"/>
          </w:rPr>
          <w:delText>later</w:delText>
        </w:r>
        <w:r w:rsidRPr="001D6F09" w:rsidDel="00C40932">
          <w:rPr>
            <w:rFonts w:asciiTheme="minorHAnsi" w:hAnsiTheme="minorHAnsi" w:cstheme="minorHAnsi"/>
            <w:sz w:val="22"/>
            <w:szCs w:val="22"/>
          </w:rPr>
          <w:delText xml:space="preserve"> </w:delText>
        </w:r>
        <w:r w:rsidR="00BF5247" w:rsidRPr="001D6F09" w:rsidDel="00C40932">
          <w:rPr>
            <w:rFonts w:asciiTheme="minorHAnsi" w:hAnsiTheme="minorHAnsi" w:cstheme="minorHAnsi"/>
            <w:sz w:val="22"/>
            <w:szCs w:val="22"/>
          </w:rPr>
          <w:delText xml:space="preserve">version of this document </w:delText>
        </w:r>
        <w:r w:rsidR="00262704" w:rsidRPr="001D6F09" w:rsidDel="00C40932">
          <w:rPr>
            <w:rFonts w:asciiTheme="minorHAnsi" w:hAnsiTheme="minorHAnsi" w:cstheme="minorHAnsi"/>
            <w:sz w:val="22"/>
            <w:szCs w:val="22"/>
          </w:rPr>
          <w:delText xml:space="preserve">after more experience </w:delText>
        </w:r>
        <w:r w:rsidR="00170308" w:rsidDel="00C40932">
          <w:rPr>
            <w:rFonts w:asciiTheme="minorHAnsi" w:hAnsiTheme="minorHAnsi" w:cstheme="minorHAnsi"/>
            <w:sz w:val="22"/>
            <w:szCs w:val="22"/>
          </w:rPr>
          <w:delText xml:space="preserve">is gained </w:delText>
        </w:r>
        <w:r w:rsidR="00262704" w:rsidRPr="001D6F09" w:rsidDel="00C40932">
          <w:rPr>
            <w:rFonts w:asciiTheme="minorHAnsi" w:hAnsiTheme="minorHAnsi" w:cstheme="minorHAnsi"/>
            <w:sz w:val="22"/>
            <w:szCs w:val="22"/>
          </w:rPr>
          <w:delText>with testbeds</w:delText>
        </w:r>
        <w:r w:rsidR="00B17800" w:rsidRPr="001D6F09" w:rsidDel="00C40932">
          <w:rPr>
            <w:rFonts w:asciiTheme="minorHAnsi" w:hAnsiTheme="minorHAnsi" w:cstheme="minorHAnsi"/>
            <w:sz w:val="22"/>
            <w:szCs w:val="22"/>
          </w:rPr>
          <w:delText>.</w:delText>
        </w:r>
        <w:r w:rsidRPr="001D6F09" w:rsidDel="00C40932">
          <w:rPr>
            <w:rFonts w:asciiTheme="minorHAnsi" w:hAnsiTheme="minorHAnsi" w:cstheme="minorHAnsi"/>
            <w:sz w:val="22"/>
            <w:szCs w:val="22"/>
          </w:rPr>
          <w:delText>]</w:delText>
        </w:r>
      </w:del>
    </w:p>
    <w:p w14:paraId="5D8C4545" w14:textId="65A05B78" w:rsidR="00170308" w:rsidRPr="00FA0C91" w:rsidRDefault="00170308" w:rsidP="00AD7712">
      <w:pPr>
        <w:pStyle w:val="Heading1"/>
        <w:numPr>
          <w:ilvl w:val="0"/>
          <w:numId w:val="25"/>
        </w:numPr>
        <w:tabs>
          <w:tab w:val="clear" w:pos="400"/>
          <w:tab w:val="clear" w:pos="560"/>
          <w:tab w:val="left" w:pos="426"/>
        </w:tabs>
        <w:spacing w:line="240" w:lineRule="auto"/>
        <w:ind w:left="426" w:hanging="426"/>
      </w:pPr>
      <w:bookmarkStart w:id="746" w:name="_Toc3469186"/>
      <w:r>
        <w:t>Work processes</w:t>
      </w:r>
      <w:bookmarkEnd w:id="746"/>
    </w:p>
    <w:p w14:paraId="5C68DF17" w14:textId="247CD9C4" w:rsidR="0017601B" w:rsidRPr="00FA0C91" w:rsidRDefault="0017601B">
      <w:pPr>
        <w:pStyle w:val="Heading2"/>
        <w:numPr>
          <w:ilvl w:val="1"/>
          <w:numId w:val="164"/>
        </w:numPr>
        <w:pPrChange w:id="747" w:author="Julia Powell" w:date="2020-01-15T16:14:00Z">
          <w:pPr>
            <w:pStyle w:val="Heading2"/>
            <w:numPr>
              <w:numId w:val="164"/>
            </w:numPr>
            <w:tabs>
              <w:tab w:val="clear" w:pos="700"/>
              <w:tab w:val="left" w:pos="567"/>
            </w:tabs>
            <w:ind w:left="567" w:hanging="567"/>
          </w:pPr>
        </w:pPrChange>
      </w:pPr>
      <w:bookmarkStart w:id="748" w:name="_Toc3469187"/>
      <w:r w:rsidRPr="00FA0C91">
        <w:t xml:space="preserve">Registration and </w:t>
      </w:r>
      <w:r w:rsidR="001D6F09">
        <w:t>requesting</w:t>
      </w:r>
      <w:r w:rsidR="001D6F09" w:rsidRPr="00FA0C91">
        <w:t xml:space="preserve"> </w:t>
      </w:r>
      <w:r w:rsidRPr="00FA0C91">
        <w:t>an S- number</w:t>
      </w:r>
      <w:bookmarkEnd w:id="748"/>
    </w:p>
    <w:p w14:paraId="24780955" w14:textId="27CC9AF6" w:rsidR="000E149E" w:rsidRPr="001D6F09" w:rsidRDefault="000E149E" w:rsidP="001D6F09">
      <w:pPr>
        <w:spacing w:after="160" w:line="240" w:lineRule="auto"/>
        <w:rPr>
          <w:rFonts w:asciiTheme="minorHAnsi" w:hAnsiTheme="minorHAnsi" w:cstheme="minorHAnsi"/>
          <w:sz w:val="22"/>
          <w:szCs w:val="22"/>
        </w:rPr>
      </w:pPr>
      <w:r w:rsidRPr="001D6F09">
        <w:rPr>
          <w:rFonts w:asciiTheme="minorHAnsi" w:hAnsiTheme="minorHAnsi" w:cstheme="minorHAnsi"/>
          <w:sz w:val="22"/>
          <w:szCs w:val="22"/>
        </w:rPr>
        <w:t xml:space="preserve">Apply for a </w:t>
      </w:r>
      <w:r w:rsidR="00635005" w:rsidRPr="001D6F09">
        <w:rPr>
          <w:rFonts w:asciiTheme="minorHAnsi" w:hAnsiTheme="minorHAnsi" w:cstheme="minorHAnsi"/>
          <w:sz w:val="22"/>
          <w:szCs w:val="22"/>
        </w:rPr>
        <w:t>P</w:t>
      </w:r>
      <w:r w:rsidRPr="001D6F09">
        <w:rPr>
          <w:rFonts w:asciiTheme="minorHAnsi" w:hAnsiTheme="minorHAnsi" w:cstheme="minorHAnsi"/>
          <w:sz w:val="22"/>
          <w:szCs w:val="22"/>
        </w:rPr>
        <w:t xml:space="preserve">roduct </w:t>
      </w:r>
      <w:r w:rsidR="00635005" w:rsidRPr="001D6F09">
        <w:rPr>
          <w:rFonts w:asciiTheme="minorHAnsi" w:hAnsiTheme="minorHAnsi" w:cstheme="minorHAnsi"/>
          <w:sz w:val="22"/>
          <w:szCs w:val="22"/>
        </w:rPr>
        <w:t>S</w:t>
      </w:r>
      <w:r w:rsidRPr="001D6F09">
        <w:rPr>
          <w:rFonts w:asciiTheme="minorHAnsi" w:hAnsiTheme="minorHAnsi" w:cstheme="minorHAnsi"/>
          <w:sz w:val="22"/>
          <w:szCs w:val="22"/>
        </w:rPr>
        <w:t>pecification number – this should ordinarily be assigned when the development project is approved</w:t>
      </w:r>
      <w:r w:rsidR="00F458BB" w:rsidRPr="001D6F09">
        <w:rPr>
          <w:rFonts w:asciiTheme="minorHAnsi" w:hAnsiTheme="minorHAnsi" w:cstheme="minorHAnsi"/>
          <w:sz w:val="22"/>
          <w:szCs w:val="22"/>
        </w:rPr>
        <w:t xml:space="preserve"> during the initiation stage</w:t>
      </w:r>
      <w:r w:rsidRPr="001D6F09">
        <w:rPr>
          <w:rFonts w:asciiTheme="minorHAnsi" w:hAnsiTheme="minorHAnsi" w:cstheme="minorHAnsi"/>
          <w:sz w:val="22"/>
          <w:szCs w:val="22"/>
        </w:rPr>
        <w:t>.</w:t>
      </w:r>
      <w:ins w:id="749" w:author="Julia Powell" w:date="2020-01-15T16:23:00Z">
        <w:r w:rsidR="00C40932">
          <w:rPr>
            <w:rFonts w:asciiTheme="minorHAnsi" w:hAnsiTheme="minorHAnsi" w:cstheme="minorHAnsi"/>
            <w:sz w:val="22"/>
            <w:szCs w:val="22"/>
          </w:rPr>
          <w:t xml:space="preserve">  </w:t>
        </w:r>
      </w:ins>
    </w:p>
    <w:p w14:paraId="54ED5CD9" w14:textId="2978254A" w:rsidR="000E149E" w:rsidRPr="001D6F09" w:rsidRDefault="00042825" w:rsidP="001D6F09">
      <w:pPr>
        <w:spacing w:after="160" w:line="240" w:lineRule="auto"/>
        <w:rPr>
          <w:rFonts w:asciiTheme="minorHAnsi" w:hAnsiTheme="minorHAnsi" w:cstheme="minorHAnsi"/>
          <w:sz w:val="22"/>
          <w:szCs w:val="22"/>
        </w:rPr>
      </w:pPr>
      <w:r w:rsidRPr="001D6F09">
        <w:rPr>
          <w:rFonts w:asciiTheme="minorHAnsi" w:hAnsiTheme="minorHAnsi" w:cstheme="minorHAnsi"/>
          <w:sz w:val="22"/>
          <w:szCs w:val="22"/>
        </w:rPr>
        <w:t xml:space="preserve">Registration of </w:t>
      </w:r>
      <w:r w:rsidR="00635005" w:rsidRPr="001D6F09">
        <w:rPr>
          <w:rFonts w:asciiTheme="minorHAnsi" w:hAnsiTheme="minorHAnsi" w:cstheme="minorHAnsi"/>
          <w:sz w:val="22"/>
          <w:szCs w:val="22"/>
        </w:rPr>
        <w:t>P</w:t>
      </w:r>
      <w:r w:rsidRPr="001D6F09">
        <w:rPr>
          <w:rFonts w:asciiTheme="minorHAnsi" w:hAnsiTheme="minorHAnsi" w:cstheme="minorHAnsi"/>
          <w:sz w:val="22"/>
          <w:szCs w:val="22"/>
        </w:rPr>
        <w:t xml:space="preserve">roduct </w:t>
      </w:r>
      <w:r w:rsidR="00635005" w:rsidRPr="001D6F09">
        <w:rPr>
          <w:rFonts w:asciiTheme="minorHAnsi" w:hAnsiTheme="minorHAnsi" w:cstheme="minorHAnsi"/>
          <w:sz w:val="22"/>
          <w:szCs w:val="22"/>
        </w:rPr>
        <w:t>S</w:t>
      </w:r>
      <w:r w:rsidRPr="001D6F09">
        <w:rPr>
          <w:rFonts w:asciiTheme="minorHAnsi" w:hAnsiTheme="minorHAnsi" w:cstheme="minorHAnsi"/>
          <w:sz w:val="22"/>
          <w:szCs w:val="22"/>
        </w:rPr>
        <w:t xml:space="preserve">pecification </w:t>
      </w:r>
      <w:r w:rsidR="00386F2E" w:rsidRPr="001D6F09">
        <w:rPr>
          <w:rFonts w:asciiTheme="minorHAnsi" w:hAnsiTheme="minorHAnsi" w:cstheme="minorHAnsi"/>
          <w:sz w:val="22"/>
          <w:szCs w:val="22"/>
        </w:rPr>
        <w:t>artefacts</w:t>
      </w:r>
      <w:r w:rsidRPr="001D6F09">
        <w:rPr>
          <w:rFonts w:asciiTheme="minorHAnsi" w:hAnsiTheme="minorHAnsi" w:cstheme="minorHAnsi"/>
          <w:sz w:val="22"/>
          <w:szCs w:val="22"/>
        </w:rPr>
        <w:t xml:space="preserve"> in the </w:t>
      </w:r>
      <w:r w:rsidR="001D6F09">
        <w:rPr>
          <w:rFonts w:asciiTheme="minorHAnsi" w:hAnsiTheme="minorHAnsi" w:cstheme="minorHAnsi"/>
          <w:sz w:val="22"/>
          <w:szCs w:val="22"/>
        </w:rPr>
        <w:t xml:space="preserve">IHO </w:t>
      </w:r>
      <w:r w:rsidRPr="001D6F09">
        <w:rPr>
          <w:rFonts w:asciiTheme="minorHAnsi" w:hAnsiTheme="minorHAnsi" w:cstheme="minorHAnsi"/>
          <w:sz w:val="22"/>
          <w:szCs w:val="22"/>
        </w:rPr>
        <w:t>GI registry</w:t>
      </w:r>
      <w:r w:rsidR="00F458BB" w:rsidRPr="001D6F09">
        <w:rPr>
          <w:rFonts w:asciiTheme="minorHAnsi" w:hAnsiTheme="minorHAnsi" w:cstheme="minorHAnsi"/>
          <w:sz w:val="22"/>
          <w:szCs w:val="22"/>
        </w:rPr>
        <w:t xml:space="preserve"> should be </w:t>
      </w:r>
      <w:r w:rsidR="00080067" w:rsidRPr="001D6F09">
        <w:rPr>
          <w:rFonts w:asciiTheme="minorHAnsi" w:hAnsiTheme="minorHAnsi" w:cstheme="minorHAnsi"/>
          <w:sz w:val="22"/>
          <w:szCs w:val="22"/>
        </w:rPr>
        <w:t>done in accordance with the procedures established in IHO publication S-99.</w:t>
      </w:r>
    </w:p>
    <w:p w14:paraId="3E4353FE" w14:textId="592FB403" w:rsidR="0017601B" w:rsidRPr="00FA0C91" w:rsidRDefault="0017601B">
      <w:pPr>
        <w:pStyle w:val="Heading2"/>
        <w:numPr>
          <w:ilvl w:val="1"/>
          <w:numId w:val="164"/>
        </w:numPr>
        <w:pPrChange w:id="750" w:author="Julia Powell" w:date="2020-01-15T16:14:00Z">
          <w:pPr>
            <w:pStyle w:val="Heading2"/>
            <w:numPr>
              <w:numId w:val="164"/>
            </w:numPr>
            <w:tabs>
              <w:tab w:val="clear" w:pos="700"/>
              <w:tab w:val="left" w:pos="567"/>
            </w:tabs>
            <w:ind w:left="567" w:hanging="567"/>
          </w:pPr>
        </w:pPrChange>
      </w:pPr>
      <w:bookmarkStart w:id="751" w:name="_Toc3469188"/>
      <w:r w:rsidRPr="00FA0C91">
        <w:t xml:space="preserve">Project </w:t>
      </w:r>
      <w:r w:rsidR="004B0F0E">
        <w:t>T</w:t>
      </w:r>
      <w:r w:rsidR="004B0F0E" w:rsidRPr="00FA0C91">
        <w:t>eams</w:t>
      </w:r>
      <w:bookmarkEnd w:id="751"/>
    </w:p>
    <w:p w14:paraId="40FE1D78" w14:textId="5AFA6EE7" w:rsidR="003A34A7" w:rsidRPr="004B0F0E" w:rsidRDefault="003A34A7"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Project </w:t>
      </w:r>
      <w:r w:rsidR="004B0F0E">
        <w:rPr>
          <w:rFonts w:asciiTheme="minorHAnsi" w:hAnsiTheme="minorHAnsi" w:cstheme="minorHAnsi"/>
          <w:sz w:val="22"/>
          <w:szCs w:val="22"/>
        </w:rPr>
        <w:t>T</w:t>
      </w:r>
      <w:r w:rsidR="004B0F0E" w:rsidRPr="004B0F0E">
        <w:rPr>
          <w:rFonts w:asciiTheme="minorHAnsi" w:hAnsiTheme="minorHAnsi" w:cstheme="minorHAnsi"/>
          <w:sz w:val="22"/>
          <w:szCs w:val="22"/>
        </w:rPr>
        <w:t xml:space="preserve">eams </w:t>
      </w:r>
      <w:r w:rsidRPr="004B0F0E">
        <w:rPr>
          <w:rFonts w:asciiTheme="minorHAnsi" w:hAnsiTheme="minorHAnsi" w:cstheme="minorHAnsi"/>
          <w:sz w:val="22"/>
          <w:szCs w:val="22"/>
        </w:rPr>
        <w:t xml:space="preserve">should involve domain specialists, information </w:t>
      </w:r>
      <w:r w:rsidR="00386F2E" w:rsidRPr="004B0F0E">
        <w:rPr>
          <w:rFonts w:asciiTheme="minorHAnsi" w:hAnsiTheme="minorHAnsi" w:cstheme="minorHAnsi"/>
          <w:sz w:val="22"/>
          <w:szCs w:val="22"/>
        </w:rPr>
        <w:t>modelling</w:t>
      </w:r>
      <w:r w:rsidRPr="004B0F0E">
        <w:rPr>
          <w:rFonts w:asciiTheme="minorHAnsi" w:hAnsiTheme="minorHAnsi" w:cstheme="minorHAnsi"/>
          <w:sz w:val="22"/>
          <w:szCs w:val="22"/>
        </w:rPr>
        <w:t xml:space="preserve"> specialists, and representatives of OEM/developer communities.</w:t>
      </w:r>
    </w:p>
    <w:p w14:paraId="7523C553" w14:textId="0AE96372" w:rsidR="00212535" w:rsidRPr="00FA0C91" w:rsidRDefault="00212535">
      <w:pPr>
        <w:pStyle w:val="Heading2"/>
        <w:numPr>
          <w:ilvl w:val="1"/>
          <w:numId w:val="164"/>
        </w:numPr>
        <w:pPrChange w:id="752" w:author="Julia Powell" w:date="2020-01-15T16:14:00Z">
          <w:pPr>
            <w:pStyle w:val="Heading2"/>
            <w:numPr>
              <w:numId w:val="164"/>
            </w:numPr>
            <w:tabs>
              <w:tab w:val="clear" w:pos="700"/>
              <w:tab w:val="left" w:pos="567"/>
            </w:tabs>
            <w:ind w:left="567" w:hanging="567"/>
          </w:pPr>
        </w:pPrChange>
      </w:pPr>
      <w:bookmarkStart w:id="753" w:name="_Toc3469189"/>
      <w:r w:rsidRPr="00FA0C91">
        <w:t>Iterative refinement as a development process</w:t>
      </w:r>
      <w:bookmarkEnd w:id="753"/>
    </w:p>
    <w:p w14:paraId="1C9B9F80" w14:textId="5B4D528B" w:rsidR="00FB2B93" w:rsidRPr="004B0F0E" w:rsidRDefault="00FB2B93" w:rsidP="004B0F0E">
      <w:pPr>
        <w:spacing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Development should plan for iterative refinement, with the following </w:t>
      </w:r>
      <w:r w:rsidR="00966986" w:rsidRPr="004B0F0E">
        <w:rPr>
          <w:rFonts w:asciiTheme="minorHAnsi" w:hAnsiTheme="minorHAnsi" w:cstheme="minorHAnsi"/>
          <w:sz w:val="22"/>
          <w:szCs w:val="22"/>
        </w:rPr>
        <w:t xml:space="preserve">being reviewed at </w:t>
      </w:r>
      <w:r w:rsidR="00907D05" w:rsidRPr="004B0F0E">
        <w:rPr>
          <w:rFonts w:asciiTheme="minorHAnsi" w:hAnsiTheme="minorHAnsi" w:cstheme="minorHAnsi"/>
          <w:sz w:val="22"/>
          <w:szCs w:val="22"/>
        </w:rPr>
        <w:t xml:space="preserve">the indicated </w:t>
      </w:r>
      <w:r w:rsidRPr="004B0F0E">
        <w:rPr>
          <w:rFonts w:asciiTheme="minorHAnsi" w:hAnsiTheme="minorHAnsi" w:cstheme="minorHAnsi"/>
          <w:sz w:val="22"/>
          <w:szCs w:val="22"/>
        </w:rPr>
        <w:t>stages of development:</w:t>
      </w:r>
    </w:p>
    <w:p w14:paraId="5FF152DB" w14:textId="14CB3E8E" w:rsidR="003A58A5"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Initial </w:t>
      </w:r>
      <w:r w:rsidR="004652D1" w:rsidRPr="004B0F0E">
        <w:rPr>
          <w:rFonts w:asciiTheme="minorHAnsi" w:hAnsiTheme="minorHAnsi" w:cstheme="minorHAnsi"/>
          <w:sz w:val="22"/>
          <w:szCs w:val="22"/>
        </w:rPr>
        <w:t>A</w:t>
      </w:r>
      <w:r w:rsidRPr="004B0F0E">
        <w:rPr>
          <w:rFonts w:asciiTheme="minorHAnsi" w:hAnsiTheme="minorHAnsi" w:cstheme="minorHAnsi"/>
          <w:sz w:val="22"/>
          <w:szCs w:val="22"/>
        </w:rPr>
        <w:t xml:space="preserve">pplication </w:t>
      </w:r>
      <w:r w:rsidR="004652D1" w:rsidRPr="004B0F0E">
        <w:rPr>
          <w:rFonts w:asciiTheme="minorHAnsi" w:hAnsiTheme="minorHAnsi" w:cstheme="minorHAnsi"/>
          <w:sz w:val="22"/>
          <w:szCs w:val="22"/>
        </w:rPr>
        <w:t>S</w:t>
      </w:r>
      <w:r w:rsidRPr="004B0F0E">
        <w:rPr>
          <w:rFonts w:asciiTheme="minorHAnsi" w:hAnsiTheme="minorHAnsi" w:cstheme="minorHAnsi"/>
          <w:sz w:val="22"/>
          <w:szCs w:val="22"/>
        </w:rPr>
        <w:t>chema</w:t>
      </w:r>
      <w:r w:rsidR="00966986" w:rsidRPr="004B0F0E">
        <w:rPr>
          <w:rFonts w:asciiTheme="minorHAnsi" w:hAnsiTheme="minorHAnsi" w:cstheme="minorHAnsi"/>
          <w:sz w:val="22"/>
          <w:szCs w:val="22"/>
        </w:rPr>
        <w:t xml:space="preserve">. Reviews of subsequent </w:t>
      </w:r>
      <w:r w:rsidRPr="004B0F0E">
        <w:rPr>
          <w:rFonts w:asciiTheme="minorHAnsi" w:hAnsiTheme="minorHAnsi" w:cstheme="minorHAnsi"/>
          <w:sz w:val="22"/>
          <w:szCs w:val="22"/>
        </w:rPr>
        <w:t>revisions</w:t>
      </w:r>
      <w:r w:rsidR="00966986" w:rsidRPr="004B0F0E">
        <w:rPr>
          <w:rFonts w:asciiTheme="minorHAnsi" w:hAnsiTheme="minorHAnsi" w:cstheme="minorHAnsi"/>
          <w:sz w:val="22"/>
          <w:szCs w:val="22"/>
        </w:rPr>
        <w:t xml:space="preserve"> can be rolled into the reviews of the main </w:t>
      </w:r>
      <w:r w:rsidR="00635005" w:rsidRPr="004B0F0E">
        <w:rPr>
          <w:rFonts w:asciiTheme="minorHAnsi" w:hAnsiTheme="minorHAnsi" w:cstheme="minorHAnsi"/>
          <w:sz w:val="22"/>
          <w:szCs w:val="22"/>
        </w:rPr>
        <w:t>P</w:t>
      </w:r>
      <w:r w:rsidR="00966986" w:rsidRPr="004B0F0E">
        <w:rPr>
          <w:rFonts w:asciiTheme="minorHAnsi" w:hAnsiTheme="minorHAnsi" w:cstheme="minorHAnsi"/>
          <w:sz w:val="22"/>
          <w:szCs w:val="22"/>
        </w:rPr>
        <w:t xml:space="preserve">roduct </w:t>
      </w:r>
      <w:r w:rsidR="00635005" w:rsidRPr="004B0F0E">
        <w:rPr>
          <w:rFonts w:asciiTheme="minorHAnsi" w:hAnsiTheme="minorHAnsi" w:cstheme="minorHAnsi"/>
          <w:sz w:val="22"/>
          <w:szCs w:val="22"/>
        </w:rPr>
        <w:t>S</w:t>
      </w:r>
      <w:r w:rsidR="00966986" w:rsidRPr="004B0F0E">
        <w:rPr>
          <w:rFonts w:asciiTheme="minorHAnsi" w:hAnsiTheme="minorHAnsi" w:cstheme="minorHAnsi"/>
          <w:sz w:val="22"/>
          <w:szCs w:val="22"/>
        </w:rPr>
        <w:t>pecification document</w:t>
      </w:r>
      <w:r w:rsidR="00594722">
        <w:rPr>
          <w:rFonts w:asciiTheme="minorHAnsi" w:hAnsiTheme="minorHAnsi" w:cstheme="minorHAnsi"/>
          <w:sz w:val="22"/>
          <w:szCs w:val="22"/>
        </w:rPr>
        <w:t>;</w:t>
      </w:r>
    </w:p>
    <w:p w14:paraId="045C5023" w14:textId="542B8BC7" w:rsidR="00966986"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First draft</w:t>
      </w:r>
      <w:r w:rsidR="00966986" w:rsidRPr="004B0F0E">
        <w:rPr>
          <w:rFonts w:asciiTheme="minorHAnsi" w:hAnsiTheme="minorHAnsi" w:cstheme="minorHAnsi"/>
          <w:sz w:val="22"/>
          <w:szCs w:val="22"/>
        </w:rPr>
        <w:t>s</w:t>
      </w:r>
      <w:r w:rsidRPr="004B0F0E">
        <w:rPr>
          <w:rFonts w:asciiTheme="minorHAnsi" w:hAnsiTheme="minorHAnsi" w:cstheme="minorHAnsi"/>
          <w:sz w:val="22"/>
          <w:szCs w:val="22"/>
        </w:rPr>
        <w:t xml:space="preserve"> of main </w:t>
      </w:r>
      <w:r w:rsidR="00966986" w:rsidRPr="004B0F0E">
        <w:rPr>
          <w:rFonts w:asciiTheme="minorHAnsi" w:hAnsiTheme="minorHAnsi" w:cstheme="minorHAnsi"/>
          <w:sz w:val="22"/>
          <w:szCs w:val="22"/>
        </w:rPr>
        <w:t>document</w:t>
      </w:r>
      <w:r w:rsidRPr="004B0F0E">
        <w:rPr>
          <w:rFonts w:asciiTheme="minorHAnsi" w:hAnsiTheme="minorHAnsi" w:cstheme="minorHAnsi"/>
          <w:sz w:val="22"/>
          <w:szCs w:val="22"/>
        </w:rPr>
        <w:t xml:space="preserve"> of </w:t>
      </w:r>
      <w:r w:rsidR="00635005" w:rsidRPr="004B0F0E">
        <w:rPr>
          <w:rFonts w:asciiTheme="minorHAnsi" w:hAnsiTheme="minorHAnsi" w:cstheme="minorHAnsi"/>
          <w:sz w:val="22"/>
          <w:szCs w:val="22"/>
        </w:rPr>
        <w:t>P</w:t>
      </w:r>
      <w:r w:rsidRPr="004B0F0E">
        <w:rPr>
          <w:rFonts w:asciiTheme="minorHAnsi" w:hAnsiTheme="minorHAnsi" w:cstheme="minorHAnsi"/>
          <w:sz w:val="22"/>
          <w:szCs w:val="22"/>
        </w:rPr>
        <w:t xml:space="preserve">roduct </w:t>
      </w:r>
      <w:r w:rsidR="00635005" w:rsidRPr="004B0F0E">
        <w:rPr>
          <w:rFonts w:asciiTheme="minorHAnsi" w:hAnsiTheme="minorHAnsi" w:cstheme="minorHAnsi"/>
          <w:sz w:val="22"/>
          <w:szCs w:val="22"/>
        </w:rPr>
        <w:t>S</w:t>
      </w:r>
      <w:r w:rsidRPr="004B0F0E">
        <w:rPr>
          <w:rFonts w:asciiTheme="minorHAnsi" w:hAnsiTheme="minorHAnsi" w:cstheme="minorHAnsi"/>
          <w:sz w:val="22"/>
          <w:szCs w:val="22"/>
        </w:rPr>
        <w:t>pecification</w:t>
      </w:r>
      <w:r w:rsidR="00966986" w:rsidRPr="004B0F0E">
        <w:rPr>
          <w:rFonts w:asciiTheme="minorHAnsi" w:hAnsiTheme="minorHAnsi" w:cstheme="minorHAnsi"/>
          <w:sz w:val="22"/>
          <w:szCs w:val="22"/>
        </w:rPr>
        <w:t xml:space="preserve"> and</w:t>
      </w:r>
      <w:r w:rsidRPr="004B0F0E">
        <w:rPr>
          <w:rFonts w:asciiTheme="minorHAnsi" w:hAnsiTheme="minorHAnsi" w:cstheme="minorHAnsi"/>
          <w:sz w:val="22"/>
          <w:szCs w:val="22"/>
        </w:rPr>
        <w:t xml:space="preserve"> DCEG</w:t>
      </w:r>
      <w:r w:rsidR="00907D05" w:rsidRPr="004B0F0E">
        <w:rPr>
          <w:rFonts w:asciiTheme="minorHAnsi" w:hAnsiTheme="minorHAnsi" w:cstheme="minorHAnsi"/>
          <w:sz w:val="22"/>
          <w:szCs w:val="22"/>
        </w:rPr>
        <w:t>. Subsequent revisions should be reviewed as ready</w:t>
      </w:r>
      <w:r w:rsidR="00594722">
        <w:rPr>
          <w:rFonts w:asciiTheme="minorHAnsi" w:hAnsiTheme="minorHAnsi" w:cstheme="minorHAnsi"/>
          <w:sz w:val="22"/>
          <w:szCs w:val="22"/>
        </w:rPr>
        <w:t>;</w:t>
      </w:r>
    </w:p>
    <w:p w14:paraId="5368482B" w14:textId="259E21FE" w:rsidR="003A58A5"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Feature </w:t>
      </w:r>
      <w:r w:rsidR="00635005" w:rsidRPr="004B0F0E">
        <w:rPr>
          <w:rFonts w:asciiTheme="minorHAnsi" w:hAnsiTheme="minorHAnsi" w:cstheme="minorHAnsi"/>
          <w:sz w:val="22"/>
          <w:szCs w:val="22"/>
        </w:rPr>
        <w:t>C</w:t>
      </w:r>
      <w:r w:rsidRPr="004B0F0E">
        <w:rPr>
          <w:rFonts w:asciiTheme="minorHAnsi" w:hAnsiTheme="minorHAnsi" w:cstheme="minorHAnsi"/>
          <w:sz w:val="22"/>
          <w:szCs w:val="22"/>
        </w:rPr>
        <w:t>atalogue</w:t>
      </w:r>
      <w:r w:rsidR="00907D05" w:rsidRPr="004B0F0E">
        <w:rPr>
          <w:rFonts w:asciiTheme="minorHAnsi" w:hAnsiTheme="minorHAnsi" w:cstheme="minorHAnsi"/>
          <w:sz w:val="22"/>
          <w:szCs w:val="22"/>
        </w:rPr>
        <w:t xml:space="preserve">, </w:t>
      </w:r>
      <w:r w:rsidR="004B0F0E">
        <w:rPr>
          <w:rFonts w:asciiTheme="minorHAnsi" w:hAnsiTheme="minorHAnsi" w:cstheme="minorHAnsi"/>
          <w:sz w:val="22"/>
          <w:szCs w:val="22"/>
        </w:rPr>
        <w:t>d</w:t>
      </w:r>
      <w:r w:rsidR="004B0F0E" w:rsidRPr="004B0F0E">
        <w:rPr>
          <w:rFonts w:asciiTheme="minorHAnsi" w:hAnsiTheme="minorHAnsi" w:cstheme="minorHAnsi"/>
          <w:sz w:val="22"/>
          <w:szCs w:val="22"/>
        </w:rPr>
        <w:t xml:space="preserve">ata </w:t>
      </w:r>
      <w:r w:rsidRPr="004B0F0E">
        <w:rPr>
          <w:rFonts w:asciiTheme="minorHAnsi" w:hAnsiTheme="minorHAnsi" w:cstheme="minorHAnsi"/>
          <w:sz w:val="22"/>
          <w:szCs w:val="22"/>
        </w:rPr>
        <w:t>format and sample datasets</w:t>
      </w:r>
      <w:r w:rsidR="00907D05" w:rsidRPr="004B0F0E">
        <w:rPr>
          <w:rFonts w:asciiTheme="minorHAnsi" w:hAnsiTheme="minorHAnsi" w:cstheme="minorHAnsi"/>
          <w:sz w:val="22"/>
          <w:szCs w:val="22"/>
        </w:rPr>
        <w:t xml:space="preserve"> should be checked </w:t>
      </w:r>
      <w:r w:rsidR="00966986" w:rsidRPr="004B0F0E">
        <w:rPr>
          <w:rFonts w:asciiTheme="minorHAnsi" w:hAnsiTheme="minorHAnsi" w:cstheme="minorHAnsi"/>
          <w:sz w:val="22"/>
          <w:szCs w:val="22"/>
        </w:rPr>
        <w:t xml:space="preserve">after each major revision to the </w:t>
      </w:r>
      <w:r w:rsidR="004652D1" w:rsidRPr="004B0F0E">
        <w:rPr>
          <w:rFonts w:asciiTheme="minorHAnsi" w:hAnsiTheme="minorHAnsi" w:cstheme="minorHAnsi"/>
          <w:sz w:val="22"/>
          <w:szCs w:val="22"/>
        </w:rPr>
        <w:t>A</w:t>
      </w:r>
      <w:r w:rsidR="00966986" w:rsidRPr="004B0F0E">
        <w:rPr>
          <w:rFonts w:asciiTheme="minorHAnsi" w:hAnsiTheme="minorHAnsi" w:cstheme="minorHAnsi"/>
          <w:sz w:val="22"/>
          <w:szCs w:val="22"/>
        </w:rPr>
        <w:t xml:space="preserve">pplication </w:t>
      </w:r>
      <w:r w:rsidR="004652D1" w:rsidRPr="004B0F0E">
        <w:rPr>
          <w:rFonts w:asciiTheme="minorHAnsi" w:hAnsiTheme="minorHAnsi" w:cstheme="minorHAnsi"/>
          <w:sz w:val="22"/>
          <w:szCs w:val="22"/>
        </w:rPr>
        <w:t>S</w:t>
      </w:r>
      <w:r w:rsidR="00966986" w:rsidRPr="004B0F0E">
        <w:rPr>
          <w:rFonts w:asciiTheme="minorHAnsi" w:hAnsiTheme="minorHAnsi" w:cstheme="minorHAnsi"/>
          <w:sz w:val="22"/>
          <w:szCs w:val="22"/>
        </w:rPr>
        <w:t xml:space="preserve">chema and </w:t>
      </w:r>
      <w:r w:rsidR="00635005" w:rsidRPr="004B0F0E">
        <w:rPr>
          <w:rFonts w:asciiTheme="minorHAnsi" w:hAnsiTheme="minorHAnsi" w:cstheme="minorHAnsi"/>
          <w:sz w:val="22"/>
          <w:szCs w:val="22"/>
        </w:rPr>
        <w:t>F</w:t>
      </w:r>
      <w:r w:rsidR="00966986" w:rsidRPr="004B0F0E">
        <w:rPr>
          <w:rFonts w:asciiTheme="minorHAnsi" w:hAnsiTheme="minorHAnsi" w:cstheme="minorHAnsi"/>
          <w:sz w:val="22"/>
          <w:szCs w:val="22"/>
        </w:rPr>
        <w:t xml:space="preserve">eature </w:t>
      </w:r>
      <w:r w:rsidR="00635005" w:rsidRPr="004B0F0E">
        <w:rPr>
          <w:rFonts w:asciiTheme="minorHAnsi" w:hAnsiTheme="minorHAnsi" w:cstheme="minorHAnsi"/>
          <w:sz w:val="22"/>
          <w:szCs w:val="22"/>
        </w:rPr>
        <w:t>C</w:t>
      </w:r>
      <w:r w:rsidR="00966986" w:rsidRPr="004B0F0E">
        <w:rPr>
          <w:rFonts w:asciiTheme="minorHAnsi" w:hAnsiTheme="minorHAnsi" w:cstheme="minorHAnsi"/>
          <w:sz w:val="22"/>
          <w:szCs w:val="22"/>
        </w:rPr>
        <w:t>atalogue</w:t>
      </w:r>
      <w:r w:rsidR="00594722">
        <w:rPr>
          <w:rFonts w:asciiTheme="minorHAnsi" w:hAnsiTheme="minorHAnsi" w:cstheme="minorHAnsi"/>
          <w:sz w:val="22"/>
          <w:szCs w:val="22"/>
        </w:rPr>
        <w:t>;</w:t>
      </w:r>
    </w:p>
    <w:p w14:paraId="3AD46E70" w14:textId="56CC877F" w:rsidR="003A58A5"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Portrayal </w:t>
      </w:r>
      <w:r w:rsidR="00635005" w:rsidRPr="004B0F0E">
        <w:rPr>
          <w:rFonts w:asciiTheme="minorHAnsi" w:hAnsiTheme="minorHAnsi" w:cstheme="minorHAnsi"/>
          <w:sz w:val="22"/>
          <w:szCs w:val="22"/>
        </w:rPr>
        <w:t>C</w:t>
      </w:r>
      <w:r w:rsidRPr="004B0F0E">
        <w:rPr>
          <w:rFonts w:asciiTheme="minorHAnsi" w:hAnsiTheme="minorHAnsi" w:cstheme="minorHAnsi"/>
          <w:sz w:val="22"/>
          <w:szCs w:val="22"/>
        </w:rPr>
        <w:t>atalog</w:t>
      </w:r>
      <w:r w:rsidR="00907D05" w:rsidRPr="004B0F0E">
        <w:rPr>
          <w:rFonts w:asciiTheme="minorHAnsi" w:hAnsiTheme="minorHAnsi" w:cstheme="minorHAnsi"/>
          <w:sz w:val="22"/>
          <w:szCs w:val="22"/>
        </w:rPr>
        <w:t>ue – first draft and significant</w:t>
      </w:r>
      <w:r w:rsidRPr="004B0F0E">
        <w:rPr>
          <w:rFonts w:asciiTheme="minorHAnsi" w:hAnsiTheme="minorHAnsi" w:cstheme="minorHAnsi"/>
          <w:sz w:val="22"/>
          <w:szCs w:val="22"/>
        </w:rPr>
        <w:t xml:space="preserve"> revisions</w:t>
      </w:r>
      <w:r w:rsidR="00594722">
        <w:rPr>
          <w:rFonts w:asciiTheme="minorHAnsi" w:hAnsiTheme="minorHAnsi" w:cstheme="minorHAnsi"/>
          <w:sz w:val="22"/>
          <w:szCs w:val="22"/>
        </w:rPr>
        <w:t>;</w:t>
      </w:r>
    </w:p>
    <w:p w14:paraId="3E571300" w14:textId="6FAC0DE8" w:rsidR="003A58A5" w:rsidRPr="004B0F0E" w:rsidRDefault="003A58A5" w:rsidP="004B0F0E">
      <w:pPr>
        <w:pStyle w:val="ListParagraph"/>
        <w:numPr>
          <w:ilvl w:val="0"/>
          <w:numId w:val="32"/>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Other </w:t>
      </w:r>
      <w:r w:rsidR="00386F2E" w:rsidRPr="004B0F0E">
        <w:rPr>
          <w:rFonts w:asciiTheme="minorHAnsi" w:hAnsiTheme="minorHAnsi" w:cstheme="minorHAnsi"/>
          <w:sz w:val="22"/>
          <w:szCs w:val="22"/>
        </w:rPr>
        <w:t>artefacts</w:t>
      </w:r>
      <w:r w:rsidRPr="004B0F0E">
        <w:rPr>
          <w:rFonts w:asciiTheme="minorHAnsi" w:hAnsiTheme="minorHAnsi" w:cstheme="minorHAnsi"/>
          <w:sz w:val="22"/>
          <w:szCs w:val="22"/>
        </w:rPr>
        <w:t xml:space="preserve"> or components, such as validation tests</w:t>
      </w:r>
      <w:r w:rsidR="00966986" w:rsidRPr="004B0F0E">
        <w:rPr>
          <w:rFonts w:asciiTheme="minorHAnsi" w:hAnsiTheme="minorHAnsi" w:cstheme="minorHAnsi"/>
          <w:sz w:val="22"/>
          <w:szCs w:val="22"/>
        </w:rPr>
        <w:t xml:space="preserve"> – when substantially completed, and </w:t>
      </w:r>
      <w:r w:rsidR="00907D05" w:rsidRPr="004B0F0E">
        <w:rPr>
          <w:rFonts w:asciiTheme="minorHAnsi" w:hAnsiTheme="minorHAnsi" w:cstheme="minorHAnsi"/>
          <w:sz w:val="22"/>
          <w:szCs w:val="22"/>
        </w:rPr>
        <w:t xml:space="preserve">after </w:t>
      </w:r>
      <w:r w:rsidR="00966986" w:rsidRPr="004B0F0E">
        <w:rPr>
          <w:rFonts w:asciiTheme="minorHAnsi" w:hAnsiTheme="minorHAnsi" w:cstheme="minorHAnsi"/>
          <w:sz w:val="22"/>
          <w:szCs w:val="22"/>
        </w:rPr>
        <w:t xml:space="preserve">revisions </w:t>
      </w:r>
      <w:r w:rsidR="00907D05" w:rsidRPr="004B0F0E">
        <w:rPr>
          <w:rFonts w:asciiTheme="minorHAnsi" w:hAnsiTheme="minorHAnsi" w:cstheme="minorHAnsi"/>
          <w:sz w:val="22"/>
          <w:szCs w:val="22"/>
        </w:rPr>
        <w:t xml:space="preserve">due </w:t>
      </w:r>
      <w:r w:rsidR="00594722">
        <w:rPr>
          <w:rFonts w:asciiTheme="minorHAnsi" w:hAnsiTheme="minorHAnsi" w:cstheme="minorHAnsi"/>
          <w:sz w:val="22"/>
          <w:szCs w:val="22"/>
        </w:rPr>
        <w:t xml:space="preserve">to changes </w:t>
      </w:r>
      <w:r w:rsidR="00907D05" w:rsidRPr="004B0F0E">
        <w:rPr>
          <w:rFonts w:asciiTheme="minorHAnsi" w:hAnsiTheme="minorHAnsi" w:cstheme="minorHAnsi"/>
          <w:sz w:val="22"/>
          <w:szCs w:val="22"/>
        </w:rPr>
        <w:t xml:space="preserve">to the </w:t>
      </w:r>
      <w:r w:rsidR="004652D1" w:rsidRPr="004B0F0E">
        <w:rPr>
          <w:rFonts w:asciiTheme="minorHAnsi" w:hAnsiTheme="minorHAnsi" w:cstheme="minorHAnsi"/>
          <w:sz w:val="22"/>
          <w:szCs w:val="22"/>
        </w:rPr>
        <w:t>A</w:t>
      </w:r>
      <w:r w:rsidR="00907D05" w:rsidRPr="004B0F0E">
        <w:rPr>
          <w:rFonts w:asciiTheme="minorHAnsi" w:hAnsiTheme="minorHAnsi" w:cstheme="minorHAnsi"/>
          <w:sz w:val="22"/>
          <w:szCs w:val="22"/>
        </w:rPr>
        <w:t xml:space="preserve">pplication </w:t>
      </w:r>
      <w:r w:rsidR="004652D1" w:rsidRPr="004B0F0E">
        <w:rPr>
          <w:rFonts w:asciiTheme="minorHAnsi" w:hAnsiTheme="minorHAnsi" w:cstheme="minorHAnsi"/>
          <w:sz w:val="22"/>
          <w:szCs w:val="22"/>
        </w:rPr>
        <w:t>S</w:t>
      </w:r>
      <w:r w:rsidR="00907D05" w:rsidRPr="004B0F0E">
        <w:rPr>
          <w:rFonts w:asciiTheme="minorHAnsi" w:hAnsiTheme="minorHAnsi" w:cstheme="minorHAnsi"/>
          <w:sz w:val="22"/>
          <w:szCs w:val="22"/>
        </w:rPr>
        <w:t xml:space="preserve">chema, </w:t>
      </w:r>
      <w:r w:rsidR="004652D1" w:rsidRPr="004B0F0E">
        <w:rPr>
          <w:rFonts w:asciiTheme="minorHAnsi" w:hAnsiTheme="minorHAnsi" w:cstheme="minorHAnsi"/>
          <w:sz w:val="22"/>
          <w:szCs w:val="22"/>
        </w:rPr>
        <w:t>F</w:t>
      </w:r>
      <w:r w:rsidR="00907D05" w:rsidRPr="004B0F0E">
        <w:rPr>
          <w:rFonts w:asciiTheme="minorHAnsi" w:hAnsiTheme="minorHAnsi" w:cstheme="minorHAnsi"/>
          <w:sz w:val="22"/>
          <w:szCs w:val="22"/>
        </w:rPr>
        <w:t xml:space="preserve">eature </w:t>
      </w:r>
      <w:r w:rsidR="004652D1" w:rsidRPr="004B0F0E">
        <w:rPr>
          <w:rFonts w:asciiTheme="minorHAnsi" w:hAnsiTheme="minorHAnsi" w:cstheme="minorHAnsi"/>
          <w:sz w:val="22"/>
          <w:szCs w:val="22"/>
        </w:rPr>
        <w:t>C</w:t>
      </w:r>
      <w:r w:rsidR="00907D05" w:rsidRPr="004B0F0E">
        <w:rPr>
          <w:rFonts w:asciiTheme="minorHAnsi" w:hAnsiTheme="minorHAnsi" w:cstheme="minorHAnsi"/>
          <w:sz w:val="22"/>
          <w:szCs w:val="22"/>
        </w:rPr>
        <w:t>atalogue, or data format</w:t>
      </w:r>
      <w:r w:rsidR="00594722">
        <w:rPr>
          <w:rFonts w:asciiTheme="minorHAnsi" w:hAnsiTheme="minorHAnsi" w:cstheme="minorHAnsi"/>
          <w:sz w:val="22"/>
          <w:szCs w:val="22"/>
        </w:rPr>
        <w:t>;</w:t>
      </w:r>
    </w:p>
    <w:p w14:paraId="13852CCB" w14:textId="2EF02F17" w:rsidR="003A58A5" w:rsidRPr="004B0F0E" w:rsidRDefault="00966986" w:rsidP="004B0F0E">
      <w:pPr>
        <w:pStyle w:val="ListParagraph"/>
        <w:numPr>
          <w:ilvl w:val="0"/>
          <w:numId w:val="32"/>
        </w:numPr>
        <w:spacing w:before="0" w:after="1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The </w:t>
      </w:r>
      <w:r w:rsidR="00635005" w:rsidRPr="004B0F0E">
        <w:rPr>
          <w:rFonts w:asciiTheme="minorHAnsi" w:hAnsiTheme="minorHAnsi" w:cstheme="minorHAnsi"/>
          <w:sz w:val="22"/>
          <w:szCs w:val="22"/>
        </w:rPr>
        <w:t>P</w:t>
      </w:r>
      <w:r w:rsidRPr="004B0F0E">
        <w:rPr>
          <w:rFonts w:asciiTheme="minorHAnsi" w:hAnsiTheme="minorHAnsi" w:cstheme="minorHAnsi"/>
          <w:sz w:val="22"/>
          <w:szCs w:val="22"/>
        </w:rPr>
        <w:t xml:space="preserve">roduct </w:t>
      </w:r>
      <w:r w:rsidR="00635005" w:rsidRPr="004B0F0E">
        <w:rPr>
          <w:rFonts w:asciiTheme="minorHAnsi" w:hAnsiTheme="minorHAnsi" w:cstheme="minorHAnsi"/>
          <w:sz w:val="22"/>
          <w:szCs w:val="22"/>
        </w:rPr>
        <w:t>S</w:t>
      </w:r>
      <w:r w:rsidRPr="004B0F0E">
        <w:rPr>
          <w:rFonts w:asciiTheme="minorHAnsi" w:hAnsiTheme="minorHAnsi" w:cstheme="minorHAnsi"/>
          <w:sz w:val="22"/>
          <w:szCs w:val="22"/>
        </w:rPr>
        <w:t>pecification as a whole</w:t>
      </w:r>
      <w:r w:rsidR="00907D05" w:rsidRPr="004B0F0E">
        <w:rPr>
          <w:rFonts w:asciiTheme="minorHAnsi" w:hAnsiTheme="minorHAnsi" w:cstheme="minorHAnsi"/>
          <w:sz w:val="22"/>
          <w:szCs w:val="22"/>
        </w:rPr>
        <w:t xml:space="preserve"> – after the complete package is ready</w:t>
      </w:r>
      <w:r w:rsidRPr="004B0F0E">
        <w:rPr>
          <w:rFonts w:asciiTheme="minorHAnsi" w:hAnsiTheme="minorHAnsi" w:cstheme="minorHAnsi"/>
          <w:sz w:val="22"/>
          <w:szCs w:val="22"/>
        </w:rPr>
        <w:t>.</w:t>
      </w:r>
    </w:p>
    <w:p w14:paraId="11AE1C9F" w14:textId="59391EAE" w:rsidR="00966986" w:rsidRPr="004B0F0E" w:rsidRDefault="00966986"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Reviews of different components can </w:t>
      </w:r>
      <w:del w:id="754" w:author="Julia Powell" w:date="2020-01-15T16:24:00Z">
        <w:r w:rsidRPr="004B0F0E" w:rsidDel="00C40932">
          <w:rPr>
            <w:rFonts w:asciiTheme="minorHAnsi" w:hAnsiTheme="minorHAnsi" w:cstheme="minorHAnsi"/>
            <w:sz w:val="22"/>
            <w:szCs w:val="22"/>
          </w:rPr>
          <w:delText xml:space="preserve">obviously </w:delText>
        </w:r>
      </w:del>
      <w:r w:rsidRPr="004B0F0E">
        <w:rPr>
          <w:rFonts w:asciiTheme="minorHAnsi" w:hAnsiTheme="minorHAnsi" w:cstheme="minorHAnsi"/>
          <w:sz w:val="22"/>
          <w:szCs w:val="22"/>
        </w:rPr>
        <w:t xml:space="preserve">be combined to fit the development schedule or </w:t>
      </w:r>
      <w:r w:rsidR="00594722">
        <w:rPr>
          <w:rFonts w:asciiTheme="minorHAnsi" w:hAnsiTheme="minorHAnsi" w:cstheme="minorHAnsi"/>
          <w:sz w:val="22"/>
          <w:szCs w:val="22"/>
        </w:rPr>
        <w:t>W</w:t>
      </w:r>
      <w:r w:rsidR="00594722" w:rsidRPr="004B0F0E">
        <w:rPr>
          <w:rFonts w:asciiTheme="minorHAnsi" w:hAnsiTheme="minorHAnsi" w:cstheme="minorHAnsi"/>
          <w:sz w:val="22"/>
          <w:szCs w:val="22"/>
        </w:rPr>
        <w:t>ork</w:t>
      </w:r>
      <w:r w:rsidR="00594722">
        <w:rPr>
          <w:rFonts w:asciiTheme="minorHAnsi" w:hAnsiTheme="minorHAnsi" w:cstheme="minorHAnsi"/>
          <w:sz w:val="22"/>
          <w:szCs w:val="22"/>
        </w:rPr>
        <w:t>ing G</w:t>
      </w:r>
      <w:r w:rsidR="00594722" w:rsidRPr="004B0F0E">
        <w:rPr>
          <w:rFonts w:asciiTheme="minorHAnsi" w:hAnsiTheme="minorHAnsi" w:cstheme="minorHAnsi"/>
          <w:sz w:val="22"/>
          <w:szCs w:val="22"/>
        </w:rPr>
        <w:t xml:space="preserve">roup </w:t>
      </w:r>
      <w:r w:rsidRPr="004B0F0E">
        <w:rPr>
          <w:rFonts w:asciiTheme="minorHAnsi" w:hAnsiTheme="minorHAnsi" w:cstheme="minorHAnsi"/>
          <w:sz w:val="22"/>
          <w:szCs w:val="22"/>
        </w:rPr>
        <w:t xml:space="preserve">meeting schedules. The </w:t>
      </w:r>
      <w:r w:rsidR="004652D1" w:rsidRPr="004B0F0E">
        <w:rPr>
          <w:rFonts w:asciiTheme="minorHAnsi" w:hAnsiTheme="minorHAnsi" w:cstheme="minorHAnsi"/>
          <w:sz w:val="22"/>
          <w:szCs w:val="22"/>
        </w:rPr>
        <w:t>A</w:t>
      </w:r>
      <w:r w:rsidRPr="004B0F0E">
        <w:rPr>
          <w:rFonts w:asciiTheme="minorHAnsi" w:hAnsiTheme="minorHAnsi" w:cstheme="minorHAnsi"/>
          <w:sz w:val="22"/>
          <w:szCs w:val="22"/>
        </w:rPr>
        <w:t xml:space="preserve">pplication </w:t>
      </w:r>
      <w:r w:rsidR="004652D1" w:rsidRPr="004B0F0E">
        <w:rPr>
          <w:rFonts w:asciiTheme="minorHAnsi" w:hAnsiTheme="minorHAnsi" w:cstheme="minorHAnsi"/>
          <w:sz w:val="22"/>
          <w:szCs w:val="22"/>
        </w:rPr>
        <w:t>S</w:t>
      </w:r>
      <w:r w:rsidRPr="004B0F0E">
        <w:rPr>
          <w:rFonts w:asciiTheme="minorHAnsi" w:hAnsiTheme="minorHAnsi" w:cstheme="minorHAnsi"/>
          <w:sz w:val="22"/>
          <w:szCs w:val="22"/>
        </w:rPr>
        <w:t xml:space="preserve">chema, main </w:t>
      </w:r>
      <w:r w:rsidR="00635005" w:rsidRPr="004B0F0E">
        <w:rPr>
          <w:rFonts w:asciiTheme="minorHAnsi" w:hAnsiTheme="minorHAnsi" w:cstheme="minorHAnsi"/>
          <w:sz w:val="22"/>
          <w:szCs w:val="22"/>
        </w:rPr>
        <w:t>P</w:t>
      </w:r>
      <w:r w:rsidRPr="004B0F0E">
        <w:rPr>
          <w:rFonts w:asciiTheme="minorHAnsi" w:hAnsiTheme="minorHAnsi" w:cstheme="minorHAnsi"/>
          <w:sz w:val="22"/>
          <w:szCs w:val="22"/>
        </w:rPr>
        <w:t xml:space="preserve">roduct </w:t>
      </w:r>
      <w:r w:rsidR="00635005" w:rsidRPr="004B0F0E">
        <w:rPr>
          <w:rFonts w:asciiTheme="minorHAnsi" w:hAnsiTheme="minorHAnsi" w:cstheme="minorHAnsi"/>
          <w:sz w:val="22"/>
          <w:szCs w:val="22"/>
        </w:rPr>
        <w:t>S</w:t>
      </w:r>
      <w:r w:rsidRPr="004B0F0E">
        <w:rPr>
          <w:rFonts w:asciiTheme="minorHAnsi" w:hAnsiTheme="minorHAnsi" w:cstheme="minorHAnsi"/>
          <w:sz w:val="22"/>
          <w:szCs w:val="22"/>
        </w:rPr>
        <w:t>pecification, and DCEG should be expected to undergo multiple reviews during different stages of development.</w:t>
      </w:r>
    </w:p>
    <w:p w14:paraId="535F83FF" w14:textId="7E9545DD" w:rsidR="006B0F97" w:rsidRPr="004B0F0E" w:rsidRDefault="006B0F97" w:rsidP="00594722">
      <w:pPr>
        <w:spacing w:after="60" w:line="240" w:lineRule="auto"/>
        <w:rPr>
          <w:rFonts w:asciiTheme="minorHAnsi" w:hAnsiTheme="minorHAnsi" w:cstheme="minorHAnsi"/>
          <w:sz w:val="22"/>
          <w:szCs w:val="22"/>
        </w:rPr>
      </w:pPr>
      <w:r w:rsidRPr="004B0F0E">
        <w:rPr>
          <w:rFonts w:asciiTheme="minorHAnsi" w:hAnsiTheme="minorHAnsi" w:cstheme="minorHAnsi"/>
          <w:sz w:val="22"/>
          <w:szCs w:val="22"/>
        </w:rPr>
        <w:t>Reviews during the development stage should be requested from:</w:t>
      </w:r>
    </w:p>
    <w:p w14:paraId="5FDB4AB1" w14:textId="522C5AC6" w:rsidR="001D48C7" w:rsidRPr="004B0F0E" w:rsidRDefault="001D48C7" w:rsidP="00594722">
      <w:pPr>
        <w:pStyle w:val="ListParagraph"/>
        <w:numPr>
          <w:ilvl w:val="0"/>
          <w:numId w:val="30"/>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Project </w:t>
      </w:r>
      <w:r w:rsidR="00594722">
        <w:rPr>
          <w:rFonts w:asciiTheme="minorHAnsi" w:hAnsiTheme="minorHAnsi" w:cstheme="minorHAnsi"/>
          <w:sz w:val="22"/>
          <w:szCs w:val="22"/>
        </w:rPr>
        <w:t>T</w:t>
      </w:r>
      <w:r w:rsidR="00594722" w:rsidRPr="004B0F0E">
        <w:rPr>
          <w:rFonts w:asciiTheme="minorHAnsi" w:hAnsiTheme="minorHAnsi" w:cstheme="minorHAnsi"/>
          <w:sz w:val="22"/>
          <w:szCs w:val="22"/>
        </w:rPr>
        <w:t xml:space="preserve">eam </w:t>
      </w:r>
      <w:r w:rsidR="00FB2B93" w:rsidRPr="004B0F0E">
        <w:rPr>
          <w:rFonts w:asciiTheme="minorHAnsi" w:hAnsiTheme="minorHAnsi" w:cstheme="minorHAnsi"/>
          <w:sz w:val="22"/>
          <w:szCs w:val="22"/>
        </w:rPr>
        <w:t>– initial reviews</w:t>
      </w:r>
      <w:r w:rsidR="00594722">
        <w:rPr>
          <w:rFonts w:asciiTheme="minorHAnsi" w:hAnsiTheme="minorHAnsi" w:cstheme="minorHAnsi"/>
          <w:sz w:val="22"/>
          <w:szCs w:val="22"/>
        </w:rPr>
        <w:t>;</w:t>
      </w:r>
    </w:p>
    <w:p w14:paraId="6D67C9E6" w14:textId="10A41FA8" w:rsidR="001D48C7" w:rsidRPr="004B0F0E" w:rsidRDefault="001D48C7" w:rsidP="00594722">
      <w:pPr>
        <w:pStyle w:val="ListParagraph"/>
        <w:numPr>
          <w:ilvl w:val="0"/>
          <w:numId w:val="30"/>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Technical group(s)</w:t>
      </w:r>
      <w:r w:rsidR="006B0F97" w:rsidRPr="004B0F0E">
        <w:rPr>
          <w:rFonts w:asciiTheme="minorHAnsi" w:hAnsiTheme="minorHAnsi" w:cstheme="minorHAnsi"/>
          <w:sz w:val="22"/>
          <w:szCs w:val="22"/>
        </w:rPr>
        <w:t xml:space="preserve"> sponsoring the </w:t>
      </w:r>
      <w:r w:rsidR="00594722">
        <w:rPr>
          <w:rFonts w:asciiTheme="minorHAnsi" w:hAnsiTheme="minorHAnsi" w:cstheme="minorHAnsi"/>
          <w:sz w:val="22"/>
          <w:szCs w:val="22"/>
        </w:rPr>
        <w:t>S</w:t>
      </w:r>
      <w:r w:rsidR="00594722" w:rsidRPr="004B0F0E">
        <w:rPr>
          <w:rFonts w:asciiTheme="minorHAnsi" w:hAnsiTheme="minorHAnsi" w:cstheme="minorHAnsi"/>
          <w:sz w:val="22"/>
          <w:szCs w:val="22"/>
        </w:rPr>
        <w:t>pecification</w:t>
      </w:r>
      <w:r w:rsidR="006B0F97" w:rsidRPr="004B0F0E">
        <w:rPr>
          <w:rFonts w:asciiTheme="minorHAnsi" w:hAnsiTheme="minorHAnsi" w:cstheme="minorHAnsi"/>
          <w:sz w:val="22"/>
          <w:szCs w:val="22"/>
        </w:rPr>
        <w:t xml:space="preserve">, as well as related technical </w:t>
      </w:r>
      <w:r w:rsidR="00594722">
        <w:rPr>
          <w:rFonts w:asciiTheme="minorHAnsi" w:hAnsiTheme="minorHAnsi" w:cstheme="minorHAnsi"/>
          <w:sz w:val="22"/>
          <w:szCs w:val="22"/>
        </w:rPr>
        <w:t>Working G</w:t>
      </w:r>
      <w:r w:rsidR="00594722" w:rsidRPr="004B0F0E">
        <w:rPr>
          <w:rFonts w:asciiTheme="minorHAnsi" w:hAnsiTheme="minorHAnsi" w:cstheme="minorHAnsi"/>
          <w:sz w:val="22"/>
          <w:szCs w:val="22"/>
        </w:rPr>
        <w:t xml:space="preserve">roups </w:t>
      </w:r>
      <w:r w:rsidR="00FB2B93" w:rsidRPr="004B0F0E">
        <w:rPr>
          <w:rFonts w:asciiTheme="minorHAnsi" w:hAnsiTheme="minorHAnsi" w:cstheme="minorHAnsi"/>
          <w:sz w:val="22"/>
          <w:szCs w:val="22"/>
        </w:rPr>
        <w:t>– after some stability has been achieved</w:t>
      </w:r>
      <w:r w:rsidR="00594722">
        <w:rPr>
          <w:rFonts w:asciiTheme="minorHAnsi" w:hAnsiTheme="minorHAnsi" w:cstheme="minorHAnsi"/>
          <w:sz w:val="22"/>
          <w:szCs w:val="22"/>
        </w:rPr>
        <w:t>;</w:t>
      </w:r>
    </w:p>
    <w:p w14:paraId="361FA65C" w14:textId="14E0E6ED" w:rsidR="00C40932" w:rsidRPr="00C40932" w:rsidRDefault="006B0F97" w:rsidP="00C40932">
      <w:pPr>
        <w:pStyle w:val="ListParagraph"/>
        <w:numPr>
          <w:ilvl w:val="0"/>
          <w:numId w:val="30"/>
        </w:numPr>
        <w:spacing w:before="0" w:after="160" w:line="240" w:lineRule="auto"/>
        <w:rPr>
          <w:rFonts w:asciiTheme="minorHAnsi" w:hAnsiTheme="minorHAnsi" w:cstheme="minorHAnsi"/>
          <w:sz w:val="22"/>
          <w:szCs w:val="22"/>
          <w:rPrChange w:id="755" w:author="Julia Powell" w:date="2020-01-15T16:25:00Z">
            <w:rPr/>
          </w:rPrChange>
        </w:rPr>
      </w:pPr>
      <w:r w:rsidRPr="004B0F0E">
        <w:rPr>
          <w:rFonts w:asciiTheme="minorHAnsi" w:hAnsiTheme="minorHAnsi" w:cstheme="minorHAnsi"/>
          <w:sz w:val="22"/>
          <w:szCs w:val="22"/>
        </w:rPr>
        <w:t>Developers</w:t>
      </w:r>
      <w:r w:rsidR="00FB2B93" w:rsidRPr="004B0F0E">
        <w:rPr>
          <w:rFonts w:asciiTheme="minorHAnsi" w:hAnsiTheme="minorHAnsi" w:cstheme="minorHAnsi"/>
          <w:sz w:val="22"/>
          <w:szCs w:val="22"/>
        </w:rPr>
        <w:t>, implementers,</w:t>
      </w:r>
      <w:r w:rsidRPr="004B0F0E">
        <w:rPr>
          <w:rFonts w:asciiTheme="minorHAnsi" w:hAnsiTheme="minorHAnsi" w:cstheme="minorHAnsi"/>
          <w:sz w:val="22"/>
          <w:szCs w:val="22"/>
        </w:rPr>
        <w:t xml:space="preserve"> and OEMs</w:t>
      </w:r>
      <w:r w:rsidR="00FB2B93" w:rsidRPr="004B0F0E">
        <w:rPr>
          <w:rFonts w:asciiTheme="minorHAnsi" w:hAnsiTheme="minorHAnsi" w:cstheme="minorHAnsi"/>
          <w:sz w:val="22"/>
          <w:szCs w:val="22"/>
        </w:rPr>
        <w:t xml:space="preserve"> – formal reviews after initial reviews and stabilization in the </w:t>
      </w:r>
      <w:r w:rsidR="00406E51">
        <w:rPr>
          <w:rFonts w:asciiTheme="minorHAnsi" w:hAnsiTheme="minorHAnsi" w:cstheme="minorHAnsi"/>
          <w:sz w:val="22"/>
          <w:szCs w:val="22"/>
        </w:rPr>
        <w:t>P</w:t>
      </w:r>
      <w:r w:rsidR="00406E51" w:rsidRPr="004B0F0E">
        <w:rPr>
          <w:rFonts w:asciiTheme="minorHAnsi" w:hAnsiTheme="minorHAnsi" w:cstheme="minorHAnsi"/>
          <w:sz w:val="22"/>
          <w:szCs w:val="22"/>
        </w:rPr>
        <w:t xml:space="preserve">roject </w:t>
      </w:r>
      <w:r w:rsidR="00406E51">
        <w:rPr>
          <w:rFonts w:asciiTheme="minorHAnsi" w:hAnsiTheme="minorHAnsi" w:cstheme="minorHAnsi"/>
          <w:sz w:val="22"/>
          <w:szCs w:val="22"/>
        </w:rPr>
        <w:t>T</w:t>
      </w:r>
      <w:r w:rsidR="00406E51" w:rsidRPr="004B0F0E">
        <w:rPr>
          <w:rFonts w:asciiTheme="minorHAnsi" w:hAnsiTheme="minorHAnsi" w:cstheme="minorHAnsi"/>
          <w:sz w:val="22"/>
          <w:szCs w:val="22"/>
        </w:rPr>
        <w:t xml:space="preserve">eam </w:t>
      </w:r>
      <w:r w:rsidR="00FB2B93" w:rsidRPr="004B0F0E">
        <w:rPr>
          <w:rFonts w:asciiTheme="minorHAnsi" w:hAnsiTheme="minorHAnsi" w:cstheme="minorHAnsi"/>
          <w:sz w:val="22"/>
          <w:szCs w:val="22"/>
        </w:rPr>
        <w:t xml:space="preserve">and sponsoring technical </w:t>
      </w:r>
      <w:r w:rsidR="00406E51">
        <w:rPr>
          <w:rFonts w:asciiTheme="minorHAnsi" w:hAnsiTheme="minorHAnsi" w:cstheme="minorHAnsi"/>
          <w:sz w:val="22"/>
          <w:szCs w:val="22"/>
        </w:rPr>
        <w:t>Working G</w:t>
      </w:r>
      <w:r w:rsidR="00406E51" w:rsidRPr="004B0F0E">
        <w:rPr>
          <w:rFonts w:asciiTheme="minorHAnsi" w:hAnsiTheme="minorHAnsi" w:cstheme="minorHAnsi"/>
          <w:sz w:val="22"/>
          <w:szCs w:val="22"/>
        </w:rPr>
        <w:t>roup</w:t>
      </w:r>
      <w:r w:rsidR="00FB2B93" w:rsidRPr="004B0F0E">
        <w:rPr>
          <w:rFonts w:asciiTheme="minorHAnsi" w:hAnsiTheme="minorHAnsi" w:cstheme="minorHAnsi"/>
          <w:sz w:val="22"/>
          <w:szCs w:val="22"/>
        </w:rPr>
        <w:t>. Note that individual implement</w:t>
      </w:r>
      <w:r w:rsidR="00D62F91" w:rsidRPr="004B0F0E">
        <w:rPr>
          <w:rFonts w:asciiTheme="minorHAnsi" w:hAnsiTheme="minorHAnsi" w:cstheme="minorHAnsi"/>
          <w:sz w:val="22"/>
          <w:szCs w:val="22"/>
        </w:rPr>
        <w:t>e</w:t>
      </w:r>
      <w:r w:rsidR="00FB2B93" w:rsidRPr="004B0F0E">
        <w:rPr>
          <w:rFonts w:asciiTheme="minorHAnsi" w:hAnsiTheme="minorHAnsi" w:cstheme="minorHAnsi"/>
          <w:sz w:val="22"/>
          <w:szCs w:val="22"/>
        </w:rPr>
        <w:t>r/OEM/developers should ideally be involved from the earliest stages of development if available.</w:t>
      </w:r>
    </w:p>
    <w:p w14:paraId="715F8982" w14:textId="724BFB29" w:rsidR="00042825" w:rsidRDefault="00FB2B93" w:rsidP="004B0F0E">
      <w:pPr>
        <w:spacing w:after="160" w:line="240" w:lineRule="auto"/>
        <w:rPr>
          <w:ins w:id="756" w:author="Julia Powell" w:date="2020-01-15T16:25:00Z"/>
          <w:rFonts w:asciiTheme="minorHAnsi" w:hAnsiTheme="minorHAnsi" w:cstheme="minorHAnsi"/>
          <w:sz w:val="22"/>
          <w:szCs w:val="22"/>
        </w:rPr>
      </w:pPr>
      <w:r w:rsidRPr="004B0F0E">
        <w:rPr>
          <w:rFonts w:asciiTheme="minorHAnsi" w:hAnsiTheme="minorHAnsi" w:cstheme="minorHAnsi"/>
          <w:sz w:val="22"/>
          <w:szCs w:val="22"/>
        </w:rPr>
        <w:t>Reviews should be completeness, correctness, ability to capture and express the domain, performance/efficiency, as well as c</w:t>
      </w:r>
      <w:r w:rsidR="00042825" w:rsidRPr="004B0F0E">
        <w:rPr>
          <w:rFonts w:asciiTheme="minorHAnsi" w:hAnsiTheme="minorHAnsi" w:cstheme="minorHAnsi"/>
          <w:sz w:val="22"/>
          <w:szCs w:val="22"/>
        </w:rPr>
        <w:t xml:space="preserve">onformance reviews for </w:t>
      </w:r>
      <w:r w:rsidRPr="004B0F0E">
        <w:rPr>
          <w:rFonts w:asciiTheme="minorHAnsi" w:hAnsiTheme="minorHAnsi" w:cstheme="minorHAnsi"/>
          <w:sz w:val="22"/>
          <w:szCs w:val="22"/>
        </w:rPr>
        <w:t xml:space="preserve">verifying </w:t>
      </w:r>
      <w:r w:rsidR="00042825" w:rsidRPr="004B0F0E">
        <w:rPr>
          <w:rFonts w:asciiTheme="minorHAnsi" w:hAnsiTheme="minorHAnsi" w:cstheme="minorHAnsi"/>
          <w:sz w:val="22"/>
          <w:szCs w:val="22"/>
        </w:rPr>
        <w:t xml:space="preserve">compliance to S-100 and underlying </w:t>
      </w:r>
      <w:r w:rsidR="00406E51">
        <w:rPr>
          <w:rFonts w:asciiTheme="minorHAnsi" w:hAnsiTheme="minorHAnsi" w:cstheme="minorHAnsi"/>
          <w:sz w:val="22"/>
          <w:szCs w:val="22"/>
        </w:rPr>
        <w:t>S</w:t>
      </w:r>
      <w:r w:rsidR="00406E51" w:rsidRPr="004B0F0E">
        <w:rPr>
          <w:rFonts w:asciiTheme="minorHAnsi" w:hAnsiTheme="minorHAnsi" w:cstheme="minorHAnsi"/>
          <w:sz w:val="22"/>
          <w:szCs w:val="22"/>
        </w:rPr>
        <w:t>tandards</w:t>
      </w:r>
      <w:r w:rsidR="004F28CB" w:rsidRPr="004B0F0E">
        <w:rPr>
          <w:rFonts w:asciiTheme="minorHAnsi" w:hAnsiTheme="minorHAnsi" w:cstheme="minorHAnsi"/>
          <w:sz w:val="22"/>
          <w:szCs w:val="22"/>
        </w:rPr>
        <w:t>.</w:t>
      </w:r>
    </w:p>
    <w:p w14:paraId="67EF35AD" w14:textId="2A7D857B" w:rsidR="00C40932" w:rsidRPr="004B0F0E" w:rsidRDefault="00C40932" w:rsidP="004B0F0E">
      <w:pPr>
        <w:spacing w:after="160" w:line="240" w:lineRule="auto"/>
        <w:rPr>
          <w:rFonts w:asciiTheme="minorHAnsi" w:hAnsiTheme="minorHAnsi" w:cstheme="minorHAnsi"/>
          <w:sz w:val="22"/>
          <w:szCs w:val="22"/>
        </w:rPr>
      </w:pPr>
      <w:ins w:id="757" w:author="Julia Powell" w:date="2020-01-15T16:25:00Z">
        <w:r>
          <w:rPr>
            <w:rFonts w:asciiTheme="minorHAnsi" w:hAnsiTheme="minorHAnsi" w:cstheme="minorHAnsi"/>
            <w:sz w:val="22"/>
            <w:szCs w:val="22"/>
          </w:rPr>
          <w:t xml:space="preserve">In addition, the Data Quality Working Group should review the Product Specification for </w:t>
        </w:r>
      </w:ins>
      <w:ins w:id="758" w:author="Julia Powell" w:date="2020-01-15T16:26:00Z">
        <w:r>
          <w:rPr>
            <w:rFonts w:asciiTheme="minorHAnsi" w:hAnsiTheme="minorHAnsi" w:cstheme="minorHAnsi"/>
            <w:sz w:val="22"/>
            <w:szCs w:val="22"/>
          </w:rPr>
          <w:t>completeness</w:t>
        </w:r>
      </w:ins>
      <w:ins w:id="759" w:author="Julia Powell" w:date="2020-01-15T16:25:00Z">
        <w:r>
          <w:rPr>
            <w:rFonts w:asciiTheme="minorHAnsi" w:hAnsiTheme="minorHAnsi" w:cstheme="minorHAnsi"/>
            <w:sz w:val="22"/>
            <w:szCs w:val="22"/>
          </w:rPr>
          <w:t>.</w:t>
        </w:r>
      </w:ins>
    </w:p>
    <w:p w14:paraId="3350ED17" w14:textId="2AADCD1D" w:rsidR="001B672C" w:rsidRPr="004B0F0E" w:rsidRDefault="001B672C" w:rsidP="00406E51">
      <w:pPr>
        <w:spacing w:after="60" w:line="240" w:lineRule="auto"/>
        <w:rPr>
          <w:rFonts w:asciiTheme="minorHAnsi" w:hAnsiTheme="minorHAnsi" w:cstheme="minorHAnsi"/>
          <w:sz w:val="22"/>
          <w:szCs w:val="22"/>
        </w:rPr>
      </w:pPr>
      <w:r w:rsidRPr="004B0F0E">
        <w:rPr>
          <w:rFonts w:asciiTheme="minorHAnsi" w:hAnsiTheme="minorHAnsi" w:cstheme="minorHAnsi"/>
          <w:sz w:val="22"/>
          <w:szCs w:val="22"/>
        </w:rPr>
        <w:t>Stakeholder</w:t>
      </w:r>
      <w:r w:rsidR="001D48C7" w:rsidRPr="004B0F0E">
        <w:rPr>
          <w:rFonts w:asciiTheme="minorHAnsi" w:hAnsiTheme="minorHAnsi" w:cstheme="minorHAnsi"/>
          <w:sz w:val="22"/>
          <w:szCs w:val="22"/>
        </w:rPr>
        <w:t xml:space="preserve"> reviews</w:t>
      </w:r>
      <w:r w:rsidR="003A58A5" w:rsidRPr="004B0F0E">
        <w:rPr>
          <w:rFonts w:asciiTheme="minorHAnsi" w:hAnsiTheme="minorHAnsi" w:cstheme="minorHAnsi"/>
          <w:sz w:val="22"/>
          <w:szCs w:val="22"/>
        </w:rPr>
        <w:t xml:space="preserve"> should</w:t>
      </w:r>
      <w:r w:rsidR="00F14B84" w:rsidRPr="004B0F0E">
        <w:rPr>
          <w:rFonts w:asciiTheme="minorHAnsi" w:hAnsiTheme="minorHAnsi" w:cstheme="minorHAnsi"/>
          <w:sz w:val="22"/>
          <w:szCs w:val="22"/>
        </w:rPr>
        <w:t xml:space="preserve"> be requested as the </w:t>
      </w:r>
      <w:r w:rsidR="00406E51">
        <w:rPr>
          <w:rFonts w:asciiTheme="minorHAnsi" w:hAnsiTheme="minorHAnsi" w:cstheme="minorHAnsi"/>
          <w:sz w:val="22"/>
          <w:szCs w:val="22"/>
        </w:rPr>
        <w:t>S</w:t>
      </w:r>
      <w:r w:rsidR="00406E51" w:rsidRPr="004B0F0E">
        <w:rPr>
          <w:rFonts w:asciiTheme="minorHAnsi" w:hAnsiTheme="minorHAnsi" w:cstheme="minorHAnsi"/>
          <w:sz w:val="22"/>
          <w:szCs w:val="22"/>
        </w:rPr>
        <w:t xml:space="preserve">pecification </w:t>
      </w:r>
      <w:r w:rsidR="00F14B84" w:rsidRPr="004B0F0E">
        <w:rPr>
          <w:rFonts w:asciiTheme="minorHAnsi" w:hAnsiTheme="minorHAnsi" w:cstheme="minorHAnsi"/>
          <w:sz w:val="22"/>
          <w:szCs w:val="22"/>
        </w:rPr>
        <w:t>matures, and should</w:t>
      </w:r>
      <w:r w:rsidR="003A58A5" w:rsidRPr="004B0F0E">
        <w:rPr>
          <w:rFonts w:asciiTheme="minorHAnsi" w:hAnsiTheme="minorHAnsi" w:cstheme="minorHAnsi"/>
          <w:sz w:val="22"/>
          <w:szCs w:val="22"/>
        </w:rPr>
        <w:t xml:space="preserve"> involve</w:t>
      </w:r>
      <w:r w:rsidR="004F28CB" w:rsidRPr="004B0F0E">
        <w:rPr>
          <w:rFonts w:asciiTheme="minorHAnsi" w:hAnsiTheme="minorHAnsi" w:cstheme="minorHAnsi"/>
          <w:sz w:val="22"/>
          <w:szCs w:val="22"/>
        </w:rPr>
        <w:t>:</w:t>
      </w:r>
    </w:p>
    <w:p w14:paraId="4C1EFE7B" w14:textId="552CADC8" w:rsidR="001B672C" w:rsidRPr="004B0F0E" w:rsidRDefault="001B672C" w:rsidP="00406E51">
      <w:pPr>
        <w:pStyle w:val="ListParagraph"/>
        <w:numPr>
          <w:ilvl w:val="0"/>
          <w:numId w:val="31"/>
        </w:numPr>
        <w:spacing w:before="0" w:after="60" w:line="240" w:lineRule="auto"/>
        <w:rPr>
          <w:rFonts w:asciiTheme="minorHAnsi" w:hAnsiTheme="minorHAnsi" w:cstheme="minorHAnsi"/>
          <w:sz w:val="22"/>
          <w:szCs w:val="22"/>
        </w:rPr>
      </w:pPr>
      <w:r w:rsidRPr="004B0F0E">
        <w:rPr>
          <w:rFonts w:asciiTheme="minorHAnsi" w:hAnsiTheme="minorHAnsi" w:cstheme="minorHAnsi"/>
          <w:sz w:val="22"/>
          <w:szCs w:val="22"/>
        </w:rPr>
        <w:t>Producers</w:t>
      </w:r>
      <w:r w:rsidR="00406E51">
        <w:rPr>
          <w:rFonts w:asciiTheme="minorHAnsi" w:hAnsiTheme="minorHAnsi" w:cstheme="minorHAnsi"/>
          <w:sz w:val="22"/>
          <w:szCs w:val="22"/>
        </w:rPr>
        <w:t>;</w:t>
      </w:r>
    </w:p>
    <w:p w14:paraId="517D91F8" w14:textId="2E13B4B6" w:rsidR="001B672C" w:rsidRPr="004B0F0E" w:rsidRDefault="001B672C" w:rsidP="004B0F0E">
      <w:pPr>
        <w:pStyle w:val="ListParagraph"/>
        <w:numPr>
          <w:ilvl w:val="0"/>
          <w:numId w:val="31"/>
        </w:numPr>
        <w:spacing w:before="0" w:after="160" w:line="240" w:lineRule="auto"/>
        <w:rPr>
          <w:rFonts w:asciiTheme="minorHAnsi" w:hAnsiTheme="minorHAnsi" w:cstheme="minorHAnsi"/>
          <w:sz w:val="22"/>
          <w:szCs w:val="22"/>
        </w:rPr>
      </w:pPr>
      <w:r w:rsidRPr="004B0F0E">
        <w:rPr>
          <w:rFonts w:asciiTheme="minorHAnsi" w:hAnsiTheme="minorHAnsi" w:cstheme="minorHAnsi"/>
          <w:sz w:val="22"/>
          <w:szCs w:val="22"/>
        </w:rPr>
        <w:t>Developers and OEMs</w:t>
      </w:r>
      <w:r w:rsidR="00406E51">
        <w:rPr>
          <w:rFonts w:asciiTheme="minorHAnsi" w:hAnsiTheme="minorHAnsi" w:cstheme="minorHAnsi"/>
          <w:sz w:val="22"/>
          <w:szCs w:val="22"/>
        </w:rPr>
        <w:t>.</w:t>
      </w:r>
    </w:p>
    <w:p w14:paraId="547623C7" w14:textId="754393FD" w:rsidR="001D48C7" w:rsidRPr="004B0F0E" w:rsidRDefault="003A58A5"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Subsequent stages should involve u</w:t>
      </w:r>
      <w:r w:rsidR="001B672C" w:rsidRPr="004B0F0E">
        <w:rPr>
          <w:rFonts w:asciiTheme="minorHAnsi" w:hAnsiTheme="minorHAnsi" w:cstheme="minorHAnsi"/>
          <w:sz w:val="22"/>
          <w:szCs w:val="22"/>
        </w:rPr>
        <w:t>sers</w:t>
      </w:r>
      <w:r w:rsidR="001D48C7" w:rsidRPr="004B0F0E">
        <w:rPr>
          <w:rFonts w:asciiTheme="minorHAnsi" w:hAnsiTheme="minorHAnsi" w:cstheme="minorHAnsi"/>
          <w:sz w:val="22"/>
          <w:szCs w:val="22"/>
        </w:rPr>
        <w:t xml:space="preserve"> and user testing</w:t>
      </w:r>
      <w:r w:rsidR="00406E51">
        <w:rPr>
          <w:rFonts w:asciiTheme="minorHAnsi" w:hAnsiTheme="minorHAnsi" w:cstheme="minorHAnsi"/>
          <w:sz w:val="22"/>
          <w:szCs w:val="22"/>
        </w:rPr>
        <w:t>;</w:t>
      </w:r>
      <w:r w:rsidRPr="004B0F0E">
        <w:rPr>
          <w:rFonts w:asciiTheme="minorHAnsi" w:hAnsiTheme="minorHAnsi" w:cstheme="minorHAnsi"/>
          <w:sz w:val="22"/>
          <w:szCs w:val="22"/>
        </w:rPr>
        <w:t xml:space="preserve"> and preparation of</w:t>
      </w:r>
      <w:r w:rsidR="00B808EF" w:rsidRPr="004B0F0E">
        <w:rPr>
          <w:rFonts w:asciiTheme="minorHAnsi" w:hAnsiTheme="minorHAnsi" w:cstheme="minorHAnsi"/>
          <w:sz w:val="22"/>
          <w:szCs w:val="22"/>
        </w:rPr>
        <w:t xml:space="preserve"> an</w:t>
      </w:r>
      <w:r w:rsidRPr="004B0F0E">
        <w:rPr>
          <w:rFonts w:asciiTheme="minorHAnsi" w:hAnsiTheme="minorHAnsi" w:cstheme="minorHAnsi"/>
          <w:sz w:val="22"/>
          <w:szCs w:val="22"/>
        </w:rPr>
        <w:t xml:space="preserve"> impact study.</w:t>
      </w:r>
    </w:p>
    <w:p w14:paraId="6182D1E3" w14:textId="0C68FF7F" w:rsidR="00F14B84" w:rsidRPr="004B0F0E" w:rsidRDefault="00F14B84"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Test development and testing should commence upon the </w:t>
      </w:r>
      <w:r w:rsidR="004652D1" w:rsidRPr="004B0F0E">
        <w:rPr>
          <w:rFonts w:asciiTheme="minorHAnsi" w:hAnsiTheme="minorHAnsi" w:cstheme="minorHAnsi"/>
          <w:sz w:val="22"/>
          <w:szCs w:val="22"/>
        </w:rPr>
        <w:t>F</w:t>
      </w:r>
      <w:r w:rsidRPr="004B0F0E">
        <w:rPr>
          <w:rFonts w:asciiTheme="minorHAnsi" w:hAnsiTheme="minorHAnsi" w:cstheme="minorHAnsi"/>
          <w:sz w:val="22"/>
          <w:szCs w:val="22"/>
        </w:rPr>
        <w:t xml:space="preserve">eature </w:t>
      </w:r>
      <w:r w:rsidR="004652D1" w:rsidRPr="004B0F0E">
        <w:rPr>
          <w:rFonts w:asciiTheme="minorHAnsi" w:hAnsiTheme="minorHAnsi" w:cstheme="minorHAnsi"/>
          <w:sz w:val="22"/>
          <w:szCs w:val="22"/>
        </w:rPr>
        <w:t>C</w:t>
      </w:r>
      <w:r w:rsidRPr="004B0F0E">
        <w:rPr>
          <w:rFonts w:asciiTheme="minorHAnsi" w:hAnsiTheme="minorHAnsi" w:cstheme="minorHAnsi"/>
          <w:sz w:val="22"/>
          <w:szCs w:val="22"/>
        </w:rPr>
        <w:t>atalogue and data format achieving reasonable stability, presumably after one or two cycles of review.</w:t>
      </w:r>
    </w:p>
    <w:p w14:paraId="17AFEAED" w14:textId="580F642C" w:rsidR="003A58A5" w:rsidRPr="004B0F0E" w:rsidRDefault="003A58A5"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Final assessment will be at the HSSC level for IHO or equivalent for other organizations.</w:t>
      </w:r>
    </w:p>
    <w:p w14:paraId="2E9A46A5" w14:textId="5A4B80A2" w:rsidR="00042825" w:rsidRPr="004B0F0E" w:rsidRDefault="00042825" w:rsidP="004B0F0E">
      <w:pPr>
        <w:spacing w:after="160" w:line="240" w:lineRule="auto"/>
        <w:rPr>
          <w:rFonts w:asciiTheme="minorHAnsi" w:hAnsiTheme="minorHAnsi" w:cstheme="minorHAnsi"/>
          <w:sz w:val="22"/>
          <w:szCs w:val="22"/>
        </w:rPr>
      </w:pPr>
      <w:r w:rsidRPr="004B0F0E">
        <w:rPr>
          <w:rFonts w:asciiTheme="minorHAnsi" w:hAnsiTheme="minorHAnsi" w:cstheme="minorHAnsi"/>
          <w:sz w:val="22"/>
          <w:szCs w:val="22"/>
        </w:rPr>
        <w:t xml:space="preserve">Pre-publication review </w:t>
      </w:r>
      <w:r w:rsidR="001F6461" w:rsidRPr="004B0F0E">
        <w:rPr>
          <w:rFonts w:asciiTheme="minorHAnsi" w:hAnsiTheme="minorHAnsi" w:cstheme="minorHAnsi"/>
          <w:sz w:val="22"/>
          <w:szCs w:val="22"/>
        </w:rPr>
        <w:t xml:space="preserve">will be conducted </w:t>
      </w:r>
      <w:r w:rsidRPr="004B0F0E">
        <w:rPr>
          <w:rFonts w:asciiTheme="minorHAnsi" w:hAnsiTheme="minorHAnsi" w:cstheme="minorHAnsi"/>
          <w:sz w:val="22"/>
          <w:szCs w:val="22"/>
        </w:rPr>
        <w:t xml:space="preserve">by </w:t>
      </w:r>
      <w:r w:rsidR="0078592A" w:rsidRPr="004B0F0E">
        <w:rPr>
          <w:rFonts w:asciiTheme="minorHAnsi" w:hAnsiTheme="minorHAnsi" w:cstheme="minorHAnsi"/>
          <w:sz w:val="22"/>
          <w:szCs w:val="22"/>
        </w:rPr>
        <w:t xml:space="preserve">the </w:t>
      </w:r>
      <w:r w:rsidRPr="004B0F0E">
        <w:rPr>
          <w:rFonts w:asciiTheme="minorHAnsi" w:hAnsiTheme="minorHAnsi" w:cstheme="minorHAnsi"/>
          <w:sz w:val="22"/>
          <w:szCs w:val="22"/>
        </w:rPr>
        <w:t>IHO or other publishing organi</w:t>
      </w:r>
      <w:r w:rsidR="004F28CB" w:rsidRPr="004B0F0E">
        <w:rPr>
          <w:rFonts w:asciiTheme="minorHAnsi" w:hAnsiTheme="minorHAnsi" w:cstheme="minorHAnsi"/>
          <w:sz w:val="22"/>
          <w:szCs w:val="22"/>
        </w:rPr>
        <w:t>z</w:t>
      </w:r>
      <w:r w:rsidRPr="004B0F0E">
        <w:rPr>
          <w:rFonts w:asciiTheme="minorHAnsi" w:hAnsiTheme="minorHAnsi" w:cstheme="minorHAnsi"/>
          <w:sz w:val="22"/>
          <w:szCs w:val="22"/>
        </w:rPr>
        <w:t>ation prior to publication</w:t>
      </w:r>
      <w:r w:rsidR="003A58A5" w:rsidRPr="004B0F0E">
        <w:rPr>
          <w:rFonts w:asciiTheme="minorHAnsi" w:hAnsiTheme="minorHAnsi" w:cstheme="minorHAnsi"/>
          <w:sz w:val="22"/>
          <w:szCs w:val="22"/>
        </w:rPr>
        <w:t>, to check production issues.</w:t>
      </w:r>
    </w:p>
    <w:p w14:paraId="56BCF019" w14:textId="1C16DF0D" w:rsidR="001D48C7" w:rsidRPr="00FA0C91" w:rsidRDefault="001D48C7">
      <w:pPr>
        <w:pStyle w:val="Heading2"/>
        <w:numPr>
          <w:ilvl w:val="1"/>
          <w:numId w:val="164"/>
        </w:numPr>
        <w:pPrChange w:id="760" w:author="Julia Powell" w:date="2020-01-15T16:14:00Z">
          <w:pPr>
            <w:pStyle w:val="Heading2"/>
            <w:numPr>
              <w:numId w:val="164"/>
            </w:numPr>
            <w:tabs>
              <w:tab w:val="clear" w:pos="700"/>
              <w:tab w:val="left" w:pos="567"/>
            </w:tabs>
            <w:ind w:left="567" w:hanging="567"/>
          </w:pPr>
        </w:pPrChange>
      </w:pPr>
      <w:bookmarkStart w:id="761" w:name="_Toc3469190"/>
      <w:r w:rsidRPr="00FA0C91">
        <w:t>Maintenance</w:t>
      </w:r>
      <w:r w:rsidR="00F7230F" w:rsidRPr="00FA0C91">
        <w:t xml:space="preserve"> of </w:t>
      </w:r>
      <w:r w:rsidR="00635005">
        <w:t>P</w:t>
      </w:r>
      <w:r w:rsidR="00F7230F" w:rsidRPr="00FA0C91">
        <w:t xml:space="preserve">roduct </w:t>
      </w:r>
      <w:r w:rsidR="00635005">
        <w:t>S</w:t>
      </w:r>
      <w:r w:rsidR="00F7230F" w:rsidRPr="00FA0C91">
        <w:t>pecifications</w:t>
      </w:r>
      <w:bookmarkEnd w:id="761"/>
    </w:p>
    <w:p w14:paraId="625D34C5" w14:textId="416AC2F2" w:rsidR="001D48C7" w:rsidRPr="00406E51" w:rsidRDefault="001D48C7" w:rsidP="00406E51">
      <w:pPr>
        <w:spacing w:after="160" w:line="240" w:lineRule="auto"/>
        <w:rPr>
          <w:rFonts w:asciiTheme="minorHAnsi" w:hAnsiTheme="minorHAnsi" w:cstheme="minorHAnsi"/>
          <w:sz w:val="22"/>
          <w:szCs w:val="22"/>
        </w:rPr>
      </w:pPr>
      <w:r w:rsidRPr="00406E51">
        <w:rPr>
          <w:rFonts w:asciiTheme="minorHAnsi" w:hAnsiTheme="minorHAnsi" w:cstheme="minorHAnsi"/>
          <w:sz w:val="22"/>
          <w:szCs w:val="22"/>
        </w:rPr>
        <w:t>Clarifications, corrections, and revisions</w:t>
      </w:r>
      <w:r w:rsidR="006B0F97" w:rsidRPr="00406E51">
        <w:rPr>
          <w:rFonts w:asciiTheme="minorHAnsi" w:hAnsiTheme="minorHAnsi" w:cstheme="minorHAnsi"/>
          <w:sz w:val="22"/>
          <w:szCs w:val="22"/>
        </w:rPr>
        <w:t xml:space="preserve"> should be designated in accordance with the same criteria used for S-100 </w:t>
      </w:r>
      <w:r w:rsidR="00406E51">
        <w:rPr>
          <w:rFonts w:asciiTheme="minorHAnsi" w:hAnsiTheme="minorHAnsi" w:cstheme="minorHAnsi"/>
          <w:sz w:val="22"/>
          <w:szCs w:val="22"/>
        </w:rPr>
        <w:t xml:space="preserve">as </w:t>
      </w:r>
      <w:r w:rsidR="006B0F97" w:rsidRPr="00406E51">
        <w:rPr>
          <w:rFonts w:asciiTheme="minorHAnsi" w:hAnsiTheme="minorHAnsi" w:cstheme="minorHAnsi"/>
          <w:sz w:val="22"/>
          <w:szCs w:val="22"/>
        </w:rPr>
        <w:t>described in S-100</w:t>
      </w:r>
      <w:r w:rsidR="00406E51">
        <w:rPr>
          <w:rFonts w:asciiTheme="minorHAnsi" w:hAnsiTheme="minorHAnsi" w:cstheme="minorHAnsi"/>
          <w:sz w:val="22"/>
          <w:szCs w:val="22"/>
        </w:rPr>
        <w:t xml:space="preserve"> Part 12,</w:t>
      </w:r>
      <w:r w:rsidR="006B0F97" w:rsidRPr="00406E51">
        <w:rPr>
          <w:rFonts w:asciiTheme="minorHAnsi" w:hAnsiTheme="minorHAnsi" w:cstheme="minorHAnsi"/>
          <w:sz w:val="22"/>
          <w:szCs w:val="22"/>
        </w:rPr>
        <w:t xml:space="preserve"> </w:t>
      </w:r>
      <w:r w:rsidR="00EE0644" w:rsidRPr="00406E51">
        <w:rPr>
          <w:rFonts w:asciiTheme="minorHAnsi" w:hAnsiTheme="minorHAnsi" w:cstheme="minorHAnsi"/>
          <w:sz w:val="22"/>
          <w:szCs w:val="22"/>
        </w:rPr>
        <w:t>Clause</w:t>
      </w:r>
      <w:r w:rsidR="006B0F97" w:rsidRPr="00406E51">
        <w:rPr>
          <w:rFonts w:asciiTheme="minorHAnsi" w:hAnsiTheme="minorHAnsi" w:cstheme="minorHAnsi"/>
          <w:sz w:val="22"/>
          <w:szCs w:val="22"/>
        </w:rPr>
        <w:t xml:space="preserve"> 12</w:t>
      </w:r>
      <w:r w:rsidR="00EE0644" w:rsidRPr="00406E51">
        <w:rPr>
          <w:rFonts w:asciiTheme="minorHAnsi" w:hAnsiTheme="minorHAnsi" w:cstheme="minorHAnsi"/>
          <w:sz w:val="22"/>
          <w:szCs w:val="22"/>
        </w:rPr>
        <w:t>-</w:t>
      </w:r>
      <w:r w:rsidR="006B0F97" w:rsidRPr="00406E51">
        <w:rPr>
          <w:rFonts w:asciiTheme="minorHAnsi" w:hAnsiTheme="minorHAnsi" w:cstheme="minorHAnsi"/>
          <w:sz w:val="22"/>
          <w:szCs w:val="22"/>
        </w:rPr>
        <w:t>2 (Maintenance Procedures).</w:t>
      </w:r>
    </w:p>
    <w:p w14:paraId="7A0A194E" w14:textId="20E40F2C" w:rsidR="001D48C7" w:rsidRPr="00406E51" w:rsidRDefault="00635005" w:rsidP="00406E51">
      <w:pPr>
        <w:spacing w:after="160" w:line="240" w:lineRule="auto"/>
        <w:rPr>
          <w:rFonts w:asciiTheme="minorHAnsi" w:hAnsiTheme="minorHAnsi" w:cstheme="minorHAnsi"/>
          <w:sz w:val="22"/>
          <w:szCs w:val="22"/>
        </w:rPr>
      </w:pPr>
      <w:r w:rsidRPr="00406E51">
        <w:rPr>
          <w:rFonts w:asciiTheme="minorHAnsi" w:hAnsiTheme="minorHAnsi" w:cstheme="minorHAnsi"/>
          <w:sz w:val="22"/>
          <w:szCs w:val="22"/>
        </w:rPr>
        <w:t xml:space="preserve">Product </w:t>
      </w:r>
      <w:r w:rsidR="008F1E32" w:rsidRPr="00406E51">
        <w:rPr>
          <w:rFonts w:asciiTheme="minorHAnsi" w:hAnsiTheme="minorHAnsi" w:cstheme="minorHAnsi"/>
          <w:sz w:val="22"/>
          <w:szCs w:val="22"/>
        </w:rPr>
        <w:t xml:space="preserve">Specifications should undergo periodic </w:t>
      </w:r>
      <w:r w:rsidR="001D48C7" w:rsidRPr="00406E51">
        <w:rPr>
          <w:rFonts w:asciiTheme="minorHAnsi" w:hAnsiTheme="minorHAnsi" w:cstheme="minorHAnsi"/>
          <w:sz w:val="22"/>
          <w:szCs w:val="22"/>
        </w:rPr>
        <w:t>review</w:t>
      </w:r>
      <w:r w:rsidR="008F1E32" w:rsidRPr="00406E51">
        <w:rPr>
          <w:rFonts w:asciiTheme="minorHAnsi" w:hAnsiTheme="minorHAnsi" w:cstheme="minorHAnsi"/>
          <w:sz w:val="22"/>
          <w:szCs w:val="22"/>
        </w:rPr>
        <w:t xml:space="preserve">. A two-year review period is suggested </w:t>
      </w:r>
      <w:r w:rsidR="006B0F97" w:rsidRPr="00406E51">
        <w:rPr>
          <w:rFonts w:asciiTheme="minorHAnsi" w:hAnsiTheme="minorHAnsi" w:cstheme="minorHAnsi"/>
          <w:sz w:val="22"/>
          <w:szCs w:val="22"/>
        </w:rPr>
        <w:t xml:space="preserve">for new </w:t>
      </w:r>
      <w:r w:rsidRPr="00406E51">
        <w:rPr>
          <w:rFonts w:asciiTheme="minorHAnsi" w:hAnsiTheme="minorHAnsi" w:cstheme="minorHAnsi"/>
          <w:sz w:val="22"/>
          <w:szCs w:val="22"/>
        </w:rPr>
        <w:t>Specifications</w:t>
      </w:r>
      <w:r w:rsidR="006B0F97" w:rsidRPr="00406E51">
        <w:rPr>
          <w:rFonts w:asciiTheme="minorHAnsi" w:hAnsiTheme="minorHAnsi" w:cstheme="minorHAnsi"/>
          <w:sz w:val="22"/>
          <w:szCs w:val="22"/>
        </w:rPr>
        <w:t xml:space="preserve">, which may be increased to five years after the </w:t>
      </w:r>
      <w:r w:rsidRPr="00406E51">
        <w:rPr>
          <w:rFonts w:asciiTheme="minorHAnsi" w:hAnsiTheme="minorHAnsi" w:cstheme="minorHAnsi"/>
          <w:sz w:val="22"/>
          <w:szCs w:val="22"/>
        </w:rPr>
        <w:t xml:space="preserve">Specification </w:t>
      </w:r>
      <w:r w:rsidR="006B0F97" w:rsidRPr="00406E51">
        <w:rPr>
          <w:rFonts w:asciiTheme="minorHAnsi" w:hAnsiTheme="minorHAnsi" w:cstheme="minorHAnsi"/>
          <w:sz w:val="22"/>
          <w:szCs w:val="22"/>
        </w:rPr>
        <w:t>reaches maturity.</w:t>
      </w:r>
    </w:p>
    <w:p w14:paraId="24A0A529" w14:textId="51421696" w:rsidR="00AD7712" w:rsidRDefault="00AD7712">
      <w:pPr>
        <w:spacing w:after="160"/>
        <w:jc w:val="left"/>
      </w:pPr>
      <w:r>
        <w:br w:type="page"/>
      </w:r>
    </w:p>
    <w:p w14:paraId="381506B4" w14:textId="77777777" w:rsidR="00AD7712" w:rsidRPr="00E61AD8" w:rsidRDefault="00AD7712" w:rsidP="00AD7712">
      <w:pPr>
        <w:spacing w:line="240" w:lineRule="auto"/>
        <w:rPr>
          <w:lang w:val="en-US"/>
        </w:rPr>
      </w:pPr>
    </w:p>
    <w:p w14:paraId="19AF0787" w14:textId="77777777" w:rsidR="00AD7712" w:rsidRPr="00E61AD8" w:rsidRDefault="00AD7712" w:rsidP="00AD7712">
      <w:pPr>
        <w:spacing w:line="240" w:lineRule="auto"/>
        <w:rPr>
          <w:lang w:val="en-US"/>
        </w:rPr>
      </w:pPr>
    </w:p>
    <w:p w14:paraId="6AC07B3D" w14:textId="77777777" w:rsidR="00AD7712" w:rsidRPr="00E61AD8" w:rsidRDefault="00AD7712" w:rsidP="00AD7712">
      <w:pPr>
        <w:spacing w:line="240" w:lineRule="auto"/>
        <w:rPr>
          <w:lang w:val="en-US"/>
        </w:rPr>
      </w:pPr>
    </w:p>
    <w:p w14:paraId="7544D203" w14:textId="77777777" w:rsidR="00AD7712" w:rsidRPr="00E61AD8" w:rsidRDefault="00AD7712" w:rsidP="00AD7712">
      <w:pPr>
        <w:spacing w:line="240" w:lineRule="auto"/>
        <w:rPr>
          <w:lang w:val="en-US"/>
        </w:rPr>
      </w:pPr>
    </w:p>
    <w:p w14:paraId="6C39AAC8" w14:textId="77777777" w:rsidR="00AD7712" w:rsidRPr="00E61AD8" w:rsidRDefault="00AD7712" w:rsidP="00AD7712">
      <w:pPr>
        <w:spacing w:line="240" w:lineRule="auto"/>
        <w:rPr>
          <w:lang w:val="en-US"/>
        </w:rPr>
      </w:pPr>
    </w:p>
    <w:p w14:paraId="7B59B7DC" w14:textId="77777777" w:rsidR="00AD7712" w:rsidRPr="00E61AD8" w:rsidRDefault="00AD7712" w:rsidP="00AD7712">
      <w:pPr>
        <w:spacing w:line="240" w:lineRule="auto"/>
        <w:rPr>
          <w:lang w:val="en-US"/>
        </w:rPr>
      </w:pPr>
    </w:p>
    <w:p w14:paraId="3BEF60D8" w14:textId="77777777" w:rsidR="00AD7712" w:rsidRPr="00E61AD8" w:rsidRDefault="00AD7712" w:rsidP="00AD7712">
      <w:pPr>
        <w:spacing w:line="240" w:lineRule="auto"/>
        <w:rPr>
          <w:lang w:val="en-US"/>
        </w:rPr>
      </w:pPr>
    </w:p>
    <w:p w14:paraId="696303ED" w14:textId="77777777" w:rsidR="00AD7712" w:rsidRPr="00E61AD8" w:rsidRDefault="00AD7712" w:rsidP="00AD7712">
      <w:pPr>
        <w:spacing w:line="240" w:lineRule="auto"/>
        <w:rPr>
          <w:lang w:val="en-US"/>
        </w:rPr>
      </w:pPr>
    </w:p>
    <w:p w14:paraId="169A838D" w14:textId="77777777" w:rsidR="00AD7712" w:rsidRPr="00E61AD8" w:rsidRDefault="00AD7712" w:rsidP="00AD7712">
      <w:pPr>
        <w:spacing w:line="240" w:lineRule="auto"/>
        <w:rPr>
          <w:lang w:val="en-US"/>
        </w:rPr>
      </w:pPr>
    </w:p>
    <w:p w14:paraId="40B573A4" w14:textId="77777777" w:rsidR="00AD7712" w:rsidRPr="00E61AD8" w:rsidRDefault="00AD7712" w:rsidP="00AD7712">
      <w:pPr>
        <w:spacing w:line="240" w:lineRule="auto"/>
        <w:rPr>
          <w:lang w:val="en-US"/>
        </w:rPr>
      </w:pPr>
    </w:p>
    <w:p w14:paraId="0C2235FE" w14:textId="77777777" w:rsidR="00AD7712" w:rsidRPr="00E61AD8" w:rsidRDefault="00AD7712" w:rsidP="00AD7712">
      <w:pPr>
        <w:spacing w:line="240" w:lineRule="auto"/>
        <w:rPr>
          <w:lang w:val="en-US"/>
        </w:rPr>
      </w:pPr>
    </w:p>
    <w:p w14:paraId="177E1BD4" w14:textId="77777777" w:rsidR="00AD7712" w:rsidRPr="00E61AD8" w:rsidRDefault="00AD7712" w:rsidP="00AD7712">
      <w:pPr>
        <w:spacing w:line="240" w:lineRule="auto"/>
        <w:rPr>
          <w:lang w:val="en-US"/>
        </w:rPr>
      </w:pPr>
    </w:p>
    <w:p w14:paraId="5BFE6397" w14:textId="77777777" w:rsidR="00AD7712" w:rsidRPr="00E61AD8" w:rsidRDefault="00AD7712" w:rsidP="00AD7712">
      <w:pPr>
        <w:spacing w:line="240" w:lineRule="auto"/>
        <w:rPr>
          <w:lang w:val="en-US"/>
        </w:rPr>
      </w:pPr>
    </w:p>
    <w:p w14:paraId="493F6DF3" w14:textId="77777777" w:rsidR="00AD7712" w:rsidRPr="00E61AD8" w:rsidRDefault="00AD7712" w:rsidP="00AD7712">
      <w:pPr>
        <w:spacing w:line="240" w:lineRule="auto"/>
        <w:rPr>
          <w:lang w:val="en-US"/>
        </w:rPr>
      </w:pPr>
    </w:p>
    <w:p w14:paraId="2169D1CE" w14:textId="77777777" w:rsidR="00AD7712" w:rsidRPr="00E61AD8" w:rsidRDefault="00AD7712" w:rsidP="00AD771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rPr>
          <w:rFonts w:eastAsia="Times New Roman"/>
          <w:lang w:val="en-AU" w:eastAsia="en-GB"/>
        </w:rPr>
      </w:pPr>
      <w:r w:rsidRPr="00E61AD8">
        <w:rPr>
          <w:rFonts w:eastAsia="Times New Roman"/>
          <w:lang w:val="en-AU" w:eastAsia="en-GB"/>
        </w:rPr>
        <w:tab/>
        <w:t>Page intentionally left blank</w:t>
      </w:r>
    </w:p>
    <w:p w14:paraId="73A28D18" w14:textId="77777777" w:rsidR="00AD7712" w:rsidRPr="00E61AD8" w:rsidRDefault="00AD7712" w:rsidP="00AD7712">
      <w:pPr>
        <w:rPr>
          <w:lang w:val="en-US"/>
        </w:rPr>
      </w:pPr>
    </w:p>
    <w:p w14:paraId="6F695CAB" w14:textId="77777777" w:rsidR="003C2FA4" w:rsidRPr="00FA0C91" w:rsidRDefault="003C2FA4" w:rsidP="006C33DE"/>
    <w:sectPr w:rsidR="003C2FA4" w:rsidRPr="00FA0C91" w:rsidSect="00610A61">
      <w:footerReference w:type="default" r:id="rId31"/>
      <w:pgSz w:w="12240" w:h="15840"/>
      <w:pgMar w:top="1440" w:right="1400" w:bottom="1440" w:left="14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2FC8B" w14:textId="77777777" w:rsidR="00CF43A5" w:rsidRDefault="00CF43A5" w:rsidP="00C52495">
      <w:pPr>
        <w:spacing w:after="0" w:line="240" w:lineRule="auto"/>
      </w:pPr>
      <w:r>
        <w:separator/>
      </w:r>
    </w:p>
  </w:endnote>
  <w:endnote w:type="continuationSeparator" w:id="0">
    <w:p w14:paraId="4EB87753" w14:textId="77777777" w:rsidR="00CF43A5" w:rsidRDefault="00CF43A5" w:rsidP="00C524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CCEAE" w14:textId="2A7297EC" w:rsidR="00CF43A5" w:rsidRPr="00786C4C" w:rsidRDefault="00CF43A5" w:rsidP="00610A61">
    <w:pPr>
      <w:pStyle w:val="Footer"/>
      <w:tabs>
        <w:tab w:val="clear" w:pos="4680"/>
        <w:tab w:val="clear" w:pos="9360"/>
        <w:tab w:val="center" w:pos="4536"/>
        <w:tab w:val="right" w:pos="9072"/>
      </w:tabs>
      <w:ind w:right="368"/>
    </w:pPr>
    <w:r w:rsidRPr="007F6DC7">
      <w:rPr>
        <w:rFonts w:cs="Arial"/>
        <w:sz w:val="16"/>
      </w:rPr>
      <w:t>S-</w:t>
    </w:r>
    <w:r>
      <w:rPr>
        <w:rFonts w:cs="Arial"/>
        <w:sz w:val="16"/>
      </w:rPr>
      <w:t>97 Part B - Execution</w:t>
    </w:r>
    <w:r w:rsidRPr="007F6DC7">
      <w:rPr>
        <w:rFonts w:cs="Arial"/>
        <w:sz w:val="16"/>
      </w:rPr>
      <w:tab/>
    </w:r>
    <w:del w:id="22" w:author="Raphael Malyankar" w:date="2020-01-21T03:52:00Z">
      <w:r w:rsidDel="00997571">
        <w:rPr>
          <w:rFonts w:cs="Arial"/>
          <w:sz w:val="16"/>
        </w:rPr>
        <w:delText>March</w:delText>
      </w:r>
      <w:r w:rsidRPr="007F6DC7" w:rsidDel="00997571">
        <w:rPr>
          <w:rFonts w:cs="Arial"/>
          <w:sz w:val="16"/>
        </w:rPr>
        <w:delText xml:space="preserve"> 201</w:delText>
      </w:r>
      <w:r w:rsidDel="00997571">
        <w:rPr>
          <w:rFonts w:cs="Arial"/>
          <w:sz w:val="16"/>
        </w:rPr>
        <w:delText>9</w:delText>
      </w:r>
    </w:del>
    <w:ins w:id="23" w:author="Raphael Malyankar" w:date="2020-01-21T03:52:00Z">
      <w:r>
        <w:rPr>
          <w:rFonts w:cs="Arial"/>
          <w:sz w:val="16"/>
        </w:rPr>
        <w:t>??? 2020</w:t>
      </w:r>
    </w:ins>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77BFA" w14:textId="1E0B6C68" w:rsidR="00CF43A5" w:rsidRDefault="00CF43A5" w:rsidP="00044ABE">
    <w:pPr>
      <w:pStyle w:val="Footer"/>
      <w:tabs>
        <w:tab w:val="clear" w:pos="4680"/>
        <w:tab w:val="clear" w:pos="9360"/>
        <w:tab w:val="center" w:pos="4536"/>
        <w:tab w:val="right" w:pos="9072"/>
      </w:tabs>
      <w:ind w:right="368"/>
    </w:pPr>
    <w:r w:rsidRPr="007F6DC7">
      <w:rPr>
        <w:rFonts w:cs="Arial"/>
        <w:sz w:val="16"/>
      </w:rPr>
      <w:t>S-</w:t>
    </w:r>
    <w:r>
      <w:rPr>
        <w:rFonts w:cs="Arial"/>
        <w:sz w:val="16"/>
      </w:rPr>
      <w:t xml:space="preserve">97 Part </w:t>
    </w:r>
    <w:del w:id="24" w:author="Raphael Malyankar" w:date="2020-01-21T03:52:00Z">
      <w:r w:rsidDel="00997571">
        <w:rPr>
          <w:rFonts w:cs="Arial"/>
          <w:sz w:val="16"/>
        </w:rPr>
        <w:delText xml:space="preserve">A </w:delText>
      </w:r>
    </w:del>
    <w:ins w:id="25" w:author="Raphael Malyankar" w:date="2020-01-21T03:52:00Z">
      <w:r>
        <w:rPr>
          <w:rFonts w:cs="Arial"/>
          <w:sz w:val="16"/>
        </w:rPr>
        <w:t xml:space="preserve">B </w:t>
      </w:r>
    </w:ins>
    <w:r>
      <w:rPr>
        <w:rFonts w:cs="Arial"/>
        <w:sz w:val="16"/>
      </w:rPr>
      <w:t>- Execution</w:t>
    </w:r>
    <w:r w:rsidRPr="007F6DC7">
      <w:rPr>
        <w:rFonts w:cs="Arial"/>
        <w:sz w:val="16"/>
      </w:rPr>
      <w:tab/>
    </w:r>
    <w:del w:id="26" w:author="Raphael Malyankar" w:date="2020-01-21T03:53:00Z">
      <w:r w:rsidDel="00997571">
        <w:rPr>
          <w:rFonts w:cs="Arial"/>
          <w:sz w:val="16"/>
        </w:rPr>
        <w:delText>March</w:delText>
      </w:r>
      <w:r w:rsidRPr="007F6DC7" w:rsidDel="00997571">
        <w:rPr>
          <w:rFonts w:cs="Arial"/>
          <w:sz w:val="16"/>
        </w:rPr>
        <w:delText xml:space="preserve"> 201</w:delText>
      </w:r>
      <w:r w:rsidDel="00997571">
        <w:rPr>
          <w:rFonts w:cs="Arial"/>
          <w:sz w:val="16"/>
        </w:rPr>
        <w:delText>9</w:delText>
      </w:r>
    </w:del>
    <w:ins w:id="27" w:author="Raphael Malyankar" w:date="2020-01-21T03:53:00Z">
      <w:r>
        <w:rPr>
          <w:rFonts w:cs="Arial"/>
          <w:sz w:val="16"/>
        </w:rPr>
        <w:t>??? 2020</w:t>
      </w:r>
    </w:ins>
    <w:r w:rsidRPr="007F6DC7">
      <w:rPr>
        <w:rFonts w:cs="Arial"/>
        <w:sz w:val="16"/>
      </w:rPr>
      <w:tab/>
      <w:t>Edition 1.0.0</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81B71" w14:textId="5AE6AC28" w:rsidR="00CF43A5" w:rsidRPr="004B4826" w:rsidRDefault="00CF43A5" w:rsidP="004B4826">
    <w:pPr>
      <w:pStyle w:val="Footer"/>
      <w:tabs>
        <w:tab w:val="clear" w:pos="4680"/>
        <w:tab w:val="clear" w:pos="9360"/>
        <w:tab w:val="center" w:pos="4536"/>
        <w:tab w:val="right" w:pos="9072"/>
      </w:tabs>
      <w:ind w:right="368"/>
    </w:pPr>
    <w:r w:rsidRPr="007F6DC7">
      <w:rPr>
        <w:rFonts w:cs="Arial"/>
        <w:sz w:val="16"/>
      </w:rPr>
      <w:t>S-</w:t>
    </w:r>
    <w:r>
      <w:rPr>
        <w:rFonts w:cs="Arial"/>
        <w:sz w:val="16"/>
      </w:rPr>
      <w:t>97 Part B - Execution</w:t>
    </w:r>
    <w:r w:rsidRPr="007F6DC7">
      <w:rPr>
        <w:rFonts w:cs="Arial"/>
        <w:sz w:val="16"/>
      </w:rPr>
      <w:tab/>
    </w:r>
    <w:del w:id="28" w:author="Raphael Malyankar" w:date="2020-01-21T03:53:00Z">
      <w:r w:rsidDel="00997571">
        <w:rPr>
          <w:rFonts w:cs="Arial"/>
          <w:sz w:val="16"/>
        </w:rPr>
        <w:delText>March</w:delText>
      </w:r>
      <w:r w:rsidRPr="007F6DC7" w:rsidDel="00997571">
        <w:rPr>
          <w:rFonts w:cs="Arial"/>
          <w:sz w:val="16"/>
        </w:rPr>
        <w:delText xml:space="preserve"> 201</w:delText>
      </w:r>
      <w:r w:rsidDel="00997571">
        <w:rPr>
          <w:rFonts w:cs="Arial"/>
          <w:sz w:val="16"/>
        </w:rPr>
        <w:delText>9</w:delText>
      </w:r>
    </w:del>
    <w:ins w:id="29" w:author="Raphael Malyankar" w:date="2020-01-21T03:53:00Z">
      <w:r>
        <w:rPr>
          <w:rFonts w:cs="Arial"/>
          <w:sz w:val="16"/>
        </w:rPr>
        <w:t>??? 2020</w:t>
      </w:r>
    </w:ins>
    <w:r w:rsidRPr="007F6DC7">
      <w:rPr>
        <w:rFonts w:cs="Arial"/>
        <w:sz w:val="16"/>
      </w:rPr>
      <w:tab/>
      <w:t>Edition 1.0.0</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A8FB3" w14:textId="3E32C2EB" w:rsidR="00CF43A5" w:rsidRDefault="00CF43A5" w:rsidP="004B4826">
    <w:pPr>
      <w:pStyle w:val="Footer"/>
      <w:tabs>
        <w:tab w:val="clear" w:pos="9360"/>
        <w:tab w:val="right" w:pos="9072"/>
      </w:tabs>
      <w:ind w:right="368"/>
    </w:pPr>
    <w:r w:rsidRPr="007F6DC7">
      <w:rPr>
        <w:rFonts w:cs="Arial"/>
        <w:sz w:val="16"/>
      </w:rPr>
      <w:t>S-</w:t>
    </w:r>
    <w:r>
      <w:rPr>
        <w:rFonts w:cs="Arial"/>
        <w:sz w:val="16"/>
      </w:rPr>
      <w:t xml:space="preserve">97 Part </w:t>
    </w:r>
    <w:del w:id="762" w:author="Raphael Malyankar" w:date="2020-01-21T03:53:00Z">
      <w:r w:rsidDel="00997571">
        <w:rPr>
          <w:rFonts w:cs="Arial"/>
          <w:sz w:val="16"/>
        </w:rPr>
        <w:delText xml:space="preserve">A </w:delText>
      </w:r>
    </w:del>
    <w:ins w:id="763" w:author="Raphael Malyankar" w:date="2020-01-21T03:53:00Z">
      <w:r>
        <w:rPr>
          <w:rFonts w:cs="Arial"/>
          <w:sz w:val="16"/>
        </w:rPr>
        <w:t xml:space="preserve">B </w:t>
      </w:r>
    </w:ins>
    <w:r>
      <w:rPr>
        <w:rFonts w:cs="Arial"/>
        <w:sz w:val="16"/>
      </w:rPr>
      <w:t>- Execution</w:t>
    </w:r>
    <w:r w:rsidRPr="007F6DC7">
      <w:rPr>
        <w:rFonts w:cs="Arial"/>
        <w:sz w:val="16"/>
      </w:rPr>
      <w:tab/>
    </w:r>
    <w:del w:id="764" w:author="Raphael Malyankar" w:date="2020-01-21T03:53:00Z">
      <w:r w:rsidDel="00997571">
        <w:rPr>
          <w:rFonts w:cs="Arial"/>
          <w:sz w:val="16"/>
        </w:rPr>
        <w:delText>March</w:delText>
      </w:r>
      <w:r w:rsidRPr="007F6DC7" w:rsidDel="00997571">
        <w:rPr>
          <w:rFonts w:cs="Arial"/>
          <w:sz w:val="16"/>
        </w:rPr>
        <w:delText xml:space="preserve"> 201</w:delText>
      </w:r>
      <w:r w:rsidDel="00997571">
        <w:rPr>
          <w:rFonts w:cs="Arial"/>
          <w:sz w:val="16"/>
        </w:rPr>
        <w:delText>9</w:delText>
      </w:r>
    </w:del>
    <w:ins w:id="765" w:author="Raphael Malyankar" w:date="2020-01-21T03:53:00Z">
      <w:r>
        <w:rPr>
          <w:rFonts w:cs="Arial"/>
          <w:sz w:val="16"/>
        </w:rPr>
        <w:t>??? 2020</w:t>
      </w:r>
    </w:ins>
    <w:r w:rsidRPr="007F6DC7">
      <w:rPr>
        <w:rFonts w:cs="Arial"/>
        <w:sz w:val="16"/>
      </w:rPr>
      <w:tab/>
      <w:t>Edition 1.0.0</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4E4EDD" w14:textId="77777777" w:rsidR="00CF43A5" w:rsidRDefault="00CF43A5" w:rsidP="00C52495">
      <w:pPr>
        <w:spacing w:after="0" w:line="240" w:lineRule="auto"/>
      </w:pPr>
      <w:r>
        <w:separator/>
      </w:r>
    </w:p>
  </w:footnote>
  <w:footnote w:type="continuationSeparator" w:id="0">
    <w:p w14:paraId="2A5576EB" w14:textId="77777777" w:rsidR="00CF43A5" w:rsidRDefault="00CF43A5" w:rsidP="00C52495">
      <w:pPr>
        <w:spacing w:after="0" w:line="240" w:lineRule="auto"/>
      </w:pPr>
      <w:r>
        <w:continuationSeparator/>
      </w:r>
    </w:p>
  </w:footnote>
  <w:footnote w:id="1">
    <w:p w14:paraId="0A01DC14" w14:textId="6AB395D4" w:rsidR="00CF43A5" w:rsidRPr="00635897" w:rsidRDefault="00CF43A5" w:rsidP="006949B2">
      <w:pPr>
        <w:pStyle w:val="FootnoteText"/>
        <w:rPr>
          <w:lang w:val="en-US"/>
        </w:rPr>
      </w:pPr>
      <w:r>
        <w:rPr>
          <w:rStyle w:val="FootnoteReference"/>
        </w:rPr>
        <w:footnoteRef/>
      </w:r>
      <w:r>
        <w:t xml:space="preserve"> </w:t>
      </w:r>
      <w:r>
        <w:rPr>
          <w:lang w:val="en-US"/>
        </w:rPr>
        <w:t>Schematron rules can be checked using off-the-shelf software like XML editors, but implementations can implement the constraints in any suitable language for production tools or applications which cannot integrate Schematron validation or XSLT in their workflows.</w:t>
      </w:r>
    </w:p>
  </w:footnote>
  <w:footnote w:id="2">
    <w:p w14:paraId="520DEEC5" w14:textId="12E34A95" w:rsidR="00CF43A5" w:rsidRPr="003E2BCB" w:rsidRDefault="00CF43A5">
      <w:pPr>
        <w:pStyle w:val="FootnoteText"/>
        <w:rPr>
          <w:lang w:val="en-US"/>
        </w:rPr>
      </w:pPr>
      <w:r>
        <w:rPr>
          <w:rStyle w:val="FootnoteReference"/>
        </w:rPr>
        <w:footnoteRef/>
      </w:r>
      <w:r>
        <w:t xml:space="preserve"> </w:t>
      </w:r>
      <w:r>
        <w:rPr>
          <w:lang w:val="en-US"/>
        </w:rPr>
        <w:t>Some Zip implementations may check whether the compression method actually produces a smaller file, and if not, store the original instead. It may be possible to force compression even if the file size is not reduced.</w:t>
      </w:r>
    </w:p>
  </w:footnote>
  <w:footnote w:id="3">
    <w:p w14:paraId="40D92E43" w14:textId="71081AF1" w:rsidR="00CF43A5" w:rsidRPr="002E62DD" w:rsidRDefault="00CF43A5">
      <w:pPr>
        <w:pStyle w:val="FootnoteText"/>
        <w:rPr>
          <w:lang w:val="en-US"/>
        </w:rPr>
      </w:pPr>
      <w:r>
        <w:rPr>
          <w:rStyle w:val="FootnoteReference"/>
        </w:rPr>
        <w:footnoteRef/>
      </w:r>
      <w:r>
        <w:t xml:space="preserve"> </w:t>
      </w:r>
      <w:r>
        <w:rPr>
          <w:lang w:val="en-US"/>
        </w:rPr>
        <w:t>This clearly introduces a dependency between different data products. The Portrayal Register design and business processes to manage such dependencies need to be worked out. This section may have to be revised after that is done.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AB04" w14:textId="25F37DF5" w:rsidR="00CF43A5" w:rsidRPr="00044ABE" w:rsidRDefault="00CF43A5" w:rsidP="00044ABE">
    <w:pPr>
      <w:tabs>
        <w:tab w:val="center" w:pos="4536"/>
        <w:tab w:val="right" w:pos="9072"/>
      </w:tabs>
      <w:spacing w:after="0" w:line="240" w:lineRule="auto"/>
      <w:ind w:right="360"/>
      <w:rPr>
        <w:rFonts w:eastAsia="Times New Roman" w:cs="Arial"/>
        <w:sz w:val="16"/>
        <w:szCs w:val="16"/>
        <w:lang w:val="en-US"/>
      </w:rPr>
    </w:pPr>
    <w:r w:rsidRPr="00F008E6">
      <w:rPr>
        <w:rFonts w:eastAsia="Times New Roman" w:cs="Arial"/>
        <w:sz w:val="16"/>
        <w:szCs w:val="16"/>
        <w:lang w:val="en-US"/>
      </w:rPr>
      <w:fldChar w:fldCharType="begin"/>
    </w:r>
    <w:r w:rsidRPr="00F008E6">
      <w:rPr>
        <w:rFonts w:eastAsia="Times New Roman" w:cs="Arial"/>
        <w:sz w:val="16"/>
        <w:szCs w:val="16"/>
        <w:lang w:val="en-US"/>
      </w:rPr>
      <w:instrText xml:space="preserve"> PAGE </w:instrText>
    </w:r>
    <w:r w:rsidRPr="00F008E6">
      <w:rPr>
        <w:rFonts w:eastAsia="Times New Roman" w:cs="Arial"/>
        <w:sz w:val="16"/>
        <w:szCs w:val="16"/>
        <w:lang w:val="en-US"/>
      </w:rPr>
      <w:fldChar w:fldCharType="separate"/>
    </w:r>
    <w:r w:rsidR="0045677D">
      <w:rPr>
        <w:rFonts w:eastAsia="Times New Roman" w:cs="Arial"/>
        <w:noProof/>
        <w:sz w:val="16"/>
        <w:szCs w:val="16"/>
        <w:lang w:val="en-US"/>
      </w:rPr>
      <w:t>34</w:t>
    </w:r>
    <w:r w:rsidRPr="00F008E6">
      <w:rPr>
        <w:rFonts w:eastAsia="Times New Roman" w:cs="Arial"/>
        <w:sz w:val="16"/>
        <w:szCs w:val="16"/>
        <w:lang w:val="en-US"/>
      </w:rPr>
      <w:fldChar w:fldCharType="end"/>
    </w:r>
    <w:r w:rsidRPr="00F008E6">
      <w:rPr>
        <w:rFonts w:eastAsia="Times New Roman" w:cs="Arial"/>
        <w:sz w:val="16"/>
        <w:szCs w:val="16"/>
        <w:lang w:val="en-US"/>
      </w:rPr>
      <w:tab/>
      <w:t>IHO Guidelines for Creating S</w:t>
    </w:r>
    <w:r w:rsidRPr="00FE1217">
      <w:rPr>
        <w:rFonts w:eastAsia="Times New Roman" w:cs="Arial"/>
        <w:sz w:val="16"/>
        <w:szCs w:val="16"/>
        <w:lang w:val="en-US"/>
      </w:rPr>
      <w:t>-100 Product Specifications</w:t>
    </w:r>
    <w:r w:rsidRPr="00FE1217">
      <w:rPr>
        <w:rFonts w:eastAsia="Times New Roman"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B6EF6" w14:textId="6348F98E" w:rsidR="00CF43A5" w:rsidRPr="00044ABE" w:rsidRDefault="00CF43A5" w:rsidP="00044ABE">
    <w:pPr>
      <w:tabs>
        <w:tab w:val="center" w:pos="4536"/>
        <w:tab w:val="right" w:pos="9071"/>
      </w:tabs>
      <w:spacing w:after="0" w:line="240" w:lineRule="auto"/>
      <w:ind w:right="369"/>
      <w:rPr>
        <w:rFonts w:eastAsia="Times New Roman" w:cs="Arial"/>
        <w:sz w:val="16"/>
        <w:szCs w:val="16"/>
        <w:lang w:val="en-US"/>
      </w:rPr>
    </w:pPr>
    <w:r w:rsidRPr="00F008E6">
      <w:rPr>
        <w:rStyle w:val="PageNumber"/>
        <w:rFonts w:cs="Arial"/>
        <w:sz w:val="16"/>
        <w:szCs w:val="16"/>
        <w:lang w:val="en-US"/>
      </w:rPr>
      <w:tab/>
    </w:r>
    <w:r w:rsidRPr="00F008E6">
      <w:rPr>
        <w:rFonts w:eastAsia="Times New Roman" w:cs="Arial"/>
        <w:sz w:val="16"/>
        <w:szCs w:val="16"/>
        <w:lang w:val="en-US"/>
      </w:rPr>
      <w:t>IHO Guidelines for Creating S-100 Product Specifications</w:t>
    </w:r>
    <w:r w:rsidRPr="00F008E6">
      <w:rPr>
        <w:rFonts w:eastAsia="Times New Roman" w:cs="Arial"/>
        <w:sz w:val="16"/>
        <w:szCs w:val="16"/>
        <w:lang w:val="en-US"/>
      </w:rPr>
      <w:tab/>
    </w:r>
    <w:r w:rsidRPr="00F008E6">
      <w:rPr>
        <w:rFonts w:eastAsia="Times New Roman" w:cs="Arial"/>
        <w:sz w:val="16"/>
        <w:szCs w:val="16"/>
        <w:lang w:val="en-US"/>
      </w:rPr>
      <w:fldChar w:fldCharType="begin"/>
    </w:r>
    <w:r w:rsidRPr="00F008E6">
      <w:rPr>
        <w:rFonts w:eastAsia="Times New Roman" w:cs="Arial"/>
        <w:sz w:val="16"/>
        <w:szCs w:val="16"/>
        <w:lang w:val="en-US"/>
      </w:rPr>
      <w:instrText xml:space="preserve"> PAGE </w:instrText>
    </w:r>
    <w:r w:rsidRPr="00F008E6">
      <w:rPr>
        <w:rFonts w:eastAsia="Times New Roman" w:cs="Arial"/>
        <w:sz w:val="16"/>
        <w:szCs w:val="16"/>
        <w:lang w:val="en-US"/>
      </w:rPr>
      <w:fldChar w:fldCharType="separate"/>
    </w:r>
    <w:r w:rsidR="0045677D">
      <w:rPr>
        <w:rFonts w:eastAsia="Times New Roman" w:cs="Arial"/>
        <w:noProof/>
        <w:sz w:val="16"/>
        <w:szCs w:val="16"/>
        <w:lang w:val="en-US"/>
      </w:rPr>
      <w:t>33</w:t>
    </w:r>
    <w:r w:rsidRPr="00F008E6">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25D4976"/>
    <w:multiLevelType w:val="hybridMultilevel"/>
    <w:tmpl w:val="D2824F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036D1DDC"/>
    <w:multiLevelType w:val="hybridMultilevel"/>
    <w:tmpl w:val="6936B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0D0804"/>
    <w:multiLevelType w:val="hybridMultilevel"/>
    <w:tmpl w:val="4768B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BB0E01"/>
    <w:multiLevelType w:val="hybridMultilevel"/>
    <w:tmpl w:val="FE0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15:restartNumberingAfterBreak="0">
    <w:nsid w:val="06BB6D41"/>
    <w:multiLevelType w:val="hybridMultilevel"/>
    <w:tmpl w:val="7A8E18D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2" w15:restartNumberingAfterBreak="0">
    <w:nsid w:val="07476A83"/>
    <w:multiLevelType w:val="hybridMultilevel"/>
    <w:tmpl w:val="78A82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80772A"/>
    <w:multiLevelType w:val="multilevel"/>
    <w:tmpl w:val="A1DE6AE4"/>
    <w:lvl w:ilvl="0">
      <w:start w:val="1"/>
      <w:numFmt w:val="decimal"/>
      <w:lvlText w:val="%1)"/>
      <w:lvlJc w:val="left"/>
      <w:pPr>
        <w:ind w:left="360" w:hanging="360"/>
      </w:pPr>
      <w:rPr>
        <w:rFonts w:hint="default"/>
      </w:rPr>
    </w:lvl>
    <w:lvl w:ilvl="1">
      <w:start w:val="1"/>
      <w:numFmt w:val="decimal"/>
      <w:lvlText w:val="19.%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A72EF8"/>
    <w:multiLevelType w:val="hybridMultilevel"/>
    <w:tmpl w:val="21F040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6" w15:restartNumberingAfterBreak="0">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914F94"/>
    <w:multiLevelType w:val="hybridMultilevel"/>
    <w:tmpl w:val="BF140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D60CAB"/>
    <w:multiLevelType w:val="hybridMultilevel"/>
    <w:tmpl w:val="4AF644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E01C97"/>
    <w:multiLevelType w:val="hybridMultilevel"/>
    <w:tmpl w:val="03786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712D30"/>
    <w:multiLevelType w:val="hybridMultilevel"/>
    <w:tmpl w:val="D85CD178"/>
    <w:lvl w:ilvl="0" w:tplc="A9AA58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13F30438"/>
    <w:multiLevelType w:val="multilevel"/>
    <w:tmpl w:val="C4EC4F64"/>
    <w:lvl w:ilvl="0">
      <w:start w:val="1"/>
      <w:numFmt w:val="none"/>
      <w:lvlText w:val="7."/>
      <w:lvlJc w:val="left"/>
      <w:pPr>
        <w:ind w:left="360" w:hanging="360"/>
      </w:pPr>
      <w:rPr>
        <w:rFonts w:hint="default"/>
      </w:rPr>
    </w:lvl>
    <w:lvl w:ilvl="1">
      <w:start w:val="1"/>
      <w:numFmt w:val="decimal"/>
      <w:lvlText w:val="7.%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14466BB9"/>
    <w:multiLevelType w:val="hybridMultilevel"/>
    <w:tmpl w:val="DDD4AC50"/>
    <w:lvl w:ilvl="0" w:tplc="3B24385E">
      <w:start w:val="16"/>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14AD6DE2"/>
    <w:multiLevelType w:val="hybridMultilevel"/>
    <w:tmpl w:val="7AD48146"/>
    <w:lvl w:ilvl="0" w:tplc="ABD821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5" w15:restartNumberingAfterBreak="0">
    <w:nsid w:val="17AD0A7D"/>
    <w:multiLevelType w:val="hybridMultilevel"/>
    <w:tmpl w:val="3FD0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D21372"/>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89B1721"/>
    <w:multiLevelType w:val="hybridMultilevel"/>
    <w:tmpl w:val="27E858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A5D22C5"/>
    <w:multiLevelType w:val="hybridMultilevel"/>
    <w:tmpl w:val="2A288C40"/>
    <w:lvl w:ilvl="0" w:tplc="A692D754">
      <w:start w:val="1"/>
      <w:numFmt w:val="decimal"/>
      <w:lvlText w:val="%1)"/>
      <w:lvlJc w:val="left"/>
      <w:pPr>
        <w:tabs>
          <w:tab w:val="num" w:pos="360"/>
        </w:tabs>
        <w:ind w:left="360" w:hanging="360"/>
      </w:pPr>
      <w:rPr>
        <w:b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15:restartNumberingAfterBreak="0">
    <w:nsid w:val="1D25462B"/>
    <w:multiLevelType w:val="multilevel"/>
    <w:tmpl w:val="A1DE6AE4"/>
    <w:lvl w:ilvl="0">
      <w:start w:val="1"/>
      <w:numFmt w:val="decimal"/>
      <w:lvlText w:val="%1)"/>
      <w:lvlJc w:val="left"/>
      <w:pPr>
        <w:ind w:left="360" w:hanging="360"/>
      </w:pPr>
      <w:rPr>
        <w:rFonts w:hint="default"/>
      </w:rPr>
    </w:lvl>
    <w:lvl w:ilvl="1">
      <w:start w:val="1"/>
      <w:numFmt w:val="decimal"/>
      <w:lvlText w:val="19.%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E596587"/>
    <w:multiLevelType w:val="multilevel"/>
    <w:tmpl w:val="98706F82"/>
    <w:lvl w:ilvl="0">
      <w:start w:val="7"/>
      <w:numFmt w:val="none"/>
      <w:pStyle w:val="Heading1"/>
      <w:lvlText w:val="13."/>
      <w:lvlJc w:val="left"/>
      <w:pPr>
        <w:ind w:left="360" w:hanging="360"/>
      </w:pPr>
      <w:rPr>
        <w:rFonts w:hint="default"/>
      </w:rPr>
    </w:lvl>
    <w:lvl w:ilvl="1">
      <w:start w:val="1"/>
      <w:numFmt w:val="decimal"/>
      <w:lvlText w:val="18.%2"/>
      <w:lvlJc w:val="left"/>
      <w:pPr>
        <w:ind w:left="720" w:hanging="360"/>
      </w:pPr>
      <w:rPr>
        <w:rFonts w:hint="default"/>
      </w:rPr>
    </w:lvl>
    <w:lvl w:ilvl="2">
      <w:start w:val="1"/>
      <w:numFmt w:val="decimal"/>
      <w:pStyle w:val="Heading3"/>
      <w:lvlText w:val="1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3C27880"/>
    <w:multiLevelType w:val="hybridMultilevel"/>
    <w:tmpl w:val="1E6E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66475A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6" w15:restartNumberingAfterBreak="0">
    <w:nsid w:val="2B1C01B9"/>
    <w:multiLevelType w:val="multilevel"/>
    <w:tmpl w:val="7AF6A242"/>
    <w:lvl w:ilvl="0">
      <w:start w:val="7"/>
      <w:numFmt w:val="none"/>
      <w:lvlText w:val="13."/>
      <w:lvlJc w:val="left"/>
      <w:pPr>
        <w:ind w:left="360" w:hanging="360"/>
      </w:pPr>
      <w:rPr>
        <w:rFonts w:hint="default"/>
      </w:rPr>
    </w:lvl>
    <w:lvl w:ilvl="1">
      <w:start w:val="2"/>
      <w:numFmt w:val="decimal"/>
      <w:lvlText w:val="13.%2"/>
      <w:lvlJc w:val="left"/>
      <w:pPr>
        <w:ind w:left="720" w:hanging="360"/>
      </w:pPr>
      <w:rPr>
        <w:rFonts w:hint="default"/>
      </w:rPr>
    </w:lvl>
    <w:lvl w:ilvl="2">
      <w:start w:val="1"/>
      <w:numFmt w:val="decimal"/>
      <w:lvlText w:val="18.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BD83DEF"/>
    <w:multiLevelType w:val="hybridMultilevel"/>
    <w:tmpl w:val="82300484"/>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38" w15:restartNumberingAfterBreak="0">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CEC05A8"/>
    <w:multiLevelType w:val="hybridMultilevel"/>
    <w:tmpl w:val="111C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0" w15:restartNumberingAfterBreak="0">
    <w:nsid w:val="2EA76B54"/>
    <w:multiLevelType w:val="multilevel"/>
    <w:tmpl w:val="2FB824A8"/>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5.%3"/>
      <w:lvlJc w:val="left"/>
      <w:pPr>
        <w:ind w:left="1080" w:hanging="360"/>
      </w:pPr>
      <w:rPr>
        <w:rFonts w:hint="default"/>
      </w:rPr>
    </w:lvl>
    <w:lvl w:ilvl="3">
      <w:start w:val="1"/>
      <w:numFmt w:val="decimal"/>
      <w:lvlText w:val="7.5.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2F5E5677"/>
    <w:multiLevelType w:val="hybridMultilevel"/>
    <w:tmpl w:val="CE427A3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42" w15:restartNumberingAfterBreak="0">
    <w:nsid w:val="311F4048"/>
    <w:multiLevelType w:val="multilevel"/>
    <w:tmpl w:val="BF244E08"/>
    <w:lvl w:ilvl="0">
      <w:start w:val="1"/>
      <w:numFmt w:val="none"/>
      <w:lvlText w:val="4."/>
      <w:lvlJc w:val="left"/>
      <w:pPr>
        <w:ind w:left="360" w:hanging="360"/>
      </w:pPr>
      <w:rPr>
        <w:rFonts w:hint="default"/>
      </w:rPr>
    </w:lvl>
    <w:lvl w:ilvl="1">
      <w:start w:val="1"/>
      <w:numFmt w:val="decimal"/>
      <w:lvlText w:val="5.%2"/>
      <w:lvlJc w:val="left"/>
      <w:pPr>
        <w:ind w:left="720" w:hanging="360"/>
      </w:pPr>
      <w:rPr>
        <w:rFonts w:hint="default"/>
        <w:b/>
        <w:i w:val="0"/>
        <w:caps w:val="0"/>
        <w:strike w:val="0"/>
        <w:dstrike w:val="0"/>
        <w:vanish w:val="0"/>
        <w:sz w:val="22"/>
        <w:vertAlign w:val="baseline"/>
        <w:lang w:val="en-G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155344A"/>
    <w:multiLevelType w:val="hybridMultilevel"/>
    <w:tmpl w:val="4E0ED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AF49D1"/>
    <w:multiLevelType w:val="multilevel"/>
    <w:tmpl w:val="90EC252C"/>
    <w:lvl w:ilvl="0">
      <w:start w:val="7"/>
      <w:numFmt w:val="none"/>
      <w:lvlText w:val="13."/>
      <w:lvlJc w:val="left"/>
      <w:pPr>
        <w:ind w:left="360" w:hanging="360"/>
      </w:pPr>
      <w:rPr>
        <w:rFonts w:hint="default"/>
      </w:rPr>
    </w:lvl>
    <w:lvl w:ilvl="1">
      <w:start w:val="4"/>
      <w:numFmt w:val="decimal"/>
      <w:lvlText w:val="13.%2"/>
      <w:lvlJc w:val="left"/>
      <w:pPr>
        <w:ind w:left="720" w:hanging="360"/>
      </w:pPr>
      <w:rPr>
        <w:rFonts w:hint="default"/>
      </w:rPr>
    </w:lvl>
    <w:lvl w:ilvl="2">
      <w:start w:val="1"/>
      <w:numFmt w:val="decimal"/>
      <w:lvlText w:val="18.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325D65F6"/>
    <w:multiLevelType w:val="hybridMultilevel"/>
    <w:tmpl w:val="B2B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6A2F24"/>
    <w:multiLevelType w:val="hybridMultilevel"/>
    <w:tmpl w:val="79F40AC4"/>
    <w:lvl w:ilvl="0" w:tplc="0407000F">
      <w:start w:val="1"/>
      <w:numFmt w:val="decimal"/>
      <w:lvlText w:val="%1."/>
      <w:lvlJc w:val="left"/>
      <w:pPr>
        <w:ind w:left="930" w:hanging="57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3"/>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8" w15:restartNumberingAfterBreak="0">
    <w:nsid w:val="36BD2B0A"/>
    <w:multiLevelType w:val="hybridMultilevel"/>
    <w:tmpl w:val="A7EECA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E64A9C"/>
    <w:multiLevelType w:val="multilevel"/>
    <w:tmpl w:val="5E7A0AAC"/>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5.%3"/>
      <w:lvlJc w:val="left"/>
      <w:pPr>
        <w:ind w:left="1080" w:hanging="360"/>
      </w:pPr>
      <w:rPr>
        <w:rFonts w:hint="default"/>
      </w:rPr>
    </w:lvl>
    <w:lvl w:ilvl="3">
      <w:start w:val="1"/>
      <w:numFmt w:val="decimal"/>
      <w:lvlText w:val="7.5.4.%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387D4433"/>
    <w:multiLevelType w:val="multilevel"/>
    <w:tmpl w:val="EF029DE6"/>
    <w:name w:val="heading"/>
    <w:lvl w:ilvl="0">
      <w:numFmt w:val="decimal"/>
      <w:pStyle w:val="ANNEX0"/>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1" w15:restartNumberingAfterBreak="0">
    <w:nsid w:val="38C40774"/>
    <w:multiLevelType w:val="hybridMultilevel"/>
    <w:tmpl w:val="5B08DFD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2" w15:restartNumberingAfterBreak="0">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A533A1"/>
    <w:multiLevelType w:val="multilevel"/>
    <w:tmpl w:val="7BD06F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4" w15:restartNumberingAfterBreak="0">
    <w:nsid w:val="3AF1794F"/>
    <w:multiLevelType w:val="hybridMultilevel"/>
    <w:tmpl w:val="FA68F948"/>
    <w:lvl w:ilvl="0" w:tplc="B0900A8C">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55" w15:restartNumberingAfterBreak="0">
    <w:nsid w:val="3B6A0DF6"/>
    <w:multiLevelType w:val="hybridMultilevel"/>
    <w:tmpl w:val="A3BAC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BA61D1A"/>
    <w:multiLevelType w:val="hybridMultilevel"/>
    <w:tmpl w:val="29F4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C751F8F"/>
    <w:multiLevelType w:val="hybridMultilevel"/>
    <w:tmpl w:val="D12400B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8" w15:restartNumberingAfterBreak="0">
    <w:nsid w:val="3D3901C7"/>
    <w:multiLevelType w:val="hybridMultilevel"/>
    <w:tmpl w:val="F5AECC7A"/>
    <w:lvl w:ilvl="0" w:tplc="A594C5D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3DA47E5D"/>
    <w:multiLevelType w:val="multilevel"/>
    <w:tmpl w:val="5E7A0AAC"/>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5.%3"/>
      <w:lvlJc w:val="left"/>
      <w:pPr>
        <w:ind w:left="1080" w:hanging="360"/>
      </w:pPr>
      <w:rPr>
        <w:rFonts w:hint="default"/>
      </w:rPr>
    </w:lvl>
    <w:lvl w:ilvl="3">
      <w:start w:val="1"/>
      <w:numFmt w:val="decimal"/>
      <w:lvlText w:val="7.5.4.%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3DAE7A44"/>
    <w:multiLevelType w:val="hybridMultilevel"/>
    <w:tmpl w:val="9D08AD74"/>
    <w:lvl w:ilvl="0" w:tplc="A594C5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E190362"/>
    <w:multiLevelType w:val="hybridMultilevel"/>
    <w:tmpl w:val="22928F7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2" w15:restartNumberingAfterBreak="0">
    <w:nsid w:val="3E5512DF"/>
    <w:multiLevelType w:val="hybridMultilevel"/>
    <w:tmpl w:val="FCDAFEC0"/>
    <w:lvl w:ilvl="0" w:tplc="04090001">
      <w:numFmt w:val="decimal"/>
      <w:lvlText w:val=""/>
      <w:lvlJc w:val="left"/>
    </w:lvl>
    <w:lvl w:ilvl="1" w:tplc="99026A0A">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3" w15:restartNumberingAfterBreak="0">
    <w:nsid w:val="3E6320E2"/>
    <w:multiLevelType w:val="singleLevel"/>
    <w:tmpl w:val="04090001"/>
    <w:lvl w:ilvl="0">
      <w:numFmt w:val="decimal"/>
      <w:lvlText w:val=""/>
      <w:lvlJc w:val="left"/>
    </w:lvl>
  </w:abstractNum>
  <w:abstractNum w:abstractNumId="64" w15:restartNumberingAfterBreak="0">
    <w:nsid w:val="404969F7"/>
    <w:multiLevelType w:val="hybridMultilevel"/>
    <w:tmpl w:val="10AABD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5" w15:restartNumberingAfterBreak="0">
    <w:nsid w:val="419B19B4"/>
    <w:multiLevelType w:val="hybridMultilevel"/>
    <w:tmpl w:val="710EB8F4"/>
    <w:lvl w:ilvl="0" w:tplc="ABD8212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41C01AB5"/>
    <w:multiLevelType w:val="hybridMultilevel"/>
    <w:tmpl w:val="7D04A5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7" w15:restartNumberingAfterBreak="0">
    <w:nsid w:val="447E6990"/>
    <w:multiLevelType w:val="multilevel"/>
    <w:tmpl w:val="D73CC02A"/>
    <w:lvl w:ilvl="0">
      <w:start w:val="7"/>
      <w:numFmt w:val="decimal"/>
      <w:lvlText w:val="%1."/>
      <w:lvlJc w:val="left"/>
      <w:pPr>
        <w:ind w:left="360" w:hanging="360"/>
      </w:pPr>
      <w:rPr>
        <w:rFonts w:hint="default"/>
      </w:rPr>
    </w:lvl>
    <w:lvl w:ilvl="1">
      <w:start w:val="1"/>
      <w:numFmt w:val="decimal"/>
      <w:lvlText w:val="12.%2"/>
      <w:lvlJc w:val="left"/>
      <w:pPr>
        <w:ind w:left="720" w:hanging="360"/>
      </w:pPr>
      <w:rPr>
        <w:rFonts w:hint="default"/>
      </w:rPr>
    </w:lvl>
    <w:lvl w:ilvl="2">
      <w:start w:val="1"/>
      <w:numFmt w:val="decimal"/>
      <w:lvlText w:val="7.6.%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8" w15:restartNumberingAfterBreak="0">
    <w:nsid w:val="44DC5EEB"/>
    <w:multiLevelType w:val="hybridMultilevel"/>
    <w:tmpl w:val="3104E48E"/>
    <w:lvl w:ilvl="0" w:tplc="0F7EBB70">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9" w15:restartNumberingAfterBreak="0">
    <w:nsid w:val="452C654F"/>
    <w:multiLevelType w:val="hybridMultilevel"/>
    <w:tmpl w:val="AA6432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6074221"/>
    <w:multiLevelType w:val="hybridMultilevel"/>
    <w:tmpl w:val="60448F04"/>
    <w:lvl w:ilvl="0" w:tplc="2D64CB78">
      <w:start w:val="1"/>
      <w:numFmt w:val="bullet"/>
      <w:lvlText w:val="•"/>
      <w:lvlJc w:val="left"/>
      <w:pPr>
        <w:tabs>
          <w:tab w:val="num" w:pos="720"/>
        </w:tabs>
        <w:ind w:left="720" w:hanging="360"/>
      </w:pPr>
      <w:rPr>
        <w:rFonts w:ascii="Arial" w:hAnsi="Arial" w:hint="default"/>
      </w:rPr>
    </w:lvl>
    <w:lvl w:ilvl="1" w:tplc="2EEEE1AE" w:tentative="1">
      <w:start w:val="1"/>
      <w:numFmt w:val="bullet"/>
      <w:lvlText w:val="•"/>
      <w:lvlJc w:val="left"/>
      <w:pPr>
        <w:tabs>
          <w:tab w:val="num" w:pos="1440"/>
        </w:tabs>
        <w:ind w:left="1440" w:hanging="360"/>
      </w:pPr>
      <w:rPr>
        <w:rFonts w:ascii="Arial" w:hAnsi="Arial" w:hint="default"/>
      </w:rPr>
    </w:lvl>
    <w:lvl w:ilvl="2" w:tplc="54827B0C" w:tentative="1">
      <w:start w:val="1"/>
      <w:numFmt w:val="bullet"/>
      <w:lvlText w:val="•"/>
      <w:lvlJc w:val="left"/>
      <w:pPr>
        <w:tabs>
          <w:tab w:val="num" w:pos="2160"/>
        </w:tabs>
        <w:ind w:left="2160" w:hanging="360"/>
      </w:pPr>
      <w:rPr>
        <w:rFonts w:ascii="Arial" w:hAnsi="Arial" w:hint="default"/>
      </w:rPr>
    </w:lvl>
    <w:lvl w:ilvl="3" w:tplc="E5D84452" w:tentative="1">
      <w:start w:val="1"/>
      <w:numFmt w:val="bullet"/>
      <w:lvlText w:val="•"/>
      <w:lvlJc w:val="left"/>
      <w:pPr>
        <w:tabs>
          <w:tab w:val="num" w:pos="2880"/>
        </w:tabs>
        <w:ind w:left="2880" w:hanging="360"/>
      </w:pPr>
      <w:rPr>
        <w:rFonts w:ascii="Arial" w:hAnsi="Arial" w:hint="default"/>
      </w:rPr>
    </w:lvl>
    <w:lvl w:ilvl="4" w:tplc="60FE63C8" w:tentative="1">
      <w:start w:val="1"/>
      <w:numFmt w:val="bullet"/>
      <w:lvlText w:val="•"/>
      <w:lvlJc w:val="left"/>
      <w:pPr>
        <w:tabs>
          <w:tab w:val="num" w:pos="3600"/>
        </w:tabs>
        <w:ind w:left="3600" w:hanging="360"/>
      </w:pPr>
      <w:rPr>
        <w:rFonts w:ascii="Arial" w:hAnsi="Arial" w:hint="default"/>
      </w:rPr>
    </w:lvl>
    <w:lvl w:ilvl="5" w:tplc="8A4AB444" w:tentative="1">
      <w:start w:val="1"/>
      <w:numFmt w:val="bullet"/>
      <w:lvlText w:val="•"/>
      <w:lvlJc w:val="left"/>
      <w:pPr>
        <w:tabs>
          <w:tab w:val="num" w:pos="4320"/>
        </w:tabs>
        <w:ind w:left="4320" w:hanging="360"/>
      </w:pPr>
      <w:rPr>
        <w:rFonts w:ascii="Arial" w:hAnsi="Arial" w:hint="default"/>
      </w:rPr>
    </w:lvl>
    <w:lvl w:ilvl="6" w:tplc="136C70FC" w:tentative="1">
      <w:start w:val="1"/>
      <w:numFmt w:val="bullet"/>
      <w:lvlText w:val="•"/>
      <w:lvlJc w:val="left"/>
      <w:pPr>
        <w:tabs>
          <w:tab w:val="num" w:pos="5040"/>
        </w:tabs>
        <w:ind w:left="5040" w:hanging="360"/>
      </w:pPr>
      <w:rPr>
        <w:rFonts w:ascii="Arial" w:hAnsi="Arial" w:hint="default"/>
      </w:rPr>
    </w:lvl>
    <w:lvl w:ilvl="7" w:tplc="15F6FA10" w:tentative="1">
      <w:start w:val="1"/>
      <w:numFmt w:val="bullet"/>
      <w:lvlText w:val="•"/>
      <w:lvlJc w:val="left"/>
      <w:pPr>
        <w:tabs>
          <w:tab w:val="num" w:pos="5760"/>
        </w:tabs>
        <w:ind w:left="5760" w:hanging="360"/>
      </w:pPr>
      <w:rPr>
        <w:rFonts w:ascii="Arial" w:hAnsi="Arial" w:hint="default"/>
      </w:rPr>
    </w:lvl>
    <w:lvl w:ilvl="8" w:tplc="D556D9DA"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465C6B26"/>
    <w:multiLevelType w:val="hybridMultilevel"/>
    <w:tmpl w:val="DEDAF7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7A42A3B"/>
    <w:multiLevelType w:val="hybridMultilevel"/>
    <w:tmpl w:val="E94EE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7B35252"/>
    <w:multiLevelType w:val="hybridMultilevel"/>
    <w:tmpl w:val="FF142880"/>
    <w:lvl w:ilvl="0" w:tplc="31BA1B6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4" w15:restartNumberingAfterBreak="0">
    <w:nsid w:val="47B47BD3"/>
    <w:multiLevelType w:val="hybridMultilevel"/>
    <w:tmpl w:val="C202406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75" w15:restartNumberingAfterBreak="0">
    <w:nsid w:val="47CA4D3D"/>
    <w:multiLevelType w:val="hybridMultilevel"/>
    <w:tmpl w:val="4BAC529A"/>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76" w15:restartNumberingAfterBreak="0">
    <w:nsid w:val="48716BD2"/>
    <w:multiLevelType w:val="hybridMultilevel"/>
    <w:tmpl w:val="4E4ACD94"/>
    <w:lvl w:ilvl="0" w:tplc="A9AA58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48867950"/>
    <w:multiLevelType w:val="hybridMultilevel"/>
    <w:tmpl w:val="7A48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8CE4BB4"/>
    <w:multiLevelType w:val="hybridMultilevel"/>
    <w:tmpl w:val="0A34D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8E826B0"/>
    <w:multiLevelType w:val="hybridMultilevel"/>
    <w:tmpl w:val="D96A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B235536"/>
    <w:multiLevelType w:val="hybridMultilevel"/>
    <w:tmpl w:val="972E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676D92"/>
    <w:multiLevelType w:val="hybridMultilevel"/>
    <w:tmpl w:val="9482E45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2" w15:restartNumberingAfterBreak="0">
    <w:nsid w:val="4BFE216D"/>
    <w:multiLevelType w:val="hybridMultilevel"/>
    <w:tmpl w:val="BF46597E"/>
    <w:lvl w:ilvl="0" w:tplc="24BA54D6">
      <w:numFmt w:val="decimal"/>
      <w:lvlText w:val=""/>
      <w:lvlJc w:val="left"/>
    </w:lvl>
    <w:lvl w:ilvl="1" w:tplc="EE02566E">
      <w:numFmt w:val="decimal"/>
      <w:lvlText w:val=""/>
      <w:lvlJc w:val="left"/>
    </w:lvl>
    <w:lvl w:ilvl="2" w:tplc="31A25C3A">
      <w:numFmt w:val="decimal"/>
      <w:lvlText w:val=""/>
      <w:lvlJc w:val="left"/>
    </w:lvl>
    <w:lvl w:ilvl="3" w:tplc="86CEFA6A">
      <w:numFmt w:val="decimal"/>
      <w:lvlText w:val=""/>
      <w:lvlJc w:val="left"/>
    </w:lvl>
    <w:lvl w:ilvl="4" w:tplc="71C2C158">
      <w:numFmt w:val="decimal"/>
      <w:lvlText w:val=""/>
      <w:lvlJc w:val="left"/>
    </w:lvl>
    <w:lvl w:ilvl="5" w:tplc="F1FCF8D2">
      <w:numFmt w:val="decimal"/>
      <w:lvlText w:val=""/>
      <w:lvlJc w:val="left"/>
    </w:lvl>
    <w:lvl w:ilvl="6" w:tplc="36B2C522">
      <w:numFmt w:val="decimal"/>
      <w:lvlText w:val=""/>
      <w:lvlJc w:val="left"/>
    </w:lvl>
    <w:lvl w:ilvl="7" w:tplc="23EC6892">
      <w:numFmt w:val="decimal"/>
      <w:lvlText w:val=""/>
      <w:lvlJc w:val="left"/>
    </w:lvl>
    <w:lvl w:ilvl="8" w:tplc="015A5910">
      <w:numFmt w:val="decimal"/>
      <w:lvlText w:val=""/>
      <w:lvlJc w:val="left"/>
    </w:lvl>
  </w:abstractNum>
  <w:abstractNum w:abstractNumId="83" w15:restartNumberingAfterBreak="0">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0144274"/>
    <w:multiLevelType w:val="multilevel"/>
    <w:tmpl w:val="A5DEB328"/>
    <w:lvl w:ilvl="0">
      <w:start w:val="1"/>
      <w:numFmt w:val="none"/>
      <w:lvlText w:val="7."/>
      <w:lvlJc w:val="left"/>
      <w:pPr>
        <w:ind w:left="360" w:hanging="360"/>
      </w:pPr>
      <w:rPr>
        <w:rFonts w:hint="default"/>
      </w:rPr>
    </w:lvl>
    <w:lvl w:ilvl="1">
      <w:start w:val="1"/>
      <w:numFmt w:val="decimal"/>
      <w:lvlText w:val="18.%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504D7121"/>
    <w:multiLevelType w:val="hybridMultilevel"/>
    <w:tmpl w:val="920EAE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6" w15:restartNumberingAfterBreak="0">
    <w:nsid w:val="509D61F9"/>
    <w:multiLevelType w:val="hybridMultilevel"/>
    <w:tmpl w:val="A63C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42123F"/>
    <w:multiLevelType w:val="hybridMultilevel"/>
    <w:tmpl w:val="BE54466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8" w15:restartNumberingAfterBreak="0">
    <w:nsid w:val="51933C9B"/>
    <w:multiLevelType w:val="hybridMultilevel"/>
    <w:tmpl w:val="916E9D6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9" w15:restartNumberingAfterBreak="0">
    <w:nsid w:val="51E86AD7"/>
    <w:multiLevelType w:val="hybridMultilevel"/>
    <w:tmpl w:val="18A493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531C2047"/>
    <w:multiLevelType w:val="hybridMultilevel"/>
    <w:tmpl w:val="D856D3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1" w15:restartNumberingAfterBreak="0">
    <w:nsid w:val="53867B31"/>
    <w:multiLevelType w:val="hybridMultilevel"/>
    <w:tmpl w:val="E5BCED0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92" w15:restartNumberingAfterBreak="0">
    <w:nsid w:val="54186891"/>
    <w:multiLevelType w:val="hybridMultilevel"/>
    <w:tmpl w:val="534E648C"/>
    <w:lvl w:ilvl="0" w:tplc="57FA713A">
      <w:numFmt w:val="bullet"/>
      <w:lvlText w:val="•"/>
      <w:lvlJc w:val="left"/>
      <w:pPr>
        <w:ind w:left="720" w:hanging="360"/>
      </w:pPr>
      <w:rPr>
        <w:rFonts w:ascii="Arial" w:eastAsia="MS Mincho"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93" w15:restartNumberingAfterBreak="0">
    <w:nsid w:val="54A92342"/>
    <w:multiLevelType w:val="hybridMultilevel"/>
    <w:tmpl w:val="A1969E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4" w15:restartNumberingAfterBreak="0">
    <w:nsid w:val="559578DB"/>
    <w:multiLevelType w:val="hybridMultilevel"/>
    <w:tmpl w:val="570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60427FB"/>
    <w:multiLevelType w:val="hybridMultilevel"/>
    <w:tmpl w:val="10364A1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6" w15:restartNumberingAfterBreak="0">
    <w:nsid w:val="56F37693"/>
    <w:multiLevelType w:val="hybridMultilevel"/>
    <w:tmpl w:val="580C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73D0F36"/>
    <w:multiLevelType w:val="hybridMultilevel"/>
    <w:tmpl w:val="7228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8807BD7"/>
    <w:multiLevelType w:val="hybridMultilevel"/>
    <w:tmpl w:val="64126F02"/>
    <w:lvl w:ilvl="0" w:tplc="04090001">
      <w:numFmt w:val="decimal"/>
      <w:lvlText w:val=""/>
      <w:lvlJc w:val="left"/>
    </w:lvl>
    <w:lvl w:ilvl="1" w:tplc="04090001">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9" w15:restartNumberingAfterBreak="0">
    <w:nsid w:val="58BF4D98"/>
    <w:multiLevelType w:val="hybridMultilevel"/>
    <w:tmpl w:val="F35EFE64"/>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0" w15:restartNumberingAfterBreak="0">
    <w:nsid w:val="593C0A42"/>
    <w:multiLevelType w:val="multilevel"/>
    <w:tmpl w:val="2544F9B4"/>
    <w:lvl w:ilvl="0">
      <w:start w:val="7"/>
      <w:numFmt w:val="decimal"/>
      <w:lvlText w:val="%1."/>
      <w:lvlJc w:val="left"/>
      <w:pPr>
        <w:ind w:left="360" w:hanging="360"/>
      </w:pPr>
      <w:rPr>
        <w:rFonts w:hint="default"/>
      </w:rPr>
    </w:lvl>
    <w:lvl w:ilvl="1">
      <w:start w:val="1"/>
      <w:numFmt w:val="decimal"/>
      <w:pStyle w:val="Heading2"/>
      <w:lvlText w:val="12.%2"/>
      <w:lvlJc w:val="left"/>
      <w:pPr>
        <w:ind w:left="720" w:hanging="360"/>
      </w:pPr>
      <w:rPr>
        <w:rFonts w:hint="default"/>
      </w:rPr>
    </w:lvl>
    <w:lvl w:ilvl="2">
      <w:start w:val="1"/>
      <w:numFmt w:val="decimal"/>
      <w:lvlText w:val="7.6.%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1" w15:restartNumberingAfterBreak="0">
    <w:nsid w:val="5B5339CA"/>
    <w:multiLevelType w:val="hybridMultilevel"/>
    <w:tmpl w:val="383A846E"/>
    <w:lvl w:ilvl="0" w:tplc="68E6DF06">
      <w:numFmt w:val="decimal"/>
      <w:lvlText w:val=""/>
      <w:lvlJc w:val="left"/>
    </w:lvl>
    <w:lvl w:ilvl="1" w:tplc="9F064806">
      <w:numFmt w:val="decimal"/>
      <w:lvlText w:val=""/>
      <w:lvlJc w:val="left"/>
    </w:lvl>
    <w:lvl w:ilvl="2" w:tplc="7E642940">
      <w:numFmt w:val="decimal"/>
      <w:lvlText w:val=""/>
      <w:lvlJc w:val="left"/>
    </w:lvl>
    <w:lvl w:ilvl="3" w:tplc="FA2E733C">
      <w:numFmt w:val="decimal"/>
      <w:lvlText w:val=""/>
      <w:lvlJc w:val="left"/>
    </w:lvl>
    <w:lvl w:ilvl="4" w:tplc="40F0AB96">
      <w:numFmt w:val="decimal"/>
      <w:lvlText w:val=""/>
      <w:lvlJc w:val="left"/>
    </w:lvl>
    <w:lvl w:ilvl="5" w:tplc="3C060BBA">
      <w:numFmt w:val="decimal"/>
      <w:lvlText w:val=""/>
      <w:lvlJc w:val="left"/>
    </w:lvl>
    <w:lvl w:ilvl="6" w:tplc="260CF74A">
      <w:numFmt w:val="decimal"/>
      <w:lvlText w:val=""/>
      <w:lvlJc w:val="left"/>
    </w:lvl>
    <w:lvl w:ilvl="7" w:tplc="71869E1E">
      <w:numFmt w:val="decimal"/>
      <w:lvlText w:val=""/>
      <w:lvlJc w:val="left"/>
    </w:lvl>
    <w:lvl w:ilvl="8" w:tplc="92AEB5DE">
      <w:numFmt w:val="decimal"/>
      <w:lvlText w:val=""/>
      <w:lvlJc w:val="left"/>
    </w:lvl>
  </w:abstractNum>
  <w:abstractNum w:abstractNumId="102" w15:restartNumberingAfterBreak="0">
    <w:nsid w:val="5BD71861"/>
    <w:multiLevelType w:val="hybridMultilevel"/>
    <w:tmpl w:val="DEDC5742"/>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3" w15:restartNumberingAfterBreak="0">
    <w:nsid w:val="5C515518"/>
    <w:multiLevelType w:val="hybridMultilevel"/>
    <w:tmpl w:val="E88CC47C"/>
    <w:lvl w:ilvl="0" w:tplc="477A9926">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04" w15:restartNumberingAfterBreak="0">
    <w:nsid w:val="5DB94FCC"/>
    <w:multiLevelType w:val="hybridMultilevel"/>
    <w:tmpl w:val="07ACA0E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05" w15:restartNumberingAfterBreak="0">
    <w:nsid w:val="6148623E"/>
    <w:multiLevelType w:val="multilevel"/>
    <w:tmpl w:val="617E9EC0"/>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4.%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64A5587F"/>
    <w:multiLevelType w:val="hybridMultilevel"/>
    <w:tmpl w:val="AAF03E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7" w15:restartNumberingAfterBreak="0">
    <w:nsid w:val="64D51214"/>
    <w:multiLevelType w:val="hybridMultilevel"/>
    <w:tmpl w:val="94FCEC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08" w15:restartNumberingAfterBreak="0">
    <w:nsid w:val="64F011DA"/>
    <w:multiLevelType w:val="hybridMultilevel"/>
    <w:tmpl w:val="51AE1264"/>
    <w:lvl w:ilvl="0" w:tplc="81EA51E0">
      <w:start w:val="1"/>
      <w:numFmt w:val="decimal"/>
      <w:lvlText w:val="(%1)"/>
      <w:lvlJc w:val="left"/>
      <w:pPr>
        <w:ind w:left="763" w:hanging="360"/>
      </w:pPr>
      <w:rPr>
        <w:rFonts w:hint="default"/>
      </w:r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09" w15:restartNumberingAfterBreak="0">
    <w:nsid w:val="652D4974"/>
    <w:multiLevelType w:val="singleLevel"/>
    <w:tmpl w:val="4E548580"/>
    <w:lvl w:ilvl="0">
      <w:numFmt w:val="decimal"/>
      <w:lvlText w:val=""/>
      <w:lvlJc w:val="left"/>
    </w:lvl>
  </w:abstractNum>
  <w:abstractNum w:abstractNumId="110" w15:restartNumberingAfterBreak="0">
    <w:nsid w:val="657A4D05"/>
    <w:multiLevelType w:val="multilevel"/>
    <w:tmpl w:val="941EB11E"/>
    <w:lvl w:ilvl="0">
      <w:start w:val="1"/>
      <w:numFmt w:val="none"/>
      <w:lvlText w:val="4."/>
      <w:lvlJc w:val="left"/>
      <w:pPr>
        <w:ind w:left="360" w:hanging="360"/>
      </w:pPr>
      <w:rPr>
        <w:rFonts w:hint="default"/>
      </w:rPr>
    </w:lvl>
    <w:lvl w:ilvl="1">
      <w:start w:val="1"/>
      <w:numFmt w:val="decimal"/>
      <w:lvlText w:val="4.%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65831836"/>
    <w:multiLevelType w:val="hybridMultilevel"/>
    <w:tmpl w:val="278C94D8"/>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2" w15:restartNumberingAfterBreak="0">
    <w:nsid w:val="662F54D1"/>
    <w:multiLevelType w:val="hybridMultilevel"/>
    <w:tmpl w:val="5F2CAC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3" w15:restartNumberingAfterBreak="0">
    <w:nsid w:val="680C51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4" w15:restartNumberingAfterBreak="0">
    <w:nsid w:val="68AB4802"/>
    <w:multiLevelType w:val="multilevel"/>
    <w:tmpl w:val="9CFC1130"/>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5.%3"/>
      <w:lvlJc w:val="left"/>
      <w:pPr>
        <w:ind w:left="1080" w:hanging="360"/>
      </w:pPr>
      <w:rPr>
        <w:rFonts w:hint="default"/>
      </w:rPr>
    </w:lvl>
    <w:lvl w:ilvl="3">
      <w:start w:val="1"/>
      <w:numFmt w:val="decimal"/>
      <w:pStyle w:val="Heading4"/>
      <w:lvlText w:val="12.1.4.%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69A94FA5"/>
    <w:multiLevelType w:val="hybridMultilevel"/>
    <w:tmpl w:val="4FA01002"/>
    <w:lvl w:ilvl="0" w:tplc="C2A01A38">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16" w15:restartNumberingAfterBreak="0">
    <w:nsid w:val="6A1C7C73"/>
    <w:multiLevelType w:val="hybridMultilevel"/>
    <w:tmpl w:val="42B6A4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B097413"/>
    <w:multiLevelType w:val="hybridMultilevel"/>
    <w:tmpl w:val="760C3BB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8" w15:restartNumberingAfterBreak="0">
    <w:nsid w:val="6C901F3B"/>
    <w:multiLevelType w:val="hybridMultilevel"/>
    <w:tmpl w:val="9BD0EA14"/>
    <w:lvl w:ilvl="0" w:tplc="A594C5D4">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CDA42D5"/>
    <w:multiLevelType w:val="hybridMultilevel"/>
    <w:tmpl w:val="64EE9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CE969A7"/>
    <w:multiLevelType w:val="hybridMultilevel"/>
    <w:tmpl w:val="EB9A32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D3013D1"/>
    <w:multiLevelType w:val="hybridMultilevel"/>
    <w:tmpl w:val="C61E12E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22" w15:restartNumberingAfterBreak="0">
    <w:nsid w:val="6E7C5460"/>
    <w:multiLevelType w:val="multilevel"/>
    <w:tmpl w:val="BFBAB3A6"/>
    <w:lvl w:ilvl="0">
      <w:start w:val="7"/>
      <w:numFmt w:val="decimal"/>
      <w:lvlText w:val="%1."/>
      <w:lvlJc w:val="left"/>
      <w:pPr>
        <w:ind w:left="360" w:hanging="360"/>
      </w:pPr>
      <w:rPr>
        <w:rFonts w:hint="default"/>
      </w:rPr>
    </w:lvl>
    <w:lvl w:ilvl="1">
      <w:start w:val="4"/>
      <w:numFmt w:val="decimal"/>
      <w:lvlText w:val="7.%2"/>
      <w:lvlJc w:val="left"/>
      <w:pPr>
        <w:ind w:left="720" w:hanging="360"/>
      </w:pPr>
      <w:rPr>
        <w:rFonts w:hint="default"/>
      </w:rPr>
    </w:lvl>
    <w:lvl w:ilvl="2">
      <w:start w:val="1"/>
      <w:numFmt w:val="decimal"/>
      <w:lvlText w:val="7.4.%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3" w15:restartNumberingAfterBreak="0">
    <w:nsid w:val="6EC12729"/>
    <w:multiLevelType w:val="hybridMultilevel"/>
    <w:tmpl w:val="10BC3B20"/>
    <w:lvl w:ilvl="0" w:tplc="3A925514">
      <w:numFmt w:val="bullet"/>
      <w:lvlText w:val="-"/>
      <w:lvlJc w:val="left"/>
      <w:pPr>
        <w:tabs>
          <w:tab w:val="num" w:pos="720"/>
        </w:tabs>
        <w:ind w:left="720" w:hanging="360"/>
      </w:pPr>
      <w:rPr>
        <w:rFonts w:ascii="Arial" w:eastAsia="Times New Roman" w:hAnsi="Arial" w:cs="Arial" w:hint="default"/>
      </w:rPr>
    </w:lvl>
    <w:lvl w:ilvl="1" w:tplc="2EEEE1AE" w:tentative="1">
      <w:start w:val="1"/>
      <w:numFmt w:val="bullet"/>
      <w:lvlText w:val="•"/>
      <w:lvlJc w:val="left"/>
      <w:pPr>
        <w:tabs>
          <w:tab w:val="num" w:pos="1440"/>
        </w:tabs>
        <w:ind w:left="1440" w:hanging="360"/>
      </w:pPr>
      <w:rPr>
        <w:rFonts w:ascii="Arial" w:hAnsi="Arial" w:hint="default"/>
      </w:rPr>
    </w:lvl>
    <w:lvl w:ilvl="2" w:tplc="54827B0C" w:tentative="1">
      <w:start w:val="1"/>
      <w:numFmt w:val="bullet"/>
      <w:lvlText w:val="•"/>
      <w:lvlJc w:val="left"/>
      <w:pPr>
        <w:tabs>
          <w:tab w:val="num" w:pos="2160"/>
        </w:tabs>
        <w:ind w:left="2160" w:hanging="360"/>
      </w:pPr>
      <w:rPr>
        <w:rFonts w:ascii="Arial" w:hAnsi="Arial" w:hint="default"/>
      </w:rPr>
    </w:lvl>
    <w:lvl w:ilvl="3" w:tplc="E5D84452" w:tentative="1">
      <w:start w:val="1"/>
      <w:numFmt w:val="bullet"/>
      <w:lvlText w:val="•"/>
      <w:lvlJc w:val="left"/>
      <w:pPr>
        <w:tabs>
          <w:tab w:val="num" w:pos="2880"/>
        </w:tabs>
        <w:ind w:left="2880" w:hanging="360"/>
      </w:pPr>
      <w:rPr>
        <w:rFonts w:ascii="Arial" w:hAnsi="Arial" w:hint="default"/>
      </w:rPr>
    </w:lvl>
    <w:lvl w:ilvl="4" w:tplc="60FE63C8" w:tentative="1">
      <w:start w:val="1"/>
      <w:numFmt w:val="bullet"/>
      <w:lvlText w:val="•"/>
      <w:lvlJc w:val="left"/>
      <w:pPr>
        <w:tabs>
          <w:tab w:val="num" w:pos="3600"/>
        </w:tabs>
        <w:ind w:left="3600" w:hanging="360"/>
      </w:pPr>
      <w:rPr>
        <w:rFonts w:ascii="Arial" w:hAnsi="Arial" w:hint="default"/>
      </w:rPr>
    </w:lvl>
    <w:lvl w:ilvl="5" w:tplc="8A4AB444" w:tentative="1">
      <w:start w:val="1"/>
      <w:numFmt w:val="bullet"/>
      <w:lvlText w:val="•"/>
      <w:lvlJc w:val="left"/>
      <w:pPr>
        <w:tabs>
          <w:tab w:val="num" w:pos="4320"/>
        </w:tabs>
        <w:ind w:left="4320" w:hanging="360"/>
      </w:pPr>
      <w:rPr>
        <w:rFonts w:ascii="Arial" w:hAnsi="Arial" w:hint="default"/>
      </w:rPr>
    </w:lvl>
    <w:lvl w:ilvl="6" w:tplc="136C70FC" w:tentative="1">
      <w:start w:val="1"/>
      <w:numFmt w:val="bullet"/>
      <w:lvlText w:val="•"/>
      <w:lvlJc w:val="left"/>
      <w:pPr>
        <w:tabs>
          <w:tab w:val="num" w:pos="5040"/>
        </w:tabs>
        <w:ind w:left="5040" w:hanging="360"/>
      </w:pPr>
      <w:rPr>
        <w:rFonts w:ascii="Arial" w:hAnsi="Arial" w:hint="default"/>
      </w:rPr>
    </w:lvl>
    <w:lvl w:ilvl="7" w:tplc="15F6FA10" w:tentative="1">
      <w:start w:val="1"/>
      <w:numFmt w:val="bullet"/>
      <w:lvlText w:val="•"/>
      <w:lvlJc w:val="left"/>
      <w:pPr>
        <w:tabs>
          <w:tab w:val="num" w:pos="5760"/>
        </w:tabs>
        <w:ind w:left="5760" w:hanging="360"/>
      </w:pPr>
      <w:rPr>
        <w:rFonts w:ascii="Arial" w:hAnsi="Arial" w:hint="default"/>
      </w:rPr>
    </w:lvl>
    <w:lvl w:ilvl="8" w:tplc="D556D9DA" w:tentative="1">
      <w:start w:val="1"/>
      <w:numFmt w:val="bullet"/>
      <w:lvlText w:val="•"/>
      <w:lvlJc w:val="left"/>
      <w:pPr>
        <w:tabs>
          <w:tab w:val="num" w:pos="6480"/>
        </w:tabs>
        <w:ind w:left="6480" w:hanging="360"/>
      </w:pPr>
      <w:rPr>
        <w:rFonts w:ascii="Arial" w:hAnsi="Arial" w:hint="default"/>
      </w:rPr>
    </w:lvl>
  </w:abstractNum>
  <w:abstractNum w:abstractNumId="124" w15:restartNumberingAfterBreak="0">
    <w:nsid w:val="6F432724"/>
    <w:multiLevelType w:val="hybridMultilevel"/>
    <w:tmpl w:val="AA3AFE84"/>
    <w:lvl w:ilvl="0" w:tplc="04090001">
      <w:numFmt w:val="decimal"/>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125" w15:restartNumberingAfterBreak="0">
    <w:nsid w:val="6F6E2273"/>
    <w:multiLevelType w:val="hybridMultilevel"/>
    <w:tmpl w:val="B6C8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03F5F0C"/>
    <w:multiLevelType w:val="hybridMultilevel"/>
    <w:tmpl w:val="B26ED020"/>
    <w:lvl w:ilvl="0" w:tplc="F2CC2B68">
      <w:numFmt w:val="bullet"/>
      <w:lvlText w:val="-"/>
      <w:lvlJc w:val="left"/>
      <w:pPr>
        <w:ind w:left="1080" w:hanging="72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7" w15:restartNumberingAfterBreak="0">
    <w:nsid w:val="71F20FEC"/>
    <w:multiLevelType w:val="hybridMultilevel"/>
    <w:tmpl w:val="21DE83A2"/>
    <w:lvl w:ilvl="0" w:tplc="04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8" w15:restartNumberingAfterBreak="0">
    <w:nsid w:val="72D535E9"/>
    <w:multiLevelType w:val="multilevel"/>
    <w:tmpl w:val="3F4A67E2"/>
    <w:lvl w:ilvl="0">
      <w:start w:val="7"/>
      <w:numFmt w:val="none"/>
      <w:lvlText w:val="13."/>
      <w:lvlJc w:val="left"/>
      <w:pPr>
        <w:ind w:left="360" w:hanging="360"/>
      </w:pPr>
      <w:rPr>
        <w:rFonts w:hint="default"/>
      </w:rPr>
    </w:lvl>
    <w:lvl w:ilvl="1">
      <w:start w:val="1"/>
      <w:numFmt w:val="decimal"/>
      <w:lvlText w:val="13.%2"/>
      <w:lvlJc w:val="left"/>
      <w:pPr>
        <w:ind w:left="720" w:hanging="360"/>
      </w:pPr>
      <w:rPr>
        <w:rFonts w:hint="default"/>
      </w:rPr>
    </w:lvl>
    <w:lvl w:ilvl="2">
      <w:start w:val="1"/>
      <w:numFmt w:val="decimal"/>
      <w:lvlText w:val="18.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9" w15:restartNumberingAfterBreak="0">
    <w:nsid w:val="73892471"/>
    <w:multiLevelType w:val="hybridMultilevel"/>
    <w:tmpl w:val="F99A287C"/>
    <w:lvl w:ilvl="0" w:tplc="10090017">
      <w:start w:val="1"/>
      <w:numFmt w:val="lowerLetter"/>
      <w:lvlText w:val="%1)"/>
      <w:lvlJc w:val="left"/>
      <w:pPr>
        <w:ind w:left="720" w:hanging="360"/>
      </w:pPr>
      <w:rPr>
        <w:rFonts w:hint="default"/>
        <w:sz w:val="2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0" w15:restartNumberingAfterBreak="0">
    <w:nsid w:val="744A1DD5"/>
    <w:multiLevelType w:val="hybridMultilevel"/>
    <w:tmpl w:val="69C8B4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6240D32"/>
    <w:multiLevelType w:val="hybridMultilevel"/>
    <w:tmpl w:val="10A61D98"/>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32" w15:restartNumberingAfterBreak="0">
    <w:nsid w:val="76AB5F8D"/>
    <w:multiLevelType w:val="hybridMultilevel"/>
    <w:tmpl w:val="120223EC"/>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33" w15:restartNumberingAfterBreak="0">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7B80DC6"/>
    <w:multiLevelType w:val="hybridMultilevel"/>
    <w:tmpl w:val="43D4AEBE"/>
    <w:lvl w:ilvl="0" w:tplc="CEBCABD6">
      <w:start w:val="1"/>
      <w:numFmt w:val="bullet"/>
      <w:lvlText w:val="•"/>
      <w:lvlJc w:val="left"/>
      <w:pPr>
        <w:tabs>
          <w:tab w:val="num" w:pos="360"/>
        </w:tabs>
        <w:ind w:left="360" w:hanging="360"/>
      </w:pPr>
      <w:rPr>
        <w:rFonts w:ascii="Arial" w:hAnsi="Arial" w:hint="default"/>
      </w:rPr>
    </w:lvl>
    <w:lvl w:ilvl="1" w:tplc="ABD82128">
      <w:numFmt w:val="bullet"/>
      <w:lvlText w:val="-"/>
      <w:lvlJc w:val="left"/>
      <w:pPr>
        <w:tabs>
          <w:tab w:val="num" w:pos="1080"/>
        </w:tabs>
        <w:ind w:left="1080" w:hanging="360"/>
      </w:pPr>
      <w:rPr>
        <w:rFonts w:ascii="Calibri" w:eastAsiaTheme="minorHAnsi" w:hAnsi="Calibri" w:cs="Calibri" w:hint="default"/>
      </w:rPr>
    </w:lvl>
    <w:lvl w:ilvl="2" w:tplc="9974626C">
      <w:start w:val="1"/>
      <w:numFmt w:val="bullet"/>
      <w:lvlText w:val="•"/>
      <w:lvlJc w:val="left"/>
      <w:pPr>
        <w:tabs>
          <w:tab w:val="num" w:pos="1800"/>
        </w:tabs>
        <w:ind w:left="1800" w:hanging="360"/>
      </w:pPr>
      <w:rPr>
        <w:rFonts w:ascii="Arial" w:hAnsi="Arial" w:hint="default"/>
      </w:rPr>
    </w:lvl>
    <w:lvl w:ilvl="3" w:tplc="5E705E32" w:tentative="1">
      <w:start w:val="1"/>
      <w:numFmt w:val="bullet"/>
      <w:lvlText w:val="•"/>
      <w:lvlJc w:val="left"/>
      <w:pPr>
        <w:tabs>
          <w:tab w:val="num" w:pos="2520"/>
        </w:tabs>
        <w:ind w:left="2520" w:hanging="360"/>
      </w:pPr>
      <w:rPr>
        <w:rFonts w:ascii="Arial" w:hAnsi="Arial" w:hint="default"/>
      </w:rPr>
    </w:lvl>
    <w:lvl w:ilvl="4" w:tplc="29506C3E" w:tentative="1">
      <w:start w:val="1"/>
      <w:numFmt w:val="bullet"/>
      <w:lvlText w:val="•"/>
      <w:lvlJc w:val="left"/>
      <w:pPr>
        <w:tabs>
          <w:tab w:val="num" w:pos="3240"/>
        </w:tabs>
        <w:ind w:left="3240" w:hanging="360"/>
      </w:pPr>
      <w:rPr>
        <w:rFonts w:ascii="Arial" w:hAnsi="Arial" w:hint="default"/>
      </w:rPr>
    </w:lvl>
    <w:lvl w:ilvl="5" w:tplc="11146FE6" w:tentative="1">
      <w:start w:val="1"/>
      <w:numFmt w:val="bullet"/>
      <w:lvlText w:val="•"/>
      <w:lvlJc w:val="left"/>
      <w:pPr>
        <w:tabs>
          <w:tab w:val="num" w:pos="3960"/>
        </w:tabs>
        <w:ind w:left="3960" w:hanging="360"/>
      </w:pPr>
      <w:rPr>
        <w:rFonts w:ascii="Arial" w:hAnsi="Arial" w:hint="default"/>
      </w:rPr>
    </w:lvl>
    <w:lvl w:ilvl="6" w:tplc="5122F542" w:tentative="1">
      <w:start w:val="1"/>
      <w:numFmt w:val="bullet"/>
      <w:lvlText w:val="•"/>
      <w:lvlJc w:val="left"/>
      <w:pPr>
        <w:tabs>
          <w:tab w:val="num" w:pos="4680"/>
        </w:tabs>
        <w:ind w:left="4680" w:hanging="360"/>
      </w:pPr>
      <w:rPr>
        <w:rFonts w:ascii="Arial" w:hAnsi="Arial" w:hint="default"/>
      </w:rPr>
    </w:lvl>
    <w:lvl w:ilvl="7" w:tplc="81784BB2" w:tentative="1">
      <w:start w:val="1"/>
      <w:numFmt w:val="bullet"/>
      <w:lvlText w:val="•"/>
      <w:lvlJc w:val="left"/>
      <w:pPr>
        <w:tabs>
          <w:tab w:val="num" w:pos="5400"/>
        </w:tabs>
        <w:ind w:left="5400" w:hanging="360"/>
      </w:pPr>
      <w:rPr>
        <w:rFonts w:ascii="Arial" w:hAnsi="Arial" w:hint="default"/>
      </w:rPr>
    </w:lvl>
    <w:lvl w:ilvl="8" w:tplc="4F829ED0" w:tentative="1">
      <w:start w:val="1"/>
      <w:numFmt w:val="bullet"/>
      <w:lvlText w:val="•"/>
      <w:lvlJc w:val="left"/>
      <w:pPr>
        <w:tabs>
          <w:tab w:val="num" w:pos="6120"/>
        </w:tabs>
        <w:ind w:left="6120" w:hanging="360"/>
      </w:pPr>
      <w:rPr>
        <w:rFonts w:ascii="Arial" w:hAnsi="Arial" w:hint="default"/>
      </w:rPr>
    </w:lvl>
  </w:abstractNum>
  <w:abstractNum w:abstractNumId="135" w15:restartNumberingAfterBreak="0">
    <w:nsid w:val="7859483E"/>
    <w:multiLevelType w:val="singleLevel"/>
    <w:tmpl w:val="04090001"/>
    <w:lvl w:ilvl="0">
      <w:numFmt w:val="decimal"/>
      <w:lvlText w:val=""/>
      <w:lvlJc w:val="left"/>
    </w:lvl>
  </w:abstractNum>
  <w:abstractNum w:abstractNumId="136" w15:restartNumberingAfterBreak="0">
    <w:nsid w:val="79963374"/>
    <w:multiLevelType w:val="hybridMultilevel"/>
    <w:tmpl w:val="4896177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37" w15:restartNumberingAfterBreak="0">
    <w:nsid w:val="79F20251"/>
    <w:multiLevelType w:val="multilevel"/>
    <w:tmpl w:val="8FB229D4"/>
    <w:lvl w:ilvl="0">
      <w:start w:val="7"/>
      <w:numFmt w:val="none"/>
      <w:lvlText w:val="13."/>
      <w:lvlJc w:val="left"/>
      <w:pPr>
        <w:ind w:left="360" w:hanging="360"/>
      </w:pPr>
      <w:rPr>
        <w:rFonts w:hint="default"/>
      </w:rPr>
    </w:lvl>
    <w:lvl w:ilvl="1">
      <w:start w:val="1"/>
      <w:numFmt w:val="decimal"/>
      <w:lvlText w:val="13.%2"/>
      <w:lvlJc w:val="left"/>
      <w:pPr>
        <w:ind w:left="720" w:hanging="360"/>
      </w:pPr>
      <w:rPr>
        <w:rFonts w:hint="default"/>
      </w:rPr>
    </w:lvl>
    <w:lvl w:ilvl="2">
      <w:start w:val="1"/>
      <w:numFmt w:val="decimal"/>
      <w:lvlText w:val="1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8" w15:restartNumberingAfterBreak="0">
    <w:nsid w:val="7ABF4FA8"/>
    <w:multiLevelType w:val="hybridMultilevel"/>
    <w:tmpl w:val="828811E6"/>
    <w:lvl w:ilvl="0" w:tplc="0ABC4410">
      <w:numFmt w:val="decimal"/>
      <w:lvlText w:val=""/>
      <w:lvlJc w:val="left"/>
    </w:lvl>
    <w:lvl w:ilvl="1" w:tplc="9B7682CA">
      <w:numFmt w:val="decimal"/>
      <w:lvlText w:val=""/>
      <w:lvlJc w:val="left"/>
    </w:lvl>
    <w:lvl w:ilvl="2" w:tplc="1C486488">
      <w:numFmt w:val="decimal"/>
      <w:lvlText w:val=""/>
      <w:lvlJc w:val="left"/>
    </w:lvl>
    <w:lvl w:ilvl="3" w:tplc="51325958">
      <w:numFmt w:val="decimal"/>
      <w:lvlText w:val=""/>
      <w:lvlJc w:val="left"/>
    </w:lvl>
    <w:lvl w:ilvl="4" w:tplc="14EC1CAA">
      <w:numFmt w:val="decimal"/>
      <w:lvlText w:val=""/>
      <w:lvlJc w:val="left"/>
    </w:lvl>
    <w:lvl w:ilvl="5" w:tplc="038C90F0">
      <w:numFmt w:val="decimal"/>
      <w:lvlText w:val=""/>
      <w:lvlJc w:val="left"/>
    </w:lvl>
    <w:lvl w:ilvl="6" w:tplc="B9E4CDB8">
      <w:numFmt w:val="decimal"/>
      <w:lvlText w:val=""/>
      <w:lvlJc w:val="left"/>
    </w:lvl>
    <w:lvl w:ilvl="7" w:tplc="B7164B5A">
      <w:numFmt w:val="decimal"/>
      <w:lvlText w:val=""/>
      <w:lvlJc w:val="left"/>
    </w:lvl>
    <w:lvl w:ilvl="8" w:tplc="2D86F818">
      <w:numFmt w:val="decimal"/>
      <w:lvlText w:val=""/>
      <w:lvlJc w:val="left"/>
    </w:lvl>
  </w:abstractNum>
  <w:abstractNum w:abstractNumId="139" w15:restartNumberingAfterBreak="0">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D627C7C"/>
    <w:multiLevelType w:val="hybridMultilevel"/>
    <w:tmpl w:val="02942C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1" w15:restartNumberingAfterBreak="0">
    <w:nsid w:val="7DAA487B"/>
    <w:multiLevelType w:val="hybridMultilevel"/>
    <w:tmpl w:val="CB3EA1A0"/>
    <w:lvl w:ilvl="0" w:tplc="3CCA87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2" w15:restartNumberingAfterBreak="0">
    <w:nsid w:val="7DEE6D2A"/>
    <w:multiLevelType w:val="hybridMultilevel"/>
    <w:tmpl w:val="7DB40326"/>
    <w:lvl w:ilvl="0" w:tplc="09B4B924">
      <w:numFmt w:val="decimal"/>
      <w:lvlText w:val=""/>
      <w:lvlJc w:val="left"/>
    </w:lvl>
    <w:lvl w:ilvl="1" w:tplc="4B2E9544">
      <w:numFmt w:val="decimal"/>
      <w:lvlText w:val=""/>
      <w:lvlJc w:val="left"/>
    </w:lvl>
    <w:lvl w:ilvl="2" w:tplc="DAAA28C8">
      <w:numFmt w:val="decimal"/>
      <w:lvlText w:val=""/>
      <w:lvlJc w:val="left"/>
    </w:lvl>
    <w:lvl w:ilvl="3" w:tplc="EF38E116">
      <w:numFmt w:val="decimal"/>
      <w:lvlText w:val=""/>
      <w:lvlJc w:val="left"/>
    </w:lvl>
    <w:lvl w:ilvl="4" w:tplc="B1A69B44">
      <w:numFmt w:val="decimal"/>
      <w:lvlText w:val=""/>
      <w:lvlJc w:val="left"/>
    </w:lvl>
    <w:lvl w:ilvl="5" w:tplc="0936AF1A">
      <w:numFmt w:val="decimal"/>
      <w:lvlText w:val=""/>
      <w:lvlJc w:val="left"/>
    </w:lvl>
    <w:lvl w:ilvl="6" w:tplc="17E651AE">
      <w:numFmt w:val="decimal"/>
      <w:lvlText w:val=""/>
      <w:lvlJc w:val="left"/>
    </w:lvl>
    <w:lvl w:ilvl="7" w:tplc="F38CE010">
      <w:numFmt w:val="decimal"/>
      <w:lvlText w:val=""/>
      <w:lvlJc w:val="left"/>
    </w:lvl>
    <w:lvl w:ilvl="8" w:tplc="726AC0BA">
      <w:numFmt w:val="decimal"/>
      <w:lvlText w:val=""/>
      <w:lvlJc w:val="left"/>
    </w:lvl>
  </w:abstractNum>
  <w:abstractNum w:abstractNumId="143" w15:restartNumberingAfterBreak="0">
    <w:nsid w:val="7ED91722"/>
    <w:multiLevelType w:val="multilevel"/>
    <w:tmpl w:val="A5DEB328"/>
    <w:lvl w:ilvl="0">
      <w:start w:val="1"/>
      <w:numFmt w:val="none"/>
      <w:lvlText w:val="7."/>
      <w:lvlJc w:val="left"/>
      <w:pPr>
        <w:ind w:left="360" w:hanging="360"/>
      </w:pPr>
      <w:rPr>
        <w:rFonts w:hint="default"/>
      </w:rPr>
    </w:lvl>
    <w:lvl w:ilvl="1">
      <w:start w:val="1"/>
      <w:numFmt w:val="decimal"/>
      <w:lvlText w:val="18.%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4" w15:restartNumberingAfterBreak="0">
    <w:nsid w:val="7F0E071B"/>
    <w:multiLevelType w:val="hybridMultilevel"/>
    <w:tmpl w:val="93047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58"/>
  </w:num>
  <w:num w:numId="3">
    <w:abstractNumId w:val="68"/>
  </w:num>
  <w:num w:numId="4">
    <w:abstractNumId w:val="134"/>
  </w:num>
  <w:num w:numId="5">
    <w:abstractNumId w:val="70"/>
  </w:num>
  <w:num w:numId="6">
    <w:abstractNumId w:val="123"/>
  </w:num>
  <w:num w:numId="7">
    <w:abstractNumId w:val="65"/>
  </w:num>
  <w:num w:numId="8">
    <w:abstractNumId w:val="126"/>
  </w:num>
  <w:num w:numId="9">
    <w:abstractNumId w:val="119"/>
  </w:num>
  <w:num w:numId="10">
    <w:abstractNumId w:val="118"/>
  </w:num>
  <w:num w:numId="11">
    <w:abstractNumId w:val="60"/>
  </w:num>
  <w:num w:numId="12">
    <w:abstractNumId w:val="66"/>
  </w:num>
  <w:num w:numId="13">
    <w:abstractNumId w:val="37"/>
  </w:num>
  <w:num w:numId="14">
    <w:abstractNumId w:val="129"/>
  </w:num>
  <w:num w:numId="15">
    <w:abstractNumId w:val="15"/>
  </w:num>
  <w:num w:numId="16">
    <w:abstractNumId w:val="50"/>
  </w:num>
  <w:num w:numId="1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3"/>
  </w:num>
  <w:num w:numId="26">
    <w:abstractNumId w:val="113"/>
  </w:num>
  <w:num w:numId="27">
    <w:abstractNumId w:val="71"/>
  </w:num>
  <w:num w:numId="28">
    <w:abstractNumId w:val="120"/>
  </w:num>
  <w:num w:numId="29">
    <w:abstractNumId w:val="25"/>
  </w:num>
  <w:num w:numId="30">
    <w:abstractNumId w:val="8"/>
  </w:num>
  <w:num w:numId="31">
    <w:abstractNumId w:val="94"/>
  </w:num>
  <w:num w:numId="32">
    <w:abstractNumId w:val="45"/>
  </w:num>
  <w:num w:numId="33">
    <w:abstractNumId w:val="127"/>
  </w:num>
  <w:num w:numId="34">
    <w:abstractNumId w:val="130"/>
  </w:num>
  <w:num w:numId="35">
    <w:abstractNumId w:val="56"/>
  </w:num>
  <w:num w:numId="36">
    <w:abstractNumId w:val="86"/>
  </w:num>
  <w:num w:numId="37">
    <w:abstractNumId w:val="80"/>
  </w:num>
  <w:num w:numId="38">
    <w:abstractNumId w:val="72"/>
  </w:num>
  <w:num w:numId="39">
    <w:abstractNumId w:val="97"/>
  </w:num>
  <w:num w:numId="40">
    <w:abstractNumId w:val="75"/>
  </w:num>
  <w:num w:numId="41">
    <w:abstractNumId w:val="38"/>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3"/>
  </w:num>
  <w:num w:numId="44">
    <w:abstractNumId w:val="43"/>
  </w:num>
  <w:num w:numId="45">
    <w:abstractNumId w:val="7"/>
  </w:num>
  <w:num w:numId="46">
    <w:abstractNumId w:val="16"/>
  </w:num>
  <w:num w:numId="47">
    <w:abstractNumId w:val="92"/>
  </w:num>
  <w:num w:numId="48">
    <w:abstractNumId w:val="140"/>
  </w:num>
  <w:num w:numId="49">
    <w:abstractNumId w:val="73"/>
  </w:num>
  <w:num w:numId="50">
    <w:abstractNumId w:val="3"/>
  </w:num>
  <w:num w:numId="51">
    <w:abstractNumId w:val="10"/>
    <w:lvlOverride w:ilvl="0">
      <w:startOverride w:val="1"/>
    </w:lvlOverride>
  </w:num>
  <w:num w:numId="52">
    <w:abstractNumId w:val="2"/>
  </w:num>
  <w:num w:numId="53">
    <w:abstractNumId w:val="1"/>
  </w:num>
  <w:num w:numId="54">
    <w:abstractNumId w:val="0"/>
  </w:num>
  <w:num w:numId="55">
    <w:abstractNumId w:val="47"/>
  </w:num>
  <w:num w:numId="56">
    <w:abstractNumId w:val="4"/>
  </w:num>
  <w:num w:numId="57">
    <w:abstractNumId w:val="3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8">
    <w:abstractNumId w:val="5"/>
  </w:num>
  <w:num w:numId="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4"/>
  </w:num>
  <w:num w:numId="61">
    <w:abstractNumId w:val="23"/>
  </w:num>
  <w:num w:numId="62">
    <w:abstractNumId w:val="10"/>
  </w:num>
  <w:num w:numId="63">
    <w:abstractNumId w:val="63"/>
  </w:num>
  <w:num w:numId="64">
    <w:abstractNumId w:val="34"/>
  </w:num>
  <w:num w:numId="65">
    <w:abstractNumId w:val="135"/>
  </w:num>
  <w:num w:numId="66">
    <w:abstractNumId w:val="101"/>
  </w:num>
  <w:num w:numId="67">
    <w:abstractNumId w:val="138"/>
  </w:num>
  <w:num w:numId="68">
    <w:abstractNumId w:val="82"/>
  </w:num>
  <w:num w:numId="69">
    <w:abstractNumId w:val="39"/>
  </w:num>
  <w:num w:numId="70">
    <w:abstractNumId w:val="142"/>
  </w:num>
  <w:num w:numId="71">
    <w:abstractNumId w:val="32"/>
  </w:num>
  <w:num w:numId="72">
    <w:abstractNumId w:val="90"/>
  </w:num>
  <w:num w:numId="73">
    <w:abstractNumId w:val="12"/>
  </w:num>
  <w:num w:numId="74">
    <w:abstractNumId w:val="51"/>
  </w:num>
  <w:num w:numId="75">
    <w:abstractNumId w:val="91"/>
  </w:num>
  <w:num w:numId="76">
    <w:abstractNumId w:val="136"/>
  </w:num>
  <w:num w:numId="77">
    <w:abstractNumId w:val="81"/>
  </w:num>
  <w:num w:numId="78">
    <w:abstractNumId w:val="88"/>
  </w:num>
  <w:num w:numId="79">
    <w:abstractNumId w:val="117"/>
  </w:num>
  <w:num w:numId="80">
    <w:abstractNumId w:val="99"/>
  </w:num>
  <w:num w:numId="81">
    <w:abstractNumId w:val="132"/>
  </w:num>
  <w:num w:numId="82">
    <w:abstractNumId w:val="131"/>
  </w:num>
  <w:num w:numId="83">
    <w:abstractNumId w:val="95"/>
  </w:num>
  <w:num w:numId="84">
    <w:abstractNumId w:val="102"/>
  </w:num>
  <w:num w:numId="85">
    <w:abstractNumId w:val="64"/>
  </w:num>
  <w:num w:numId="86">
    <w:abstractNumId w:val="103"/>
  </w:num>
  <w:num w:numId="87">
    <w:abstractNumId w:val="74"/>
  </w:num>
  <w:num w:numId="88">
    <w:abstractNumId w:val="107"/>
  </w:num>
  <w:num w:numId="89">
    <w:abstractNumId w:val="35"/>
  </w:num>
  <w:num w:numId="90">
    <w:abstractNumId w:val="104"/>
  </w:num>
  <w:num w:numId="91">
    <w:abstractNumId w:val="41"/>
  </w:num>
  <w:num w:numId="92">
    <w:abstractNumId w:val="57"/>
  </w:num>
  <w:num w:numId="93">
    <w:abstractNumId w:val="93"/>
  </w:num>
  <w:num w:numId="94">
    <w:abstractNumId w:val="121"/>
  </w:num>
  <w:num w:numId="95">
    <w:abstractNumId w:val="11"/>
  </w:num>
  <w:num w:numId="96">
    <w:abstractNumId w:val="61"/>
  </w:num>
  <w:num w:numId="97">
    <w:abstractNumId w:val="87"/>
  </w:num>
  <w:num w:numId="98">
    <w:abstractNumId w:val="109"/>
    <w:lvlOverride w:ilvl="0">
      <w:startOverride w:val="1"/>
    </w:lvlOverride>
  </w:num>
  <w:num w:numId="99">
    <w:abstractNumId w:val="109"/>
  </w:num>
  <w:num w:numId="100">
    <w:abstractNumId w:val="62"/>
  </w:num>
  <w:num w:numId="101">
    <w:abstractNumId w:val="112"/>
  </w:num>
  <w:num w:numId="102">
    <w:abstractNumId w:val="98"/>
  </w:num>
  <w:num w:numId="103">
    <w:abstractNumId w:val="18"/>
  </w:num>
  <w:num w:numId="104">
    <w:abstractNumId w:val="111"/>
  </w:num>
  <w:num w:numId="105">
    <w:abstractNumId w:val="28"/>
  </w:num>
  <w:num w:numId="106">
    <w:abstractNumId w:val="115"/>
  </w:num>
  <w:num w:numId="107">
    <w:abstractNumId w:val="106"/>
  </w:num>
  <w:num w:numId="108">
    <w:abstractNumId w:val="85"/>
  </w:num>
  <w:num w:numId="109">
    <w:abstractNumId w:val="52"/>
  </w:num>
  <w:num w:numId="110">
    <w:abstractNumId w:val="30"/>
  </w:num>
  <w:num w:numId="111">
    <w:abstractNumId w:val="139"/>
  </w:num>
  <w:num w:numId="112">
    <w:abstractNumId w:val="48"/>
  </w:num>
  <w:num w:numId="113">
    <w:abstractNumId w:val="26"/>
  </w:num>
  <w:num w:numId="114">
    <w:abstractNumId w:val="83"/>
  </w:num>
  <w:num w:numId="115">
    <w:abstractNumId w:val="17"/>
  </w:num>
  <w:num w:numId="116">
    <w:abstractNumId w:val="14"/>
  </w:num>
  <w:num w:numId="117">
    <w:abstractNumId w:val="6"/>
  </w:num>
  <w:num w:numId="118">
    <w:abstractNumId w:val="79"/>
  </w:num>
  <w:num w:numId="119">
    <w:abstractNumId w:val="116"/>
  </w:num>
  <w:num w:numId="120">
    <w:abstractNumId w:val="9"/>
  </w:num>
  <w:num w:numId="121">
    <w:abstractNumId w:val="27"/>
  </w:num>
  <w:num w:numId="122">
    <w:abstractNumId w:val="108"/>
  </w:num>
  <w:num w:numId="123">
    <w:abstractNumId w:val="54"/>
  </w:num>
  <w:num w:numId="124">
    <w:abstractNumId w:val="69"/>
  </w:num>
  <w:num w:numId="125">
    <w:abstractNumId w:val="144"/>
  </w:num>
  <w:num w:numId="126">
    <w:abstractNumId w:val="55"/>
  </w:num>
  <w:num w:numId="127">
    <w:abstractNumId w:val="96"/>
  </w:num>
  <w:num w:numId="128">
    <w:abstractNumId w:val="77"/>
  </w:num>
  <w:num w:numId="129">
    <w:abstractNumId w:val="125"/>
  </w:num>
  <w:num w:numId="130">
    <w:abstractNumId w:val="78"/>
  </w:num>
  <w:num w:numId="131">
    <w:abstractNumId w:val="89"/>
  </w:num>
  <w:num w:numId="132">
    <w:abstractNumId w:val="110"/>
  </w:num>
  <w:num w:numId="133">
    <w:abstractNumId w:val="141"/>
  </w:num>
  <w:num w:numId="134">
    <w:abstractNumId w:val="42"/>
  </w:num>
  <w:num w:numId="135">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10"/>
    <w:lvlOverride w:ilvl="0">
      <w:lvl w:ilvl="0">
        <w:start w:val="1"/>
        <w:numFmt w:val="none"/>
        <w:lvlText w:val="7."/>
        <w:lvlJc w:val="left"/>
        <w:pPr>
          <w:ind w:left="360" w:hanging="360"/>
        </w:pPr>
        <w:rPr>
          <w:rFonts w:hint="default"/>
        </w:rPr>
      </w:lvl>
    </w:lvlOverride>
    <w:lvlOverride w:ilvl="1">
      <w:lvl w:ilvl="1">
        <w:start w:val="1"/>
        <w:numFmt w:val="decimal"/>
        <w:lvlText w:val="7.%2"/>
        <w:lvlJc w:val="left"/>
        <w:pPr>
          <w:ind w:left="720" w:hanging="360"/>
        </w:pPr>
        <w:rPr>
          <w:rFonts w:hint="default"/>
          <w:b/>
          <w:i w:val="0"/>
          <w:caps w:val="0"/>
          <w:strike w:val="0"/>
          <w:dstrike w:val="0"/>
          <w:vanish w:val="0"/>
          <w:sz w:val="22"/>
          <w:vertAlign w:val="baseline"/>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7">
    <w:abstractNumId w:val="22"/>
  </w:num>
  <w:num w:numId="138">
    <w:abstractNumId w:val="21"/>
  </w:num>
  <w:num w:numId="139">
    <w:abstractNumId w:val="76"/>
  </w:num>
  <w:num w:numId="140">
    <w:abstractNumId w:val="122"/>
  </w:num>
  <w:num w:numId="141">
    <w:abstractNumId w:val="105"/>
  </w:num>
  <w:num w:numId="142">
    <w:abstractNumId w:val="122"/>
    <w:lvlOverride w:ilvl="0">
      <w:lvl w:ilvl="0">
        <w:start w:val="7"/>
        <w:numFmt w:val="decimal"/>
        <w:lvlText w:val="%1."/>
        <w:lvlJc w:val="left"/>
        <w:pPr>
          <w:ind w:left="360" w:hanging="360"/>
        </w:pPr>
        <w:rPr>
          <w:rFonts w:hint="default"/>
        </w:rPr>
      </w:lvl>
    </w:lvlOverride>
    <w:lvlOverride w:ilvl="1">
      <w:lvl w:ilvl="1">
        <w:start w:val="4"/>
        <w:numFmt w:val="decimal"/>
        <w:lvlText w:val="7.%2"/>
        <w:lvlJc w:val="left"/>
        <w:pPr>
          <w:ind w:left="720" w:hanging="360"/>
        </w:pPr>
        <w:rPr>
          <w:rFonts w:hint="default"/>
        </w:rPr>
      </w:lvl>
    </w:lvlOverride>
    <w:lvlOverride w:ilvl="2">
      <w:lvl w:ilvl="2">
        <w:start w:val="1"/>
        <w:numFmt w:val="decimal"/>
        <w:lvlText w:val="7.5.%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3">
    <w:abstractNumId w:val="40"/>
  </w:num>
  <w:num w:numId="144">
    <w:abstractNumId w:val="59"/>
  </w:num>
  <w:num w:numId="145">
    <w:abstractNumId w:val="122"/>
    <w:lvlOverride w:ilvl="0">
      <w:lvl w:ilvl="0">
        <w:start w:val="7"/>
        <w:numFmt w:val="decimal"/>
        <w:lvlText w:val="%1."/>
        <w:lvlJc w:val="left"/>
        <w:pPr>
          <w:ind w:left="360" w:hanging="360"/>
        </w:pPr>
        <w:rPr>
          <w:rFonts w:hint="default"/>
        </w:rPr>
      </w:lvl>
    </w:lvlOverride>
    <w:lvlOverride w:ilvl="1">
      <w:lvl w:ilvl="1">
        <w:start w:val="4"/>
        <w:numFmt w:val="decimal"/>
        <w:lvlText w:val="7.%2"/>
        <w:lvlJc w:val="left"/>
        <w:pPr>
          <w:ind w:left="720" w:hanging="360"/>
        </w:pPr>
        <w:rPr>
          <w:rFonts w:hint="default"/>
        </w:rPr>
      </w:lvl>
    </w:lvlOverride>
    <w:lvlOverride w:ilvl="2">
      <w:lvl w:ilvl="2">
        <w:start w:val="1"/>
        <w:numFmt w:val="decimal"/>
        <w:lvlText w:val="7.6.%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6">
    <w:abstractNumId w:val="100"/>
  </w:num>
  <w:num w:numId="147">
    <w:abstractNumId w:val="100"/>
    <w:lvlOverride w:ilvl="0">
      <w:lvl w:ilvl="0">
        <w:start w:val="7"/>
        <w:numFmt w:val="decimal"/>
        <w:lvlText w:val="%1."/>
        <w:lvlJc w:val="left"/>
        <w:pPr>
          <w:ind w:left="360" w:hanging="360"/>
        </w:pPr>
        <w:rPr>
          <w:rFonts w:hint="default"/>
        </w:rPr>
      </w:lvl>
    </w:lvlOverride>
    <w:lvlOverride w:ilvl="1">
      <w:lvl w:ilvl="1">
        <w:start w:val="1"/>
        <w:numFmt w:val="decimal"/>
        <w:pStyle w:val="Heading2"/>
        <w:lvlText w:val="12.%2"/>
        <w:lvlJc w:val="left"/>
        <w:pPr>
          <w:ind w:left="720" w:hanging="360"/>
        </w:pPr>
        <w:rPr>
          <w:rFonts w:hint="default"/>
        </w:rPr>
      </w:lvl>
    </w:lvlOverride>
    <w:lvlOverride w:ilvl="2">
      <w:lvl w:ilvl="2">
        <w:start w:val="1"/>
        <w:numFmt w:val="decimal"/>
        <w:lvlText w:val="12.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8">
    <w:abstractNumId w:val="114"/>
  </w:num>
  <w:num w:numId="149">
    <w:abstractNumId w:val="59"/>
    <w:lvlOverride w:ilvl="0">
      <w:lvl w:ilvl="0">
        <w:start w:val="7"/>
        <w:numFmt w:val="decimal"/>
        <w:lvlText w:val="%1."/>
        <w:lvlJc w:val="left"/>
        <w:pPr>
          <w:ind w:left="360" w:hanging="360"/>
        </w:pPr>
        <w:rPr>
          <w:rFonts w:hint="default"/>
        </w:rPr>
      </w:lvl>
    </w:lvlOverride>
    <w:lvlOverride w:ilvl="1">
      <w:lvl w:ilvl="1">
        <w:start w:val="4"/>
        <w:numFmt w:val="decimal"/>
        <w:lvlText w:val="7.%2"/>
        <w:lvlJc w:val="left"/>
        <w:pPr>
          <w:ind w:left="720" w:hanging="360"/>
        </w:pPr>
        <w:rPr>
          <w:rFonts w:hint="default"/>
        </w:rPr>
      </w:lvl>
    </w:lvlOverride>
    <w:lvlOverride w:ilvl="2">
      <w:lvl w:ilvl="2">
        <w:start w:val="1"/>
        <w:numFmt w:val="decimal"/>
        <w:lvlText w:val="7.5.%3"/>
        <w:lvlJc w:val="left"/>
        <w:pPr>
          <w:ind w:left="1080" w:hanging="360"/>
        </w:pPr>
        <w:rPr>
          <w:rFonts w:hint="default"/>
        </w:rPr>
      </w:lvl>
    </w:lvlOverride>
    <w:lvlOverride w:ilvl="3">
      <w:lvl w:ilvl="3">
        <w:start w:val="1"/>
        <w:numFmt w:val="decimal"/>
        <w:lvlText w:val="7.5.3.%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0">
    <w:abstractNumId w:val="49"/>
  </w:num>
  <w:num w:numId="151">
    <w:abstractNumId w:val="100"/>
    <w:lvlOverride w:ilvl="0">
      <w:lvl w:ilvl="0">
        <w:start w:val="7"/>
        <w:numFmt w:val="decimal"/>
        <w:lvlText w:val="%1."/>
        <w:lvlJc w:val="left"/>
        <w:pPr>
          <w:ind w:left="360" w:hanging="360"/>
        </w:pPr>
        <w:rPr>
          <w:rFonts w:hint="default"/>
        </w:rPr>
      </w:lvl>
    </w:lvlOverride>
    <w:lvlOverride w:ilvl="1">
      <w:lvl w:ilvl="1">
        <w:start w:val="1"/>
        <w:numFmt w:val="decimal"/>
        <w:pStyle w:val="Heading2"/>
        <w:lvlText w:val="12.%2"/>
        <w:lvlJc w:val="left"/>
        <w:pPr>
          <w:ind w:left="720" w:hanging="360"/>
        </w:pPr>
        <w:rPr>
          <w:rFonts w:hint="default"/>
        </w:rPr>
      </w:lvl>
    </w:lvlOverride>
    <w:lvlOverride w:ilvl="2">
      <w:lvl w:ilvl="2">
        <w:start w:val="1"/>
        <w:numFmt w:val="decimal"/>
        <w:lvlText w:val="12.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2">
    <w:abstractNumId w:val="100"/>
    <w:lvlOverride w:ilvl="0">
      <w:lvl w:ilvl="0">
        <w:start w:val="7"/>
        <w:numFmt w:val="none"/>
        <w:lvlText w:val="13."/>
        <w:lvlJc w:val="left"/>
        <w:pPr>
          <w:ind w:left="360" w:hanging="360"/>
        </w:pPr>
        <w:rPr>
          <w:rFonts w:hint="default"/>
        </w:rPr>
      </w:lvl>
    </w:lvlOverride>
    <w:lvlOverride w:ilvl="1">
      <w:lvl w:ilvl="1">
        <w:start w:val="1"/>
        <w:numFmt w:val="decimal"/>
        <w:pStyle w:val="Heading2"/>
        <w:lvlText w:val="12.%2"/>
        <w:lvlJc w:val="left"/>
        <w:pPr>
          <w:ind w:left="720" w:hanging="360"/>
        </w:pPr>
        <w:rPr>
          <w:rFonts w:hint="default"/>
        </w:rPr>
      </w:lvl>
    </w:lvlOverride>
    <w:lvlOverride w:ilvl="2">
      <w:lvl w:ilvl="2">
        <w:start w:val="1"/>
        <w:numFmt w:val="decimal"/>
        <w:lvlText w:val="12.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3">
    <w:abstractNumId w:val="100"/>
    <w:lvlOverride w:ilvl="0">
      <w:lvl w:ilvl="0">
        <w:start w:val="7"/>
        <w:numFmt w:val="none"/>
        <w:lvlText w:val="13."/>
        <w:lvlJc w:val="left"/>
        <w:pPr>
          <w:ind w:left="360" w:hanging="360"/>
        </w:pPr>
        <w:rPr>
          <w:rFonts w:hint="default"/>
        </w:rPr>
      </w:lvl>
    </w:lvlOverride>
    <w:lvlOverride w:ilvl="1">
      <w:lvl w:ilvl="1">
        <w:start w:val="1"/>
        <w:numFmt w:val="decimal"/>
        <w:pStyle w:val="Heading2"/>
        <w:lvlText w:val="13.%2"/>
        <w:lvlJc w:val="left"/>
        <w:pPr>
          <w:ind w:left="720" w:hanging="360"/>
        </w:pPr>
        <w:rPr>
          <w:rFonts w:hint="default"/>
        </w:rPr>
      </w:lvl>
    </w:lvlOverride>
    <w:lvlOverride w:ilvl="2">
      <w:lvl w:ilvl="2">
        <w:start w:val="1"/>
        <w:numFmt w:val="decimal"/>
        <w:lvlText w:val="12.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4">
    <w:abstractNumId w:val="20"/>
  </w:num>
  <w:num w:numId="155">
    <w:abstractNumId w:val="67"/>
  </w:num>
  <w:num w:numId="156">
    <w:abstractNumId w:val="31"/>
  </w:num>
  <w:num w:numId="157">
    <w:abstractNumId w:val="84"/>
  </w:num>
  <w:num w:numId="158">
    <w:abstractNumId w:val="100"/>
    <w:lvlOverride w:ilvl="0">
      <w:lvl w:ilvl="0">
        <w:start w:val="7"/>
        <w:numFmt w:val="none"/>
        <w:lvlText w:val="13."/>
        <w:lvlJc w:val="left"/>
        <w:pPr>
          <w:ind w:left="360" w:hanging="360"/>
        </w:pPr>
        <w:rPr>
          <w:rFonts w:hint="default"/>
        </w:rPr>
      </w:lvl>
    </w:lvlOverride>
    <w:lvlOverride w:ilvl="1">
      <w:lvl w:ilvl="1">
        <w:start w:val="1"/>
        <w:numFmt w:val="decimal"/>
        <w:pStyle w:val="Heading2"/>
        <w:lvlText w:val="13.%2"/>
        <w:lvlJc w:val="left"/>
        <w:pPr>
          <w:ind w:left="720" w:hanging="360"/>
        </w:pPr>
        <w:rPr>
          <w:rFonts w:hint="default"/>
        </w:rPr>
      </w:lvl>
    </w:lvlOverride>
    <w:lvlOverride w:ilvl="2">
      <w:lvl w:ilvl="2">
        <w:start w:val="1"/>
        <w:numFmt w:val="decimal"/>
        <w:lvlText w:val="18.1.%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9">
    <w:abstractNumId w:val="44"/>
  </w:num>
  <w:num w:numId="160">
    <w:abstractNumId w:val="143"/>
  </w:num>
  <w:num w:numId="161">
    <w:abstractNumId w:val="29"/>
  </w:num>
  <w:num w:numId="162">
    <w:abstractNumId w:val="13"/>
  </w:num>
  <w:num w:numId="163">
    <w:abstractNumId w:val="128"/>
  </w:num>
  <w:num w:numId="164">
    <w:abstractNumId w:val="128"/>
    <w:lvlOverride w:ilvl="0">
      <w:lvl w:ilvl="0">
        <w:start w:val="7"/>
        <w:numFmt w:val="none"/>
        <w:lvlText w:val="13."/>
        <w:lvlJc w:val="left"/>
        <w:pPr>
          <w:ind w:left="360" w:hanging="360"/>
        </w:pPr>
        <w:rPr>
          <w:rFonts w:hint="default"/>
        </w:rPr>
      </w:lvl>
    </w:lvlOverride>
    <w:lvlOverride w:ilvl="1">
      <w:lvl w:ilvl="1">
        <w:start w:val="1"/>
        <w:numFmt w:val="decimal"/>
        <w:lvlText w:val="23.%2"/>
        <w:lvlJc w:val="left"/>
        <w:pPr>
          <w:ind w:left="720" w:hanging="360"/>
        </w:pPr>
        <w:rPr>
          <w:rFonts w:hint="default"/>
        </w:rPr>
      </w:lvl>
    </w:lvlOverride>
    <w:lvlOverride w:ilvl="2">
      <w:lvl w:ilvl="2">
        <w:start w:val="1"/>
        <w:numFmt w:val="decimal"/>
        <w:lvlText w:val="18.2.%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5">
    <w:abstractNumId w:val="19"/>
  </w:num>
  <w:num w:numId="166">
    <w:abstractNumId w:val="137"/>
  </w:num>
  <w:num w:numId="167">
    <w:abstractNumId w:val="36"/>
  </w:num>
  <w:num w:numId="168">
    <w:abstractNumId w:val="46"/>
  </w:num>
  <w:numIdMacAtCleanup w:val="16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 Powell">
    <w15:presenceInfo w15:providerId="None" w15:userId="Julia Powell"/>
  </w15:person>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86A"/>
    <w:rsid w:val="000006B2"/>
    <w:rsid w:val="00002604"/>
    <w:rsid w:val="0000324D"/>
    <w:rsid w:val="00004294"/>
    <w:rsid w:val="000045EA"/>
    <w:rsid w:val="000047E4"/>
    <w:rsid w:val="0001055C"/>
    <w:rsid w:val="00010EB6"/>
    <w:rsid w:val="00012007"/>
    <w:rsid w:val="000133B2"/>
    <w:rsid w:val="00013563"/>
    <w:rsid w:val="000141BB"/>
    <w:rsid w:val="00014A07"/>
    <w:rsid w:val="0002418F"/>
    <w:rsid w:val="00030EE0"/>
    <w:rsid w:val="000368A4"/>
    <w:rsid w:val="00041713"/>
    <w:rsid w:val="00041D99"/>
    <w:rsid w:val="00042825"/>
    <w:rsid w:val="00043F6A"/>
    <w:rsid w:val="00044AA2"/>
    <w:rsid w:val="00044ABE"/>
    <w:rsid w:val="000452DD"/>
    <w:rsid w:val="000567D3"/>
    <w:rsid w:val="00057A0E"/>
    <w:rsid w:val="000632F9"/>
    <w:rsid w:val="0006523E"/>
    <w:rsid w:val="00065C87"/>
    <w:rsid w:val="000660A2"/>
    <w:rsid w:val="00066B1C"/>
    <w:rsid w:val="00066D07"/>
    <w:rsid w:val="00070F0B"/>
    <w:rsid w:val="00074392"/>
    <w:rsid w:val="000752C6"/>
    <w:rsid w:val="00080067"/>
    <w:rsid w:val="000808C8"/>
    <w:rsid w:val="000815B8"/>
    <w:rsid w:val="00081B7B"/>
    <w:rsid w:val="00083F8D"/>
    <w:rsid w:val="00084F19"/>
    <w:rsid w:val="00084FDC"/>
    <w:rsid w:val="00086795"/>
    <w:rsid w:val="00086CFF"/>
    <w:rsid w:val="00087710"/>
    <w:rsid w:val="0009115E"/>
    <w:rsid w:val="00092769"/>
    <w:rsid w:val="0009292D"/>
    <w:rsid w:val="000933DE"/>
    <w:rsid w:val="00094557"/>
    <w:rsid w:val="000945A0"/>
    <w:rsid w:val="00094EF3"/>
    <w:rsid w:val="00096224"/>
    <w:rsid w:val="00097FC6"/>
    <w:rsid w:val="000A6200"/>
    <w:rsid w:val="000A7E29"/>
    <w:rsid w:val="000B2D53"/>
    <w:rsid w:val="000B41B2"/>
    <w:rsid w:val="000B4D54"/>
    <w:rsid w:val="000B6ABA"/>
    <w:rsid w:val="000B6F33"/>
    <w:rsid w:val="000C16C2"/>
    <w:rsid w:val="000C4F9B"/>
    <w:rsid w:val="000C6349"/>
    <w:rsid w:val="000C65DF"/>
    <w:rsid w:val="000C6E7C"/>
    <w:rsid w:val="000D1330"/>
    <w:rsid w:val="000D22CD"/>
    <w:rsid w:val="000D4B9E"/>
    <w:rsid w:val="000D5A0E"/>
    <w:rsid w:val="000D6113"/>
    <w:rsid w:val="000D651C"/>
    <w:rsid w:val="000E12E4"/>
    <w:rsid w:val="000E149E"/>
    <w:rsid w:val="000E1873"/>
    <w:rsid w:val="000E4490"/>
    <w:rsid w:val="000E6CB4"/>
    <w:rsid w:val="000F131C"/>
    <w:rsid w:val="000F2B9F"/>
    <w:rsid w:val="001006B4"/>
    <w:rsid w:val="00103672"/>
    <w:rsid w:val="00106453"/>
    <w:rsid w:val="001066F0"/>
    <w:rsid w:val="001071E0"/>
    <w:rsid w:val="00110CDC"/>
    <w:rsid w:val="00114383"/>
    <w:rsid w:val="00115C62"/>
    <w:rsid w:val="00120CA5"/>
    <w:rsid w:val="0012429F"/>
    <w:rsid w:val="00125137"/>
    <w:rsid w:val="001259A3"/>
    <w:rsid w:val="001259D4"/>
    <w:rsid w:val="001271FA"/>
    <w:rsid w:val="0012753E"/>
    <w:rsid w:val="001310A4"/>
    <w:rsid w:val="0013323D"/>
    <w:rsid w:val="00133F50"/>
    <w:rsid w:val="00136197"/>
    <w:rsid w:val="0014077F"/>
    <w:rsid w:val="0014103E"/>
    <w:rsid w:val="00141DE5"/>
    <w:rsid w:val="001438BC"/>
    <w:rsid w:val="00143CCA"/>
    <w:rsid w:val="001455DC"/>
    <w:rsid w:val="00150C84"/>
    <w:rsid w:val="001518C4"/>
    <w:rsid w:val="00153E23"/>
    <w:rsid w:val="00155A8D"/>
    <w:rsid w:val="00157602"/>
    <w:rsid w:val="00164A45"/>
    <w:rsid w:val="00170308"/>
    <w:rsid w:val="00170FE3"/>
    <w:rsid w:val="0017165E"/>
    <w:rsid w:val="00173F71"/>
    <w:rsid w:val="001747FC"/>
    <w:rsid w:val="00174A77"/>
    <w:rsid w:val="00175814"/>
    <w:rsid w:val="0017601B"/>
    <w:rsid w:val="0017750D"/>
    <w:rsid w:val="0017782D"/>
    <w:rsid w:val="00182A9F"/>
    <w:rsid w:val="00183982"/>
    <w:rsid w:val="00185C8B"/>
    <w:rsid w:val="00190A37"/>
    <w:rsid w:val="001935B5"/>
    <w:rsid w:val="0019385B"/>
    <w:rsid w:val="0019570E"/>
    <w:rsid w:val="001A26A7"/>
    <w:rsid w:val="001A32CF"/>
    <w:rsid w:val="001A3A66"/>
    <w:rsid w:val="001A4334"/>
    <w:rsid w:val="001A5EFC"/>
    <w:rsid w:val="001A762A"/>
    <w:rsid w:val="001B0D94"/>
    <w:rsid w:val="001B15D2"/>
    <w:rsid w:val="001B3067"/>
    <w:rsid w:val="001B3AE6"/>
    <w:rsid w:val="001B3B99"/>
    <w:rsid w:val="001B4447"/>
    <w:rsid w:val="001B5745"/>
    <w:rsid w:val="001B672C"/>
    <w:rsid w:val="001C07AD"/>
    <w:rsid w:val="001C1B05"/>
    <w:rsid w:val="001C3AE2"/>
    <w:rsid w:val="001C3B2F"/>
    <w:rsid w:val="001C56F3"/>
    <w:rsid w:val="001C7EE3"/>
    <w:rsid w:val="001D0B57"/>
    <w:rsid w:val="001D163F"/>
    <w:rsid w:val="001D3527"/>
    <w:rsid w:val="001D3F2C"/>
    <w:rsid w:val="001D48C7"/>
    <w:rsid w:val="001D5C49"/>
    <w:rsid w:val="001D6F09"/>
    <w:rsid w:val="001D723D"/>
    <w:rsid w:val="001D7E7E"/>
    <w:rsid w:val="001E0542"/>
    <w:rsid w:val="001E0B78"/>
    <w:rsid w:val="001E1D8F"/>
    <w:rsid w:val="001E2526"/>
    <w:rsid w:val="001E702B"/>
    <w:rsid w:val="001F0453"/>
    <w:rsid w:val="001F0B72"/>
    <w:rsid w:val="001F2DA2"/>
    <w:rsid w:val="001F33E2"/>
    <w:rsid w:val="001F6461"/>
    <w:rsid w:val="00201561"/>
    <w:rsid w:val="00204D9A"/>
    <w:rsid w:val="00204EB8"/>
    <w:rsid w:val="00205339"/>
    <w:rsid w:val="002054D6"/>
    <w:rsid w:val="00210E9B"/>
    <w:rsid w:val="00212535"/>
    <w:rsid w:val="00212EFB"/>
    <w:rsid w:val="00213B34"/>
    <w:rsid w:val="002177DC"/>
    <w:rsid w:val="00217D7A"/>
    <w:rsid w:val="002205DE"/>
    <w:rsid w:val="0022367A"/>
    <w:rsid w:val="002268F4"/>
    <w:rsid w:val="0023019A"/>
    <w:rsid w:val="002330A8"/>
    <w:rsid w:val="00234E8E"/>
    <w:rsid w:val="002358CD"/>
    <w:rsid w:val="00237422"/>
    <w:rsid w:val="002415B4"/>
    <w:rsid w:val="00245E92"/>
    <w:rsid w:val="00246E26"/>
    <w:rsid w:val="00247070"/>
    <w:rsid w:val="00247135"/>
    <w:rsid w:val="00251BA1"/>
    <w:rsid w:val="002525D5"/>
    <w:rsid w:val="00253936"/>
    <w:rsid w:val="002608AF"/>
    <w:rsid w:val="00262704"/>
    <w:rsid w:val="0026367F"/>
    <w:rsid w:val="00265031"/>
    <w:rsid w:val="0026517C"/>
    <w:rsid w:val="00265E43"/>
    <w:rsid w:val="00266A02"/>
    <w:rsid w:val="00266A8A"/>
    <w:rsid w:val="002674D6"/>
    <w:rsid w:val="00270E82"/>
    <w:rsid w:val="0027122F"/>
    <w:rsid w:val="0027366F"/>
    <w:rsid w:val="00273C9D"/>
    <w:rsid w:val="002763B0"/>
    <w:rsid w:val="002778D7"/>
    <w:rsid w:val="002819C9"/>
    <w:rsid w:val="00281D0E"/>
    <w:rsid w:val="00281D76"/>
    <w:rsid w:val="00283E47"/>
    <w:rsid w:val="00284E6C"/>
    <w:rsid w:val="002850AC"/>
    <w:rsid w:val="00287A6F"/>
    <w:rsid w:val="002938E0"/>
    <w:rsid w:val="002938EC"/>
    <w:rsid w:val="0029684A"/>
    <w:rsid w:val="00296AD5"/>
    <w:rsid w:val="00297C35"/>
    <w:rsid w:val="002A104E"/>
    <w:rsid w:val="002A26EC"/>
    <w:rsid w:val="002A6A3A"/>
    <w:rsid w:val="002A77CB"/>
    <w:rsid w:val="002B0618"/>
    <w:rsid w:val="002B158A"/>
    <w:rsid w:val="002B65E9"/>
    <w:rsid w:val="002B7E4A"/>
    <w:rsid w:val="002C0FC8"/>
    <w:rsid w:val="002C1A3D"/>
    <w:rsid w:val="002C3491"/>
    <w:rsid w:val="002C56FB"/>
    <w:rsid w:val="002C5825"/>
    <w:rsid w:val="002C5AF0"/>
    <w:rsid w:val="002D402C"/>
    <w:rsid w:val="002D4AA5"/>
    <w:rsid w:val="002D6B9B"/>
    <w:rsid w:val="002D6D32"/>
    <w:rsid w:val="002D6E76"/>
    <w:rsid w:val="002E1F5C"/>
    <w:rsid w:val="002E2940"/>
    <w:rsid w:val="002E2EDC"/>
    <w:rsid w:val="002E2F7A"/>
    <w:rsid w:val="002E42AD"/>
    <w:rsid w:val="002E50A6"/>
    <w:rsid w:val="002E5271"/>
    <w:rsid w:val="002E62DD"/>
    <w:rsid w:val="002E7FFD"/>
    <w:rsid w:val="002F04AF"/>
    <w:rsid w:val="002F2C3E"/>
    <w:rsid w:val="002F3A05"/>
    <w:rsid w:val="002F3CA7"/>
    <w:rsid w:val="002F7F69"/>
    <w:rsid w:val="002F7F72"/>
    <w:rsid w:val="0030004A"/>
    <w:rsid w:val="00301656"/>
    <w:rsid w:val="00303223"/>
    <w:rsid w:val="00303CAC"/>
    <w:rsid w:val="00305D73"/>
    <w:rsid w:val="00307A8A"/>
    <w:rsid w:val="00307A9C"/>
    <w:rsid w:val="00310017"/>
    <w:rsid w:val="00311A33"/>
    <w:rsid w:val="003127F4"/>
    <w:rsid w:val="00315ED8"/>
    <w:rsid w:val="0031644E"/>
    <w:rsid w:val="003169C4"/>
    <w:rsid w:val="00316AB0"/>
    <w:rsid w:val="00317503"/>
    <w:rsid w:val="00320538"/>
    <w:rsid w:val="00326E10"/>
    <w:rsid w:val="003273BE"/>
    <w:rsid w:val="00331A51"/>
    <w:rsid w:val="00333EC8"/>
    <w:rsid w:val="00336436"/>
    <w:rsid w:val="003417C0"/>
    <w:rsid w:val="0034234B"/>
    <w:rsid w:val="0034294B"/>
    <w:rsid w:val="0034324B"/>
    <w:rsid w:val="003433A9"/>
    <w:rsid w:val="00343C6D"/>
    <w:rsid w:val="003471BA"/>
    <w:rsid w:val="00347AC3"/>
    <w:rsid w:val="00351142"/>
    <w:rsid w:val="00351163"/>
    <w:rsid w:val="003518D8"/>
    <w:rsid w:val="003525AA"/>
    <w:rsid w:val="0035324A"/>
    <w:rsid w:val="00354445"/>
    <w:rsid w:val="00354F20"/>
    <w:rsid w:val="00354F9E"/>
    <w:rsid w:val="00356CDB"/>
    <w:rsid w:val="00362382"/>
    <w:rsid w:val="00364005"/>
    <w:rsid w:val="003649EB"/>
    <w:rsid w:val="00365BCB"/>
    <w:rsid w:val="003668CD"/>
    <w:rsid w:val="00370E48"/>
    <w:rsid w:val="00371486"/>
    <w:rsid w:val="00373EA1"/>
    <w:rsid w:val="003742BC"/>
    <w:rsid w:val="0037561C"/>
    <w:rsid w:val="00376350"/>
    <w:rsid w:val="00377641"/>
    <w:rsid w:val="003809D4"/>
    <w:rsid w:val="00382F9D"/>
    <w:rsid w:val="003839AC"/>
    <w:rsid w:val="00384E2F"/>
    <w:rsid w:val="00386F2E"/>
    <w:rsid w:val="00390C00"/>
    <w:rsid w:val="00391168"/>
    <w:rsid w:val="00391C49"/>
    <w:rsid w:val="00391FD4"/>
    <w:rsid w:val="00392A1F"/>
    <w:rsid w:val="00392E94"/>
    <w:rsid w:val="003A34A7"/>
    <w:rsid w:val="003A4104"/>
    <w:rsid w:val="003A4FC2"/>
    <w:rsid w:val="003A520E"/>
    <w:rsid w:val="003A58A5"/>
    <w:rsid w:val="003A67A8"/>
    <w:rsid w:val="003A6DEF"/>
    <w:rsid w:val="003A7351"/>
    <w:rsid w:val="003A7C04"/>
    <w:rsid w:val="003A7EB2"/>
    <w:rsid w:val="003A7F94"/>
    <w:rsid w:val="003B067E"/>
    <w:rsid w:val="003B210E"/>
    <w:rsid w:val="003B2477"/>
    <w:rsid w:val="003B4448"/>
    <w:rsid w:val="003B5DFC"/>
    <w:rsid w:val="003C0F51"/>
    <w:rsid w:val="003C2FA4"/>
    <w:rsid w:val="003C355F"/>
    <w:rsid w:val="003C43CB"/>
    <w:rsid w:val="003C45D8"/>
    <w:rsid w:val="003C6D94"/>
    <w:rsid w:val="003C7482"/>
    <w:rsid w:val="003C76B2"/>
    <w:rsid w:val="003C78B0"/>
    <w:rsid w:val="003C7D21"/>
    <w:rsid w:val="003D0D88"/>
    <w:rsid w:val="003D1AFC"/>
    <w:rsid w:val="003D29FB"/>
    <w:rsid w:val="003D33D0"/>
    <w:rsid w:val="003D3DA8"/>
    <w:rsid w:val="003D4B1C"/>
    <w:rsid w:val="003D7006"/>
    <w:rsid w:val="003E19F1"/>
    <w:rsid w:val="003E2BCB"/>
    <w:rsid w:val="003E4A23"/>
    <w:rsid w:val="003E72AC"/>
    <w:rsid w:val="003E7829"/>
    <w:rsid w:val="003F1679"/>
    <w:rsid w:val="003F175A"/>
    <w:rsid w:val="003F2962"/>
    <w:rsid w:val="003F4E83"/>
    <w:rsid w:val="003F680E"/>
    <w:rsid w:val="003F7D3B"/>
    <w:rsid w:val="00400C8A"/>
    <w:rsid w:val="0040109F"/>
    <w:rsid w:val="0040250D"/>
    <w:rsid w:val="0040394D"/>
    <w:rsid w:val="00404CAF"/>
    <w:rsid w:val="004052A4"/>
    <w:rsid w:val="00406006"/>
    <w:rsid w:val="00406B26"/>
    <w:rsid w:val="00406B57"/>
    <w:rsid w:val="00406E51"/>
    <w:rsid w:val="004070BC"/>
    <w:rsid w:val="00415E37"/>
    <w:rsid w:val="00416A7A"/>
    <w:rsid w:val="0042614B"/>
    <w:rsid w:val="004263A8"/>
    <w:rsid w:val="00432172"/>
    <w:rsid w:val="00432513"/>
    <w:rsid w:val="0043361C"/>
    <w:rsid w:val="00433E28"/>
    <w:rsid w:val="00435DCB"/>
    <w:rsid w:val="004378A9"/>
    <w:rsid w:val="004379C3"/>
    <w:rsid w:val="004424FB"/>
    <w:rsid w:val="004428E3"/>
    <w:rsid w:val="00446C9C"/>
    <w:rsid w:val="00447900"/>
    <w:rsid w:val="00451101"/>
    <w:rsid w:val="00452D35"/>
    <w:rsid w:val="0045397F"/>
    <w:rsid w:val="00456056"/>
    <w:rsid w:val="0045677D"/>
    <w:rsid w:val="00464B3D"/>
    <w:rsid w:val="004652D1"/>
    <w:rsid w:val="004654E6"/>
    <w:rsid w:val="00471984"/>
    <w:rsid w:val="00473441"/>
    <w:rsid w:val="0048317B"/>
    <w:rsid w:val="0049076D"/>
    <w:rsid w:val="00490B41"/>
    <w:rsid w:val="004914DA"/>
    <w:rsid w:val="00493585"/>
    <w:rsid w:val="004A0302"/>
    <w:rsid w:val="004A0813"/>
    <w:rsid w:val="004A1DB5"/>
    <w:rsid w:val="004A449A"/>
    <w:rsid w:val="004A5250"/>
    <w:rsid w:val="004B0F0E"/>
    <w:rsid w:val="004B104C"/>
    <w:rsid w:val="004B3A60"/>
    <w:rsid w:val="004B3D5C"/>
    <w:rsid w:val="004B45B3"/>
    <w:rsid w:val="004B4826"/>
    <w:rsid w:val="004B49ED"/>
    <w:rsid w:val="004B49F0"/>
    <w:rsid w:val="004B73F5"/>
    <w:rsid w:val="004C1737"/>
    <w:rsid w:val="004C241B"/>
    <w:rsid w:val="004C38D3"/>
    <w:rsid w:val="004C69F2"/>
    <w:rsid w:val="004D2562"/>
    <w:rsid w:val="004D2904"/>
    <w:rsid w:val="004D3061"/>
    <w:rsid w:val="004D431D"/>
    <w:rsid w:val="004D54D4"/>
    <w:rsid w:val="004E1B5F"/>
    <w:rsid w:val="004E2D7F"/>
    <w:rsid w:val="004E30DC"/>
    <w:rsid w:val="004E4E9D"/>
    <w:rsid w:val="004E550C"/>
    <w:rsid w:val="004E60CA"/>
    <w:rsid w:val="004F2077"/>
    <w:rsid w:val="004F24D9"/>
    <w:rsid w:val="004F28CB"/>
    <w:rsid w:val="004F2A2E"/>
    <w:rsid w:val="004F3BF6"/>
    <w:rsid w:val="004F45FA"/>
    <w:rsid w:val="004F74FE"/>
    <w:rsid w:val="0050183E"/>
    <w:rsid w:val="0050242D"/>
    <w:rsid w:val="00504DBB"/>
    <w:rsid w:val="00505DB3"/>
    <w:rsid w:val="00507C9A"/>
    <w:rsid w:val="00507E7E"/>
    <w:rsid w:val="00510987"/>
    <w:rsid w:val="00515591"/>
    <w:rsid w:val="00515B55"/>
    <w:rsid w:val="00515FDA"/>
    <w:rsid w:val="005200A7"/>
    <w:rsid w:val="005202E8"/>
    <w:rsid w:val="00520B41"/>
    <w:rsid w:val="00522258"/>
    <w:rsid w:val="00525413"/>
    <w:rsid w:val="005257E9"/>
    <w:rsid w:val="005359DE"/>
    <w:rsid w:val="005429B4"/>
    <w:rsid w:val="0054334B"/>
    <w:rsid w:val="00543DF8"/>
    <w:rsid w:val="00544188"/>
    <w:rsid w:val="00544F80"/>
    <w:rsid w:val="0055135F"/>
    <w:rsid w:val="00552071"/>
    <w:rsid w:val="005547D1"/>
    <w:rsid w:val="0055578F"/>
    <w:rsid w:val="005558C7"/>
    <w:rsid w:val="005569E3"/>
    <w:rsid w:val="005605CA"/>
    <w:rsid w:val="00561201"/>
    <w:rsid w:val="005617AF"/>
    <w:rsid w:val="0056258B"/>
    <w:rsid w:val="005640EC"/>
    <w:rsid w:val="005666B7"/>
    <w:rsid w:val="00572634"/>
    <w:rsid w:val="00576DA4"/>
    <w:rsid w:val="00580347"/>
    <w:rsid w:val="00580BF2"/>
    <w:rsid w:val="00581A41"/>
    <w:rsid w:val="00582E6C"/>
    <w:rsid w:val="00584A50"/>
    <w:rsid w:val="00585B89"/>
    <w:rsid w:val="005878C0"/>
    <w:rsid w:val="005927FF"/>
    <w:rsid w:val="00593344"/>
    <w:rsid w:val="00593637"/>
    <w:rsid w:val="00594722"/>
    <w:rsid w:val="00595E1F"/>
    <w:rsid w:val="00596443"/>
    <w:rsid w:val="00597E74"/>
    <w:rsid w:val="005A06DA"/>
    <w:rsid w:val="005A1503"/>
    <w:rsid w:val="005A3C22"/>
    <w:rsid w:val="005A61C4"/>
    <w:rsid w:val="005B0B31"/>
    <w:rsid w:val="005B1772"/>
    <w:rsid w:val="005B33D3"/>
    <w:rsid w:val="005B4831"/>
    <w:rsid w:val="005B526C"/>
    <w:rsid w:val="005B5296"/>
    <w:rsid w:val="005C340C"/>
    <w:rsid w:val="005C3FEB"/>
    <w:rsid w:val="005C4A93"/>
    <w:rsid w:val="005C4F4C"/>
    <w:rsid w:val="005C5C22"/>
    <w:rsid w:val="005D373C"/>
    <w:rsid w:val="005D3CC6"/>
    <w:rsid w:val="005D6A61"/>
    <w:rsid w:val="005D7F71"/>
    <w:rsid w:val="005E137E"/>
    <w:rsid w:val="005E31BC"/>
    <w:rsid w:val="005E4C63"/>
    <w:rsid w:val="005E7FA3"/>
    <w:rsid w:val="005F073C"/>
    <w:rsid w:val="005F448C"/>
    <w:rsid w:val="005F6303"/>
    <w:rsid w:val="0060112D"/>
    <w:rsid w:val="00604EFD"/>
    <w:rsid w:val="0060652B"/>
    <w:rsid w:val="006074E1"/>
    <w:rsid w:val="006107A1"/>
    <w:rsid w:val="00610A61"/>
    <w:rsid w:val="006125DA"/>
    <w:rsid w:val="006130E9"/>
    <w:rsid w:val="00613323"/>
    <w:rsid w:val="006135EC"/>
    <w:rsid w:val="00613B4E"/>
    <w:rsid w:val="00613C31"/>
    <w:rsid w:val="006158B8"/>
    <w:rsid w:val="006209AB"/>
    <w:rsid w:val="006269E6"/>
    <w:rsid w:val="00626C3A"/>
    <w:rsid w:val="00631934"/>
    <w:rsid w:val="0063413B"/>
    <w:rsid w:val="00635005"/>
    <w:rsid w:val="0063561D"/>
    <w:rsid w:val="00635C1F"/>
    <w:rsid w:val="00640F9A"/>
    <w:rsid w:val="0064161C"/>
    <w:rsid w:val="00643C21"/>
    <w:rsid w:val="00645C4D"/>
    <w:rsid w:val="00645D14"/>
    <w:rsid w:val="0064656A"/>
    <w:rsid w:val="0064791B"/>
    <w:rsid w:val="006511CB"/>
    <w:rsid w:val="00652FEF"/>
    <w:rsid w:val="006549BB"/>
    <w:rsid w:val="00655728"/>
    <w:rsid w:val="00657530"/>
    <w:rsid w:val="0066348C"/>
    <w:rsid w:val="006640CA"/>
    <w:rsid w:val="00665354"/>
    <w:rsid w:val="006654D2"/>
    <w:rsid w:val="00666588"/>
    <w:rsid w:val="00667B94"/>
    <w:rsid w:val="00667FFC"/>
    <w:rsid w:val="00673810"/>
    <w:rsid w:val="00673A3A"/>
    <w:rsid w:val="006771E9"/>
    <w:rsid w:val="00682C62"/>
    <w:rsid w:val="00683EDA"/>
    <w:rsid w:val="0068416C"/>
    <w:rsid w:val="00684C2B"/>
    <w:rsid w:val="00686FAC"/>
    <w:rsid w:val="006878C6"/>
    <w:rsid w:val="00691C91"/>
    <w:rsid w:val="00692A2B"/>
    <w:rsid w:val="006944E4"/>
    <w:rsid w:val="006949B2"/>
    <w:rsid w:val="00695535"/>
    <w:rsid w:val="006957F7"/>
    <w:rsid w:val="006967A5"/>
    <w:rsid w:val="006A1F1B"/>
    <w:rsid w:val="006A2316"/>
    <w:rsid w:val="006A31DF"/>
    <w:rsid w:val="006A4034"/>
    <w:rsid w:val="006A47F1"/>
    <w:rsid w:val="006A64DF"/>
    <w:rsid w:val="006B05ED"/>
    <w:rsid w:val="006B0DD8"/>
    <w:rsid w:val="006B0F97"/>
    <w:rsid w:val="006B2F25"/>
    <w:rsid w:val="006B392F"/>
    <w:rsid w:val="006C0F45"/>
    <w:rsid w:val="006C314E"/>
    <w:rsid w:val="006C33DE"/>
    <w:rsid w:val="006C7A31"/>
    <w:rsid w:val="006D154F"/>
    <w:rsid w:val="006D337B"/>
    <w:rsid w:val="006D3D86"/>
    <w:rsid w:val="006D4935"/>
    <w:rsid w:val="006D655E"/>
    <w:rsid w:val="006D678B"/>
    <w:rsid w:val="006D7F0D"/>
    <w:rsid w:val="006E00F9"/>
    <w:rsid w:val="006E0844"/>
    <w:rsid w:val="006E0B85"/>
    <w:rsid w:val="006E0D7B"/>
    <w:rsid w:val="006E30DE"/>
    <w:rsid w:val="006E36E3"/>
    <w:rsid w:val="006E45F6"/>
    <w:rsid w:val="006E73EA"/>
    <w:rsid w:val="006E74A6"/>
    <w:rsid w:val="006F1603"/>
    <w:rsid w:val="006F3510"/>
    <w:rsid w:val="006F49F5"/>
    <w:rsid w:val="0070027F"/>
    <w:rsid w:val="007016A7"/>
    <w:rsid w:val="00701958"/>
    <w:rsid w:val="0070213F"/>
    <w:rsid w:val="00704237"/>
    <w:rsid w:val="00704603"/>
    <w:rsid w:val="00705EB7"/>
    <w:rsid w:val="00706A6E"/>
    <w:rsid w:val="0070770D"/>
    <w:rsid w:val="007078BD"/>
    <w:rsid w:val="00710307"/>
    <w:rsid w:val="00711243"/>
    <w:rsid w:val="00711E19"/>
    <w:rsid w:val="007139AB"/>
    <w:rsid w:val="00714E7C"/>
    <w:rsid w:val="00715127"/>
    <w:rsid w:val="0071649D"/>
    <w:rsid w:val="007175C3"/>
    <w:rsid w:val="00720F39"/>
    <w:rsid w:val="00721640"/>
    <w:rsid w:val="007236BF"/>
    <w:rsid w:val="007254FE"/>
    <w:rsid w:val="007260AD"/>
    <w:rsid w:val="007274F5"/>
    <w:rsid w:val="00732E46"/>
    <w:rsid w:val="0073474A"/>
    <w:rsid w:val="00735AEA"/>
    <w:rsid w:val="0073606A"/>
    <w:rsid w:val="00741012"/>
    <w:rsid w:val="00743975"/>
    <w:rsid w:val="00744721"/>
    <w:rsid w:val="007447EC"/>
    <w:rsid w:val="00744B89"/>
    <w:rsid w:val="00745086"/>
    <w:rsid w:val="00750C6A"/>
    <w:rsid w:val="00752B51"/>
    <w:rsid w:val="00752D31"/>
    <w:rsid w:val="007549EC"/>
    <w:rsid w:val="00754AE1"/>
    <w:rsid w:val="00756620"/>
    <w:rsid w:val="0075692D"/>
    <w:rsid w:val="00756B7D"/>
    <w:rsid w:val="00760789"/>
    <w:rsid w:val="00765407"/>
    <w:rsid w:val="00765A11"/>
    <w:rsid w:val="007661F0"/>
    <w:rsid w:val="00770288"/>
    <w:rsid w:val="0077390A"/>
    <w:rsid w:val="00775740"/>
    <w:rsid w:val="00775C35"/>
    <w:rsid w:val="00775D00"/>
    <w:rsid w:val="00776488"/>
    <w:rsid w:val="0077691E"/>
    <w:rsid w:val="00777AF9"/>
    <w:rsid w:val="007817F5"/>
    <w:rsid w:val="007836C7"/>
    <w:rsid w:val="00784255"/>
    <w:rsid w:val="0078453F"/>
    <w:rsid w:val="00784587"/>
    <w:rsid w:val="007848ED"/>
    <w:rsid w:val="0078592A"/>
    <w:rsid w:val="00786C4C"/>
    <w:rsid w:val="00790F6F"/>
    <w:rsid w:val="007931B9"/>
    <w:rsid w:val="0079502B"/>
    <w:rsid w:val="007966C1"/>
    <w:rsid w:val="0079718B"/>
    <w:rsid w:val="007A2070"/>
    <w:rsid w:val="007A4561"/>
    <w:rsid w:val="007A5FD2"/>
    <w:rsid w:val="007B15FB"/>
    <w:rsid w:val="007B3592"/>
    <w:rsid w:val="007B6BE2"/>
    <w:rsid w:val="007C0C86"/>
    <w:rsid w:val="007C1A8A"/>
    <w:rsid w:val="007C1B69"/>
    <w:rsid w:val="007C2FAD"/>
    <w:rsid w:val="007C5EA0"/>
    <w:rsid w:val="007D0C60"/>
    <w:rsid w:val="007D1161"/>
    <w:rsid w:val="007D2199"/>
    <w:rsid w:val="007D2CC4"/>
    <w:rsid w:val="007D3ECE"/>
    <w:rsid w:val="007D4F45"/>
    <w:rsid w:val="007D5FFE"/>
    <w:rsid w:val="007D6C25"/>
    <w:rsid w:val="007D7182"/>
    <w:rsid w:val="007F1204"/>
    <w:rsid w:val="007F220B"/>
    <w:rsid w:val="00800ACB"/>
    <w:rsid w:val="00803377"/>
    <w:rsid w:val="008036D5"/>
    <w:rsid w:val="008064D2"/>
    <w:rsid w:val="0081026F"/>
    <w:rsid w:val="00811AF7"/>
    <w:rsid w:val="00811C9E"/>
    <w:rsid w:val="008120E0"/>
    <w:rsid w:val="00812B14"/>
    <w:rsid w:val="0081486E"/>
    <w:rsid w:val="0081705B"/>
    <w:rsid w:val="00821050"/>
    <w:rsid w:val="008216F9"/>
    <w:rsid w:val="0082380A"/>
    <w:rsid w:val="00824ED5"/>
    <w:rsid w:val="0083070F"/>
    <w:rsid w:val="0083467E"/>
    <w:rsid w:val="00835069"/>
    <w:rsid w:val="008424BE"/>
    <w:rsid w:val="00844184"/>
    <w:rsid w:val="00844C87"/>
    <w:rsid w:val="00845C7A"/>
    <w:rsid w:val="00846096"/>
    <w:rsid w:val="00846F88"/>
    <w:rsid w:val="00853031"/>
    <w:rsid w:val="00854D80"/>
    <w:rsid w:val="00855B02"/>
    <w:rsid w:val="008611E7"/>
    <w:rsid w:val="00863D01"/>
    <w:rsid w:val="00863F94"/>
    <w:rsid w:val="00864267"/>
    <w:rsid w:val="0086593B"/>
    <w:rsid w:val="00866098"/>
    <w:rsid w:val="008665F7"/>
    <w:rsid w:val="00866F69"/>
    <w:rsid w:val="0086758C"/>
    <w:rsid w:val="00872FF3"/>
    <w:rsid w:val="00874243"/>
    <w:rsid w:val="00875EC3"/>
    <w:rsid w:val="008819FA"/>
    <w:rsid w:val="00882A38"/>
    <w:rsid w:val="00882E17"/>
    <w:rsid w:val="00883131"/>
    <w:rsid w:val="0088445E"/>
    <w:rsid w:val="0088653C"/>
    <w:rsid w:val="00890968"/>
    <w:rsid w:val="00893EB8"/>
    <w:rsid w:val="008945B2"/>
    <w:rsid w:val="00895BB7"/>
    <w:rsid w:val="00897B9C"/>
    <w:rsid w:val="008A1602"/>
    <w:rsid w:val="008A2556"/>
    <w:rsid w:val="008A4427"/>
    <w:rsid w:val="008A6FBE"/>
    <w:rsid w:val="008B107E"/>
    <w:rsid w:val="008B298E"/>
    <w:rsid w:val="008B4E92"/>
    <w:rsid w:val="008B56EC"/>
    <w:rsid w:val="008B5801"/>
    <w:rsid w:val="008C13C9"/>
    <w:rsid w:val="008C2C30"/>
    <w:rsid w:val="008C5E02"/>
    <w:rsid w:val="008C5F03"/>
    <w:rsid w:val="008C7578"/>
    <w:rsid w:val="008C7624"/>
    <w:rsid w:val="008C7799"/>
    <w:rsid w:val="008C7AFB"/>
    <w:rsid w:val="008D0225"/>
    <w:rsid w:val="008D4CAA"/>
    <w:rsid w:val="008D59DF"/>
    <w:rsid w:val="008D604E"/>
    <w:rsid w:val="008D76A1"/>
    <w:rsid w:val="008E03C0"/>
    <w:rsid w:val="008E1F97"/>
    <w:rsid w:val="008E27E8"/>
    <w:rsid w:val="008E30D1"/>
    <w:rsid w:val="008E388F"/>
    <w:rsid w:val="008E502E"/>
    <w:rsid w:val="008E6080"/>
    <w:rsid w:val="008E6897"/>
    <w:rsid w:val="008E70B1"/>
    <w:rsid w:val="008F1330"/>
    <w:rsid w:val="008F1E32"/>
    <w:rsid w:val="008F2171"/>
    <w:rsid w:val="008F47D3"/>
    <w:rsid w:val="008F6264"/>
    <w:rsid w:val="008F7751"/>
    <w:rsid w:val="00902087"/>
    <w:rsid w:val="00903565"/>
    <w:rsid w:val="00907D05"/>
    <w:rsid w:val="00911C98"/>
    <w:rsid w:val="009144E6"/>
    <w:rsid w:val="00916772"/>
    <w:rsid w:val="00916819"/>
    <w:rsid w:val="009169AF"/>
    <w:rsid w:val="00920E62"/>
    <w:rsid w:val="00921A78"/>
    <w:rsid w:val="0092442B"/>
    <w:rsid w:val="009250D7"/>
    <w:rsid w:val="00926B2E"/>
    <w:rsid w:val="0092794B"/>
    <w:rsid w:val="00933924"/>
    <w:rsid w:val="009348D1"/>
    <w:rsid w:val="00934D5C"/>
    <w:rsid w:val="009433B3"/>
    <w:rsid w:val="00943600"/>
    <w:rsid w:val="00943EE0"/>
    <w:rsid w:val="00947593"/>
    <w:rsid w:val="0095420D"/>
    <w:rsid w:val="00955A1B"/>
    <w:rsid w:val="00956B5E"/>
    <w:rsid w:val="009573D5"/>
    <w:rsid w:val="00957BB5"/>
    <w:rsid w:val="009643C4"/>
    <w:rsid w:val="00964723"/>
    <w:rsid w:val="00964D5F"/>
    <w:rsid w:val="00965DCD"/>
    <w:rsid w:val="00966986"/>
    <w:rsid w:val="00966E50"/>
    <w:rsid w:val="009672A2"/>
    <w:rsid w:val="009675CE"/>
    <w:rsid w:val="0097181F"/>
    <w:rsid w:val="0097408D"/>
    <w:rsid w:val="00975096"/>
    <w:rsid w:val="00976AFD"/>
    <w:rsid w:val="00977579"/>
    <w:rsid w:val="009849AC"/>
    <w:rsid w:val="00985152"/>
    <w:rsid w:val="00985916"/>
    <w:rsid w:val="009859AE"/>
    <w:rsid w:val="00985E1E"/>
    <w:rsid w:val="00985EAD"/>
    <w:rsid w:val="0098662F"/>
    <w:rsid w:val="00986D74"/>
    <w:rsid w:val="009877AF"/>
    <w:rsid w:val="00990A0D"/>
    <w:rsid w:val="00995F9C"/>
    <w:rsid w:val="009960ED"/>
    <w:rsid w:val="00997321"/>
    <w:rsid w:val="00997571"/>
    <w:rsid w:val="009A0809"/>
    <w:rsid w:val="009A1860"/>
    <w:rsid w:val="009A1DF3"/>
    <w:rsid w:val="009A2A0C"/>
    <w:rsid w:val="009A78E0"/>
    <w:rsid w:val="009B2725"/>
    <w:rsid w:val="009B2D9D"/>
    <w:rsid w:val="009B2DA4"/>
    <w:rsid w:val="009B2F67"/>
    <w:rsid w:val="009B3451"/>
    <w:rsid w:val="009B4661"/>
    <w:rsid w:val="009B4824"/>
    <w:rsid w:val="009B7A41"/>
    <w:rsid w:val="009C046C"/>
    <w:rsid w:val="009C04C7"/>
    <w:rsid w:val="009C139F"/>
    <w:rsid w:val="009C1B5F"/>
    <w:rsid w:val="009C35EB"/>
    <w:rsid w:val="009C4523"/>
    <w:rsid w:val="009D4ED4"/>
    <w:rsid w:val="009E0436"/>
    <w:rsid w:val="009E1E10"/>
    <w:rsid w:val="009E43FB"/>
    <w:rsid w:val="009E4FA8"/>
    <w:rsid w:val="009E66EE"/>
    <w:rsid w:val="009E6E74"/>
    <w:rsid w:val="009E6EDF"/>
    <w:rsid w:val="009F0A09"/>
    <w:rsid w:val="009F2849"/>
    <w:rsid w:val="009F28B9"/>
    <w:rsid w:val="009F35D4"/>
    <w:rsid w:val="009F4F84"/>
    <w:rsid w:val="009F7F1A"/>
    <w:rsid w:val="00A00FDE"/>
    <w:rsid w:val="00A022FE"/>
    <w:rsid w:val="00A02D2C"/>
    <w:rsid w:val="00A07052"/>
    <w:rsid w:val="00A10325"/>
    <w:rsid w:val="00A1235D"/>
    <w:rsid w:val="00A132FE"/>
    <w:rsid w:val="00A13D81"/>
    <w:rsid w:val="00A15ECD"/>
    <w:rsid w:val="00A2015E"/>
    <w:rsid w:val="00A20458"/>
    <w:rsid w:val="00A20CF5"/>
    <w:rsid w:val="00A22D08"/>
    <w:rsid w:val="00A23D77"/>
    <w:rsid w:val="00A23F06"/>
    <w:rsid w:val="00A247E2"/>
    <w:rsid w:val="00A26406"/>
    <w:rsid w:val="00A304B4"/>
    <w:rsid w:val="00A31EF7"/>
    <w:rsid w:val="00A34358"/>
    <w:rsid w:val="00A362B0"/>
    <w:rsid w:val="00A37CE1"/>
    <w:rsid w:val="00A41DE7"/>
    <w:rsid w:val="00A444C4"/>
    <w:rsid w:val="00A45823"/>
    <w:rsid w:val="00A45F9C"/>
    <w:rsid w:val="00A46314"/>
    <w:rsid w:val="00A47BD7"/>
    <w:rsid w:val="00A50902"/>
    <w:rsid w:val="00A520FF"/>
    <w:rsid w:val="00A545E6"/>
    <w:rsid w:val="00A5581E"/>
    <w:rsid w:val="00A55C0D"/>
    <w:rsid w:val="00A57200"/>
    <w:rsid w:val="00A5781E"/>
    <w:rsid w:val="00A60F63"/>
    <w:rsid w:val="00A635C1"/>
    <w:rsid w:val="00A63E51"/>
    <w:rsid w:val="00A65623"/>
    <w:rsid w:val="00A6592C"/>
    <w:rsid w:val="00A65C99"/>
    <w:rsid w:val="00A67B55"/>
    <w:rsid w:val="00A67DAF"/>
    <w:rsid w:val="00A7089F"/>
    <w:rsid w:val="00A72D18"/>
    <w:rsid w:val="00A75828"/>
    <w:rsid w:val="00A75A13"/>
    <w:rsid w:val="00A75EA2"/>
    <w:rsid w:val="00A80222"/>
    <w:rsid w:val="00A85584"/>
    <w:rsid w:val="00A90CFB"/>
    <w:rsid w:val="00A918D8"/>
    <w:rsid w:val="00A94B06"/>
    <w:rsid w:val="00AA1821"/>
    <w:rsid w:val="00AB0843"/>
    <w:rsid w:val="00AB5D55"/>
    <w:rsid w:val="00AB6B63"/>
    <w:rsid w:val="00AB6DF4"/>
    <w:rsid w:val="00AC238C"/>
    <w:rsid w:val="00AC2847"/>
    <w:rsid w:val="00AC2DC0"/>
    <w:rsid w:val="00AC5D0E"/>
    <w:rsid w:val="00AC6894"/>
    <w:rsid w:val="00AC6FA0"/>
    <w:rsid w:val="00AC7131"/>
    <w:rsid w:val="00AD2487"/>
    <w:rsid w:val="00AD418A"/>
    <w:rsid w:val="00AD701E"/>
    <w:rsid w:val="00AD7712"/>
    <w:rsid w:val="00AD78BB"/>
    <w:rsid w:val="00AD7D40"/>
    <w:rsid w:val="00AE078D"/>
    <w:rsid w:val="00AE0BC6"/>
    <w:rsid w:val="00AE5A93"/>
    <w:rsid w:val="00AF21B8"/>
    <w:rsid w:val="00B036B3"/>
    <w:rsid w:val="00B048AA"/>
    <w:rsid w:val="00B06B98"/>
    <w:rsid w:val="00B072F7"/>
    <w:rsid w:val="00B12857"/>
    <w:rsid w:val="00B15969"/>
    <w:rsid w:val="00B15BA4"/>
    <w:rsid w:val="00B15D8E"/>
    <w:rsid w:val="00B17800"/>
    <w:rsid w:val="00B2247C"/>
    <w:rsid w:val="00B234D3"/>
    <w:rsid w:val="00B25F36"/>
    <w:rsid w:val="00B30B4F"/>
    <w:rsid w:val="00B31DE7"/>
    <w:rsid w:val="00B33478"/>
    <w:rsid w:val="00B33AB2"/>
    <w:rsid w:val="00B419D5"/>
    <w:rsid w:val="00B433CB"/>
    <w:rsid w:val="00B44F91"/>
    <w:rsid w:val="00B5189C"/>
    <w:rsid w:val="00B54AB8"/>
    <w:rsid w:val="00B553C5"/>
    <w:rsid w:val="00B5738D"/>
    <w:rsid w:val="00B57416"/>
    <w:rsid w:val="00B610A4"/>
    <w:rsid w:val="00B61D6A"/>
    <w:rsid w:val="00B6496F"/>
    <w:rsid w:val="00B66A2A"/>
    <w:rsid w:val="00B670B7"/>
    <w:rsid w:val="00B675BD"/>
    <w:rsid w:val="00B70E55"/>
    <w:rsid w:val="00B70FC8"/>
    <w:rsid w:val="00B71FA1"/>
    <w:rsid w:val="00B733A7"/>
    <w:rsid w:val="00B746B6"/>
    <w:rsid w:val="00B7544F"/>
    <w:rsid w:val="00B7635A"/>
    <w:rsid w:val="00B76564"/>
    <w:rsid w:val="00B77196"/>
    <w:rsid w:val="00B808EF"/>
    <w:rsid w:val="00B80B7C"/>
    <w:rsid w:val="00B82D73"/>
    <w:rsid w:val="00B8499D"/>
    <w:rsid w:val="00B860C9"/>
    <w:rsid w:val="00B916B2"/>
    <w:rsid w:val="00B91876"/>
    <w:rsid w:val="00B9457A"/>
    <w:rsid w:val="00B96A14"/>
    <w:rsid w:val="00B97703"/>
    <w:rsid w:val="00BA2E00"/>
    <w:rsid w:val="00BA3691"/>
    <w:rsid w:val="00BA55FB"/>
    <w:rsid w:val="00BA728E"/>
    <w:rsid w:val="00BB0DAD"/>
    <w:rsid w:val="00BB45C0"/>
    <w:rsid w:val="00BB5BCD"/>
    <w:rsid w:val="00BB5E99"/>
    <w:rsid w:val="00BB754C"/>
    <w:rsid w:val="00BC39BC"/>
    <w:rsid w:val="00BC3BC9"/>
    <w:rsid w:val="00BC46AF"/>
    <w:rsid w:val="00BC4E95"/>
    <w:rsid w:val="00BC7557"/>
    <w:rsid w:val="00BC7D48"/>
    <w:rsid w:val="00BD1114"/>
    <w:rsid w:val="00BD3F8B"/>
    <w:rsid w:val="00BD46B9"/>
    <w:rsid w:val="00BD6F4E"/>
    <w:rsid w:val="00BE0A86"/>
    <w:rsid w:val="00BE14C5"/>
    <w:rsid w:val="00BE3174"/>
    <w:rsid w:val="00BE7639"/>
    <w:rsid w:val="00BF1FA7"/>
    <w:rsid w:val="00BF4153"/>
    <w:rsid w:val="00BF5247"/>
    <w:rsid w:val="00BF5B60"/>
    <w:rsid w:val="00BF6ED9"/>
    <w:rsid w:val="00C013F9"/>
    <w:rsid w:val="00C060BC"/>
    <w:rsid w:val="00C10A21"/>
    <w:rsid w:val="00C1486A"/>
    <w:rsid w:val="00C15873"/>
    <w:rsid w:val="00C15FA6"/>
    <w:rsid w:val="00C17FCB"/>
    <w:rsid w:val="00C2606A"/>
    <w:rsid w:val="00C27F1C"/>
    <w:rsid w:val="00C3192C"/>
    <w:rsid w:val="00C32DCF"/>
    <w:rsid w:val="00C342C6"/>
    <w:rsid w:val="00C349FC"/>
    <w:rsid w:val="00C36F13"/>
    <w:rsid w:val="00C37CDD"/>
    <w:rsid w:val="00C40932"/>
    <w:rsid w:val="00C41620"/>
    <w:rsid w:val="00C4215D"/>
    <w:rsid w:val="00C43D3F"/>
    <w:rsid w:val="00C45010"/>
    <w:rsid w:val="00C4752A"/>
    <w:rsid w:val="00C52495"/>
    <w:rsid w:val="00C53A1C"/>
    <w:rsid w:val="00C56943"/>
    <w:rsid w:val="00C56D07"/>
    <w:rsid w:val="00C57AF4"/>
    <w:rsid w:val="00C613A1"/>
    <w:rsid w:val="00C629E4"/>
    <w:rsid w:val="00C62E69"/>
    <w:rsid w:val="00C637B2"/>
    <w:rsid w:val="00C63C3B"/>
    <w:rsid w:val="00C64B35"/>
    <w:rsid w:val="00C656F0"/>
    <w:rsid w:val="00C65C27"/>
    <w:rsid w:val="00C709E2"/>
    <w:rsid w:val="00C71163"/>
    <w:rsid w:val="00C714D8"/>
    <w:rsid w:val="00C71533"/>
    <w:rsid w:val="00C7157D"/>
    <w:rsid w:val="00C71F9A"/>
    <w:rsid w:val="00C76451"/>
    <w:rsid w:val="00C773B9"/>
    <w:rsid w:val="00C8184E"/>
    <w:rsid w:val="00C820C8"/>
    <w:rsid w:val="00C82913"/>
    <w:rsid w:val="00C838FB"/>
    <w:rsid w:val="00C83BC3"/>
    <w:rsid w:val="00C844E2"/>
    <w:rsid w:val="00C84897"/>
    <w:rsid w:val="00C8493A"/>
    <w:rsid w:val="00C84B2C"/>
    <w:rsid w:val="00C85B15"/>
    <w:rsid w:val="00C85FC3"/>
    <w:rsid w:val="00C87184"/>
    <w:rsid w:val="00C90BE9"/>
    <w:rsid w:val="00C925F5"/>
    <w:rsid w:val="00C9502E"/>
    <w:rsid w:val="00C96771"/>
    <w:rsid w:val="00C968DC"/>
    <w:rsid w:val="00C96B8F"/>
    <w:rsid w:val="00C9762A"/>
    <w:rsid w:val="00CA094E"/>
    <w:rsid w:val="00CA0A52"/>
    <w:rsid w:val="00CA100B"/>
    <w:rsid w:val="00CA35AF"/>
    <w:rsid w:val="00CA3E02"/>
    <w:rsid w:val="00CA43A2"/>
    <w:rsid w:val="00CB0E74"/>
    <w:rsid w:val="00CB2362"/>
    <w:rsid w:val="00CB59D9"/>
    <w:rsid w:val="00CB6C89"/>
    <w:rsid w:val="00CC2E9D"/>
    <w:rsid w:val="00CC3D60"/>
    <w:rsid w:val="00CD534E"/>
    <w:rsid w:val="00CD54FE"/>
    <w:rsid w:val="00CD58E5"/>
    <w:rsid w:val="00CE20A7"/>
    <w:rsid w:val="00CE4939"/>
    <w:rsid w:val="00CE69A3"/>
    <w:rsid w:val="00CE7058"/>
    <w:rsid w:val="00CF0E37"/>
    <w:rsid w:val="00CF43A5"/>
    <w:rsid w:val="00CF495B"/>
    <w:rsid w:val="00CF4F55"/>
    <w:rsid w:val="00CF56DB"/>
    <w:rsid w:val="00CF609A"/>
    <w:rsid w:val="00CF75E9"/>
    <w:rsid w:val="00CF7A3A"/>
    <w:rsid w:val="00CF7A7B"/>
    <w:rsid w:val="00CF7DF2"/>
    <w:rsid w:val="00D008ED"/>
    <w:rsid w:val="00D04C4C"/>
    <w:rsid w:val="00D06856"/>
    <w:rsid w:val="00D073FE"/>
    <w:rsid w:val="00D07F26"/>
    <w:rsid w:val="00D10293"/>
    <w:rsid w:val="00D15496"/>
    <w:rsid w:val="00D1779F"/>
    <w:rsid w:val="00D20BDE"/>
    <w:rsid w:val="00D2489F"/>
    <w:rsid w:val="00D24B9A"/>
    <w:rsid w:val="00D25209"/>
    <w:rsid w:val="00D31762"/>
    <w:rsid w:val="00D31BAF"/>
    <w:rsid w:val="00D32530"/>
    <w:rsid w:val="00D32792"/>
    <w:rsid w:val="00D32955"/>
    <w:rsid w:val="00D339EF"/>
    <w:rsid w:val="00D34933"/>
    <w:rsid w:val="00D353AF"/>
    <w:rsid w:val="00D36E70"/>
    <w:rsid w:val="00D37626"/>
    <w:rsid w:val="00D407E3"/>
    <w:rsid w:val="00D41A30"/>
    <w:rsid w:val="00D41AC2"/>
    <w:rsid w:val="00D4206B"/>
    <w:rsid w:val="00D47FB4"/>
    <w:rsid w:val="00D504CC"/>
    <w:rsid w:val="00D5376A"/>
    <w:rsid w:val="00D53A01"/>
    <w:rsid w:val="00D57514"/>
    <w:rsid w:val="00D614BB"/>
    <w:rsid w:val="00D62F91"/>
    <w:rsid w:val="00D63A61"/>
    <w:rsid w:val="00D65DA8"/>
    <w:rsid w:val="00D65DCD"/>
    <w:rsid w:val="00D67538"/>
    <w:rsid w:val="00D675B1"/>
    <w:rsid w:val="00D71DD9"/>
    <w:rsid w:val="00D727BE"/>
    <w:rsid w:val="00D754B2"/>
    <w:rsid w:val="00D758B1"/>
    <w:rsid w:val="00D760B5"/>
    <w:rsid w:val="00D76BE3"/>
    <w:rsid w:val="00D777F6"/>
    <w:rsid w:val="00D77978"/>
    <w:rsid w:val="00D81E92"/>
    <w:rsid w:val="00D8230D"/>
    <w:rsid w:val="00D831B5"/>
    <w:rsid w:val="00D87636"/>
    <w:rsid w:val="00D876CF"/>
    <w:rsid w:val="00D90380"/>
    <w:rsid w:val="00D90F68"/>
    <w:rsid w:val="00D92BBB"/>
    <w:rsid w:val="00D93017"/>
    <w:rsid w:val="00D93CA8"/>
    <w:rsid w:val="00D95AA1"/>
    <w:rsid w:val="00DA084D"/>
    <w:rsid w:val="00DA0F96"/>
    <w:rsid w:val="00DA3E92"/>
    <w:rsid w:val="00DA786A"/>
    <w:rsid w:val="00DB06D1"/>
    <w:rsid w:val="00DB4F99"/>
    <w:rsid w:val="00DB7222"/>
    <w:rsid w:val="00DB7D64"/>
    <w:rsid w:val="00DB7E58"/>
    <w:rsid w:val="00DC0A48"/>
    <w:rsid w:val="00DC21C1"/>
    <w:rsid w:val="00DC284F"/>
    <w:rsid w:val="00DC512E"/>
    <w:rsid w:val="00DC61C9"/>
    <w:rsid w:val="00DD0B64"/>
    <w:rsid w:val="00DD2A0D"/>
    <w:rsid w:val="00DD3500"/>
    <w:rsid w:val="00DD352F"/>
    <w:rsid w:val="00DD52DD"/>
    <w:rsid w:val="00DD7E1C"/>
    <w:rsid w:val="00DE3A7F"/>
    <w:rsid w:val="00DE3AEA"/>
    <w:rsid w:val="00DE5AE3"/>
    <w:rsid w:val="00DE6909"/>
    <w:rsid w:val="00DF0B5E"/>
    <w:rsid w:val="00DF1DFD"/>
    <w:rsid w:val="00DF20C4"/>
    <w:rsid w:val="00DF5844"/>
    <w:rsid w:val="00DF5DAB"/>
    <w:rsid w:val="00E0482A"/>
    <w:rsid w:val="00E05154"/>
    <w:rsid w:val="00E05359"/>
    <w:rsid w:val="00E05532"/>
    <w:rsid w:val="00E06BCD"/>
    <w:rsid w:val="00E11B83"/>
    <w:rsid w:val="00E11E00"/>
    <w:rsid w:val="00E12E44"/>
    <w:rsid w:val="00E14E7D"/>
    <w:rsid w:val="00E176EF"/>
    <w:rsid w:val="00E2072E"/>
    <w:rsid w:val="00E20AB1"/>
    <w:rsid w:val="00E26895"/>
    <w:rsid w:val="00E26AB1"/>
    <w:rsid w:val="00E26D2D"/>
    <w:rsid w:val="00E27ABE"/>
    <w:rsid w:val="00E31D07"/>
    <w:rsid w:val="00E33CBF"/>
    <w:rsid w:val="00E3440A"/>
    <w:rsid w:val="00E359E6"/>
    <w:rsid w:val="00E40FF3"/>
    <w:rsid w:val="00E412DC"/>
    <w:rsid w:val="00E41AAF"/>
    <w:rsid w:val="00E42324"/>
    <w:rsid w:val="00E4271F"/>
    <w:rsid w:val="00E42BC0"/>
    <w:rsid w:val="00E44195"/>
    <w:rsid w:val="00E4421B"/>
    <w:rsid w:val="00E4461E"/>
    <w:rsid w:val="00E450D4"/>
    <w:rsid w:val="00E46238"/>
    <w:rsid w:val="00E4663C"/>
    <w:rsid w:val="00E52B13"/>
    <w:rsid w:val="00E54A84"/>
    <w:rsid w:val="00E56AF5"/>
    <w:rsid w:val="00E56CD2"/>
    <w:rsid w:val="00E605DF"/>
    <w:rsid w:val="00E60A08"/>
    <w:rsid w:val="00E615ED"/>
    <w:rsid w:val="00E61CDC"/>
    <w:rsid w:val="00E709FB"/>
    <w:rsid w:val="00E714C4"/>
    <w:rsid w:val="00E72C6B"/>
    <w:rsid w:val="00E750D4"/>
    <w:rsid w:val="00E809B2"/>
    <w:rsid w:val="00E8186A"/>
    <w:rsid w:val="00E85350"/>
    <w:rsid w:val="00E85C29"/>
    <w:rsid w:val="00E85FD8"/>
    <w:rsid w:val="00E91472"/>
    <w:rsid w:val="00E91553"/>
    <w:rsid w:val="00E9467A"/>
    <w:rsid w:val="00E959AF"/>
    <w:rsid w:val="00E968BB"/>
    <w:rsid w:val="00E9694D"/>
    <w:rsid w:val="00E97BA8"/>
    <w:rsid w:val="00EA0403"/>
    <w:rsid w:val="00EA0FC8"/>
    <w:rsid w:val="00EA4079"/>
    <w:rsid w:val="00EB5FEE"/>
    <w:rsid w:val="00EB65E9"/>
    <w:rsid w:val="00EB6925"/>
    <w:rsid w:val="00EC0CC4"/>
    <w:rsid w:val="00EC16A1"/>
    <w:rsid w:val="00EC2747"/>
    <w:rsid w:val="00EC6FFD"/>
    <w:rsid w:val="00EC7B5E"/>
    <w:rsid w:val="00ED3340"/>
    <w:rsid w:val="00EE0644"/>
    <w:rsid w:val="00EE1008"/>
    <w:rsid w:val="00EE1C15"/>
    <w:rsid w:val="00EE30DF"/>
    <w:rsid w:val="00EE40A9"/>
    <w:rsid w:val="00EE4B58"/>
    <w:rsid w:val="00EE52A2"/>
    <w:rsid w:val="00EE6DC7"/>
    <w:rsid w:val="00EE7B12"/>
    <w:rsid w:val="00EF0C9A"/>
    <w:rsid w:val="00EF1B28"/>
    <w:rsid w:val="00EF1E2B"/>
    <w:rsid w:val="00EF49ED"/>
    <w:rsid w:val="00EF7F18"/>
    <w:rsid w:val="00F03E81"/>
    <w:rsid w:val="00F06E77"/>
    <w:rsid w:val="00F13762"/>
    <w:rsid w:val="00F14B84"/>
    <w:rsid w:val="00F151FF"/>
    <w:rsid w:val="00F15FA2"/>
    <w:rsid w:val="00F1616C"/>
    <w:rsid w:val="00F1709E"/>
    <w:rsid w:val="00F17F73"/>
    <w:rsid w:val="00F212F3"/>
    <w:rsid w:val="00F21D99"/>
    <w:rsid w:val="00F2282B"/>
    <w:rsid w:val="00F2513A"/>
    <w:rsid w:val="00F2752A"/>
    <w:rsid w:val="00F30046"/>
    <w:rsid w:val="00F300F7"/>
    <w:rsid w:val="00F34B57"/>
    <w:rsid w:val="00F37681"/>
    <w:rsid w:val="00F428C2"/>
    <w:rsid w:val="00F453EB"/>
    <w:rsid w:val="00F458BB"/>
    <w:rsid w:val="00F46067"/>
    <w:rsid w:val="00F539BD"/>
    <w:rsid w:val="00F54740"/>
    <w:rsid w:val="00F56DC8"/>
    <w:rsid w:val="00F5780D"/>
    <w:rsid w:val="00F610BD"/>
    <w:rsid w:val="00F610F9"/>
    <w:rsid w:val="00F61E60"/>
    <w:rsid w:val="00F649F2"/>
    <w:rsid w:val="00F66DE9"/>
    <w:rsid w:val="00F671A6"/>
    <w:rsid w:val="00F67659"/>
    <w:rsid w:val="00F7098E"/>
    <w:rsid w:val="00F7230F"/>
    <w:rsid w:val="00F767C9"/>
    <w:rsid w:val="00F8053A"/>
    <w:rsid w:val="00F82246"/>
    <w:rsid w:val="00F82282"/>
    <w:rsid w:val="00F83E7B"/>
    <w:rsid w:val="00F843E6"/>
    <w:rsid w:val="00F8534A"/>
    <w:rsid w:val="00F85507"/>
    <w:rsid w:val="00F86031"/>
    <w:rsid w:val="00F87176"/>
    <w:rsid w:val="00F908D5"/>
    <w:rsid w:val="00F90C20"/>
    <w:rsid w:val="00F92A6F"/>
    <w:rsid w:val="00F94E67"/>
    <w:rsid w:val="00F97791"/>
    <w:rsid w:val="00FA0C91"/>
    <w:rsid w:val="00FA2123"/>
    <w:rsid w:val="00FA413A"/>
    <w:rsid w:val="00FA5F50"/>
    <w:rsid w:val="00FA7A7D"/>
    <w:rsid w:val="00FB1560"/>
    <w:rsid w:val="00FB217D"/>
    <w:rsid w:val="00FB26A9"/>
    <w:rsid w:val="00FB2B93"/>
    <w:rsid w:val="00FB472D"/>
    <w:rsid w:val="00FB529D"/>
    <w:rsid w:val="00FB7515"/>
    <w:rsid w:val="00FC0849"/>
    <w:rsid w:val="00FC21B9"/>
    <w:rsid w:val="00FC37E9"/>
    <w:rsid w:val="00FC56A5"/>
    <w:rsid w:val="00FD237C"/>
    <w:rsid w:val="00FD44F2"/>
    <w:rsid w:val="00FD5F30"/>
    <w:rsid w:val="00FD6345"/>
    <w:rsid w:val="00FD6EFD"/>
    <w:rsid w:val="00FE018E"/>
    <w:rsid w:val="00FE3C51"/>
    <w:rsid w:val="00FE7296"/>
    <w:rsid w:val="00FE782F"/>
    <w:rsid w:val="00FF36B8"/>
    <w:rsid w:val="00FF3F4D"/>
    <w:rsid w:val="00FF55EE"/>
    <w:rsid w:val="00FF5A44"/>
    <w:rsid w:val="00FF7063"/>
    <w:rsid w:val="00FF70E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55FB24"/>
  <w15:docId w15:val="{F1E7B46F-0A30-4E6E-8B39-D0772E3B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69AF"/>
    <w:pPr>
      <w:spacing w:after="240"/>
      <w:jc w:val="both"/>
    </w:pPr>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C060BC"/>
    <w:pPr>
      <w:keepNext/>
      <w:numPr>
        <w:numId w:val="156"/>
      </w:numPr>
      <w:tabs>
        <w:tab w:val="left" w:pos="400"/>
        <w:tab w:val="left" w:pos="560"/>
      </w:tabs>
      <w:suppressAutoHyphens/>
      <w:spacing w:before="60" w:line="270" w:lineRule="exact"/>
      <w:outlineLvl w:val="0"/>
    </w:pPr>
    <w:rPr>
      <w:rFonts w:eastAsia="Times New Roman"/>
      <w:b/>
      <w:bCs/>
      <w:sz w:val="24"/>
    </w:rPr>
  </w:style>
  <w:style w:type="paragraph" w:styleId="Heading2">
    <w:name w:val="heading 2"/>
    <w:basedOn w:val="Heading1"/>
    <w:next w:val="Normal"/>
    <w:link w:val="Heading2Char"/>
    <w:autoRedefine/>
    <w:unhideWhenUsed/>
    <w:qFormat/>
    <w:rsid w:val="000945A0"/>
    <w:pPr>
      <w:numPr>
        <w:ilvl w:val="1"/>
        <w:numId w:val="147"/>
      </w:numPr>
      <w:tabs>
        <w:tab w:val="clear" w:pos="400"/>
        <w:tab w:val="clear" w:pos="560"/>
        <w:tab w:val="left" w:pos="709"/>
      </w:tabs>
      <w:spacing w:line="240" w:lineRule="auto"/>
      <w:outlineLvl w:val="1"/>
      <w:pPrChange w:id="0" w:author="Julia Powell" w:date="2020-01-15T16:14:00Z">
        <w:pPr>
          <w:keepNext/>
          <w:numPr>
            <w:ilvl w:val="1"/>
            <w:numId w:val="156"/>
          </w:numPr>
          <w:tabs>
            <w:tab w:val="left" w:pos="540"/>
            <w:tab w:val="left" w:pos="700"/>
          </w:tabs>
          <w:suppressAutoHyphens/>
          <w:spacing w:before="60" w:after="240" w:line="250" w:lineRule="exact"/>
          <w:ind w:left="720" w:hanging="360"/>
          <w:jc w:val="both"/>
          <w:outlineLvl w:val="1"/>
        </w:pPr>
      </w:pPrChange>
    </w:pPr>
    <w:rPr>
      <w:sz w:val="22"/>
      <w:lang w:val="en-US"/>
      <w:rPrChange w:id="0" w:author="Julia Powell" w:date="2020-01-15T16:14:00Z">
        <w:rPr>
          <w:rFonts w:ascii="Arial" w:hAnsi="Arial"/>
          <w:b/>
          <w:bCs/>
          <w:sz w:val="22"/>
          <w:lang w:val="en-US" w:eastAsia="ja-JP" w:bidi="ar-SA"/>
        </w:rPr>
      </w:rPrChange>
    </w:rPr>
  </w:style>
  <w:style w:type="paragraph" w:styleId="Heading3">
    <w:name w:val="heading 3"/>
    <w:basedOn w:val="Heading1"/>
    <w:next w:val="Normal"/>
    <w:link w:val="Heading3Char"/>
    <w:unhideWhenUsed/>
    <w:qFormat/>
    <w:rsid w:val="00C060BC"/>
    <w:pPr>
      <w:numPr>
        <w:ilvl w:val="2"/>
      </w:numPr>
      <w:tabs>
        <w:tab w:val="clear" w:pos="400"/>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nhideWhenUsed/>
    <w:qFormat/>
    <w:rsid w:val="00C060BC"/>
    <w:pPr>
      <w:numPr>
        <w:ilvl w:val="3"/>
        <w:numId w:val="148"/>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unhideWhenUsed/>
    <w:qFormat/>
    <w:rsid w:val="00C060BC"/>
    <w:pPr>
      <w:numPr>
        <w:ilvl w:val="4"/>
        <w:numId w:val="0"/>
      </w:numPr>
      <w:tabs>
        <w:tab w:val="clear" w:pos="940"/>
        <w:tab w:val="clear" w:pos="1140"/>
        <w:tab w:val="clear" w:pos="1360"/>
      </w:tabs>
      <w:outlineLvl w:val="4"/>
    </w:pPr>
  </w:style>
  <w:style w:type="paragraph" w:styleId="Heading6">
    <w:name w:val="heading 6"/>
    <w:basedOn w:val="Heading5"/>
    <w:next w:val="Normal"/>
    <w:link w:val="Heading6Char"/>
    <w:unhideWhenUsed/>
    <w:qFormat/>
    <w:rsid w:val="00C060BC"/>
    <w:pPr>
      <w:numPr>
        <w:ilvl w:val="5"/>
      </w:numPr>
      <w:outlineLvl w:val="5"/>
    </w:pPr>
  </w:style>
  <w:style w:type="paragraph" w:styleId="Heading7">
    <w:name w:val="heading 7"/>
    <w:basedOn w:val="Heading6"/>
    <w:next w:val="Normal"/>
    <w:link w:val="Heading7Char"/>
    <w:unhideWhenUsed/>
    <w:qFormat/>
    <w:rsid w:val="00C060BC"/>
    <w:pPr>
      <w:numPr>
        <w:ilvl w:val="6"/>
      </w:numPr>
      <w:outlineLvl w:val="6"/>
    </w:pPr>
    <w:rPr>
      <w:rFonts w:eastAsia="MS Mincho"/>
    </w:rPr>
  </w:style>
  <w:style w:type="paragraph" w:styleId="Heading8">
    <w:name w:val="heading 8"/>
    <w:basedOn w:val="Heading6"/>
    <w:next w:val="Normal"/>
    <w:link w:val="Heading8Char"/>
    <w:unhideWhenUsed/>
    <w:qFormat/>
    <w:rsid w:val="00C060BC"/>
    <w:pPr>
      <w:numPr>
        <w:ilvl w:val="7"/>
      </w:numPr>
      <w:outlineLvl w:val="7"/>
    </w:pPr>
    <w:rPr>
      <w:rFonts w:eastAsia="MS Mincho"/>
    </w:rPr>
  </w:style>
  <w:style w:type="paragraph" w:styleId="Heading9">
    <w:name w:val="heading 9"/>
    <w:basedOn w:val="Heading6"/>
    <w:next w:val="Normal"/>
    <w:link w:val="Heading9Char"/>
    <w:unhideWhenUsed/>
    <w:qFormat/>
    <w:rsid w:val="00C060BC"/>
    <w:pPr>
      <w:numPr>
        <w:ilvl w:val="8"/>
      </w:numPr>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060BC"/>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0945A0"/>
    <w:rPr>
      <w:rFonts w:ascii="Arial" w:eastAsia="Times New Roman" w:hAnsi="Arial" w:cs="Times New Roman"/>
      <w:b/>
      <w:bCs/>
      <w:szCs w:val="20"/>
      <w:lang w:val="en-US" w:eastAsia="ja-JP"/>
    </w:rPr>
  </w:style>
  <w:style w:type="character" w:customStyle="1" w:styleId="Heading3Char">
    <w:name w:val="Heading 3 Char"/>
    <w:basedOn w:val="DefaultParagraphFont"/>
    <w:link w:val="Heading3"/>
    <w:rsid w:val="00C060BC"/>
    <w:rPr>
      <w:rFonts w:ascii="Arial" w:eastAsia="Times New Roman" w:hAnsi="Arial" w:cs="Times New Roman"/>
      <w:b/>
      <w:bCs/>
      <w:sz w:val="20"/>
      <w:szCs w:val="20"/>
      <w:lang w:val="en-GB" w:eastAsia="ja-JP"/>
    </w:rPr>
  </w:style>
  <w:style w:type="character" w:customStyle="1" w:styleId="Heading4Char">
    <w:name w:val="Heading 4 Char"/>
    <w:basedOn w:val="DefaultParagraphFont"/>
    <w:link w:val="Heading4"/>
    <w:rsid w:val="00C060BC"/>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C060BC"/>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C060BC"/>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C060BC"/>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C060BC"/>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C060BC"/>
    <w:rPr>
      <w:rFonts w:ascii="Arial" w:eastAsia="MS Mincho" w:hAnsi="Arial" w:cs="Times New Roman"/>
      <w:b/>
      <w:bCs/>
      <w:sz w:val="20"/>
      <w:szCs w:val="20"/>
      <w:lang w:val="en-GB" w:eastAsia="ja-JP"/>
    </w:rPr>
  </w:style>
  <w:style w:type="paragraph" w:styleId="NormalWeb">
    <w:name w:val="Normal (Web)"/>
    <w:basedOn w:val="Normal"/>
    <w:link w:val="NormalWebChar"/>
    <w:uiPriority w:val="99"/>
    <w:unhideWhenUsed/>
    <w:rsid w:val="00E8186A"/>
    <w:pPr>
      <w:spacing w:before="100" w:beforeAutospacing="1" w:after="100" w:afterAutospacing="1" w:line="240" w:lineRule="auto"/>
    </w:pPr>
    <w:rPr>
      <w:rFonts w:ascii="Times New Roman" w:eastAsia="Times New Roman" w:hAnsi="Times New Roman"/>
      <w:sz w:val="24"/>
      <w:szCs w:val="24"/>
      <w:lang w:eastAsia="en-CA"/>
    </w:rPr>
  </w:style>
  <w:style w:type="character" w:customStyle="1" w:styleId="NormalWebChar">
    <w:name w:val="Normal (Web) Char"/>
    <w:link w:val="NormalWeb"/>
    <w:uiPriority w:val="99"/>
    <w:locked/>
    <w:rsid w:val="003E4A23"/>
    <w:rPr>
      <w:rFonts w:ascii="Times New Roman" w:eastAsia="Times New Roman" w:hAnsi="Times New Roman" w:cs="Times New Roman"/>
      <w:sz w:val="24"/>
      <w:szCs w:val="24"/>
      <w:lang w:val="en-GB" w:eastAsia="en-CA"/>
    </w:rPr>
  </w:style>
  <w:style w:type="paragraph" w:styleId="ListParagraph">
    <w:name w:val="List Paragraph"/>
    <w:basedOn w:val="Normal"/>
    <w:link w:val="ListParagraphChar"/>
    <w:uiPriority w:val="34"/>
    <w:qFormat/>
    <w:rsid w:val="0050183E"/>
    <w:pPr>
      <w:spacing w:before="60" w:after="120"/>
      <w:ind w:left="720"/>
    </w:pPr>
  </w:style>
  <w:style w:type="character" w:styleId="CommentReference">
    <w:name w:val="annotation reference"/>
    <w:basedOn w:val="DefaultParagraphFont"/>
    <w:uiPriority w:val="99"/>
    <w:unhideWhenUsed/>
    <w:rsid w:val="001E0542"/>
    <w:rPr>
      <w:sz w:val="16"/>
      <w:szCs w:val="16"/>
    </w:rPr>
  </w:style>
  <w:style w:type="paragraph" w:styleId="CommentText">
    <w:name w:val="annotation text"/>
    <w:basedOn w:val="Normal"/>
    <w:link w:val="CommentTextChar"/>
    <w:uiPriority w:val="99"/>
    <w:unhideWhenUsed/>
    <w:rsid w:val="001E0542"/>
    <w:pPr>
      <w:spacing w:line="240" w:lineRule="auto"/>
    </w:pPr>
  </w:style>
  <w:style w:type="character" w:customStyle="1" w:styleId="CommentTextChar">
    <w:name w:val="Comment Text Char"/>
    <w:basedOn w:val="DefaultParagraphFont"/>
    <w:link w:val="CommentText"/>
    <w:uiPriority w:val="99"/>
    <w:rsid w:val="001E0542"/>
    <w:rPr>
      <w:sz w:val="20"/>
      <w:szCs w:val="20"/>
    </w:rPr>
  </w:style>
  <w:style w:type="paragraph" w:styleId="CommentSubject">
    <w:name w:val="annotation subject"/>
    <w:basedOn w:val="CommentText"/>
    <w:next w:val="CommentText"/>
    <w:link w:val="CommentSubjectChar"/>
    <w:uiPriority w:val="99"/>
    <w:semiHidden/>
    <w:unhideWhenUsed/>
    <w:rsid w:val="001E0542"/>
    <w:rPr>
      <w:b/>
      <w:bCs/>
    </w:rPr>
  </w:style>
  <w:style w:type="character" w:customStyle="1" w:styleId="CommentSubjectChar">
    <w:name w:val="Comment Subject Char"/>
    <w:basedOn w:val="CommentTextChar"/>
    <w:link w:val="CommentSubject"/>
    <w:uiPriority w:val="99"/>
    <w:semiHidden/>
    <w:rsid w:val="001E0542"/>
    <w:rPr>
      <w:b/>
      <w:bCs/>
      <w:sz w:val="20"/>
      <w:szCs w:val="20"/>
    </w:rPr>
  </w:style>
  <w:style w:type="paragraph" w:styleId="BalloonText">
    <w:name w:val="Balloon Text"/>
    <w:basedOn w:val="Normal"/>
    <w:link w:val="BalloonTextChar"/>
    <w:uiPriority w:val="99"/>
    <w:semiHidden/>
    <w:unhideWhenUsed/>
    <w:rsid w:val="001E0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542"/>
    <w:rPr>
      <w:rFonts w:ascii="Segoe UI" w:hAnsi="Segoe UI" w:cs="Segoe UI"/>
      <w:sz w:val="18"/>
      <w:szCs w:val="18"/>
    </w:rPr>
  </w:style>
  <w:style w:type="table" w:styleId="TableGrid">
    <w:name w:val="Table Grid"/>
    <w:basedOn w:val="TableNormal"/>
    <w:uiPriority w:val="59"/>
    <w:rsid w:val="00E56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breviation">
    <w:name w:val="Abbreviation"/>
    <w:basedOn w:val="Normal"/>
    <w:qFormat/>
    <w:rsid w:val="00C060BC"/>
    <w:pPr>
      <w:tabs>
        <w:tab w:val="left" w:pos="1152"/>
      </w:tabs>
      <w:spacing w:after="120"/>
    </w:pPr>
  </w:style>
  <w:style w:type="paragraph" w:customStyle="1" w:styleId="ANNEX0">
    <w:name w:val="ANNEX"/>
    <w:basedOn w:val="Normal"/>
    <w:next w:val="Normal"/>
    <w:rsid w:val="00C060BC"/>
    <w:pPr>
      <w:keepNext/>
      <w:pageBreakBefore/>
      <w:numPr>
        <w:numId w:val="16"/>
      </w:numPr>
      <w:spacing w:after="760" w:line="310" w:lineRule="exact"/>
      <w:jc w:val="center"/>
      <w:outlineLvl w:val="0"/>
    </w:pPr>
    <w:rPr>
      <w:b/>
      <w:sz w:val="28"/>
    </w:rPr>
  </w:style>
  <w:style w:type="paragraph" w:styleId="Title">
    <w:name w:val="Title"/>
    <w:basedOn w:val="Normal"/>
    <w:link w:val="TitleChar"/>
    <w:qFormat/>
    <w:rsid w:val="005C4F4C"/>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360" w:line="240" w:lineRule="auto"/>
      <w:jc w:val="center"/>
      <w:outlineLvl w:val="0"/>
    </w:pPr>
    <w:rPr>
      <w:b/>
      <w:sz w:val="28"/>
    </w:rPr>
  </w:style>
  <w:style w:type="character" w:customStyle="1" w:styleId="TitleChar">
    <w:name w:val="Title Char"/>
    <w:basedOn w:val="DefaultParagraphFont"/>
    <w:link w:val="Title"/>
    <w:rsid w:val="005C4F4C"/>
    <w:rPr>
      <w:rFonts w:ascii="Arial" w:eastAsia="MS Mincho" w:hAnsi="Arial" w:cs="Times New Roman"/>
      <w:b/>
      <w:sz w:val="28"/>
      <w:szCs w:val="20"/>
      <w:lang w:val="en-GB" w:eastAsia="ja-JP"/>
    </w:rPr>
  </w:style>
  <w:style w:type="paragraph" w:styleId="Subtitle">
    <w:name w:val="Subtitle"/>
    <w:basedOn w:val="Normal"/>
    <w:link w:val="SubtitleChar"/>
    <w:qFormat/>
    <w:rsid w:val="00C060BC"/>
    <w:pPr>
      <w:spacing w:after="60"/>
      <w:jc w:val="center"/>
      <w:outlineLvl w:val="1"/>
    </w:pPr>
    <w:rPr>
      <w:sz w:val="24"/>
    </w:rPr>
  </w:style>
  <w:style w:type="character" w:customStyle="1" w:styleId="SubtitleChar">
    <w:name w:val="Subtitle Char"/>
    <w:basedOn w:val="DefaultParagraphFont"/>
    <w:link w:val="Subtitle"/>
    <w:rsid w:val="00C060BC"/>
    <w:rPr>
      <w:rFonts w:ascii="Arial" w:eastAsia="MS Mincho" w:hAnsi="Arial" w:cs="Times New Roman"/>
      <w:sz w:val="24"/>
      <w:szCs w:val="20"/>
      <w:lang w:val="en-GB" w:eastAsia="ja-JP"/>
    </w:rPr>
  </w:style>
  <w:style w:type="paragraph" w:styleId="Caption">
    <w:name w:val="caption"/>
    <w:basedOn w:val="Normal"/>
    <w:next w:val="Normal"/>
    <w:unhideWhenUsed/>
    <w:qFormat/>
    <w:rsid w:val="00C060BC"/>
    <w:pPr>
      <w:spacing w:before="120" w:after="120"/>
    </w:pPr>
    <w:rPr>
      <w:b/>
    </w:rPr>
  </w:style>
  <w:style w:type="paragraph" w:customStyle="1" w:styleId="Caption1">
    <w:name w:val="Caption1"/>
    <w:basedOn w:val="Normal"/>
    <w:rsid w:val="00C060BC"/>
    <w:pPr>
      <w:widowControl w:val="0"/>
      <w:suppressLineNumbers/>
      <w:suppressAutoHyphens/>
      <w:spacing w:before="120" w:after="120" w:line="240" w:lineRule="auto"/>
      <w:jc w:val="left"/>
    </w:pPr>
    <w:rPr>
      <w:rFonts w:eastAsia="Arial" w:cs="Tahoma"/>
      <w:i/>
      <w:iCs/>
    </w:rPr>
  </w:style>
  <w:style w:type="paragraph" w:customStyle="1" w:styleId="Definition">
    <w:name w:val="Definition"/>
    <w:basedOn w:val="Normal"/>
    <w:next w:val="Normal"/>
    <w:rsid w:val="00C060BC"/>
  </w:style>
  <w:style w:type="character" w:customStyle="1" w:styleId="Defterms">
    <w:name w:val="Defterms"/>
    <w:rsid w:val="00C060BC"/>
    <w:rPr>
      <w:noProof w:val="0"/>
      <w:color w:val="auto"/>
      <w:lang w:val="fr-FR"/>
    </w:rPr>
  </w:style>
  <w:style w:type="paragraph" w:customStyle="1" w:styleId="DescriptionTag">
    <w:name w:val="DescriptionTag"/>
    <w:basedOn w:val="Normal"/>
    <w:qFormat/>
    <w:rsid w:val="00C060BC"/>
    <w:pPr>
      <w:keepNext/>
      <w:spacing w:after="60" w:line="240" w:lineRule="auto"/>
    </w:pPr>
    <w:rPr>
      <w:b/>
    </w:rPr>
  </w:style>
  <w:style w:type="paragraph" w:customStyle="1" w:styleId="Figuretitle">
    <w:name w:val="Figure title"/>
    <w:basedOn w:val="Normal"/>
    <w:next w:val="Normal"/>
    <w:rsid w:val="00C060BC"/>
    <w:pPr>
      <w:suppressAutoHyphens/>
      <w:spacing w:before="220" w:after="220"/>
      <w:jc w:val="center"/>
    </w:pPr>
    <w:rPr>
      <w:b/>
    </w:rPr>
  </w:style>
  <w:style w:type="paragraph" w:customStyle="1" w:styleId="Figuretitle2">
    <w:name w:val="Figure title2"/>
    <w:basedOn w:val="Normal"/>
    <w:next w:val="Normal"/>
    <w:rsid w:val="00C060BC"/>
    <w:pPr>
      <w:suppressAutoHyphens/>
      <w:spacing w:before="220" w:after="220"/>
      <w:jc w:val="center"/>
    </w:pPr>
    <w:rPr>
      <w:b/>
      <w:lang w:val="de-DE" w:eastAsia="ar-SA"/>
    </w:rPr>
  </w:style>
  <w:style w:type="paragraph" w:customStyle="1" w:styleId="PartTitle">
    <w:name w:val="Part Title"/>
    <w:basedOn w:val="Normal"/>
    <w:next w:val="Normal"/>
    <w:rsid w:val="00643C21"/>
    <w:pPr>
      <w:suppressAutoHyphens/>
      <w:spacing w:after="0" w:line="100" w:lineRule="atLeast"/>
      <w:jc w:val="center"/>
    </w:pPr>
    <w:rPr>
      <w:b/>
      <w:sz w:val="28"/>
      <w:lang w:val="de-DE" w:eastAsia="ar-SA"/>
    </w:rPr>
  </w:style>
  <w:style w:type="paragraph" w:styleId="Header">
    <w:name w:val="header"/>
    <w:basedOn w:val="Normal"/>
    <w:link w:val="HeaderChar"/>
    <w:unhideWhenUsed/>
    <w:rsid w:val="00C52495"/>
    <w:pPr>
      <w:tabs>
        <w:tab w:val="center" w:pos="4680"/>
        <w:tab w:val="right" w:pos="9360"/>
      </w:tabs>
      <w:spacing w:after="0" w:line="240" w:lineRule="auto"/>
    </w:pPr>
  </w:style>
  <w:style w:type="character" w:customStyle="1" w:styleId="HeaderChar">
    <w:name w:val="Header Char"/>
    <w:basedOn w:val="DefaultParagraphFont"/>
    <w:link w:val="Header"/>
    <w:rsid w:val="00C52495"/>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C52495"/>
    <w:pPr>
      <w:tabs>
        <w:tab w:val="center" w:pos="4680"/>
        <w:tab w:val="right" w:pos="9360"/>
      </w:tabs>
      <w:spacing w:after="0" w:line="240" w:lineRule="auto"/>
    </w:pPr>
  </w:style>
  <w:style w:type="character" w:customStyle="1" w:styleId="FooterChar">
    <w:name w:val="Footer Char"/>
    <w:basedOn w:val="DefaultParagraphFont"/>
    <w:link w:val="Footer"/>
    <w:rsid w:val="00C52495"/>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D41AC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41AC2"/>
    <w:rPr>
      <w:rFonts w:ascii="Arial" w:eastAsia="MS Mincho" w:hAnsi="Arial" w:cs="Times New Roman"/>
      <w:i/>
      <w:iCs/>
      <w:color w:val="404040" w:themeColor="text1" w:themeTint="BF"/>
      <w:sz w:val="20"/>
      <w:szCs w:val="20"/>
      <w:lang w:val="en-GB" w:eastAsia="ja-JP"/>
    </w:rPr>
  </w:style>
  <w:style w:type="paragraph" w:styleId="BodyTextIndent2">
    <w:name w:val="Body Text Indent 2"/>
    <w:basedOn w:val="Normal"/>
    <w:link w:val="BodyTextIndent2Char"/>
    <w:uiPriority w:val="99"/>
    <w:unhideWhenUsed/>
    <w:rsid w:val="003E4A23"/>
    <w:pPr>
      <w:spacing w:after="120" w:line="480" w:lineRule="auto"/>
      <w:ind w:left="283"/>
    </w:pPr>
  </w:style>
  <w:style w:type="character" w:customStyle="1" w:styleId="BodyTextIndent2Char">
    <w:name w:val="Body Text Indent 2 Char"/>
    <w:basedOn w:val="DefaultParagraphFont"/>
    <w:link w:val="BodyTextIndent2"/>
    <w:uiPriority w:val="99"/>
    <w:rsid w:val="003E4A23"/>
    <w:rPr>
      <w:rFonts w:ascii="Arial" w:eastAsia="MS Mincho" w:hAnsi="Arial" w:cs="Times New Roman"/>
      <w:sz w:val="20"/>
      <w:szCs w:val="20"/>
      <w:lang w:val="en-GB" w:eastAsia="ja-JP"/>
    </w:rPr>
  </w:style>
  <w:style w:type="paragraph" w:customStyle="1" w:styleId="ISOSecretObservations">
    <w:name w:val="ISO_Secret_Observations"/>
    <w:basedOn w:val="Normal"/>
    <w:rsid w:val="003E4A23"/>
    <w:pPr>
      <w:spacing w:before="210" w:after="0" w:line="210" w:lineRule="exact"/>
      <w:jc w:val="left"/>
    </w:pPr>
    <w:rPr>
      <w:rFonts w:eastAsia="Times New Roman"/>
      <w:sz w:val="18"/>
      <w:lang w:eastAsia="en-US"/>
    </w:rPr>
  </w:style>
  <w:style w:type="character" w:customStyle="1" w:styleId="noteChar">
    <w:name w:val="note Char"/>
    <w:link w:val="note"/>
    <w:locked/>
    <w:rsid w:val="003E4A23"/>
    <w:rPr>
      <w:rFonts w:ascii="Arial" w:hAnsi="Arial" w:cs="Arial"/>
      <w:i/>
      <w:color w:val="FF0000"/>
      <w:lang w:val="en-GB" w:eastAsia="ja-JP"/>
    </w:rPr>
  </w:style>
  <w:style w:type="paragraph" w:customStyle="1" w:styleId="note">
    <w:name w:val="note"/>
    <w:basedOn w:val="Normal"/>
    <w:link w:val="noteChar"/>
    <w:qFormat/>
    <w:rsid w:val="003E4A23"/>
    <w:rPr>
      <w:rFonts w:eastAsiaTheme="minorHAnsi" w:cs="Arial"/>
      <w:i/>
      <w:color w:val="FF0000"/>
      <w:szCs w:val="22"/>
    </w:rPr>
  </w:style>
  <w:style w:type="character" w:customStyle="1" w:styleId="Label1Char">
    <w:name w:val="Label1 Char"/>
    <w:link w:val="Label1"/>
    <w:locked/>
    <w:rsid w:val="003E4A23"/>
    <w:rPr>
      <w:rFonts w:ascii="Arial" w:hAnsi="Arial" w:cs="Arial"/>
      <w:b/>
      <w:sz w:val="20"/>
      <w:lang w:val="en-GB" w:eastAsia="ja-JP"/>
    </w:rPr>
  </w:style>
  <w:style w:type="paragraph" w:customStyle="1" w:styleId="Label1">
    <w:name w:val="Label1"/>
    <w:basedOn w:val="Normal"/>
    <w:link w:val="Label1Char"/>
    <w:qFormat/>
    <w:rsid w:val="003E4A23"/>
    <w:pPr>
      <w:autoSpaceDE w:val="0"/>
      <w:autoSpaceDN w:val="0"/>
      <w:adjustRightInd w:val="0"/>
      <w:spacing w:after="0" w:line="480" w:lineRule="auto"/>
      <w:ind w:left="1695" w:hanging="1695"/>
    </w:pPr>
    <w:rPr>
      <w:rFonts w:eastAsiaTheme="minorHAnsi" w:cs="Arial"/>
      <w:b/>
      <w:szCs w:val="22"/>
    </w:rPr>
  </w:style>
  <w:style w:type="character" w:styleId="Hyperlink">
    <w:name w:val="Hyperlink"/>
    <w:basedOn w:val="DefaultParagraphFont"/>
    <w:uiPriority w:val="99"/>
    <w:unhideWhenUsed/>
    <w:rsid w:val="003E4A23"/>
    <w:rPr>
      <w:color w:val="0000FF"/>
      <w:u w:val="single"/>
    </w:rPr>
  </w:style>
  <w:style w:type="paragraph" w:styleId="BodyTextIndent3">
    <w:name w:val="Body Text Indent 3"/>
    <w:basedOn w:val="Normal"/>
    <w:link w:val="BodyTextIndent3Char"/>
    <w:unhideWhenUsed/>
    <w:rsid w:val="003E4A23"/>
    <w:pPr>
      <w:spacing w:after="120"/>
      <w:ind w:left="360"/>
    </w:pPr>
    <w:rPr>
      <w:sz w:val="16"/>
      <w:szCs w:val="16"/>
    </w:rPr>
  </w:style>
  <w:style w:type="character" w:customStyle="1" w:styleId="BodyTextIndent3Char">
    <w:name w:val="Body Text Indent 3 Char"/>
    <w:basedOn w:val="DefaultParagraphFont"/>
    <w:link w:val="BodyTextIndent3"/>
    <w:rsid w:val="003E4A23"/>
    <w:rPr>
      <w:rFonts w:ascii="Arial" w:eastAsia="MS Mincho" w:hAnsi="Arial" w:cs="Times New Roman"/>
      <w:sz w:val="16"/>
      <w:szCs w:val="16"/>
      <w:lang w:val="en-GB" w:eastAsia="ja-JP"/>
    </w:rPr>
  </w:style>
  <w:style w:type="character" w:customStyle="1" w:styleId="LabeldataChar">
    <w:name w:val="Label data Char"/>
    <w:link w:val="Labeldata"/>
    <w:locked/>
    <w:rsid w:val="003E4A23"/>
    <w:rPr>
      <w:rFonts w:ascii="Arial" w:hAnsi="Arial" w:cs="Arial"/>
      <w:lang w:val="en-GB" w:eastAsia="ja-JP"/>
    </w:rPr>
  </w:style>
  <w:style w:type="paragraph" w:customStyle="1" w:styleId="Labeldata">
    <w:name w:val="Label data"/>
    <w:basedOn w:val="Normal"/>
    <w:link w:val="LabeldataChar"/>
    <w:qFormat/>
    <w:rsid w:val="003E4A23"/>
    <w:pPr>
      <w:autoSpaceDE w:val="0"/>
      <w:autoSpaceDN w:val="0"/>
      <w:adjustRightInd w:val="0"/>
      <w:spacing w:after="0" w:line="240" w:lineRule="auto"/>
    </w:pPr>
    <w:rPr>
      <w:rFonts w:eastAsiaTheme="minorHAnsi" w:cs="Arial"/>
      <w:szCs w:val="22"/>
    </w:rPr>
  </w:style>
  <w:style w:type="paragraph" w:styleId="BodyText">
    <w:name w:val="Body Text"/>
    <w:basedOn w:val="Normal"/>
    <w:link w:val="BodyTextChar"/>
    <w:unhideWhenUsed/>
    <w:rsid w:val="003E4A23"/>
    <w:pPr>
      <w:spacing w:before="60" w:after="60" w:line="210" w:lineRule="atLeast"/>
    </w:pPr>
    <w:rPr>
      <w:sz w:val="18"/>
    </w:rPr>
  </w:style>
  <w:style w:type="character" w:customStyle="1" w:styleId="BodyTextChar">
    <w:name w:val="Body Text Char"/>
    <w:basedOn w:val="DefaultParagraphFont"/>
    <w:link w:val="BodyText"/>
    <w:rsid w:val="003E4A23"/>
    <w:rPr>
      <w:rFonts w:ascii="Arial" w:eastAsia="MS Mincho" w:hAnsi="Arial" w:cs="Times New Roman"/>
      <w:sz w:val="18"/>
      <w:szCs w:val="20"/>
      <w:lang w:val="en-GB" w:eastAsia="ja-JP"/>
    </w:rPr>
  </w:style>
  <w:style w:type="paragraph" w:styleId="FootnoteText">
    <w:name w:val="footnote text"/>
    <w:basedOn w:val="Normal"/>
    <w:link w:val="FootnoteTextChar"/>
    <w:semiHidden/>
    <w:unhideWhenUsed/>
    <w:rsid w:val="003E4A23"/>
    <w:pPr>
      <w:tabs>
        <w:tab w:val="left" w:pos="340"/>
      </w:tabs>
      <w:spacing w:after="120" w:line="210" w:lineRule="atLeast"/>
    </w:pPr>
    <w:rPr>
      <w:rFonts w:ascii="Arial Narrow" w:hAnsi="Arial Narrow"/>
      <w:sz w:val="18"/>
    </w:rPr>
  </w:style>
  <w:style w:type="character" w:customStyle="1" w:styleId="FootnoteTextChar">
    <w:name w:val="Footnote Text Char"/>
    <w:basedOn w:val="DefaultParagraphFont"/>
    <w:link w:val="FootnoteText"/>
    <w:semiHidden/>
    <w:rsid w:val="003E4A23"/>
    <w:rPr>
      <w:rFonts w:ascii="Arial Narrow" w:eastAsia="MS Mincho" w:hAnsi="Arial Narrow" w:cs="Times New Roman"/>
      <w:sz w:val="18"/>
      <w:szCs w:val="20"/>
      <w:lang w:val="en-GB" w:eastAsia="ja-JP"/>
    </w:rPr>
  </w:style>
  <w:style w:type="character" w:styleId="FootnoteReference">
    <w:name w:val="footnote reference"/>
    <w:semiHidden/>
    <w:unhideWhenUsed/>
    <w:rsid w:val="003E4A23"/>
    <w:rPr>
      <w:noProof/>
      <w:position w:val="6"/>
      <w:sz w:val="16"/>
      <w:vertAlign w:val="baseline"/>
      <w:lang w:val="fr-FR"/>
    </w:rPr>
  </w:style>
  <w:style w:type="paragraph" w:customStyle="1" w:styleId="Default">
    <w:name w:val="Default"/>
    <w:rsid w:val="003E4A23"/>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unhideWhenUsed/>
    <w:rsid w:val="003E4A23"/>
    <w:rPr>
      <w:noProof w:val="0"/>
      <w:color w:val="800080"/>
      <w:u w:val="single"/>
      <w:lang w:val="fr-FR"/>
    </w:rPr>
  </w:style>
  <w:style w:type="paragraph" w:styleId="HTMLAddress">
    <w:name w:val="HTML Address"/>
    <w:basedOn w:val="Normal"/>
    <w:link w:val="HTMLAddressChar"/>
    <w:uiPriority w:val="99"/>
    <w:semiHidden/>
    <w:unhideWhenUsed/>
    <w:rsid w:val="003E4A23"/>
    <w:rPr>
      <w:i/>
      <w:iCs/>
    </w:rPr>
  </w:style>
  <w:style w:type="character" w:customStyle="1" w:styleId="HTMLAddressChar">
    <w:name w:val="HTML Address Char"/>
    <w:basedOn w:val="DefaultParagraphFont"/>
    <w:link w:val="HTMLAddress"/>
    <w:uiPriority w:val="99"/>
    <w:semiHidden/>
    <w:rsid w:val="003E4A23"/>
    <w:rPr>
      <w:rFonts w:ascii="Arial" w:eastAsia="MS Mincho" w:hAnsi="Arial" w:cs="Times New Roman"/>
      <w:i/>
      <w:iCs/>
      <w:sz w:val="20"/>
      <w:szCs w:val="20"/>
      <w:lang w:val="en-GB" w:eastAsia="ja-JP"/>
    </w:rPr>
  </w:style>
  <w:style w:type="character" w:styleId="Emphasis">
    <w:name w:val="Emphasis"/>
    <w:qFormat/>
    <w:rsid w:val="003E4A23"/>
    <w:rPr>
      <w:i/>
      <w:iCs w:val="0"/>
      <w:noProof w:val="0"/>
      <w:lang w:val="fr-FR"/>
    </w:rPr>
  </w:style>
  <w:style w:type="paragraph" w:styleId="HTMLPreformatted">
    <w:name w:val="HTML Preformatted"/>
    <w:basedOn w:val="Normal"/>
    <w:link w:val="HTMLPreformattedChar"/>
    <w:uiPriority w:val="99"/>
    <w:semiHidden/>
    <w:unhideWhenUsed/>
    <w:rsid w:val="003E4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3E4A23"/>
    <w:rPr>
      <w:rFonts w:ascii="Courier New" w:eastAsia="MS Mincho" w:hAnsi="Courier New" w:cs="Times New Roman"/>
      <w:sz w:val="20"/>
      <w:szCs w:val="20"/>
      <w:lang w:val="en-GB" w:eastAsia="ja-JP"/>
    </w:rPr>
  </w:style>
  <w:style w:type="character" w:styleId="Strong">
    <w:name w:val="Strong"/>
    <w:qFormat/>
    <w:rsid w:val="003E4A23"/>
    <w:rPr>
      <w:b/>
      <w:bCs w:val="0"/>
      <w:noProof w:val="0"/>
      <w:lang w:val="fr-FR"/>
    </w:rPr>
  </w:style>
  <w:style w:type="paragraph" w:customStyle="1" w:styleId="msonormal0">
    <w:name w:val="msonormal"/>
    <w:basedOn w:val="Normal"/>
    <w:uiPriority w:val="99"/>
    <w:rsid w:val="003E4A23"/>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Index1">
    <w:name w:val="index 1"/>
    <w:basedOn w:val="Normal"/>
    <w:autoRedefine/>
    <w:semiHidden/>
    <w:unhideWhenUsed/>
    <w:rsid w:val="003E4A23"/>
    <w:pPr>
      <w:spacing w:after="0" w:line="210" w:lineRule="atLeast"/>
      <w:ind w:left="142" w:hanging="142"/>
      <w:jc w:val="left"/>
    </w:pPr>
    <w:rPr>
      <w:b/>
      <w:sz w:val="18"/>
    </w:rPr>
  </w:style>
  <w:style w:type="paragraph" w:styleId="Index2">
    <w:name w:val="index 2"/>
    <w:basedOn w:val="Normal"/>
    <w:next w:val="Normal"/>
    <w:autoRedefine/>
    <w:semiHidden/>
    <w:unhideWhenUsed/>
    <w:rsid w:val="003E4A23"/>
    <w:pPr>
      <w:spacing w:line="210" w:lineRule="atLeast"/>
      <w:ind w:left="600" w:hanging="200"/>
    </w:pPr>
    <w:rPr>
      <w:b/>
      <w:sz w:val="18"/>
    </w:rPr>
  </w:style>
  <w:style w:type="paragraph" w:styleId="Index3">
    <w:name w:val="index 3"/>
    <w:basedOn w:val="Normal"/>
    <w:next w:val="Normal"/>
    <w:autoRedefine/>
    <w:semiHidden/>
    <w:unhideWhenUsed/>
    <w:rsid w:val="003E4A23"/>
    <w:pPr>
      <w:spacing w:line="220" w:lineRule="atLeast"/>
      <w:ind w:left="600" w:hanging="200"/>
    </w:pPr>
    <w:rPr>
      <w:b/>
    </w:rPr>
  </w:style>
  <w:style w:type="paragraph" w:styleId="Index4">
    <w:name w:val="index 4"/>
    <w:basedOn w:val="Normal"/>
    <w:next w:val="Normal"/>
    <w:autoRedefine/>
    <w:semiHidden/>
    <w:unhideWhenUsed/>
    <w:rsid w:val="003E4A23"/>
    <w:pPr>
      <w:spacing w:line="220" w:lineRule="atLeast"/>
      <w:ind w:left="800" w:hanging="200"/>
    </w:pPr>
    <w:rPr>
      <w:b/>
    </w:rPr>
  </w:style>
  <w:style w:type="paragraph" w:styleId="Index5">
    <w:name w:val="index 5"/>
    <w:basedOn w:val="Normal"/>
    <w:next w:val="Normal"/>
    <w:autoRedefine/>
    <w:semiHidden/>
    <w:unhideWhenUsed/>
    <w:rsid w:val="003E4A23"/>
    <w:pPr>
      <w:spacing w:line="220" w:lineRule="atLeast"/>
      <w:ind w:left="1000" w:hanging="200"/>
    </w:pPr>
    <w:rPr>
      <w:b/>
    </w:rPr>
  </w:style>
  <w:style w:type="paragraph" w:styleId="Index6">
    <w:name w:val="index 6"/>
    <w:basedOn w:val="Normal"/>
    <w:next w:val="Normal"/>
    <w:autoRedefine/>
    <w:semiHidden/>
    <w:unhideWhenUsed/>
    <w:rsid w:val="003E4A23"/>
    <w:pPr>
      <w:spacing w:line="220" w:lineRule="atLeast"/>
      <w:ind w:left="1200" w:hanging="200"/>
    </w:pPr>
    <w:rPr>
      <w:b/>
    </w:rPr>
  </w:style>
  <w:style w:type="paragraph" w:styleId="Index7">
    <w:name w:val="index 7"/>
    <w:basedOn w:val="Normal"/>
    <w:next w:val="Normal"/>
    <w:autoRedefine/>
    <w:semiHidden/>
    <w:unhideWhenUsed/>
    <w:rsid w:val="003E4A23"/>
    <w:pPr>
      <w:spacing w:line="220" w:lineRule="atLeast"/>
      <w:ind w:left="1400" w:hanging="200"/>
    </w:pPr>
    <w:rPr>
      <w:b/>
    </w:rPr>
  </w:style>
  <w:style w:type="paragraph" w:styleId="Index8">
    <w:name w:val="index 8"/>
    <w:basedOn w:val="Normal"/>
    <w:next w:val="Normal"/>
    <w:autoRedefine/>
    <w:semiHidden/>
    <w:unhideWhenUsed/>
    <w:rsid w:val="003E4A23"/>
    <w:pPr>
      <w:spacing w:line="220" w:lineRule="atLeast"/>
      <w:ind w:left="1600" w:hanging="200"/>
    </w:pPr>
    <w:rPr>
      <w:b/>
    </w:rPr>
  </w:style>
  <w:style w:type="paragraph" w:styleId="Index9">
    <w:name w:val="index 9"/>
    <w:basedOn w:val="Normal"/>
    <w:next w:val="Normal"/>
    <w:autoRedefine/>
    <w:semiHidden/>
    <w:unhideWhenUsed/>
    <w:rsid w:val="003E4A23"/>
    <w:pPr>
      <w:spacing w:line="220" w:lineRule="atLeast"/>
      <w:ind w:left="1800" w:hanging="200"/>
    </w:pPr>
    <w:rPr>
      <w:b/>
    </w:rPr>
  </w:style>
  <w:style w:type="paragraph" w:styleId="TOC1">
    <w:name w:val="toc 1"/>
    <w:basedOn w:val="Normal"/>
    <w:next w:val="Normal"/>
    <w:autoRedefine/>
    <w:uiPriority w:val="39"/>
    <w:unhideWhenUsed/>
    <w:rsid w:val="003E4A23"/>
    <w:pPr>
      <w:spacing w:before="120" w:after="120"/>
      <w:jc w:val="left"/>
    </w:pPr>
    <w:rPr>
      <w:rFonts w:asciiTheme="minorHAnsi" w:hAnsiTheme="minorHAnsi"/>
      <w:b/>
      <w:bCs/>
      <w:caps/>
    </w:rPr>
  </w:style>
  <w:style w:type="paragraph" w:styleId="TOC2">
    <w:name w:val="toc 2"/>
    <w:basedOn w:val="TOC1"/>
    <w:next w:val="Normal"/>
    <w:autoRedefine/>
    <w:uiPriority w:val="39"/>
    <w:unhideWhenUsed/>
    <w:rsid w:val="003E4A23"/>
    <w:pPr>
      <w:spacing w:before="0" w:after="0"/>
      <w:ind w:left="200"/>
    </w:pPr>
    <w:rPr>
      <w:b w:val="0"/>
      <w:bCs w:val="0"/>
      <w:caps w:val="0"/>
      <w:smallCaps/>
    </w:rPr>
  </w:style>
  <w:style w:type="paragraph" w:styleId="TOC3">
    <w:name w:val="toc 3"/>
    <w:basedOn w:val="TOC2"/>
    <w:next w:val="Normal"/>
    <w:autoRedefine/>
    <w:uiPriority w:val="39"/>
    <w:unhideWhenUsed/>
    <w:rsid w:val="003E4A23"/>
    <w:pPr>
      <w:ind w:left="400"/>
    </w:pPr>
    <w:rPr>
      <w:i/>
      <w:iCs/>
      <w:smallCaps w:val="0"/>
    </w:rPr>
  </w:style>
  <w:style w:type="paragraph" w:styleId="TOC4">
    <w:name w:val="toc 4"/>
    <w:basedOn w:val="TOC2"/>
    <w:next w:val="Normal"/>
    <w:autoRedefine/>
    <w:uiPriority w:val="39"/>
    <w:unhideWhenUsed/>
    <w:rsid w:val="003E4A23"/>
    <w:pPr>
      <w:ind w:left="600"/>
    </w:pPr>
    <w:rPr>
      <w:smallCaps w:val="0"/>
      <w:sz w:val="18"/>
      <w:szCs w:val="18"/>
    </w:rPr>
  </w:style>
  <w:style w:type="paragraph" w:styleId="TOC5">
    <w:name w:val="toc 5"/>
    <w:basedOn w:val="TOC4"/>
    <w:next w:val="Normal"/>
    <w:autoRedefine/>
    <w:uiPriority w:val="39"/>
    <w:unhideWhenUsed/>
    <w:rsid w:val="003E4A23"/>
    <w:pPr>
      <w:ind w:left="800"/>
    </w:pPr>
  </w:style>
  <w:style w:type="paragraph" w:styleId="TOC6">
    <w:name w:val="toc 6"/>
    <w:basedOn w:val="TOC4"/>
    <w:next w:val="Normal"/>
    <w:autoRedefine/>
    <w:uiPriority w:val="39"/>
    <w:unhideWhenUsed/>
    <w:rsid w:val="003E4A23"/>
    <w:pPr>
      <w:ind w:left="1000"/>
    </w:pPr>
  </w:style>
  <w:style w:type="paragraph" w:styleId="TOC7">
    <w:name w:val="toc 7"/>
    <w:basedOn w:val="TOC4"/>
    <w:next w:val="Normal"/>
    <w:autoRedefine/>
    <w:uiPriority w:val="39"/>
    <w:unhideWhenUsed/>
    <w:rsid w:val="003E4A23"/>
    <w:pPr>
      <w:ind w:left="1200"/>
    </w:pPr>
  </w:style>
  <w:style w:type="paragraph" w:styleId="TOC8">
    <w:name w:val="toc 8"/>
    <w:basedOn w:val="TOC4"/>
    <w:next w:val="Normal"/>
    <w:autoRedefine/>
    <w:uiPriority w:val="39"/>
    <w:unhideWhenUsed/>
    <w:rsid w:val="003E4A23"/>
    <w:pPr>
      <w:ind w:left="1400"/>
    </w:pPr>
  </w:style>
  <w:style w:type="paragraph" w:styleId="TOC9">
    <w:name w:val="toc 9"/>
    <w:basedOn w:val="TOC1"/>
    <w:next w:val="Normal"/>
    <w:autoRedefine/>
    <w:uiPriority w:val="39"/>
    <w:unhideWhenUsed/>
    <w:rsid w:val="003E4A23"/>
    <w:pPr>
      <w:spacing w:before="0" w:after="0"/>
      <w:ind w:left="1600"/>
    </w:pPr>
    <w:rPr>
      <w:b w:val="0"/>
      <w:bCs w:val="0"/>
      <w:caps w:val="0"/>
      <w:sz w:val="18"/>
      <w:szCs w:val="18"/>
    </w:rPr>
  </w:style>
  <w:style w:type="paragraph" w:styleId="NormalIndent">
    <w:name w:val="Normal Indent"/>
    <w:basedOn w:val="Normal"/>
    <w:unhideWhenUsed/>
    <w:rsid w:val="003E4A23"/>
    <w:pPr>
      <w:ind w:left="708"/>
    </w:pPr>
  </w:style>
  <w:style w:type="paragraph" w:styleId="IndexHeading">
    <w:name w:val="index heading"/>
    <w:basedOn w:val="Normal"/>
    <w:next w:val="Index1"/>
    <w:semiHidden/>
    <w:unhideWhenUsed/>
    <w:rsid w:val="003E4A23"/>
    <w:pPr>
      <w:keepNext/>
      <w:spacing w:before="400" w:after="210"/>
      <w:jc w:val="center"/>
    </w:pPr>
  </w:style>
  <w:style w:type="paragraph" w:styleId="TableofFigures">
    <w:name w:val="table of figures"/>
    <w:basedOn w:val="Normal"/>
    <w:next w:val="Normal"/>
    <w:semiHidden/>
    <w:unhideWhenUsed/>
    <w:rsid w:val="003E4A23"/>
    <w:pPr>
      <w:ind w:left="400" w:hanging="400"/>
    </w:pPr>
  </w:style>
  <w:style w:type="paragraph" w:styleId="EnvelopeAddress">
    <w:name w:val="envelope address"/>
    <w:basedOn w:val="Normal"/>
    <w:unhideWhenUsed/>
    <w:rsid w:val="003E4A23"/>
    <w:pPr>
      <w:framePr w:w="7938" w:h="1985" w:hSpace="141" w:wrap="auto" w:hAnchor="page" w:xAlign="center" w:yAlign="bottom"/>
      <w:ind w:left="2835"/>
    </w:pPr>
    <w:rPr>
      <w:sz w:val="24"/>
    </w:rPr>
  </w:style>
  <w:style w:type="paragraph" w:styleId="EnvelopeReturn">
    <w:name w:val="envelope return"/>
    <w:basedOn w:val="Normal"/>
    <w:unhideWhenUsed/>
    <w:rsid w:val="003E4A23"/>
  </w:style>
  <w:style w:type="paragraph" w:styleId="EndnoteText">
    <w:name w:val="endnote text"/>
    <w:basedOn w:val="Normal"/>
    <w:link w:val="EndnoteTextChar"/>
    <w:semiHidden/>
    <w:unhideWhenUsed/>
    <w:rsid w:val="003E4A23"/>
  </w:style>
  <w:style w:type="character" w:customStyle="1" w:styleId="EndnoteTextChar">
    <w:name w:val="Endnote Text Char"/>
    <w:basedOn w:val="DefaultParagraphFont"/>
    <w:link w:val="EndnoteText"/>
    <w:semiHidden/>
    <w:rsid w:val="003E4A23"/>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3E4A23"/>
    <w:pPr>
      <w:ind w:left="200" w:hanging="200"/>
    </w:pPr>
  </w:style>
  <w:style w:type="paragraph" w:styleId="MacroText">
    <w:name w:val="macro"/>
    <w:link w:val="MacroTextChar"/>
    <w:semiHidden/>
    <w:unhideWhenUsed/>
    <w:rsid w:val="003E4A23"/>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semiHidden/>
    <w:rsid w:val="003E4A23"/>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3E4A23"/>
    <w:pPr>
      <w:spacing w:before="120"/>
    </w:pPr>
    <w:rPr>
      <w:b/>
      <w:sz w:val="24"/>
    </w:rPr>
  </w:style>
  <w:style w:type="paragraph" w:styleId="List">
    <w:name w:val="List"/>
    <w:basedOn w:val="Normal"/>
    <w:unhideWhenUsed/>
    <w:rsid w:val="003E4A23"/>
    <w:pPr>
      <w:ind w:left="283" w:hanging="283"/>
    </w:pPr>
  </w:style>
  <w:style w:type="paragraph" w:styleId="ListBullet">
    <w:name w:val="List Bullet"/>
    <w:basedOn w:val="Normal"/>
    <w:autoRedefine/>
    <w:unhideWhenUsed/>
    <w:rsid w:val="003E4A23"/>
    <w:pPr>
      <w:tabs>
        <w:tab w:val="num" w:pos="360"/>
      </w:tabs>
      <w:ind w:left="360" w:hanging="360"/>
    </w:pPr>
  </w:style>
  <w:style w:type="paragraph" w:styleId="ListNumber">
    <w:name w:val="List Number"/>
    <w:basedOn w:val="Normal"/>
    <w:unhideWhenUsed/>
    <w:rsid w:val="003E4A23"/>
    <w:pPr>
      <w:numPr>
        <w:numId w:val="50"/>
      </w:numPr>
      <w:tabs>
        <w:tab w:val="left" w:pos="400"/>
      </w:tabs>
      <w:ind w:left="400" w:hanging="400"/>
    </w:pPr>
  </w:style>
  <w:style w:type="paragraph" w:styleId="List2">
    <w:name w:val="List 2"/>
    <w:basedOn w:val="Normal"/>
    <w:unhideWhenUsed/>
    <w:rsid w:val="003E4A23"/>
    <w:pPr>
      <w:ind w:left="566" w:hanging="283"/>
    </w:pPr>
  </w:style>
  <w:style w:type="paragraph" w:styleId="List3">
    <w:name w:val="List 3"/>
    <w:basedOn w:val="Normal"/>
    <w:unhideWhenUsed/>
    <w:rsid w:val="003E4A23"/>
    <w:pPr>
      <w:ind w:left="849" w:hanging="283"/>
    </w:pPr>
  </w:style>
  <w:style w:type="paragraph" w:styleId="List4">
    <w:name w:val="List 4"/>
    <w:basedOn w:val="Normal"/>
    <w:unhideWhenUsed/>
    <w:rsid w:val="003E4A23"/>
    <w:pPr>
      <w:ind w:left="1132" w:hanging="283"/>
    </w:pPr>
  </w:style>
  <w:style w:type="paragraph" w:styleId="List5">
    <w:name w:val="List 5"/>
    <w:basedOn w:val="Normal"/>
    <w:unhideWhenUsed/>
    <w:rsid w:val="003E4A23"/>
    <w:pPr>
      <w:ind w:left="1415" w:hanging="283"/>
    </w:pPr>
  </w:style>
  <w:style w:type="paragraph" w:styleId="ListBullet2">
    <w:name w:val="List Bullet 2"/>
    <w:basedOn w:val="Normal"/>
    <w:autoRedefine/>
    <w:unhideWhenUsed/>
    <w:rsid w:val="003E4A23"/>
    <w:pPr>
      <w:tabs>
        <w:tab w:val="num" w:pos="643"/>
      </w:tabs>
      <w:ind w:left="643" w:hanging="360"/>
    </w:pPr>
  </w:style>
  <w:style w:type="paragraph" w:styleId="ListBullet3">
    <w:name w:val="List Bullet 3"/>
    <w:basedOn w:val="Normal"/>
    <w:autoRedefine/>
    <w:unhideWhenUsed/>
    <w:rsid w:val="003E4A23"/>
    <w:pPr>
      <w:tabs>
        <w:tab w:val="num" w:pos="926"/>
      </w:tabs>
      <w:ind w:left="926" w:hanging="360"/>
    </w:pPr>
  </w:style>
  <w:style w:type="paragraph" w:styleId="ListBullet4">
    <w:name w:val="List Bullet 4"/>
    <w:basedOn w:val="Normal"/>
    <w:autoRedefine/>
    <w:unhideWhenUsed/>
    <w:rsid w:val="003E4A23"/>
    <w:pPr>
      <w:tabs>
        <w:tab w:val="num" w:pos="1209"/>
      </w:tabs>
      <w:ind w:left="1209" w:hanging="360"/>
    </w:pPr>
  </w:style>
  <w:style w:type="paragraph" w:styleId="ListBullet5">
    <w:name w:val="List Bullet 5"/>
    <w:basedOn w:val="Normal"/>
    <w:autoRedefine/>
    <w:unhideWhenUsed/>
    <w:rsid w:val="003E4A23"/>
    <w:pPr>
      <w:numPr>
        <w:numId w:val="51"/>
      </w:numPr>
      <w:tabs>
        <w:tab w:val="clear" w:pos="360"/>
        <w:tab w:val="num" w:pos="1492"/>
      </w:tabs>
      <w:ind w:left="1492"/>
    </w:pPr>
  </w:style>
  <w:style w:type="paragraph" w:styleId="ListNumber2">
    <w:name w:val="List Number 2"/>
    <w:basedOn w:val="Normal"/>
    <w:unhideWhenUsed/>
    <w:rsid w:val="003E4A23"/>
    <w:pPr>
      <w:numPr>
        <w:numId w:val="52"/>
      </w:numPr>
      <w:tabs>
        <w:tab w:val="left" w:pos="800"/>
      </w:tabs>
      <w:ind w:left="800" w:hanging="400"/>
    </w:pPr>
  </w:style>
  <w:style w:type="paragraph" w:styleId="ListNumber3">
    <w:name w:val="List Number 3"/>
    <w:basedOn w:val="Normal"/>
    <w:unhideWhenUsed/>
    <w:rsid w:val="003E4A23"/>
    <w:pPr>
      <w:numPr>
        <w:numId w:val="53"/>
      </w:numPr>
      <w:tabs>
        <w:tab w:val="clear" w:pos="1209"/>
        <w:tab w:val="left" w:pos="1200"/>
      </w:tabs>
      <w:ind w:left="1200" w:hanging="400"/>
    </w:pPr>
  </w:style>
  <w:style w:type="paragraph" w:styleId="ListNumber4">
    <w:name w:val="List Number 4"/>
    <w:basedOn w:val="Normal"/>
    <w:unhideWhenUsed/>
    <w:rsid w:val="003E4A23"/>
    <w:pPr>
      <w:numPr>
        <w:numId w:val="54"/>
      </w:numPr>
      <w:tabs>
        <w:tab w:val="clear" w:pos="1492"/>
        <w:tab w:val="left" w:pos="1600"/>
      </w:tabs>
      <w:ind w:left="1600" w:hanging="400"/>
    </w:pPr>
  </w:style>
  <w:style w:type="paragraph" w:styleId="ListNumber5">
    <w:name w:val="List Number 5"/>
    <w:basedOn w:val="Normal"/>
    <w:unhideWhenUsed/>
    <w:rsid w:val="003E4A23"/>
    <w:pPr>
      <w:tabs>
        <w:tab w:val="num" w:pos="1492"/>
      </w:tabs>
      <w:ind w:left="1492" w:hanging="360"/>
    </w:pPr>
  </w:style>
  <w:style w:type="paragraph" w:styleId="Closing">
    <w:name w:val="Closing"/>
    <w:basedOn w:val="Normal"/>
    <w:link w:val="ClosingChar"/>
    <w:unhideWhenUsed/>
    <w:rsid w:val="003E4A23"/>
    <w:pPr>
      <w:ind w:left="4252"/>
    </w:pPr>
  </w:style>
  <w:style w:type="character" w:customStyle="1" w:styleId="ClosingChar">
    <w:name w:val="Closing Char"/>
    <w:basedOn w:val="DefaultParagraphFont"/>
    <w:link w:val="Closing"/>
    <w:rsid w:val="003E4A23"/>
    <w:rPr>
      <w:rFonts w:ascii="Arial" w:eastAsia="MS Mincho" w:hAnsi="Arial" w:cs="Times New Roman"/>
      <w:sz w:val="20"/>
      <w:szCs w:val="20"/>
      <w:lang w:val="en-GB" w:eastAsia="ja-JP"/>
    </w:rPr>
  </w:style>
  <w:style w:type="paragraph" w:styleId="Signature">
    <w:name w:val="Signature"/>
    <w:basedOn w:val="Normal"/>
    <w:link w:val="SignatureChar"/>
    <w:unhideWhenUsed/>
    <w:rsid w:val="003E4A23"/>
    <w:pPr>
      <w:ind w:left="4252"/>
    </w:pPr>
  </w:style>
  <w:style w:type="character" w:customStyle="1" w:styleId="SignatureChar">
    <w:name w:val="Signature Char"/>
    <w:basedOn w:val="DefaultParagraphFont"/>
    <w:link w:val="Signature"/>
    <w:rsid w:val="003E4A23"/>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3E4A23"/>
    <w:pPr>
      <w:spacing w:after="120"/>
      <w:ind w:left="283"/>
    </w:pPr>
  </w:style>
  <w:style w:type="character" w:customStyle="1" w:styleId="BodyTextIndentChar">
    <w:name w:val="Body Text Indent Char"/>
    <w:basedOn w:val="DefaultParagraphFont"/>
    <w:link w:val="BodyTextIndent"/>
    <w:uiPriority w:val="99"/>
    <w:rsid w:val="003E4A23"/>
    <w:rPr>
      <w:rFonts w:ascii="Arial" w:eastAsia="MS Mincho" w:hAnsi="Arial" w:cs="Times New Roman"/>
      <w:sz w:val="20"/>
      <w:szCs w:val="20"/>
      <w:lang w:val="en-GB" w:eastAsia="ja-JP"/>
    </w:rPr>
  </w:style>
  <w:style w:type="paragraph" w:styleId="ListContinue">
    <w:name w:val="List Continue"/>
    <w:basedOn w:val="Normal"/>
    <w:unhideWhenUsed/>
    <w:rsid w:val="003E4A23"/>
    <w:pPr>
      <w:tabs>
        <w:tab w:val="left" w:pos="400"/>
      </w:tabs>
      <w:ind w:left="400" w:hanging="400"/>
    </w:pPr>
  </w:style>
  <w:style w:type="paragraph" w:styleId="ListContinue2">
    <w:name w:val="List Continue 2"/>
    <w:basedOn w:val="ListContinue"/>
    <w:unhideWhenUsed/>
    <w:rsid w:val="003E4A23"/>
    <w:pPr>
      <w:tabs>
        <w:tab w:val="clear" w:pos="400"/>
        <w:tab w:val="left" w:pos="800"/>
      </w:tabs>
    </w:pPr>
  </w:style>
  <w:style w:type="paragraph" w:styleId="ListContinue3">
    <w:name w:val="List Continue 3"/>
    <w:basedOn w:val="ListContinue"/>
    <w:unhideWhenUsed/>
    <w:rsid w:val="003E4A23"/>
    <w:pPr>
      <w:numPr>
        <w:ilvl w:val="2"/>
        <w:numId w:val="55"/>
      </w:numPr>
      <w:tabs>
        <w:tab w:val="clear" w:pos="400"/>
        <w:tab w:val="left" w:pos="1200"/>
      </w:tabs>
      <w:ind w:left="400" w:hanging="400"/>
    </w:pPr>
  </w:style>
  <w:style w:type="paragraph" w:styleId="ListContinue4">
    <w:name w:val="List Continue 4"/>
    <w:basedOn w:val="ListContinue"/>
    <w:unhideWhenUsed/>
    <w:rsid w:val="003E4A23"/>
    <w:pPr>
      <w:numPr>
        <w:numId w:val="56"/>
      </w:numPr>
      <w:tabs>
        <w:tab w:val="clear" w:pos="360"/>
        <w:tab w:val="clear" w:pos="400"/>
        <w:tab w:val="left" w:pos="1600"/>
      </w:tabs>
      <w:ind w:left="1600" w:hanging="400"/>
    </w:pPr>
  </w:style>
  <w:style w:type="paragraph" w:styleId="ListContinue5">
    <w:name w:val="List Continue 5"/>
    <w:basedOn w:val="Normal"/>
    <w:unhideWhenUsed/>
    <w:rsid w:val="003E4A23"/>
    <w:pPr>
      <w:spacing w:after="120"/>
      <w:ind w:left="1415"/>
    </w:pPr>
  </w:style>
  <w:style w:type="paragraph" w:styleId="MessageHeader">
    <w:name w:val="Message Header"/>
    <w:basedOn w:val="Normal"/>
    <w:link w:val="MessageHeaderChar"/>
    <w:unhideWhenUsed/>
    <w:rsid w:val="003E4A23"/>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rsid w:val="003E4A23"/>
    <w:rPr>
      <w:rFonts w:ascii="Arial" w:eastAsia="MS Mincho" w:hAnsi="Arial" w:cs="Times New Roman"/>
      <w:sz w:val="24"/>
      <w:szCs w:val="20"/>
      <w:shd w:val="pct20" w:color="auto" w:fill="auto"/>
      <w:lang w:val="en-GB" w:eastAsia="ja-JP"/>
    </w:rPr>
  </w:style>
  <w:style w:type="paragraph" w:styleId="Salutation">
    <w:name w:val="Salutation"/>
    <w:basedOn w:val="Normal"/>
    <w:next w:val="Normal"/>
    <w:link w:val="SalutationChar"/>
    <w:unhideWhenUsed/>
    <w:rsid w:val="003E4A23"/>
  </w:style>
  <w:style w:type="character" w:customStyle="1" w:styleId="SalutationChar">
    <w:name w:val="Salutation Char"/>
    <w:basedOn w:val="DefaultParagraphFont"/>
    <w:link w:val="Salutation"/>
    <w:rsid w:val="003E4A23"/>
    <w:rPr>
      <w:rFonts w:ascii="Arial" w:eastAsia="MS Mincho" w:hAnsi="Arial" w:cs="Times New Roman"/>
      <w:sz w:val="20"/>
      <w:szCs w:val="20"/>
      <w:lang w:val="en-GB" w:eastAsia="ja-JP"/>
    </w:rPr>
  </w:style>
  <w:style w:type="paragraph" w:styleId="Date">
    <w:name w:val="Date"/>
    <w:basedOn w:val="Normal"/>
    <w:next w:val="Normal"/>
    <w:link w:val="DateChar"/>
    <w:unhideWhenUsed/>
    <w:rsid w:val="003E4A23"/>
  </w:style>
  <w:style w:type="character" w:customStyle="1" w:styleId="DateChar">
    <w:name w:val="Date Char"/>
    <w:basedOn w:val="DefaultParagraphFont"/>
    <w:link w:val="Date"/>
    <w:rsid w:val="003E4A23"/>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3E4A23"/>
    <w:pPr>
      <w:spacing w:before="0" w:after="120"/>
      <w:ind w:firstLine="210"/>
    </w:pPr>
  </w:style>
  <w:style w:type="character" w:customStyle="1" w:styleId="BodyTextFirstIndentChar">
    <w:name w:val="Body Text First Indent Char"/>
    <w:basedOn w:val="BodyTextChar"/>
    <w:link w:val="BodyTextFirstIndent"/>
    <w:rsid w:val="003E4A23"/>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3E4A23"/>
    <w:pPr>
      <w:ind w:firstLine="210"/>
    </w:pPr>
  </w:style>
  <w:style w:type="character" w:customStyle="1" w:styleId="BodyTextFirstIndent2Char">
    <w:name w:val="Body Text First Indent 2 Char"/>
    <w:basedOn w:val="BodyTextIndentChar"/>
    <w:link w:val="BodyTextFirstIndent2"/>
    <w:rsid w:val="003E4A23"/>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3E4A23"/>
  </w:style>
  <w:style w:type="character" w:customStyle="1" w:styleId="NoteHeadingChar">
    <w:name w:val="Note Heading Char"/>
    <w:basedOn w:val="DefaultParagraphFont"/>
    <w:link w:val="NoteHeading"/>
    <w:rsid w:val="003E4A23"/>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3E4A23"/>
    <w:pPr>
      <w:spacing w:before="60" w:after="60" w:line="190" w:lineRule="atLeast"/>
    </w:pPr>
    <w:rPr>
      <w:sz w:val="16"/>
    </w:rPr>
  </w:style>
  <w:style w:type="character" w:customStyle="1" w:styleId="BodyText2Char">
    <w:name w:val="Body Text 2 Char"/>
    <w:basedOn w:val="DefaultParagraphFont"/>
    <w:link w:val="BodyText2"/>
    <w:uiPriority w:val="99"/>
    <w:rsid w:val="003E4A23"/>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3E4A23"/>
    <w:pPr>
      <w:spacing w:before="60" w:after="60" w:line="170" w:lineRule="atLeast"/>
    </w:pPr>
    <w:rPr>
      <w:sz w:val="14"/>
    </w:rPr>
  </w:style>
  <w:style w:type="character" w:customStyle="1" w:styleId="BodyText3Char">
    <w:name w:val="Body Text 3 Char"/>
    <w:basedOn w:val="DefaultParagraphFont"/>
    <w:link w:val="BodyText3"/>
    <w:uiPriority w:val="99"/>
    <w:rsid w:val="003E4A23"/>
    <w:rPr>
      <w:rFonts w:ascii="Arial" w:eastAsia="MS Mincho" w:hAnsi="Arial" w:cs="Times New Roman"/>
      <w:sz w:val="14"/>
      <w:szCs w:val="20"/>
      <w:lang w:val="en-GB" w:eastAsia="ja-JP"/>
    </w:rPr>
  </w:style>
  <w:style w:type="paragraph" w:styleId="BlockText">
    <w:name w:val="Block Text"/>
    <w:basedOn w:val="Normal"/>
    <w:unhideWhenUsed/>
    <w:rsid w:val="003E4A23"/>
    <w:pPr>
      <w:spacing w:after="120"/>
      <w:ind w:left="1440" w:right="1440"/>
    </w:pPr>
  </w:style>
  <w:style w:type="paragraph" w:styleId="DocumentMap">
    <w:name w:val="Document Map"/>
    <w:basedOn w:val="Normal"/>
    <w:link w:val="DocumentMapChar"/>
    <w:semiHidden/>
    <w:unhideWhenUsed/>
    <w:rsid w:val="003E4A23"/>
    <w:pPr>
      <w:shd w:val="clear" w:color="auto" w:fill="000080"/>
    </w:pPr>
    <w:rPr>
      <w:rFonts w:ascii="Tahoma" w:hAnsi="Tahoma"/>
    </w:rPr>
  </w:style>
  <w:style w:type="character" w:customStyle="1" w:styleId="DocumentMapChar">
    <w:name w:val="Document Map Char"/>
    <w:basedOn w:val="DefaultParagraphFont"/>
    <w:link w:val="DocumentMap"/>
    <w:semiHidden/>
    <w:rsid w:val="003E4A23"/>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3E4A23"/>
    <w:rPr>
      <w:rFonts w:ascii="Courier New" w:hAnsi="Courier New"/>
    </w:rPr>
  </w:style>
  <w:style w:type="character" w:customStyle="1" w:styleId="PlainTextChar">
    <w:name w:val="Plain Text Char"/>
    <w:basedOn w:val="DefaultParagraphFont"/>
    <w:link w:val="PlainText"/>
    <w:rsid w:val="003E4A23"/>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3E4A23"/>
  </w:style>
  <w:style w:type="character" w:customStyle="1" w:styleId="E-mailSignatureChar">
    <w:name w:val="E-mail Signature Char"/>
    <w:basedOn w:val="DefaultParagraphFont"/>
    <w:link w:val="E-mailSignature"/>
    <w:uiPriority w:val="99"/>
    <w:semiHidden/>
    <w:rsid w:val="003E4A23"/>
    <w:rPr>
      <w:rFonts w:ascii="Arial" w:eastAsia="MS Mincho" w:hAnsi="Arial" w:cs="Times New Roman"/>
      <w:sz w:val="20"/>
      <w:szCs w:val="20"/>
      <w:lang w:val="en-GB" w:eastAsia="ja-JP"/>
    </w:rPr>
  </w:style>
  <w:style w:type="paragraph" w:styleId="NoSpacing">
    <w:name w:val="No Spacing"/>
    <w:uiPriority w:val="1"/>
    <w:qFormat/>
    <w:rsid w:val="003E4A23"/>
    <w:pPr>
      <w:spacing w:after="0" w:line="240" w:lineRule="auto"/>
      <w:jc w:val="both"/>
    </w:pPr>
    <w:rPr>
      <w:rFonts w:ascii="Arial" w:eastAsia="MS Mincho" w:hAnsi="Arial" w:cs="Times New Roman"/>
      <w:sz w:val="20"/>
      <w:szCs w:val="20"/>
      <w:lang w:val="en-GB" w:eastAsia="ja-JP"/>
    </w:rPr>
  </w:style>
  <w:style w:type="paragraph" w:styleId="IntenseQuote">
    <w:name w:val="Intense Quote"/>
    <w:basedOn w:val="Normal"/>
    <w:next w:val="Normal"/>
    <w:link w:val="IntenseQuoteChar"/>
    <w:uiPriority w:val="30"/>
    <w:qFormat/>
    <w:rsid w:val="003E4A2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3E4A23"/>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3E4A23"/>
  </w:style>
  <w:style w:type="paragraph" w:styleId="TOCHeading">
    <w:name w:val="TOC Heading"/>
    <w:basedOn w:val="Heading1"/>
    <w:next w:val="Normal"/>
    <w:uiPriority w:val="39"/>
    <w:unhideWhenUsed/>
    <w:qFormat/>
    <w:rsid w:val="003E4A23"/>
    <w:pPr>
      <w:numPr>
        <w:numId w:val="0"/>
      </w:numPr>
      <w:tabs>
        <w:tab w:val="clear" w:pos="400"/>
        <w:tab w:val="clear" w:pos="560"/>
      </w:tabs>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3E4A23"/>
    <w:pPr>
      <w:numPr>
        <w:ilvl w:val="0"/>
        <w:numId w:val="0"/>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3E4A23"/>
    <w:pPr>
      <w:numPr>
        <w:ilvl w:val="0"/>
        <w:numId w:val="0"/>
      </w:numPr>
      <w:tabs>
        <w:tab w:val="clear" w:pos="660"/>
        <w:tab w:val="left" w:pos="640"/>
        <w:tab w:val="num" w:pos="720"/>
      </w:tabs>
      <w:spacing w:line="250" w:lineRule="exact"/>
    </w:pPr>
    <w:rPr>
      <w:rFonts w:eastAsia="MS Mincho"/>
      <w:sz w:val="22"/>
    </w:rPr>
  </w:style>
  <w:style w:type="paragraph" w:customStyle="1" w:styleId="a4">
    <w:name w:val="a4"/>
    <w:basedOn w:val="Heading4"/>
    <w:next w:val="Normal"/>
    <w:rsid w:val="003E4A23"/>
    <w:pPr>
      <w:numPr>
        <w:ilvl w:val="0"/>
        <w:numId w:val="0"/>
      </w:numPr>
      <w:tabs>
        <w:tab w:val="clear" w:pos="940"/>
        <w:tab w:val="clear" w:pos="1140"/>
        <w:tab w:val="clear" w:pos="1360"/>
        <w:tab w:val="left" w:pos="880"/>
        <w:tab w:val="num" w:pos="1080"/>
      </w:tabs>
    </w:pPr>
    <w:rPr>
      <w:rFonts w:eastAsia="MS Mincho"/>
    </w:rPr>
  </w:style>
  <w:style w:type="paragraph" w:customStyle="1" w:styleId="a5">
    <w:name w:val="a5"/>
    <w:basedOn w:val="Heading5"/>
    <w:next w:val="Normal"/>
    <w:rsid w:val="003E4A23"/>
    <w:pPr>
      <w:numPr>
        <w:ilvl w:val="0"/>
      </w:numPr>
      <w:tabs>
        <w:tab w:val="num" w:pos="1080"/>
        <w:tab w:val="left" w:pos="1140"/>
        <w:tab w:val="left" w:pos="1360"/>
      </w:tabs>
      <w:ind w:left="1008" w:hanging="1008"/>
    </w:pPr>
    <w:rPr>
      <w:rFonts w:eastAsia="MS Mincho"/>
    </w:rPr>
  </w:style>
  <w:style w:type="paragraph" w:customStyle="1" w:styleId="a6">
    <w:name w:val="a6"/>
    <w:basedOn w:val="Heading6"/>
    <w:next w:val="Normal"/>
    <w:rsid w:val="003E4A23"/>
    <w:pPr>
      <w:numPr>
        <w:ilvl w:val="0"/>
      </w:numPr>
      <w:tabs>
        <w:tab w:val="left" w:pos="1140"/>
        <w:tab w:val="left" w:pos="1360"/>
        <w:tab w:val="num" w:pos="1440"/>
      </w:tabs>
      <w:ind w:left="1152" w:hanging="1152"/>
    </w:pPr>
    <w:rPr>
      <w:rFonts w:eastAsia="MS Mincho"/>
    </w:rPr>
  </w:style>
  <w:style w:type="paragraph" w:customStyle="1" w:styleId="ANNEXN">
    <w:name w:val="ANNEXN"/>
    <w:basedOn w:val="ANNEX0"/>
    <w:next w:val="Normal"/>
    <w:rsid w:val="003E4A23"/>
    <w:pPr>
      <w:numPr>
        <w:numId w:val="0"/>
      </w:numPr>
    </w:pPr>
  </w:style>
  <w:style w:type="paragraph" w:customStyle="1" w:styleId="ANNEXZ">
    <w:name w:val="ANNEXZ"/>
    <w:basedOn w:val="ANNEX0"/>
    <w:next w:val="Normal"/>
    <w:rsid w:val="003E4A23"/>
    <w:pPr>
      <w:numPr>
        <w:numId w:val="0"/>
      </w:numPr>
    </w:pPr>
  </w:style>
  <w:style w:type="paragraph" w:customStyle="1" w:styleId="Bibliography1">
    <w:name w:val="Bibliography1"/>
    <w:basedOn w:val="Normal"/>
    <w:rsid w:val="003E4A23"/>
    <w:pPr>
      <w:numPr>
        <w:numId w:val="55"/>
      </w:numPr>
      <w:tabs>
        <w:tab w:val="left" w:pos="660"/>
      </w:tabs>
    </w:pPr>
  </w:style>
  <w:style w:type="paragraph" w:customStyle="1" w:styleId="dl">
    <w:name w:val="dl"/>
    <w:basedOn w:val="Normal"/>
    <w:rsid w:val="00BF6ED9"/>
    <w:pPr>
      <w:ind w:left="403"/>
      <w:contextualSpacing/>
    </w:pPr>
  </w:style>
  <w:style w:type="paragraph" w:customStyle="1" w:styleId="Example">
    <w:name w:val="Example"/>
    <w:basedOn w:val="Normal"/>
    <w:next w:val="Normal"/>
    <w:rsid w:val="003E4A23"/>
    <w:pPr>
      <w:tabs>
        <w:tab w:val="left" w:pos="1360"/>
      </w:tabs>
      <w:spacing w:line="210" w:lineRule="atLeast"/>
    </w:pPr>
    <w:rPr>
      <w:sz w:val="18"/>
    </w:rPr>
  </w:style>
  <w:style w:type="paragraph" w:customStyle="1" w:styleId="Figurefootnote">
    <w:name w:val="Figure footnote"/>
    <w:basedOn w:val="Normal"/>
    <w:rsid w:val="003E4A23"/>
    <w:pPr>
      <w:keepNext/>
      <w:tabs>
        <w:tab w:val="left" w:pos="340"/>
      </w:tabs>
      <w:spacing w:after="60" w:line="210" w:lineRule="atLeast"/>
    </w:pPr>
    <w:rPr>
      <w:sz w:val="18"/>
    </w:rPr>
  </w:style>
  <w:style w:type="paragraph" w:customStyle="1" w:styleId="Foreword">
    <w:name w:val="Foreword"/>
    <w:basedOn w:val="Normal"/>
    <w:next w:val="Normal"/>
    <w:rsid w:val="003E4A23"/>
    <w:rPr>
      <w:color w:val="0000FF"/>
    </w:rPr>
  </w:style>
  <w:style w:type="paragraph" w:customStyle="1" w:styleId="Formula">
    <w:name w:val="Formula"/>
    <w:basedOn w:val="Normal"/>
    <w:next w:val="Normal"/>
    <w:rsid w:val="003E4A23"/>
    <w:pPr>
      <w:tabs>
        <w:tab w:val="right" w:pos="9752"/>
      </w:tabs>
      <w:spacing w:after="220"/>
      <w:ind w:left="403"/>
      <w:jc w:val="left"/>
    </w:pPr>
  </w:style>
  <w:style w:type="paragraph" w:customStyle="1" w:styleId="Introduction">
    <w:name w:val="Introduction"/>
    <w:basedOn w:val="Normal"/>
    <w:next w:val="Normal"/>
    <w:rsid w:val="003E4A23"/>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rsid w:val="003E4A23"/>
    <w:pPr>
      <w:spacing w:line="220" w:lineRule="atLeast"/>
    </w:pPr>
    <w:rPr>
      <w:color w:val="0000FF"/>
    </w:rPr>
  </w:style>
  <w:style w:type="paragraph" w:customStyle="1" w:styleId="na2">
    <w:name w:val="na2"/>
    <w:basedOn w:val="a2"/>
    <w:next w:val="Normal"/>
    <w:rsid w:val="003E4A23"/>
    <w:pPr>
      <w:tabs>
        <w:tab w:val="clear" w:pos="360"/>
      </w:tabs>
    </w:pPr>
  </w:style>
  <w:style w:type="paragraph" w:customStyle="1" w:styleId="na3">
    <w:name w:val="na3"/>
    <w:basedOn w:val="a3"/>
    <w:next w:val="Normal"/>
    <w:rsid w:val="003E4A23"/>
    <w:pPr>
      <w:tabs>
        <w:tab w:val="clear" w:pos="720"/>
      </w:tabs>
    </w:pPr>
  </w:style>
  <w:style w:type="paragraph" w:customStyle="1" w:styleId="na4">
    <w:name w:val="na4"/>
    <w:basedOn w:val="a4"/>
    <w:next w:val="Normal"/>
    <w:rsid w:val="003E4A23"/>
    <w:pPr>
      <w:tabs>
        <w:tab w:val="clear" w:pos="1080"/>
        <w:tab w:val="left" w:pos="1060"/>
      </w:tabs>
    </w:pPr>
  </w:style>
  <w:style w:type="paragraph" w:customStyle="1" w:styleId="na5">
    <w:name w:val="na5"/>
    <w:basedOn w:val="a5"/>
    <w:next w:val="Normal"/>
    <w:rsid w:val="003E4A23"/>
    <w:pPr>
      <w:tabs>
        <w:tab w:val="clear" w:pos="1080"/>
      </w:tabs>
      <w:ind w:left="0" w:firstLine="0"/>
    </w:pPr>
  </w:style>
  <w:style w:type="paragraph" w:customStyle="1" w:styleId="na6">
    <w:name w:val="na6"/>
    <w:basedOn w:val="a6"/>
    <w:next w:val="Normal"/>
    <w:rsid w:val="003E4A23"/>
    <w:pPr>
      <w:tabs>
        <w:tab w:val="clear" w:pos="1440"/>
      </w:tabs>
      <w:ind w:left="0" w:firstLine="0"/>
    </w:pPr>
  </w:style>
  <w:style w:type="paragraph" w:customStyle="1" w:styleId="Note0">
    <w:name w:val="Note"/>
    <w:basedOn w:val="Normal"/>
    <w:next w:val="Normal"/>
    <w:rsid w:val="003E4A23"/>
    <w:pPr>
      <w:tabs>
        <w:tab w:val="left" w:pos="960"/>
      </w:tabs>
      <w:spacing w:line="210" w:lineRule="atLeast"/>
    </w:pPr>
    <w:rPr>
      <w:sz w:val="18"/>
    </w:rPr>
  </w:style>
  <w:style w:type="paragraph" w:customStyle="1" w:styleId="p2">
    <w:name w:val="p2"/>
    <w:basedOn w:val="Normal"/>
    <w:next w:val="Normal"/>
    <w:rsid w:val="003E4A23"/>
    <w:pPr>
      <w:tabs>
        <w:tab w:val="left" w:pos="560"/>
      </w:tabs>
    </w:pPr>
  </w:style>
  <w:style w:type="paragraph" w:customStyle="1" w:styleId="p3">
    <w:name w:val="p3"/>
    <w:basedOn w:val="Normal"/>
    <w:next w:val="Normal"/>
    <w:rsid w:val="003E4A23"/>
    <w:pPr>
      <w:tabs>
        <w:tab w:val="left" w:pos="720"/>
      </w:tabs>
    </w:pPr>
  </w:style>
  <w:style w:type="paragraph" w:customStyle="1" w:styleId="p4">
    <w:name w:val="p4"/>
    <w:basedOn w:val="Normal"/>
    <w:next w:val="Normal"/>
    <w:rsid w:val="003E4A23"/>
    <w:pPr>
      <w:tabs>
        <w:tab w:val="left" w:pos="1100"/>
      </w:tabs>
    </w:pPr>
  </w:style>
  <w:style w:type="paragraph" w:customStyle="1" w:styleId="p5">
    <w:name w:val="p5"/>
    <w:basedOn w:val="Normal"/>
    <w:next w:val="Normal"/>
    <w:rsid w:val="003E4A23"/>
    <w:pPr>
      <w:tabs>
        <w:tab w:val="left" w:pos="1100"/>
      </w:tabs>
    </w:pPr>
  </w:style>
  <w:style w:type="paragraph" w:customStyle="1" w:styleId="p6">
    <w:name w:val="p6"/>
    <w:basedOn w:val="Normal"/>
    <w:next w:val="Normal"/>
    <w:rsid w:val="003E4A23"/>
    <w:pPr>
      <w:tabs>
        <w:tab w:val="left" w:pos="1440"/>
      </w:tabs>
    </w:pPr>
  </w:style>
  <w:style w:type="paragraph" w:customStyle="1" w:styleId="RefNorm">
    <w:name w:val="RefNorm"/>
    <w:basedOn w:val="Normal"/>
    <w:next w:val="Normal"/>
    <w:rsid w:val="003E4A23"/>
  </w:style>
  <w:style w:type="paragraph" w:customStyle="1" w:styleId="Special">
    <w:name w:val="Special"/>
    <w:basedOn w:val="Normal"/>
    <w:next w:val="Normal"/>
    <w:rsid w:val="003E4A23"/>
  </w:style>
  <w:style w:type="paragraph" w:customStyle="1" w:styleId="Tablefootnote">
    <w:name w:val="Table footnote"/>
    <w:basedOn w:val="Normal"/>
    <w:rsid w:val="003E4A23"/>
    <w:pPr>
      <w:tabs>
        <w:tab w:val="left" w:pos="340"/>
      </w:tabs>
      <w:spacing w:before="60" w:after="60" w:line="190" w:lineRule="atLeast"/>
    </w:pPr>
    <w:rPr>
      <w:sz w:val="16"/>
    </w:rPr>
  </w:style>
  <w:style w:type="paragraph" w:customStyle="1" w:styleId="Tabletitle">
    <w:name w:val="Table title"/>
    <w:basedOn w:val="Normal"/>
    <w:next w:val="Normal"/>
    <w:rsid w:val="003E4A23"/>
    <w:pPr>
      <w:keepNext/>
      <w:suppressAutoHyphens/>
      <w:spacing w:before="120" w:after="120" w:line="230" w:lineRule="exact"/>
      <w:jc w:val="center"/>
    </w:pPr>
    <w:rPr>
      <w:b/>
    </w:rPr>
  </w:style>
  <w:style w:type="paragraph" w:customStyle="1" w:styleId="Terms">
    <w:name w:val="Term(s)"/>
    <w:basedOn w:val="Normal"/>
    <w:next w:val="Definition"/>
    <w:rsid w:val="003E4A23"/>
    <w:pPr>
      <w:keepNext/>
      <w:suppressAutoHyphens/>
      <w:spacing w:after="0"/>
      <w:jc w:val="left"/>
    </w:pPr>
    <w:rPr>
      <w:b/>
    </w:rPr>
  </w:style>
  <w:style w:type="paragraph" w:customStyle="1" w:styleId="TermNum">
    <w:name w:val="TermNum"/>
    <w:basedOn w:val="Normal"/>
    <w:next w:val="Terms"/>
    <w:rsid w:val="003E4A23"/>
    <w:pPr>
      <w:keepNext/>
      <w:spacing w:after="0"/>
    </w:pPr>
    <w:rPr>
      <w:b/>
    </w:rPr>
  </w:style>
  <w:style w:type="paragraph" w:customStyle="1" w:styleId="zzBiblio">
    <w:name w:val="zzBiblio"/>
    <w:basedOn w:val="Normal"/>
    <w:next w:val="Bibliography1"/>
    <w:rsid w:val="003E4A23"/>
    <w:pPr>
      <w:pageBreakBefore/>
      <w:spacing w:after="760" w:line="310" w:lineRule="exact"/>
      <w:jc w:val="center"/>
    </w:pPr>
    <w:rPr>
      <w:b/>
      <w:sz w:val="28"/>
    </w:rPr>
  </w:style>
  <w:style w:type="paragraph" w:customStyle="1" w:styleId="zzContents">
    <w:name w:val="zzContents"/>
    <w:basedOn w:val="Introduction"/>
    <w:next w:val="TOC1"/>
    <w:rsid w:val="003E4A23"/>
    <w:pPr>
      <w:tabs>
        <w:tab w:val="clear" w:pos="400"/>
      </w:tabs>
    </w:pPr>
  </w:style>
  <w:style w:type="paragraph" w:customStyle="1" w:styleId="zzCopyright">
    <w:name w:val="zzCopyright"/>
    <w:basedOn w:val="Normal"/>
    <w:next w:val="Normal"/>
    <w:rsid w:val="003E4A23"/>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3E4A23"/>
    <w:pPr>
      <w:spacing w:after="220"/>
      <w:jc w:val="right"/>
    </w:pPr>
    <w:rPr>
      <w:b/>
      <w:color w:val="000000"/>
      <w:sz w:val="24"/>
    </w:rPr>
  </w:style>
  <w:style w:type="paragraph" w:customStyle="1" w:styleId="zzForeword">
    <w:name w:val="zzForeword"/>
    <w:basedOn w:val="Introduction"/>
    <w:next w:val="Normal"/>
    <w:rsid w:val="003E4A23"/>
    <w:pPr>
      <w:tabs>
        <w:tab w:val="clear" w:pos="400"/>
      </w:tabs>
    </w:pPr>
    <w:rPr>
      <w:color w:val="0000FF"/>
    </w:rPr>
  </w:style>
  <w:style w:type="paragraph" w:customStyle="1" w:styleId="zzHelp">
    <w:name w:val="zzHelp"/>
    <w:basedOn w:val="Normal"/>
    <w:rsid w:val="003E4A23"/>
    <w:rPr>
      <w:color w:val="008000"/>
    </w:rPr>
  </w:style>
  <w:style w:type="paragraph" w:customStyle="1" w:styleId="zzIndex">
    <w:name w:val="zzIndex"/>
    <w:basedOn w:val="zzBiblio"/>
    <w:next w:val="IndexHeading"/>
    <w:rsid w:val="003E4A23"/>
  </w:style>
  <w:style w:type="paragraph" w:customStyle="1" w:styleId="zzLc5">
    <w:name w:val="zzLc5"/>
    <w:basedOn w:val="Normal"/>
    <w:next w:val="Normal"/>
    <w:rsid w:val="003E4A23"/>
    <w:pPr>
      <w:jc w:val="left"/>
    </w:pPr>
  </w:style>
  <w:style w:type="paragraph" w:customStyle="1" w:styleId="zzLc6">
    <w:name w:val="zzLc6"/>
    <w:basedOn w:val="Normal"/>
    <w:next w:val="Normal"/>
    <w:rsid w:val="003E4A23"/>
    <w:pPr>
      <w:jc w:val="left"/>
    </w:pPr>
  </w:style>
  <w:style w:type="paragraph" w:customStyle="1" w:styleId="zzLn5">
    <w:name w:val="zzLn5"/>
    <w:basedOn w:val="Normal"/>
    <w:next w:val="Normal"/>
    <w:rsid w:val="003E4A23"/>
    <w:pPr>
      <w:jc w:val="left"/>
    </w:pPr>
  </w:style>
  <w:style w:type="paragraph" w:customStyle="1" w:styleId="zzLn6">
    <w:name w:val="zzLn6"/>
    <w:basedOn w:val="Normal"/>
    <w:next w:val="Normal"/>
    <w:rsid w:val="003E4A23"/>
    <w:pPr>
      <w:jc w:val="left"/>
    </w:pPr>
  </w:style>
  <w:style w:type="paragraph" w:customStyle="1" w:styleId="zzSTDTitle">
    <w:name w:val="zzSTDTitle"/>
    <w:basedOn w:val="Normal"/>
    <w:next w:val="Normal"/>
    <w:rsid w:val="003E4A23"/>
    <w:pPr>
      <w:suppressAutoHyphens/>
      <w:spacing w:before="400" w:after="760" w:line="350" w:lineRule="exact"/>
      <w:jc w:val="left"/>
    </w:pPr>
    <w:rPr>
      <w:b/>
      <w:color w:val="0000FF"/>
      <w:sz w:val="32"/>
    </w:rPr>
  </w:style>
  <w:style w:type="paragraph" w:customStyle="1" w:styleId="Tabletext10">
    <w:name w:val="Table text (10)"/>
    <w:basedOn w:val="Normal"/>
    <w:rsid w:val="003E4A23"/>
    <w:pPr>
      <w:spacing w:before="60" w:after="60"/>
    </w:pPr>
  </w:style>
  <w:style w:type="paragraph" w:customStyle="1" w:styleId="Tabletext9">
    <w:name w:val="Table text (9)"/>
    <w:basedOn w:val="Normal"/>
    <w:rsid w:val="003E4A23"/>
    <w:pPr>
      <w:spacing w:before="60" w:after="60" w:line="210" w:lineRule="atLeast"/>
    </w:pPr>
    <w:rPr>
      <w:sz w:val="18"/>
    </w:rPr>
  </w:style>
  <w:style w:type="paragraph" w:customStyle="1" w:styleId="Tabletext8">
    <w:name w:val="Table text (8)"/>
    <w:basedOn w:val="Normal"/>
    <w:rsid w:val="003E4A23"/>
    <w:pPr>
      <w:spacing w:before="60" w:after="60" w:line="190" w:lineRule="atLeast"/>
    </w:pPr>
    <w:rPr>
      <w:sz w:val="16"/>
    </w:rPr>
  </w:style>
  <w:style w:type="paragraph" w:customStyle="1" w:styleId="Tabletext7">
    <w:name w:val="Table text (7)"/>
    <w:basedOn w:val="Normal"/>
    <w:rsid w:val="003E4A23"/>
    <w:pPr>
      <w:spacing w:before="60" w:after="60" w:line="170" w:lineRule="atLeast"/>
    </w:pPr>
    <w:rPr>
      <w:sz w:val="14"/>
    </w:rPr>
  </w:style>
  <w:style w:type="paragraph" w:customStyle="1" w:styleId="Tabletext">
    <w:name w:val="Table text"/>
    <w:rsid w:val="003E4A23"/>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3E4A23"/>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3E4A2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3E4A23"/>
    <w:pPr>
      <w:widowControl w:val="0"/>
      <w:snapToGrid w:val="0"/>
      <w:spacing w:before="20" w:after="0" w:line="240" w:lineRule="auto"/>
      <w:jc w:val="left"/>
    </w:pPr>
    <w:rPr>
      <w:rFonts w:eastAsia="Times New Roman"/>
      <w:sz w:val="16"/>
      <w:szCs w:val="16"/>
      <w:lang w:eastAsia="en-US"/>
    </w:rPr>
  </w:style>
  <w:style w:type="paragraph" w:customStyle="1" w:styleId="ISOComments">
    <w:name w:val="ISO_Comments"/>
    <w:basedOn w:val="Normal"/>
    <w:rsid w:val="003E4A23"/>
    <w:pPr>
      <w:spacing w:before="210" w:after="0" w:line="210" w:lineRule="exact"/>
      <w:jc w:val="left"/>
    </w:pPr>
    <w:rPr>
      <w:rFonts w:eastAsia="Times New Roman"/>
      <w:sz w:val="18"/>
      <w:lang w:eastAsia="en-US"/>
    </w:rPr>
  </w:style>
  <w:style w:type="paragraph" w:customStyle="1" w:styleId="ISOChange">
    <w:name w:val="ISO_Change"/>
    <w:basedOn w:val="Normal"/>
    <w:rsid w:val="003E4A23"/>
    <w:pPr>
      <w:spacing w:before="210" w:after="0" w:line="210" w:lineRule="exact"/>
      <w:jc w:val="left"/>
    </w:pPr>
    <w:rPr>
      <w:rFonts w:eastAsia="Times New Roman"/>
      <w:sz w:val="18"/>
      <w:lang w:eastAsia="en-US"/>
    </w:rPr>
  </w:style>
  <w:style w:type="paragraph" w:customStyle="1" w:styleId="NoSpacing1">
    <w:name w:val="No Spacing1"/>
    <w:qFormat/>
    <w:rsid w:val="003E4A2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3E4A23"/>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3E4A23"/>
    <w:pPr>
      <w:spacing w:before="60" w:after="60" w:line="240" w:lineRule="auto"/>
      <w:ind w:left="1134" w:right="794" w:hanging="567"/>
    </w:pPr>
    <w:rPr>
      <w:rFonts w:ascii="Arial Narrow" w:eastAsia="Times New Roman" w:hAnsi="Arial Narrow"/>
      <w:lang w:val="en-AU" w:eastAsia="en-US"/>
    </w:rPr>
  </w:style>
  <w:style w:type="paragraph" w:customStyle="1" w:styleId="Index">
    <w:name w:val="Index"/>
    <w:basedOn w:val="Normal"/>
    <w:rsid w:val="003E4A23"/>
    <w:pPr>
      <w:widowControl w:val="0"/>
      <w:suppressLineNumbers/>
      <w:suppressAutoHyphens/>
      <w:spacing w:after="0" w:line="240" w:lineRule="auto"/>
      <w:jc w:val="left"/>
    </w:pPr>
    <w:rPr>
      <w:rFonts w:eastAsia="Arial" w:cs="Tahoma"/>
    </w:rPr>
  </w:style>
  <w:style w:type="paragraph" w:customStyle="1" w:styleId="quotedtext">
    <w:name w:val="quoted text"/>
    <w:basedOn w:val="Normal"/>
    <w:rsid w:val="003E4A23"/>
    <w:pPr>
      <w:spacing w:before="60" w:after="60" w:line="240" w:lineRule="auto"/>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3E4A23"/>
    <w:rPr>
      <w:rFonts w:ascii="Arial" w:hAnsi="Arial" w:cs="Arial"/>
      <w:b/>
      <w:lang w:val="en-GB" w:eastAsia="ja-JP"/>
    </w:rPr>
  </w:style>
  <w:style w:type="paragraph" w:customStyle="1" w:styleId="publishedby">
    <w:name w:val="published by"/>
    <w:basedOn w:val="Normal"/>
    <w:link w:val="publishedbyChar"/>
    <w:qFormat/>
    <w:rsid w:val="003E4A23"/>
    <w:pPr>
      <w:tabs>
        <w:tab w:val="center" w:pos="4514"/>
        <w:tab w:val="left" w:pos="5040"/>
        <w:tab w:val="left" w:pos="5760"/>
        <w:tab w:val="left" w:pos="6480"/>
        <w:tab w:val="left" w:pos="7200"/>
        <w:tab w:val="left" w:pos="7920"/>
        <w:tab w:val="left" w:pos="8640"/>
      </w:tabs>
      <w:spacing w:after="0" w:line="240" w:lineRule="auto"/>
      <w:outlineLvl w:val="0"/>
    </w:pPr>
    <w:rPr>
      <w:rFonts w:eastAsiaTheme="minorHAnsi" w:cs="Arial"/>
      <w:b/>
      <w:szCs w:val="22"/>
    </w:rPr>
  </w:style>
  <w:style w:type="character" w:customStyle="1" w:styleId="Label2Char">
    <w:name w:val="Label2 Char"/>
    <w:link w:val="Label2"/>
    <w:locked/>
    <w:rsid w:val="003E4A23"/>
    <w:rPr>
      <w:rFonts w:ascii="Arial" w:hAnsi="Arial" w:cs="Arial"/>
      <w:b/>
      <w:lang w:val="en-GB" w:eastAsia="ja-JP"/>
    </w:rPr>
  </w:style>
  <w:style w:type="paragraph" w:customStyle="1" w:styleId="Label2">
    <w:name w:val="Label2"/>
    <w:basedOn w:val="Normal"/>
    <w:link w:val="Label2Char"/>
    <w:qFormat/>
    <w:rsid w:val="003E4A23"/>
    <w:pPr>
      <w:ind w:left="1360" w:firstLine="340"/>
    </w:pPr>
    <w:rPr>
      <w:rFonts w:eastAsiaTheme="minorHAnsi" w:cs="Arial"/>
      <w:b/>
      <w:szCs w:val="22"/>
    </w:rPr>
  </w:style>
  <w:style w:type="character" w:customStyle="1" w:styleId="AnnexChar">
    <w:name w:val="Annex Char"/>
    <w:basedOn w:val="Heading1Char"/>
    <w:link w:val="Annex"/>
    <w:locked/>
    <w:rsid w:val="003E4A23"/>
    <w:rPr>
      <w:rFonts w:ascii="Arial" w:eastAsia="MS Mincho" w:hAnsi="Arial" w:cs="Times New Roman"/>
      <w:b w:val="0"/>
      <w:bCs w:val="0"/>
      <w:sz w:val="24"/>
      <w:szCs w:val="20"/>
      <w:lang w:val="en-GB" w:eastAsia="ja-JP"/>
    </w:rPr>
  </w:style>
  <w:style w:type="paragraph" w:customStyle="1" w:styleId="Annex">
    <w:name w:val="Annex"/>
    <w:basedOn w:val="Heading4"/>
    <w:link w:val="AnnexChar"/>
    <w:qFormat/>
    <w:rsid w:val="003E4A23"/>
    <w:pPr>
      <w:numPr>
        <w:numId w:val="57"/>
      </w:numPr>
    </w:pPr>
    <w:rPr>
      <w:rFonts w:eastAsia="MS Mincho"/>
      <w:b w:val="0"/>
      <w:bCs w:val="0"/>
      <w:sz w:val="24"/>
    </w:rPr>
  </w:style>
  <w:style w:type="character" w:customStyle="1" w:styleId="AnnexsectionChar">
    <w:name w:val="Annex section Char"/>
    <w:link w:val="Annexsection"/>
    <w:locked/>
    <w:rsid w:val="003E4A23"/>
    <w:rPr>
      <w:rFonts w:ascii="Arial Narrow" w:hAnsi="Arial Narrow"/>
      <w:b/>
      <w:bCs/>
      <w:lang w:val="en-GB" w:eastAsia="ja-JP"/>
    </w:rPr>
  </w:style>
  <w:style w:type="paragraph" w:customStyle="1" w:styleId="Annexsection">
    <w:name w:val="Annex section"/>
    <w:basedOn w:val="Heading2"/>
    <w:link w:val="AnnexsectionChar"/>
    <w:qFormat/>
    <w:rsid w:val="003E4A23"/>
    <w:pPr>
      <w:numPr>
        <w:ilvl w:val="0"/>
        <w:numId w:val="0"/>
      </w:numPr>
      <w:jc w:val="left"/>
    </w:pPr>
    <w:rPr>
      <w:rFonts w:ascii="Arial Narrow" w:eastAsiaTheme="minorHAnsi" w:hAnsi="Arial Narrow" w:cstheme="minorBidi"/>
      <w:szCs w:val="22"/>
    </w:rPr>
  </w:style>
  <w:style w:type="paragraph" w:customStyle="1" w:styleId="AppendixD2">
    <w:name w:val="Appendix D2"/>
    <w:autoRedefine/>
    <w:rsid w:val="003E4A23"/>
    <w:pPr>
      <w:spacing w:after="120" w:line="240" w:lineRule="auto"/>
    </w:pPr>
    <w:rPr>
      <w:rFonts w:ascii="Arial" w:eastAsia="MS Mincho" w:hAnsi="Arial" w:cs="Times New Roman"/>
      <w:b/>
      <w:szCs w:val="20"/>
      <w:lang w:val="en-GB" w:eastAsia="ar-SA"/>
    </w:rPr>
  </w:style>
  <w:style w:type="character" w:styleId="LineNumber">
    <w:name w:val="line number"/>
    <w:unhideWhenUsed/>
    <w:rsid w:val="003E4A23"/>
    <w:rPr>
      <w:noProof w:val="0"/>
      <w:lang w:val="fr-FR"/>
    </w:rPr>
  </w:style>
  <w:style w:type="character" w:styleId="PageNumber">
    <w:name w:val="page number"/>
    <w:unhideWhenUsed/>
    <w:rsid w:val="003E4A23"/>
    <w:rPr>
      <w:noProof w:val="0"/>
      <w:lang w:val="fr-FR"/>
    </w:rPr>
  </w:style>
  <w:style w:type="character" w:styleId="EndnoteReference">
    <w:name w:val="endnote reference"/>
    <w:semiHidden/>
    <w:unhideWhenUsed/>
    <w:rsid w:val="003E4A23"/>
    <w:rPr>
      <w:noProof w:val="0"/>
      <w:vertAlign w:val="superscript"/>
      <w:lang w:val="fr-FR"/>
    </w:rPr>
  </w:style>
  <w:style w:type="character" w:customStyle="1" w:styleId="ExtXref">
    <w:name w:val="ExtXref"/>
    <w:rsid w:val="003E4A23"/>
    <w:rPr>
      <w:noProof w:val="0"/>
      <w:color w:val="auto"/>
      <w:lang w:val="fr-FR"/>
    </w:rPr>
  </w:style>
  <w:style w:type="character" w:customStyle="1" w:styleId="TableFootNoteXref">
    <w:name w:val="TableFootNoteXref"/>
    <w:rsid w:val="003E4A23"/>
    <w:rPr>
      <w:noProof/>
      <w:position w:val="6"/>
      <w:sz w:val="14"/>
      <w:lang w:val="fr-FR"/>
    </w:rPr>
  </w:style>
  <w:style w:type="character" w:customStyle="1" w:styleId="attr-list">
    <w:name w:val="attr-list"/>
    <w:rsid w:val="003E4A23"/>
  </w:style>
  <w:style w:type="character" w:customStyle="1" w:styleId="NumberingSymbols">
    <w:name w:val="Numbering Symbols"/>
    <w:rsid w:val="003E4A23"/>
  </w:style>
  <w:style w:type="character" w:customStyle="1" w:styleId="ipa1">
    <w:name w:val="ipa1"/>
    <w:rsid w:val="003E4A23"/>
    <w:rPr>
      <w:rFonts w:ascii="Arial Unicode MS" w:eastAsia="Arial Unicode MS" w:hAnsi="Arial Unicode MS" w:cs="Arial Unicode MS" w:hint="eastAsia"/>
    </w:rPr>
  </w:style>
  <w:style w:type="table" w:customStyle="1" w:styleId="TableGrid1">
    <w:name w:val="Table Grid1"/>
    <w:basedOn w:val="TableNormal"/>
    <w:uiPriority w:val="59"/>
    <w:rsid w:val="003E4A23"/>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3E4A23"/>
    <w:rPr>
      <w:color w:val="808080"/>
      <w:shd w:val="clear" w:color="auto" w:fill="E6E6E6"/>
    </w:rPr>
  </w:style>
  <w:style w:type="paragraph" w:customStyle="1" w:styleId="TablePara9pt">
    <w:name w:val="TablePara9pt"/>
    <w:basedOn w:val="Normal"/>
    <w:qFormat/>
    <w:rsid w:val="003E4A23"/>
    <w:pPr>
      <w:snapToGrid w:val="0"/>
      <w:spacing w:after="60" w:line="240" w:lineRule="auto"/>
    </w:pPr>
    <w:rPr>
      <w:rFonts w:cs="Arial"/>
      <w:sz w:val="18"/>
      <w:szCs w:val="18"/>
    </w:rPr>
  </w:style>
  <w:style w:type="paragraph" w:customStyle="1" w:styleId="BoxedText">
    <w:name w:val="BoxedText"/>
    <w:basedOn w:val="Normal"/>
    <w:qFormat/>
    <w:rsid w:val="00A545E6"/>
    <w:pPr>
      <w:pBdr>
        <w:top w:val="single" w:sz="4" w:space="6" w:color="auto"/>
        <w:left w:val="single" w:sz="4" w:space="6" w:color="auto"/>
        <w:bottom w:val="single" w:sz="4" w:space="6" w:color="auto"/>
        <w:right w:val="single" w:sz="4" w:space="6" w:color="auto"/>
      </w:pBdr>
      <w:ind w:left="180" w:right="180"/>
    </w:pPr>
    <w:rPr>
      <w:lang w:val="en-US"/>
    </w:rPr>
  </w:style>
  <w:style w:type="paragraph" w:styleId="Revision">
    <w:name w:val="Revision"/>
    <w:hidden/>
    <w:uiPriority w:val="99"/>
    <w:semiHidden/>
    <w:rsid w:val="00B610A4"/>
    <w:pPr>
      <w:spacing w:after="0" w:line="240" w:lineRule="auto"/>
    </w:pPr>
    <w:rPr>
      <w:rFonts w:ascii="Arial" w:eastAsia="MS Mincho" w:hAnsi="Arial" w:cs="Times New Roman"/>
      <w:sz w:val="20"/>
      <w:szCs w:val="20"/>
      <w:lang w:val="en-GB" w:eastAsia="ja-JP"/>
    </w:rPr>
  </w:style>
  <w:style w:type="character" w:customStyle="1" w:styleId="module">
    <w:name w:val="module"/>
    <w:rsid w:val="00580347"/>
  </w:style>
  <w:style w:type="character" w:customStyle="1" w:styleId="ListParagraphChar">
    <w:name w:val="List Paragraph Char"/>
    <w:basedOn w:val="DefaultParagraphFont"/>
    <w:link w:val="ListParagraph"/>
    <w:uiPriority w:val="34"/>
    <w:rsid w:val="0031644E"/>
    <w:rPr>
      <w:rFonts w:ascii="Arial" w:eastAsia="MS Mincho" w:hAnsi="Arial" w:cs="Times New Roman"/>
      <w:sz w:val="20"/>
      <w:szCs w:val="20"/>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728108">
      <w:bodyDiv w:val="1"/>
      <w:marLeft w:val="0"/>
      <w:marRight w:val="0"/>
      <w:marTop w:val="0"/>
      <w:marBottom w:val="0"/>
      <w:divBdr>
        <w:top w:val="none" w:sz="0" w:space="0" w:color="auto"/>
        <w:left w:val="none" w:sz="0" w:space="0" w:color="auto"/>
        <w:bottom w:val="none" w:sz="0" w:space="0" w:color="auto"/>
        <w:right w:val="none" w:sz="0" w:space="0" w:color="auto"/>
      </w:divBdr>
      <w:divsChild>
        <w:div w:id="1759905545">
          <w:marLeft w:val="274"/>
          <w:marRight w:val="0"/>
          <w:marTop w:val="0"/>
          <w:marBottom w:val="0"/>
          <w:divBdr>
            <w:top w:val="none" w:sz="0" w:space="0" w:color="auto"/>
            <w:left w:val="none" w:sz="0" w:space="0" w:color="auto"/>
            <w:bottom w:val="none" w:sz="0" w:space="0" w:color="auto"/>
            <w:right w:val="none" w:sz="0" w:space="0" w:color="auto"/>
          </w:divBdr>
        </w:div>
        <w:div w:id="1129326546">
          <w:marLeft w:val="274"/>
          <w:marRight w:val="0"/>
          <w:marTop w:val="0"/>
          <w:marBottom w:val="0"/>
          <w:divBdr>
            <w:top w:val="none" w:sz="0" w:space="0" w:color="auto"/>
            <w:left w:val="none" w:sz="0" w:space="0" w:color="auto"/>
            <w:bottom w:val="none" w:sz="0" w:space="0" w:color="auto"/>
            <w:right w:val="none" w:sz="0" w:space="0" w:color="auto"/>
          </w:divBdr>
        </w:div>
        <w:div w:id="2109304215">
          <w:marLeft w:val="274"/>
          <w:marRight w:val="0"/>
          <w:marTop w:val="0"/>
          <w:marBottom w:val="0"/>
          <w:divBdr>
            <w:top w:val="none" w:sz="0" w:space="0" w:color="auto"/>
            <w:left w:val="none" w:sz="0" w:space="0" w:color="auto"/>
            <w:bottom w:val="none" w:sz="0" w:space="0" w:color="auto"/>
            <w:right w:val="none" w:sz="0" w:space="0" w:color="auto"/>
          </w:divBdr>
        </w:div>
        <w:div w:id="1590504871">
          <w:marLeft w:val="274"/>
          <w:marRight w:val="0"/>
          <w:marTop w:val="0"/>
          <w:marBottom w:val="0"/>
          <w:divBdr>
            <w:top w:val="none" w:sz="0" w:space="0" w:color="auto"/>
            <w:left w:val="none" w:sz="0" w:space="0" w:color="auto"/>
            <w:bottom w:val="none" w:sz="0" w:space="0" w:color="auto"/>
            <w:right w:val="none" w:sz="0" w:space="0" w:color="auto"/>
          </w:divBdr>
        </w:div>
        <w:div w:id="178736378">
          <w:marLeft w:val="274"/>
          <w:marRight w:val="0"/>
          <w:marTop w:val="0"/>
          <w:marBottom w:val="0"/>
          <w:divBdr>
            <w:top w:val="none" w:sz="0" w:space="0" w:color="auto"/>
            <w:left w:val="none" w:sz="0" w:space="0" w:color="auto"/>
            <w:bottom w:val="none" w:sz="0" w:space="0" w:color="auto"/>
            <w:right w:val="none" w:sz="0" w:space="0" w:color="auto"/>
          </w:divBdr>
        </w:div>
        <w:div w:id="835388245">
          <w:marLeft w:val="274"/>
          <w:marRight w:val="0"/>
          <w:marTop w:val="0"/>
          <w:marBottom w:val="0"/>
          <w:divBdr>
            <w:top w:val="none" w:sz="0" w:space="0" w:color="auto"/>
            <w:left w:val="none" w:sz="0" w:space="0" w:color="auto"/>
            <w:bottom w:val="none" w:sz="0" w:space="0" w:color="auto"/>
            <w:right w:val="none" w:sz="0" w:space="0" w:color="auto"/>
          </w:divBdr>
        </w:div>
        <w:div w:id="1385637391">
          <w:marLeft w:val="274"/>
          <w:marRight w:val="0"/>
          <w:marTop w:val="0"/>
          <w:marBottom w:val="0"/>
          <w:divBdr>
            <w:top w:val="none" w:sz="0" w:space="0" w:color="auto"/>
            <w:left w:val="none" w:sz="0" w:space="0" w:color="auto"/>
            <w:bottom w:val="none" w:sz="0" w:space="0" w:color="auto"/>
            <w:right w:val="none" w:sz="0" w:space="0" w:color="auto"/>
          </w:divBdr>
        </w:div>
      </w:divsChild>
    </w:div>
    <w:div w:id="514658730">
      <w:bodyDiv w:val="1"/>
      <w:marLeft w:val="0"/>
      <w:marRight w:val="0"/>
      <w:marTop w:val="0"/>
      <w:marBottom w:val="0"/>
      <w:divBdr>
        <w:top w:val="none" w:sz="0" w:space="0" w:color="auto"/>
        <w:left w:val="none" w:sz="0" w:space="0" w:color="auto"/>
        <w:bottom w:val="none" w:sz="0" w:space="0" w:color="auto"/>
        <w:right w:val="none" w:sz="0" w:space="0" w:color="auto"/>
      </w:divBdr>
      <w:divsChild>
        <w:div w:id="1097562088">
          <w:marLeft w:val="274"/>
          <w:marRight w:val="0"/>
          <w:marTop w:val="0"/>
          <w:marBottom w:val="0"/>
          <w:divBdr>
            <w:top w:val="none" w:sz="0" w:space="0" w:color="auto"/>
            <w:left w:val="none" w:sz="0" w:space="0" w:color="auto"/>
            <w:bottom w:val="none" w:sz="0" w:space="0" w:color="auto"/>
            <w:right w:val="none" w:sz="0" w:space="0" w:color="auto"/>
          </w:divBdr>
        </w:div>
      </w:divsChild>
    </w:div>
    <w:div w:id="706415247">
      <w:bodyDiv w:val="1"/>
      <w:marLeft w:val="0"/>
      <w:marRight w:val="0"/>
      <w:marTop w:val="0"/>
      <w:marBottom w:val="0"/>
      <w:divBdr>
        <w:top w:val="none" w:sz="0" w:space="0" w:color="auto"/>
        <w:left w:val="none" w:sz="0" w:space="0" w:color="auto"/>
        <w:bottom w:val="none" w:sz="0" w:space="0" w:color="auto"/>
        <w:right w:val="none" w:sz="0" w:space="0" w:color="auto"/>
      </w:divBdr>
    </w:div>
    <w:div w:id="1074932928">
      <w:bodyDiv w:val="1"/>
      <w:marLeft w:val="0"/>
      <w:marRight w:val="0"/>
      <w:marTop w:val="0"/>
      <w:marBottom w:val="0"/>
      <w:divBdr>
        <w:top w:val="none" w:sz="0" w:space="0" w:color="auto"/>
        <w:left w:val="none" w:sz="0" w:space="0" w:color="auto"/>
        <w:bottom w:val="none" w:sz="0" w:space="0" w:color="auto"/>
        <w:right w:val="none" w:sz="0" w:space="0" w:color="auto"/>
      </w:divBdr>
    </w:div>
    <w:div w:id="19681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www.merriam-webster.com/dictionary/instantiate" TargetMode="External"/><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po.int/treaties/en/ip/berne/trtdocs_wo001.html" TargetMode="External"/><Relationship Id="rId24" Type="http://schemas.openxmlformats.org/officeDocument/2006/relationships/image" Target="media/image8.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yperlink" Target="https://github.com/IHO-S100WG" TargetMode="External"/><Relationship Id="rId10" Type="http://schemas.openxmlformats.org/officeDocument/2006/relationships/hyperlink" Target="http://www.iho.int" TargetMode="External"/><Relationship Id="rId19" Type="http://schemas.openxmlformats.org/officeDocument/2006/relationships/image" Target="media/image3.jp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mailto:info@iho.int" TargetMode="External"/><Relationship Id="rId14" Type="http://schemas.openxmlformats.org/officeDocument/2006/relationships/footer" Target="footer1.xml"/><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4FC26-0446-48D4-BC43-3327EF7E4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17872</Words>
  <Characters>101874</Characters>
  <Application>Microsoft Office Word</Application>
  <DocSecurity>0</DocSecurity>
  <Lines>848</Lines>
  <Paragraphs>239</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
  <LinksUpToDate>false</LinksUpToDate>
  <CharactersWithSpaces>119507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Eivind;Raphael</dc:creator>
  <cp:lastModifiedBy>Julia Powell</cp:lastModifiedBy>
  <cp:revision>2</cp:revision>
  <cp:lastPrinted>2019-03-15T14:26:00Z</cp:lastPrinted>
  <dcterms:created xsi:type="dcterms:W3CDTF">2020-01-23T21:11:00Z</dcterms:created>
  <dcterms:modified xsi:type="dcterms:W3CDTF">2020-01-23T21:11:00Z</dcterms:modified>
</cp:coreProperties>
</file>