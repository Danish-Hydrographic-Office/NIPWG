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4523814"/>
    <w:bookmarkStart w:id="1" w:name="_Toc225065129"/>
    <w:bookmarkStart w:id="2" w:name="_Toc225648272"/>
    <w:bookmarkStart w:id="3" w:name="_GoBack"/>
    <w:bookmarkEnd w:id="3"/>
    <w:p w14:paraId="3CB1940C" w14:textId="77777777" w:rsidR="006456D7" w:rsidRPr="00F94344" w:rsidRDefault="006456D7" w:rsidP="006456D7">
      <w:pPr>
        <w:pStyle w:val="Title"/>
      </w:pPr>
      <w:r w:rsidRPr="00F94344">
        <w:fldChar w:fldCharType="begin"/>
      </w:r>
      <w:r w:rsidRPr="00F94344">
        <w:instrText xml:space="preserve"> SET LIBEnFileName "C:\Documents and Settings\julia.powell\My Documents\IHO TSMAD\S100-0 main\IHO S-100 Main Oct 1 2007.doc" </w:instrText>
      </w:r>
      <w:r w:rsidRPr="00F94344">
        <w:fldChar w:fldCharType="separate"/>
      </w:r>
      <w:bookmarkStart w:id="4" w:name="LIBEnFileName"/>
      <w:r w:rsidRPr="00F94344">
        <w:rPr>
          <w:noProof/>
        </w:rPr>
        <w:t>C:\Documents and Settings\julia.powell\My Documents\IHO TSMAD\S100-0 main\IHO S-100 Main Oct 1 2007.doc</w:t>
      </w:r>
      <w:bookmarkEnd w:id="4"/>
      <w:r w:rsidRPr="00F94344">
        <w:fldChar w:fldCharType="end"/>
      </w:r>
      <w:r w:rsidRPr="00F94344">
        <w:fldChar w:fldCharType="begin"/>
      </w:r>
      <w:r w:rsidRPr="00F94344">
        <w:instrText xml:space="preserve"> SET DDHeadingPage1 "" </w:instrText>
      </w:r>
      <w:r w:rsidRPr="00F94344">
        <w:fldChar w:fldCharType="separate"/>
      </w:r>
      <w:bookmarkStart w:id="5" w:name="DDHeadingPage1"/>
      <w:bookmarkEnd w:id="5"/>
      <w:r w:rsidRPr="00F94344">
        <w:rPr>
          <w:noProof/>
        </w:rPr>
        <w:t xml:space="preserve"> </w:t>
      </w:r>
      <w:r w:rsidRPr="00F94344">
        <w:fldChar w:fldCharType="end"/>
      </w:r>
      <w:r w:rsidRPr="00F94344">
        <w:fldChar w:fldCharType="begin"/>
      </w:r>
      <w:r w:rsidRPr="00F94344">
        <w:instrText xml:space="preserve"> SET DDOrganization "© ISO/IEC 2007 – All rights reserved" </w:instrText>
      </w:r>
      <w:r w:rsidRPr="00F94344">
        <w:fldChar w:fldCharType="separate"/>
      </w:r>
      <w:bookmarkStart w:id="6" w:name="DDOrganization"/>
      <w:r w:rsidRPr="00F94344">
        <w:rPr>
          <w:noProof/>
        </w:rPr>
        <w:t>© ISO/IEC 2007 – All rights reserved</w:t>
      </w:r>
      <w:bookmarkEnd w:id="6"/>
      <w:r w:rsidRPr="00F94344">
        <w:fldChar w:fldCharType="end"/>
      </w:r>
      <w:r w:rsidRPr="00F94344">
        <w:fldChar w:fldCharType="begin"/>
      </w:r>
      <w:r w:rsidRPr="00F94344">
        <w:instrText xml:space="preserve"> SET LibEnteteISO "ISO-IEC_" </w:instrText>
      </w:r>
      <w:r w:rsidRPr="00F94344">
        <w:fldChar w:fldCharType="separate"/>
      </w:r>
      <w:bookmarkStart w:id="7" w:name="LibEnteteISO"/>
      <w:r w:rsidRPr="00F94344">
        <w:rPr>
          <w:noProof/>
        </w:rPr>
        <w:t>ISO-IEC_</w:t>
      </w:r>
      <w:bookmarkEnd w:id="7"/>
      <w:r w:rsidRPr="00F94344">
        <w:fldChar w:fldCharType="end"/>
      </w:r>
      <w:r w:rsidRPr="00F94344">
        <w:fldChar w:fldCharType="begin"/>
      </w:r>
      <w:r w:rsidRPr="00F94344">
        <w:instrText xml:space="preserve"> SET LIBTypeTitreISO " 63" </w:instrText>
      </w:r>
      <w:r w:rsidRPr="00F94344">
        <w:fldChar w:fldCharType="separate"/>
      </w:r>
      <w:bookmarkStart w:id="8" w:name="LIBTypeTitreISO"/>
      <w:r w:rsidRPr="00F94344">
        <w:rPr>
          <w:noProof/>
        </w:rPr>
        <w:t xml:space="preserve"> 63</w:t>
      </w:r>
      <w:bookmarkEnd w:id="8"/>
      <w:r w:rsidRPr="00F94344">
        <w:fldChar w:fldCharType="end"/>
      </w:r>
      <w:r w:rsidRPr="00F94344">
        <w:fldChar w:fldCharType="begin"/>
      </w:r>
      <w:r w:rsidRPr="00F94344">
        <w:instrText xml:space="preserve"> SET DDTITLE4 "Complementary element" </w:instrText>
      </w:r>
      <w:r w:rsidRPr="00F94344">
        <w:fldChar w:fldCharType="separate"/>
      </w:r>
      <w:bookmarkStart w:id="9" w:name="DDTITLE4"/>
      <w:r w:rsidRPr="00F94344">
        <w:rPr>
          <w:noProof/>
        </w:rPr>
        <w:t>Complementary element</w:t>
      </w:r>
      <w:bookmarkEnd w:id="9"/>
      <w:r w:rsidRPr="00F94344">
        <w:fldChar w:fldCharType="end"/>
      </w:r>
      <w:r w:rsidRPr="00F94344">
        <w:fldChar w:fldCharType="begin"/>
      </w:r>
      <w:r w:rsidRPr="00F94344">
        <w:instrText xml:space="preserve"> SET DDTITLE3 "Introductory element — Main element" </w:instrText>
      </w:r>
      <w:r w:rsidRPr="00F94344">
        <w:fldChar w:fldCharType="separate"/>
      </w:r>
      <w:bookmarkStart w:id="10" w:name="DDTITLE3"/>
      <w:r w:rsidRPr="00F94344">
        <w:rPr>
          <w:noProof/>
        </w:rPr>
        <w:t>Introductory element — Main element</w:t>
      </w:r>
      <w:bookmarkEnd w:id="10"/>
      <w:r w:rsidRPr="00F94344">
        <w:fldChar w:fldCharType="end"/>
      </w:r>
      <w:r w:rsidRPr="00F94344">
        <w:fldChar w:fldCharType="begin"/>
      </w:r>
      <w:r w:rsidRPr="00F94344">
        <w:instrText xml:space="preserve"> SET DDTITLE2 "Élément introductif — Élément central — Élément complémentaire" </w:instrText>
      </w:r>
      <w:r w:rsidRPr="00F94344">
        <w:fldChar w:fldCharType="separate"/>
      </w:r>
      <w:bookmarkStart w:id="11" w:name="DDTITLE2"/>
      <w:r w:rsidRPr="00F94344">
        <w:rPr>
          <w:noProof/>
        </w:rPr>
        <w:t>Élément introductif — Élément central — Élément complémentaire</w:t>
      </w:r>
      <w:bookmarkEnd w:id="11"/>
      <w:r w:rsidRPr="00F94344">
        <w:fldChar w:fldCharType="end"/>
      </w:r>
      <w:r w:rsidRPr="00F94344">
        <w:fldChar w:fldCharType="begin"/>
      </w:r>
      <w:r w:rsidRPr="00F94344">
        <w:instrText xml:space="preserve"> SET DDTITLE1 "Introductory element — Main element — Complementary element" </w:instrText>
      </w:r>
      <w:r w:rsidRPr="00F94344">
        <w:fldChar w:fldCharType="separate"/>
      </w:r>
      <w:bookmarkStart w:id="12" w:name="DDTITLE1"/>
      <w:r w:rsidRPr="00F94344">
        <w:rPr>
          <w:noProof/>
        </w:rPr>
        <w:t>Introductory element — Main element — Complementary element</w:t>
      </w:r>
      <w:bookmarkEnd w:id="12"/>
      <w:r w:rsidRPr="00F94344">
        <w:fldChar w:fldCharType="end"/>
      </w:r>
      <w:r w:rsidRPr="00F94344">
        <w:fldChar w:fldCharType="begin"/>
      </w:r>
      <w:r w:rsidRPr="00F94344">
        <w:instrText xml:space="preserve"> SET DDDocLanguage "E" </w:instrText>
      </w:r>
      <w:r w:rsidRPr="00F94344">
        <w:fldChar w:fldCharType="separate"/>
      </w:r>
      <w:bookmarkStart w:id="13" w:name="DDDocLanguage"/>
      <w:r w:rsidRPr="00F94344">
        <w:rPr>
          <w:noProof/>
        </w:rPr>
        <w:t>E</w:t>
      </w:r>
      <w:bookmarkEnd w:id="13"/>
      <w:r w:rsidRPr="00F94344">
        <w:fldChar w:fldCharType="end"/>
      </w:r>
      <w:r w:rsidRPr="00F94344">
        <w:fldChar w:fldCharType="begin"/>
      </w:r>
      <w:r w:rsidRPr="00F94344">
        <w:instrText xml:space="preserve"> SET DDWorkDocDate "2007-10-2" </w:instrText>
      </w:r>
      <w:r w:rsidRPr="00F94344">
        <w:fldChar w:fldCharType="separate"/>
      </w:r>
      <w:bookmarkStart w:id="14" w:name="DDWorkDocDate"/>
      <w:r w:rsidRPr="00F94344">
        <w:rPr>
          <w:noProof/>
        </w:rPr>
        <w:t>2007-10-2</w:t>
      </w:r>
      <w:bookmarkEnd w:id="14"/>
      <w:r w:rsidRPr="00F94344">
        <w:fldChar w:fldCharType="end"/>
      </w:r>
      <w:r w:rsidRPr="00F94344">
        <w:fldChar w:fldCharType="begin"/>
      </w:r>
      <w:r w:rsidRPr="00F94344">
        <w:instrText xml:space="preserve"> SET DDDocStage "" </w:instrText>
      </w:r>
      <w:r w:rsidRPr="00F94344">
        <w:fldChar w:fldCharType="separate"/>
      </w:r>
      <w:bookmarkStart w:id="15" w:name="DDDocStage"/>
      <w:bookmarkEnd w:id="15"/>
      <w:r w:rsidRPr="00F94344">
        <w:rPr>
          <w:noProof/>
        </w:rPr>
        <w:t xml:space="preserve"> </w:t>
      </w:r>
      <w:r w:rsidRPr="00F94344">
        <w:fldChar w:fldCharType="end"/>
      </w:r>
      <w:r w:rsidRPr="00F94344">
        <w:fldChar w:fldCharType="begin"/>
      </w:r>
      <w:r w:rsidRPr="00F94344">
        <w:instrText xml:space="preserve"> SET DDOrganization3 "ISO/IEC" </w:instrText>
      </w:r>
      <w:r w:rsidRPr="00F94344">
        <w:fldChar w:fldCharType="separate"/>
      </w:r>
      <w:bookmarkStart w:id="16" w:name="DDOrganization3"/>
      <w:r w:rsidRPr="00F94344">
        <w:rPr>
          <w:noProof/>
        </w:rPr>
        <w:t>ISO/IEC</w:t>
      </w:r>
      <w:bookmarkEnd w:id="16"/>
      <w:r w:rsidRPr="00F94344">
        <w:fldChar w:fldCharType="end"/>
      </w:r>
      <w:r w:rsidRPr="00F94344">
        <w:fldChar w:fldCharType="begin"/>
      </w:r>
      <w:r w:rsidRPr="00F94344">
        <w:instrText xml:space="preserve"> SET DDOrganization1 "ISO/IEC " </w:instrText>
      </w:r>
      <w:r w:rsidRPr="00F94344">
        <w:fldChar w:fldCharType="separate"/>
      </w:r>
      <w:bookmarkStart w:id="17" w:name="DDOrganization1"/>
      <w:r w:rsidRPr="00F94344">
        <w:rPr>
          <w:noProof/>
        </w:rPr>
        <w:t>ISO/IEC </w:t>
      </w:r>
      <w:bookmarkEnd w:id="17"/>
      <w:r w:rsidRPr="00F94344">
        <w:fldChar w:fldCharType="end"/>
      </w:r>
      <w:r w:rsidRPr="00F94344">
        <w:fldChar w:fldCharType="begin"/>
      </w:r>
      <w:r w:rsidRPr="00F94344">
        <w:instrText xml:space="preserve"> SET DDBASEYEAR "" </w:instrText>
      </w:r>
      <w:r w:rsidRPr="00F94344">
        <w:fldChar w:fldCharType="separate"/>
      </w:r>
      <w:bookmarkStart w:id="18" w:name="DDBASEYEAR"/>
      <w:bookmarkEnd w:id="18"/>
      <w:r w:rsidRPr="00F94344">
        <w:rPr>
          <w:noProof/>
        </w:rPr>
        <w:t xml:space="preserve"> </w:t>
      </w:r>
      <w:r w:rsidRPr="00F94344">
        <w:fldChar w:fldCharType="end"/>
      </w:r>
      <w:r w:rsidRPr="00F94344">
        <w:fldChar w:fldCharType="begin"/>
      </w:r>
      <w:r w:rsidRPr="00F94344">
        <w:instrText xml:space="preserve"> SET DDAmno "" </w:instrText>
      </w:r>
      <w:r w:rsidRPr="00F94344">
        <w:fldChar w:fldCharType="separate"/>
      </w:r>
      <w:bookmarkStart w:id="19" w:name="DDAmno"/>
      <w:bookmarkEnd w:id="19"/>
      <w:r w:rsidRPr="00F94344">
        <w:rPr>
          <w:noProof/>
        </w:rPr>
        <w:t xml:space="preserve"> </w:t>
      </w:r>
      <w:r w:rsidRPr="00F94344">
        <w:fldChar w:fldCharType="end"/>
      </w:r>
      <w:r w:rsidRPr="00F94344">
        <w:fldChar w:fldCharType="begin"/>
      </w:r>
      <w:r w:rsidRPr="00F94344">
        <w:instrText xml:space="preserve"> SET DDDocSubType "" </w:instrText>
      </w:r>
      <w:r w:rsidRPr="00F94344">
        <w:fldChar w:fldCharType="separate"/>
      </w:r>
      <w:bookmarkStart w:id="20" w:name="DDDocSubType"/>
      <w:bookmarkEnd w:id="20"/>
      <w:r w:rsidRPr="00F94344">
        <w:rPr>
          <w:noProof/>
        </w:rPr>
        <w:t xml:space="preserve"> </w:t>
      </w:r>
      <w:r w:rsidRPr="00F94344">
        <w:fldChar w:fldCharType="end"/>
      </w:r>
      <w:r w:rsidRPr="00F94344">
        <w:fldChar w:fldCharType="begin"/>
      </w:r>
      <w:r w:rsidRPr="00F94344">
        <w:instrText xml:space="preserve"> SET DDDocType "" </w:instrText>
      </w:r>
      <w:r w:rsidRPr="00F94344">
        <w:fldChar w:fldCharType="separate"/>
      </w:r>
      <w:bookmarkStart w:id="21" w:name="DDDocType"/>
      <w:bookmarkEnd w:id="21"/>
      <w:r w:rsidRPr="00F94344">
        <w:rPr>
          <w:noProof/>
        </w:rPr>
        <w:t xml:space="preserve"> </w:t>
      </w:r>
      <w:r w:rsidRPr="00F94344">
        <w:fldChar w:fldCharType="end"/>
      </w:r>
      <w:r w:rsidRPr="00F94344">
        <w:fldChar w:fldCharType="begin"/>
      </w:r>
      <w:r w:rsidRPr="00F94344">
        <w:instrText xml:space="preserve"> SET DDpubYear "2007" </w:instrText>
      </w:r>
      <w:r w:rsidRPr="00F94344">
        <w:fldChar w:fldCharType="separate"/>
      </w:r>
      <w:bookmarkStart w:id="22" w:name="DDpubYear"/>
      <w:r w:rsidRPr="00F94344">
        <w:rPr>
          <w:noProof/>
        </w:rPr>
        <w:t>2007</w:t>
      </w:r>
      <w:bookmarkEnd w:id="22"/>
      <w:r w:rsidRPr="00F94344">
        <w:fldChar w:fldCharType="end"/>
      </w:r>
      <w:r w:rsidRPr="00F94344">
        <w:fldChar w:fldCharType="begin"/>
      </w:r>
      <w:r w:rsidRPr="00F94344">
        <w:instrText xml:space="preserve"> SET DDWorkDocNo "" </w:instrText>
      </w:r>
      <w:r w:rsidRPr="00F94344">
        <w:fldChar w:fldCharType="separate"/>
      </w:r>
      <w:bookmarkStart w:id="23" w:name="DDWorkDocNo"/>
      <w:bookmarkEnd w:id="23"/>
      <w:r w:rsidRPr="00F94344">
        <w:rPr>
          <w:noProof/>
        </w:rPr>
        <w:t xml:space="preserve"> </w:t>
      </w:r>
      <w:r w:rsidRPr="00F94344">
        <w:fldChar w:fldCharType="end"/>
      </w:r>
      <w:r w:rsidRPr="00F94344">
        <w:fldChar w:fldCharType="begin"/>
      </w:r>
      <w:r w:rsidRPr="00F94344">
        <w:instrText xml:space="preserve"> SET DDRefNoPart "ISO/IEC " </w:instrText>
      </w:r>
      <w:r w:rsidRPr="00F94344">
        <w:fldChar w:fldCharType="separate"/>
      </w:r>
      <w:bookmarkStart w:id="24" w:name="DDRefNoPart"/>
      <w:r w:rsidRPr="00F94344">
        <w:rPr>
          <w:noProof/>
        </w:rPr>
        <w:t>ISO/IEC </w:t>
      </w:r>
      <w:bookmarkEnd w:id="24"/>
      <w:r w:rsidRPr="00F94344">
        <w:fldChar w:fldCharType="end"/>
      </w:r>
      <w:r w:rsidRPr="00F94344">
        <w:fldChar w:fldCharType="begin"/>
      </w:r>
      <w:r w:rsidRPr="00F94344">
        <w:instrText xml:space="preserve"> SET DDRefGen "ISO/IEC " </w:instrText>
      </w:r>
      <w:r w:rsidRPr="00F94344">
        <w:fldChar w:fldCharType="separate"/>
      </w:r>
      <w:bookmarkStart w:id="25" w:name="DDRefGen"/>
      <w:r w:rsidRPr="00F94344">
        <w:rPr>
          <w:noProof/>
        </w:rPr>
        <w:t>ISO/IEC </w:t>
      </w:r>
      <w:bookmarkEnd w:id="25"/>
      <w:r w:rsidRPr="00F94344">
        <w:fldChar w:fldCharType="end"/>
      </w:r>
      <w:r w:rsidRPr="00F94344">
        <w:fldChar w:fldCharType="begin"/>
      </w:r>
      <w:r w:rsidRPr="00F94344">
        <w:instrText xml:space="preserve"> SET DDRefNum "_(E)." </w:instrText>
      </w:r>
      <w:r w:rsidRPr="00F94344">
        <w:fldChar w:fldCharType="separate"/>
      </w:r>
      <w:bookmarkStart w:id="26" w:name="DDRefNum"/>
      <w:r w:rsidRPr="00F94344">
        <w:rPr>
          <w:noProof/>
        </w:rPr>
        <w:t>_(E).</w:t>
      </w:r>
      <w:bookmarkEnd w:id="26"/>
      <w:r w:rsidRPr="00F94344">
        <w:fldChar w:fldCharType="end"/>
      </w:r>
      <w:r w:rsidRPr="00F94344">
        <w:fldChar w:fldCharType="begin"/>
      </w:r>
      <w:r w:rsidRPr="00F94344">
        <w:instrText xml:space="preserve"> SET DDSCSecr "" </w:instrText>
      </w:r>
      <w:r w:rsidRPr="00F94344">
        <w:fldChar w:fldCharType="separate"/>
      </w:r>
      <w:bookmarkStart w:id="27" w:name="DDSCSecr"/>
      <w:bookmarkEnd w:id="27"/>
      <w:r w:rsidRPr="00F94344">
        <w:rPr>
          <w:noProof/>
        </w:rPr>
        <w:t xml:space="preserve"> </w:t>
      </w:r>
      <w:r w:rsidRPr="00F94344">
        <w:fldChar w:fldCharType="end"/>
      </w:r>
      <w:r w:rsidRPr="00F94344">
        <w:fldChar w:fldCharType="begin"/>
      </w:r>
      <w:r w:rsidRPr="00F94344">
        <w:instrText xml:space="preserve"> SET DDSecr "" </w:instrText>
      </w:r>
      <w:r w:rsidRPr="00F94344">
        <w:fldChar w:fldCharType="separate"/>
      </w:r>
      <w:bookmarkStart w:id="28" w:name="DDSecr"/>
      <w:bookmarkEnd w:id="28"/>
      <w:r w:rsidRPr="00F94344">
        <w:rPr>
          <w:noProof/>
        </w:rPr>
        <w:t xml:space="preserve"> </w:t>
      </w:r>
      <w:r w:rsidRPr="00F94344">
        <w:fldChar w:fldCharType="end"/>
      </w:r>
      <w:r w:rsidRPr="00F94344">
        <w:fldChar w:fldCharType="begin"/>
      </w:r>
      <w:r w:rsidRPr="00F94344">
        <w:instrText xml:space="preserve"> SET DDSCTitle "" </w:instrText>
      </w:r>
      <w:r w:rsidRPr="00F94344">
        <w:fldChar w:fldCharType="separate"/>
      </w:r>
      <w:bookmarkStart w:id="29" w:name="DDSCTitle"/>
      <w:bookmarkEnd w:id="29"/>
      <w:r w:rsidRPr="00F94344">
        <w:rPr>
          <w:noProof/>
        </w:rPr>
        <w:t xml:space="preserve"> </w:t>
      </w:r>
      <w:r w:rsidRPr="00F94344">
        <w:fldChar w:fldCharType="end"/>
      </w:r>
      <w:r w:rsidRPr="00F94344">
        <w:fldChar w:fldCharType="begin"/>
      </w:r>
      <w:r w:rsidRPr="00F94344">
        <w:instrText xml:space="preserve"> SET DDTCTitle "" </w:instrText>
      </w:r>
      <w:r w:rsidRPr="00F94344">
        <w:fldChar w:fldCharType="separate"/>
      </w:r>
      <w:bookmarkStart w:id="30" w:name="DDTCTitle"/>
      <w:bookmarkEnd w:id="30"/>
      <w:r w:rsidRPr="00F94344">
        <w:rPr>
          <w:noProof/>
        </w:rPr>
        <w:t xml:space="preserve"> </w:t>
      </w:r>
      <w:r w:rsidRPr="00F94344">
        <w:fldChar w:fldCharType="end"/>
      </w:r>
      <w:r w:rsidRPr="00F94344">
        <w:fldChar w:fldCharType="begin"/>
      </w:r>
      <w:r w:rsidRPr="00F94344">
        <w:instrText xml:space="preserve"> SET DDWGNum "" </w:instrText>
      </w:r>
      <w:r w:rsidRPr="00F94344">
        <w:fldChar w:fldCharType="separate"/>
      </w:r>
      <w:bookmarkStart w:id="31" w:name="DDWGNum"/>
      <w:bookmarkEnd w:id="31"/>
      <w:r w:rsidRPr="00F94344">
        <w:rPr>
          <w:noProof/>
        </w:rPr>
        <w:t xml:space="preserve"> </w:t>
      </w:r>
      <w:r w:rsidRPr="00F94344">
        <w:fldChar w:fldCharType="end"/>
      </w:r>
      <w:r w:rsidRPr="00F94344">
        <w:fldChar w:fldCharType="begin"/>
      </w:r>
      <w:r w:rsidRPr="00F94344">
        <w:instrText xml:space="preserve"> SET DDSCNum "" </w:instrText>
      </w:r>
      <w:r w:rsidRPr="00F94344">
        <w:fldChar w:fldCharType="separate"/>
      </w:r>
      <w:bookmarkStart w:id="32" w:name="DDSCNum"/>
      <w:bookmarkEnd w:id="32"/>
      <w:r w:rsidRPr="00F94344">
        <w:rPr>
          <w:noProof/>
        </w:rPr>
        <w:t xml:space="preserve"> </w:t>
      </w:r>
      <w:r w:rsidRPr="00F94344">
        <w:fldChar w:fldCharType="end"/>
      </w:r>
      <w:r w:rsidRPr="00F94344">
        <w:fldChar w:fldCharType="begin"/>
      </w:r>
      <w:r w:rsidRPr="00F94344">
        <w:instrText xml:space="preserve"> SET DDTCNum "" </w:instrText>
      </w:r>
      <w:r w:rsidRPr="00F94344">
        <w:fldChar w:fldCharType="separate"/>
      </w:r>
      <w:bookmarkStart w:id="33" w:name="DDTCNum"/>
      <w:bookmarkEnd w:id="33"/>
      <w:r w:rsidRPr="00F94344">
        <w:rPr>
          <w:noProof/>
        </w:rPr>
        <w:t xml:space="preserve"> </w:t>
      </w:r>
      <w:r w:rsidRPr="00F94344">
        <w:fldChar w:fldCharType="end"/>
      </w:r>
      <w:r w:rsidRPr="00F94344">
        <w:fldChar w:fldCharType="begin"/>
      </w:r>
      <w:r w:rsidRPr="00F94344">
        <w:instrText xml:space="preserve"> SET LIBLANG " 2" </w:instrText>
      </w:r>
      <w:r w:rsidRPr="00F94344">
        <w:fldChar w:fldCharType="separate"/>
      </w:r>
      <w:bookmarkStart w:id="34" w:name="LIBLANG"/>
      <w:r w:rsidRPr="00F94344">
        <w:rPr>
          <w:noProof/>
        </w:rPr>
        <w:t xml:space="preserve"> 2</w:t>
      </w:r>
      <w:bookmarkEnd w:id="34"/>
      <w:r w:rsidRPr="00F94344">
        <w:fldChar w:fldCharType="end"/>
      </w:r>
      <w:r w:rsidRPr="00F94344">
        <w:fldChar w:fldCharType="begin"/>
      </w:r>
      <w:r w:rsidRPr="00F94344">
        <w:instrText xml:space="preserve"> SET libH2NAME "Heading 2" </w:instrText>
      </w:r>
      <w:r w:rsidRPr="00F94344">
        <w:fldChar w:fldCharType="separate"/>
      </w:r>
      <w:bookmarkStart w:id="35" w:name="libH2NAME"/>
      <w:r w:rsidRPr="00F94344">
        <w:rPr>
          <w:noProof/>
        </w:rPr>
        <w:t>Heading 2</w:t>
      </w:r>
      <w:bookmarkEnd w:id="35"/>
      <w:r w:rsidRPr="00F94344">
        <w:fldChar w:fldCharType="end"/>
      </w:r>
      <w:r w:rsidRPr="00F94344">
        <w:fldChar w:fldCharType="begin"/>
      </w:r>
      <w:r w:rsidRPr="00F94344">
        <w:instrText xml:space="preserve"> SET libH1NAME "Heading 1" </w:instrText>
      </w:r>
      <w:r w:rsidRPr="00F94344">
        <w:fldChar w:fldCharType="separate"/>
      </w:r>
      <w:bookmarkStart w:id="36" w:name="libH1NAME"/>
      <w:r w:rsidRPr="00F94344">
        <w:rPr>
          <w:noProof/>
        </w:rPr>
        <w:t>Heading 1</w:t>
      </w:r>
      <w:bookmarkEnd w:id="36"/>
      <w:r w:rsidRPr="00F94344">
        <w:fldChar w:fldCharType="end"/>
      </w:r>
      <w:r w:rsidRPr="00F94344">
        <w:fldChar w:fldCharType="begin"/>
      </w:r>
      <w:r w:rsidRPr="00F94344">
        <w:instrText xml:space="preserve"> SET LibDesc "" </w:instrText>
      </w:r>
      <w:r w:rsidRPr="00F94344">
        <w:fldChar w:fldCharType="separate"/>
      </w:r>
      <w:bookmarkStart w:id="37" w:name="LibDesc"/>
      <w:bookmarkEnd w:id="37"/>
      <w:r w:rsidRPr="00F94344">
        <w:rPr>
          <w:noProof/>
        </w:rPr>
        <w:t xml:space="preserve"> </w:t>
      </w:r>
      <w:r w:rsidRPr="00F94344">
        <w:fldChar w:fldCharType="end"/>
      </w:r>
      <w:r w:rsidRPr="00F94344">
        <w:fldChar w:fldCharType="begin"/>
      </w:r>
      <w:r w:rsidRPr="00F94344">
        <w:instrText xml:space="preserve"> SET LibDescD "" </w:instrText>
      </w:r>
      <w:r w:rsidRPr="00F94344">
        <w:fldChar w:fldCharType="separate"/>
      </w:r>
      <w:bookmarkStart w:id="38" w:name="LibDescD"/>
      <w:bookmarkEnd w:id="38"/>
      <w:r w:rsidRPr="00F94344">
        <w:rPr>
          <w:noProof/>
        </w:rPr>
        <w:t xml:space="preserve"> </w:t>
      </w:r>
      <w:r w:rsidRPr="00F94344">
        <w:fldChar w:fldCharType="end"/>
      </w:r>
      <w:r w:rsidRPr="00F94344">
        <w:fldChar w:fldCharType="begin"/>
      </w:r>
      <w:r w:rsidRPr="00F94344">
        <w:instrText xml:space="preserve"> SET LibDescE "" </w:instrText>
      </w:r>
      <w:r w:rsidRPr="00F94344">
        <w:fldChar w:fldCharType="separate"/>
      </w:r>
      <w:bookmarkStart w:id="39" w:name="LibDescE"/>
      <w:bookmarkEnd w:id="39"/>
      <w:r w:rsidRPr="00F94344">
        <w:rPr>
          <w:noProof/>
        </w:rPr>
        <w:t xml:space="preserve"> </w:t>
      </w:r>
      <w:r w:rsidRPr="00F94344">
        <w:fldChar w:fldCharType="end"/>
      </w:r>
      <w:r w:rsidRPr="00F94344">
        <w:fldChar w:fldCharType="begin"/>
      </w:r>
      <w:r w:rsidRPr="00F94344">
        <w:instrText xml:space="preserve"> SET LibDescF "" </w:instrText>
      </w:r>
      <w:r w:rsidRPr="00F94344">
        <w:fldChar w:fldCharType="separate"/>
      </w:r>
      <w:bookmarkStart w:id="40" w:name="LibDescF"/>
      <w:bookmarkEnd w:id="40"/>
      <w:r w:rsidRPr="00F94344">
        <w:rPr>
          <w:noProof/>
        </w:rPr>
        <w:t xml:space="preserve"> </w:t>
      </w:r>
      <w:r w:rsidRPr="00F94344">
        <w:fldChar w:fldCharType="end"/>
      </w:r>
      <w:r w:rsidRPr="00F94344">
        <w:fldChar w:fldCharType="begin"/>
      </w:r>
      <w:r w:rsidRPr="00F94344">
        <w:instrText xml:space="preserve"> SET NATSubVer "0" </w:instrText>
      </w:r>
      <w:r w:rsidRPr="00F94344">
        <w:fldChar w:fldCharType="separate"/>
      </w:r>
      <w:bookmarkStart w:id="41" w:name="NATSubVer"/>
      <w:r w:rsidRPr="00F94344">
        <w:rPr>
          <w:noProof/>
        </w:rPr>
        <w:t>0</w:t>
      </w:r>
      <w:bookmarkEnd w:id="41"/>
      <w:r w:rsidRPr="00F94344">
        <w:fldChar w:fldCharType="end"/>
      </w:r>
      <w:r w:rsidRPr="00F94344">
        <w:fldChar w:fldCharType="begin"/>
      </w:r>
      <w:r w:rsidRPr="00F94344">
        <w:instrText xml:space="preserve"> SET CENSubVer "2" </w:instrText>
      </w:r>
      <w:r w:rsidRPr="00F94344">
        <w:fldChar w:fldCharType="separate"/>
      </w:r>
      <w:bookmarkStart w:id="42" w:name="CENSubVer"/>
      <w:r w:rsidRPr="00F94344">
        <w:rPr>
          <w:noProof/>
        </w:rPr>
        <w:t>2</w:t>
      </w:r>
      <w:bookmarkEnd w:id="42"/>
      <w:r w:rsidRPr="00F94344">
        <w:fldChar w:fldCharType="end"/>
      </w:r>
      <w:r w:rsidRPr="00F94344">
        <w:fldChar w:fldCharType="begin"/>
      </w:r>
      <w:r w:rsidRPr="00F94344">
        <w:instrText xml:space="preserve"> SET ISOSubVer "" </w:instrText>
      </w:r>
      <w:r w:rsidRPr="00F94344">
        <w:fldChar w:fldCharType="separate"/>
      </w:r>
      <w:bookmarkStart w:id="43" w:name="ISOSubVer"/>
      <w:bookmarkEnd w:id="43"/>
      <w:r w:rsidRPr="00F94344">
        <w:rPr>
          <w:noProof/>
        </w:rPr>
        <w:t xml:space="preserve"> </w:t>
      </w:r>
      <w:r w:rsidRPr="00F94344">
        <w:fldChar w:fldCharType="end"/>
      </w:r>
      <w:r w:rsidRPr="00F94344">
        <w:fldChar w:fldCharType="begin"/>
      </w:r>
      <w:r w:rsidRPr="00F94344">
        <w:instrText xml:space="preserve"> SET LIBVerMSDN "STD Version 2.1c2" </w:instrText>
      </w:r>
      <w:r w:rsidRPr="00F94344">
        <w:fldChar w:fldCharType="separate"/>
      </w:r>
      <w:bookmarkStart w:id="44" w:name="LIBVerMSDN"/>
      <w:r w:rsidRPr="00F94344">
        <w:rPr>
          <w:noProof/>
        </w:rPr>
        <w:t>STD Version 2.1c2</w:t>
      </w:r>
      <w:bookmarkEnd w:id="44"/>
      <w:r w:rsidRPr="00F94344">
        <w:fldChar w:fldCharType="end"/>
      </w:r>
      <w:r w:rsidRPr="00F94344">
        <w:fldChar w:fldCharType="begin"/>
      </w:r>
      <w:r w:rsidRPr="00F94344">
        <w:instrText xml:space="preserve"> SET LIBStageCode "0" </w:instrText>
      </w:r>
      <w:r w:rsidRPr="00F94344">
        <w:fldChar w:fldCharType="separate"/>
      </w:r>
      <w:bookmarkStart w:id="45" w:name="LIBStageCode"/>
      <w:r w:rsidRPr="00F94344">
        <w:rPr>
          <w:noProof/>
        </w:rPr>
        <w:t>0</w:t>
      </w:r>
      <w:bookmarkEnd w:id="45"/>
      <w:r w:rsidRPr="00F94344">
        <w:fldChar w:fldCharType="end"/>
      </w:r>
      <w:r w:rsidRPr="00F94344">
        <w:fldChar w:fldCharType="begin"/>
      </w:r>
      <w:r w:rsidRPr="00F94344">
        <w:instrText xml:space="preserve"> SET LibRpl "" </w:instrText>
      </w:r>
      <w:r w:rsidRPr="00F94344">
        <w:fldChar w:fldCharType="separate"/>
      </w:r>
      <w:bookmarkStart w:id="46" w:name="LibRpl"/>
      <w:bookmarkEnd w:id="46"/>
      <w:r w:rsidRPr="00F94344">
        <w:rPr>
          <w:noProof/>
        </w:rPr>
        <w:t xml:space="preserve"> </w:t>
      </w:r>
      <w:r w:rsidRPr="00F94344">
        <w:fldChar w:fldCharType="end"/>
      </w:r>
      <w:r w:rsidRPr="00F94344">
        <w:fldChar w:fldCharType="begin"/>
      </w:r>
      <w:r w:rsidRPr="00F94344">
        <w:instrText xml:space="preserve"> SET LibICS "" </w:instrText>
      </w:r>
      <w:r w:rsidRPr="00F94344">
        <w:fldChar w:fldCharType="separate"/>
      </w:r>
      <w:bookmarkStart w:id="47" w:name="LibICS"/>
      <w:bookmarkEnd w:id="47"/>
      <w:r w:rsidRPr="00F94344">
        <w:rPr>
          <w:noProof/>
        </w:rPr>
        <w:t xml:space="preserve"> </w:t>
      </w:r>
      <w:r w:rsidRPr="00F94344">
        <w:fldChar w:fldCharType="end"/>
      </w:r>
      <w:r w:rsidRPr="00F94344">
        <w:fldChar w:fldCharType="begin"/>
      </w:r>
      <w:r w:rsidRPr="00F94344">
        <w:instrText xml:space="preserve"> SET LIBFIL " 4" </w:instrText>
      </w:r>
      <w:r w:rsidRPr="00F94344">
        <w:fldChar w:fldCharType="separate"/>
      </w:r>
      <w:bookmarkStart w:id="48" w:name="LIBFIL"/>
      <w:r w:rsidRPr="00F94344">
        <w:rPr>
          <w:noProof/>
        </w:rPr>
        <w:t xml:space="preserve"> 4</w:t>
      </w:r>
      <w:bookmarkEnd w:id="48"/>
      <w:r w:rsidRPr="00F94344">
        <w:fldChar w:fldCharType="end"/>
      </w:r>
      <w:r w:rsidRPr="00F94344">
        <w:fldChar w:fldCharType="begin"/>
      </w:r>
      <w:r w:rsidRPr="00F94344">
        <w:instrText xml:space="preserve"> SET LIBFrFileName ""</w:instrText>
      </w:r>
      <w:r w:rsidRPr="00F94344">
        <w:fldChar w:fldCharType="separate"/>
      </w:r>
      <w:bookmarkStart w:id="49" w:name="LIBFrFileName"/>
      <w:bookmarkEnd w:id="49"/>
      <w:r w:rsidRPr="00F94344">
        <w:rPr>
          <w:noProof/>
        </w:rPr>
        <w:t xml:space="preserve"> </w:t>
      </w:r>
      <w:r w:rsidRPr="00F94344">
        <w:fldChar w:fldCharType="end"/>
      </w:r>
      <w:r w:rsidRPr="00F94344">
        <w:fldChar w:fldCharType="begin"/>
      </w:r>
      <w:r w:rsidRPr="00F94344">
        <w:instrText xml:space="preserve"> SET LIBDeFileName ""</w:instrText>
      </w:r>
      <w:r w:rsidRPr="00F94344">
        <w:fldChar w:fldCharType="separate"/>
      </w:r>
      <w:bookmarkStart w:id="50" w:name="LIBDeFileName"/>
      <w:bookmarkEnd w:id="50"/>
      <w:r w:rsidRPr="00F94344">
        <w:rPr>
          <w:noProof/>
        </w:rPr>
        <w:t xml:space="preserve"> </w:t>
      </w:r>
      <w:r w:rsidRPr="00F94344">
        <w:fldChar w:fldCharType="end"/>
      </w:r>
      <w:r w:rsidRPr="00F94344">
        <w:fldChar w:fldCharType="begin"/>
      </w:r>
      <w:r w:rsidRPr="00F94344">
        <w:instrText xml:space="preserve"> SET LIBNatFileName ""</w:instrText>
      </w:r>
      <w:r w:rsidRPr="00F94344">
        <w:fldChar w:fldCharType="separate"/>
      </w:r>
      <w:bookmarkStart w:id="51" w:name="LIBNatFileName"/>
      <w:bookmarkEnd w:id="51"/>
      <w:r w:rsidRPr="00F94344">
        <w:rPr>
          <w:noProof/>
        </w:rPr>
        <w:t xml:space="preserve"> </w:t>
      </w:r>
      <w:r w:rsidRPr="00F94344">
        <w:fldChar w:fldCharType="end"/>
      </w:r>
      <w:r w:rsidRPr="00F94344">
        <w:fldChar w:fldCharType="begin"/>
      </w:r>
      <w:r w:rsidRPr="00F94344">
        <w:instrText xml:space="preserve"> SET LIBFileOld "" </w:instrText>
      </w:r>
      <w:r w:rsidRPr="00F94344">
        <w:fldChar w:fldCharType="separate"/>
      </w:r>
      <w:bookmarkStart w:id="52" w:name="LIBFileOld"/>
      <w:bookmarkEnd w:id="52"/>
      <w:r w:rsidRPr="00F94344">
        <w:rPr>
          <w:noProof/>
        </w:rPr>
        <w:t xml:space="preserve"> </w:t>
      </w:r>
      <w:r w:rsidRPr="00F94344">
        <w:fldChar w:fldCharType="end"/>
      </w:r>
      <w:r w:rsidRPr="00F94344">
        <w:fldChar w:fldCharType="begin"/>
      </w:r>
      <w:r w:rsidRPr="00F94344">
        <w:instrText xml:space="preserve"> SET LIBTypeTitreCEN "" </w:instrText>
      </w:r>
      <w:r w:rsidRPr="00F94344">
        <w:fldChar w:fldCharType="separate"/>
      </w:r>
      <w:bookmarkStart w:id="53" w:name="LIBTypeTitre"/>
      <w:bookmarkStart w:id="54" w:name="LIBTypeTitreCEN"/>
      <w:bookmarkEnd w:id="53"/>
      <w:bookmarkEnd w:id="54"/>
      <w:r w:rsidRPr="00F94344">
        <w:rPr>
          <w:noProof/>
        </w:rPr>
        <w:t xml:space="preserve"> </w:t>
      </w:r>
      <w:r w:rsidRPr="00F94344">
        <w:fldChar w:fldCharType="end"/>
      </w:r>
      <w:r w:rsidRPr="00F94344">
        <w:fldChar w:fldCharType="begin"/>
      </w:r>
      <w:r w:rsidRPr="00F94344">
        <w:instrText xml:space="preserve"> SET LIBTypeTitreNAT "" </w:instrText>
      </w:r>
      <w:r w:rsidRPr="00F94344">
        <w:fldChar w:fldCharType="separate"/>
      </w:r>
      <w:bookmarkStart w:id="55" w:name="LIBTypeTitreNAT"/>
      <w:bookmarkEnd w:id="55"/>
      <w:r w:rsidRPr="00F94344">
        <w:rPr>
          <w:noProof/>
        </w:rPr>
        <w:t xml:space="preserve"> </w:t>
      </w:r>
      <w:r w:rsidRPr="00F94344">
        <w:fldChar w:fldCharType="end"/>
      </w:r>
      <w:r w:rsidRPr="00F94344">
        <w:fldChar w:fldCharType="begin"/>
      </w:r>
      <w:r w:rsidRPr="00F94344">
        <w:instrText xml:space="preserve"> SET LibEnteteCEN "" </w:instrText>
      </w:r>
      <w:r w:rsidRPr="00F94344">
        <w:fldChar w:fldCharType="separate"/>
      </w:r>
      <w:bookmarkStart w:id="56" w:name="LibFileEnTete"/>
      <w:bookmarkStart w:id="57" w:name="LibEntete"/>
      <w:bookmarkStart w:id="58" w:name="LibEnteteCEN"/>
      <w:bookmarkEnd w:id="56"/>
      <w:bookmarkEnd w:id="57"/>
      <w:bookmarkEnd w:id="58"/>
      <w:r w:rsidRPr="00F94344">
        <w:rPr>
          <w:noProof/>
        </w:rPr>
        <w:t xml:space="preserve"> </w:t>
      </w:r>
      <w:r w:rsidRPr="00F94344">
        <w:fldChar w:fldCharType="end"/>
      </w:r>
      <w:r w:rsidRPr="00F94344">
        <w:fldChar w:fldCharType="begin"/>
      </w:r>
      <w:r w:rsidRPr="00F94344">
        <w:instrText xml:space="preserve"> SET LibEnteteNAT "" </w:instrText>
      </w:r>
      <w:r w:rsidRPr="00F94344">
        <w:fldChar w:fldCharType="separate"/>
      </w:r>
      <w:bookmarkStart w:id="59" w:name="LibEnteteNAT"/>
      <w:bookmarkEnd w:id="59"/>
      <w:r w:rsidRPr="00F94344">
        <w:rPr>
          <w:noProof/>
        </w:rPr>
        <w:t xml:space="preserve"> </w:t>
      </w:r>
      <w:r w:rsidRPr="00F94344">
        <w:fldChar w:fldCharType="end"/>
      </w:r>
      <w:r w:rsidRPr="00F94344">
        <w:fldChar w:fldCharType="begin"/>
      </w:r>
      <w:r w:rsidRPr="00F94344">
        <w:instrText xml:space="preserve"> SET LIBASynchroVF "" </w:instrText>
      </w:r>
      <w:r w:rsidRPr="00F94344">
        <w:fldChar w:fldCharType="separate"/>
      </w:r>
      <w:bookmarkStart w:id="60" w:name="LIBASynchro"/>
      <w:bookmarkStart w:id="61" w:name="LIBASynchroVF"/>
      <w:bookmarkEnd w:id="60"/>
      <w:bookmarkEnd w:id="61"/>
      <w:r w:rsidRPr="00F94344">
        <w:rPr>
          <w:noProof/>
        </w:rPr>
        <w:t xml:space="preserve"> </w:t>
      </w:r>
      <w:r w:rsidRPr="00F94344">
        <w:fldChar w:fldCharType="end"/>
      </w:r>
      <w:r w:rsidRPr="00F94344">
        <w:fldChar w:fldCharType="begin"/>
      </w:r>
      <w:r w:rsidRPr="00F94344">
        <w:instrText xml:space="preserve"> SET LIBASynchroVE "" </w:instrText>
      </w:r>
      <w:r w:rsidRPr="00F94344">
        <w:fldChar w:fldCharType="separate"/>
      </w:r>
      <w:bookmarkStart w:id="62" w:name="LIBASynchroVE"/>
      <w:bookmarkEnd w:id="62"/>
      <w:r w:rsidRPr="00F94344">
        <w:rPr>
          <w:noProof/>
        </w:rPr>
        <w:t xml:space="preserve"> </w:t>
      </w:r>
      <w:r w:rsidRPr="00F94344">
        <w:fldChar w:fldCharType="end"/>
      </w:r>
      <w:r w:rsidRPr="00F94344">
        <w:fldChar w:fldCharType="begin"/>
      </w:r>
      <w:r w:rsidRPr="00F94344">
        <w:instrText xml:space="preserve"> SET LIBASynchroVD "" </w:instrText>
      </w:r>
      <w:r w:rsidRPr="00F94344">
        <w:fldChar w:fldCharType="separate"/>
      </w:r>
      <w:bookmarkStart w:id="63" w:name="LIBASynchroVD"/>
      <w:bookmarkEnd w:id="63"/>
      <w:r w:rsidRPr="00F94344">
        <w:rPr>
          <w:noProof/>
        </w:rPr>
        <w:t xml:space="preserve"> </w:t>
      </w:r>
      <w:r w:rsidRPr="00F94344">
        <w:fldChar w:fldCharType="end"/>
      </w:r>
      <w:r w:rsidRPr="00F94344">
        <w:rPr>
          <w:noProof/>
        </w:rPr>
        <w:fldChar w:fldCharType="begin"/>
      </w:r>
      <w:r w:rsidRPr="00F94344">
        <w:rPr>
          <w:noProof/>
        </w:rPr>
        <w:instrText xml:space="preserve"> SET DDEditionNo "" </w:instrText>
      </w:r>
      <w:r w:rsidRPr="00F94344">
        <w:rPr>
          <w:noProof/>
        </w:rPr>
        <w:fldChar w:fldCharType="separate"/>
      </w:r>
      <w:bookmarkStart w:id="64" w:name="DDEditionNo"/>
      <w:bookmarkEnd w:id="64"/>
      <w:r w:rsidRPr="00F94344">
        <w:rPr>
          <w:noProof/>
        </w:rPr>
        <w:t xml:space="preserve"> </w:t>
      </w:r>
      <w:r w:rsidRPr="00F94344">
        <w:fldChar w:fldCharType="end"/>
      </w:r>
      <w:bookmarkStart w:id="65" w:name="_Toc173128083"/>
      <w:bookmarkStart w:id="66" w:name="_Toc173128202"/>
      <w:r w:rsidRPr="000705FA">
        <w:t xml:space="preserve"> </w:t>
      </w:r>
      <w:bookmarkStart w:id="67" w:name="_Toc454279961"/>
      <w:bookmarkStart w:id="68" w:name="_Toc454280158"/>
      <w:bookmarkStart w:id="69" w:name="_Toc484523807"/>
      <w:r w:rsidRPr="00F94344">
        <w:t>INTERNATIONAL HYDROGRAPHIC ORGANIZATION</w:t>
      </w:r>
      <w:bookmarkEnd w:id="65"/>
      <w:bookmarkEnd w:id="66"/>
      <w:bookmarkEnd w:id="67"/>
      <w:bookmarkEnd w:id="68"/>
      <w:bookmarkEnd w:id="69"/>
    </w:p>
    <w:p w14:paraId="03896BD0" w14:textId="77777777" w:rsidR="006456D7" w:rsidRPr="00F94344" w:rsidRDefault="006456D7" w:rsidP="00BF3814">
      <w:pPr>
        <w:jc w:val="center"/>
      </w:pPr>
    </w:p>
    <w:p w14:paraId="49F9C575" w14:textId="77777777" w:rsidR="006456D7" w:rsidRPr="00F94344" w:rsidRDefault="006456D7" w:rsidP="00BF3814">
      <w:pPr>
        <w:jc w:val="center"/>
      </w:pPr>
    </w:p>
    <w:p w14:paraId="0E18EA81" w14:textId="77777777" w:rsidR="006456D7" w:rsidRPr="000705FA" w:rsidRDefault="006456D7" w:rsidP="00BF3814">
      <w:pPr>
        <w:jc w:val="center"/>
      </w:pPr>
      <w:bookmarkStart w:id="70" w:name="_Toc454279962"/>
      <w:bookmarkStart w:id="71" w:name="_Toc454280159"/>
      <w:bookmarkStart w:id="72" w:name="_Toc484523808"/>
      <w:r w:rsidRPr="00AF306D">
        <w:rPr>
          <w:noProof/>
          <w:lang w:val="fr-FR" w:eastAsia="fr-FR"/>
        </w:rPr>
        <w:drawing>
          <wp:inline distT="0" distB="0" distL="0" distR="0" wp14:anchorId="17AD0974" wp14:editId="537EF184">
            <wp:extent cx="1674677" cy="226504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O_NOI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74677" cy="2265045"/>
                    </a:xfrm>
                    <a:prstGeom prst="rect">
                      <a:avLst/>
                    </a:prstGeom>
                    <a:noFill/>
                    <a:ln>
                      <a:noFill/>
                    </a:ln>
                  </pic:spPr>
                </pic:pic>
              </a:graphicData>
            </a:graphic>
          </wp:inline>
        </w:drawing>
      </w:r>
      <w:bookmarkEnd w:id="70"/>
      <w:bookmarkEnd w:id="71"/>
      <w:bookmarkEnd w:id="72"/>
    </w:p>
    <w:p w14:paraId="6CE917E6" w14:textId="77777777" w:rsidR="006456D7" w:rsidRPr="002400DE" w:rsidRDefault="006456D7" w:rsidP="00BF3814"/>
    <w:p w14:paraId="4546C5DF" w14:textId="77777777" w:rsidR="006456D7" w:rsidRPr="00BF3814" w:rsidRDefault="006456D7" w:rsidP="00BF3814">
      <w:pPr>
        <w:jc w:val="center"/>
        <w:rPr>
          <w:b/>
          <w:sz w:val="28"/>
          <w:szCs w:val="28"/>
        </w:rPr>
      </w:pPr>
      <w:bookmarkStart w:id="73" w:name="_Toc484523809"/>
      <w:bookmarkStart w:id="74" w:name="_Toc454279963"/>
      <w:bookmarkStart w:id="75" w:name="_Toc454280160"/>
      <w:r w:rsidRPr="00BF3814">
        <w:rPr>
          <w:b/>
          <w:sz w:val="28"/>
          <w:szCs w:val="28"/>
        </w:rPr>
        <w:t>IHO GEOSPATIAL STANDARD</w:t>
      </w:r>
      <w:bookmarkEnd w:id="73"/>
    </w:p>
    <w:bookmarkEnd w:id="74"/>
    <w:bookmarkEnd w:id="75"/>
    <w:p w14:paraId="4721C478" w14:textId="23A33B1E" w:rsidR="006456D7" w:rsidRPr="00BF3814" w:rsidRDefault="00CE1BAC" w:rsidP="00BF3814">
      <w:pPr>
        <w:jc w:val="center"/>
        <w:rPr>
          <w:b/>
          <w:sz w:val="28"/>
          <w:szCs w:val="28"/>
        </w:rPr>
      </w:pPr>
      <w:r>
        <w:rPr>
          <w:b/>
          <w:sz w:val="28"/>
          <w:szCs w:val="28"/>
        </w:rPr>
        <w:t>S-98 Specification for Data Product Interoperability in S-100 Navigation Systems</w:t>
      </w:r>
    </w:p>
    <w:p w14:paraId="266E09E5" w14:textId="34DA2F2C" w:rsidR="006456D7" w:rsidRPr="000705FA" w:rsidRDefault="006456D7" w:rsidP="00BF3814">
      <w:pPr>
        <w:tabs>
          <w:tab w:val="center" w:pos="4514"/>
          <w:tab w:val="left" w:pos="5040"/>
          <w:tab w:val="left" w:pos="5760"/>
          <w:tab w:val="left" w:pos="6480"/>
          <w:tab w:val="left" w:pos="7200"/>
          <w:tab w:val="left" w:pos="7920"/>
          <w:tab w:val="left" w:pos="8640"/>
        </w:tabs>
        <w:spacing w:after="0" w:line="240" w:lineRule="auto"/>
        <w:jc w:val="center"/>
        <w:rPr>
          <w:sz w:val="32"/>
        </w:rPr>
      </w:pPr>
    </w:p>
    <w:p w14:paraId="667E4DF0" w14:textId="77777777" w:rsidR="006456D7" w:rsidRPr="000705FA" w:rsidRDefault="006456D7" w:rsidP="00BF3814"/>
    <w:p w14:paraId="1680CF6D" w14:textId="6F31F699" w:rsidR="006456D7" w:rsidRPr="00AF306D" w:rsidRDefault="00F2623E" w:rsidP="006456D7">
      <w:pPr>
        <w:suppressAutoHyphens/>
        <w:spacing w:before="240" w:line="100" w:lineRule="atLeast"/>
        <w:jc w:val="center"/>
        <w:rPr>
          <w:rFonts w:eastAsia="Times New Roman" w:cs="Arial"/>
          <w:b/>
          <w:color w:val="000000"/>
          <w:sz w:val="24"/>
          <w:szCs w:val="32"/>
          <w:lang w:eastAsia="ar-SA"/>
        </w:rPr>
      </w:pPr>
      <w:r>
        <w:rPr>
          <w:rFonts w:eastAsia="Times New Roman" w:cs="Arial"/>
          <w:b/>
          <w:color w:val="000000"/>
          <w:sz w:val="24"/>
          <w:szCs w:val="32"/>
          <w:lang w:eastAsia="ar-SA"/>
        </w:rPr>
        <w:t xml:space="preserve">Draft </w:t>
      </w:r>
      <w:r w:rsidR="006456D7">
        <w:rPr>
          <w:rFonts w:eastAsia="Times New Roman" w:cs="Arial"/>
          <w:b/>
          <w:color w:val="000000"/>
          <w:sz w:val="24"/>
          <w:szCs w:val="32"/>
          <w:lang w:eastAsia="ar-SA"/>
        </w:rPr>
        <w:t>Version 0.</w:t>
      </w:r>
      <w:del w:id="76" w:author="Eivind" w:date="2018-06-20T18:04:00Z">
        <w:r w:rsidR="005955FA" w:rsidDel="00706F93">
          <w:rPr>
            <w:rFonts w:eastAsia="Times New Roman" w:cs="Arial"/>
            <w:b/>
            <w:color w:val="000000"/>
            <w:sz w:val="24"/>
            <w:szCs w:val="32"/>
            <w:lang w:eastAsia="ar-SA"/>
          </w:rPr>
          <w:delText>2</w:delText>
        </w:r>
        <w:r w:rsidR="005955FA" w:rsidRPr="00AF306D" w:rsidDel="00706F93">
          <w:rPr>
            <w:rFonts w:eastAsia="Times New Roman" w:cs="Arial"/>
            <w:b/>
            <w:color w:val="000000"/>
            <w:sz w:val="24"/>
            <w:szCs w:val="32"/>
            <w:lang w:eastAsia="ar-SA"/>
          </w:rPr>
          <w:delText xml:space="preserve"> </w:delText>
        </w:r>
      </w:del>
      <w:ins w:id="77" w:author="Eivind" w:date="2018-06-20T18:04:00Z">
        <w:r w:rsidR="00706F93">
          <w:rPr>
            <w:rFonts w:eastAsia="Times New Roman" w:cs="Arial"/>
            <w:b/>
            <w:color w:val="000000"/>
            <w:sz w:val="24"/>
            <w:szCs w:val="32"/>
            <w:lang w:eastAsia="ar-SA"/>
          </w:rPr>
          <w:t>3</w:t>
        </w:r>
        <w:r w:rsidR="00706F93" w:rsidRPr="00AF306D">
          <w:rPr>
            <w:rFonts w:eastAsia="Times New Roman" w:cs="Arial"/>
            <w:b/>
            <w:color w:val="000000"/>
            <w:sz w:val="24"/>
            <w:szCs w:val="32"/>
            <w:lang w:eastAsia="ar-SA"/>
          </w:rPr>
          <w:t xml:space="preserve"> </w:t>
        </w:r>
      </w:ins>
    </w:p>
    <w:p w14:paraId="66A236E7" w14:textId="486B9846" w:rsidR="006456D7" w:rsidRPr="000705FA" w:rsidRDefault="00BF3814" w:rsidP="006456D7">
      <w:pPr>
        <w:tabs>
          <w:tab w:val="center" w:pos="4514"/>
          <w:tab w:val="left" w:pos="5040"/>
          <w:tab w:val="left" w:pos="5760"/>
          <w:tab w:val="left" w:pos="6480"/>
          <w:tab w:val="left" w:pos="7200"/>
          <w:tab w:val="left" w:pos="7920"/>
          <w:tab w:val="left" w:pos="8640"/>
        </w:tabs>
        <w:spacing w:after="0" w:line="240" w:lineRule="auto"/>
        <w:jc w:val="center"/>
        <w:rPr>
          <w:b/>
          <w:sz w:val="28"/>
        </w:rPr>
      </w:pPr>
      <w:del w:id="78" w:author="Raphael Malyankar" w:date="2018-07-02T21:35:00Z">
        <w:r w:rsidDel="004538CB">
          <w:rPr>
            <w:b/>
            <w:sz w:val="28"/>
          </w:rPr>
          <w:delText>2017-</w:delText>
        </w:r>
        <w:r w:rsidR="005955FA" w:rsidDel="004538CB">
          <w:rPr>
            <w:b/>
            <w:sz w:val="28"/>
          </w:rPr>
          <w:delText>12</w:delText>
        </w:r>
        <w:r w:rsidR="006456D7" w:rsidRPr="000705FA" w:rsidDel="004538CB">
          <w:rPr>
            <w:b/>
            <w:sz w:val="28"/>
          </w:rPr>
          <w:delText>-</w:delText>
        </w:r>
        <w:r w:rsidR="00442945" w:rsidDel="004538CB">
          <w:rPr>
            <w:b/>
            <w:sz w:val="28"/>
          </w:rPr>
          <w:delText>12</w:delText>
        </w:r>
      </w:del>
      <w:ins w:id="79" w:author="Raphael Malyankar" w:date="2018-07-02T21:35:00Z">
        <w:r w:rsidR="004538CB">
          <w:rPr>
            <w:b/>
            <w:sz w:val="28"/>
          </w:rPr>
          <w:t>2018-07-0</w:t>
        </w:r>
      </w:ins>
      <w:ins w:id="80" w:author="Raphael Malyankar" w:date="2018-07-08T20:58:00Z">
        <w:r w:rsidR="00737378">
          <w:rPr>
            <w:b/>
            <w:sz w:val="28"/>
          </w:rPr>
          <w:t>8</w:t>
        </w:r>
      </w:ins>
    </w:p>
    <w:p w14:paraId="29C23456" w14:textId="77777777" w:rsidR="006456D7" w:rsidRPr="000705FA" w:rsidRDefault="006456D7" w:rsidP="006456D7">
      <w:pPr>
        <w:tabs>
          <w:tab w:val="center" w:pos="4514"/>
          <w:tab w:val="left" w:pos="5040"/>
          <w:tab w:val="left" w:pos="5760"/>
          <w:tab w:val="left" w:pos="6480"/>
          <w:tab w:val="left" w:pos="7200"/>
          <w:tab w:val="left" w:pos="7920"/>
          <w:tab w:val="left" w:pos="8640"/>
        </w:tabs>
        <w:spacing w:after="0" w:line="240" w:lineRule="auto"/>
        <w:jc w:val="center"/>
        <w:rPr>
          <w:b/>
          <w:sz w:val="28"/>
        </w:rPr>
      </w:pPr>
    </w:p>
    <w:p w14:paraId="1A5EA1FC" w14:textId="77777777" w:rsidR="006456D7" w:rsidRPr="000705FA" w:rsidRDefault="006456D7" w:rsidP="006456D7">
      <w:pPr>
        <w:tabs>
          <w:tab w:val="center" w:pos="4514"/>
          <w:tab w:val="left" w:pos="5040"/>
          <w:tab w:val="left" w:pos="5760"/>
          <w:tab w:val="left" w:pos="6480"/>
          <w:tab w:val="left" w:pos="7200"/>
          <w:tab w:val="left" w:pos="7920"/>
          <w:tab w:val="left" w:pos="8640"/>
        </w:tabs>
        <w:spacing w:after="0" w:line="240" w:lineRule="auto"/>
        <w:jc w:val="center"/>
        <w:rPr>
          <w:b/>
          <w:sz w:val="28"/>
        </w:rPr>
      </w:pPr>
    </w:p>
    <w:p w14:paraId="3B78F2C0" w14:textId="60C17B1C" w:rsidR="006456D7" w:rsidRPr="000705FA" w:rsidRDefault="006456D7" w:rsidP="006456D7">
      <w:pPr>
        <w:spacing w:before="240"/>
        <w:jc w:val="center"/>
        <w:rPr>
          <w:sz w:val="28"/>
          <w:szCs w:val="28"/>
        </w:rPr>
      </w:pPr>
      <w:r w:rsidRPr="000705FA">
        <w:rPr>
          <w:rFonts w:eastAsia="Times New Roman"/>
          <w:b/>
          <w:szCs w:val="32"/>
        </w:rPr>
        <w:t>Special Publication No. S-</w:t>
      </w:r>
      <w:r w:rsidR="005955FA">
        <w:rPr>
          <w:rFonts w:eastAsia="Times New Roman"/>
          <w:b/>
          <w:szCs w:val="32"/>
        </w:rPr>
        <w:t>98</w:t>
      </w:r>
    </w:p>
    <w:p w14:paraId="52D3D526" w14:textId="5D19763F" w:rsidR="006456D7" w:rsidRPr="000705FA" w:rsidRDefault="006456D7" w:rsidP="006456D7">
      <w:pPr>
        <w:tabs>
          <w:tab w:val="center" w:pos="4514"/>
          <w:tab w:val="left" w:pos="5040"/>
          <w:tab w:val="left" w:pos="5760"/>
          <w:tab w:val="left" w:pos="6480"/>
          <w:tab w:val="left" w:pos="7200"/>
          <w:tab w:val="left" w:pos="7920"/>
          <w:tab w:val="left" w:pos="8640"/>
        </w:tabs>
        <w:spacing w:after="0" w:line="240" w:lineRule="auto"/>
      </w:pPr>
    </w:p>
    <w:p w14:paraId="23A4FA48" w14:textId="77777777" w:rsidR="006456D7" w:rsidRPr="000705FA" w:rsidRDefault="006456D7" w:rsidP="006456D7">
      <w:pPr>
        <w:tabs>
          <w:tab w:val="center" w:pos="4514"/>
          <w:tab w:val="left" w:pos="5040"/>
          <w:tab w:val="left" w:pos="5760"/>
          <w:tab w:val="left" w:pos="6480"/>
          <w:tab w:val="left" w:pos="7200"/>
          <w:tab w:val="left" w:pos="7920"/>
          <w:tab w:val="left" w:pos="8640"/>
        </w:tabs>
        <w:spacing w:after="0" w:line="240" w:lineRule="auto"/>
      </w:pPr>
    </w:p>
    <w:p w14:paraId="43327387" w14:textId="77777777" w:rsidR="006456D7" w:rsidRPr="000705FA" w:rsidRDefault="006456D7" w:rsidP="006456D7">
      <w:pPr>
        <w:tabs>
          <w:tab w:val="center" w:pos="4514"/>
          <w:tab w:val="left" w:pos="5040"/>
          <w:tab w:val="left" w:pos="5760"/>
          <w:tab w:val="left" w:pos="6480"/>
          <w:tab w:val="left" w:pos="7200"/>
          <w:tab w:val="left" w:pos="7920"/>
          <w:tab w:val="left" w:pos="8640"/>
        </w:tabs>
        <w:spacing w:after="0" w:line="240" w:lineRule="auto"/>
      </w:pPr>
    </w:p>
    <w:p w14:paraId="0186C7BB" w14:textId="77777777" w:rsidR="006456D7" w:rsidRPr="000705FA" w:rsidRDefault="006456D7" w:rsidP="006456D7">
      <w:pPr>
        <w:tabs>
          <w:tab w:val="center" w:pos="4514"/>
          <w:tab w:val="left" w:pos="5040"/>
          <w:tab w:val="left" w:pos="5760"/>
          <w:tab w:val="left" w:pos="6480"/>
          <w:tab w:val="left" w:pos="7200"/>
          <w:tab w:val="left" w:pos="7920"/>
          <w:tab w:val="left" w:pos="8640"/>
        </w:tabs>
        <w:spacing w:after="0" w:line="240" w:lineRule="auto"/>
      </w:pPr>
    </w:p>
    <w:p w14:paraId="2AA90190" w14:textId="77777777" w:rsidR="006456D7" w:rsidRPr="000705FA" w:rsidRDefault="006456D7" w:rsidP="006456D7">
      <w:pPr>
        <w:tabs>
          <w:tab w:val="center" w:pos="4514"/>
          <w:tab w:val="left" w:pos="5040"/>
          <w:tab w:val="left" w:pos="5760"/>
          <w:tab w:val="left" w:pos="6480"/>
          <w:tab w:val="left" w:pos="7200"/>
          <w:tab w:val="left" w:pos="7920"/>
          <w:tab w:val="left" w:pos="8640"/>
        </w:tabs>
        <w:spacing w:after="0" w:line="240" w:lineRule="auto"/>
      </w:pPr>
    </w:p>
    <w:p w14:paraId="30ADC6BC" w14:textId="77777777" w:rsidR="006456D7" w:rsidRPr="000705FA" w:rsidRDefault="006456D7" w:rsidP="006456D7">
      <w:pPr>
        <w:tabs>
          <w:tab w:val="center" w:pos="4514"/>
          <w:tab w:val="left" w:pos="5040"/>
          <w:tab w:val="left" w:pos="5760"/>
          <w:tab w:val="left" w:pos="6480"/>
          <w:tab w:val="left" w:pos="7200"/>
          <w:tab w:val="left" w:pos="7920"/>
          <w:tab w:val="left" w:pos="8640"/>
        </w:tabs>
        <w:spacing w:after="0" w:line="240" w:lineRule="auto"/>
      </w:pPr>
    </w:p>
    <w:p w14:paraId="15ADDBF9" w14:textId="77777777" w:rsidR="006456D7" w:rsidRPr="000705FA" w:rsidRDefault="006456D7" w:rsidP="006456D7">
      <w:pPr>
        <w:pStyle w:val="publishedby"/>
      </w:pPr>
      <w:bookmarkStart w:id="81" w:name="_Toc454279964"/>
      <w:bookmarkStart w:id="82" w:name="_Toc454280161"/>
      <w:bookmarkStart w:id="83" w:name="_Toc484523811"/>
      <w:r w:rsidRPr="000705FA">
        <w:tab/>
      </w:r>
      <w:bookmarkStart w:id="84" w:name="_Toc173128087"/>
      <w:bookmarkStart w:id="85" w:name="_Toc173128206"/>
      <w:r w:rsidRPr="000705FA">
        <w:t>Published by the</w:t>
      </w:r>
      <w:bookmarkEnd w:id="81"/>
      <w:bookmarkEnd w:id="82"/>
      <w:bookmarkEnd w:id="83"/>
      <w:bookmarkEnd w:id="84"/>
      <w:bookmarkEnd w:id="85"/>
      <w:r w:rsidRPr="000705FA">
        <w:t xml:space="preserve"> </w:t>
      </w:r>
    </w:p>
    <w:p w14:paraId="49DCAE18" w14:textId="789EFE72" w:rsidR="006456D7" w:rsidRPr="000705FA" w:rsidRDefault="006456D7" w:rsidP="006456D7">
      <w:pPr>
        <w:pStyle w:val="publishedby"/>
      </w:pPr>
      <w:bookmarkStart w:id="86" w:name="_Toc454279965"/>
      <w:bookmarkStart w:id="87" w:name="_Toc454280162"/>
      <w:bookmarkStart w:id="88" w:name="_Toc484523812"/>
      <w:r w:rsidRPr="000705FA">
        <w:tab/>
      </w:r>
      <w:bookmarkStart w:id="89" w:name="_Toc173128088"/>
      <w:bookmarkStart w:id="90" w:name="_Toc173128207"/>
      <w:r w:rsidRPr="000705FA">
        <w:t xml:space="preserve">International Hydrographic </w:t>
      </w:r>
      <w:bookmarkEnd w:id="86"/>
      <w:bookmarkEnd w:id="87"/>
      <w:bookmarkEnd w:id="88"/>
      <w:bookmarkEnd w:id="89"/>
      <w:bookmarkEnd w:id="90"/>
      <w:r>
        <w:t>Organization</w:t>
      </w:r>
    </w:p>
    <w:p w14:paraId="320FAD9E" w14:textId="77777777" w:rsidR="006456D7" w:rsidRPr="000705FA" w:rsidRDefault="006456D7" w:rsidP="006456D7">
      <w:pPr>
        <w:pStyle w:val="publishedby"/>
      </w:pPr>
      <w:bookmarkStart w:id="91" w:name="_Toc454279966"/>
      <w:bookmarkStart w:id="92" w:name="_Toc454280163"/>
      <w:bookmarkStart w:id="93" w:name="_Toc484523813"/>
      <w:r w:rsidRPr="000705FA">
        <w:tab/>
      </w:r>
      <w:bookmarkStart w:id="94" w:name="_Toc173128089"/>
      <w:bookmarkStart w:id="95" w:name="_Toc173128208"/>
      <w:r w:rsidRPr="000705FA">
        <w:t>MONACO</w:t>
      </w:r>
      <w:bookmarkEnd w:id="91"/>
      <w:bookmarkEnd w:id="92"/>
      <w:bookmarkEnd w:id="93"/>
      <w:bookmarkEnd w:id="94"/>
      <w:bookmarkEnd w:id="95"/>
    </w:p>
    <w:p w14:paraId="1E844EEE" w14:textId="77777777" w:rsidR="006456D7" w:rsidRPr="000705FA" w:rsidRDefault="006456D7" w:rsidP="006456D7">
      <w:pPr>
        <w:pStyle w:val="zzCover"/>
        <w:spacing w:after="0"/>
        <w:jc w:val="both"/>
        <w:rPr>
          <w:b w:val="0"/>
          <w:noProof/>
          <w:color w:val="0000FF"/>
          <w:sz w:val="20"/>
        </w:rPr>
      </w:pPr>
      <w:r w:rsidRPr="000705FA">
        <w:rPr>
          <w:b w:val="0"/>
          <w:noProof/>
          <w:color w:val="0000FF"/>
          <w:sz w:val="20"/>
        </w:rPr>
        <w:t>   </w:t>
      </w:r>
    </w:p>
    <w:p w14:paraId="54D4D3B5" w14:textId="77777777" w:rsidR="006456D7" w:rsidRPr="000705FA" w:rsidRDefault="006456D7" w:rsidP="006456D7">
      <w:pPr>
        <w:pStyle w:val="zzCover"/>
        <w:spacing w:after="0"/>
        <w:jc w:val="both"/>
        <w:rPr>
          <w:b w:val="0"/>
          <w:noProof/>
          <w:color w:val="0000FF"/>
        </w:rPr>
      </w:pPr>
      <w:r w:rsidRPr="00675EAB">
        <w:rPr>
          <w:b w:val="0"/>
          <w:noProof/>
          <w:color w:val="0000FF"/>
          <w:sz w:val="20"/>
        </w:rPr>
        <w:fldChar w:fldCharType="begin"/>
      </w:r>
      <w:r w:rsidRPr="000705FA">
        <w:rPr>
          <w:b w:val="0"/>
          <w:noProof/>
          <w:color w:val="0000FF"/>
          <w:sz w:val="20"/>
        </w:rPr>
        <w:instrText xml:space="preserve"> REF DDSecr \* CHARFORMAT   \* MERGEFORMAT </w:instrText>
      </w:r>
      <w:r w:rsidRPr="00675EAB">
        <w:fldChar w:fldCharType="end"/>
      </w:r>
    </w:p>
    <w:p w14:paraId="03CA9907" w14:textId="77777777" w:rsidR="006456D7" w:rsidRPr="000705FA" w:rsidRDefault="006456D7" w:rsidP="006456D7">
      <w:pPr>
        <w:spacing w:before="360" w:after="120" w:line="100" w:lineRule="atLeast"/>
        <w:jc w:val="center"/>
      </w:pPr>
      <w:r w:rsidRPr="000705FA">
        <w:rPr>
          <w:rFonts w:eastAsia="Times New Roman"/>
          <w:b/>
          <w:sz w:val="24"/>
          <w:szCs w:val="24"/>
        </w:rPr>
        <w:lastRenderedPageBreak/>
        <w:t>Revision History</w:t>
      </w:r>
    </w:p>
    <w:p w14:paraId="0E5D65F5" w14:textId="77777777" w:rsidR="006456D7" w:rsidRPr="000705FA" w:rsidRDefault="006456D7" w:rsidP="006456D7">
      <w:r w:rsidRPr="000705FA">
        <w:t>Changes to this Specification are coordinated by the IHO S-100 Working Group. New editions will be made available via the IHO web site. Maintenance of the Specification shall conform to IHO Technical Resolution 2/2007 (revised 2010).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530"/>
        <w:gridCol w:w="1530"/>
        <w:gridCol w:w="5305"/>
      </w:tblGrid>
      <w:tr w:rsidR="006456D7" w:rsidRPr="000705FA" w14:paraId="2CE0677E" w14:textId="77777777" w:rsidTr="006A709B">
        <w:tc>
          <w:tcPr>
            <w:tcW w:w="527" w:type="pct"/>
          </w:tcPr>
          <w:p w14:paraId="301D1543" w14:textId="77777777" w:rsidR="006456D7" w:rsidRPr="000705FA" w:rsidRDefault="006456D7" w:rsidP="006456D7">
            <w:pPr>
              <w:spacing w:before="120" w:after="120"/>
              <w:rPr>
                <w:rFonts w:ascii="Times New Roman" w:hAnsi="Times New Roman"/>
              </w:rPr>
            </w:pPr>
            <w:r w:rsidRPr="000705FA">
              <w:rPr>
                <w:rFonts w:ascii="Times New Roman" w:hAnsi="Times New Roman"/>
              </w:rPr>
              <w:t>Version Number</w:t>
            </w:r>
          </w:p>
        </w:tc>
        <w:tc>
          <w:tcPr>
            <w:tcW w:w="818" w:type="pct"/>
          </w:tcPr>
          <w:p w14:paraId="66C57A16" w14:textId="77777777" w:rsidR="006456D7" w:rsidRPr="000705FA" w:rsidRDefault="006456D7" w:rsidP="006456D7">
            <w:pPr>
              <w:spacing w:before="120" w:after="120"/>
              <w:ind w:left="-1" w:firstLine="1"/>
              <w:rPr>
                <w:rFonts w:ascii="Times New Roman" w:hAnsi="Times New Roman"/>
              </w:rPr>
            </w:pPr>
            <w:r w:rsidRPr="000705FA">
              <w:rPr>
                <w:rFonts w:ascii="Times New Roman" w:hAnsi="Times New Roman"/>
              </w:rPr>
              <w:t>Date</w:t>
            </w:r>
          </w:p>
        </w:tc>
        <w:tc>
          <w:tcPr>
            <w:tcW w:w="818" w:type="pct"/>
          </w:tcPr>
          <w:p w14:paraId="40E99A86" w14:textId="77777777" w:rsidR="006456D7" w:rsidRPr="000705FA" w:rsidRDefault="006456D7" w:rsidP="006456D7">
            <w:pPr>
              <w:spacing w:before="120" w:after="120"/>
              <w:ind w:firstLine="21"/>
              <w:rPr>
                <w:rFonts w:ascii="Times New Roman" w:hAnsi="Times New Roman"/>
              </w:rPr>
            </w:pPr>
            <w:r w:rsidRPr="000705FA">
              <w:rPr>
                <w:rFonts w:ascii="Times New Roman" w:hAnsi="Times New Roman"/>
              </w:rPr>
              <w:t>Author</w:t>
            </w:r>
          </w:p>
        </w:tc>
        <w:tc>
          <w:tcPr>
            <w:tcW w:w="2837" w:type="pct"/>
          </w:tcPr>
          <w:p w14:paraId="5CD9DC2C" w14:textId="77777777" w:rsidR="006456D7" w:rsidRPr="000705FA" w:rsidRDefault="006456D7" w:rsidP="006456D7">
            <w:pPr>
              <w:spacing w:before="120" w:after="120"/>
              <w:ind w:left="44" w:firstLine="43"/>
              <w:rPr>
                <w:rFonts w:ascii="Times New Roman" w:hAnsi="Times New Roman"/>
              </w:rPr>
            </w:pPr>
            <w:r w:rsidRPr="000705FA">
              <w:rPr>
                <w:rFonts w:ascii="Times New Roman" w:hAnsi="Times New Roman"/>
              </w:rPr>
              <w:t>Purpose</w:t>
            </w:r>
          </w:p>
        </w:tc>
      </w:tr>
      <w:tr w:rsidR="006456D7" w:rsidRPr="000705FA" w14:paraId="01EB7C48" w14:textId="77777777" w:rsidTr="006A709B">
        <w:tc>
          <w:tcPr>
            <w:tcW w:w="527" w:type="pct"/>
          </w:tcPr>
          <w:p w14:paraId="37EF08A4" w14:textId="08AB25B9" w:rsidR="006456D7" w:rsidRPr="000705FA" w:rsidRDefault="006456D7" w:rsidP="006456D7">
            <w:pPr>
              <w:spacing w:before="120" w:after="120"/>
              <w:rPr>
                <w:rFonts w:ascii="Times New Roman" w:hAnsi="Times New Roman"/>
              </w:rPr>
            </w:pPr>
            <w:r>
              <w:rPr>
                <w:rFonts w:ascii="Times New Roman" w:hAnsi="Times New Roman"/>
              </w:rPr>
              <w:t>0</w:t>
            </w:r>
            <w:r w:rsidRPr="000705FA">
              <w:rPr>
                <w:rFonts w:ascii="Times New Roman" w:hAnsi="Times New Roman"/>
              </w:rPr>
              <w:t>.1</w:t>
            </w:r>
          </w:p>
        </w:tc>
        <w:tc>
          <w:tcPr>
            <w:tcW w:w="818" w:type="pct"/>
          </w:tcPr>
          <w:p w14:paraId="682B5A6F" w14:textId="1F40248E" w:rsidR="006456D7" w:rsidRPr="000705FA" w:rsidRDefault="006456D7" w:rsidP="006456D7">
            <w:pPr>
              <w:spacing w:before="120" w:after="120"/>
              <w:ind w:left="-1" w:firstLine="1"/>
              <w:rPr>
                <w:rFonts w:ascii="Times New Roman" w:hAnsi="Times New Roman"/>
              </w:rPr>
            </w:pPr>
            <w:r>
              <w:rPr>
                <w:rFonts w:ascii="Times New Roman" w:hAnsi="Times New Roman"/>
              </w:rPr>
              <w:t>2017-07-31</w:t>
            </w:r>
          </w:p>
        </w:tc>
        <w:tc>
          <w:tcPr>
            <w:tcW w:w="818" w:type="pct"/>
          </w:tcPr>
          <w:p w14:paraId="623952E0" w14:textId="77777777" w:rsidR="006456D7" w:rsidRPr="000705FA" w:rsidRDefault="006456D7" w:rsidP="006456D7">
            <w:pPr>
              <w:spacing w:before="120" w:after="120"/>
              <w:ind w:firstLine="21"/>
              <w:rPr>
                <w:rFonts w:ascii="Times New Roman" w:hAnsi="Times New Roman"/>
              </w:rPr>
            </w:pPr>
            <w:r w:rsidRPr="000705FA">
              <w:rPr>
                <w:rFonts w:ascii="Times New Roman" w:hAnsi="Times New Roman"/>
              </w:rPr>
              <w:t>EM, RM</w:t>
            </w:r>
          </w:p>
        </w:tc>
        <w:tc>
          <w:tcPr>
            <w:tcW w:w="2837" w:type="pct"/>
          </w:tcPr>
          <w:p w14:paraId="4C2D538F" w14:textId="77777777" w:rsidR="006456D7" w:rsidRPr="000705FA" w:rsidRDefault="006456D7" w:rsidP="006456D7">
            <w:pPr>
              <w:spacing w:before="120" w:after="120"/>
              <w:ind w:left="44" w:firstLine="43"/>
              <w:rPr>
                <w:rFonts w:ascii="Times New Roman" w:hAnsi="Times New Roman"/>
              </w:rPr>
            </w:pPr>
            <w:r w:rsidRPr="000705FA">
              <w:rPr>
                <w:rFonts w:ascii="Times New Roman" w:hAnsi="Times New Roman"/>
              </w:rPr>
              <w:t>First draft</w:t>
            </w:r>
          </w:p>
        </w:tc>
      </w:tr>
      <w:tr w:rsidR="006456D7" w:rsidRPr="000705FA" w14:paraId="4751E59B" w14:textId="77777777" w:rsidTr="006A709B">
        <w:tc>
          <w:tcPr>
            <w:tcW w:w="527" w:type="pct"/>
          </w:tcPr>
          <w:p w14:paraId="420B75C7" w14:textId="597E496C" w:rsidR="006456D7" w:rsidRPr="000705FA" w:rsidRDefault="005955FA" w:rsidP="006456D7">
            <w:pPr>
              <w:spacing w:before="120" w:after="120"/>
              <w:rPr>
                <w:rFonts w:ascii="Times New Roman" w:hAnsi="Times New Roman"/>
              </w:rPr>
            </w:pPr>
            <w:r>
              <w:rPr>
                <w:rFonts w:ascii="Times New Roman" w:hAnsi="Times New Roman"/>
              </w:rPr>
              <w:t>0.2</w:t>
            </w:r>
          </w:p>
        </w:tc>
        <w:tc>
          <w:tcPr>
            <w:tcW w:w="818" w:type="pct"/>
          </w:tcPr>
          <w:p w14:paraId="4CB21FCC" w14:textId="4F9D1F01" w:rsidR="006456D7" w:rsidRPr="000705FA" w:rsidRDefault="00717358" w:rsidP="006456D7">
            <w:pPr>
              <w:spacing w:before="120" w:after="120"/>
              <w:ind w:left="-1" w:firstLine="1"/>
              <w:rPr>
                <w:rFonts w:ascii="Times New Roman" w:hAnsi="Times New Roman"/>
              </w:rPr>
            </w:pPr>
            <w:r>
              <w:rPr>
                <w:rFonts w:ascii="Times New Roman" w:hAnsi="Times New Roman"/>
              </w:rPr>
              <w:t>2017-12-1</w:t>
            </w:r>
            <w:r w:rsidR="00442945">
              <w:rPr>
                <w:rFonts w:ascii="Times New Roman" w:hAnsi="Times New Roman"/>
              </w:rPr>
              <w:t>2</w:t>
            </w:r>
          </w:p>
        </w:tc>
        <w:tc>
          <w:tcPr>
            <w:tcW w:w="818" w:type="pct"/>
          </w:tcPr>
          <w:p w14:paraId="687AB10B" w14:textId="096F2022" w:rsidR="006456D7" w:rsidRPr="000705FA" w:rsidRDefault="00717358" w:rsidP="006456D7">
            <w:pPr>
              <w:spacing w:before="120" w:after="120"/>
              <w:ind w:firstLine="21"/>
              <w:rPr>
                <w:rFonts w:ascii="Times New Roman" w:hAnsi="Times New Roman"/>
              </w:rPr>
            </w:pPr>
            <w:r>
              <w:rPr>
                <w:rFonts w:ascii="Times New Roman" w:hAnsi="Times New Roman"/>
              </w:rPr>
              <w:t>RM, EM</w:t>
            </w:r>
          </w:p>
        </w:tc>
        <w:tc>
          <w:tcPr>
            <w:tcW w:w="2837" w:type="pct"/>
          </w:tcPr>
          <w:p w14:paraId="45E6EE54" w14:textId="7542DF87" w:rsidR="006456D7" w:rsidRPr="000705FA" w:rsidRDefault="005955FA" w:rsidP="006456D7">
            <w:pPr>
              <w:spacing w:before="120" w:after="120"/>
              <w:ind w:left="44" w:firstLine="43"/>
              <w:rPr>
                <w:rFonts w:ascii="Times New Roman" w:hAnsi="Times New Roman"/>
              </w:rPr>
            </w:pPr>
            <w:r>
              <w:rPr>
                <w:rFonts w:ascii="Times New Roman" w:hAnsi="Times New Roman"/>
              </w:rPr>
              <w:t>Changes from interoperability workshop and TSM5</w:t>
            </w:r>
          </w:p>
        </w:tc>
      </w:tr>
      <w:tr w:rsidR="006456D7" w:rsidRPr="000705FA" w14:paraId="62346E2F" w14:textId="77777777" w:rsidTr="006A709B">
        <w:tc>
          <w:tcPr>
            <w:tcW w:w="527" w:type="pct"/>
          </w:tcPr>
          <w:p w14:paraId="2BE24406" w14:textId="58E56083" w:rsidR="006456D7" w:rsidRPr="000705FA" w:rsidRDefault="00706F93" w:rsidP="006456D7">
            <w:pPr>
              <w:spacing w:before="120" w:after="120"/>
              <w:rPr>
                <w:rFonts w:ascii="Times New Roman" w:hAnsi="Times New Roman"/>
              </w:rPr>
            </w:pPr>
            <w:ins w:id="96" w:author="Eivind" w:date="2018-06-20T18:04:00Z">
              <w:r>
                <w:rPr>
                  <w:rFonts w:ascii="Times New Roman" w:hAnsi="Times New Roman"/>
                </w:rPr>
                <w:t>0.3</w:t>
              </w:r>
            </w:ins>
          </w:p>
        </w:tc>
        <w:tc>
          <w:tcPr>
            <w:tcW w:w="818" w:type="pct"/>
          </w:tcPr>
          <w:p w14:paraId="2258766B" w14:textId="7B1B3AB8" w:rsidR="006456D7" w:rsidRPr="000705FA" w:rsidRDefault="00706F93" w:rsidP="006456D7">
            <w:pPr>
              <w:spacing w:before="120" w:after="120"/>
              <w:ind w:left="-1" w:firstLine="1"/>
              <w:rPr>
                <w:rFonts w:ascii="Times New Roman" w:hAnsi="Times New Roman"/>
              </w:rPr>
            </w:pPr>
            <w:ins w:id="97" w:author="Eivind" w:date="2018-06-20T18:04:00Z">
              <w:r>
                <w:rPr>
                  <w:rFonts w:ascii="Times New Roman" w:hAnsi="Times New Roman"/>
                </w:rPr>
                <w:t>2</w:t>
              </w:r>
            </w:ins>
            <w:ins w:id="98" w:author="Eivind" w:date="2018-06-20T18:05:00Z">
              <w:r>
                <w:rPr>
                  <w:rFonts w:ascii="Times New Roman" w:hAnsi="Times New Roman"/>
                </w:rPr>
                <w:t>018-</w:t>
              </w:r>
            </w:ins>
            <w:ins w:id="99" w:author="Raphael Malyankar" w:date="2018-07-02T21:46:00Z">
              <w:r w:rsidR="00DE2744">
                <w:rPr>
                  <w:rFonts w:ascii="Times New Roman" w:hAnsi="Times New Roman"/>
                </w:rPr>
                <w:t>07</w:t>
              </w:r>
            </w:ins>
            <w:ins w:id="100" w:author="Eivind" w:date="2018-06-20T18:05:00Z">
              <w:r>
                <w:rPr>
                  <w:rFonts w:ascii="Times New Roman" w:hAnsi="Times New Roman"/>
                </w:rPr>
                <w:t>-</w:t>
              </w:r>
            </w:ins>
            <w:ins w:id="101" w:author="Raphael Malyankar" w:date="2018-07-02T21:47:00Z">
              <w:r w:rsidR="00DE2744">
                <w:rPr>
                  <w:rFonts w:ascii="Times New Roman" w:hAnsi="Times New Roman"/>
                </w:rPr>
                <w:t>0</w:t>
              </w:r>
            </w:ins>
            <w:ins w:id="102" w:author="Raphael Malyankar" w:date="2018-07-08T20:58:00Z">
              <w:r w:rsidR="00737378">
                <w:rPr>
                  <w:rFonts w:ascii="Times New Roman" w:hAnsi="Times New Roman"/>
                </w:rPr>
                <w:t>8</w:t>
              </w:r>
            </w:ins>
          </w:p>
        </w:tc>
        <w:tc>
          <w:tcPr>
            <w:tcW w:w="818" w:type="pct"/>
          </w:tcPr>
          <w:p w14:paraId="36C3B15A" w14:textId="2E91FFEF" w:rsidR="006456D7" w:rsidRPr="000705FA" w:rsidRDefault="00706F93" w:rsidP="006456D7">
            <w:pPr>
              <w:spacing w:before="120" w:after="120"/>
              <w:ind w:firstLine="21"/>
              <w:rPr>
                <w:rFonts w:ascii="Times New Roman" w:hAnsi="Times New Roman"/>
              </w:rPr>
            </w:pPr>
            <w:ins w:id="103" w:author="Eivind" w:date="2018-06-20T18:05:00Z">
              <w:r>
                <w:rPr>
                  <w:rFonts w:ascii="Times New Roman" w:hAnsi="Times New Roman"/>
                </w:rPr>
                <w:t>EM, RM</w:t>
              </w:r>
            </w:ins>
          </w:p>
        </w:tc>
        <w:tc>
          <w:tcPr>
            <w:tcW w:w="2837" w:type="pct"/>
          </w:tcPr>
          <w:p w14:paraId="09667DB9" w14:textId="77777777" w:rsidR="006456D7" w:rsidRDefault="00706F93" w:rsidP="006456D7">
            <w:pPr>
              <w:spacing w:before="120" w:after="120"/>
              <w:ind w:left="44" w:firstLine="43"/>
              <w:rPr>
                <w:ins w:id="104" w:author="Raphael Malyankar" w:date="2018-07-08T20:59:00Z"/>
                <w:rFonts w:ascii="Times New Roman" w:hAnsi="Times New Roman"/>
              </w:rPr>
            </w:pPr>
            <w:ins w:id="105" w:author="Eivind" w:date="2018-06-20T18:05:00Z">
              <w:r>
                <w:rPr>
                  <w:rFonts w:ascii="Times New Roman" w:hAnsi="Times New Roman"/>
                </w:rPr>
                <w:t>Edits from March 2018 review comments</w:t>
              </w:r>
            </w:ins>
          </w:p>
          <w:p w14:paraId="0C77924E" w14:textId="5EA6A0FF" w:rsidR="00135C77" w:rsidRPr="000705FA" w:rsidRDefault="00737378" w:rsidP="00CE3386">
            <w:pPr>
              <w:spacing w:before="120" w:after="120"/>
              <w:ind w:left="44" w:firstLine="43"/>
              <w:rPr>
                <w:rFonts w:ascii="Times New Roman" w:hAnsi="Times New Roman"/>
              </w:rPr>
            </w:pPr>
            <w:ins w:id="106" w:author="Raphael Malyankar" w:date="2018-07-08T20:59:00Z">
              <w:r>
                <w:rPr>
                  <w:rFonts w:ascii="Times New Roman" w:hAnsi="Times New Roman"/>
                </w:rPr>
                <w:t xml:space="preserve">Updates for conformance to S-100 Edition 4.0.0, ISO 19115-1, </w:t>
              </w:r>
            </w:ins>
            <w:ins w:id="107" w:author="Raphael Malyankar" w:date="2018-07-08T21:47:00Z">
              <w:r w:rsidR="000D2260">
                <w:rPr>
                  <w:rFonts w:ascii="Times New Roman" w:hAnsi="Times New Roman"/>
                </w:rPr>
                <w:t xml:space="preserve">and </w:t>
              </w:r>
            </w:ins>
            <w:ins w:id="108" w:author="Raphael Malyankar" w:date="2018-07-08T20:59:00Z">
              <w:r>
                <w:rPr>
                  <w:rFonts w:ascii="Times New Roman" w:hAnsi="Times New Roman"/>
                </w:rPr>
                <w:t>19115-3</w:t>
              </w:r>
            </w:ins>
            <w:ins w:id="109" w:author="Raphael Malyankar" w:date="2018-07-20T15:27:00Z">
              <w:r w:rsidR="00CE3386">
                <w:rPr>
                  <w:rFonts w:ascii="Times New Roman" w:hAnsi="Times New Roman"/>
                </w:rPr>
                <w:t xml:space="preserve">. </w:t>
              </w:r>
            </w:ins>
            <w:ins w:id="110" w:author="Raphael Malyankar" w:date="2018-07-20T15:28:00Z">
              <w:r w:rsidR="00CE3386">
                <w:rPr>
                  <w:rFonts w:ascii="Times New Roman" w:hAnsi="Times New Roman"/>
                </w:rPr>
                <w:t>Removed</w:t>
              </w:r>
            </w:ins>
            <w:ins w:id="111" w:author="Raphael Malyankar" w:date="2018-07-20T15:26:00Z">
              <w:r w:rsidR="00CE3386">
                <w:rPr>
                  <w:rFonts w:ascii="Times New Roman" w:hAnsi="Times New Roman"/>
                </w:rPr>
                <w:t xml:space="preserve"> </w:t>
              </w:r>
            </w:ins>
            <w:ins w:id="112" w:author="Raphael Malyankar" w:date="2018-07-20T15:28:00Z">
              <w:r w:rsidR="00CE3386">
                <w:rPr>
                  <w:rFonts w:ascii="Times New Roman" w:hAnsi="Times New Roman"/>
                </w:rPr>
                <w:t>metadata items</w:t>
              </w:r>
            </w:ins>
            <w:ins w:id="113" w:author="Raphael Malyankar" w:date="2018-07-20T15:26:00Z">
              <w:r w:rsidR="00CE3386">
                <w:rPr>
                  <w:rFonts w:ascii="Times New Roman" w:hAnsi="Times New Roman"/>
                </w:rPr>
                <w:t xml:space="preserve"> not used by </w:t>
              </w:r>
            </w:ins>
            <w:ins w:id="114" w:author="Raphael Malyankar" w:date="2018-07-20T15:27:00Z">
              <w:r w:rsidR="00CE3386">
                <w:rPr>
                  <w:rFonts w:ascii="Times New Roman" w:hAnsi="Times New Roman"/>
                </w:rPr>
                <w:t xml:space="preserve">S-98 from </w:t>
              </w:r>
            </w:ins>
            <w:ins w:id="115" w:author="Raphael Malyankar" w:date="2018-07-20T15:28:00Z">
              <w:r w:rsidR="00CE3386">
                <w:rPr>
                  <w:rFonts w:ascii="Times New Roman" w:hAnsi="Times New Roman"/>
                </w:rPr>
                <w:t xml:space="preserve">the </w:t>
              </w:r>
            </w:ins>
            <w:ins w:id="116" w:author="Raphael Malyankar" w:date="2018-07-20T15:27:00Z">
              <w:r w:rsidR="00CE3386">
                <w:rPr>
                  <w:rFonts w:ascii="Times New Roman" w:hAnsi="Times New Roman"/>
                </w:rPr>
                <w:t>metadata documentation</w:t>
              </w:r>
            </w:ins>
            <w:ins w:id="117" w:author="Raphael Malyankar" w:date="2018-07-20T15:28:00Z">
              <w:r w:rsidR="00CE3386">
                <w:rPr>
                  <w:rFonts w:ascii="Times New Roman" w:hAnsi="Times New Roman"/>
                </w:rPr>
                <w:t xml:space="preserve"> tables.</w:t>
              </w:r>
            </w:ins>
          </w:p>
        </w:tc>
      </w:tr>
      <w:tr w:rsidR="006456D7" w:rsidRPr="000705FA" w14:paraId="25E9AD1A" w14:textId="77777777" w:rsidTr="006A709B">
        <w:tc>
          <w:tcPr>
            <w:tcW w:w="527" w:type="pct"/>
          </w:tcPr>
          <w:p w14:paraId="1073F597" w14:textId="77777777" w:rsidR="006456D7" w:rsidRPr="000705FA" w:rsidRDefault="006456D7" w:rsidP="006456D7">
            <w:pPr>
              <w:spacing w:before="120" w:after="120"/>
              <w:rPr>
                <w:rFonts w:ascii="Times New Roman" w:hAnsi="Times New Roman"/>
              </w:rPr>
            </w:pPr>
          </w:p>
        </w:tc>
        <w:tc>
          <w:tcPr>
            <w:tcW w:w="818" w:type="pct"/>
          </w:tcPr>
          <w:p w14:paraId="4BA166A4" w14:textId="77777777" w:rsidR="006456D7" w:rsidRPr="000705FA" w:rsidRDefault="006456D7" w:rsidP="006456D7">
            <w:pPr>
              <w:spacing w:before="120" w:after="120"/>
              <w:ind w:left="-1" w:firstLine="1"/>
              <w:rPr>
                <w:rFonts w:ascii="Times New Roman" w:hAnsi="Times New Roman"/>
              </w:rPr>
            </w:pPr>
          </w:p>
        </w:tc>
        <w:tc>
          <w:tcPr>
            <w:tcW w:w="818" w:type="pct"/>
          </w:tcPr>
          <w:p w14:paraId="09EB71AE" w14:textId="77777777" w:rsidR="006456D7" w:rsidRPr="000705FA" w:rsidRDefault="006456D7" w:rsidP="006456D7">
            <w:pPr>
              <w:spacing w:before="120" w:after="120"/>
              <w:ind w:firstLine="21"/>
              <w:rPr>
                <w:rFonts w:ascii="Times New Roman" w:hAnsi="Times New Roman"/>
              </w:rPr>
            </w:pPr>
          </w:p>
        </w:tc>
        <w:tc>
          <w:tcPr>
            <w:tcW w:w="2837" w:type="pct"/>
          </w:tcPr>
          <w:p w14:paraId="2874DA5B" w14:textId="77777777" w:rsidR="006456D7" w:rsidRPr="000705FA" w:rsidRDefault="006456D7" w:rsidP="006456D7">
            <w:pPr>
              <w:spacing w:before="120" w:after="120"/>
              <w:ind w:left="44" w:firstLine="43"/>
              <w:rPr>
                <w:rFonts w:ascii="Times New Roman" w:hAnsi="Times New Roman"/>
              </w:rPr>
            </w:pPr>
          </w:p>
        </w:tc>
      </w:tr>
      <w:tr w:rsidR="006456D7" w:rsidRPr="000705FA" w14:paraId="0FE1822F" w14:textId="77777777" w:rsidTr="006A709B">
        <w:tc>
          <w:tcPr>
            <w:tcW w:w="527" w:type="pct"/>
          </w:tcPr>
          <w:p w14:paraId="10A28255" w14:textId="77777777" w:rsidR="006456D7" w:rsidRPr="000705FA" w:rsidRDefault="006456D7" w:rsidP="006456D7">
            <w:pPr>
              <w:spacing w:before="120" w:after="120"/>
              <w:rPr>
                <w:rFonts w:ascii="Times New Roman" w:hAnsi="Times New Roman"/>
              </w:rPr>
            </w:pPr>
          </w:p>
        </w:tc>
        <w:tc>
          <w:tcPr>
            <w:tcW w:w="818" w:type="pct"/>
          </w:tcPr>
          <w:p w14:paraId="456EC015" w14:textId="77777777" w:rsidR="006456D7" w:rsidRPr="000705FA" w:rsidRDefault="006456D7" w:rsidP="006456D7">
            <w:pPr>
              <w:spacing w:before="120" w:after="120"/>
              <w:ind w:left="-1" w:firstLine="1"/>
              <w:rPr>
                <w:rFonts w:ascii="Times New Roman" w:hAnsi="Times New Roman"/>
              </w:rPr>
            </w:pPr>
          </w:p>
        </w:tc>
        <w:tc>
          <w:tcPr>
            <w:tcW w:w="818" w:type="pct"/>
          </w:tcPr>
          <w:p w14:paraId="44CBD13A" w14:textId="77777777" w:rsidR="006456D7" w:rsidRPr="000705FA" w:rsidRDefault="006456D7" w:rsidP="006456D7">
            <w:pPr>
              <w:spacing w:before="120" w:after="120"/>
              <w:ind w:firstLine="21"/>
              <w:rPr>
                <w:rFonts w:ascii="Times New Roman" w:hAnsi="Times New Roman"/>
              </w:rPr>
            </w:pPr>
          </w:p>
        </w:tc>
        <w:tc>
          <w:tcPr>
            <w:tcW w:w="2837" w:type="pct"/>
          </w:tcPr>
          <w:p w14:paraId="5A26719D" w14:textId="77777777" w:rsidR="006456D7" w:rsidRPr="000705FA" w:rsidRDefault="006456D7" w:rsidP="006456D7">
            <w:pPr>
              <w:spacing w:before="120" w:after="120"/>
              <w:ind w:left="44" w:firstLine="43"/>
              <w:rPr>
                <w:rFonts w:ascii="Times New Roman" w:hAnsi="Times New Roman"/>
              </w:rPr>
            </w:pPr>
          </w:p>
        </w:tc>
      </w:tr>
      <w:tr w:rsidR="006456D7" w:rsidRPr="000705FA" w14:paraId="50400106" w14:textId="77777777" w:rsidTr="006A709B">
        <w:tc>
          <w:tcPr>
            <w:tcW w:w="527" w:type="pct"/>
          </w:tcPr>
          <w:p w14:paraId="594BF900" w14:textId="77777777" w:rsidR="006456D7" w:rsidRPr="000705FA" w:rsidRDefault="006456D7" w:rsidP="006456D7">
            <w:pPr>
              <w:spacing w:before="120" w:after="120"/>
              <w:rPr>
                <w:rFonts w:ascii="Times New Roman" w:hAnsi="Times New Roman"/>
              </w:rPr>
            </w:pPr>
          </w:p>
        </w:tc>
        <w:tc>
          <w:tcPr>
            <w:tcW w:w="818" w:type="pct"/>
          </w:tcPr>
          <w:p w14:paraId="529C4A1E" w14:textId="77777777" w:rsidR="006456D7" w:rsidRPr="000705FA" w:rsidRDefault="006456D7" w:rsidP="006456D7">
            <w:pPr>
              <w:spacing w:before="120" w:after="120"/>
              <w:ind w:left="-1" w:firstLine="1"/>
              <w:rPr>
                <w:rFonts w:ascii="Times New Roman" w:hAnsi="Times New Roman"/>
              </w:rPr>
            </w:pPr>
          </w:p>
        </w:tc>
        <w:tc>
          <w:tcPr>
            <w:tcW w:w="818" w:type="pct"/>
          </w:tcPr>
          <w:p w14:paraId="50D447ED" w14:textId="77777777" w:rsidR="006456D7" w:rsidRPr="000705FA" w:rsidRDefault="006456D7" w:rsidP="006456D7">
            <w:pPr>
              <w:spacing w:before="120" w:after="120"/>
              <w:ind w:firstLine="21"/>
              <w:rPr>
                <w:rFonts w:ascii="Times New Roman" w:hAnsi="Times New Roman"/>
              </w:rPr>
            </w:pPr>
          </w:p>
        </w:tc>
        <w:tc>
          <w:tcPr>
            <w:tcW w:w="2837" w:type="pct"/>
          </w:tcPr>
          <w:p w14:paraId="7AD81F91" w14:textId="77777777" w:rsidR="006456D7" w:rsidRPr="000705FA" w:rsidRDefault="006456D7" w:rsidP="006456D7">
            <w:pPr>
              <w:spacing w:before="120" w:after="120"/>
              <w:ind w:left="44" w:firstLine="43"/>
              <w:rPr>
                <w:rFonts w:ascii="Times New Roman" w:hAnsi="Times New Roman"/>
              </w:rPr>
            </w:pPr>
          </w:p>
        </w:tc>
      </w:tr>
      <w:tr w:rsidR="006456D7" w:rsidRPr="000705FA" w14:paraId="3E63EB9E" w14:textId="77777777" w:rsidTr="006A709B">
        <w:tc>
          <w:tcPr>
            <w:tcW w:w="527" w:type="pct"/>
          </w:tcPr>
          <w:p w14:paraId="42742D0E" w14:textId="77777777" w:rsidR="006456D7" w:rsidRPr="000705FA" w:rsidRDefault="006456D7" w:rsidP="006456D7">
            <w:pPr>
              <w:spacing w:before="120" w:after="120"/>
              <w:rPr>
                <w:rFonts w:ascii="Times New Roman" w:hAnsi="Times New Roman"/>
              </w:rPr>
            </w:pPr>
          </w:p>
        </w:tc>
        <w:tc>
          <w:tcPr>
            <w:tcW w:w="818" w:type="pct"/>
          </w:tcPr>
          <w:p w14:paraId="7DF13ECF" w14:textId="77777777" w:rsidR="006456D7" w:rsidRPr="000705FA" w:rsidRDefault="006456D7" w:rsidP="006456D7">
            <w:pPr>
              <w:spacing w:before="120" w:after="120"/>
              <w:ind w:left="-1" w:firstLine="1"/>
              <w:rPr>
                <w:rFonts w:ascii="Times New Roman" w:hAnsi="Times New Roman"/>
              </w:rPr>
            </w:pPr>
          </w:p>
        </w:tc>
        <w:tc>
          <w:tcPr>
            <w:tcW w:w="818" w:type="pct"/>
          </w:tcPr>
          <w:p w14:paraId="2B038B67" w14:textId="77777777" w:rsidR="006456D7" w:rsidRPr="000705FA" w:rsidRDefault="006456D7" w:rsidP="006456D7">
            <w:pPr>
              <w:spacing w:before="120" w:after="120"/>
              <w:ind w:firstLine="21"/>
              <w:rPr>
                <w:rFonts w:ascii="Times New Roman" w:hAnsi="Times New Roman"/>
              </w:rPr>
            </w:pPr>
          </w:p>
        </w:tc>
        <w:tc>
          <w:tcPr>
            <w:tcW w:w="2837" w:type="pct"/>
          </w:tcPr>
          <w:p w14:paraId="4207C02A" w14:textId="77777777" w:rsidR="006456D7" w:rsidRPr="000705FA" w:rsidRDefault="006456D7" w:rsidP="006456D7">
            <w:pPr>
              <w:spacing w:before="120" w:after="120"/>
              <w:ind w:left="44" w:firstLine="43"/>
              <w:rPr>
                <w:rFonts w:ascii="Times New Roman" w:hAnsi="Times New Roman"/>
              </w:rPr>
            </w:pPr>
          </w:p>
        </w:tc>
      </w:tr>
      <w:tr w:rsidR="006456D7" w:rsidRPr="000705FA" w14:paraId="26D705E2" w14:textId="77777777" w:rsidTr="006A709B">
        <w:tc>
          <w:tcPr>
            <w:tcW w:w="527" w:type="pct"/>
          </w:tcPr>
          <w:p w14:paraId="1A52D681" w14:textId="77777777" w:rsidR="006456D7" w:rsidRPr="000705FA" w:rsidRDefault="006456D7" w:rsidP="006456D7">
            <w:pPr>
              <w:spacing w:before="120" w:after="120"/>
              <w:rPr>
                <w:rFonts w:ascii="Times New Roman" w:hAnsi="Times New Roman"/>
              </w:rPr>
            </w:pPr>
          </w:p>
        </w:tc>
        <w:tc>
          <w:tcPr>
            <w:tcW w:w="818" w:type="pct"/>
          </w:tcPr>
          <w:p w14:paraId="76FBDEFD" w14:textId="77777777" w:rsidR="006456D7" w:rsidRPr="000705FA" w:rsidRDefault="006456D7" w:rsidP="006456D7">
            <w:pPr>
              <w:spacing w:before="120" w:after="120"/>
              <w:ind w:left="-1" w:firstLine="1"/>
              <w:rPr>
                <w:rFonts w:ascii="Times New Roman" w:hAnsi="Times New Roman"/>
              </w:rPr>
            </w:pPr>
          </w:p>
        </w:tc>
        <w:tc>
          <w:tcPr>
            <w:tcW w:w="818" w:type="pct"/>
          </w:tcPr>
          <w:p w14:paraId="37A67EBB" w14:textId="77777777" w:rsidR="006456D7" w:rsidRPr="000705FA" w:rsidRDefault="006456D7" w:rsidP="006456D7">
            <w:pPr>
              <w:spacing w:before="120" w:after="120"/>
              <w:ind w:firstLine="21"/>
              <w:rPr>
                <w:rFonts w:ascii="Times New Roman" w:hAnsi="Times New Roman"/>
              </w:rPr>
            </w:pPr>
          </w:p>
        </w:tc>
        <w:tc>
          <w:tcPr>
            <w:tcW w:w="2837" w:type="pct"/>
          </w:tcPr>
          <w:p w14:paraId="0958984A" w14:textId="77777777" w:rsidR="006456D7" w:rsidRPr="000705FA" w:rsidRDefault="006456D7" w:rsidP="006456D7">
            <w:pPr>
              <w:spacing w:before="120" w:after="120"/>
              <w:ind w:left="44" w:firstLine="43"/>
              <w:rPr>
                <w:rFonts w:ascii="Times New Roman" w:hAnsi="Times New Roman"/>
              </w:rPr>
            </w:pPr>
          </w:p>
        </w:tc>
      </w:tr>
      <w:tr w:rsidR="006456D7" w:rsidRPr="000705FA" w14:paraId="7972FCED" w14:textId="77777777" w:rsidTr="006A709B">
        <w:tc>
          <w:tcPr>
            <w:tcW w:w="527" w:type="pct"/>
          </w:tcPr>
          <w:p w14:paraId="22096F04" w14:textId="77777777" w:rsidR="006456D7" w:rsidRPr="000705FA" w:rsidRDefault="006456D7" w:rsidP="006456D7">
            <w:pPr>
              <w:spacing w:before="120" w:after="120"/>
              <w:rPr>
                <w:rFonts w:ascii="Times New Roman" w:hAnsi="Times New Roman"/>
              </w:rPr>
            </w:pPr>
          </w:p>
        </w:tc>
        <w:tc>
          <w:tcPr>
            <w:tcW w:w="818" w:type="pct"/>
          </w:tcPr>
          <w:p w14:paraId="5EF4C3F8" w14:textId="77777777" w:rsidR="006456D7" w:rsidRPr="000705FA" w:rsidRDefault="006456D7" w:rsidP="006456D7">
            <w:pPr>
              <w:spacing w:before="120" w:after="120"/>
              <w:ind w:left="-1" w:firstLine="1"/>
              <w:rPr>
                <w:rFonts w:ascii="Times New Roman" w:hAnsi="Times New Roman"/>
              </w:rPr>
            </w:pPr>
          </w:p>
        </w:tc>
        <w:tc>
          <w:tcPr>
            <w:tcW w:w="818" w:type="pct"/>
          </w:tcPr>
          <w:p w14:paraId="6F0EE0ED" w14:textId="77777777" w:rsidR="006456D7" w:rsidRPr="000705FA" w:rsidRDefault="006456D7" w:rsidP="006456D7">
            <w:pPr>
              <w:spacing w:before="120" w:after="120"/>
              <w:ind w:firstLine="21"/>
              <w:rPr>
                <w:rFonts w:ascii="Times New Roman" w:hAnsi="Times New Roman"/>
              </w:rPr>
            </w:pPr>
          </w:p>
        </w:tc>
        <w:tc>
          <w:tcPr>
            <w:tcW w:w="2837" w:type="pct"/>
          </w:tcPr>
          <w:p w14:paraId="28D7CA27" w14:textId="77777777" w:rsidR="006456D7" w:rsidRPr="000705FA" w:rsidRDefault="006456D7" w:rsidP="006456D7">
            <w:pPr>
              <w:spacing w:before="120" w:after="120"/>
              <w:ind w:left="44" w:firstLine="43"/>
              <w:rPr>
                <w:rFonts w:ascii="Times New Roman" w:hAnsi="Times New Roman"/>
              </w:rPr>
            </w:pPr>
          </w:p>
        </w:tc>
      </w:tr>
      <w:tr w:rsidR="006456D7" w:rsidRPr="000705FA" w14:paraId="5688D3D1" w14:textId="77777777" w:rsidTr="006A709B">
        <w:tc>
          <w:tcPr>
            <w:tcW w:w="527" w:type="pct"/>
          </w:tcPr>
          <w:p w14:paraId="4B5E0A3B" w14:textId="77777777" w:rsidR="006456D7" w:rsidRPr="000705FA" w:rsidRDefault="006456D7" w:rsidP="006456D7">
            <w:pPr>
              <w:spacing w:before="120" w:after="120"/>
              <w:rPr>
                <w:rFonts w:ascii="Times New Roman" w:hAnsi="Times New Roman"/>
              </w:rPr>
            </w:pPr>
          </w:p>
        </w:tc>
        <w:tc>
          <w:tcPr>
            <w:tcW w:w="818" w:type="pct"/>
          </w:tcPr>
          <w:p w14:paraId="71BB5644" w14:textId="77777777" w:rsidR="006456D7" w:rsidRPr="000705FA" w:rsidRDefault="006456D7" w:rsidP="006456D7">
            <w:pPr>
              <w:spacing w:before="120" w:after="120"/>
              <w:ind w:left="-1" w:firstLine="1"/>
              <w:rPr>
                <w:rFonts w:ascii="Times New Roman" w:hAnsi="Times New Roman"/>
              </w:rPr>
            </w:pPr>
          </w:p>
        </w:tc>
        <w:tc>
          <w:tcPr>
            <w:tcW w:w="818" w:type="pct"/>
          </w:tcPr>
          <w:p w14:paraId="3AE970EE" w14:textId="77777777" w:rsidR="006456D7" w:rsidRPr="000705FA" w:rsidRDefault="006456D7" w:rsidP="006456D7">
            <w:pPr>
              <w:spacing w:before="120" w:after="120"/>
              <w:ind w:firstLine="21"/>
              <w:rPr>
                <w:rFonts w:ascii="Times New Roman" w:hAnsi="Times New Roman"/>
              </w:rPr>
            </w:pPr>
          </w:p>
        </w:tc>
        <w:tc>
          <w:tcPr>
            <w:tcW w:w="2837" w:type="pct"/>
          </w:tcPr>
          <w:p w14:paraId="289E289D" w14:textId="77777777" w:rsidR="006456D7" w:rsidRPr="000705FA" w:rsidRDefault="006456D7" w:rsidP="006456D7">
            <w:pPr>
              <w:spacing w:before="120" w:after="120"/>
              <w:ind w:left="44" w:firstLine="43"/>
              <w:rPr>
                <w:rFonts w:ascii="Times New Roman" w:hAnsi="Times New Roman"/>
              </w:rPr>
            </w:pPr>
          </w:p>
        </w:tc>
      </w:tr>
      <w:tr w:rsidR="006456D7" w:rsidRPr="000705FA" w14:paraId="35237B8B" w14:textId="77777777" w:rsidTr="006A709B">
        <w:tc>
          <w:tcPr>
            <w:tcW w:w="527" w:type="pct"/>
          </w:tcPr>
          <w:p w14:paraId="5A32EF63" w14:textId="77777777" w:rsidR="006456D7" w:rsidRPr="000705FA" w:rsidRDefault="006456D7" w:rsidP="006456D7">
            <w:pPr>
              <w:spacing w:before="120" w:after="120"/>
              <w:rPr>
                <w:rFonts w:ascii="Times New Roman" w:hAnsi="Times New Roman"/>
              </w:rPr>
            </w:pPr>
          </w:p>
        </w:tc>
        <w:tc>
          <w:tcPr>
            <w:tcW w:w="818" w:type="pct"/>
          </w:tcPr>
          <w:p w14:paraId="6F168978" w14:textId="77777777" w:rsidR="006456D7" w:rsidRPr="000705FA" w:rsidRDefault="006456D7" w:rsidP="006456D7">
            <w:pPr>
              <w:spacing w:before="120" w:after="120"/>
              <w:ind w:left="-1" w:firstLine="1"/>
              <w:rPr>
                <w:rFonts w:ascii="Times New Roman" w:hAnsi="Times New Roman"/>
              </w:rPr>
            </w:pPr>
          </w:p>
        </w:tc>
        <w:tc>
          <w:tcPr>
            <w:tcW w:w="818" w:type="pct"/>
          </w:tcPr>
          <w:p w14:paraId="4EA4BEFF" w14:textId="77777777" w:rsidR="006456D7" w:rsidRPr="000705FA" w:rsidRDefault="006456D7" w:rsidP="006456D7">
            <w:pPr>
              <w:spacing w:before="120" w:after="120"/>
              <w:ind w:firstLine="21"/>
              <w:rPr>
                <w:rFonts w:ascii="Times New Roman" w:hAnsi="Times New Roman"/>
              </w:rPr>
            </w:pPr>
          </w:p>
        </w:tc>
        <w:tc>
          <w:tcPr>
            <w:tcW w:w="2837" w:type="pct"/>
          </w:tcPr>
          <w:p w14:paraId="214026F6" w14:textId="77777777" w:rsidR="006456D7" w:rsidRPr="000705FA" w:rsidRDefault="006456D7" w:rsidP="006456D7">
            <w:pPr>
              <w:spacing w:before="120" w:after="120"/>
              <w:ind w:left="44" w:firstLine="43"/>
              <w:rPr>
                <w:rFonts w:ascii="Times New Roman" w:hAnsi="Times New Roman"/>
              </w:rPr>
            </w:pPr>
          </w:p>
        </w:tc>
      </w:tr>
    </w:tbl>
    <w:p w14:paraId="2D47449C" w14:textId="77777777" w:rsidR="006456D7" w:rsidRPr="000705FA" w:rsidRDefault="006456D7" w:rsidP="006456D7">
      <w:pPr>
        <w:spacing w:after="0"/>
        <w:rPr>
          <w:rFonts w:ascii="Arial Narrow" w:hAnsi="Arial Narrow"/>
        </w:rPr>
      </w:pPr>
    </w:p>
    <w:p w14:paraId="221FE898" w14:textId="77777777" w:rsidR="006456D7" w:rsidRPr="000705FA" w:rsidRDefault="006456D7" w:rsidP="006456D7">
      <w:pPr>
        <w:spacing w:after="0"/>
        <w:rPr>
          <w:rFonts w:ascii="Arial Narrow" w:hAnsi="Arial Narrow"/>
        </w:rPr>
      </w:pPr>
    </w:p>
    <w:p w14:paraId="36A04877" w14:textId="77777777" w:rsidR="006456D7" w:rsidRDefault="006456D7" w:rsidP="006456D7">
      <w:pPr>
        <w:spacing w:after="0" w:line="360" w:lineRule="auto"/>
        <w:sectPr w:rsidR="006456D7" w:rsidSect="005E2091">
          <w:footerReference w:type="default" r:id="rId9"/>
          <w:pgSz w:w="12240" w:h="15840"/>
          <w:pgMar w:top="1440" w:right="1440" w:bottom="1440" w:left="1440" w:header="708" w:footer="708" w:gutter="0"/>
          <w:cols w:space="708"/>
          <w:titlePg/>
          <w:docGrid w:linePitch="360"/>
        </w:sectPr>
      </w:pPr>
    </w:p>
    <w:sdt>
      <w:sdtPr>
        <w:rPr>
          <w:rFonts w:ascii="Arial" w:eastAsia="MS Mincho" w:hAnsi="Arial"/>
          <w:b w:val="0"/>
          <w:bCs w:val="0"/>
          <w:kern w:val="0"/>
          <w:sz w:val="20"/>
          <w:szCs w:val="20"/>
        </w:rPr>
        <w:id w:val="1307976831"/>
        <w:docPartObj>
          <w:docPartGallery w:val="Table of Contents"/>
          <w:docPartUnique/>
        </w:docPartObj>
      </w:sdtPr>
      <w:sdtEndPr>
        <w:rPr>
          <w:noProof/>
        </w:rPr>
      </w:sdtEndPr>
      <w:sdtContent>
        <w:p w14:paraId="73CECC0D" w14:textId="09593C39" w:rsidR="006456D7" w:rsidRDefault="006456D7">
          <w:pPr>
            <w:pStyle w:val="TOCHeading"/>
          </w:pPr>
          <w:r>
            <w:t>Contents</w:t>
          </w:r>
        </w:p>
        <w:p w14:paraId="40A91006" w14:textId="7F453D35" w:rsidR="00665BFC" w:rsidRDefault="001D497D">
          <w:pPr>
            <w:pStyle w:val="TOC1"/>
            <w:rPr>
              <w:rFonts w:eastAsiaTheme="minorEastAsia" w:cstheme="minorBidi"/>
              <w:b w:val="0"/>
              <w:bCs w:val="0"/>
              <w:caps w:val="0"/>
              <w:noProof/>
              <w:sz w:val="22"/>
              <w:szCs w:val="22"/>
              <w:lang w:val="en-US" w:eastAsia="en-US"/>
            </w:rPr>
          </w:pPr>
          <w:r>
            <w:fldChar w:fldCharType="begin"/>
          </w:r>
          <w:r>
            <w:instrText xml:space="preserve"> TOC \h \z \t "Heading 1,1,Heading 2,2,a2,2,ANNEXN,1,ANNEXZ,1,na2,2,Annex section,2" </w:instrText>
          </w:r>
          <w:r>
            <w:fldChar w:fldCharType="separate"/>
          </w:r>
          <w:hyperlink w:anchor="_Toc519804887" w:history="1">
            <w:r w:rsidR="00665BFC" w:rsidRPr="007051CC">
              <w:rPr>
                <w:rStyle w:val="Hyperlink"/>
                <w:noProof/>
              </w:rPr>
              <w:t>1</w:t>
            </w:r>
            <w:r w:rsidR="00665BFC">
              <w:rPr>
                <w:rFonts w:eastAsiaTheme="minorEastAsia" w:cstheme="minorBidi"/>
                <w:b w:val="0"/>
                <w:bCs w:val="0"/>
                <w:caps w:val="0"/>
                <w:noProof/>
                <w:sz w:val="22"/>
                <w:szCs w:val="22"/>
                <w:lang w:val="en-US" w:eastAsia="en-US"/>
              </w:rPr>
              <w:tab/>
            </w:r>
            <w:r w:rsidR="00665BFC" w:rsidRPr="007051CC">
              <w:rPr>
                <w:rStyle w:val="Hyperlink"/>
                <w:noProof/>
              </w:rPr>
              <w:t>Overview</w:t>
            </w:r>
            <w:r w:rsidR="00665BFC">
              <w:rPr>
                <w:noProof/>
                <w:webHidden/>
              </w:rPr>
              <w:tab/>
            </w:r>
            <w:r w:rsidR="00665BFC">
              <w:rPr>
                <w:noProof/>
                <w:webHidden/>
              </w:rPr>
              <w:fldChar w:fldCharType="begin"/>
            </w:r>
            <w:r w:rsidR="00665BFC">
              <w:rPr>
                <w:noProof/>
                <w:webHidden/>
              </w:rPr>
              <w:instrText xml:space="preserve"> PAGEREF _Toc519804887 \h </w:instrText>
            </w:r>
            <w:r w:rsidR="00665BFC">
              <w:rPr>
                <w:noProof/>
                <w:webHidden/>
              </w:rPr>
            </w:r>
            <w:r w:rsidR="00665BFC">
              <w:rPr>
                <w:noProof/>
                <w:webHidden/>
              </w:rPr>
              <w:fldChar w:fldCharType="separate"/>
            </w:r>
            <w:r w:rsidR="00880D93">
              <w:rPr>
                <w:noProof/>
                <w:webHidden/>
              </w:rPr>
              <w:t>1</w:t>
            </w:r>
            <w:r w:rsidR="00665BFC">
              <w:rPr>
                <w:noProof/>
                <w:webHidden/>
              </w:rPr>
              <w:fldChar w:fldCharType="end"/>
            </w:r>
          </w:hyperlink>
        </w:p>
        <w:p w14:paraId="30D8871A" w14:textId="55B15407" w:rsidR="00665BFC" w:rsidRDefault="001F57CD">
          <w:pPr>
            <w:pStyle w:val="TOC2"/>
            <w:rPr>
              <w:rFonts w:eastAsiaTheme="minorEastAsia" w:cstheme="minorBidi"/>
              <w:smallCaps w:val="0"/>
              <w:noProof/>
              <w:sz w:val="22"/>
              <w:szCs w:val="22"/>
              <w:lang w:val="en-US" w:eastAsia="en-US"/>
            </w:rPr>
          </w:pPr>
          <w:hyperlink w:anchor="_Toc519804888" w:history="1">
            <w:r w:rsidR="00665BFC" w:rsidRPr="007051CC">
              <w:rPr>
                <w:rStyle w:val="Hyperlink"/>
                <w:noProof/>
              </w:rPr>
              <w:t>1.1</w:t>
            </w:r>
            <w:r w:rsidR="00665BFC">
              <w:rPr>
                <w:rFonts w:eastAsiaTheme="minorEastAsia" w:cstheme="minorBidi"/>
                <w:smallCaps w:val="0"/>
                <w:noProof/>
                <w:sz w:val="22"/>
                <w:szCs w:val="22"/>
                <w:lang w:val="en-US" w:eastAsia="en-US"/>
              </w:rPr>
              <w:tab/>
            </w:r>
            <w:r w:rsidR="00665BFC" w:rsidRPr="007051CC">
              <w:rPr>
                <w:rStyle w:val="Hyperlink"/>
                <w:noProof/>
              </w:rPr>
              <w:t>Introduction</w:t>
            </w:r>
            <w:r w:rsidR="00665BFC">
              <w:rPr>
                <w:noProof/>
                <w:webHidden/>
              </w:rPr>
              <w:tab/>
            </w:r>
            <w:r w:rsidR="00665BFC">
              <w:rPr>
                <w:noProof/>
                <w:webHidden/>
              </w:rPr>
              <w:fldChar w:fldCharType="begin"/>
            </w:r>
            <w:r w:rsidR="00665BFC">
              <w:rPr>
                <w:noProof/>
                <w:webHidden/>
              </w:rPr>
              <w:instrText xml:space="preserve"> PAGEREF _Toc519804888 \h </w:instrText>
            </w:r>
            <w:r w:rsidR="00665BFC">
              <w:rPr>
                <w:noProof/>
                <w:webHidden/>
              </w:rPr>
            </w:r>
            <w:r w:rsidR="00665BFC">
              <w:rPr>
                <w:noProof/>
                <w:webHidden/>
              </w:rPr>
              <w:fldChar w:fldCharType="separate"/>
            </w:r>
            <w:r w:rsidR="00880D93">
              <w:rPr>
                <w:noProof/>
                <w:webHidden/>
              </w:rPr>
              <w:t>1</w:t>
            </w:r>
            <w:r w:rsidR="00665BFC">
              <w:rPr>
                <w:noProof/>
                <w:webHidden/>
              </w:rPr>
              <w:fldChar w:fldCharType="end"/>
            </w:r>
          </w:hyperlink>
        </w:p>
        <w:p w14:paraId="7DC3D0E0" w14:textId="5A4E338D" w:rsidR="00665BFC" w:rsidRDefault="001F57CD">
          <w:pPr>
            <w:pStyle w:val="TOC2"/>
            <w:rPr>
              <w:rFonts w:eastAsiaTheme="minorEastAsia" w:cstheme="minorBidi"/>
              <w:smallCaps w:val="0"/>
              <w:noProof/>
              <w:sz w:val="22"/>
              <w:szCs w:val="22"/>
              <w:lang w:val="en-US" w:eastAsia="en-US"/>
            </w:rPr>
          </w:pPr>
          <w:hyperlink w:anchor="_Toc519804889" w:history="1">
            <w:r w:rsidR="00665BFC" w:rsidRPr="007051CC">
              <w:rPr>
                <w:rStyle w:val="Hyperlink"/>
                <w:noProof/>
              </w:rPr>
              <w:t>1.2</w:t>
            </w:r>
            <w:r w:rsidR="00665BFC">
              <w:rPr>
                <w:rFonts w:eastAsiaTheme="minorEastAsia" w:cstheme="minorBidi"/>
                <w:smallCaps w:val="0"/>
                <w:noProof/>
                <w:sz w:val="22"/>
                <w:szCs w:val="22"/>
                <w:lang w:val="en-US" w:eastAsia="en-US"/>
              </w:rPr>
              <w:tab/>
            </w:r>
            <w:r w:rsidR="00665BFC" w:rsidRPr="007051CC">
              <w:rPr>
                <w:rStyle w:val="Hyperlink"/>
                <w:noProof/>
              </w:rPr>
              <w:t>References</w:t>
            </w:r>
            <w:r w:rsidR="00665BFC">
              <w:rPr>
                <w:noProof/>
                <w:webHidden/>
              </w:rPr>
              <w:tab/>
            </w:r>
            <w:r w:rsidR="00665BFC">
              <w:rPr>
                <w:noProof/>
                <w:webHidden/>
              </w:rPr>
              <w:fldChar w:fldCharType="begin"/>
            </w:r>
            <w:r w:rsidR="00665BFC">
              <w:rPr>
                <w:noProof/>
                <w:webHidden/>
              </w:rPr>
              <w:instrText xml:space="preserve"> PAGEREF _Toc519804889 \h </w:instrText>
            </w:r>
            <w:r w:rsidR="00665BFC">
              <w:rPr>
                <w:noProof/>
                <w:webHidden/>
              </w:rPr>
            </w:r>
            <w:r w:rsidR="00665BFC">
              <w:rPr>
                <w:noProof/>
                <w:webHidden/>
              </w:rPr>
              <w:fldChar w:fldCharType="separate"/>
            </w:r>
            <w:r w:rsidR="00880D93">
              <w:rPr>
                <w:noProof/>
                <w:webHidden/>
              </w:rPr>
              <w:t>1</w:t>
            </w:r>
            <w:r w:rsidR="00665BFC">
              <w:rPr>
                <w:noProof/>
                <w:webHidden/>
              </w:rPr>
              <w:fldChar w:fldCharType="end"/>
            </w:r>
          </w:hyperlink>
        </w:p>
        <w:p w14:paraId="5C3118CF" w14:textId="2966E2FD" w:rsidR="00665BFC" w:rsidRDefault="001F57CD">
          <w:pPr>
            <w:pStyle w:val="TOC2"/>
            <w:rPr>
              <w:rFonts w:eastAsiaTheme="minorEastAsia" w:cstheme="minorBidi"/>
              <w:smallCaps w:val="0"/>
              <w:noProof/>
              <w:sz w:val="22"/>
              <w:szCs w:val="22"/>
              <w:lang w:val="en-US" w:eastAsia="en-US"/>
            </w:rPr>
          </w:pPr>
          <w:hyperlink w:anchor="_Toc519804890" w:history="1">
            <w:r w:rsidR="00665BFC" w:rsidRPr="007051CC">
              <w:rPr>
                <w:rStyle w:val="Hyperlink"/>
                <w:noProof/>
              </w:rPr>
              <w:t>1.3</w:t>
            </w:r>
            <w:r w:rsidR="00665BFC">
              <w:rPr>
                <w:rFonts w:eastAsiaTheme="minorEastAsia" w:cstheme="minorBidi"/>
                <w:smallCaps w:val="0"/>
                <w:noProof/>
                <w:sz w:val="22"/>
                <w:szCs w:val="22"/>
                <w:lang w:val="en-US" w:eastAsia="en-US"/>
              </w:rPr>
              <w:tab/>
            </w:r>
            <w:r w:rsidR="00665BFC" w:rsidRPr="007051CC">
              <w:rPr>
                <w:rStyle w:val="Hyperlink"/>
                <w:noProof/>
              </w:rPr>
              <w:t>Terms, definitions and abbreviations</w:t>
            </w:r>
            <w:r w:rsidR="00665BFC">
              <w:rPr>
                <w:noProof/>
                <w:webHidden/>
              </w:rPr>
              <w:tab/>
            </w:r>
            <w:r w:rsidR="00665BFC">
              <w:rPr>
                <w:noProof/>
                <w:webHidden/>
              </w:rPr>
              <w:fldChar w:fldCharType="begin"/>
            </w:r>
            <w:r w:rsidR="00665BFC">
              <w:rPr>
                <w:noProof/>
                <w:webHidden/>
              </w:rPr>
              <w:instrText xml:space="preserve"> PAGEREF _Toc519804890 \h </w:instrText>
            </w:r>
            <w:r w:rsidR="00665BFC">
              <w:rPr>
                <w:noProof/>
                <w:webHidden/>
              </w:rPr>
            </w:r>
            <w:r w:rsidR="00665BFC">
              <w:rPr>
                <w:noProof/>
                <w:webHidden/>
              </w:rPr>
              <w:fldChar w:fldCharType="separate"/>
            </w:r>
            <w:r w:rsidR="00880D93">
              <w:rPr>
                <w:noProof/>
                <w:webHidden/>
              </w:rPr>
              <w:t>2</w:t>
            </w:r>
            <w:r w:rsidR="00665BFC">
              <w:rPr>
                <w:noProof/>
                <w:webHidden/>
              </w:rPr>
              <w:fldChar w:fldCharType="end"/>
            </w:r>
          </w:hyperlink>
        </w:p>
        <w:p w14:paraId="6291ABB7" w14:textId="2EB58973" w:rsidR="00665BFC" w:rsidRDefault="001F57CD">
          <w:pPr>
            <w:pStyle w:val="TOC2"/>
            <w:rPr>
              <w:rFonts w:eastAsiaTheme="minorEastAsia" w:cstheme="minorBidi"/>
              <w:smallCaps w:val="0"/>
              <w:noProof/>
              <w:sz w:val="22"/>
              <w:szCs w:val="22"/>
              <w:lang w:val="en-US" w:eastAsia="en-US"/>
            </w:rPr>
          </w:pPr>
          <w:hyperlink w:anchor="_Toc519804891" w:history="1">
            <w:r w:rsidR="00665BFC" w:rsidRPr="007051CC">
              <w:rPr>
                <w:rStyle w:val="Hyperlink"/>
                <w:noProof/>
              </w:rPr>
              <w:t>1.4</w:t>
            </w:r>
            <w:r w:rsidR="00665BFC">
              <w:rPr>
                <w:rFonts w:eastAsiaTheme="minorEastAsia" w:cstheme="minorBidi"/>
                <w:smallCaps w:val="0"/>
                <w:noProof/>
                <w:sz w:val="22"/>
                <w:szCs w:val="22"/>
                <w:lang w:val="en-US" w:eastAsia="en-US"/>
              </w:rPr>
              <w:tab/>
            </w:r>
            <w:r w:rsidR="00665BFC" w:rsidRPr="007051CC">
              <w:rPr>
                <w:rStyle w:val="Hyperlink"/>
                <w:noProof/>
              </w:rPr>
              <w:t>General Data Product Description</w:t>
            </w:r>
            <w:r w:rsidR="00665BFC">
              <w:rPr>
                <w:noProof/>
                <w:webHidden/>
              </w:rPr>
              <w:tab/>
            </w:r>
            <w:r w:rsidR="00665BFC">
              <w:rPr>
                <w:noProof/>
                <w:webHidden/>
              </w:rPr>
              <w:fldChar w:fldCharType="begin"/>
            </w:r>
            <w:r w:rsidR="00665BFC">
              <w:rPr>
                <w:noProof/>
                <w:webHidden/>
              </w:rPr>
              <w:instrText xml:space="preserve"> PAGEREF _Toc519804891 \h </w:instrText>
            </w:r>
            <w:r w:rsidR="00665BFC">
              <w:rPr>
                <w:noProof/>
                <w:webHidden/>
              </w:rPr>
            </w:r>
            <w:r w:rsidR="00665BFC">
              <w:rPr>
                <w:noProof/>
                <w:webHidden/>
              </w:rPr>
              <w:fldChar w:fldCharType="separate"/>
            </w:r>
            <w:r w:rsidR="00880D93">
              <w:rPr>
                <w:noProof/>
                <w:webHidden/>
              </w:rPr>
              <w:t>7</w:t>
            </w:r>
            <w:r w:rsidR="00665BFC">
              <w:rPr>
                <w:noProof/>
                <w:webHidden/>
              </w:rPr>
              <w:fldChar w:fldCharType="end"/>
            </w:r>
          </w:hyperlink>
        </w:p>
        <w:p w14:paraId="0975889D" w14:textId="7E47A6F6" w:rsidR="00665BFC" w:rsidRDefault="001F57CD">
          <w:pPr>
            <w:pStyle w:val="TOC2"/>
            <w:rPr>
              <w:rFonts w:eastAsiaTheme="minorEastAsia" w:cstheme="minorBidi"/>
              <w:smallCaps w:val="0"/>
              <w:noProof/>
              <w:sz w:val="22"/>
              <w:szCs w:val="22"/>
              <w:lang w:val="en-US" w:eastAsia="en-US"/>
            </w:rPr>
          </w:pPr>
          <w:hyperlink w:anchor="_Toc519804892" w:history="1">
            <w:r w:rsidR="00665BFC" w:rsidRPr="007051CC">
              <w:rPr>
                <w:rStyle w:val="Hyperlink"/>
                <w:noProof/>
              </w:rPr>
              <w:t>1.5</w:t>
            </w:r>
            <w:r w:rsidR="00665BFC">
              <w:rPr>
                <w:rFonts w:eastAsiaTheme="minorEastAsia" w:cstheme="minorBidi"/>
                <w:smallCaps w:val="0"/>
                <w:noProof/>
                <w:sz w:val="22"/>
                <w:szCs w:val="22"/>
                <w:lang w:val="en-US" w:eastAsia="en-US"/>
              </w:rPr>
              <w:tab/>
            </w:r>
            <w:r w:rsidR="00665BFC" w:rsidRPr="007051CC">
              <w:rPr>
                <w:rStyle w:val="Hyperlink"/>
                <w:noProof/>
              </w:rPr>
              <w:t>Catalogue specification metadata</w:t>
            </w:r>
            <w:r w:rsidR="00665BFC">
              <w:rPr>
                <w:noProof/>
                <w:webHidden/>
              </w:rPr>
              <w:tab/>
            </w:r>
            <w:r w:rsidR="00665BFC">
              <w:rPr>
                <w:noProof/>
                <w:webHidden/>
              </w:rPr>
              <w:fldChar w:fldCharType="begin"/>
            </w:r>
            <w:r w:rsidR="00665BFC">
              <w:rPr>
                <w:noProof/>
                <w:webHidden/>
              </w:rPr>
              <w:instrText xml:space="preserve"> PAGEREF _Toc519804892 \h </w:instrText>
            </w:r>
            <w:r w:rsidR="00665BFC">
              <w:rPr>
                <w:noProof/>
                <w:webHidden/>
              </w:rPr>
            </w:r>
            <w:r w:rsidR="00665BFC">
              <w:rPr>
                <w:noProof/>
                <w:webHidden/>
              </w:rPr>
              <w:fldChar w:fldCharType="separate"/>
            </w:r>
            <w:r w:rsidR="00880D93">
              <w:rPr>
                <w:noProof/>
                <w:webHidden/>
              </w:rPr>
              <w:t>7</w:t>
            </w:r>
            <w:r w:rsidR="00665BFC">
              <w:rPr>
                <w:noProof/>
                <w:webHidden/>
              </w:rPr>
              <w:fldChar w:fldCharType="end"/>
            </w:r>
          </w:hyperlink>
        </w:p>
        <w:p w14:paraId="7D06AF8C" w14:textId="3E7CAD90" w:rsidR="00665BFC" w:rsidRDefault="001F57CD">
          <w:pPr>
            <w:pStyle w:val="TOC2"/>
            <w:rPr>
              <w:rFonts w:eastAsiaTheme="minorEastAsia" w:cstheme="minorBidi"/>
              <w:smallCaps w:val="0"/>
              <w:noProof/>
              <w:sz w:val="22"/>
              <w:szCs w:val="22"/>
              <w:lang w:val="en-US" w:eastAsia="en-US"/>
            </w:rPr>
          </w:pPr>
          <w:hyperlink w:anchor="_Toc519804893" w:history="1">
            <w:r w:rsidR="00665BFC" w:rsidRPr="007051CC">
              <w:rPr>
                <w:rStyle w:val="Hyperlink"/>
                <w:noProof/>
              </w:rPr>
              <w:t>1.6</w:t>
            </w:r>
            <w:r w:rsidR="00665BFC">
              <w:rPr>
                <w:rFonts w:eastAsiaTheme="minorEastAsia" w:cstheme="minorBidi"/>
                <w:smallCaps w:val="0"/>
                <w:noProof/>
                <w:sz w:val="22"/>
                <w:szCs w:val="22"/>
                <w:lang w:val="en-US" w:eastAsia="en-US"/>
              </w:rPr>
              <w:tab/>
            </w:r>
            <w:r w:rsidR="00665BFC" w:rsidRPr="007051CC">
              <w:rPr>
                <w:rStyle w:val="Hyperlink"/>
                <w:noProof/>
              </w:rPr>
              <w:t>Implementation phases</w:t>
            </w:r>
            <w:r w:rsidR="00665BFC">
              <w:rPr>
                <w:noProof/>
                <w:webHidden/>
              </w:rPr>
              <w:tab/>
            </w:r>
            <w:r w:rsidR="00665BFC">
              <w:rPr>
                <w:noProof/>
                <w:webHidden/>
              </w:rPr>
              <w:fldChar w:fldCharType="begin"/>
            </w:r>
            <w:r w:rsidR="00665BFC">
              <w:rPr>
                <w:noProof/>
                <w:webHidden/>
              </w:rPr>
              <w:instrText xml:space="preserve"> PAGEREF _Toc519804893 \h </w:instrText>
            </w:r>
            <w:r w:rsidR="00665BFC">
              <w:rPr>
                <w:noProof/>
                <w:webHidden/>
              </w:rPr>
            </w:r>
            <w:r w:rsidR="00665BFC">
              <w:rPr>
                <w:noProof/>
                <w:webHidden/>
              </w:rPr>
              <w:fldChar w:fldCharType="separate"/>
            </w:r>
            <w:r w:rsidR="00880D93">
              <w:rPr>
                <w:noProof/>
                <w:webHidden/>
              </w:rPr>
              <w:t>9</w:t>
            </w:r>
            <w:r w:rsidR="00665BFC">
              <w:rPr>
                <w:noProof/>
                <w:webHidden/>
              </w:rPr>
              <w:fldChar w:fldCharType="end"/>
            </w:r>
          </w:hyperlink>
        </w:p>
        <w:p w14:paraId="048976C3" w14:textId="636B6665" w:rsidR="00665BFC" w:rsidRDefault="001F57CD">
          <w:pPr>
            <w:pStyle w:val="TOC1"/>
            <w:rPr>
              <w:rFonts w:eastAsiaTheme="minorEastAsia" w:cstheme="minorBidi"/>
              <w:b w:val="0"/>
              <w:bCs w:val="0"/>
              <w:caps w:val="0"/>
              <w:noProof/>
              <w:sz w:val="22"/>
              <w:szCs w:val="22"/>
              <w:lang w:val="en-US" w:eastAsia="en-US"/>
            </w:rPr>
          </w:pPr>
          <w:hyperlink w:anchor="_Toc519804894" w:history="1">
            <w:r w:rsidR="00665BFC" w:rsidRPr="007051CC">
              <w:rPr>
                <w:rStyle w:val="Hyperlink"/>
                <w:noProof/>
              </w:rPr>
              <w:t>2</w:t>
            </w:r>
            <w:r w:rsidR="00665BFC">
              <w:rPr>
                <w:rFonts w:eastAsiaTheme="minorEastAsia" w:cstheme="minorBidi"/>
                <w:b w:val="0"/>
                <w:bCs w:val="0"/>
                <w:caps w:val="0"/>
                <w:noProof/>
                <w:sz w:val="22"/>
                <w:szCs w:val="22"/>
                <w:lang w:val="en-US" w:eastAsia="en-US"/>
              </w:rPr>
              <w:tab/>
            </w:r>
            <w:r w:rsidR="00665BFC" w:rsidRPr="007051CC">
              <w:rPr>
                <w:rStyle w:val="Hyperlink"/>
                <w:noProof/>
              </w:rPr>
              <w:t>Specification Scopes</w:t>
            </w:r>
            <w:r w:rsidR="00665BFC">
              <w:rPr>
                <w:noProof/>
                <w:webHidden/>
              </w:rPr>
              <w:tab/>
            </w:r>
            <w:r w:rsidR="00665BFC">
              <w:rPr>
                <w:noProof/>
                <w:webHidden/>
              </w:rPr>
              <w:fldChar w:fldCharType="begin"/>
            </w:r>
            <w:r w:rsidR="00665BFC">
              <w:rPr>
                <w:noProof/>
                <w:webHidden/>
              </w:rPr>
              <w:instrText xml:space="preserve"> PAGEREF _Toc519804894 \h </w:instrText>
            </w:r>
            <w:r w:rsidR="00665BFC">
              <w:rPr>
                <w:noProof/>
                <w:webHidden/>
              </w:rPr>
            </w:r>
            <w:r w:rsidR="00665BFC">
              <w:rPr>
                <w:noProof/>
                <w:webHidden/>
              </w:rPr>
              <w:fldChar w:fldCharType="separate"/>
            </w:r>
            <w:r w:rsidR="00880D93">
              <w:rPr>
                <w:noProof/>
                <w:webHidden/>
              </w:rPr>
              <w:t>9</w:t>
            </w:r>
            <w:r w:rsidR="00665BFC">
              <w:rPr>
                <w:noProof/>
                <w:webHidden/>
              </w:rPr>
              <w:fldChar w:fldCharType="end"/>
            </w:r>
          </w:hyperlink>
        </w:p>
        <w:p w14:paraId="289DD5B5" w14:textId="733CA126" w:rsidR="00665BFC" w:rsidRDefault="001F57CD">
          <w:pPr>
            <w:pStyle w:val="TOC1"/>
            <w:rPr>
              <w:rFonts w:eastAsiaTheme="minorEastAsia" w:cstheme="minorBidi"/>
              <w:b w:val="0"/>
              <w:bCs w:val="0"/>
              <w:caps w:val="0"/>
              <w:noProof/>
              <w:sz w:val="22"/>
              <w:szCs w:val="22"/>
              <w:lang w:val="en-US" w:eastAsia="en-US"/>
            </w:rPr>
          </w:pPr>
          <w:hyperlink w:anchor="_Toc519804895" w:history="1">
            <w:r w:rsidR="00665BFC" w:rsidRPr="007051CC">
              <w:rPr>
                <w:rStyle w:val="Hyperlink"/>
                <w:noProof/>
              </w:rPr>
              <w:t>3</w:t>
            </w:r>
            <w:r w:rsidR="00665BFC">
              <w:rPr>
                <w:rFonts w:eastAsiaTheme="minorEastAsia" w:cstheme="minorBidi"/>
                <w:b w:val="0"/>
                <w:bCs w:val="0"/>
                <w:caps w:val="0"/>
                <w:noProof/>
                <w:sz w:val="22"/>
                <w:szCs w:val="22"/>
                <w:lang w:val="en-US" w:eastAsia="en-US"/>
              </w:rPr>
              <w:tab/>
            </w:r>
            <w:r w:rsidR="00665BFC" w:rsidRPr="007051CC">
              <w:rPr>
                <w:rStyle w:val="Hyperlink"/>
                <w:noProof/>
              </w:rPr>
              <w:t>Interoperability Catalogue Identification</w:t>
            </w:r>
            <w:r w:rsidR="00665BFC">
              <w:rPr>
                <w:noProof/>
                <w:webHidden/>
              </w:rPr>
              <w:tab/>
            </w:r>
            <w:r w:rsidR="00665BFC">
              <w:rPr>
                <w:noProof/>
                <w:webHidden/>
              </w:rPr>
              <w:fldChar w:fldCharType="begin"/>
            </w:r>
            <w:r w:rsidR="00665BFC">
              <w:rPr>
                <w:noProof/>
                <w:webHidden/>
              </w:rPr>
              <w:instrText xml:space="preserve"> PAGEREF _Toc519804895 \h </w:instrText>
            </w:r>
            <w:r w:rsidR="00665BFC">
              <w:rPr>
                <w:noProof/>
                <w:webHidden/>
              </w:rPr>
            </w:r>
            <w:r w:rsidR="00665BFC">
              <w:rPr>
                <w:noProof/>
                <w:webHidden/>
              </w:rPr>
              <w:fldChar w:fldCharType="separate"/>
            </w:r>
            <w:r w:rsidR="00880D93">
              <w:rPr>
                <w:noProof/>
                <w:webHidden/>
              </w:rPr>
              <w:t>9</w:t>
            </w:r>
            <w:r w:rsidR="00665BFC">
              <w:rPr>
                <w:noProof/>
                <w:webHidden/>
              </w:rPr>
              <w:fldChar w:fldCharType="end"/>
            </w:r>
          </w:hyperlink>
        </w:p>
        <w:p w14:paraId="4A1C4371" w14:textId="0DFB5FC2" w:rsidR="00665BFC" w:rsidRDefault="001F57CD">
          <w:pPr>
            <w:pStyle w:val="TOC1"/>
            <w:rPr>
              <w:rFonts w:eastAsiaTheme="minorEastAsia" w:cstheme="minorBidi"/>
              <w:b w:val="0"/>
              <w:bCs w:val="0"/>
              <w:caps w:val="0"/>
              <w:noProof/>
              <w:sz w:val="22"/>
              <w:szCs w:val="22"/>
              <w:lang w:val="en-US" w:eastAsia="en-US"/>
            </w:rPr>
          </w:pPr>
          <w:hyperlink w:anchor="_Toc519804896" w:history="1">
            <w:r w:rsidR="00665BFC" w:rsidRPr="007051CC">
              <w:rPr>
                <w:rStyle w:val="Hyperlink"/>
                <w:noProof/>
              </w:rPr>
              <w:t>4</w:t>
            </w:r>
            <w:r w:rsidR="00665BFC">
              <w:rPr>
                <w:rFonts w:eastAsiaTheme="minorEastAsia" w:cstheme="minorBidi"/>
                <w:b w:val="0"/>
                <w:bCs w:val="0"/>
                <w:caps w:val="0"/>
                <w:noProof/>
                <w:sz w:val="22"/>
                <w:szCs w:val="22"/>
                <w:lang w:val="en-US" w:eastAsia="en-US"/>
              </w:rPr>
              <w:tab/>
            </w:r>
            <w:r w:rsidR="00665BFC" w:rsidRPr="007051CC">
              <w:rPr>
                <w:rStyle w:val="Hyperlink"/>
                <w:noProof/>
              </w:rPr>
              <w:t>Data Content and structure</w:t>
            </w:r>
            <w:r w:rsidR="00665BFC">
              <w:rPr>
                <w:noProof/>
                <w:webHidden/>
              </w:rPr>
              <w:tab/>
            </w:r>
            <w:r w:rsidR="00665BFC">
              <w:rPr>
                <w:noProof/>
                <w:webHidden/>
              </w:rPr>
              <w:fldChar w:fldCharType="begin"/>
            </w:r>
            <w:r w:rsidR="00665BFC">
              <w:rPr>
                <w:noProof/>
                <w:webHidden/>
              </w:rPr>
              <w:instrText xml:space="preserve"> PAGEREF _Toc519804896 \h </w:instrText>
            </w:r>
            <w:r w:rsidR="00665BFC">
              <w:rPr>
                <w:noProof/>
                <w:webHidden/>
              </w:rPr>
            </w:r>
            <w:r w:rsidR="00665BFC">
              <w:rPr>
                <w:noProof/>
                <w:webHidden/>
              </w:rPr>
              <w:fldChar w:fldCharType="separate"/>
            </w:r>
            <w:r w:rsidR="00880D93">
              <w:rPr>
                <w:noProof/>
                <w:webHidden/>
              </w:rPr>
              <w:t>10</w:t>
            </w:r>
            <w:r w:rsidR="00665BFC">
              <w:rPr>
                <w:noProof/>
                <w:webHidden/>
              </w:rPr>
              <w:fldChar w:fldCharType="end"/>
            </w:r>
          </w:hyperlink>
        </w:p>
        <w:p w14:paraId="395412DA" w14:textId="242BBD33" w:rsidR="00665BFC" w:rsidRDefault="001F57CD">
          <w:pPr>
            <w:pStyle w:val="TOC2"/>
            <w:rPr>
              <w:rFonts w:eastAsiaTheme="minorEastAsia" w:cstheme="minorBidi"/>
              <w:smallCaps w:val="0"/>
              <w:noProof/>
              <w:sz w:val="22"/>
              <w:szCs w:val="22"/>
              <w:lang w:val="en-US" w:eastAsia="en-US"/>
            </w:rPr>
          </w:pPr>
          <w:hyperlink w:anchor="_Toc519804897" w:history="1">
            <w:r w:rsidR="00665BFC" w:rsidRPr="007051CC">
              <w:rPr>
                <w:rStyle w:val="Hyperlink"/>
                <w:noProof/>
              </w:rPr>
              <w:t>4.1</w:t>
            </w:r>
            <w:r w:rsidR="00665BFC">
              <w:rPr>
                <w:rFonts w:eastAsiaTheme="minorEastAsia" w:cstheme="minorBidi"/>
                <w:smallCaps w:val="0"/>
                <w:noProof/>
                <w:sz w:val="22"/>
                <w:szCs w:val="22"/>
                <w:lang w:val="en-US" w:eastAsia="en-US"/>
              </w:rPr>
              <w:tab/>
            </w:r>
            <w:r w:rsidR="00665BFC" w:rsidRPr="007051CC">
              <w:rPr>
                <w:rStyle w:val="Hyperlink"/>
                <w:noProof/>
              </w:rPr>
              <w:t>Introduction</w:t>
            </w:r>
            <w:r w:rsidR="00665BFC">
              <w:rPr>
                <w:noProof/>
                <w:webHidden/>
              </w:rPr>
              <w:tab/>
            </w:r>
            <w:r w:rsidR="00665BFC">
              <w:rPr>
                <w:noProof/>
                <w:webHidden/>
              </w:rPr>
              <w:fldChar w:fldCharType="begin"/>
            </w:r>
            <w:r w:rsidR="00665BFC">
              <w:rPr>
                <w:noProof/>
                <w:webHidden/>
              </w:rPr>
              <w:instrText xml:space="preserve"> PAGEREF _Toc519804897 \h </w:instrText>
            </w:r>
            <w:r w:rsidR="00665BFC">
              <w:rPr>
                <w:noProof/>
                <w:webHidden/>
              </w:rPr>
            </w:r>
            <w:r w:rsidR="00665BFC">
              <w:rPr>
                <w:noProof/>
                <w:webHidden/>
              </w:rPr>
              <w:fldChar w:fldCharType="separate"/>
            </w:r>
            <w:r w:rsidR="00880D93">
              <w:rPr>
                <w:noProof/>
                <w:webHidden/>
              </w:rPr>
              <w:t>10</w:t>
            </w:r>
            <w:r w:rsidR="00665BFC">
              <w:rPr>
                <w:noProof/>
                <w:webHidden/>
              </w:rPr>
              <w:fldChar w:fldCharType="end"/>
            </w:r>
          </w:hyperlink>
        </w:p>
        <w:p w14:paraId="69641600" w14:textId="68EA0DCE" w:rsidR="00665BFC" w:rsidRDefault="001F57CD">
          <w:pPr>
            <w:pStyle w:val="TOC2"/>
            <w:rPr>
              <w:rFonts w:eastAsiaTheme="minorEastAsia" w:cstheme="minorBidi"/>
              <w:smallCaps w:val="0"/>
              <w:noProof/>
              <w:sz w:val="22"/>
              <w:szCs w:val="22"/>
              <w:lang w:val="en-US" w:eastAsia="en-US"/>
            </w:rPr>
          </w:pPr>
          <w:hyperlink w:anchor="_Toc519804898" w:history="1">
            <w:r w:rsidR="00665BFC" w:rsidRPr="007051CC">
              <w:rPr>
                <w:rStyle w:val="Hyperlink"/>
                <w:noProof/>
              </w:rPr>
              <w:t>4.2</w:t>
            </w:r>
            <w:r w:rsidR="00665BFC">
              <w:rPr>
                <w:rFonts w:eastAsiaTheme="minorEastAsia" w:cstheme="minorBidi"/>
                <w:smallCaps w:val="0"/>
                <w:noProof/>
                <w:sz w:val="22"/>
                <w:szCs w:val="22"/>
                <w:lang w:val="en-US" w:eastAsia="en-US"/>
              </w:rPr>
              <w:tab/>
            </w:r>
            <w:r w:rsidR="00665BFC" w:rsidRPr="007051CC">
              <w:rPr>
                <w:rStyle w:val="Hyperlink"/>
                <w:noProof/>
              </w:rPr>
              <w:t>Overview of approach to implementing interoperability</w:t>
            </w:r>
            <w:r w:rsidR="00665BFC">
              <w:rPr>
                <w:noProof/>
                <w:webHidden/>
              </w:rPr>
              <w:tab/>
            </w:r>
            <w:r w:rsidR="00665BFC">
              <w:rPr>
                <w:noProof/>
                <w:webHidden/>
              </w:rPr>
              <w:fldChar w:fldCharType="begin"/>
            </w:r>
            <w:r w:rsidR="00665BFC">
              <w:rPr>
                <w:noProof/>
                <w:webHidden/>
              </w:rPr>
              <w:instrText xml:space="preserve"> PAGEREF _Toc519804898 \h </w:instrText>
            </w:r>
            <w:r w:rsidR="00665BFC">
              <w:rPr>
                <w:noProof/>
                <w:webHidden/>
              </w:rPr>
            </w:r>
            <w:r w:rsidR="00665BFC">
              <w:rPr>
                <w:noProof/>
                <w:webHidden/>
              </w:rPr>
              <w:fldChar w:fldCharType="separate"/>
            </w:r>
            <w:r w:rsidR="00880D93">
              <w:rPr>
                <w:noProof/>
                <w:webHidden/>
              </w:rPr>
              <w:t>10</w:t>
            </w:r>
            <w:r w:rsidR="00665BFC">
              <w:rPr>
                <w:noProof/>
                <w:webHidden/>
              </w:rPr>
              <w:fldChar w:fldCharType="end"/>
            </w:r>
          </w:hyperlink>
        </w:p>
        <w:p w14:paraId="3FACF1EA" w14:textId="3641845E" w:rsidR="00665BFC" w:rsidRDefault="001F57CD">
          <w:pPr>
            <w:pStyle w:val="TOC2"/>
            <w:rPr>
              <w:rFonts w:eastAsiaTheme="minorEastAsia" w:cstheme="minorBidi"/>
              <w:smallCaps w:val="0"/>
              <w:noProof/>
              <w:sz w:val="22"/>
              <w:szCs w:val="22"/>
              <w:lang w:val="en-US" w:eastAsia="en-US"/>
            </w:rPr>
          </w:pPr>
          <w:hyperlink w:anchor="_Toc519804899" w:history="1">
            <w:r w:rsidR="00665BFC" w:rsidRPr="007051CC">
              <w:rPr>
                <w:rStyle w:val="Hyperlink"/>
                <w:noProof/>
              </w:rPr>
              <w:t>4.3</w:t>
            </w:r>
            <w:r w:rsidR="00665BFC">
              <w:rPr>
                <w:rFonts w:eastAsiaTheme="minorEastAsia" w:cstheme="minorBidi"/>
                <w:smallCaps w:val="0"/>
                <w:noProof/>
                <w:sz w:val="22"/>
                <w:szCs w:val="22"/>
                <w:lang w:val="en-US" w:eastAsia="en-US"/>
              </w:rPr>
              <w:tab/>
            </w:r>
            <w:r w:rsidR="00665BFC" w:rsidRPr="007051CC">
              <w:rPr>
                <w:rStyle w:val="Hyperlink"/>
                <w:noProof/>
              </w:rPr>
              <w:t>Application Schema</w:t>
            </w:r>
            <w:r w:rsidR="00665BFC">
              <w:rPr>
                <w:noProof/>
                <w:webHidden/>
              </w:rPr>
              <w:tab/>
            </w:r>
            <w:r w:rsidR="00665BFC">
              <w:rPr>
                <w:noProof/>
                <w:webHidden/>
              </w:rPr>
              <w:fldChar w:fldCharType="begin"/>
            </w:r>
            <w:r w:rsidR="00665BFC">
              <w:rPr>
                <w:noProof/>
                <w:webHidden/>
              </w:rPr>
              <w:instrText xml:space="preserve"> PAGEREF _Toc519804899 \h </w:instrText>
            </w:r>
            <w:r w:rsidR="00665BFC">
              <w:rPr>
                <w:noProof/>
                <w:webHidden/>
              </w:rPr>
            </w:r>
            <w:r w:rsidR="00665BFC">
              <w:rPr>
                <w:noProof/>
                <w:webHidden/>
              </w:rPr>
              <w:fldChar w:fldCharType="separate"/>
            </w:r>
            <w:r w:rsidR="00880D93">
              <w:rPr>
                <w:noProof/>
                <w:webHidden/>
              </w:rPr>
              <w:t>13</w:t>
            </w:r>
            <w:r w:rsidR="00665BFC">
              <w:rPr>
                <w:noProof/>
                <w:webHidden/>
              </w:rPr>
              <w:fldChar w:fldCharType="end"/>
            </w:r>
          </w:hyperlink>
        </w:p>
        <w:p w14:paraId="68C977C5" w14:textId="24A166BE" w:rsidR="00665BFC" w:rsidRDefault="001F57CD">
          <w:pPr>
            <w:pStyle w:val="TOC2"/>
            <w:rPr>
              <w:rFonts w:eastAsiaTheme="minorEastAsia" w:cstheme="minorBidi"/>
              <w:smallCaps w:val="0"/>
              <w:noProof/>
              <w:sz w:val="22"/>
              <w:szCs w:val="22"/>
              <w:lang w:val="en-US" w:eastAsia="en-US"/>
            </w:rPr>
          </w:pPr>
          <w:hyperlink w:anchor="_Toc519804900" w:history="1">
            <w:r w:rsidR="00665BFC" w:rsidRPr="007051CC">
              <w:rPr>
                <w:rStyle w:val="Hyperlink"/>
                <w:noProof/>
              </w:rPr>
              <w:t>4.4</w:t>
            </w:r>
            <w:r w:rsidR="00665BFC">
              <w:rPr>
                <w:rFonts w:eastAsiaTheme="minorEastAsia" w:cstheme="minorBidi"/>
                <w:smallCaps w:val="0"/>
                <w:noProof/>
                <w:sz w:val="22"/>
                <w:szCs w:val="22"/>
                <w:lang w:val="en-US" w:eastAsia="en-US"/>
              </w:rPr>
              <w:tab/>
            </w:r>
            <w:r w:rsidR="00665BFC" w:rsidRPr="007051CC">
              <w:rPr>
                <w:rStyle w:val="Hyperlink"/>
                <w:noProof/>
              </w:rPr>
              <w:t>Interoperability Catalogue</w:t>
            </w:r>
            <w:r w:rsidR="00665BFC">
              <w:rPr>
                <w:noProof/>
                <w:webHidden/>
              </w:rPr>
              <w:tab/>
            </w:r>
            <w:r w:rsidR="00665BFC">
              <w:rPr>
                <w:noProof/>
                <w:webHidden/>
              </w:rPr>
              <w:fldChar w:fldCharType="begin"/>
            </w:r>
            <w:r w:rsidR="00665BFC">
              <w:rPr>
                <w:noProof/>
                <w:webHidden/>
              </w:rPr>
              <w:instrText xml:space="preserve"> PAGEREF _Toc519804900 \h </w:instrText>
            </w:r>
            <w:r w:rsidR="00665BFC">
              <w:rPr>
                <w:noProof/>
                <w:webHidden/>
              </w:rPr>
            </w:r>
            <w:r w:rsidR="00665BFC">
              <w:rPr>
                <w:noProof/>
                <w:webHidden/>
              </w:rPr>
              <w:fldChar w:fldCharType="separate"/>
            </w:r>
            <w:r w:rsidR="00880D93">
              <w:rPr>
                <w:noProof/>
                <w:webHidden/>
              </w:rPr>
              <w:t>14</w:t>
            </w:r>
            <w:r w:rsidR="00665BFC">
              <w:rPr>
                <w:noProof/>
                <w:webHidden/>
              </w:rPr>
              <w:fldChar w:fldCharType="end"/>
            </w:r>
          </w:hyperlink>
        </w:p>
        <w:p w14:paraId="1404B1A3" w14:textId="158D4A81" w:rsidR="00665BFC" w:rsidRDefault="001F57CD">
          <w:pPr>
            <w:pStyle w:val="TOC2"/>
            <w:rPr>
              <w:rFonts w:eastAsiaTheme="minorEastAsia" w:cstheme="minorBidi"/>
              <w:smallCaps w:val="0"/>
              <w:noProof/>
              <w:sz w:val="22"/>
              <w:szCs w:val="22"/>
              <w:lang w:val="en-US" w:eastAsia="en-US"/>
            </w:rPr>
          </w:pPr>
          <w:hyperlink w:anchor="_Toc519804901" w:history="1">
            <w:r w:rsidR="00665BFC" w:rsidRPr="007051CC">
              <w:rPr>
                <w:rStyle w:val="Hyperlink"/>
                <w:noProof/>
              </w:rPr>
              <w:t>4.5</w:t>
            </w:r>
            <w:r w:rsidR="00665BFC">
              <w:rPr>
                <w:rFonts w:eastAsiaTheme="minorEastAsia" w:cstheme="minorBidi"/>
                <w:smallCaps w:val="0"/>
                <w:noProof/>
                <w:sz w:val="22"/>
                <w:szCs w:val="22"/>
                <w:lang w:val="en-US" w:eastAsia="en-US"/>
              </w:rPr>
              <w:tab/>
            </w:r>
            <w:r w:rsidR="00665BFC" w:rsidRPr="007051CC">
              <w:rPr>
                <w:rStyle w:val="Hyperlink"/>
                <w:noProof/>
              </w:rPr>
              <w:t>Filters</w:t>
            </w:r>
            <w:r w:rsidR="00665BFC">
              <w:rPr>
                <w:noProof/>
                <w:webHidden/>
              </w:rPr>
              <w:tab/>
            </w:r>
            <w:r w:rsidR="00665BFC">
              <w:rPr>
                <w:noProof/>
                <w:webHidden/>
              </w:rPr>
              <w:fldChar w:fldCharType="begin"/>
            </w:r>
            <w:r w:rsidR="00665BFC">
              <w:rPr>
                <w:noProof/>
                <w:webHidden/>
              </w:rPr>
              <w:instrText xml:space="preserve"> PAGEREF _Toc519804901 \h </w:instrText>
            </w:r>
            <w:r w:rsidR="00665BFC">
              <w:rPr>
                <w:noProof/>
                <w:webHidden/>
              </w:rPr>
            </w:r>
            <w:r w:rsidR="00665BFC">
              <w:rPr>
                <w:noProof/>
                <w:webHidden/>
              </w:rPr>
              <w:fldChar w:fldCharType="separate"/>
            </w:r>
            <w:r w:rsidR="00880D93">
              <w:rPr>
                <w:noProof/>
                <w:webHidden/>
              </w:rPr>
              <w:t>22</w:t>
            </w:r>
            <w:r w:rsidR="00665BFC">
              <w:rPr>
                <w:noProof/>
                <w:webHidden/>
              </w:rPr>
              <w:fldChar w:fldCharType="end"/>
            </w:r>
          </w:hyperlink>
        </w:p>
        <w:p w14:paraId="131F715D" w14:textId="75FD34C1" w:rsidR="00665BFC" w:rsidRDefault="001F57CD">
          <w:pPr>
            <w:pStyle w:val="TOC2"/>
            <w:rPr>
              <w:rFonts w:eastAsiaTheme="minorEastAsia" w:cstheme="minorBidi"/>
              <w:smallCaps w:val="0"/>
              <w:noProof/>
              <w:sz w:val="22"/>
              <w:szCs w:val="22"/>
              <w:lang w:val="en-US" w:eastAsia="en-US"/>
            </w:rPr>
          </w:pPr>
          <w:hyperlink w:anchor="_Toc519804902" w:history="1">
            <w:r w:rsidR="00665BFC" w:rsidRPr="007051CC">
              <w:rPr>
                <w:rStyle w:val="Hyperlink"/>
                <w:noProof/>
              </w:rPr>
              <w:t>4.6</w:t>
            </w:r>
            <w:r w:rsidR="00665BFC">
              <w:rPr>
                <w:rFonts w:eastAsiaTheme="minorEastAsia" w:cstheme="minorBidi"/>
                <w:smallCaps w:val="0"/>
                <w:noProof/>
                <w:sz w:val="22"/>
                <w:szCs w:val="22"/>
                <w:lang w:val="en-US" w:eastAsia="en-US"/>
              </w:rPr>
              <w:tab/>
            </w:r>
            <w:r w:rsidR="00665BFC" w:rsidRPr="007051CC">
              <w:rPr>
                <w:rStyle w:val="Hyperlink"/>
                <w:noProof/>
              </w:rPr>
              <w:t>Interoperability Levels</w:t>
            </w:r>
            <w:r w:rsidR="00665BFC">
              <w:rPr>
                <w:noProof/>
                <w:webHidden/>
              </w:rPr>
              <w:tab/>
            </w:r>
            <w:r w:rsidR="00665BFC">
              <w:rPr>
                <w:noProof/>
                <w:webHidden/>
              </w:rPr>
              <w:fldChar w:fldCharType="begin"/>
            </w:r>
            <w:r w:rsidR="00665BFC">
              <w:rPr>
                <w:noProof/>
                <w:webHidden/>
              </w:rPr>
              <w:instrText xml:space="preserve"> PAGEREF _Toc519804902 \h </w:instrText>
            </w:r>
            <w:r w:rsidR="00665BFC">
              <w:rPr>
                <w:noProof/>
                <w:webHidden/>
              </w:rPr>
            </w:r>
            <w:r w:rsidR="00665BFC">
              <w:rPr>
                <w:noProof/>
                <w:webHidden/>
              </w:rPr>
              <w:fldChar w:fldCharType="separate"/>
            </w:r>
            <w:r w:rsidR="00880D93">
              <w:rPr>
                <w:noProof/>
                <w:webHidden/>
              </w:rPr>
              <w:t>23</w:t>
            </w:r>
            <w:r w:rsidR="00665BFC">
              <w:rPr>
                <w:noProof/>
                <w:webHidden/>
              </w:rPr>
              <w:fldChar w:fldCharType="end"/>
            </w:r>
          </w:hyperlink>
        </w:p>
        <w:p w14:paraId="384CCAA3" w14:textId="15449D2E" w:rsidR="00665BFC" w:rsidRDefault="001F57CD">
          <w:pPr>
            <w:pStyle w:val="TOC2"/>
            <w:rPr>
              <w:rFonts w:eastAsiaTheme="minorEastAsia" w:cstheme="minorBidi"/>
              <w:smallCaps w:val="0"/>
              <w:noProof/>
              <w:sz w:val="22"/>
              <w:szCs w:val="22"/>
              <w:lang w:val="en-US" w:eastAsia="en-US"/>
            </w:rPr>
          </w:pPr>
          <w:hyperlink w:anchor="_Toc519804903" w:history="1">
            <w:r w:rsidR="00665BFC" w:rsidRPr="007051CC">
              <w:rPr>
                <w:rStyle w:val="Hyperlink"/>
                <w:noProof/>
              </w:rPr>
              <w:t>4.7</w:t>
            </w:r>
            <w:r w:rsidR="00665BFC">
              <w:rPr>
                <w:rFonts w:eastAsiaTheme="minorEastAsia" w:cstheme="minorBidi"/>
                <w:smallCaps w:val="0"/>
                <w:noProof/>
                <w:sz w:val="22"/>
                <w:szCs w:val="22"/>
                <w:lang w:val="en-US" w:eastAsia="en-US"/>
              </w:rPr>
              <w:tab/>
            </w:r>
            <w:r w:rsidR="00665BFC" w:rsidRPr="007051CC">
              <w:rPr>
                <w:rStyle w:val="Hyperlink"/>
                <w:noProof/>
              </w:rPr>
              <w:t>UML model documentation tables</w:t>
            </w:r>
            <w:r w:rsidR="00665BFC">
              <w:rPr>
                <w:noProof/>
                <w:webHidden/>
              </w:rPr>
              <w:tab/>
            </w:r>
            <w:r w:rsidR="00665BFC">
              <w:rPr>
                <w:noProof/>
                <w:webHidden/>
              </w:rPr>
              <w:fldChar w:fldCharType="begin"/>
            </w:r>
            <w:r w:rsidR="00665BFC">
              <w:rPr>
                <w:noProof/>
                <w:webHidden/>
              </w:rPr>
              <w:instrText xml:space="preserve"> PAGEREF _Toc519804903 \h </w:instrText>
            </w:r>
            <w:r w:rsidR="00665BFC">
              <w:rPr>
                <w:noProof/>
                <w:webHidden/>
              </w:rPr>
            </w:r>
            <w:r w:rsidR="00665BFC">
              <w:rPr>
                <w:noProof/>
                <w:webHidden/>
              </w:rPr>
              <w:fldChar w:fldCharType="separate"/>
            </w:r>
            <w:r w:rsidR="00880D93">
              <w:rPr>
                <w:noProof/>
                <w:webHidden/>
              </w:rPr>
              <w:t>27</w:t>
            </w:r>
            <w:r w:rsidR="00665BFC">
              <w:rPr>
                <w:noProof/>
                <w:webHidden/>
              </w:rPr>
              <w:fldChar w:fldCharType="end"/>
            </w:r>
          </w:hyperlink>
        </w:p>
        <w:p w14:paraId="75069E7C" w14:textId="204B29C3" w:rsidR="00665BFC" w:rsidRDefault="001F57CD">
          <w:pPr>
            <w:pStyle w:val="TOC2"/>
            <w:rPr>
              <w:rFonts w:eastAsiaTheme="minorEastAsia" w:cstheme="minorBidi"/>
              <w:smallCaps w:val="0"/>
              <w:noProof/>
              <w:sz w:val="22"/>
              <w:szCs w:val="22"/>
              <w:lang w:val="en-US" w:eastAsia="en-US"/>
            </w:rPr>
          </w:pPr>
          <w:hyperlink w:anchor="_Toc519804904" w:history="1">
            <w:r w:rsidR="00665BFC" w:rsidRPr="007051CC">
              <w:rPr>
                <w:rStyle w:val="Hyperlink"/>
                <w:noProof/>
              </w:rPr>
              <w:t>4.8</w:t>
            </w:r>
            <w:r w:rsidR="00665BFC">
              <w:rPr>
                <w:rFonts w:eastAsiaTheme="minorEastAsia" w:cstheme="minorBidi"/>
                <w:smallCaps w:val="0"/>
                <w:noProof/>
                <w:sz w:val="22"/>
                <w:szCs w:val="22"/>
                <w:lang w:val="en-US" w:eastAsia="en-US"/>
              </w:rPr>
              <w:tab/>
            </w:r>
            <w:r w:rsidR="00665BFC" w:rsidRPr="007051CC">
              <w:rPr>
                <w:rStyle w:val="Hyperlink"/>
                <w:noProof/>
              </w:rPr>
              <w:t>Application schema for higher-level catalogues (informative)</w:t>
            </w:r>
            <w:r w:rsidR="00665BFC">
              <w:rPr>
                <w:noProof/>
                <w:webHidden/>
              </w:rPr>
              <w:tab/>
            </w:r>
            <w:r w:rsidR="00665BFC">
              <w:rPr>
                <w:noProof/>
                <w:webHidden/>
              </w:rPr>
              <w:fldChar w:fldCharType="begin"/>
            </w:r>
            <w:r w:rsidR="00665BFC">
              <w:rPr>
                <w:noProof/>
                <w:webHidden/>
              </w:rPr>
              <w:instrText xml:space="preserve"> PAGEREF _Toc519804904 \h </w:instrText>
            </w:r>
            <w:r w:rsidR="00665BFC">
              <w:rPr>
                <w:noProof/>
                <w:webHidden/>
              </w:rPr>
            </w:r>
            <w:r w:rsidR="00665BFC">
              <w:rPr>
                <w:noProof/>
                <w:webHidden/>
              </w:rPr>
              <w:fldChar w:fldCharType="separate"/>
            </w:r>
            <w:r w:rsidR="00880D93">
              <w:rPr>
                <w:noProof/>
                <w:webHidden/>
              </w:rPr>
              <w:t>34</w:t>
            </w:r>
            <w:r w:rsidR="00665BFC">
              <w:rPr>
                <w:noProof/>
                <w:webHidden/>
              </w:rPr>
              <w:fldChar w:fldCharType="end"/>
            </w:r>
          </w:hyperlink>
        </w:p>
        <w:p w14:paraId="19FB01FF" w14:textId="156C1C71" w:rsidR="00665BFC" w:rsidRDefault="001F57CD">
          <w:pPr>
            <w:pStyle w:val="TOC2"/>
            <w:rPr>
              <w:rFonts w:eastAsiaTheme="minorEastAsia" w:cstheme="minorBidi"/>
              <w:smallCaps w:val="0"/>
              <w:noProof/>
              <w:sz w:val="22"/>
              <w:szCs w:val="22"/>
              <w:lang w:val="en-US" w:eastAsia="en-US"/>
            </w:rPr>
          </w:pPr>
          <w:hyperlink w:anchor="_Toc519804905" w:history="1">
            <w:r w:rsidR="00665BFC" w:rsidRPr="007051CC">
              <w:rPr>
                <w:rStyle w:val="Hyperlink"/>
                <w:noProof/>
              </w:rPr>
              <w:t>4.9</w:t>
            </w:r>
            <w:r w:rsidR="00665BFC">
              <w:rPr>
                <w:rFonts w:eastAsiaTheme="minorEastAsia" w:cstheme="minorBidi"/>
                <w:smallCaps w:val="0"/>
                <w:noProof/>
                <w:sz w:val="22"/>
                <w:szCs w:val="22"/>
                <w:lang w:val="en-US" w:eastAsia="en-US"/>
              </w:rPr>
              <w:tab/>
            </w:r>
            <w:r w:rsidR="00665BFC" w:rsidRPr="007051CC">
              <w:rPr>
                <w:rStyle w:val="Hyperlink"/>
                <w:noProof/>
              </w:rPr>
              <w:t>Additional documentation tables for advanced interoperability catalogues (informative)</w:t>
            </w:r>
            <w:r w:rsidR="00665BFC">
              <w:rPr>
                <w:noProof/>
                <w:webHidden/>
              </w:rPr>
              <w:tab/>
            </w:r>
            <w:r w:rsidR="00665BFC">
              <w:rPr>
                <w:noProof/>
                <w:webHidden/>
              </w:rPr>
              <w:fldChar w:fldCharType="begin"/>
            </w:r>
            <w:r w:rsidR="00665BFC">
              <w:rPr>
                <w:noProof/>
                <w:webHidden/>
              </w:rPr>
              <w:instrText xml:space="preserve"> PAGEREF _Toc519804905 \h </w:instrText>
            </w:r>
            <w:r w:rsidR="00665BFC">
              <w:rPr>
                <w:noProof/>
                <w:webHidden/>
              </w:rPr>
            </w:r>
            <w:r w:rsidR="00665BFC">
              <w:rPr>
                <w:noProof/>
                <w:webHidden/>
              </w:rPr>
              <w:fldChar w:fldCharType="separate"/>
            </w:r>
            <w:r w:rsidR="00880D93">
              <w:rPr>
                <w:noProof/>
                <w:webHidden/>
              </w:rPr>
              <w:t>39</w:t>
            </w:r>
            <w:r w:rsidR="00665BFC">
              <w:rPr>
                <w:noProof/>
                <w:webHidden/>
              </w:rPr>
              <w:fldChar w:fldCharType="end"/>
            </w:r>
          </w:hyperlink>
        </w:p>
        <w:p w14:paraId="4D884C5B" w14:textId="4E1ECC2D" w:rsidR="00665BFC" w:rsidRDefault="001F57CD">
          <w:pPr>
            <w:pStyle w:val="TOC2"/>
            <w:rPr>
              <w:rFonts w:eastAsiaTheme="minorEastAsia" w:cstheme="minorBidi"/>
              <w:smallCaps w:val="0"/>
              <w:noProof/>
              <w:sz w:val="22"/>
              <w:szCs w:val="22"/>
              <w:lang w:val="en-US" w:eastAsia="en-US"/>
            </w:rPr>
          </w:pPr>
          <w:hyperlink w:anchor="_Toc519804906" w:history="1">
            <w:r w:rsidR="00665BFC" w:rsidRPr="007051CC">
              <w:rPr>
                <w:rStyle w:val="Hyperlink"/>
                <w:noProof/>
              </w:rPr>
              <w:t>4.10</w:t>
            </w:r>
            <w:r w:rsidR="00665BFC">
              <w:rPr>
                <w:rFonts w:eastAsiaTheme="minorEastAsia" w:cstheme="minorBidi"/>
                <w:smallCaps w:val="0"/>
                <w:noProof/>
                <w:sz w:val="22"/>
                <w:szCs w:val="22"/>
                <w:lang w:val="en-US" w:eastAsia="en-US"/>
              </w:rPr>
              <w:tab/>
            </w:r>
            <w:r w:rsidR="00665BFC" w:rsidRPr="007051CC">
              <w:rPr>
                <w:rStyle w:val="Hyperlink"/>
                <w:noProof/>
              </w:rPr>
              <w:t>Processing overview for catalogues with Levels 3 and 4 (Informative)</w:t>
            </w:r>
            <w:r w:rsidR="00665BFC">
              <w:rPr>
                <w:noProof/>
                <w:webHidden/>
              </w:rPr>
              <w:tab/>
            </w:r>
            <w:r w:rsidR="00665BFC">
              <w:rPr>
                <w:noProof/>
                <w:webHidden/>
              </w:rPr>
              <w:fldChar w:fldCharType="begin"/>
            </w:r>
            <w:r w:rsidR="00665BFC">
              <w:rPr>
                <w:noProof/>
                <w:webHidden/>
              </w:rPr>
              <w:instrText xml:space="preserve"> PAGEREF _Toc519804906 \h </w:instrText>
            </w:r>
            <w:r w:rsidR="00665BFC">
              <w:rPr>
                <w:noProof/>
                <w:webHidden/>
              </w:rPr>
            </w:r>
            <w:r w:rsidR="00665BFC">
              <w:rPr>
                <w:noProof/>
                <w:webHidden/>
              </w:rPr>
              <w:fldChar w:fldCharType="separate"/>
            </w:r>
            <w:r w:rsidR="00880D93">
              <w:rPr>
                <w:noProof/>
                <w:webHidden/>
              </w:rPr>
              <w:t>45</w:t>
            </w:r>
            <w:r w:rsidR="00665BFC">
              <w:rPr>
                <w:noProof/>
                <w:webHidden/>
              </w:rPr>
              <w:fldChar w:fldCharType="end"/>
            </w:r>
          </w:hyperlink>
        </w:p>
        <w:p w14:paraId="00E62C29" w14:textId="58BEB685" w:rsidR="00665BFC" w:rsidRDefault="001F57CD">
          <w:pPr>
            <w:pStyle w:val="TOC1"/>
            <w:rPr>
              <w:rFonts w:eastAsiaTheme="minorEastAsia" w:cstheme="minorBidi"/>
              <w:b w:val="0"/>
              <w:bCs w:val="0"/>
              <w:caps w:val="0"/>
              <w:noProof/>
              <w:sz w:val="22"/>
              <w:szCs w:val="22"/>
              <w:lang w:val="en-US" w:eastAsia="en-US"/>
            </w:rPr>
          </w:pPr>
          <w:hyperlink w:anchor="_Toc519804907" w:history="1">
            <w:r w:rsidR="00665BFC" w:rsidRPr="007051CC">
              <w:rPr>
                <w:rStyle w:val="Hyperlink"/>
                <w:noProof/>
              </w:rPr>
              <w:t>5</w:t>
            </w:r>
            <w:r w:rsidR="00665BFC">
              <w:rPr>
                <w:rFonts w:eastAsiaTheme="minorEastAsia" w:cstheme="minorBidi"/>
                <w:b w:val="0"/>
                <w:bCs w:val="0"/>
                <w:caps w:val="0"/>
                <w:noProof/>
                <w:sz w:val="22"/>
                <w:szCs w:val="22"/>
                <w:lang w:val="en-US" w:eastAsia="en-US"/>
              </w:rPr>
              <w:tab/>
            </w:r>
            <w:r w:rsidR="00665BFC" w:rsidRPr="007051CC">
              <w:rPr>
                <w:rStyle w:val="Hyperlink"/>
                <w:noProof/>
              </w:rPr>
              <w:t>Coordinate Reference Systems (CRS)</w:t>
            </w:r>
            <w:r w:rsidR="00665BFC">
              <w:rPr>
                <w:noProof/>
                <w:webHidden/>
              </w:rPr>
              <w:tab/>
            </w:r>
            <w:r w:rsidR="00665BFC">
              <w:rPr>
                <w:noProof/>
                <w:webHidden/>
              </w:rPr>
              <w:fldChar w:fldCharType="begin"/>
            </w:r>
            <w:r w:rsidR="00665BFC">
              <w:rPr>
                <w:noProof/>
                <w:webHidden/>
              </w:rPr>
              <w:instrText xml:space="preserve"> PAGEREF _Toc519804907 \h </w:instrText>
            </w:r>
            <w:r w:rsidR="00665BFC">
              <w:rPr>
                <w:noProof/>
                <w:webHidden/>
              </w:rPr>
            </w:r>
            <w:r w:rsidR="00665BFC">
              <w:rPr>
                <w:noProof/>
                <w:webHidden/>
              </w:rPr>
              <w:fldChar w:fldCharType="separate"/>
            </w:r>
            <w:r w:rsidR="00880D93">
              <w:rPr>
                <w:noProof/>
                <w:webHidden/>
              </w:rPr>
              <w:t>45</w:t>
            </w:r>
            <w:r w:rsidR="00665BFC">
              <w:rPr>
                <w:noProof/>
                <w:webHidden/>
              </w:rPr>
              <w:fldChar w:fldCharType="end"/>
            </w:r>
          </w:hyperlink>
        </w:p>
        <w:p w14:paraId="1938BFFE" w14:textId="3F8E2501" w:rsidR="00665BFC" w:rsidRDefault="001F57CD">
          <w:pPr>
            <w:pStyle w:val="TOC1"/>
            <w:rPr>
              <w:rFonts w:eastAsiaTheme="minorEastAsia" w:cstheme="minorBidi"/>
              <w:b w:val="0"/>
              <w:bCs w:val="0"/>
              <w:caps w:val="0"/>
              <w:noProof/>
              <w:sz w:val="22"/>
              <w:szCs w:val="22"/>
              <w:lang w:val="en-US" w:eastAsia="en-US"/>
            </w:rPr>
          </w:pPr>
          <w:hyperlink w:anchor="_Toc519804908" w:history="1">
            <w:r w:rsidR="00665BFC" w:rsidRPr="007051CC">
              <w:rPr>
                <w:rStyle w:val="Hyperlink"/>
                <w:noProof/>
              </w:rPr>
              <w:t>6</w:t>
            </w:r>
            <w:r w:rsidR="00665BFC">
              <w:rPr>
                <w:rFonts w:eastAsiaTheme="minorEastAsia" w:cstheme="minorBidi"/>
                <w:b w:val="0"/>
                <w:bCs w:val="0"/>
                <w:caps w:val="0"/>
                <w:noProof/>
                <w:sz w:val="22"/>
                <w:szCs w:val="22"/>
                <w:lang w:val="en-US" w:eastAsia="en-US"/>
              </w:rPr>
              <w:tab/>
            </w:r>
            <w:r w:rsidR="00665BFC" w:rsidRPr="007051CC">
              <w:rPr>
                <w:rStyle w:val="Hyperlink"/>
                <w:noProof/>
              </w:rPr>
              <w:t>Data Quality</w:t>
            </w:r>
            <w:r w:rsidR="00665BFC">
              <w:rPr>
                <w:noProof/>
                <w:webHidden/>
              </w:rPr>
              <w:tab/>
            </w:r>
            <w:r w:rsidR="00665BFC">
              <w:rPr>
                <w:noProof/>
                <w:webHidden/>
              </w:rPr>
              <w:fldChar w:fldCharType="begin"/>
            </w:r>
            <w:r w:rsidR="00665BFC">
              <w:rPr>
                <w:noProof/>
                <w:webHidden/>
              </w:rPr>
              <w:instrText xml:space="preserve"> PAGEREF _Toc519804908 \h </w:instrText>
            </w:r>
            <w:r w:rsidR="00665BFC">
              <w:rPr>
                <w:noProof/>
                <w:webHidden/>
              </w:rPr>
            </w:r>
            <w:r w:rsidR="00665BFC">
              <w:rPr>
                <w:noProof/>
                <w:webHidden/>
              </w:rPr>
              <w:fldChar w:fldCharType="separate"/>
            </w:r>
            <w:r w:rsidR="00880D93">
              <w:rPr>
                <w:noProof/>
                <w:webHidden/>
              </w:rPr>
              <w:t>45</w:t>
            </w:r>
            <w:r w:rsidR="00665BFC">
              <w:rPr>
                <w:noProof/>
                <w:webHidden/>
              </w:rPr>
              <w:fldChar w:fldCharType="end"/>
            </w:r>
          </w:hyperlink>
        </w:p>
        <w:p w14:paraId="312A355D" w14:textId="1C7FB342" w:rsidR="00665BFC" w:rsidRDefault="001F57CD">
          <w:pPr>
            <w:pStyle w:val="TOC1"/>
            <w:rPr>
              <w:rFonts w:eastAsiaTheme="minorEastAsia" w:cstheme="minorBidi"/>
              <w:b w:val="0"/>
              <w:bCs w:val="0"/>
              <w:caps w:val="0"/>
              <w:noProof/>
              <w:sz w:val="22"/>
              <w:szCs w:val="22"/>
              <w:lang w:val="en-US" w:eastAsia="en-US"/>
            </w:rPr>
          </w:pPr>
          <w:hyperlink w:anchor="_Toc519804909" w:history="1">
            <w:r w:rsidR="00665BFC" w:rsidRPr="007051CC">
              <w:rPr>
                <w:rStyle w:val="Hyperlink"/>
                <w:noProof/>
              </w:rPr>
              <w:t>7</w:t>
            </w:r>
            <w:r w:rsidR="00665BFC">
              <w:rPr>
                <w:rFonts w:eastAsiaTheme="minorEastAsia" w:cstheme="minorBidi"/>
                <w:b w:val="0"/>
                <w:bCs w:val="0"/>
                <w:caps w:val="0"/>
                <w:noProof/>
                <w:sz w:val="22"/>
                <w:szCs w:val="22"/>
                <w:lang w:val="en-US" w:eastAsia="en-US"/>
              </w:rPr>
              <w:tab/>
            </w:r>
            <w:r w:rsidR="00665BFC" w:rsidRPr="007051CC">
              <w:rPr>
                <w:rStyle w:val="Hyperlink"/>
                <w:noProof/>
              </w:rPr>
              <w:t>Performance Standards for ECDIS</w:t>
            </w:r>
            <w:r w:rsidR="00665BFC">
              <w:rPr>
                <w:noProof/>
                <w:webHidden/>
              </w:rPr>
              <w:tab/>
            </w:r>
            <w:r w:rsidR="00665BFC">
              <w:rPr>
                <w:noProof/>
                <w:webHidden/>
              </w:rPr>
              <w:fldChar w:fldCharType="begin"/>
            </w:r>
            <w:r w:rsidR="00665BFC">
              <w:rPr>
                <w:noProof/>
                <w:webHidden/>
              </w:rPr>
              <w:instrText xml:space="preserve"> PAGEREF _Toc519804909 \h </w:instrText>
            </w:r>
            <w:r w:rsidR="00665BFC">
              <w:rPr>
                <w:noProof/>
                <w:webHidden/>
              </w:rPr>
            </w:r>
            <w:r w:rsidR="00665BFC">
              <w:rPr>
                <w:noProof/>
                <w:webHidden/>
              </w:rPr>
              <w:fldChar w:fldCharType="separate"/>
            </w:r>
            <w:r w:rsidR="00880D93">
              <w:rPr>
                <w:noProof/>
                <w:webHidden/>
              </w:rPr>
              <w:t>46</w:t>
            </w:r>
            <w:r w:rsidR="00665BFC">
              <w:rPr>
                <w:noProof/>
                <w:webHidden/>
              </w:rPr>
              <w:fldChar w:fldCharType="end"/>
            </w:r>
          </w:hyperlink>
        </w:p>
        <w:p w14:paraId="3B4DF7B5" w14:textId="00F717A4" w:rsidR="00665BFC" w:rsidRDefault="001F57CD">
          <w:pPr>
            <w:pStyle w:val="TOC1"/>
            <w:rPr>
              <w:rFonts w:eastAsiaTheme="minorEastAsia" w:cstheme="minorBidi"/>
              <w:b w:val="0"/>
              <w:bCs w:val="0"/>
              <w:caps w:val="0"/>
              <w:noProof/>
              <w:sz w:val="22"/>
              <w:szCs w:val="22"/>
              <w:lang w:val="en-US" w:eastAsia="en-US"/>
            </w:rPr>
          </w:pPr>
          <w:hyperlink w:anchor="_Toc519804910" w:history="1">
            <w:r w:rsidR="00665BFC" w:rsidRPr="007051CC">
              <w:rPr>
                <w:rStyle w:val="Hyperlink"/>
                <w:noProof/>
              </w:rPr>
              <w:t>8</w:t>
            </w:r>
            <w:r w:rsidR="00665BFC">
              <w:rPr>
                <w:rFonts w:eastAsiaTheme="minorEastAsia" w:cstheme="minorBidi"/>
                <w:b w:val="0"/>
                <w:bCs w:val="0"/>
                <w:caps w:val="0"/>
                <w:noProof/>
                <w:sz w:val="22"/>
                <w:szCs w:val="22"/>
                <w:lang w:val="en-US" w:eastAsia="en-US"/>
              </w:rPr>
              <w:tab/>
            </w:r>
            <w:r w:rsidR="00665BFC" w:rsidRPr="007051CC">
              <w:rPr>
                <w:rStyle w:val="Hyperlink"/>
                <w:noProof/>
              </w:rPr>
              <w:t>How to make product specifications interoperable</w:t>
            </w:r>
            <w:r w:rsidR="00665BFC">
              <w:rPr>
                <w:noProof/>
                <w:webHidden/>
              </w:rPr>
              <w:tab/>
            </w:r>
            <w:r w:rsidR="00665BFC">
              <w:rPr>
                <w:noProof/>
                <w:webHidden/>
              </w:rPr>
              <w:fldChar w:fldCharType="begin"/>
            </w:r>
            <w:r w:rsidR="00665BFC">
              <w:rPr>
                <w:noProof/>
                <w:webHidden/>
              </w:rPr>
              <w:instrText xml:space="preserve"> PAGEREF _Toc519804910 \h </w:instrText>
            </w:r>
            <w:r w:rsidR="00665BFC">
              <w:rPr>
                <w:noProof/>
                <w:webHidden/>
              </w:rPr>
            </w:r>
            <w:r w:rsidR="00665BFC">
              <w:rPr>
                <w:noProof/>
                <w:webHidden/>
              </w:rPr>
              <w:fldChar w:fldCharType="separate"/>
            </w:r>
            <w:r w:rsidR="00880D93">
              <w:rPr>
                <w:noProof/>
                <w:webHidden/>
              </w:rPr>
              <w:t>46</w:t>
            </w:r>
            <w:r w:rsidR="00665BFC">
              <w:rPr>
                <w:noProof/>
                <w:webHidden/>
              </w:rPr>
              <w:fldChar w:fldCharType="end"/>
            </w:r>
          </w:hyperlink>
        </w:p>
        <w:p w14:paraId="39249E74" w14:textId="43336468" w:rsidR="00665BFC" w:rsidRDefault="001F57CD">
          <w:pPr>
            <w:pStyle w:val="TOC2"/>
            <w:rPr>
              <w:rFonts w:eastAsiaTheme="minorEastAsia" w:cstheme="minorBidi"/>
              <w:smallCaps w:val="0"/>
              <w:noProof/>
              <w:sz w:val="22"/>
              <w:szCs w:val="22"/>
              <w:lang w:val="en-US" w:eastAsia="en-US"/>
            </w:rPr>
          </w:pPr>
          <w:hyperlink w:anchor="_Toc519804911" w:history="1">
            <w:r w:rsidR="00665BFC" w:rsidRPr="007051CC">
              <w:rPr>
                <w:rStyle w:val="Hyperlink"/>
                <w:noProof/>
              </w:rPr>
              <w:t>8.1</w:t>
            </w:r>
            <w:r w:rsidR="00665BFC">
              <w:rPr>
                <w:rFonts w:eastAsiaTheme="minorEastAsia" w:cstheme="minorBidi"/>
                <w:smallCaps w:val="0"/>
                <w:noProof/>
                <w:sz w:val="22"/>
                <w:szCs w:val="22"/>
                <w:lang w:val="en-US" w:eastAsia="en-US"/>
              </w:rPr>
              <w:tab/>
            </w:r>
            <w:r w:rsidR="00665BFC" w:rsidRPr="007051CC">
              <w:rPr>
                <w:rStyle w:val="Hyperlink"/>
                <w:noProof/>
              </w:rPr>
              <w:t>Duplicated features</w:t>
            </w:r>
            <w:r w:rsidR="00665BFC">
              <w:rPr>
                <w:noProof/>
                <w:webHidden/>
              </w:rPr>
              <w:tab/>
            </w:r>
            <w:r w:rsidR="00665BFC">
              <w:rPr>
                <w:noProof/>
                <w:webHidden/>
              </w:rPr>
              <w:fldChar w:fldCharType="begin"/>
            </w:r>
            <w:r w:rsidR="00665BFC">
              <w:rPr>
                <w:noProof/>
                <w:webHidden/>
              </w:rPr>
              <w:instrText xml:space="preserve"> PAGEREF _Toc519804911 \h </w:instrText>
            </w:r>
            <w:r w:rsidR="00665BFC">
              <w:rPr>
                <w:noProof/>
                <w:webHidden/>
              </w:rPr>
            </w:r>
            <w:r w:rsidR="00665BFC">
              <w:rPr>
                <w:noProof/>
                <w:webHidden/>
              </w:rPr>
              <w:fldChar w:fldCharType="separate"/>
            </w:r>
            <w:r w:rsidR="00880D93">
              <w:rPr>
                <w:noProof/>
                <w:webHidden/>
              </w:rPr>
              <w:t>46</w:t>
            </w:r>
            <w:r w:rsidR="00665BFC">
              <w:rPr>
                <w:noProof/>
                <w:webHidden/>
              </w:rPr>
              <w:fldChar w:fldCharType="end"/>
            </w:r>
          </w:hyperlink>
        </w:p>
        <w:p w14:paraId="4CDF9312" w14:textId="3131C7BA" w:rsidR="00665BFC" w:rsidRDefault="001F57CD">
          <w:pPr>
            <w:pStyle w:val="TOC2"/>
            <w:rPr>
              <w:rFonts w:eastAsiaTheme="minorEastAsia" w:cstheme="minorBidi"/>
              <w:smallCaps w:val="0"/>
              <w:noProof/>
              <w:sz w:val="22"/>
              <w:szCs w:val="22"/>
              <w:lang w:val="en-US" w:eastAsia="en-US"/>
            </w:rPr>
          </w:pPr>
          <w:hyperlink w:anchor="_Toc519804913" w:history="1">
            <w:r w:rsidR="00665BFC" w:rsidRPr="007051CC">
              <w:rPr>
                <w:rStyle w:val="Hyperlink"/>
                <w:noProof/>
                <w:lang w:eastAsia="en-CA"/>
              </w:rPr>
              <w:t>8.2</w:t>
            </w:r>
            <w:r w:rsidR="00665BFC">
              <w:rPr>
                <w:rFonts w:eastAsiaTheme="minorEastAsia" w:cstheme="minorBidi"/>
                <w:smallCaps w:val="0"/>
                <w:noProof/>
                <w:sz w:val="22"/>
                <w:szCs w:val="22"/>
                <w:lang w:val="en-US" w:eastAsia="en-US"/>
              </w:rPr>
              <w:tab/>
            </w:r>
            <w:r w:rsidR="00665BFC" w:rsidRPr="007051CC">
              <w:rPr>
                <w:rStyle w:val="Hyperlink"/>
                <w:noProof/>
                <w:lang w:eastAsia="en-CA"/>
              </w:rPr>
              <w:t>Geometry</w:t>
            </w:r>
            <w:r w:rsidR="00665BFC">
              <w:rPr>
                <w:noProof/>
                <w:webHidden/>
              </w:rPr>
              <w:tab/>
            </w:r>
            <w:r w:rsidR="00665BFC">
              <w:rPr>
                <w:noProof/>
                <w:webHidden/>
              </w:rPr>
              <w:fldChar w:fldCharType="begin"/>
            </w:r>
            <w:r w:rsidR="00665BFC">
              <w:rPr>
                <w:noProof/>
                <w:webHidden/>
              </w:rPr>
              <w:instrText xml:space="preserve"> PAGEREF _Toc519804913 \h </w:instrText>
            </w:r>
            <w:r w:rsidR="00665BFC">
              <w:rPr>
                <w:noProof/>
                <w:webHidden/>
              </w:rPr>
            </w:r>
            <w:r w:rsidR="00665BFC">
              <w:rPr>
                <w:noProof/>
                <w:webHidden/>
              </w:rPr>
              <w:fldChar w:fldCharType="separate"/>
            </w:r>
            <w:r w:rsidR="00880D93">
              <w:rPr>
                <w:noProof/>
                <w:webHidden/>
              </w:rPr>
              <w:t>47</w:t>
            </w:r>
            <w:r w:rsidR="00665BFC">
              <w:rPr>
                <w:noProof/>
                <w:webHidden/>
              </w:rPr>
              <w:fldChar w:fldCharType="end"/>
            </w:r>
          </w:hyperlink>
        </w:p>
        <w:p w14:paraId="3819E598" w14:textId="29934722" w:rsidR="00665BFC" w:rsidRDefault="001F57CD">
          <w:pPr>
            <w:pStyle w:val="TOC2"/>
            <w:rPr>
              <w:rFonts w:eastAsiaTheme="minorEastAsia" w:cstheme="minorBidi"/>
              <w:smallCaps w:val="0"/>
              <w:noProof/>
              <w:sz w:val="22"/>
              <w:szCs w:val="22"/>
              <w:lang w:val="en-US" w:eastAsia="en-US"/>
            </w:rPr>
          </w:pPr>
          <w:hyperlink w:anchor="_Toc519804914" w:history="1">
            <w:r w:rsidR="00665BFC" w:rsidRPr="007051CC">
              <w:rPr>
                <w:rStyle w:val="Hyperlink"/>
                <w:noProof/>
              </w:rPr>
              <w:t>8.3</w:t>
            </w:r>
            <w:r w:rsidR="00665BFC">
              <w:rPr>
                <w:rFonts w:eastAsiaTheme="minorEastAsia" w:cstheme="minorBidi"/>
                <w:smallCaps w:val="0"/>
                <w:noProof/>
                <w:sz w:val="22"/>
                <w:szCs w:val="22"/>
                <w:lang w:val="en-US" w:eastAsia="en-US"/>
              </w:rPr>
              <w:tab/>
            </w:r>
            <w:r w:rsidR="00665BFC" w:rsidRPr="007051CC">
              <w:rPr>
                <w:rStyle w:val="Hyperlink"/>
                <w:noProof/>
              </w:rPr>
              <w:t>Display of text</w:t>
            </w:r>
            <w:r w:rsidR="00665BFC">
              <w:rPr>
                <w:noProof/>
                <w:webHidden/>
              </w:rPr>
              <w:tab/>
            </w:r>
            <w:r w:rsidR="00665BFC">
              <w:rPr>
                <w:noProof/>
                <w:webHidden/>
              </w:rPr>
              <w:fldChar w:fldCharType="begin"/>
            </w:r>
            <w:r w:rsidR="00665BFC">
              <w:rPr>
                <w:noProof/>
                <w:webHidden/>
              </w:rPr>
              <w:instrText xml:space="preserve"> PAGEREF _Toc519804914 \h </w:instrText>
            </w:r>
            <w:r w:rsidR="00665BFC">
              <w:rPr>
                <w:noProof/>
                <w:webHidden/>
              </w:rPr>
            </w:r>
            <w:r w:rsidR="00665BFC">
              <w:rPr>
                <w:noProof/>
                <w:webHidden/>
              </w:rPr>
              <w:fldChar w:fldCharType="separate"/>
            </w:r>
            <w:r w:rsidR="00880D93">
              <w:rPr>
                <w:noProof/>
                <w:webHidden/>
              </w:rPr>
              <w:t>49</w:t>
            </w:r>
            <w:r w:rsidR="00665BFC">
              <w:rPr>
                <w:noProof/>
                <w:webHidden/>
              </w:rPr>
              <w:fldChar w:fldCharType="end"/>
            </w:r>
          </w:hyperlink>
        </w:p>
        <w:p w14:paraId="5489B9B5" w14:textId="7CB11A59" w:rsidR="00665BFC" w:rsidRDefault="001F57CD">
          <w:pPr>
            <w:pStyle w:val="TOC2"/>
            <w:rPr>
              <w:rFonts w:eastAsiaTheme="minorEastAsia" w:cstheme="minorBidi"/>
              <w:smallCaps w:val="0"/>
              <w:noProof/>
              <w:sz w:val="22"/>
              <w:szCs w:val="22"/>
              <w:lang w:val="en-US" w:eastAsia="en-US"/>
            </w:rPr>
          </w:pPr>
          <w:hyperlink w:anchor="_Toc519804915" w:history="1">
            <w:r w:rsidR="00665BFC" w:rsidRPr="007051CC">
              <w:rPr>
                <w:rStyle w:val="Hyperlink"/>
                <w:noProof/>
              </w:rPr>
              <w:t>8.4</w:t>
            </w:r>
            <w:r w:rsidR="00665BFC">
              <w:rPr>
                <w:rFonts w:eastAsiaTheme="minorEastAsia" w:cstheme="minorBidi"/>
                <w:smallCaps w:val="0"/>
                <w:noProof/>
                <w:sz w:val="22"/>
                <w:szCs w:val="22"/>
                <w:lang w:val="en-US" w:eastAsia="en-US"/>
              </w:rPr>
              <w:tab/>
            </w:r>
            <w:r w:rsidR="00665BFC" w:rsidRPr="007051CC">
              <w:rPr>
                <w:rStyle w:val="Hyperlink"/>
                <w:noProof/>
              </w:rPr>
              <w:t>Skin-of-the-earth replacement</w:t>
            </w:r>
            <w:r w:rsidR="00665BFC">
              <w:rPr>
                <w:noProof/>
                <w:webHidden/>
              </w:rPr>
              <w:tab/>
            </w:r>
            <w:r w:rsidR="00665BFC">
              <w:rPr>
                <w:noProof/>
                <w:webHidden/>
              </w:rPr>
              <w:fldChar w:fldCharType="begin"/>
            </w:r>
            <w:r w:rsidR="00665BFC">
              <w:rPr>
                <w:noProof/>
                <w:webHidden/>
              </w:rPr>
              <w:instrText xml:space="preserve"> PAGEREF _Toc519804915 \h </w:instrText>
            </w:r>
            <w:r w:rsidR="00665BFC">
              <w:rPr>
                <w:noProof/>
                <w:webHidden/>
              </w:rPr>
            </w:r>
            <w:r w:rsidR="00665BFC">
              <w:rPr>
                <w:noProof/>
                <w:webHidden/>
              </w:rPr>
              <w:fldChar w:fldCharType="separate"/>
            </w:r>
            <w:r w:rsidR="00880D93">
              <w:rPr>
                <w:noProof/>
                <w:webHidden/>
              </w:rPr>
              <w:t>49</w:t>
            </w:r>
            <w:r w:rsidR="00665BFC">
              <w:rPr>
                <w:noProof/>
                <w:webHidden/>
              </w:rPr>
              <w:fldChar w:fldCharType="end"/>
            </w:r>
          </w:hyperlink>
        </w:p>
        <w:p w14:paraId="42A62527" w14:textId="471A3D21" w:rsidR="00665BFC" w:rsidRDefault="001F57CD">
          <w:pPr>
            <w:pStyle w:val="TOC2"/>
            <w:rPr>
              <w:rFonts w:eastAsiaTheme="minorEastAsia" w:cstheme="minorBidi"/>
              <w:smallCaps w:val="0"/>
              <w:noProof/>
              <w:sz w:val="22"/>
              <w:szCs w:val="22"/>
              <w:lang w:val="en-US" w:eastAsia="en-US"/>
            </w:rPr>
          </w:pPr>
          <w:hyperlink w:anchor="_Toc519804916" w:history="1">
            <w:r w:rsidR="00665BFC" w:rsidRPr="007051CC">
              <w:rPr>
                <w:rStyle w:val="Hyperlink"/>
                <w:noProof/>
              </w:rPr>
              <w:t>8.5</w:t>
            </w:r>
            <w:r w:rsidR="00665BFC">
              <w:rPr>
                <w:rFonts w:eastAsiaTheme="minorEastAsia" w:cstheme="minorBidi"/>
                <w:smallCaps w:val="0"/>
                <w:noProof/>
                <w:sz w:val="22"/>
                <w:szCs w:val="22"/>
                <w:lang w:val="en-US" w:eastAsia="en-US"/>
              </w:rPr>
              <w:tab/>
            </w:r>
            <w:r w:rsidR="00665BFC" w:rsidRPr="007051CC">
              <w:rPr>
                <w:rStyle w:val="Hyperlink"/>
                <w:noProof/>
              </w:rPr>
              <w:t>Hierarchy of data</w:t>
            </w:r>
            <w:r w:rsidR="00665BFC">
              <w:rPr>
                <w:noProof/>
                <w:webHidden/>
              </w:rPr>
              <w:tab/>
            </w:r>
            <w:r w:rsidR="00665BFC">
              <w:rPr>
                <w:noProof/>
                <w:webHidden/>
              </w:rPr>
              <w:fldChar w:fldCharType="begin"/>
            </w:r>
            <w:r w:rsidR="00665BFC">
              <w:rPr>
                <w:noProof/>
                <w:webHidden/>
              </w:rPr>
              <w:instrText xml:space="preserve"> PAGEREF _Toc519804916 \h </w:instrText>
            </w:r>
            <w:r w:rsidR="00665BFC">
              <w:rPr>
                <w:noProof/>
                <w:webHidden/>
              </w:rPr>
            </w:r>
            <w:r w:rsidR="00665BFC">
              <w:rPr>
                <w:noProof/>
                <w:webHidden/>
              </w:rPr>
              <w:fldChar w:fldCharType="separate"/>
            </w:r>
            <w:r w:rsidR="00880D93">
              <w:rPr>
                <w:noProof/>
                <w:webHidden/>
              </w:rPr>
              <w:t>49</w:t>
            </w:r>
            <w:r w:rsidR="00665BFC">
              <w:rPr>
                <w:noProof/>
                <w:webHidden/>
              </w:rPr>
              <w:fldChar w:fldCharType="end"/>
            </w:r>
          </w:hyperlink>
        </w:p>
        <w:p w14:paraId="7AEC1F2F" w14:textId="39209124" w:rsidR="00665BFC" w:rsidRDefault="001F57CD">
          <w:pPr>
            <w:pStyle w:val="TOC2"/>
            <w:rPr>
              <w:rFonts w:eastAsiaTheme="minorEastAsia" w:cstheme="minorBidi"/>
              <w:smallCaps w:val="0"/>
              <w:noProof/>
              <w:sz w:val="22"/>
              <w:szCs w:val="22"/>
              <w:lang w:val="en-US" w:eastAsia="en-US"/>
            </w:rPr>
          </w:pPr>
          <w:hyperlink w:anchor="_Toc519804917" w:history="1">
            <w:r w:rsidR="00665BFC" w:rsidRPr="007051CC">
              <w:rPr>
                <w:rStyle w:val="Hyperlink"/>
                <w:noProof/>
              </w:rPr>
              <w:t>8.6</w:t>
            </w:r>
            <w:r w:rsidR="00665BFC">
              <w:rPr>
                <w:rFonts w:eastAsiaTheme="minorEastAsia" w:cstheme="minorBidi"/>
                <w:smallCaps w:val="0"/>
                <w:noProof/>
                <w:sz w:val="22"/>
                <w:szCs w:val="22"/>
                <w:lang w:val="en-US" w:eastAsia="en-US"/>
              </w:rPr>
              <w:tab/>
            </w:r>
            <w:r w:rsidR="00665BFC" w:rsidRPr="007051CC">
              <w:rPr>
                <w:rStyle w:val="Hyperlink"/>
                <w:noProof/>
              </w:rPr>
              <w:t>New datasets</w:t>
            </w:r>
            <w:r w:rsidR="00665BFC">
              <w:rPr>
                <w:noProof/>
                <w:webHidden/>
              </w:rPr>
              <w:tab/>
            </w:r>
            <w:r w:rsidR="00665BFC">
              <w:rPr>
                <w:noProof/>
                <w:webHidden/>
              </w:rPr>
              <w:fldChar w:fldCharType="begin"/>
            </w:r>
            <w:r w:rsidR="00665BFC">
              <w:rPr>
                <w:noProof/>
                <w:webHidden/>
              </w:rPr>
              <w:instrText xml:space="preserve"> PAGEREF _Toc519804917 \h </w:instrText>
            </w:r>
            <w:r w:rsidR="00665BFC">
              <w:rPr>
                <w:noProof/>
                <w:webHidden/>
              </w:rPr>
            </w:r>
            <w:r w:rsidR="00665BFC">
              <w:rPr>
                <w:noProof/>
                <w:webHidden/>
              </w:rPr>
              <w:fldChar w:fldCharType="separate"/>
            </w:r>
            <w:r w:rsidR="00880D93">
              <w:rPr>
                <w:noProof/>
                <w:webHidden/>
              </w:rPr>
              <w:t>50</w:t>
            </w:r>
            <w:r w:rsidR="00665BFC">
              <w:rPr>
                <w:noProof/>
                <w:webHidden/>
              </w:rPr>
              <w:fldChar w:fldCharType="end"/>
            </w:r>
          </w:hyperlink>
        </w:p>
        <w:p w14:paraId="4F753BFE" w14:textId="78BA8765" w:rsidR="00665BFC" w:rsidRDefault="001F57CD">
          <w:pPr>
            <w:pStyle w:val="TOC2"/>
            <w:rPr>
              <w:rFonts w:eastAsiaTheme="minorEastAsia" w:cstheme="minorBidi"/>
              <w:smallCaps w:val="0"/>
              <w:noProof/>
              <w:sz w:val="22"/>
              <w:szCs w:val="22"/>
              <w:lang w:val="en-US" w:eastAsia="en-US"/>
            </w:rPr>
          </w:pPr>
          <w:hyperlink w:anchor="_Toc519804918" w:history="1">
            <w:r w:rsidR="00665BFC" w:rsidRPr="007051CC">
              <w:rPr>
                <w:rStyle w:val="Hyperlink"/>
                <w:noProof/>
              </w:rPr>
              <w:t>8.7</w:t>
            </w:r>
            <w:r w:rsidR="00665BFC">
              <w:rPr>
                <w:rFonts w:eastAsiaTheme="minorEastAsia" w:cstheme="minorBidi"/>
                <w:smallCaps w:val="0"/>
                <w:noProof/>
                <w:sz w:val="22"/>
                <w:szCs w:val="22"/>
                <w:lang w:val="en-US" w:eastAsia="en-US"/>
              </w:rPr>
              <w:tab/>
            </w:r>
            <w:r w:rsidR="00665BFC" w:rsidRPr="007051CC">
              <w:rPr>
                <w:rStyle w:val="Hyperlink"/>
                <w:noProof/>
              </w:rPr>
              <w:t>Dataset loading and unloading</w:t>
            </w:r>
            <w:r w:rsidR="00665BFC">
              <w:rPr>
                <w:noProof/>
                <w:webHidden/>
              </w:rPr>
              <w:tab/>
            </w:r>
            <w:r w:rsidR="00665BFC">
              <w:rPr>
                <w:noProof/>
                <w:webHidden/>
              </w:rPr>
              <w:fldChar w:fldCharType="begin"/>
            </w:r>
            <w:r w:rsidR="00665BFC">
              <w:rPr>
                <w:noProof/>
                <w:webHidden/>
              </w:rPr>
              <w:instrText xml:space="preserve"> PAGEREF _Toc519804918 \h </w:instrText>
            </w:r>
            <w:r w:rsidR="00665BFC">
              <w:rPr>
                <w:noProof/>
                <w:webHidden/>
              </w:rPr>
            </w:r>
            <w:r w:rsidR="00665BFC">
              <w:rPr>
                <w:noProof/>
                <w:webHidden/>
              </w:rPr>
              <w:fldChar w:fldCharType="separate"/>
            </w:r>
            <w:r w:rsidR="00880D93">
              <w:rPr>
                <w:noProof/>
                <w:webHidden/>
              </w:rPr>
              <w:t>50</w:t>
            </w:r>
            <w:r w:rsidR="00665BFC">
              <w:rPr>
                <w:noProof/>
                <w:webHidden/>
              </w:rPr>
              <w:fldChar w:fldCharType="end"/>
            </w:r>
          </w:hyperlink>
        </w:p>
        <w:p w14:paraId="5F8B6B18" w14:textId="13377195" w:rsidR="00665BFC" w:rsidRDefault="001F57CD">
          <w:pPr>
            <w:pStyle w:val="TOC2"/>
            <w:rPr>
              <w:rFonts w:eastAsiaTheme="minorEastAsia" w:cstheme="minorBidi"/>
              <w:smallCaps w:val="0"/>
              <w:noProof/>
              <w:sz w:val="22"/>
              <w:szCs w:val="22"/>
              <w:lang w:val="en-US" w:eastAsia="en-US"/>
            </w:rPr>
          </w:pPr>
          <w:hyperlink w:anchor="_Toc519804919" w:history="1">
            <w:r w:rsidR="00665BFC" w:rsidRPr="007051CC">
              <w:rPr>
                <w:rStyle w:val="Hyperlink"/>
                <w:noProof/>
              </w:rPr>
              <w:t>8.8</w:t>
            </w:r>
            <w:r w:rsidR="00665BFC">
              <w:rPr>
                <w:rFonts w:eastAsiaTheme="minorEastAsia" w:cstheme="minorBidi"/>
                <w:smallCaps w:val="0"/>
                <w:noProof/>
                <w:sz w:val="22"/>
                <w:szCs w:val="22"/>
                <w:lang w:val="en-US" w:eastAsia="en-US"/>
              </w:rPr>
              <w:tab/>
            </w:r>
            <w:r w:rsidR="00665BFC" w:rsidRPr="007051CC">
              <w:rPr>
                <w:rStyle w:val="Hyperlink"/>
                <w:noProof/>
              </w:rPr>
              <w:t>New data products</w:t>
            </w:r>
            <w:r w:rsidR="00665BFC">
              <w:rPr>
                <w:noProof/>
                <w:webHidden/>
              </w:rPr>
              <w:tab/>
            </w:r>
            <w:r w:rsidR="00665BFC">
              <w:rPr>
                <w:noProof/>
                <w:webHidden/>
              </w:rPr>
              <w:fldChar w:fldCharType="begin"/>
            </w:r>
            <w:r w:rsidR="00665BFC">
              <w:rPr>
                <w:noProof/>
                <w:webHidden/>
              </w:rPr>
              <w:instrText xml:space="preserve"> PAGEREF _Toc519804919 \h </w:instrText>
            </w:r>
            <w:r w:rsidR="00665BFC">
              <w:rPr>
                <w:noProof/>
                <w:webHidden/>
              </w:rPr>
            </w:r>
            <w:r w:rsidR="00665BFC">
              <w:rPr>
                <w:noProof/>
                <w:webHidden/>
              </w:rPr>
              <w:fldChar w:fldCharType="separate"/>
            </w:r>
            <w:r w:rsidR="00880D93">
              <w:rPr>
                <w:noProof/>
                <w:webHidden/>
              </w:rPr>
              <w:t>50</w:t>
            </w:r>
            <w:r w:rsidR="00665BFC">
              <w:rPr>
                <w:noProof/>
                <w:webHidden/>
              </w:rPr>
              <w:fldChar w:fldCharType="end"/>
            </w:r>
          </w:hyperlink>
        </w:p>
        <w:p w14:paraId="0298602C" w14:textId="2EF7E3B5" w:rsidR="00665BFC" w:rsidRDefault="001F57CD">
          <w:pPr>
            <w:pStyle w:val="TOC2"/>
            <w:rPr>
              <w:rFonts w:eastAsiaTheme="minorEastAsia" w:cstheme="minorBidi"/>
              <w:smallCaps w:val="0"/>
              <w:noProof/>
              <w:sz w:val="22"/>
              <w:szCs w:val="22"/>
              <w:lang w:val="en-US" w:eastAsia="en-US"/>
            </w:rPr>
          </w:pPr>
          <w:hyperlink w:anchor="_Toc519804920" w:history="1">
            <w:r w:rsidR="00665BFC" w:rsidRPr="007051CC">
              <w:rPr>
                <w:rStyle w:val="Hyperlink"/>
                <w:noProof/>
              </w:rPr>
              <w:t>8.9</w:t>
            </w:r>
            <w:r w:rsidR="00665BFC">
              <w:rPr>
                <w:rFonts w:eastAsiaTheme="minorEastAsia" w:cstheme="minorBidi"/>
                <w:smallCaps w:val="0"/>
                <w:noProof/>
                <w:sz w:val="22"/>
                <w:szCs w:val="22"/>
                <w:lang w:val="en-US" w:eastAsia="en-US"/>
              </w:rPr>
              <w:tab/>
            </w:r>
            <w:r w:rsidR="00665BFC" w:rsidRPr="007051CC">
              <w:rPr>
                <w:rStyle w:val="Hyperlink"/>
                <w:noProof/>
              </w:rPr>
              <w:t>Metadata</w:t>
            </w:r>
            <w:r w:rsidR="00665BFC">
              <w:rPr>
                <w:noProof/>
                <w:webHidden/>
              </w:rPr>
              <w:tab/>
            </w:r>
            <w:r w:rsidR="00665BFC">
              <w:rPr>
                <w:noProof/>
                <w:webHidden/>
              </w:rPr>
              <w:fldChar w:fldCharType="begin"/>
            </w:r>
            <w:r w:rsidR="00665BFC">
              <w:rPr>
                <w:noProof/>
                <w:webHidden/>
              </w:rPr>
              <w:instrText xml:space="preserve"> PAGEREF _Toc519804920 \h </w:instrText>
            </w:r>
            <w:r w:rsidR="00665BFC">
              <w:rPr>
                <w:noProof/>
                <w:webHidden/>
              </w:rPr>
            </w:r>
            <w:r w:rsidR="00665BFC">
              <w:rPr>
                <w:noProof/>
                <w:webHidden/>
              </w:rPr>
              <w:fldChar w:fldCharType="separate"/>
            </w:r>
            <w:r w:rsidR="00880D93">
              <w:rPr>
                <w:noProof/>
                <w:webHidden/>
              </w:rPr>
              <w:t>51</w:t>
            </w:r>
            <w:r w:rsidR="00665BFC">
              <w:rPr>
                <w:noProof/>
                <w:webHidden/>
              </w:rPr>
              <w:fldChar w:fldCharType="end"/>
            </w:r>
          </w:hyperlink>
        </w:p>
        <w:p w14:paraId="2AAE3367" w14:textId="70000908" w:rsidR="00665BFC" w:rsidRDefault="001F57CD">
          <w:pPr>
            <w:pStyle w:val="TOC1"/>
            <w:rPr>
              <w:rFonts w:eastAsiaTheme="minorEastAsia" w:cstheme="minorBidi"/>
              <w:b w:val="0"/>
              <w:bCs w:val="0"/>
              <w:caps w:val="0"/>
              <w:noProof/>
              <w:sz w:val="22"/>
              <w:szCs w:val="22"/>
              <w:lang w:val="en-US" w:eastAsia="en-US"/>
            </w:rPr>
          </w:pPr>
          <w:hyperlink w:anchor="_Toc519804921" w:history="1">
            <w:r w:rsidR="00665BFC" w:rsidRPr="007051CC">
              <w:rPr>
                <w:rStyle w:val="Hyperlink"/>
                <w:noProof/>
              </w:rPr>
              <w:t>9</w:t>
            </w:r>
            <w:r w:rsidR="00665BFC">
              <w:rPr>
                <w:rFonts w:eastAsiaTheme="minorEastAsia" w:cstheme="minorBidi"/>
                <w:b w:val="0"/>
                <w:bCs w:val="0"/>
                <w:caps w:val="0"/>
                <w:noProof/>
                <w:sz w:val="22"/>
                <w:szCs w:val="22"/>
                <w:lang w:val="en-US" w:eastAsia="en-US"/>
              </w:rPr>
              <w:tab/>
            </w:r>
            <w:r w:rsidR="00665BFC" w:rsidRPr="007051CC">
              <w:rPr>
                <w:rStyle w:val="Hyperlink"/>
                <w:noProof/>
              </w:rPr>
              <w:t>Maintenance</w:t>
            </w:r>
            <w:r w:rsidR="00665BFC">
              <w:rPr>
                <w:noProof/>
                <w:webHidden/>
              </w:rPr>
              <w:tab/>
            </w:r>
            <w:r w:rsidR="00665BFC">
              <w:rPr>
                <w:noProof/>
                <w:webHidden/>
              </w:rPr>
              <w:fldChar w:fldCharType="begin"/>
            </w:r>
            <w:r w:rsidR="00665BFC">
              <w:rPr>
                <w:noProof/>
                <w:webHidden/>
              </w:rPr>
              <w:instrText xml:space="preserve"> PAGEREF _Toc519804921 \h </w:instrText>
            </w:r>
            <w:r w:rsidR="00665BFC">
              <w:rPr>
                <w:noProof/>
                <w:webHidden/>
              </w:rPr>
            </w:r>
            <w:r w:rsidR="00665BFC">
              <w:rPr>
                <w:noProof/>
                <w:webHidden/>
              </w:rPr>
              <w:fldChar w:fldCharType="separate"/>
            </w:r>
            <w:r w:rsidR="00880D93">
              <w:rPr>
                <w:noProof/>
                <w:webHidden/>
              </w:rPr>
              <w:t>51</w:t>
            </w:r>
            <w:r w:rsidR="00665BFC">
              <w:rPr>
                <w:noProof/>
                <w:webHidden/>
              </w:rPr>
              <w:fldChar w:fldCharType="end"/>
            </w:r>
          </w:hyperlink>
        </w:p>
        <w:p w14:paraId="77F6D1D4" w14:textId="6411A043" w:rsidR="00665BFC" w:rsidRDefault="001F57CD">
          <w:pPr>
            <w:pStyle w:val="TOC2"/>
            <w:rPr>
              <w:rFonts w:eastAsiaTheme="minorEastAsia" w:cstheme="minorBidi"/>
              <w:smallCaps w:val="0"/>
              <w:noProof/>
              <w:sz w:val="22"/>
              <w:szCs w:val="22"/>
              <w:lang w:val="en-US" w:eastAsia="en-US"/>
            </w:rPr>
          </w:pPr>
          <w:hyperlink w:anchor="_Toc519804922" w:history="1">
            <w:r w:rsidR="00665BFC" w:rsidRPr="007051CC">
              <w:rPr>
                <w:rStyle w:val="Hyperlink"/>
                <w:noProof/>
              </w:rPr>
              <w:t>9.1</w:t>
            </w:r>
            <w:r w:rsidR="00665BFC">
              <w:rPr>
                <w:rFonts w:eastAsiaTheme="minorEastAsia" w:cstheme="minorBidi"/>
                <w:smallCaps w:val="0"/>
                <w:noProof/>
                <w:sz w:val="22"/>
                <w:szCs w:val="22"/>
                <w:lang w:val="en-US" w:eastAsia="en-US"/>
              </w:rPr>
              <w:tab/>
            </w:r>
            <w:r w:rsidR="00665BFC" w:rsidRPr="007051CC">
              <w:rPr>
                <w:rStyle w:val="Hyperlink"/>
                <w:noProof/>
              </w:rPr>
              <w:t>Maintenance and Update Frequency</w:t>
            </w:r>
            <w:r w:rsidR="00665BFC">
              <w:rPr>
                <w:noProof/>
                <w:webHidden/>
              </w:rPr>
              <w:tab/>
            </w:r>
            <w:r w:rsidR="00665BFC">
              <w:rPr>
                <w:noProof/>
                <w:webHidden/>
              </w:rPr>
              <w:fldChar w:fldCharType="begin"/>
            </w:r>
            <w:r w:rsidR="00665BFC">
              <w:rPr>
                <w:noProof/>
                <w:webHidden/>
              </w:rPr>
              <w:instrText xml:space="preserve"> PAGEREF _Toc519804922 \h </w:instrText>
            </w:r>
            <w:r w:rsidR="00665BFC">
              <w:rPr>
                <w:noProof/>
                <w:webHidden/>
              </w:rPr>
            </w:r>
            <w:r w:rsidR="00665BFC">
              <w:rPr>
                <w:noProof/>
                <w:webHidden/>
              </w:rPr>
              <w:fldChar w:fldCharType="separate"/>
            </w:r>
            <w:r w:rsidR="00880D93">
              <w:rPr>
                <w:noProof/>
                <w:webHidden/>
              </w:rPr>
              <w:t>51</w:t>
            </w:r>
            <w:r w:rsidR="00665BFC">
              <w:rPr>
                <w:noProof/>
                <w:webHidden/>
              </w:rPr>
              <w:fldChar w:fldCharType="end"/>
            </w:r>
          </w:hyperlink>
        </w:p>
        <w:p w14:paraId="52DCB9EF" w14:textId="54944656" w:rsidR="00665BFC" w:rsidRDefault="001F57CD">
          <w:pPr>
            <w:pStyle w:val="TOC2"/>
            <w:rPr>
              <w:rFonts w:eastAsiaTheme="minorEastAsia" w:cstheme="minorBidi"/>
              <w:smallCaps w:val="0"/>
              <w:noProof/>
              <w:sz w:val="22"/>
              <w:szCs w:val="22"/>
              <w:lang w:val="en-US" w:eastAsia="en-US"/>
            </w:rPr>
          </w:pPr>
          <w:hyperlink w:anchor="_Toc519804923" w:history="1">
            <w:r w:rsidR="00665BFC" w:rsidRPr="007051CC">
              <w:rPr>
                <w:rStyle w:val="Hyperlink"/>
                <w:noProof/>
              </w:rPr>
              <w:t>9.2</w:t>
            </w:r>
            <w:r w:rsidR="00665BFC">
              <w:rPr>
                <w:rFonts w:eastAsiaTheme="minorEastAsia" w:cstheme="minorBidi"/>
                <w:smallCaps w:val="0"/>
                <w:noProof/>
                <w:sz w:val="22"/>
                <w:szCs w:val="22"/>
                <w:lang w:val="en-US" w:eastAsia="en-US"/>
              </w:rPr>
              <w:tab/>
            </w:r>
            <w:r w:rsidR="00665BFC" w:rsidRPr="007051CC">
              <w:rPr>
                <w:rStyle w:val="Hyperlink"/>
                <w:noProof/>
              </w:rPr>
              <w:t>Typical Sources of Change</w:t>
            </w:r>
            <w:r w:rsidR="00665BFC">
              <w:rPr>
                <w:noProof/>
                <w:webHidden/>
              </w:rPr>
              <w:tab/>
            </w:r>
            <w:r w:rsidR="00665BFC">
              <w:rPr>
                <w:noProof/>
                <w:webHidden/>
              </w:rPr>
              <w:fldChar w:fldCharType="begin"/>
            </w:r>
            <w:r w:rsidR="00665BFC">
              <w:rPr>
                <w:noProof/>
                <w:webHidden/>
              </w:rPr>
              <w:instrText xml:space="preserve"> PAGEREF _Toc519804923 \h </w:instrText>
            </w:r>
            <w:r w:rsidR="00665BFC">
              <w:rPr>
                <w:noProof/>
                <w:webHidden/>
              </w:rPr>
            </w:r>
            <w:r w:rsidR="00665BFC">
              <w:rPr>
                <w:noProof/>
                <w:webHidden/>
              </w:rPr>
              <w:fldChar w:fldCharType="separate"/>
            </w:r>
            <w:r w:rsidR="00880D93">
              <w:rPr>
                <w:noProof/>
                <w:webHidden/>
              </w:rPr>
              <w:t>51</w:t>
            </w:r>
            <w:r w:rsidR="00665BFC">
              <w:rPr>
                <w:noProof/>
                <w:webHidden/>
              </w:rPr>
              <w:fldChar w:fldCharType="end"/>
            </w:r>
          </w:hyperlink>
        </w:p>
        <w:p w14:paraId="78D5F2D7" w14:textId="70812D07" w:rsidR="00665BFC" w:rsidRDefault="001F57CD">
          <w:pPr>
            <w:pStyle w:val="TOC2"/>
            <w:rPr>
              <w:rFonts w:eastAsiaTheme="minorEastAsia" w:cstheme="minorBidi"/>
              <w:smallCaps w:val="0"/>
              <w:noProof/>
              <w:sz w:val="22"/>
              <w:szCs w:val="22"/>
              <w:lang w:val="en-US" w:eastAsia="en-US"/>
            </w:rPr>
          </w:pPr>
          <w:hyperlink w:anchor="_Toc519804924" w:history="1">
            <w:r w:rsidR="00665BFC" w:rsidRPr="007051CC">
              <w:rPr>
                <w:rStyle w:val="Hyperlink"/>
                <w:noProof/>
              </w:rPr>
              <w:t>9.3</w:t>
            </w:r>
            <w:r w:rsidR="00665BFC">
              <w:rPr>
                <w:rFonts w:eastAsiaTheme="minorEastAsia" w:cstheme="minorBidi"/>
                <w:smallCaps w:val="0"/>
                <w:noProof/>
                <w:sz w:val="22"/>
                <w:szCs w:val="22"/>
                <w:lang w:val="en-US" w:eastAsia="en-US"/>
              </w:rPr>
              <w:tab/>
            </w:r>
            <w:r w:rsidR="00665BFC" w:rsidRPr="007051CC">
              <w:rPr>
                <w:rStyle w:val="Hyperlink"/>
                <w:noProof/>
              </w:rPr>
              <w:t>Production Process</w:t>
            </w:r>
            <w:r w:rsidR="00665BFC">
              <w:rPr>
                <w:noProof/>
                <w:webHidden/>
              </w:rPr>
              <w:tab/>
            </w:r>
            <w:r w:rsidR="00665BFC">
              <w:rPr>
                <w:noProof/>
                <w:webHidden/>
              </w:rPr>
              <w:fldChar w:fldCharType="begin"/>
            </w:r>
            <w:r w:rsidR="00665BFC">
              <w:rPr>
                <w:noProof/>
                <w:webHidden/>
              </w:rPr>
              <w:instrText xml:space="preserve"> PAGEREF _Toc519804924 \h </w:instrText>
            </w:r>
            <w:r w:rsidR="00665BFC">
              <w:rPr>
                <w:noProof/>
                <w:webHidden/>
              </w:rPr>
            </w:r>
            <w:r w:rsidR="00665BFC">
              <w:rPr>
                <w:noProof/>
                <w:webHidden/>
              </w:rPr>
              <w:fldChar w:fldCharType="separate"/>
            </w:r>
            <w:r w:rsidR="00880D93">
              <w:rPr>
                <w:noProof/>
                <w:webHidden/>
              </w:rPr>
              <w:t>51</w:t>
            </w:r>
            <w:r w:rsidR="00665BFC">
              <w:rPr>
                <w:noProof/>
                <w:webHidden/>
              </w:rPr>
              <w:fldChar w:fldCharType="end"/>
            </w:r>
          </w:hyperlink>
        </w:p>
        <w:p w14:paraId="42D22D53" w14:textId="73C07802" w:rsidR="00665BFC" w:rsidRDefault="001F57CD">
          <w:pPr>
            <w:pStyle w:val="TOC2"/>
            <w:rPr>
              <w:rFonts w:eastAsiaTheme="minorEastAsia" w:cstheme="minorBidi"/>
              <w:smallCaps w:val="0"/>
              <w:noProof/>
              <w:sz w:val="22"/>
              <w:szCs w:val="22"/>
              <w:lang w:val="en-US" w:eastAsia="en-US"/>
            </w:rPr>
          </w:pPr>
          <w:hyperlink w:anchor="_Toc519804925" w:history="1">
            <w:r w:rsidR="00665BFC" w:rsidRPr="007051CC">
              <w:rPr>
                <w:rStyle w:val="Hyperlink"/>
                <w:noProof/>
              </w:rPr>
              <w:t>9.4</w:t>
            </w:r>
            <w:r w:rsidR="00665BFC">
              <w:rPr>
                <w:rFonts w:eastAsiaTheme="minorEastAsia" w:cstheme="minorBidi"/>
                <w:smallCaps w:val="0"/>
                <w:noProof/>
                <w:sz w:val="22"/>
                <w:szCs w:val="22"/>
                <w:lang w:val="en-US" w:eastAsia="en-US"/>
              </w:rPr>
              <w:tab/>
            </w:r>
            <w:r w:rsidR="00665BFC" w:rsidRPr="007051CC">
              <w:rPr>
                <w:rStyle w:val="Hyperlink"/>
                <w:noProof/>
              </w:rPr>
              <w:t>Management of FC and PC updates</w:t>
            </w:r>
            <w:r w:rsidR="00665BFC">
              <w:rPr>
                <w:noProof/>
                <w:webHidden/>
              </w:rPr>
              <w:tab/>
            </w:r>
            <w:r w:rsidR="00665BFC">
              <w:rPr>
                <w:noProof/>
                <w:webHidden/>
              </w:rPr>
              <w:fldChar w:fldCharType="begin"/>
            </w:r>
            <w:r w:rsidR="00665BFC">
              <w:rPr>
                <w:noProof/>
                <w:webHidden/>
              </w:rPr>
              <w:instrText xml:space="preserve"> PAGEREF _Toc519804925 \h </w:instrText>
            </w:r>
            <w:r w:rsidR="00665BFC">
              <w:rPr>
                <w:noProof/>
                <w:webHidden/>
              </w:rPr>
            </w:r>
            <w:r w:rsidR="00665BFC">
              <w:rPr>
                <w:noProof/>
                <w:webHidden/>
              </w:rPr>
              <w:fldChar w:fldCharType="separate"/>
            </w:r>
            <w:r w:rsidR="00880D93">
              <w:rPr>
                <w:noProof/>
                <w:webHidden/>
              </w:rPr>
              <w:t>52</w:t>
            </w:r>
            <w:r w:rsidR="00665BFC">
              <w:rPr>
                <w:noProof/>
                <w:webHidden/>
              </w:rPr>
              <w:fldChar w:fldCharType="end"/>
            </w:r>
          </w:hyperlink>
        </w:p>
        <w:p w14:paraId="14218F83" w14:textId="714F1724" w:rsidR="00665BFC" w:rsidRDefault="001F57CD">
          <w:pPr>
            <w:pStyle w:val="TOC2"/>
            <w:rPr>
              <w:rFonts w:eastAsiaTheme="minorEastAsia" w:cstheme="minorBidi"/>
              <w:smallCaps w:val="0"/>
              <w:noProof/>
              <w:sz w:val="22"/>
              <w:szCs w:val="22"/>
              <w:lang w:val="en-US" w:eastAsia="en-US"/>
            </w:rPr>
          </w:pPr>
          <w:hyperlink w:anchor="_Toc519804926" w:history="1">
            <w:r w:rsidR="00665BFC" w:rsidRPr="007051CC">
              <w:rPr>
                <w:rStyle w:val="Hyperlink"/>
                <w:noProof/>
              </w:rPr>
              <w:t>9.5</w:t>
            </w:r>
            <w:r w:rsidR="00665BFC">
              <w:rPr>
                <w:rFonts w:eastAsiaTheme="minorEastAsia" w:cstheme="minorBidi"/>
                <w:smallCaps w:val="0"/>
                <w:noProof/>
                <w:sz w:val="22"/>
                <w:szCs w:val="22"/>
                <w:lang w:val="en-US" w:eastAsia="en-US"/>
              </w:rPr>
              <w:tab/>
            </w:r>
            <w:r w:rsidR="00665BFC" w:rsidRPr="007051CC">
              <w:rPr>
                <w:rStyle w:val="Hyperlink"/>
                <w:noProof/>
              </w:rPr>
              <w:t>PS updates other than FC/PC</w:t>
            </w:r>
            <w:r w:rsidR="00665BFC">
              <w:rPr>
                <w:noProof/>
                <w:webHidden/>
              </w:rPr>
              <w:tab/>
            </w:r>
            <w:r w:rsidR="00665BFC">
              <w:rPr>
                <w:noProof/>
                <w:webHidden/>
              </w:rPr>
              <w:fldChar w:fldCharType="begin"/>
            </w:r>
            <w:r w:rsidR="00665BFC">
              <w:rPr>
                <w:noProof/>
                <w:webHidden/>
              </w:rPr>
              <w:instrText xml:space="preserve"> PAGEREF _Toc519804926 \h </w:instrText>
            </w:r>
            <w:r w:rsidR="00665BFC">
              <w:rPr>
                <w:noProof/>
                <w:webHidden/>
              </w:rPr>
            </w:r>
            <w:r w:rsidR="00665BFC">
              <w:rPr>
                <w:noProof/>
                <w:webHidden/>
              </w:rPr>
              <w:fldChar w:fldCharType="separate"/>
            </w:r>
            <w:r w:rsidR="00880D93">
              <w:rPr>
                <w:noProof/>
                <w:webHidden/>
              </w:rPr>
              <w:t>53</w:t>
            </w:r>
            <w:r w:rsidR="00665BFC">
              <w:rPr>
                <w:noProof/>
                <w:webHidden/>
              </w:rPr>
              <w:fldChar w:fldCharType="end"/>
            </w:r>
          </w:hyperlink>
        </w:p>
        <w:p w14:paraId="668B5D91" w14:textId="7D46BBE4" w:rsidR="00665BFC" w:rsidRDefault="001F57CD">
          <w:pPr>
            <w:pStyle w:val="TOC2"/>
            <w:rPr>
              <w:rFonts w:eastAsiaTheme="minorEastAsia" w:cstheme="minorBidi"/>
              <w:smallCaps w:val="0"/>
              <w:noProof/>
              <w:sz w:val="22"/>
              <w:szCs w:val="22"/>
              <w:lang w:val="en-US" w:eastAsia="en-US"/>
            </w:rPr>
          </w:pPr>
          <w:hyperlink w:anchor="_Toc519804927" w:history="1">
            <w:r w:rsidR="00665BFC" w:rsidRPr="007051CC">
              <w:rPr>
                <w:rStyle w:val="Hyperlink"/>
                <w:noProof/>
              </w:rPr>
              <w:t>9.6</w:t>
            </w:r>
            <w:r w:rsidR="00665BFC">
              <w:rPr>
                <w:rFonts w:eastAsiaTheme="minorEastAsia" w:cstheme="minorBidi"/>
                <w:smallCaps w:val="0"/>
                <w:noProof/>
                <w:sz w:val="22"/>
                <w:szCs w:val="22"/>
                <w:lang w:val="en-US" w:eastAsia="en-US"/>
              </w:rPr>
              <w:tab/>
            </w:r>
            <w:r w:rsidR="00665BFC" w:rsidRPr="007051CC">
              <w:rPr>
                <w:rStyle w:val="Hyperlink"/>
                <w:noProof/>
              </w:rPr>
              <w:t>Unpredictable PS updates</w:t>
            </w:r>
            <w:r w:rsidR="00665BFC">
              <w:rPr>
                <w:noProof/>
                <w:webHidden/>
              </w:rPr>
              <w:tab/>
            </w:r>
            <w:r w:rsidR="00665BFC">
              <w:rPr>
                <w:noProof/>
                <w:webHidden/>
              </w:rPr>
              <w:fldChar w:fldCharType="begin"/>
            </w:r>
            <w:r w:rsidR="00665BFC">
              <w:rPr>
                <w:noProof/>
                <w:webHidden/>
              </w:rPr>
              <w:instrText xml:space="preserve"> PAGEREF _Toc519804927 \h </w:instrText>
            </w:r>
            <w:r w:rsidR="00665BFC">
              <w:rPr>
                <w:noProof/>
                <w:webHidden/>
              </w:rPr>
            </w:r>
            <w:r w:rsidR="00665BFC">
              <w:rPr>
                <w:noProof/>
                <w:webHidden/>
              </w:rPr>
              <w:fldChar w:fldCharType="separate"/>
            </w:r>
            <w:r w:rsidR="00880D93">
              <w:rPr>
                <w:noProof/>
                <w:webHidden/>
              </w:rPr>
              <w:t>53</w:t>
            </w:r>
            <w:r w:rsidR="00665BFC">
              <w:rPr>
                <w:noProof/>
                <w:webHidden/>
              </w:rPr>
              <w:fldChar w:fldCharType="end"/>
            </w:r>
          </w:hyperlink>
        </w:p>
        <w:p w14:paraId="0B9180BC" w14:textId="6A567DA8" w:rsidR="00665BFC" w:rsidRDefault="001F57CD">
          <w:pPr>
            <w:pStyle w:val="TOC2"/>
            <w:rPr>
              <w:rFonts w:eastAsiaTheme="minorEastAsia" w:cstheme="minorBidi"/>
              <w:smallCaps w:val="0"/>
              <w:noProof/>
              <w:sz w:val="22"/>
              <w:szCs w:val="22"/>
              <w:lang w:val="en-US" w:eastAsia="en-US"/>
            </w:rPr>
          </w:pPr>
          <w:hyperlink w:anchor="_Toc519804928" w:history="1">
            <w:r w:rsidR="00665BFC" w:rsidRPr="007051CC">
              <w:rPr>
                <w:rStyle w:val="Hyperlink"/>
                <w:noProof/>
              </w:rPr>
              <w:t>9.7</w:t>
            </w:r>
            <w:r w:rsidR="00665BFC">
              <w:rPr>
                <w:rFonts w:eastAsiaTheme="minorEastAsia" w:cstheme="minorBidi"/>
                <w:smallCaps w:val="0"/>
                <w:noProof/>
                <w:sz w:val="22"/>
                <w:szCs w:val="22"/>
                <w:lang w:val="en-US" w:eastAsia="en-US"/>
              </w:rPr>
              <w:tab/>
            </w:r>
            <w:r w:rsidR="00665BFC" w:rsidRPr="007051CC">
              <w:rPr>
                <w:rStyle w:val="Hyperlink"/>
                <w:noProof/>
              </w:rPr>
              <w:t>Additional data products to be defined in catalogue</w:t>
            </w:r>
            <w:r w:rsidR="00665BFC">
              <w:rPr>
                <w:noProof/>
                <w:webHidden/>
              </w:rPr>
              <w:tab/>
            </w:r>
            <w:r w:rsidR="00665BFC">
              <w:rPr>
                <w:noProof/>
                <w:webHidden/>
              </w:rPr>
              <w:fldChar w:fldCharType="begin"/>
            </w:r>
            <w:r w:rsidR="00665BFC">
              <w:rPr>
                <w:noProof/>
                <w:webHidden/>
              </w:rPr>
              <w:instrText xml:space="preserve"> PAGEREF _Toc519804928 \h </w:instrText>
            </w:r>
            <w:r w:rsidR="00665BFC">
              <w:rPr>
                <w:noProof/>
                <w:webHidden/>
              </w:rPr>
            </w:r>
            <w:r w:rsidR="00665BFC">
              <w:rPr>
                <w:noProof/>
                <w:webHidden/>
              </w:rPr>
              <w:fldChar w:fldCharType="separate"/>
            </w:r>
            <w:r w:rsidR="00880D93">
              <w:rPr>
                <w:noProof/>
                <w:webHidden/>
              </w:rPr>
              <w:t>53</w:t>
            </w:r>
            <w:r w:rsidR="00665BFC">
              <w:rPr>
                <w:noProof/>
                <w:webHidden/>
              </w:rPr>
              <w:fldChar w:fldCharType="end"/>
            </w:r>
          </w:hyperlink>
        </w:p>
        <w:p w14:paraId="680465D7" w14:textId="66760383" w:rsidR="00665BFC" w:rsidRDefault="001F57CD">
          <w:pPr>
            <w:pStyle w:val="TOC2"/>
            <w:rPr>
              <w:rFonts w:eastAsiaTheme="minorEastAsia" w:cstheme="minorBidi"/>
              <w:smallCaps w:val="0"/>
              <w:noProof/>
              <w:sz w:val="22"/>
              <w:szCs w:val="22"/>
              <w:lang w:val="en-US" w:eastAsia="en-US"/>
            </w:rPr>
          </w:pPr>
          <w:hyperlink w:anchor="_Toc519804929" w:history="1">
            <w:r w:rsidR="00665BFC" w:rsidRPr="007051CC">
              <w:rPr>
                <w:rStyle w:val="Hyperlink"/>
                <w:noProof/>
              </w:rPr>
              <w:t>9.8</w:t>
            </w:r>
            <w:r w:rsidR="00665BFC">
              <w:rPr>
                <w:rFonts w:eastAsiaTheme="minorEastAsia" w:cstheme="minorBidi"/>
                <w:smallCaps w:val="0"/>
                <w:noProof/>
                <w:sz w:val="22"/>
                <w:szCs w:val="22"/>
                <w:lang w:val="en-US" w:eastAsia="en-US"/>
              </w:rPr>
              <w:tab/>
            </w:r>
            <w:r w:rsidR="00665BFC" w:rsidRPr="007051CC">
              <w:rPr>
                <w:rStyle w:val="Hyperlink"/>
                <w:noProof/>
              </w:rPr>
              <w:t>Backward compatibility</w:t>
            </w:r>
            <w:r w:rsidR="00665BFC">
              <w:rPr>
                <w:noProof/>
                <w:webHidden/>
              </w:rPr>
              <w:tab/>
            </w:r>
            <w:r w:rsidR="00665BFC">
              <w:rPr>
                <w:noProof/>
                <w:webHidden/>
              </w:rPr>
              <w:fldChar w:fldCharType="begin"/>
            </w:r>
            <w:r w:rsidR="00665BFC">
              <w:rPr>
                <w:noProof/>
                <w:webHidden/>
              </w:rPr>
              <w:instrText xml:space="preserve"> PAGEREF _Toc519804929 \h </w:instrText>
            </w:r>
            <w:r w:rsidR="00665BFC">
              <w:rPr>
                <w:noProof/>
                <w:webHidden/>
              </w:rPr>
            </w:r>
            <w:r w:rsidR="00665BFC">
              <w:rPr>
                <w:noProof/>
                <w:webHidden/>
              </w:rPr>
              <w:fldChar w:fldCharType="separate"/>
            </w:r>
            <w:r w:rsidR="00880D93">
              <w:rPr>
                <w:noProof/>
                <w:webHidden/>
              </w:rPr>
              <w:t>53</w:t>
            </w:r>
            <w:r w:rsidR="00665BFC">
              <w:rPr>
                <w:noProof/>
                <w:webHidden/>
              </w:rPr>
              <w:fldChar w:fldCharType="end"/>
            </w:r>
          </w:hyperlink>
        </w:p>
        <w:p w14:paraId="0BC3D621" w14:textId="271E71DD" w:rsidR="00665BFC" w:rsidRDefault="001F57CD">
          <w:pPr>
            <w:pStyle w:val="TOC1"/>
            <w:rPr>
              <w:rFonts w:eastAsiaTheme="minorEastAsia" w:cstheme="minorBidi"/>
              <w:b w:val="0"/>
              <w:bCs w:val="0"/>
              <w:caps w:val="0"/>
              <w:noProof/>
              <w:sz w:val="22"/>
              <w:szCs w:val="22"/>
              <w:lang w:val="en-US" w:eastAsia="en-US"/>
            </w:rPr>
          </w:pPr>
          <w:hyperlink w:anchor="_Toc519804930" w:history="1">
            <w:r w:rsidR="00665BFC" w:rsidRPr="007051CC">
              <w:rPr>
                <w:rStyle w:val="Hyperlink"/>
                <w:noProof/>
              </w:rPr>
              <w:t>10</w:t>
            </w:r>
            <w:r w:rsidR="00665BFC">
              <w:rPr>
                <w:rFonts w:eastAsiaTheme="minorEastAsia" w:cstheme="minorBidi"/>
                <w:b w:val="0"/>
                <w:bCs w:val="0"/>
                <w:caps w:val="0"/>
                <w:noProof/>
                <w:sz w:val="22"/>
                <w:szCs w:val="22"/>
                <w:lang w:val="en-US" w:eastAsia="en-US"/>
              </w:rPr>
              <w:tab/>
            </w:r>
            <w:r w:rsidR="00665BFC" w:rsidRPr="007051CC">
              <w:rPr>
                <w:rStyle w:val="Hyperlink"/>
                <w:noProof/>
              </w:rPr>
              <w:t>Portrayal</w:t>
            </w:r>
            <w:r w:rsidR="00665BFC">
              <w:rPr>
                <w:noProof/>
                <w:webHidden/>
              </w:rPr>
              <w:tab/>
            </w:r>
            <w:r w:rsidR="00665BFC">
              <w:rPr>
                <w:noProof/>
                <w:webHidden/>
              </w:rPr>
              <w:fldChar w:fldCharType="begin"/>
            </w:r>
            <w:r w:rsidR="00665BFC">
              <w:rPr>
                <w:noProof/>
                <w:webHidden/>
              </w:rPr>
              <w:instrText xml:space="preserve"> PAGEREF _Toc519804930 \h </w:instrText>
            </w:r>
            <w:r w:rsidR="00665BFC">
              <w:rPr>
                <w:noProof/>
                <w:webHidden/>
              </w:rPr>
            </w:r>
            <w:r w:rsidR="00665BFC">
              <w:rPr>
                <w:noProof/>
                <w:webHidden/>
              </w:rPr>
              <w:fldChar w:fldCharType="separate"/>
            </w:r>
            <w:r w:rsidR="00880D93">
              <w:rPr>
                <w:noProof/>
                <w:webHidden/>
              </w:rPr>
              <w:t>54</w:t>
            </w:r>
            <w:r w:rsidR="00665BFC">
              <w:rPr>
                <w:noProof/>
                <w:webHidden/>
              </w:rPr>
              <w:fldChar w:fldCharType="end"/>
            </w:r>
          </w:hyperlink>
        </w:p>
        <w:p w14:paraId="72FA6E7A" w14:textId="45724EFD" w:rsidR="00665BFC" w:rsidRDefault="001F57CD">
          <w:pPr>
            <w:pStyle w:val="TOC2"/>
            <w:rPr>
              <w:rFonts w:eastAsiaTheme="minorEastAsia" w:cstheme="minorBidi"/>
              <w:smallCaps w:val="0"/>
              <w:noProof/>
              <w:sz w:val="22"/>
              <w:szCs w:val="22"/>
              <w:lang w:val="en-US" w:eastAsia="en-US"/>
            </w:rPr>
          </w:pPr>
          <w:hyperlink w:anchor="_Toc519804931" w:history="1">
            <w:r w:rsidR="00665BFC" w:rsidRPr="007051CC">
              <w:rPr>
                <w:rStyle w:val="Hyperlink"/>
                <w:noProof/>
              </w:rPr>
              <w:t>10.1</w:t>
            </w:r>
            <w:r w:rsidR="00665BFC">
              <w:rPr>
                <w:rFonts w:eastAsiaTheme="minorEastAsia" w:cstheme="minorBidi"/>
                <w:smallCaps w:val="0"/>
                <w:noProof/>
                <w:sz w:val="22"/>
                <w:szCs w:val="22"/>
                <w:lang w:val="en-US" w:eastAsia="en-US"/>
              </w:rPr>
              <w:tab/>
            </w:r>
            <w:r w:rsidR="00665BFC" w:rsidRPr="007051CC">
              <w:rPr>
                <w:rStyle w:val="Hyperlink"/>
                <w:noProof/>
              </w:rPr>
              <w:t>Display of significant features</w:t>
            </w:r>
            <w:r w:rsidR="00665BFC">
              <w:rPr>
                <w:noProof/>
                <w:webHidden/>
              </w:rPr>
              <w:tab/>
            </w:r>
            <w:r w:rsidR="00665BFC">
              <w:rPr>
                <w:noProof/>
                <w:webHidden/>
              </w:rPr>
              <w:fldChar w:fldCharType="begin"/>
            </w:r>
            <w:r w:rsidR="00665BFC">
              <w:rPr>
                <w:noProof/>
                <w:webHidden/>
              </w:rPr>
              <w:instrText xml:space="preserve"> PAGEREF _Toc519804931 \h </w:instrText>
            </w:r>
            <w:r w:rsidR="00665BFC">
              <w:rPr>
                <w:noProof/>
                <w:webHidden/>
              </w:rPr>
            </w:r>
            <w:r w:rsidR="00665BFC">
              <w:rPr>
                <w:noProof/>
                <w:webHidden/>
              </w:rPr>
              <w:fldChar w:fldCharType="separate"/>
            </w:r>
            <w:r w:rsidR="00880D93">
              <w:rPr>
                <w:noProof/>
                <w:webHidden/>
              </w:rPr>
              <w:t>54</w:t>
            </w:r>
            <w:r w:rsidR="00665BFC">
              <w:rPr>
                <w:noProof/>
                <w:webHidden/>
              </w:rPr>
              <w:fldChar w:fldCharType="end"/>
            </w:r>
          </w:hyperlink>
        </w:p>
        <w:p w14:paraId="0C6D2AE5" w14:textId="6B684B94" w:rsidR="00665BFC" w:rsidRDefault="001F57CD">
          <w:pPr>
            <w:pStyle w:val="TOC2"/>
            <w:rPr>
              <w:rFonts w:eastAsiaTheme="minorEastAsia" w:cstheme="minorBidi"/>
              <w:smallCaps w:val="0"/>
              <w:noProof/>
              <w:sz w:val="22"/>
              <w:szCs w:val="22"/>
              <w:lang w:val="en-US" w:eastAsia="en-US"/>
            </w:rPr>
          </w:pPr>
          <w:hyperlink w:anchor="_Toc519804932" w:history="1">
            <w:r w:rsidR="00665BFC" w:rsidRPr="007051CC">
              <w:rPr>
                <w:rStyle w:val="Hyperlink"/>
                <w:noProof/>
              </w:rPr>
              <w:t>10.2</w:t>
            </w:r>
            <w:r w:rsidR="00665BFC">
              <w:rPr>
                <w:rFonts w:eastAsiaTheme="minorEastAsia" w:cstheme="minorBidi"/>
                <w:smallCaps w:val="0"/>
                <w:noProof/>
                <w:sz w:val="22"/>
                <w:szCs w:val="22"/>
                <w:lang w:val="en-US" w:eastAsia="en-US"/>
              </w:rPr>
              <w:tab/>
            </w:r>
            <w:r w:rsidR="00665BFC" w:rsidRPr="007051CC">
              <w:rPr>
                <w:rStyle w:val="Hyperlink"/>
                <w:noProof/>
              </w:rPr>
              <w:t>Display of significant features - switching to original</w:t>
            </w:r>
            <w:r w:rsidR="00665BFC">
              <w:rPr>
                <w:noProof/>
                <w:webHidden/>
              </w:rPr>
              <w:tab/>
            </w:r>
            <w:r w:rsidR="00665BFC">
              <w:rPr>
                <w:noProof/>
                <w:webHidden/>
              </w:rPr>
              <w:fldChar w:fldCharType="begin"/>
            </w:r>
            <w:r w:rsidR="00665BFC">
              <w:rPr>
                <w:noProof/>
                <w:webHidden/>
              </w:rPr>
              <w:instrText xml:space="preserve"> PAGEREF _Toc519804932 \h </w:instrText>
            </w:r>
            <w:r w:rsidR="00665BFC">
              <w:rPr>
                <w:noProof/>
                <w:webHidden/>
              </w:rPr>
            </w:r>
            <w:r w:rsidR="00665BFC">
              <w:rPr>
                <w:noProof/>
                <w:webHidden/>
              </w:rPr>
              <w:fldChar w:fldCharType="separate"/>
            </w:r>
            <w:r w:rsidR="00880D93">
              <w:rPr>
                <w:noProof/>
                <w:webHidden/>
              </w:rPr>
              <w:t>55</w:t>
            </w:r>
            <w:r w:rsidR="00665BFC">
              <w:rPr>
                <w:noProof/>
                <w:webHidden/>
              </w:rPr>
              <w:fldChar w:fldCharType="end"/>
            </w:r>
          </w:hyperlink>
        </w:p>
        <w:p w14:paraId="53134E4F" w14:textId="5D81112D" w:rsidR="00665BFC" w:rsidRDefault="001F57CD">
          <w:pPr>
            <w:pStyle w:val="TOC2"/>
            <w:rPr>
              <w:rFonts w:eastAsiaTheme="minorEastAsia" w:cstheme="minorBidi"/>
              <w:smallCaps w:val="0"/>
              <w:noProof/>
              <w:sz w:val="22"/>
              <w:szCs w:val="22"/>
              <w:lang w:val="en-US" w:eastAsia="en-US"/>
            </w:rPr>
          </w:pPr>
          <w:hyperlink w:anchor="_Toc519804933" w:history="1">
            <w:r w:rsidR="00665BFC" w:rsidRPr="007051CC">
              <w:rPr>
                <w:rStyle w:val="Hyperlink"/>
                <w:noProof/>
              </w:rPr>
              <w:t>10.3</w:t>
            </w:r>
            <w:r w:rsidR="00665BFC">
              <w:rPr>
                <w:rFonts w:eastAsiaTheme="minorEastAsia" w:cstheme="minorBidi"/>
                <w:smallCaps w:val="0"/>
                <w:noProof/>
                <w:sz w:val="22"/>
                <w:szCs w:val="22"/>
                <w:lang w:val="en-US" w:eastAsia="en-US"/>
              </w:rPr>
              <w:tab/>
            </w:r>
            <w:r w:rsidR="00665BFC" w:rsidRPr="007051CC">
              <w:rPr>
                <w:rStyle w:val="Hyperlink"/>
                <w:noProof/>
              </w:rPr>
              <w:t>Portrayal distinguishability - colour set-asides</w:t>
            </w:r>
            <w:r w:rsidR="00665BFC">
              <w:rPr>
                <w:noProof/>
                <w:webHidden/>
              </w:rPr>
              <w:tab/>
            </w:r>
            <w:r w:rsidR="00665BFC">
              <w:rPr>
                <w:noProof/>
                <w:webHidden/>
              </w:rPr>
              <w:fldChar w:fldCharType="begin"/>
            </w:r>
            <w:r w:rsidR="00665BFC">
              <w:rPr>
                <w:noProof/>
                <w:webHidden/>
              </w:rPr>
              <w:instrText xml:space="preserve"> PAGEREF _Toc519804933 \h </w:instrText>
            </w:r>
            <w:r w:rsidR="00665BFC">
              <w:rPr>
                <w:noProof/>
                <w:webHidden/>
              </w:rPr>
            </w:r>
            <w:r w:rsidR="00665BFC">
              <w:rPr>
                <w:noProof/>
                <w:webHidden/>
              </w:rPr>
              <w:fldChar w:fldCharType="separate"/>
            </w:r>
            <w:r w:rsidR="00880D93">
              <w:rPr>
                <w:noProof/>
                <w:webHidden/>
              </w:rPr>
              <w:t>55</w:t>
            </w:r>
            <w:r w:rsidR="00665BFC">
              <w:rPr>
                <w:noProof/>
                <w:webHidden/>
              </w:rPr>
              <w:fldChar w:fldCharType="end"/>
            </w:r>
          </w:hyperlink>
        </w:p>
        <w:p w14:paraId="26B0129B" w14:textId="7049771F" w:rsidR="00665BFC" w:rsidRDefault="001F57CD">
          <w:pPr>
            <w:pStyle w:val="TOC2"/>
            <w:rPr>
              <w:rFonts w:eastAsiaTheme="minorEastAsia" w:cstheme="minorBidi"/>
              <w:smallCaps w:val="0"/>
              <w:noProof/>
              <w:sz w:val="22"/>
              <w:szCs w:val="22"/>
              <w:lang w:val="en-US" w:eastAsia="en-US"/>
            </w:rPr>
          </w:pPr>
          <w:hyperlink w:anchor="_Toc519804934" w:history="1">
            <w:r w:rsidR="00665BFC" w:rsidRPr="007051CC">
              <w:rPr>
                <w:rStyle w:val="Hyperlink"/>
                <w:noProof/>
              </w:rPr>
              <w:t>10.4</w:t>
            </w:r>
            <w:r w:rsidR="00665BFC">
              <w:rPr>
                <w:rFonts w:eastAsiaTheme="minorEastAsia" w:cstheme="minorBidi"/>
                <w:smallCaps w:val="0"/>
                <w:noProof/>
                <w:sz w:val="22"/>
                <w:szCs w:val="22"/>
                <w:lang w:val="en-US" w:eastAsia="en-US"/>
              </w:rPr>
              <w:tab/>
            </w:r>
            <w:r w:rsidR="00665BFC" w:rsidRPr="007051CC">
              <w:rPr>
                <w:rStyle w:val="Hyperlink"/>
                <w:noProof/>
              </w:rPr>
              <w:t>Day/night/dusk modes</w:t>
            </w:r>
            <w:r w:rsidR="00665BFC">
              <w:rPr>
                <w:noProof/>
                <w:webHidden/>
              </w:rPr>
              <w:tab/>
            </w:r>
            <w:r w:rsidR="00665BFC">
              <w:rPr>
                <w:noProof/>
                <w:webHidden/>
              </w:rPr>
              <w:fldChar w:fldCharType="begin"/>
            </w:r>
            <w:r w:rsidR="00665BFC">
              <w:rPr>
                <w:noProof/>
                <w:webHidden/>
              </w:rPr>
              <w:instrText xml:space="preserve"> PAGEREF _Toc519804934 \h </w:instrText>
            </w:r>
            <w:r w:rsidR="00665BFC">
              <w:rPr>
                <w:noProof/>
                <w:webHidden/>
              </w:rPr>
            </w:r>
            <w:r w:rsidR="00665BFC">
              <w:rPr>
                <w:noProof/>
                <w:webHidden/>
              </w:rPr>
              <w:fldChar w:fldCharType="separate"/>
            </w:r>
            <w:r w:rsidR="00880D93">
              <w:rPr>
                <w:noProof/>
                <w:webHidden/>
              </w:rPr>
              <w:t>55</w:t>
            </w:r>
            <w:r w:rsidR="00665BFC">
              <w:rPr>
                <w:noProof/>
                <w:webHidden/>
              </w:rPr>
              <w:fldChar w:fldCharType="end"/>
            </w:r>
          </w:hyperlink>
        </w:p>
        <w:p w14:paraId="4BC678FC" w14:textId="68E6CE11" w:rsidR="00665BFC" w:rsidRDefault="001F57CD">
          <w:pPr>
            <w:pStyle w:val="TOC2"/>
            <w:rPr>
              <w:rFonts w:eastAsiaTheme="minorEastAsia" w:cstheme="minorBidi"/>
              <w:smallCaps w:val="0"/>
              <w:noProof/>
              <w:sz w:val="22"/>
              <w:szCs w:val="22"/>
              <w:lang w:val="en-US" w:eastAsia="en-US"/>
            </w:rPr>
          </w:pPr>
          <w:hyperlink w:anchor="_Toc519804935" w:history="1">
            <w:r w:rsidR="00665BFC" w:rsidRPr="007051CC">
              <w:rPr>
                <w:rStyle w:val="Hyperlink"/>
                <w:noProof/>
                <w:lang w:eastAsia="en-CA"/>
              </w:rPr>
              <w:t>10.5</w:t>
            </w:r>
            <w:r w:rsidR="00665BFC">
              <w:rPr>
                <w:rFonts w:eastAsiaTheme="minorEastAsia" w:cstheme="minorBidi"/>
                <w:smallCaps w:val="0"/>
                <w:noProof/>
                <w:sz w:val="22"/>
                <w:szCs w:val="22"/>
                <w:lang w:val="en-US" w:eastAsia="en-US"/>
              </w:rPr>
              <w:tab/>
            </w:r>
            <w:r w:rsidR="00665BFC" w:rsidRPr="007051CC">
              <w:rPr>
                <w:rStyle w:val="Hyperlink"/>
                <w:noProof/>
                <w:lang w:eastAsia="en-CA"/>
              </w:rPr>
              <w:t>Impacts on viewing groups</w:t>
            </w:r>
            <w:r w:rsidR="00665BFC">
              <w:rPr>
                <w:noProof/>
                <w:webHidden/>
              </w:rPr>
              <w:tab/>
            </w:r>
            <w:r w:rsidR="00665BFC">
              <w:rPr>
                <w:noProof/>
                <w:webHidden/>
              </w:rPr>
              <w:fldChar w:fldCharType="begin"/>
            </w:r>
            <w:r w:rsidR="00665BFC">
              <w:rPr>
                <w:noProof/>
                <w:webHidden/>
              </w:rPr>
              <w:instrText xml:space="preserve"> PAGEREF _Toc519804935 \h </w:instrText>
            </w:r>
            <w:r w:rsidR="00665BFC">
              <w:rPr>
                <w:noProof/>
                <w:webHidden/>
              </w:rPr>
            </w:r>
            <w:r w:rsidR="00665BFC">
              <w:rPr>
                <w:noProof/>
                <w:webHidden/>
              </w:rPr>
              <w:fldChar w:fldCharType="separate"/>
            </w:r>
            <w:r w:rsidR="00880D93">
              <w:rPr>
                <w:noProof/>
                <w:webHidden/>
              </w:rPr>
              <w:t>56</w:t>
            </w:r>
            <w:r w:rsidR="00665BFC">
              <w:rPr>
                <w:noProof/>
                <w:webHidden/>
              </w:rPr>
              <w:fldChar w:fldCharType="end"/>
            </w:r>
          </w:hyperlink>
        </w:p>
        <w:p w14:paraId="181C29A0" w14:textId="5D06DECD" w:rsidR="00665BFC" w:rsidRDefault="001F57CD">
          <w:pPr>
            <w:pStyle w:val="TOC2"/>
            <w:rPr>
              <w:rFonts w:eastAsiaTheme="minorEastAsia" w:cstheme="minorBidi"/>
              <w:smallCaps w:val="0"/>
              <w:noProof/>
              <w:sz w:val="22"/>
              <w:szCs w:val="22"/>
              <w:lang w:val="en-US" w:eastAsia="en-US"/>
            </w:rPr>
          </w:pPr>
          <w:hyperlink w:anchor="_Toc519804936" w:history="1">
            <w:r w:rsidR="00665BFC" w:rsidRPr="007051CC">
              <w:rPr>
                <w:rStyle w:val="Hyperlink"/>
                <w:noProof/>
              </w:rPr>
              <w:t>10.6</w:t>
            </w:r>
            <w:r w:rsidR="00665BFC">
              <w:rPr>
                <w:rFonts w:eastAsiaTheme="minorEastAsia" w:cstheme="minorBidi"/>
                <w:smallCaps w:val="0"/>
                <w:noProof/>
                <w:sz w:val="22"/>
                <w:szCs w:val="22"/>
                <w:lang w:val="en-US" w:eastAsia="en-US"/>
              </w:rPr>
              <w:tab/>
            </w:r>
            <w:r w:rsidR="00665BFC" w:rsidRPr="007051CC">
              <w:rPr>
                <w:rStyle w:val="Hyperlink"/>
                <w:noProof/>
              </w:rPr>
              <w:t>Impacts on portrayal catalogues</w:t>
            </w:r>
            <w:r w:rsidR="00665BFC">
              <w:rPr>
                <w:noProof/>
                <w:webHidden/>
              </w:rPr>
              <w:tab/>
            </w:r>
            <w:r w:rsidR="00665BFC">
              <w:rPr>
                <w:noProof/>
                <w:webHidden/>
              </w:rPr>
              <w:fldChar w:fldCharType="begin"/>
            </w:r>
            <w:r w:rsidR="00665BFC">
              <w:rPr>
                <w:noProof/>
                <w:webHidden/>
              </w:rPr>
              <w:instrText xml:space="preserve"> PAGEREF _Toc519804936 \h </w:instrText>
            </w:r>
            <w:r w:rsidR="00665BFC">
              <w:rPr>
                <w:noProof/>
                <w:webHidden/>
              </w:rPr>
            </w:r>
            <w:r w:rsidR="00665BFC">
              <w:rPr>
                <w:noProof/>
                <w:webHidden/>
              </w:rPr>
              <w:fldChar w:fldCharType="separate"/>
            </w:r>
            <w:r w:rsidR="00880D93">
              <w:rPr>
                <w:noProof/>
                <w:webHidden/>
              </w:rPr>
              <w:t>56</w:t>
            </w:r>
            <w:r w:rsidR="00665BFC">
              <w:rPr>
                <w:noProof/>
                <w:webHidden/>
              </w:rPr>
              <w:fldChar w:fldCharType="end"/>
            </w:r>
          </w:hyperlink>
        </w:p>
        <w:p w14:paraId="0B759CF2" w14:textId="3DA928A2" w:rsidR="00665BFC" w:rsidRDefault="001F57CD">
          <w:pPr>
            <w:pStyle w:val="TOC2"/>
            <w:rPr>
              <w:rFonts w:eastAsiaTheme="minorEastAsia" w:cstheme="minorBidi"/>
              <w:smallCaps w:val="0"/>
              <w:noProof/>
              <w:sz w:val="22"/>
              <w:szCs w:val="22"/>
              <w:lang w:val="en-US" w:eastAsia="en-US"/>
            </w:rPr>
          </w:pPr>
          <w:hyperlink w:anchor="_Toc519804937" w:history="1">
            <w:r w:rsidR="00665BFC" w:rsidRPr="007051CC">
              <w:rPr>
                <w:rStyle w:val="Hyperlink"/>
                <w:noProof/>
              </w:rPr>
              <w:t>10.7</w:t>
            </w:r>
            <w:r w:rsidR="00665BFC">
              <w:rPr>
                <w:rFonts w:eastAsiaTheme="minorEastAsia" w:cstheme="minorBidi"/>
                <w:smallCaps w:val="0"/>
                <w:noProof/>
                <w:sz w:val="22"/>
                <w:szCs w:val="22"/>
                <w:lang w:val="en-US" w:eastAsia="en-US"/>
              </w:rPr>
              <w:tab/>
            </w:r>
            <w:r w:rsidR="00665BFC" w:rsidRPr="007051CC">
              <w:rPr>
                <w:rStyle w:val="Hyperlink"/>
                <w:noProof/>
              </w:rPr>
              <w:t>Meta-features</w:t>
            </w:r>
            <w:r w:rsidR="00665BFC">
              <w:rPr>
                <w:noProof/>
                <w:webHidden/>
              </w:rPr>
              <w:tab/>
            </w:r>
            <w:r w:rsidR="00665BFC">
              <w:rPr>
                <w:noProof/>
                <w:webHidden/>
              </w:rPr>
              <w:fldChar w:fldCharType="begin"/>
            </w:r>
            <w:r w:rsidR="00665BFC">
              <w:rPr>
                <w:noProof/>
                <w:webHidden/>
              </w:rPr>
              <w:instrText xml:space="preserve"> PAGEREF _Toc519804937 \h </w:instrText>
            </w:r>
            <w:r w:rsidR="00665BFC">
              <w:rPr>
                <w:noProof/>
                <w:webHidden/>
              </w:rPr>
            </w:r>
            <w:r w:rsidR="00665BFC">
              <w:rPr>
                <w:noProof/>
                <w:webHidden/>
              </w:rPr>
              <w:fldChar w:fldCharType="separate"/>
            </w:r>
            <w:r w:rsidR="00880D93">
              <w:rPr>
                <w:noProof/>
                <w:webHidden/>
              </w:rPr>
              <w:t>56</w:t>
            </w:r>
            <w:r w:rsidR="00665BFC">
              <w:rPr>
                <w:noProof/>
                <w:webHidden/>
              </w:rPr>
              <w:fldChar w:fldCharType="end"/>
            </w:r>
          </w:hyperlink>
        </w:p>
        <w:p w14:paraId="3A129DC5" w14:textId="7AE657EB" w:rsidR="00665BFC" w:rsidRDefault="001F57CD">
          <w:pPr>
            <w:pStyle w:val="TOC2"/>
            <w:rPr>
              <w:rFonts w:eastAsiaTheme="minorEastAsia" w:cstheme="minorBidi"/>
              <w:smallCaps w:val="0"/>
              <w:noProof/>
              <w:sz w:val="22"/>
              <w:szCs w:val="22"/>
              <w:lang w:val="en-US" w:eastAsia="en-US"/>
            </w:rPr>
          </w:pPr>
          <w:hyperlink w:anchor="_Toc519804938" w:history="1">
            <w:r w:rsidR="00665BFC" w:rsidRPr="007051CC">
              <w:rPr>
                <w:rStyle w:val="Hyperlink"/>
                <w:noProof/>
              </w:rPr>
              <w:t>10.8</w:t>
            </w:r>
            <w:r w:rsidR="00665BFC">
              <w:rPr>
                <w:rFonts w:eastAsiaTheme="minorEastAsia" w:cstheme="minorBidi"/>
                <w:smallCaps w:val="0"/>
                <w:noProof/>
                <w:sz w:val="22"/>
                <w:szCs w:val="22"/>
                <w:lang w:val="en-US" w:eastAsia="en-US"/>
              </w:rPr>
              <w:tab/>
            </w:r>
            <w:r w:rsidR="00665BFC" w:rsidRPr="007051CC">
              <w:rPr>
                <w:rStyle w:val="Hyperlink"/>
                <w:noProof/>
              </w:rPr>
              <w:t>Display of text</w:t>
            </w:r>
            <w:r w:rsidR="00665BFC">
              <w:rPr>
                <w:noProof/>
                <w:webHidden/>
              </w:rPr>
              <w:tab/>
            </w:r>
            <w:r w:rsidR="00665BFC">
              <w:rPr>
                <w:noProof/>
                <w:webHidden/>
              </w:rPr>
              <w:fldChar w:fldCharType="begin"/>
            </w:r>
            <w:r w:rsidR="00665BFC">
              <w:rPr>
                <w:noProof/>
                <w:webHidden/>
              </w:rPr>
              <w:instrText xml:space="preserve"> PAGEREF _Toc519804938 \h </w:instrText>
            </w:r>
            <w:r w:rsidR="00665BFC">
              <w:rPr>
                <w:noProof/>
                <w:webHidden/>
              </w:rPr>
            </w:r>
            <w:r w:rsidR="00665BFC">
              <w:rPr>
                <w:noProof/>
                <w:webHidden/>
              </w:rPr>
              <w:fldChar w:fldCharType="separate"/>
            </w:r>
            <w:r w:rsidR="00880D93">
              <w:rPr>
                <w:noProof/>
                <w:webHidden/>
              </w:rPr>
              <w:t>57</w:t>
            </w:r>
            <w:r w:rsidR="00665BFC">
              <w:rPr>
                <w:noProof/>
                <w:webHidden/>
              </w:rPr>
              <w:fldChar w:fldCharType="end"/>
            </w:r>
          </w:hyperlink>
        </w:p>
        <w:p w14:paraId="773B6EB2" w14:textId="30EB4B95" w:rsidR="00665BFC" w:rsidRDefault="001F57CD">
          <w:pPr>
            <w:pStyle w:val="TOC2"/>
            <w:rPr>
              <w:rFonts w:eastAsiaTheme="minorEastAsia" w:cstheme="minorBidi"/>
              <w:smallCaps w:val="0"/>
              <w:noProof/>
              <w:sz w:val="22"/>
              <w:szCs w:val="22"/>
              <w:lang w:val="en-US" w:eastAsia="en-US"/>
            </w:rPr>
          </w:pPr>
          <w:hyperlink w:anchor="_Toc519804939" w:history="1">
            <w:r w:rsidR="00665BFC" w:rsidRPr="007051CC">
              <w:rPr>
                <w:rStyle w:val="Hyperlink"/>
                <w:noProof/>
              </w:rPr>
              <w:t>10.9</w:t>
            </w:r>
            <w:r w:rsidR="00665BFC">
              <w:rPr>
                <w:rFonts w:eastAsiaTheme="minorEastAsia" w:cstheme="minorBidi"/>
                <w:smallCaps w:val="0"/>
                <w:noProof/>
                <w:sz w:val="22"/>
                <w:szCs w:val="22"/>
                <w:lang w:val="en-US" w:eastAsia="en-US"/>
              </w:rPr>
              <w:tab/>
            </w:r>
            <w:r w:rsidR="00665BFC" w:rsidRPr="007051CC">
              <w:rPr>
                <w:rStyle w:val="Hyperlink"/>
                <w:noProof/>
              </w:rPr>
              <w:t>Skin-of-the earth replacement</w:t>
            </w:r>
            <w:r w:rsidR="00665BFC">
              <w:rPr>
                <w:noProof/>
                <w:webHidden/>
              </w:rPr>
              <w:tab/>
            </w:r>
            <w:r w:rsidR="00665BFC">
              <w:rPr>
                <w:noProof/>
                <w:webHidden/>
              </w:rPr>
              <w:fldChar w:fldCharType="begin"/>
            </w:r>
            <w:r w:rsidR="00665BFC">
              <w:rPr>
                <w:noProof/>
                <w:webHidden/>
              </w:rPr>
              <w:instrText xml:space="preserve"> PAGEREF _Toc519804939 \h </w:instrText>
            </w:r>
            <w:r w:rsidR="00665BFC">
              <w:rPr>
                <w:noProof/>
                <w:webHidden/>
              </w:rPr>
            </w:r>
            <w:r w:rsidR="00665BFC">
              <w:rPr>
                <w:noProof/>
                <w:webHidden/>
              </w:rPr>
              <w:fldChar w:fldCharType="separate"/>
            </w:r>
            <w:r w:rsidR="00880D93">
              <w:rPr>
                <w:noProof/>
                <w:webHidden/>
              </w:rPr>
              <w:t>57</w:t>
            </w:r>
            <w:r w:rsidR="00665BFC">
              <w:rPr>
                <w:noProof/>
                <w:webHidden/>
              </w:rPr>
              <w:fldChar w:fldCharType="end"/>
            </w:r>
          </w:hyperlink>
        </w:p>
        <w:p w14:paraId="3E12A497" w14:textId="07A9DA19" w:rsidR="00665BFC" w:rsidRDefault="001F57CD">
          <w:pPr>
            <w:pStyle w:val="TOC2"/>
            <w:rPr>
              <w:rFonts w:eastAsiaTheme="minorEastAsia" w:cstheme="minorBidi"/>
              <w:smallCaps w:val="0"/>
              <w:noProof/>
              <w:sz w:val="22"/>
              <w:szCs w:val="22"/>
              <w:lang w:val="en-US" w:eastAsia="en-US"/>
            </w:rPr>
          </w:pPr>
          <w:hyperlink w:anchor="_Toc519804940" w:history="1">
            <w:r w:rsidR="00665BFC" w:rsidRPr="007051CC">
              <w:rPr>
                <w:rStyle w:val="Hyperlink"/>
                <w:noProof/>
              </w:rPr>
              <w:t>10.10</w:t>
            </w:r>
            <w:r w:rsidR="00665BFC">
              <w:rPr>
                <w:rFonts w:eastAsiaTheme="minorEastAsia" w:cstheme="minorBidi"/>
                <w:smallCaps w:val="0"/>
                <w:noProof/>
                <w:sz w:val="22"/>
                <w:szCs w:val="22"/>
                <w:lang w:val="en-US" w:eastAsia="en-US"/>
              </w:rPr>
              <w:tab/>
            </w:r>
            <w:r w:rsidR="00665BFC" w:rsidRPr="007051CC">
              <w:rPr>
                <w:rStyle w:val="Hyperlink"/>
                <w:noProof/>
              </w:rPr>
              <w:t>Blended portrayals</w:t>
            </w:r>
            <w:r w:rsidR="00665BFC">
              <w:rPr>
                <w:noProof/>
                <w:webHidden/>
              </w:rPr>
              <w:tab/>
            </w:r>
            <w:r w:rsidR="00665BFC">
              <w:rPr>
                <w:noProof/>
                <w:webHidden/>
              </w:rPr>
              <w:fldChar w:fldCharType="begin"/>
            </w:r>
            <w:r w:rsidR="00665BFC">
              <w:rPr>
                <w:noProof/>
                <w:webHidden/>
              </w:rPr>
              <w:instrText xml:space="preserve"> PAGEREF _Toc519804940 \h </w:instrText>
            </w:r>
            <w:r w:rsidR="00665BFC">
              <w:rPr>
                <w:noProof/>
                <w:webHidden/>
              </w:rPr>
            </w:r>
            <w:r w:rsidR="00665BFC">
              <w:rPr>
                <w:noProof/>
                <w:webHidden/>
              </w:rPr>
              <w:fldChar w:fldCharType="separate"/>
            </w:r>
            <w:r w:rsidR="00880D93">
              <w:rPr>
                <w:noProof/>
                <w:webHidden/>
              </w:rPr>
              <w:t>58</w:t>
            </w:r>
            <w:r w:rsidR="00665BFC">
              <w:rPr>
                <w:noProof/>
                <w:webHidden/>
              </w:rPr>
              <w:fldChar w:fldCharType="end"/>
            </w:r>
          </w:hyperlink>
        </w:p>
        <w:p w14:paraId="6C410D7E" w14:textId="599597AD" w:rsidR="00665BFC" w:rsidRDefault="001F57CD">
          <w:pPr>
            <w:pStyle w:val="TOC2"/>
            <w:rPr>
              <w:rFonts w:eastAsiaTheme="minorEastAsia" w:cstheme="minorBidi"/>
              <w:smallCaps w:val="0"/>
              <w:noProof/>
              <w:sz w:val="22"/>
              <w:szCs w:val="22"/>
              <w:lang w:val="en-US" w:eastAsia="en-US"/>
            </w:rPr>
          </w:pPr>
          <w:hyperlink w:anchor="_Toc519804941" w:history="1">
            <w:r w:rsidR="00665BFC" w:rsidRPr="007051CC">
              <w:rPr>
                <w:rStyle w:val="Hyperlink"/>
                <w:noProof/>
              </w:rPr>
              <w:t>10.11</w:t>
            </w:r>
            <w:r w:rsidR="00665BFC">
              <w:rPr>
                <w:rFonts w:eastAsiaTheme="minorEastAsia" w:cstheme="minorBidi"/>
                <w:smallCaps w:val="0"/>
                <w:noProof/>
                <w:sz w:val="22"/>
                <w:szCs w:val="22"/>
                <w:lang w:val="en-US" w:eastAsia="en-US"/>
              </w:rPr>
              <w:tab/>
            </w:r>
            <w:r w:rsidR="00665BFC" w:rsidRPr="007051CC">
              <w:rPr>
                <w:rStyle w:val="Hyperlink"/>
                <w:noProof/>
              </w:rPr>
              <w:t>Hierarchy of data</w:t>
            </w:r>
            <w:r w:rsidR="00665BFC">
              <w:rPr>
                <w:noProof/>
                <w:webHidden/>
              </w:rPr>
              <w:tab/>
            </w:r>
            <w:r w:rsidR="00665BFC">
              <w:rPr>
                <w:noProof/>
                <w:webHidden/>
              </w:rPr>
              <w:fldChar w:fldCharType="begin"/>
            </w:r>
            <w:r w:rsidR="00665BFC">
              <w:rPr>
                <w:noProof/>
                <w:webHidden/>
              </w:rPr>
              <w:instrText xml:space="preserve"> PAGEREF _Toc519804941 \h </w:instrText>
            </w:r>
            <w:r w:rsidR="00665BFC">
              <w:rPr>
                <w:noProof/>
                <w:webHidden/>
              </w:rPr>
            </w:r>
            <w:r w:rsidR="00665BFC">
              <w:rPr>
                <w:noProof/>
                <w:webHidden/>
              </w:rPr>
              <w:fldChar w:fldCharType="separate"/>
            </w:r>
            <w:r w:rsidR="00880D93">
              <w:rPr>
                <w:noProof/>
                <w:webHidden/>
              </w:rPr>
              <w:t>58</w:t>
            </w:r>
            <w:r w:rsidR="00665BFC">
              <w:rPr>
                <w:noProof/>
                <w:webHidden/>
              </w:rPr>
              <w:fldChar w:fldCharType="end"/>
            </w:r>
          </w:hyperlink>
        </w:p>
        <w:p w14:paraId="16AF9668" w14:textId="742C9E91" w:rsidR="00665BFC" w:rsidRDefault="001F57CD">
          <w:pPr>
            <w:pStyle w:val="TOC2"/>
            <w:rPr>
              <w:rFonts w:eastAsiaTheme="minorEastAsia" w:cstheme="minorBidi"/>
              <w:smallCaps w:val="0"/>
              <w:noProof/>
              <w:sz w:val="22"/>
              <w:szCs w:val="22"/>
              <w:lang w:val="en-US" w:eastAsia="en-US"/>
            </w:rPr>
          </w:pPr>
          <w:hyperlink w:anchor="_Toc519804942" w:history="1">
            <w:r w:rsidR="00665BFC" w:rsidRPr="007051CC">
              <w:rPr>
                <w:rStyle w:val="Hyperlink"/>
                <w:noProof/>
              </w:rPr>
              <w:t>10.12</w:t>
            </w:r>
            <w:r w:rsidR="00665BFC">
              <w:rPr>
                <w:rFonts w:eastAsiaTheme="minorEastAsia" w:cstheme="minorBidi"/>
                <w:smallCaps w:val="0"/>
                <w:noProof/>
                <w:sz w:val="22"/>
                <w:szCs w:val="22"/>
                <w:lang w:val="en-US" w:eastAsia="en-US"/>
              </w:rPr>
              <w:tab/>
            </w:r>
            <w:r w:rsidR="00665BFC" w:rsidRPr="007051CC">
              <w:rPr>
                <w:rStyle w:val="Hyperlink"/>
                <w:noProof/>
              </w:rPr>
              <w:t>Pick reports</w:t>
            </w:r>
            <w:r w:rsidR="00665BFC">
              <w:rPr>
                <w:noProof/>
                <w:webHidden/>
              </w:rPr>
              <w:tab/>
            </w:r>
            <w:r w:rsidR="00665BFC">
              <w:rPr>
                <w:noProof/>
                <w:webHidden/>
              </w:rPr>
              <w:fldChar w:fldCharType="begin"/>
            </w:r>
            <w:r w:rsidR="00665BFC">
              <w:rPr>
                <w:noProof/>
                <w:webHidden/>
              </w:rPr>
              <w:instrText xml:space="preserve"> PAGEREF _Toc519804942 \h </w:instrText>
            </w:r>
            <w:r w:rsidR="00665BFC">
              <w:rPr>
                <w:noProof/>
                <w:webHidden/>
              </w:rPr>
            </w:r>
            <w:r w:rsidR="00665BFC">
              <w:rPr>
                <w:noProof/>
                <w:webHidden/>
              </w:rPr>
              <w:fldChar w:fldCharType="separate"/>
            </w:r>
            <w:r w:rsidR="00880D93">
              <w:rPr>
                <w:noProof/>
                <w:webHidden/>
              </w:rPr>
              <w:t>58</w:t>
            </w:r>
            <w:r w:rsidR="00665BFC">
              <w:rPr>
                <w:noProof/>
                <w:webHidden/>
              </w:rPr>
              <w:fldChar w:fldCharType="end"/>
            </w:r>
          </w:hyperlink>
        </w:p>
        <w:p w14:paraId="6929E287" w14:textId="3300B60C" w:rsidR="00665BFC" w:rsidRDefault="001F57CD">
          <w:pPr>
            <w:pStyle w:val="TOC2"/>
            <w:rPr>
              <w:rFonts w:eastAsiaTheme="minorEastAsia" w:cstheme="minorBidi"/>
              <w:smallCaps w:val="0"/>
              <w:noProof/>
              <w:sz w:val="22"/>
              <w:szCs w:val="22"/>
              <w:lang w:val="en-US" w:eastAsia="en-US"/>
            </w:rPr>
          </w:pPr>
          <w:hyperlink w:anchor="_Toc519804943" w:history="1">
            <w:r w:rsidR="00665BFC" w:rsidRPr="007051CC">
              <w:rPr>
                <w:rStyle w:val="Hyperlink"/>
                <w:noProof/>
                <w:lang w:eastAsia="en-GB"/>
              </w:rPr>
              <w:t>10.13</w:t>
            </w:r>
            <w:r w:rsidR="00665BFC">
              <w:rPr>
                <w:rFonts w:eastAsiaTheme="minorEastAsia" w:cstheme="minorBidi"/>
                <w:smallCaps w:val="0"/>
                <w:noProof/>
                <w:sz w:val="22"/>
                <w:szCs w:val="22"/>
                <w:lang w:val="en-US" w:eastAsia="en-US"/>
              </w:rPr>
              <w:tab/>
            </w:r>
            <w:r w:rsidR="00665BFC" w:rsidRPr="007051CC">
              <w:rPr>
                <w:rStyle w:val="Hyperlink"/>
                <w:noProof/>
                <w:lang w:eastAsia="en-GB"/>
              </w:rPr>
              <w:t>User control over loaded set</w:t>
            </w:r>
            <w:r w:rsidR="00665BFC">
              <w:rPr>
                <w:noProof/>
                <w:webHidden/>
              </w:rPr>
              <w:tab/>
            </w:r>
            <w:r w:rsidR="00665BFC">
              <w:rPr>
                <w:noProof/>
                <w:webHidden/>
              </w:rPr>
              <w:fldChar w:fldCharType="begin"/>
            </w:r>
            <w:r w:rsidR="00665BFC">
              <w:rPr>
                <w:noProof/>
                <w:webHidden/>
              </w:rPr>
              <w:instrText xml:space="preserve"> PAGEREF _Toc519804943 \h </w:instrText>
            </w:r>
            <w:r w:rsidR="00665BFC">
              <w:rPr>
                <w:noProof/>
                <w:webHidden/>
              </w:rPr>
            </w:r>
            <w:r w:rsidR="00665BFC">
              <w:rPr>
                <w:noProof/>
                <w:webHidden/>
              </w:rPr>
              <w:fldChar w:fldCharType="separate"/>
            </w:r>
            <w:r w:rsidR="00880D93">
              <w:rPr>
                <w:noProof/>
                <w:webHidden/>
              </w:rPr>
              <w:t>59</w:t>
            </w:r>
            <w:r w:rsidR="00665BFC">
              <w:rPr>
                <w:noProof/>
                <w:webHidden/>
              </w:rPr>
              <w:fldChar w:fldCharType="end"/>
            </w:r>
          </w:hyperlink>
        </w:p>
        <w:p w14:paraId="06E45194" w14:textId="2650E3F8" w:rsidR="00665BFC" w:rsidRDefault="001F57CD">
          <w:pPr>
            <w:pStyle w:val="TOC2"/>
            <w:rPr>
              <w:rFonts w:eastAsiaTheme="minorEastAsia" w:cstheme="minorBidi"/>
              <w:smallCaps w:val="0"/>
              <w:noProof/>
              <w:sz w:val="22"/>
              <w:szCs w:val="22"/>
              <w:lang w:val="en-US" w:eastAsia="en-US"/>
            </w:rPr>
          </w:pPr>
          <w:hyperlink w:anchor="_Toc519804944" w:history="1">
            <w:r w:rsidR="00665BFC" w:rsidRPr="007051CC">
              <w:rPr>
                <w:rStyle w:val="Hyperlink"/>
                <w:noProof/>
                <w:lang w:eastAsia="en-GB"/>
              </w:rPr>
              <w:t>10.14</w:t>
            </w:r>
            <w:r w:rsidR="00665BFC">
              <w:rPr>
                <w:rFonts w:eastAsiaTheme="minorEastAsia" w:cstheme="minorBidi"/>
                <w:smallCaps w:val="0"/>
                <w:noProof/>
                <w:sz w:val="22"/>
                <w:szCs w:val="22"/>
                <w:lang w:val="en-US" w:eastAsia="en-US"/>
              </w:rPr>
              <w:tab/>
            </w:r>
            <w:r w:rsidR="00665BFC" w:rsidRPr="007051CC">
              <w:rPr>
                <w:rStyle w:val="Hyperlink"/>
                <w:noProof/>
                <w:lang w:eastAsia="en-GB"/>
              </w:rPr>
              <w:t>User control over interoperation level</w:t>
            </w:r>
            <w:r w:rsidR="00665BFC">
              <w:rPr>
                <w:noProof/>
                <w:webHidden/>
              </w:rPr>
              <w:tab/>
            </w:r>
            <w:r w:rsidR="00665BFC">
              <w:rPr>
                <w:noProof/>
                <w:webHidden/>
              </w:rPr>
              <w:fldChar w:fldCharType="begin"/>
            </w:r>
            <w:r w:rsidR="00665BFC">
              <w:rPr>
                <w:noProof/>
                <w:webHidden/>
              </w:rPr>
              <w:instrText xml:space="preserve"> PAGEREF _Toc519804944 \h </w:instrText>
            </w:r>
            <w:r w:rsidR="00665BFC">
              <w:rPr>
                <w:noProof/>
                <w:webHidden/>
              </w:rPr>
            </w:r>
            <w:r w:rsidR="00665BFC">
              <w:rPr>
                <w:noProof/>
                <w:webHidden/>
              </w:rPr>
              <w:fldChar w:fldCharType="separate"/>
            </w:r>
            <w:r w:rsidR="00880D93">
              <w:rPr>
                <w:noProof/>
                <w:webHidden/>
              </w:rPr>
              <w:t>59</w:t>
            </w:r>
            <w:r w:rsidR="00665BFC">
              <w:rPr>
                <w:noProof/>
                <w:webHidden/>
              </w:rPr>
              <w:fldChar w:fldCharType="end"/>
            </w:r>
          </w:hyperlink>
        </w:p>
        <w:p w14:paraId="001A49E6" w14:textId="6EEED4B4" w:rsidR="00665BFC" w:rsidRDefault="001F57CD">
          <w:pPr>
            <w:pStyle w:val="TOC1"/>
            <w:rPr>
              <w:rFonts w:eastAsiaTheme="minorEastAsia" w:cstheme="minorBidi"/>
              <w:b w:val="0"/>
              <w:bCs w:val="0"/>
              <w:caps w:val="0"/>
              <w:noProof/>
              <w:sz w:val="22"/>
              <w:szCs w:val="22"/>
              <w:lang w:val="en-US" w:eastAsia="en-US"/>
            </w:rPr>
          </w:pPr>
          <w:hyperlink w:anchor="_Toc519804945" w:history="1">
            <w:r w:rsidR="00665BFC" w:rsidRPr="007051CC">
              <w:rPr>
                <w:rStyle w:val="Hyperlink"/>
                <w:noProof/>
              </w:rPr>
              <w:t>11</w:t>
            </w:r>
            <w:r w:rsidR="00665BFC">
              <w:rPr>
                <w:rFonts w:eastAsiaTheme="minorEastAsia" w:cstheme="minorBidi"/>
                <w:b w:val="0"/>
                <w:bCs w:val="0"/>
                <w:caps w:val="0"/>
                <w:noProof/>
                <w:sz w:val="22"/>
                <w:szCs w:val="22"/>
                <w:lang w:val="en-US" w:eastAsia="en-US"/>
              </w:rPr>
              <w:tab/>
            </w:r>
            <w:r w:rsidR="00665BFC" w:rsidRPr="007051CC">
              <w:rPr>
                <w:rStyle w:val="Hyperlink"/>
                <w:noProof/>
              </w:rPr>
              <w:t>Data Product format (encoding)</w:t>
            </w:r>
            <w:r w:rsidR="00665BFC">
              <w:rPr>
                <w:noProof/>
                <w:webHidden/>
              </w:rPr>
              <w:tab/>
            </w:r>
            <w:r w:rsidR="00665BFC">
              <w:rPr>
                <w:noProof/>
                <w:webHidden/>
              </w:rPr>
              <w:fldChar w:fldCharType="begin"/>
            </w:r>
            <w:r w:rsidR="00665BFC">
              <w:rPr>
                <w:noProof/>
                <w:webHidden/>
              </w:rPr>
              <w:instrText xml:space="preserve"> PAGEREF _Toc519804945 \h </w:instrText>
            </w:r>
            <w:r w:rsidR="00665BFC">
              <w:rPr>
                <w:noProof/>
                <w:webHidden/>
              </w:rPr>
            </w:r>
            <w:r w:rsidR="00665BFC">
              <w:rPr>
                <w:noProof/>
                <w:webHidden/>
              </w:rPr>
              <w:fldChar w:fldCharType="separate"/>
            </w:r>
            <w:r w:rsidR="00880D93">
              <w:rPr>
                <w:noProof/>
                <w:webHidden/>
              </w:rPr>
              <w:t>60</w:t>
            </w:r>
            <w:r w:rsidR="00665BFC">
              <w:rPr>
                <w:noProof/>
                <w:webHidden/>
              </w:rPr>
              <w:fldChar w:fldCharType="end"/>
            </w:r>
          </w:hyperlink>
        </w:p>
        <w:p w14:paraId="0B91B9B3" w14:textId="11A5E01B" w:rsidR="00665BFC" w:rsidRDefault="001F57CD">
          <w:pPr>
            <w:pStyle w:val="TOC2"/>
            <w:rPr>
              <w:rFonts w:eastAsiaTheme="minorEastAsia" w:cstheme="minorBidi"/>
              <w:smallCaps w:val="0"/>
              <w:noProof/>
              <w:sz w:val="22"/>
              <w:szCs w:val="22"/>
              <w:lang w:val="en-US" w:eastAsia="en-US"/>
            </w:rPr>
          </w:pPr>
          <w:hyperlink w:anchor="_Toc519804946" w:history="1">
            <w:r w:rsidR="00665BFC" w:rsidRPr="007051CC">
              <w:rPr>
                <w:rStyle w:val="Hyperlink"/>
                <w:noProof/>
              </w:rPr>
              <w:t>11.1</w:t>
            </w:r>
            <w:r w:rsidR="00665BFC">
              <w:rPr>
                <w:rFonts w:eastAsiaTheme="minorEastAsia" w:cstheme="minorBidi"/>
                <w:smallCaps w:val="0"/>
                <w:noProof/>
                <w:sz w:val="22"/>
                <w:szCs w:val="22"/>
                <w:lang w:val="en-US" w:eastAsia="en-US"/>
              </w:rPr>
              <w:tab/>
            </w:r>
            <w:r w:rsidR="00665BFC" w:rsidRPr="007051CC">
              <w:rPr>
                <w:rStyle w:val="Hyperlink"/>
                <w:noProof/>
              </w:rPr>
              <w:t>Introduction</w:t>
            </w:r>
            <w:r w:rsidR="00665BFC">
              <w:rPr>
                <w:noProof/>
                <w:webHidden/>
              </w:rPr>
              <w:tab/>
            </w:r>
            <w:r w:rsidR="00665BFC">
              <w:rPr>
                <w:noProof/>
                <w:webHidden/>
              </w:rPr>
              <w:fldChar w:fldCharType="begin"/>
            </w:r>
            <w:r w:rsidR="00665BFC">
              <w:rPr>
                <w:noProof/>
                <w:webHidden/>
              </w:rPr>
              <w:instrText xml:space="preserve"> PAGEREF _Toc519804946 \h </w:instrText>
            </w:r>
            <w:r w:rsidR="00665BFC">
              <w:rPr>
                <w:noProof/>
                <w:webHidden/>
              </w:rPr>
            </w:r>
            <w:r w:rsidR="00665BFC">
              <w:rPr>
                <w:noProof/>
                <w:webHidden/>
              </w:rPr>
              <w:fldChar w:fldCharType="separate"/>
            </w:r>
            <w:r w:rsidR="00880D93">
              <w:rPr>
                <w:noProof/>
                <w:webHidden/>
              </w:rPr>
              <w:t>60</w:t>
            </w:r>
            <w:r w:rsidR="00665BFC">
              <w:rPr>
                <w:noProof/>
                <w:webHidden/>
              </w:rPr>
              <w:fldChar w:fldCharType="end"/>
            </w:r>
          </w:hyperlink>
        </w:p>
        <w:p w14:paraId="708DC3E5" w14:textId="77CD435F" w:rsidR="00665BFC" w:rsidRDefault="001F57CD">
          <w:pPr>
            <w:pStyle w:val="TOC2"/>
            <w:rPr>
              <w:rFonts w:eastAsiaTheme="minorEastAsia" w:cstheme="minorBidi"/>
              <w:smallCaps w:val="0"/>
              <w:noProof/>
              <w:sz w:val="22"/>
              <w:szCs w:val="22"/>
              <w:lang w:val="en-US" w:eastAsia="en-US"/>
            </w:rPr>
          </w:pPr>
          <w:hyperlink w:anchor="_Toc519804947" w:history="1">
            <w:r w:rsidR="00665BFC" w:rsidRPr="007051CC">
              <w:rPr>
                <w:rStyle w:val="Hyperlink"/>
                <w:noProof/>
              </w:rPr>
              <w:t>11.2</w:t>
            </w:r>
            <w:r w:rsidR="00665BFC">
              <w:rPr>
                <w:rFonts w:eastAsiaTheme="minorEastAsia" w:cstheme="minorBidi"/>
                <w:smallCaps w:val="0"/>
                <w:noProof/>
                <w:sz w:val="22"/>
                <w:szCs w:val="22"/>
                <w:lang w:val="en-US" w:eastAsia="en-US"/>
              </w:rPr>
              <w:tab/>
            </w:r>
            <w:r w:rsidR="00665BFC" w:rsidRPr="007051CC">
              <w:rPr>
                <w:rStyle w:val="Hyperlink"/>
                <w:noProof/>
              </w:rPr>
              <w:t>Unknown Attribute Values</w:t>
            </w:r>
            <w:r w:rsidR="00665BFC">
              <w:rPr>
                <w:noProof/>
                <w:webHidden/>
              </w:rPr>
              <w:tab/>
            </w:r>
            <w:r w:rsidR="00665BFC">
              <w:rPr>
                <w:noProof/>
                <w:webHidden/>
              </w:rPr>
              <w:fldChar w:fldCharType="begin"/>
            </w:r>
            <w:r w:rsidR="00665BFC">
              <w:rPr>
                <w:noProof/>
                <w:webHidden/>
              </w:rPr>
              <w:instrText xml:space="preserve"> PAGEREF _Toc519804947 \h </w:instrText>
            </w:r>
            <w:r w:rsidR="00665BFC">
              <w:rPr>
                <w:noProof/>
                <w:webHidden/>
              </w:rPr>
            </w:r>
            <w:r w:rsidR="00665BFC">
              <w:rPr>
                <w:noProof/>
                <w:webHidden/>
              </w:rPr>
              <w:fldChar w:fldCharType="separate"/>
            </w:r>
            <w:r w:rsidR="00880D93">
              <w:rPr>
                <w:noProof/>
                <w:webHidden/>
              </w:rPr>
              <w:t>60</w:t>
            </w:r>
            <w:r w:rsidR="00665BFC">
              <w:rPr>
                <w:noProof/>
                <w:webHidden/>
              </w:rPr>
              <w:fldChar w:fldCharType="end"/>
            </w:r>
          </w:hyperlink>
        </w:p>
        <w:p w14:paraId="09A1156E" w14:textId="62999372" w:rsidR="00665BFC" w:rsidRDefault="001F57CD">
          <w:pPr>
            <w:pStyle w:val="TOC2"/>
            <w:rPr>
              <w:rFonts w:eastAsiaTheme="minorEastAsia" w:cstheme="minorBidi"/>
              <w:smallCaps w:val="0"/>
              <w:noProof/>
              <w:sz w:val="22"/>
              <w:szCs w:val="22"/>
              <w:lang w:val="en-US" w:eastAsia="en-US"/>
            </w:rPr>
          </w:pPr>
          <w:hyperlink w:anchor="_Toc519804948" w:history="1">
            <w:r w:rsidR="00665BFC" w:rsidRPr="007051CC">
              <w:rPr>
                <w:rStyle w:val="Hyperlink"/>
                <w:noProof/>
              </w:rPr>
              <w:t>11.3</w:t>
            </w:r>
            <w:r w:rsidR="00665BFC">
              <w:rPr>
                <w:rFonts w:eastAsiaTheme="minorEastAsia" w:cstheme="minorBidi"/>
                <w:smallCaps w:val="0"/>
                <w:noProof/>
                <w:sz w:val="22"/>
                <w:szCs w:val="22"/>
                <w:lang w:val="en-US" w:eastAsia="en-US"/>
              </w:rPr>
              <w:tab/>
            </w:r>
            <w:r w:rsidR="00665BFC" w:rsidRPr="007051CC">
              <w:rPr>
                <w:rStyle w:val="Hyperlink"/>
                <w:noProof/>
              </w:rPr>
              <w:t>XML schemas</w:t>
            </w:r>
            <w:r w:rsidR="00665BFC">
              <w:rPr>
                <w:noProof/>
                <w:webHidden/>
              </w:rPr>
              <w:tab/>
            </w:r>
            <w:r w:rsidR="00665BFC">
              <w:rPr>
                <w:noProof/>
                <w:webHidden/>
              </w:rPr>
              <w:fldChar w:fldCharType="begin"/>
            </w:r>
            <w:r w:rsidR="00665BFC">
              <w:rPr>
                <w:noProof/>
                <w:webHidden/>
              </w:rPr>
              <w:instrText xml:space="preserve"> PAGEREF _Toc519804948 \h </w:instrText>
            </w:r>
            <w:r w:rsidR="00665BFC">
              <w:rPr>
                <w:noProof/>
                <w:webHidden/>
              </w:rPr>
            </w:r>
            <w:r w:rsidR="00665BFC">
              <w:rPr>
                <w:noProof/>
                <w:webHidden/>
              </w:rPr>
              <w:fldChar w:fldCharType="separate"/>
            </w:r>
            <w:r w:rsidR="00880D93">
              <w:rPr>
                <w:noProof/>
                <w:webHidden/>
              </w:rPr>
              <w:t>60</w:t>
            </w:r>
            <w:r w:rsidR="00665BFC">
              <w:rPr>
                <w:noProof/>
                <w:webHidden/>
              </w:rPr>
              <w:fldChar w:fldCharType="end"/>
            </w:r>
          </w:hyperlink>
        </w:p>
        <w:p w14:paraId="03BFE13A" w14:textId="28DCA252" w:rsidR="00665BFC" w:rsidRDefault="001F57CD">
          <w:pPr>
            <w:pStyle w:val="TOC1"/>
            <w:rPr>
              <w:rFonts w:eastAsiaTheme="minorEastAsia" w:cstheme="minorBidi"/>
              <w:b w:val="0"/>
              <w:bCs w:val="0"/>
              <w:caps w:val="0"/>
              <w:noProof/>
              <w:sz w:val="22"/>
              <w:szCs w:val="22"/>
              <w:lang w:val="en-US" w:eastAsia="en-US"/>
            </w:rPr>
          </w:pPr>
          <w:hyperlink w:anchor="_Toc519804949" w:history="1">
            <w:r w:rsidR="00665BFC" w:rsidRPr="007051CC">
              <w:rPr>
                <w:rStyle w:val="Hyperlink"/>
                <w:noProof/>
              </w:rPr>
              <w:t>12</w:t>
            </w:r>
            <w:r w:rsidR="00665BFC">
              <w:rPr>
                <w:rFonts w:eastAsiaTheme="minorEastAsia" w:cstheme="minorBidi"/>
                <w:b w:val="0"/>
                <w:bCs w:val="0"/>
                <w:caps w:val="0"/>
                <w:noProof/>
                <w:sz w:val="22"/>
                <w:szCs w:val="22"/>
                <w:lang w:val="en-US" w:eastAsia="en-US"/>
              </w:rPr>
              <w:tab/>
            </w:r>
            <w:r w:rsidR="00665BFC" w:rsidRPr="007051CC">
              <w:rPr>
                <w:rStyle w:val="Hyperlink"/>
                <w:noProof/>
              </w:rPr>
              <w:t>Data Product Delivery</w:t>
            </w:r>
            <w:r w:rsidR="00665BFC">
              <w:rPr>
                <w:noProof/>
                <w:webHidden/>
              </w:rPr>
              <w:tab/>
            </w:r>
            <w:r w:rsidR="00665BFC">
              <w:rPr>
                <w:noProof/>
                <w:webHidden/>
              </w:rPr>
              <w:fldChar w:fldCharType="begin"/>
            </w:r>
            <w:r w:rsidR="00665BFC">
              <w:rPr>
                <w:noProof/>
                <w:webHidden/>
              </w:rPr>
              <w:instrText xml:space="preserve"> PAGEREF _Toc519804949 \h </w:instrText>
            </w:r>
            <w:r w:rsidR="00665BFC">
              <w:rPr>
                <w:noProof/>
                <w:webHidden/>
              </w:rPr>
            </w:r>
            <w:r w:rsidR="00665BFC">
              <w:rPr>
                <w:noProof/>
                <w:webHidden/>
              </w:rPr>
              <w:fldChar w:fldCharType="separate"/>
            </w:r>
            <w:r w:rsidR="00880D93">
              <w:rPr>
                <w:noProof/>
                <w:webHidden/>
              </w:rPr>
              <w:t>67</w:t>
            </w:r>
            <w:r w:rsidR="00665BFC">
              <w:rPr>
                <w:noProof/>
                <w:webHidden/>
              </w:rPr>
              <w:fldChar w:fldCharType="end"/>
            </w:r>
          </w:hyperlink>
        </w:p>
        <w:p w14:paraId="73300D63" w14:textId="3B2A8540" w:rsidR="00665BFC" w:rsidRDefault="001F57CD">
          <w:pPr>
            <w:pStyle w:val="TOC2"/>
            <w:rPr>
              <w:rFonts w:eastAsiaTheme="minorEastAsia" w:cstheme="minorBidi"/>
              <w:smallCaps w:val="0"/>
              <w:noProof/>
              <w:sz w:val="22"/>
              <w:szCs w:val="22"/>
              <w:lang w:val="en-US" w:eastAsia="en-US"/>
            </w:rPr>
          </w:pPr>
          <w:hyperlink w:anchor="_Toc519804950" w:history="1">
            <w:r w:rsidR="00665BFC" w:rsidRPr="007051CC">
              <w:rPr>
                <w:rStyle w:val="Hyperlink"/>
                <w:noProof/>
              </w:rPr>
              <w:t>12.1</w:t>
            </w:r>
            <w:r w:rsidR="00665BFC">
              <w:rPr>
                <w:rFonts w:eastAsiaTheme="minorEastAsia" w:cstheme="minorBidi"/>
                <w:smallCaps w:val="0"/>
                <w:noProof/>
                <w:sz w:val="22"/>
                <w:szCs w:val="22"/>
                <w:lang w:val="en-US" w:eastAsia="en-US"/>
              </w:rPr>
              <w:tab/>
            </w:r>
            <w:r w:rsidR="00665BFC" w:rsidRPr="007051CC">
              <w:rPr>
                <w:rStyle w:val="Hyperlink"/>
                <w:noProof/>
              </w:rPr>
              <w:t>Introduction</w:t>
            </w:r>
            <w:r w:rsidR="00665BFC">
              <w:rPr>
                <w:noProof/>
                <w:webHidden/>
              </w:rPr>
              <w:tab/>
            </w:r>
            <w:r w:rsidR="00665BFC">
              <w:rPr>
                <w:noProof/>
                <w:webHidden/>
              </w:rPr>
              <w:fldChar w:fldCharType="begin"/>
            </w:r>
            <w:r w:rsidR="00665BFC">
              <w:rPr>
                <w:noProof/>
                <w:webHidden/>
              </w:rPr>
              <w:instrText xml:space="preserve"> PAGEREF _Toc519804950 \h </w:instrText>
            </w:r>
            <w:r w:rsidR="00665BFC">
              <w:rPr>
                <w:noProof/>
                <w:webHidden/>
              </w:rPr>
            </w:r>
            <w:r w:rsidR="00665BFC">
              <w:rPr>
                <w:noProof/>
                <w:webHidden/>
              </w:rPr>
              <w:fldChar w:fldCharType="separate"/>
            </w:r>
            <w:r w:rsidR="00880D93">
              <w:rPr>
                <w:noProof/>
                <w:webHidden/>
              </w:rPr>
              <w:t>67</w:t>
            </w:r>
            <w:r w:rsidR="00665BFC">
              <w:rPr>
                <w:noProof/>
                <w:webHidden/>
              </w:rPr>
              <w:fldChar w:fldCharType="end"/>
            </w:r>
          </w:hyperlink>
        </w:p>
        <w:p w14:paraId="157E8C53" w14:textId="310075FC" w:rsidR="00665BFC" w:rsidRDefault="001F57CD">
          <w:pPr>
            <w:pStyle w:val="TOC2"/>
            <w:rPr>
              <w:rFonts w:eastAsiaTheme="minorEastAsia" w:cstheme="minorBidi"/>
              <w:smallCaps w:val="0"/>
              <w:noProof/>
              <w:sz w:val="22"/>
              <w:szCs w:val="22"/>
              <w:lang w:val="en-US" w:eastAsia="en-US"/>
            </w:rPr>
          </w:pPr>
          <w:hyperlink w:anchor="_Toc519804951" w:history="1">
            <w:r w:rsidR="00665BFC" w:rsidRPr="007051CC">
              <w:rPr>
                <w:rStyle w:val="Hyperlink"/>
                <w:noProof/>
                <w:lang w:eastAsia="en-US"/>
              </w:rPr>
              <w:t>12.2</w:t>
            </w:r>
            <w:r w:rsidR="00665BFC">
              <w:rPr>
                <w:rFonts w:eastAsiaTheme="minorEastAsia" w:cstheme="minorBidi"/>
                <w:smallCaps w:val="0"/>
                <w:noProof/>
                <w:sz w:val="22"/>
                <w:szCs w:val="22"/>
                <w:lang w:val="en-US" w:eastAsia="en-US"/>
              </w:rPr>
              <w:tab/>
            </w:r>
            <w:r w:rsidR="00665BFC" w:rsidRPr="007051CC">
              <w:rPr>
                <w:rStyle w:val="Hyperlink"/>
                <w:noProof/>
                <w:lang w:eastAsia="en-US"/>
              </w:rPr>
              <w:t>Interoperability Catalogue product</w:t>
            </w:r>
            <w:r w:rsidR="00665BFC">
              <w:rPr>
                <w:noProof/>
                <w:webHidden/>
              </w:rPr>
              <w:tab/>
            </w:r>
            <w:r w:rsidR="00665BFC">
              <w:rPr>
                <w:noProof/>
                <w:webHidden/>
              </w:rPr>
              <w:fldChar w:fldCharType="begin"/>
            </w:r>
            <w:r w:rsidR="00665BFC">
              <w:rPr>
                <w:noProof/>
                <w:webHidden/>
              </w:rPr>
              <w:instrText xml:space="preserve"> PAGEREF _Toc519804951 \h </w:instrText>
            </w:r>
            <w:r w:rsidR="00665BFC">
              <w:rPr>
                <w:noProof/>
                <w:webHidden/>
              </w:rPr>
            </w:r>
            <w:r w:rsidR="00665BFC">
              <w:rPr>
                <w:noProof/>
                <w:webHidden/>
              </w:rPr>
              <w:fldChar w:fldCharType="separate"/>
            </w:r>
            <w:r w:rsidR="00880D93">
              <w:rPr>
                <w:noProof/>
                <w:webHidden/>
              </w:rPr>
              <w:t>69</w:t>
            </w:r>
            <w:r w:rsidR="00665BFC">
              <w:rPr>
                <w:noProof/>
                <w:webHidden/>
              </w:rPr>
              <w:fldChar w:fldCharType="end"/>
            </w:r>
          </w:hyperlink>
        </w:p>
        <w:p w14:paraId="32D9FB49" w14:textId="75996BFD" w:rsidR="00665BFC" w:rsidRDefault="001F57CD">
          <w:pPr>
            <w:pStyle w:val="TOC2"/>
            <w:rPr>
              <w:rFonts w:eastAsiaTheme="minorEastAsia" w:cstheme="minorBidi"/>
              <w:smallCaps w:val="0"/>
              <w:noProof/>
              <w:sz w:val="22"/>
              <w:szCs w:val="22"/>
              <w:lang w:val="en-US" w:eastAsia="en-US"/>
            </w:rPr>
          </w:pPr>
          <w:hyperlink w:anchor="_Toc519804952" w:history="1">
            <w:r w:rsidR="00665BFC" w:rsidRPr="007051CC">
              <w:rPr>
                <w:rStyle w:val="Hyperlink"/>
                <w:noProof/>
                <w:lang w:eastAsia="en-US"/>
              </w:rPr>
              <w:t>12.3</w:t>
            </w:r>
            <w:r w:rsidR="00665BFC">
              <w:rPr>
                <w:rFonts w:eastAsiaTheme="minorEastAsia" w:cstheme="minorBidi"/>
                <w:smallCaps w:val="0"/>
                <w:noProof/>
                <w:sz w:val="22"/>
                <w:szCs w:val="22"/>
                <w:lang w:val="en-US" w:eastAsia="en-US"/>
              </w:rPr>
              <w:tab/>
            </w:r>
            <w:r w:rsidR="00665BFC" w:rsidRPr="007051CC">
              <w:rPr>
                <w:rStyle w:val="Hyperlink"/>
                <w:noProof/>
                <w:lang w:eastAsia="en-US"/>
              </w:rPr>
              <w:t>Support Files</w:t>
            </w:r>
            <w:r w:rsidR="00665BFC">
              <w:rPr>
                <w:noProof/>
                <w:webHidden/>
              </w:rPr>
              <w:tab/>
            </w:r>
            <w:r w:rsidR="00665BFC">
              <w:rPr>
                <w:noProof/>
                <w:webHidden/>
              </w:rPr>
              <w:fldChar w:fldCharType="begin"/>
            </w:r>
            <w:r w:rsidR="00665BFC">
              <w:rPr>
                <w:noProof/>
                <w:webHidden/>
              </w:rPr>
              <w:instrText xml:space="preserve"> PAGEREF _Toc519804952 \h </w:instrText>
            </w:r>
            <w:r w:rsidR="00665BFC">
              <w:rPr>
                <w:noProof/>
                <w:webHidden/>
              </w:rPr>
            </w:r>
            <w:r w:rsidR="00665BFC">
              <w:rPr>
                <w:noProof/>
                <w:webHidden/>
              </w:rPr>
              <w:fldChar w:fldCharType="separate"/>
            </w:r>
            <w:r w:rsidR="00880D93">
              <w:rPr>
                <w:noProof/>
                <w:webHidden/>
              </w:rPr>
              <w:t>69</w:t>
            </w:r>
            <w:r w:rsidR="00665BFC">
              <w:rPr>
                <w:noProof/>
                <w:webHidden/>
              </w:rPr>
              <w:fldChar w:fldCharType="end"/>
            </w:r>
          </w:hyperlink>
        </w:p>
        <w:p w14:paraId="6F89DCA9" w14:textId="54ECB5CF" w:rsidR="00665BFC" w:rsidRDefault="001F57CD">
          <w:pPr>
            <w:pStyle w:val="TOC2"/>
            <w:rPr>
              <w:rFonts w:eastAsiaTheme="minorEastAsia" w:cstheme="minorBidi"/>
              <w:smallCaps w:val="0"/>
              <w:noProof/>
              <w:sz w:val="22"/>
              <w:szCs w:val="22"/>
              <w:lang w:val="en-US" w:eastAsia="en-US"/>
            </w:rPr>
          </w:pPr>
          <w:hyperlink w:anchor="_Toc519804953" w:history="1">
            <w:r w:rsidR="00665BFC" w:rsidRPr="007051CC">
              <w:rPr>
                <w:rStyle w:val="Hyperlink"/>
                <w:noProof/>
                <w:lang w:eastAsia="en-US"/>
              </w:rPr>
              <w:t>12.4</w:t>
            </w:r>
            <w:r w:rsidR="00665BFC">
              <w:rPr>
                <w:rFonts w:eastAsiaTheme="minorEastAsia" w:cstheme="minorBidi"/>
                <w:smallCaps w:val="0"/>
                <w:noProof/>
                <w:sz w:val="22"/>
                <w:szCs w:val="22"/>
                <w:lang w:val="en-US" w:eastAsia="en-US"/>
              </w:rPr>
              <w:tab/>
            </w:r>
            <w:r w:rsidR="00665BFC" w:rsidRPr="007051CC">
              <w:rPr>
                <w:rStyle w:val="Hyperlink"/>
                <w:noProof/>
                <w:lang w:eastAsia="en-US"/>
              </w:rPr>
              <w:t>Exchange Catalogue</w:t>
            </w:r>
            <w:r w:rsidR="00665BFC">
              <w:rPr>
                <w:noProof/>
                <w:webHidden/>
              </w:rPr>
              <w:tab/>
            </w:r>
            <w:r w:rsidR="00665BFC">
              <w:rPr>
                <w:noProof/>
                <w:webHidden/>
              </w:rPr>
              <w:fldChar w:fldCharType="begin"/>
            </w:r>
            <w:r w:rsidR="00665BFC">
              <w:rPr>
                <w:noProof/>
                <w:webHidden/>
              </w:rPr>
              <w:instrText xml:space="preserve"> PAGEREF _Toc519804953 \h </w:instrText>
            </w:r>
            <w:r w:rsidR="00665BFC">
              <w:rPr>
                <w:noProof/>
                <w:webHidden/>
              </w:rPr>
            </w:r>
            <w:r w:rsidR="00665BFC">
              <w:rPr>
                <w:noProof/>
                <w:webHidden/>
              </w:rPr>
              <w:fldChar w:fldCharType="separate"/>
            </w:r>
            <w:r w:rsidR="00880D93">
              <w:rPr>
                <w:noProof/>
                <w:webHidden/>
              </w:rPr>
              <w:t>70</w:t>
            </w:r>
            <w:r w:rsidR="00665BFC">
              <w:rPr>
                <w:noProof/>
                <w:webHidden/>
              </w:rPr>
              <w:fldChar w:fldCharType="end"/>
            </w:r>
          </w:hyperlink>
        </w:p>
        <w:p w14:paraId="16E321A1" w14:textId="7C3B4799" w:rsidR="00665BFC" w:rsidRDefault="001F57CD">
          <w:pPr>
            <w:pStyle w:val="TOC2"/>
            <w:rPr>
              <w:rFonts w:eastAsiaTheme="minorEastAsia" w:cstheme="minorBidi"/>
              <w:smallCaps w:val="0"/>
              <w:noProof/>
              <w:sz w:val="22"/>
              <w:szCs w:val="22"/>
              <w:lang w:val="en-US" w:eastAsia="en-US"/>
            </w:rPr>
          </w:pPr>
          <w:hyperlink w:anchor="_Toc519804954" w:history="1">
            <w:r w:rsidR="00665BFC" w:rsidRPr="007051CC">
              <w:rPr>
                <w:rStyle w:val="Hyperlink"/>
                <w:noProof/>
              </w:rPr>
              <w:t>12.5</w:t>
            </w:r>
            <w:r w:rsidR="00665BFC">
              <w:rPr>
                <w:rFonts w:eastAsiaTheme="minorEastAsia" w:cstheme="minorBidi"/>
                <w:smallCaps w:val="0"/>
                <w:noProof/>
                <w:sz w:val="22"/>
                <w:szCs w:val="22"/>
                <w:lang w:val="en-US" w:eastAsia="en-US"/>
              </w:rPr>
              <w:tab/>
            </w:r>
            <w:r w:rsidR="00665BFC" w:rsidRPr="007051CC">
              <w:rPr>
                <w:rStyle w:val="Hyperlink"/>
                <w:noProof/>
              </w:rPr>
              <w:t>Encryption and authentication</w:t>
            </w:r>
            <w:r w:rsidR="00665BFC">
              <w:rPr>
                <w:noProof/>
                <w:webHidden/>
              </w:rPr>
              <w:tab/>
            </w:r>
            <w:r w:rsidR="00665BFC">
              <w:rPr>
                <w:noProof/>
                <w:webHidden/>
              </w:rPr>
              <w:fldChar w:fldCharType="begin"/>
            </w:r>
            <w:r w:rsidR="00665BFC">
              <w:rPr>
                <w:noProof/>
                <w:webHidden/>
              </w:rPr>
              <w:instrText xml:space="preserve"> PAGEREF _Toc519804954 \h </w:instrText>
            </w:r>
            <w:r w:rsidR="00665BFC">
              <w:rPr>
                <w:noProof/>
                <w:webHidden/>
              </w:rPr>
            </w:r>
            <w:r w:rsidR="00665BFC">
              <w:rPr>
                <w:noProof/>
                <w:webHidden/>
              </w:rPr>
              <w:fldChar w:fldCharType="separate"/>
            </w:r>
            <w:r w:rsidR="00880D93">
              <w:rPr>
                <w:noProof/>
                <w:webHidden/>
              </w:rPr>
              <w:t>70</w:t>
            </w:r>
            <w:r w:rsidR="00665BFC">
              <w:rPr>
                <w:noProof/>
                <w:webHidden/>
              </w:rPr>
              <w:fldChar w:fldCharType="end"/>
            </w:r>
          </w:hyperlink>
        </w:p>
        <w:p w14:paraId="228DD610" w14:textId="31D5A8C6" w:rsidR="00665BFC" w:rsidRDefault="001F57CD">
          <w:pPr>
            <w:pStyle w:val="TOC2"/>
            <w:rPr>
              <w:rFonts w:eastAsiaTheme="minorEastAsia" w:cstheme="minorBidi"/>
              <w:smallCaps w:val="0"/>
              <w:noProof/>
              <w:sz w:val="22"/>
              <w:szCs w:val="22"/>
              <w:lang w:val="en-US" w:eastAsia="en-US"/>
            </w:rPr>
          </w:pPr>
          <w:hyperlink w:anchor="_Toc519804955" w:history="1">
            <w:r w:rsidR="00665BFC" w:rsidRPr="007051CC">
              <w:rPr>
                <w:rStyle w:val="Hyperlink"/>
                <w:noProof/>
              </w:rPr>
              <w:t>12.6</w:t>
            </w:r>
            <w:r w:rsidR="00665BFC">
              <w:rPr>
                <w:rFonts w:eastAsiaTheme="minorEastAsia" w:cstheme="minorBidi"/>
                <w:smallCaps w:val="0"/>
                <w:noProof/>
                <w:sz w:val="22"/>
                <w:szCs w:val="22"/>
                <w:lang w:val="en-US" w:eastAsia="en-US"/>
              </w:rPr>
              <w:tab/>
            </w:r>
            <w:r w:rsidR="00665BFC" w:rsidRPr="007051CC">
              <w:rPr>
                <w:rStyle w:val="Hyperlink"/>
                <w:noProof/>
              </w:rPr>
              <w:t>Updating the Interoperability Catalogue</w:t>
            </w:r>
            <w:r w:rsidR="00665BFC">
              <w:rPr>
                <w:noProof/>
                <w:webHidden/>
              </w:rPr>
              <w:tab/>
            </w:r>
            <w:r w:rsidR="00665BFC">
              <w:rPr>
                <w:noProof/>
                <w:webHidden/>
              </w:rPr>
              <w:fldChar w:fldCharType="begin"/>
            </w:r>
            <w:r w:rsidR="00665BFC">
              <w:rPr>
                <w:noProof/>
                <w:webHidden/>
              </w:rPr>
              <w:instrText xml:space="preserve"> PAGEREF _Toc519804955 \h </w:instrText>
            </w:r>
            <w:r w:rsidR="00665BFC">
              <w:rPr>
                <w:noProof/>
                <w:webHidden/>
              </w:rPr>
            </w:r>
            <w:r w:rsidR="00665BFC">
              <w:rPr>
                <w:noProof/>
                <w:webHidden/>
              </w:rPr>
              <w:fldChar w:fldCharType="separate"/>
            </w:r>
            <w:r w:rsidR="00880D93">
              <w:rPr>
                <w:noProof/>
                <w:webHidden/>
              </w:rPr>
              <w:t>71</w:t>
            </w:r>
            <w:r w:rsidR="00665BFC">
              <w:rPr>
                <w:noProof/>
                <w:webHidden/>
              </w:rPr>
              <w:fldChar w:fldCharType="end"/>
            </w:r>
          </w:hyperlink>
        </w:p>
        <w:p w14:paraId="3659DC9C" w14:textId="5F78C6C1" w:rsidR="00665BFC" w:rsidRDefault="001F57CD">
          <w:pPr>
            <w:pStyle w:val="TOC1"/>
            <w:rPr>
              <w:rFonts w:eastAsiaTheme="minorEastAsia" w:cstheme="minorBidi"/>
              <w:b w:val="0"/>
              <w:bCs w:val="0"/>
              <w:caps w:val="0"/>
              <w:noProof/>
              <w:sz w:val="22"/>
              <w:szCs w:val="22"/>
              <w:lang w:val="en-US" w:eastAsia="en-US"/>
            </w:rPr>
          </w:pPr>
          <w:hyperlink w:anchor="_Toc519804956" w:history="1">
            <w:r w:rsidR="00665BFC" w:rsidRPr="007051CC">
              <w:rPr>
                <w:rStyle w:val="Hyperlink"/>
                <w:noProof/>
              </w:rPr>
              <w:t>13</w:t>
            </w:r>
            <w:r w:rsidR="00665BFC">
              <w:rPr>
                <w:rFonts w:eastAsiaTheme="minorEastAsia" w:cstheme="minorBidi"/>
                <w:b w:val="0"/>
                <w:bCs w:val="0"/>
                <w:caps w:val="0"/>
                <w:noProof/>
                <w:sz w:val="22"/>
                <w:szCs w:val="22"/>
                <w:lang w:val="en-US" w:eastAsia="en-US"/>
              </w:rPr>
              <w:tab/>
            </w:r>
            <w:r w:rsidR="00665BFC" w:rsidRPr="007051CC">
              <w:rPr>
                <w:rStyle w:val="Hyperlink"/>
                <w:noProof/>
              </w:rPr>
              <w:t>Metadata</w:t>
            </w:r>
            <w:r w:rsidR="00665BFC">
              <w:rPr>
                <w:noProof/>
                <w:webHidden/>
              </w:rPr>
              <w:tab/>
            </w:r>
            <w:r w:rsidR="00665BFC">
              <w:rPr>
                <w:noProof/>
                <w:webHidden/>
              </w:rPr>
              <w:fldChar w:fldCharType="begin"/>
            </w:r>
            <w:r w:rsidR="00665BFC">
              <w:rPr>
                <w:noProof/>
                <w:webHidden/>
              </w:rPr>
              <w:instrText xml:space="preserve"> PAGEREF _Toc519804956 \h </w:instrText>
            </w:r>
            <w:r w:rsidR="00665BFC">
              <w:rPr>
                <w:noProof/>
                <w:webHidden/>
              </w:rPr>
            </w:r>
            <w:r w:rsidR="00665BFC">
              <w:rPr>
                <w:noProof/>
                <w:webHidden/>
              </w:rPr>
              <w:fldChar w:fldCharType="separate"/>
            </w:r>
            <w:r w:rsidR="00880D93">
              <w:rPr>
                <w:noProof/>
                <w:webHidden/>
              </w:rPr>
              <w:t>73</w:t>
            </w:r>
            <w:r w:rsidR="00665BFC">
              <w:rPr>
                <w:noProof/>
                <w:webHidden/>
              </w:rPr>
              <w:fldChar w:fldCharType="end"/>
            </w:r>
          </w:hyperlink>
        </w:p>
        <w:p w14:paraId="30711A60" w14:textId="43C82546" w:rsidR="00665BFC" w:rsidRDefault="001F57CD">
          <w:pPr>
            <w:pStyle w:val="TOC2"/>
            <w:rPr>
              <w:rFonts w:eastAsiaTheme="minorEastAsia" w:cstheme="minorBidi"/>
              <w:smallCaps w:val="0"/>
              <w:noProof/>
              <w:sz w:val="22"/>
              <w:szCs w:val="22"/>
              <w:lang w:val="en-US" w:eastAsia="en-US"/>
            </w:rPr>
          </w:pPr>
          <w:hyperlink w:anchor="_Toc519804957" w:history="1">
            <w:r w:rsidR="00665BFC" w:rsidRPr="007051CC">
              <w:rPr>
                <w:rStyle w:val="Hyperlink"/>
                <w:noProof/>
              </w:rPr>
              <w:t>13.1</w:t>
            </w:r>
            <w:r w:rsidR="00665BFC">
              <w:rPr>
                <w:rFonts w:eastAsiaTheme="minorEastAsia" w:cstheme="minorBidi"/>
                <w:smallCaps w:val="0"/>
                <w:noProof/>
                <w:sz w:val="22"/>
                <w:szCs w:val="22"/>
                <w:lang w:val="en-US" w:eastAsia="en-US"/>
              </w:rPr>
              <w:tab/>
            </w:r>
            <w:r w:rsidR="00665BFC" w:rsidRPr="007051CC">
              <w:rPr>
                <w:rStyle w:val="Hyperlink"/>
                <w:noProof/>
              </w:rPr>
              <w:t>Introduction</w:t>
            </w:r>
            <w:r w:rsidR="00665BFC">
              <w:rPr>
                <w:noProof/>
                <w:webHidden/>
              </w:rPr>
              <w:tab/>
            </w:r>
            <w:r w:rsidR="00665BFC">
              <w:rPr>
                <w:noProof/>
                <w:webHidden/>
              </w:rPr>
              <w:fldChar w:fldCharType="begin"/>
            </w:r>
            <w:r w:rsidR="00665BFC">
              <w:rPr>
                <w:noProof/>
                <w:webHidden/>
              </w:rPr>
              <w:instrText xml:space="preserve"> PAGEREF _Toc519804957 \h </w:instrText>
            </w:r>
            <w:r w:rsidR="00665BFC">
              <w:rPr>
                <w:noProof/>
                <w:webHidden/>
              </w:rPr>
            </w:r>
            <w:r w:rsidR="00665BFC">
              <w:rPr>
                <w:noProof/>
                <w:webHidden/>
              </w:rPr>
              <w:fldChar w:fldCharType="separate"/>
            </w:r>
            <w:r w:rsidR="00880D93">
              <w:rPr>
                <w:noProof/>
                <w:webHidden/>
              </w:rPr>
              <w:t>73</w:t>
            </w:r>
            <w:r w:rsidR="00665BFC">
              <w:rPr>
                <w:noProof/>
                <w:webHidden/>
              </w:rPr>
              <w:fldChar w:fldCharType="end"/>
            </w:r>
          </w:hyperlink>
        </w:p>
        <w:p w14:paraId="7E0D9636" w14:textId="102AE027" w:rsidR="00665BFC" w:rsidRDefault="001F57CD">
          <w:pPr>
            <w:pStyle w:val="TOC2"/>
            <w:rPr>
              <w:rFonts w:eastAsiaTheme="minorEastAsia" w:cstheme="minorBidi"/>
              <w:smallCaps w:val="0"/>
              <w:noProof/>
              <w:sz w:val="22"/>
              <w:szCs w:val="22"/>
              <w:lang w:val="en-US" w:eastAsia="en-US"/>
            </w:rPr>
          </w:pPr>
          <w:hyperlink w:anchor="_Toc519804958" w:history="1">
            <w:r w:rsidR="00665BFC" w:rsidRPr="007051CC">
              <w:rPr>
                <w:rStyle w:val="Hyperlink"/>
                <w:noProof/>
                <w:lang w:eastAsia="en-GB"/>
              </w:rPr>
              <w:t>13.2</w:t>
            </w:r>
            <w:r w:rsidR="00665BFC">
              <w:rPr>
                <w:rFonts w:eastAsiaTheme="minorEastAsia" w:cstheme="minorBidi"/>
                <w:smallCaps w:val="0"/>
                <w:noProof/>
                <w:sz w:val="22"/>
                <w:szCs w:val="22"/>
                <w:lang w:val="en-US" w:eastAsia="en-US"/>
              </w:rPr>
              <w:tab/>
            </w:r>
            <w:r w:rsidR="00665BFC" w:rsidRPr="007051CC">
              <w:rPr>
                <w:rStyle w:val="Hyperlink"/>
                <w:noProof/>
                <w:lang w:eastAsia="en-GB"/>
              </w:rPr>
              <w:t>Language</w:t>
            </w:r>
            <w:r w:rsidR="00665BFC">
              <w:rPr>
                <w:noProof/>
                <w:webHidden/>
              </w:rPr>
              <w:tab/>
            </w:r>
            <w:r w:rsidR="00665BFC">
              <w:rPr>
                <w:noProof/>
                <w:webHidden/>
              </w:rPr>
              <w:fldChar w:fldCharType="begin"/>
            </w:r>
            <w:r w:rsidR="00665BFC">
              <w:rPr>
                <w:noProof/>
                <w:webHidden/>
              </w:rPr>
              <w:instrText xml:space="preserve"> PAGEREF _Toc519804958 \h </w:instrText>
            </w:r>
            <w:r w:rsidR="00665BFC">
              <w:rPr>
                <w:noProof/>
                <w:webHidden/>
              </w:rPr>
            </w:r>
            <w:r w:rsidR="00665BFC">
              <w:rPr>
                <w:noProof/>
                <w:webHidden/>
              </w:rPr>
              <w:fldChar w:fldCharType="separate"/>
            </w:r>
            <w:r w:rsidR="00880D93">
              <w:rPr>
                <w:noProof/>
                <w:webHidden/>
              </w:rPr>
              <w:t>73</w:t>
            </w:r>
            <w:r w:rsidR="00665BFC">
              <w:rPr>
                <w:noProof/>
                <w:webHidden/>
              </w:rPr>
              <w:fldChar w:fldCharType="end"/>
            </w:r>
          </w:hyperlink>
        </w:p>
        <w:p w14:paraId="6A487E71" w14:textId="40995994" w:rsidR="00665BFC" w:rsidRDefault="001F57CD">
          <w:pPr>
            <w:pStyle w:val="TOC2"/>
            <w:rPr>
              <w:rFonts w:eastAsiaTheme="minorEastAsia" w:cstheme="minorBidi"/>
              <w:smallCaps w:val="0"/>
              <w:noProof/>
              <w:sz w:val="22"/>
              <w:szCs w:val="22"/>
              <w:lang w:val="en-US" w:eastAsia="en-US"/>
            </w:rPr>
          </w:pPr>
          <w:hyperlink w:anchor="_Toc519804959" w:history="1">
            <w:r w:rsidR="00665BFC" w:rsidRPr="007051CC">
              <w:rPr>
                <w:rStyle w:val="Hyperlink"/>
                <w:noProof/>
              </w:rPr>
              <w:t>13.3</w:t>
            </w:r>
            <w:r w:rsidR="00665BFC">
              <w:rPr>
                <w:rFonts w:eastAsiaTheme="minorEastAsia" w:cstheme="minorBidi"/>
                <w:smallCaps w:val="0"/>
                <w:noProof/>
                <w:sz w:val="22"/>
                <w:szCs w:val="22"/>
                <w:lang w:val="en-US" w:eastAsia="en-US"/>
              </w:rPr>
              <w:tab/>
            </w:r>
            <w:r w:rsidR="00665BFC" w:rsidRPr="007051CC">
              <w:rPr>
                <w:rStyle w:val="Hyperlink"/>
                <w:noProof/>
              </w:rPr>
              <w:t>Interoperability Catalogue Metadata elements</w:t>
            </w:r>
            <w:r w:rsidR="00665BFC">
              <w:rPr>
                <w:noProof/>
                <w:webHidden/>
              </w:rPr>
              <w:tab/>
            </w:r>
            <w:r w:rsidR="00665BFC">
              <w:rPr>
                <w:noProof/>
                <w:webHidden/>
              </w:rPr>
              <w:fldChar w:fldCharType="begin"/>
            </w:r>
            <w:r w:rsidR="00665BFC">
              <w:rPr>
                <w:noProof/>
                <w:webHidden/>
              </w:rPr>
              <w:instrText xml:space="preserve"> PAGEREF _Toc519804959 \h </w:instrText>
            </w:r>
            <w:r w:rsidR="00665BFC">
              <w:rPr>
                <w:noProof/>
                <w:webHidden/>
              </w:rPr>
            </w:r>
            <w:r w:rsidR="00665BFC">
              <w:rPr>
                <w:noProof/>
                <w:webHidden/>
              </w:rPr>
              <w:fldChar w:fldCharType="separate"/>
            </w:r>
            <w:r w:rsidR="00880D93">
              <w:rPr>
                <w:noProof/>
                <w:webHidden/>
              </w:rPr>
              <w:t>74</w:t>
            </w:r>
            <w:r w:rsidR="00665BFC">
              <w:rPr>
                <w:noProof/>
                <w:webHidden/>
              </w:rPr>
              <w:fldChar w:fldCharType="end"/>
            </w:r>
          </w:hyperlink>
        </w:p>
        <w:p w14:paraId="7A279362" w14:textId="2FF1639F" w:rsidR="00665BFC" w:rsidRDefault="001F57CD">
          <w:pPr>
            <w:pStyle w:val="TOC1"/>
            <w:rPr>
              <w:rFonts w:eastAsiaTheme="minorEastAsia" w:cstheme="minorBidi"/>
              <w:b w:val="0"/>
              <w:bCs w:val="0"/>
              <w:caps w:val="0"/>
              <w:noProof/>
              <w:sz w:val="22"/>
              <w:szCs w:val="22"/>
              <w:lang w:val="en-US" w:eastAsia="en-US"/>
            </w:rPr>
          </w:pPr>
          <w:hyperlink w:anchor="_Toc519804960" w:history="1">
            <w:r w:rsidR="00665BFC" w:rsidRPr="007051CC">
              <w:rPr>
                <w:rStyle w:val="Hyperlink"/>
                <w:noProof/>
              </w:rPr>
              <w:t>14</w:t>
            </w:r>
            <w:r w:rsidR="00665BFC">
              <w:rPr>
                <w:rFonts w:eastAsiaTheme="minorEastAsia" w:cstheme="minorBidi"/>
                <w:b w:val="0"/>
                <w:bCs w:val="0"/>
                <w:caps w:val="0"/>
                <w:noProof/>
                <w:sz w:val="22"/>
                <w:szCs w:val="22"/>
                <w:lang w:val="en-US" w:eastAsia="en-US"/>
              </w:rPr>
              <w:tab/>
            </w:r>
            <w:r w:rsidR="00665BFC" w:rsidRPr="007051CC">
              <w:rPr>
                <w:rStyle w:val="Hyperlink"/>
                <w:noProof/>
              </w:rPr>
              <w:t>Processing model</w:t>
            </w:r>
            <w:r w:rsidR="00665BFC">
              <w:rPr>
                <w:noProof/>
                <w:webHidden/>
              </w:rPr>
              <w:tab/>
            </w:r>
            <w:r w:rsidR="00665BFC">
              <w:rPr>
                <w:noProof/>
                <w:webHidden/>
              </w:rPr>
              <w:fldChar w:fldCharType="begin"/>
            </w:r>
            <w:r w:rsidR="00665BFC">
              <w:rPr>
                <w:noProof/>
                <w:webHidden/>
              </w:rPr>
              <w:instrText xml:space="preserve"> PAGEREF _Toc519804960 \h </w:instrText>
            </w:r>
            <w:r w:rsidR="00665BFC">
              <w:rPr>
                <w:noProof/>
                <w:webHidden/>
              </w:rPr>
            </w:r>
            <w:r w:rsidR="00665BFC">
              <w:rPr>
                <w:noProof/>
                <w:webHidden/>
              </w:rPr>
              <w:fldChar w:fldCharType="separate"/>
            </w:r>
            <w:r w:rsidR="00880D93">
              <w:rPr>
                <w:noProof/>
                <w:webHidden/>
              </w:rPr>
              <w:t>87</w:t>
            </w:r>
            <w:r w:rsidR="00665BFC">
              <w:rPr>
                <w:noProof/>
                <w:webHidden/>
              </w:rPr>
              <w:fldChar w:fldCharType="end"/>
            </w:r>
          </w:hyperlink>
        </w:p>
        <w:p w14:paraId="5B4E0ABD" w14:textId="6A3BD8F6" w:rsidR="00665BFC" w:rsidRDefault="001F57CD">
          <w:pPr>
            <w:pStyle w:val="TOC2"/>
            <w:rPr>
              <w:rFonts w:eastAsiaTheme="minorEastAsia" w:cstheme="minorBidi"/>
              <w:smallCaps w:val="0"/>
              <w:noProof/>
              <w:sz w:val="22"/>
              <w:szCs w:val="22"/>
              <w:lang w:val="en-US" w:eastAsia="en-US"/>
            </w:rPr>
          </w:pPr>
          <w:hyperlink w:anchor="_Toc519804961" w:history="1">
            <w:r w:rsidR="00665BFC" w:rsidRPr="007051CC">
              <w:rPr>
                <w:rStyle w:val="Hyperlink"/>
                <w:noProof/>
              </w:rPr>
              <w:t>14.1</w:t>
            </w:r>
            <w:r w:rsidR="00665BFC">
              <w:rPr>
                <w:rFonts w:eastAsiaTheme="minorEastAsia" w:cstheme="minorBidi"/>
                <w:smallCaps w:val="0"/>
                <w:noProof/>
                <w:sz w:val="22"/>
                <w:szCs w:val="22"/>
                <w:lang w:val="en-US" w:eastAsia="en-US"/>
              </w:rPr>
              <w:tab/>
            </w:r>
            <w:r w:rsidR="00665BFC" w:rsidRPr="007051CC">
              <w:rPr>
                <w:rStyle w:val="Hyperlink"/>
                <w:noProof/>
              </w:rPr>
              <w:t>Overview of processing</w:t>
            </w:r>
            <w:r w:rsidR="00665BFC">
              <w:rPr>
                <w:noProof/>
                <w:webHidden/>
              </w:rPr>
              <w:tab/>
            </w:r>
            <w:r w:rsidR="00665BFC">
              <w:rPr>
                <w:noProof/>
                <w:webHidden/>
              </w:rPr>
              <w:fldChar w:fldCharType="begin"/>
            </w:r>
            <w:r w:rsidR="00665BFC">
              <w:rPr>
                <w:noProof/>
                <w:webHidden/>
              </w:rPr>
              <w:instrText xml:space="preserve"> PAGEREF _Toc519804961 \h </w:instrText>
            </w:r>
            <w:r w:rsidR="00665BFC">
              <w:rPr>
                <w:noProof/>
                <w:webHidden/>
              </w:rPr>
            </w:r>
            <w:r w:rsidR="00665BFC">
              <w:rPr>
                <w:noProof/>
                <w:webHidden/>
              </w:rPr>
              <w:fldChar w:fldCharType="separate"/>
            </w:r>
            <w:r w:rsidR="00880D93">
              <w:rPr>
                <w:noProof/>
                <w:webHidden/>
              </w:rPr>
              <w:t>87</w:t>
            </w:r>
            <w:r w:rsidR="00665BFC">
              <w:rPr>
                <w:noProof/>
                <w:webHidden/>
              </w:rPr>
              <w:fldChar w:fldCharType="end"/>
            </w:r>
          </w:hyperlink>
        </w:p>
        <w:p w14:paraId="5BFEE37A" w14:textId="1CAB9363" w:rsidR="00665BFC" w:rsidRDefault="001F57CD">
          <w:pPr>
            <w:pStyle w:val="TOC2"/>
            <w:rPr>
              <w:rFonts w:eastAsiaTheme="minorEastAsia" w:cstheme="minorBidi"/>
              <w:smallCaps w:val="0"/>
              <w:noProof/>
              <w:sz w:val="22"/>
              <w:szCs w:val="22"/>
              <w:lang w:val="en-US" w:eastAsia="en-US"/>
            </w:rPr>
          </w:pPr>
          <w:hyperlink w:anchor="_Toc519804962" w:history="1">
            <w:r w:rsidR="00665BFC" w:rsidRPr="007051CC">
              <w:rPr>
                <w:rStyle w:val="Hyperlink"/>
                <w:noProof/>
              </w:rPr>
              <w:t>14.2</w:t>
            </w:r>
            <w:r w:rsidR="00665BFC">
              <w:rPr>
                <w:rFonts w:eastAsiaTheme="minorEastAsia" w:cstheme="minorBidi"/>
                <w:smallCaps w:val="0"/>
                <w:noProof/>
                <w:sz w:val="22"/>
                <w:szCs w:val="22"/>
                <w:lang w:val="en-US" w:eastAsia="en-US"/>
              </w:rPr>
              <w:tab/>
            </w:r>
            <w:r w:rsidR="00665BFC" w:rsidRPr="007051CC">
              <w:rPr>
                <w:rStyle w:val="Hyperlink"/>
                <w:noProof/>
              </w:rPr>
              <w:t>Processing model for basic interoperability</w:t>
            </w:r>
            <w:r w:rsidR="00665BFC">
              <w:rPr>
                <w:noProof/>
                <w:webHidden/>
              </w:rPr>
              <w:tab/>
            </w:r>
            <w:r w:rsidR="00665BFC">
              <w:rPr>
                <w:noProof/>
                <w:webHidden/>
              </w:rPr>
              <w:fldChar w:fldCharType="begin"/>
            </w:r>
            <w:r w:rsidR="00665BFC">
              <w:rPr>
                <w:noProof/>
                <w:webHidden/>
              </w:rPr>
              <w:instrText xml:space="preserve"> PAGEREF _Toc519804962 \h </w:instrText>
            </w:r>
            <w:r w:rsidR="00665BFC">
              <w:rPr>
                <w:noProof/>
                <w:webHidden/>
              </w:rPr>
            </w:r>
            <w:r w:rsidR="00665BFC">
              <w:rPr>
                <w:noProof/>
                <w:webHidden/>
              </w:rPr>
              <w:fldChar w:fldCharType="separate"/>
            </w:r>
            <w:r w:rsidR="00880D93">
              <w:rPr>
                <w:noProof/>
                <w:webHidden/>
              </w:rPr>
              <w:t>88</w:t>
            </w:r>
            <w:r w:rsidR="00665BFC">
              <w:rPr>
                <w:noProof/>
                <w:webHidden/>
              </w:rPr>
              <w:fldChar w:fldCharType="end"/>
            </w:r>
          </w:hyperlink>
        </w:p>
        <w:p w14:paraId="5C69B1F6" w14:textId="54640603" w:rsidR="00665BFC" w:rsidRDefault="001F57CD">
          <w:pPr>
            <w:pStyle w:val="TOC2"/>
            <w:rPr>
              <w:rFonts w:eastAsiaTheme="minorEastAsia" w:cstheme="minorBidi"/>
              <w:smallCaps w:val="0"/>
              <w:noProof/>
              <w:sz w:val="22"/>
              <w:szCs w:val="22"/>
              <w:lang w:val="en-US" w:eastAsia="en-US"/>
            </w:rPr>
          </w:pPr>
          <w:hyperlink w:anchor="_Toc519804963" w:history="1">
            <w:r w:rsidR="00665BFC" w:rsidRPr="007051CC">
              <w:rPr>
                <w:rStyle w:val="Hyperlink"/>
                <w:noProof/>
              </w:rPr>
              <w:t>14.3</w:t>
            </w:r>
            <w:r w:rsidR="00665BFC">
              <w:rPr>
                <w:rFonts w:eastAsiaTheme="minorEastAsia" w:cstheme="minorBidi"/>
                <w:smallCaps w:val="0"/>
                <w:noProof/>
                <w:sz w:val="22"/>
                <w:szCs w:val="22"/>
                <w:lang w:val="en-US" w:eastAsia="en-US"/>
              </w:rPr>
              <w:tab/>
            </w:r>
            <w:r w:rsidR="00665BFC" w:rsidRPr="007051CC">
              <w:rPr>
                <w:rStyle w:val="Hyperlink"/>
                <w:noProof/>
              </w:rPr>
              <w:t>Processing model for advanced interoperability (Informative)</w:t>
            </w:r>
            <w:r w:rsidR="00665BFC">
              <w:rPr>
                <w:noProof/>
                <w:webHidden/>
              </w:rPr>
              <w:tab/>
            </w:r>
            <w:r w:rsidR="00665BFC">
              <w:rPr>
                <w:noProof/>
                <w:webHidden/>
              </w:rPr>
              <w:fldChar w:fldCharType="begin"/>
            </w:r>
            <w:r w:rsidR="00665BFC">
              <w:rPr>
                <w:noProof/>
                <w:webHidden/>
              </w:rPr>
              <w:instrText xml:space="preserve"> PAGEREF _Toc519804963 \h </w:instrText>
            </w:r>
            <w:r w:rsidR="00665BFC">
              <w:rPr>
                <w:noProof/>
                <w:webHidden/>
              </w:rPr>
            </w:r>
            <w:r w:rsidR="00665BFC">
              <w:rPr>
                <w:noProof/>
                <w:webHidden/>
              </w:rPr>
              <w:fldChar w:fldCharType="separate"/>
            </w:r>
            <w:r w:rsidR="00880D93">
              <w:rPr>
                <w:noProof/>
                <w:webHidden/>
              </w:rPr>
              <w:t>91</w:t>
            </w:r>
            <w:r w:rsidR="00665BFC">
              <w:rPr>
                <w:noProof/>
                <w:webHidden/>
              </w:rPr>
              <w:fldChar w:fldCharType="end"/>
            </w:r>
          </w:hyperlink>
        </w:p>
        <w:p w14:paraId="5DDD00C2" w14:textId="24D26BBD" w:rsidR="00665BFC" w:rsidRDefault="001F57CD">
          <w:pPr>
            <w:pStyle w:val="TOC1"/>
            <w:rPr>
              <w:rFonts w:eastAsiaTheme="minorEastAsia" w:cstheme="minorBidi"/>
              <w:b w:val="0"/>
              <w:bCs w:val="0"/>
              <w:caps w:val="0"/>
              <w:noProof/>
              <w:sz w:val="22"/>
              <w:szCs w:val="22"/>
              <w:lang w:val="en-US" w:eastAsia="en-US"/>
            </w:rPr>
          </w:pPr>
          <w:hyperlink w:anchor="_Toc519804964" w:history="1">
            <w:r w:rsidR="00665BFC" w:rsidRPr="007051CC">
              <w:rPr>
                <w:rStyle w:val="Hyperlink"/>
                <w:noProof/>
                <w:lang w:eastAsia="en-GB"/>
              </w:rPr>
              <w:t>15</w:t>
            </w:r>
            <w:r w:rsidR="00665BFC">
              <w:rPr>
                <w:rFonts w:eastAsiaTheme="minorEastAsia" w:cstheme="minorBidi"/>
                <w:b w:val="0"/>
                <w:bCs w:val="0"/>
                <w:caps w:val="0"/>
                <w:noProof/>
                <w:sz w:val="22"/>
                <w:szCs w:val="22"/>
                <w:lang w:val="en-US" w:eastAsia="en-US"/>
              </w:rPr>
              <w:tab/>
            </w:r>
            <w:r w:rsidR="00665BFC" w:rsidRPr="007051CC">
              <w:rPr>
                <w:rStyle w:val="Hyperlink"/>
                <w:noProof/>
                <w:lang w:eastAsia="en-GB"/>
              </w:rPr>
              <w:t>User interaction constraints and expectations</w:t>
            </w:r>
            <w:r w:rsidR="00665BFC">
              <w:rPr>
                <w:noProof/>
                <w:webHidden/>
              </w:rPr>
              <w:tab/>
            </w:r>
            <w:r w:rsidR="00665BFC">
              <w:rPr>
                <w:noProof/>
                <w:webHidden/>
              </w:rPr>
              <w:fldChar w:fldCharType="begin"/>
            </w:r>
            <w:r w:rsidR="00665BFC">
              <w:rPr>
                <w:noProof/>
                <w:webHidden/>
              </w:rPr>
              <w:instrText xml:space="preserve"> PAGEREF _Toc519804964 \h </w:instrText>
            </w:r>
            <w:r w:rsidR="00665BFC">
              <w:rPr>
                <w:noProof/>
                <w:webHidden/>
              </w:rPr>
            </w:r>
            <w:r w:rsidR="00665BFC">
              <w:rPr>
                <w:noProof/>
                <w:webHidden/>
              </w:rPr>
              <w:fldChar w:fldCharType="separate"/>
            </w:r>
            <w:r w:rsidR="00880D93">
              <w:rPr>
                <w:noProof/>
                <w:webHidden/>
              </w:rPr>
              <w:t>93</w:t>
            </w:r>
            <w:r w:rsidR="00665BFC">
              <w:rPr>
                <w:noProof/>
                <w:webHidden/>
              </w:rPr>
              <w:fldChar w:fldCharType="end"/>
            </w:r>
          </w:hyperlink>
        </w:p>
        <w:p w14:paraId="0272FCE1" w14:textId="7B880F5A" w:rsidR="00665BFC" w:rsidRDefault="001F57CD">
          <w:pPr>
            <w:pStyle w:val="TOC2"/>
            <w:rPr>
              <w:rFonts w:eastAsiaTheme="minorEastAsia" w:cstheme="minorBidi"/>
              <w:smallCaps w:val="0"/>
              <w:noProof/>
              <w:sz w:val="22"/>
              <w:szCs w:val="22"/>
              <w:lang w:val="en-US" w:eastAsia="en-US"/>
            </w:rPr>
          </w:pPr>
          <w:hyperlink w:anchor="_Toc519804965" w:history="1">
            <w:r w:rsidR="00665BFC" w:rsidRPr="007051CC">
              <w:rPr>
                <w:rStyle w:val="Hyperlink"/>
                <w:noProof/>
                <w:lang w:eastAsia="en-GB"/>
              </w:rPr>
              <w:t>15.1</w:t>
            </w:r>
            <w:r w:rsidR="00665BFC">
              <w:rPr>
                <w:rFonts w:eastAsiaTheme="minorEastAsia" w:cstheme="minorBidi"/>
                <w:smallCaps w:val="0"/>
                <w:noProof/>
                <w:sz w:val="22"/>
                <w:szCs w:val="22"/>
                <w:lang w:val="en-US" w:eastAsia="en-US"/>
              </w:rPr>
              <w:tab/>
            </w:r>
            <w:r w:rsidR="00665BFC" w:rsidRPr="007051CC">
              <w:rPr>
                <w:rStyle w:val="Hyperlink"/>
                <w:noProof/>
                <w:lang w:eastAsia="en-GB"/>
              </w:rPr>
              <w:t>Structured interoperation</w:t>
            </w:r>
            <w:r w:rsidR="00665BFC">
              <w:rPr>
                <w:noProof/>
                <w:webHidden/>
              </w:rPr>
              <w:tab/>
            </w:r>
            <w:r w:rsidR="00665BFC">
              <w:rPr>
                <w:noProof/>
                <w:webHidden/>
              </w:rPr>
              <w:fldChar w:fldCharType="begin"/>
            </w:r>
            <w:r w:rsidR="00665BFC">
              <w:rPr>
                <w:noProof/>
                <w:webHidden/>
              </w:rPr>
              <w:instrText xml:space="preserve"> PAGEREF _Toc519804965 \h </w:instrText>
            </w:r>
            <w:r w:rsidR="00665BFC">
              <w:rPr>
                <w:noProof/>
                <w:webHidden/>
              </w:rPr>
            </w:r>
            <w:r w:rsidR="00665BFC">
              <w:rPr>
                <w:noProof/>
                <w:webHidden/>
              </w:rPr>
              <w:fldChar w:fldCharType="separate"/>
            </w:r>
            <w:r w:rsidR="00880D93">
              <w:rPr>
                <w:noProof/>
                <w:webHidden/>
              </w:rPr>
              <w:t>93</w:t>
            </w:r>
            <w:r w:rsidR="00665BFC">
              <w:rPr>
                <w:noProof/>
                <w:webHidden/>
              </w:rPr>
              <w:fldChar w:fldCharType="end"/>
            </w:r>
          </w:hyperlink>
        </w:p>
        <w:p w14:paraId="105BF485" w14:textId="661EEA23" w:rsidR="00665BFC" w:rsidRDefault="001F57CD">
          <w:pPr>
            <w:pStyle w:val="TOC2"/>
            <w:rPr>
              <w:rFonts w:eastAsiaTheme="minorEastAsia" w:cstheme="minorBidi"/>
              <w:smallCaps w:val="0"/>
              <w:noProof/>
              <w:sz w:val="22"/>
              <w:szCs w:val="22"/>
              <w:lang w:val="en-US" w:eastAsia="en-US"/>
            </w:rPr>
          </w:pPr>
          <w:hyperlink w:anchor="_Toc519804966" w:history="1">
            <w:r w:rsidR="00665BFC" w:rsidRPr="007051CC">
              <w:rPr>
                <w:rStyle w:val="Hyperlink"/>
                <w:noProof/>
                <w:lang w:eastAsia="en-GB"/>
              </w:rPr>
              <w:t>15.2</w:t>
            </w:r>
            <w:r w:rsidR="00665BFC">
              <w:rPr>
                <w:rFonts w:eastAsiaTheme="minorEastAsia" w:cstheme="minorBidi"/>
                <w:smallCaps w:val="0"/>
                <w:noProof/>
                <w:sz w:val="22"/>
                <w:szCs w:val="22"/>
                <w:lang w:val="en-US" w:eastAsia="en-US"/>
              </w:rPr>
              <w:tab/>
            </w:r>
            <w:r w:rsidR="00665BFC" w:rsidRPr="007051CC">
              <w:rPr>
                <w:rStyle w:val="Hyperlink"/>
                <w:noProof/>
                <w:lang w:eastAsia="en-GB"/>
              </w:rPr>
              <w:t>Customization - user level</w:t>
            </w:r>
            <w:r w:rsidR="00665BFC">
              <w:rPr>
                <w:noProof/>
                <w:webHidden/>
              </w:rPr>
              <w:tab/>
            </w:r>
            <w:r w:rsidR="00665BFC">
              <w:rPr>
                <w:noProof/>
                <w:webHidden/>
              </w:rPr>
              <w:fldChar w:fldCharType="begin"/>
            </w:r>
            <w:r w:rsidR="00665BFC">
              <w:rPr>
                <w:noProof/>
                <w:webHidden/>
              </w:rPr>
              <w:instrText xml:space="preserve"> PAGEREF _Toc519804966 \h </w:instrText>
            </w:r>
            <w:r w:rsidR="00665BFC">
              <w:rPr>
                <w:noProof/>
                <w:webHidden/>
              </w:rPr>
            </w:r>
            <w:r w:rsidR="00665BFC">
              <w:rPr>
                <w:noProof/>
                <w:webHidden/>
              </w:rPr>
              <w:fldChar w:fldCharType="separate"/>
            </w:r>
            <w:r w:rsidR="00880D93">
              <w:rPr>
                <w:noProof/>
                <w:webHidden/>
              </w:rPr>
              <w:t>93</w:t>
            </w:r>
            <w:r w:rsidR="00665BFC">
              <w:rPr>
                <w:noProof/>
                <w:webHidden/>
              </w:rPr>
              <w:fldChar w:fldCharType="end"/>
            </w:r>
          </w:hyperlink>
        </w:p>
        <w:p w14:paraId="32C04F50" w14:textId="19570AB5" w:rsidR="00665BFC" w:rsidRDefault="001F57CD">
          <w:pPr>
            <w:pStyle w:val="TOC2"/>
            <w:rPr>
              <w:rFonts w:eastAsiaTheme="minorEastAsia" w:cstheme="minorBidi"/>
              <w:smallCaps w:val="0"/>
              <w:noProof/>
              <w:sz w:val="22"/>
              <w:szCs w:val="22"/>
              <w:lang w:val="en-US" w:eastAsia="en-US"/>
            </w:rPr>
          </w:pPr>
          <w:hyperlink w:anchor="_Toc519804967" w:history="1">
            <w:r w:rsidR="00665BFC" w:rsidRPr="007051CC">
              <w:rPr>
                <w:rStyle w:val="Hyperlink"/>
                <w:noProof/>
                <w:lang w:eastAsia="en-GB"/>
              </w:rPr>
              <w:t>15.3</w:t>
            </w:r>
            <w:r w:rsidR="00665BFC">
              <w:rPr>
                <w:rFonts w:eastAsiaTheme="minorEastAsia" w:cstheme="minorBidi"/>
                <w:smallCaps w:val="0"/>
                <w:noProof/>
                <w:sz w:val="22"/>
                <w:szCs w:val="22"/>
                <w:lang w:val="en-US" w:eastAsia="en-US"/>
              </w:rPr>
              <w:tab/>
            </w:r>
            <w:r w:rsidR="00665BFC" w:rsidRPr="007051CC">
              <w:rPr>
                <w:rStyle w:val="Hyperlink"/>
                <w:noProof/>
                <w:lang w:eastAsia="en-GB"/>
              </w:rPr>
              <w:t>Support Human-Centred Design</w:t>
            </w:r>
            <w:r w:rsidR="00665BFC">
              <w:rPr>
                <w:noProof/>
                <w:webHidden/>
              </w:rPr>
              <w:tab/>
            </w:r>
            <w:r w:rsidR="00665BFC">
              <w:rPr>
                <w:noProof/>
                <w:webHidden/>
              </w:rPr>
              <w:fldChar w:fldCharType="begin"/>
            </w:r>
            <w:r w:rsidR="00665BFC">
              <w:rPr>
                <w:noProof/>
                <w:webHidden/>
              </w:rPr>
              <w:instrText xml:space="preserve"> PAGEREF _Toc519804967 \h </w:instrText>
            </w:r>
            <w:r w:rsidR="00665BFC">
              <w:rPr>
                <w:noProof/>
                <w:webHidden/>
              </w:rPr>
            </w:r>
            <w:r w:rsidR="00665BFC">
              <w:rPr>
                <w:noProof/>
                <w:webHidden/>
              </w:rPr>
              <w:fldChar w:fldCharType="separate"/>
            </w:r>
            <w:r w:rsidR="00880D93">
              <w:rPr>
                <w:noProof/>
                <w:webHidden/>
              </w:rPr>
              <w:t>93</w:t>
            </w:r>
            <w:r w:rsidR="00665BFC">
              <w:rPr>
                <w:noProof/>
                <w:webHidden/>
              </w:rPr>
              <w:fldChar w:fldCharType="end"/>
            </w:r>
          </w:hyperlink>
        </w:p>
        <w:p w14:paraId="16AF7500" w14:textId="0F23B51E" w:rsidR="00665BFC" w:rsidRDefault="001F57CD">
          <w:pPr>
            <w:pStyle w:val="TOC2"/>
            <w:rPr>
              <w:rFonts w:eastAsiaTheme="minorEastAsia" w:cstheme="minorBidi"/>
              <w:smallCaps w:val="0"/>
              <w:noProof/>
              <w:sz w:val="22"/>
              <w:szCs w:val="22"/>
              <w:lang w:val="en-US" w:eastAsia="en-US"/>
            </w:rPr>
          </w:pPr>
          <w:hyperlink w:anchor="_Toc519804968" w:history="1">
            <w:r w:rsidR="00665BFC" w:rsidRPr="007051CC">
              <w:rPr>
                <w:rStyle w:val="Hyperlink"/>
                <w:noProof/>
                <w:lang w:eastAsia="en-GB"/>
              </w:rPr>
              <w:t>15.4</w:t>
            </w:r>
            <w:r w:rsidR="00665BFC">
              <w:rPr>
                <w:rFonts w:eastAsiaTheme="minorEastAsia" w:cstheme="minorBidi"/>
                <w:smallCaps w:val="0"/>
                <w:noProof/>
                <w:sz w:val="22"/>
                <w:szCs w:val="22"/>
                <w:lang w:val="en-US" w:eastAsia="en-US"/>
              </w:rPr>
              <w:tab/>
            </w:r>
            <w:r w:rsidR="00665BFC" w:rsidRPr="007051CC">
              <w:rPr>
                <w:rStyle w:val="Hyperlink"/>
                <w:noProof/>
                <w:lang w:eastAsia="en-GB"/>
              </w:rPr>
              <w:t>Interoperation requirements for product specifications</w:t>
            </w:r>
            <w:r w:rsidR="00665BFC">
              <w:rPr>
                <w:noProof/>
                <w:webHidden/>
              </w:rPr>
              <w:tab/>
            </w:r>
            <w:r w:rsidR="00665BFC">
              <w:rPr>
                <w:noProof/>
                <w:webHidden/>
              </w:rPr>
              <w:fldChar w:fldCharType="begin"/>
            </w:r>
            <w:r w:rsidR="00665BFC">
              <w:rPr>
                <w:noProof/>
                <w:webHidden/>
              </w:rPr>
              <w:instrText xml:space="preserve"> PAGEREF _Toc519804968 \h </w:instrText>
            </w:r>
            <w:r w:rsidR="00665BFC">
              <w:rPr>
                <w:noProof/>
                <w:webHidden/>
              </w:rPr>
            </w:r>
            <w:r w:rsidR="00665BFC">
              <w:rPr>
                <w:noProof/>
                <w:webHidden/>
              </w:rPr>
              <w:fldChar w:fldCharType="separate"/>
            </w:r>
            <w:r w:rsidR="00880D93">
              <w:rPr>
                <w:noProof/>
                <w:webHidden/>
              </w:rPr>
              <w:t>94</w:t>
            </w:r>
            <w:r w:rsidR="00665BFC">
              <w:rPr>
                <w:noProof/>
                <w:webHidden/>
              </w:rPr>
              <w:fldChar w:fldCharType="end"/>
            </w:r>
          </w:hyperlink>
        </w:p>
        <w:p w14:paraId="642838AB" w14:textId="55371406" w:rsidR="00665BFC" w:rsidRDefault="001F57CD">
          <w:pPr>
            <w:pStyle w:val="TOC2"/>
            <w:rPr>
              <w:rFonts w:eastAsiaTheme="minorEastAsia" w:cstheme="minorBidi"/>
              <w:smallCaps w:val="0"/>
              <w:noProof/>
              <w:sz w:val="22"/>
              <w:szCs w:val="22"/>
              <w:lang w:val="en-US" w:eastAsia="en-US"/>
            </w:rPr>
          </w:pPr>
          <w:hyperlink w:anchor="_Toc519804969" w:history="1">
            <w:r w:rsidR="00665BFC" w:rsidRPr="007051CC">
              <w:rPr>
                <w:rStyle w:val="Hyperlink"/>
                <w:noProof/>
                <w:lang w:eastAsia="en-GB"/>
              </w:rPr>
              <w:t>15.5</w:t>
            </w:r>
            <w:r w:rsidR="00665BFC">
              <w:rPr>
                <w:rFonts w:eastAsiaTheme="minorEastAsia" w:cstheme="minorBidi"/>
                <w:smallCaps w:val="0"/>
                <w:noProof/>
                <w:sz w:val="22"/>
                <w:szCs w:val="22"/>
                <w:lang w:val="en-US" w:eastAsia="en-US"/>
              </w:rPr>
              <w:tab/>
            </w:r>
            <w:r w:rsidR="00665BFC" w:rsidRPr="007051CC">
              <w:rPr>
                <w:rStyle w:val="Hyperlink"/>
                <w:noProof/>
                <w:lang w:eastAsia="en-GB"/>
              </w:rPr>
              <w:t>Support different levels of interoperation</w:t>
            </w:r>
            <w:r w:rsidR="00665BFC">
              <w:rPr>
                <w:noProof/>
                <w:webHidden/>
              </w:rPr>
              <w:tab/>
            </w:r>
            <w:r w:rsidR="00665BFC">
              <w:rPr>
                <w:noProof/>
                <w:webHidden/>
              </w:rPr>
              <w:fldChar w:fldCharType="begin"/>
            </w:r>
            <w:r w:rsidR="00665BFC">
              <w:rPr>
                <w:noProof/>
                <w:webHidden/>
              </w:rPr>
              <w:instrText xml:space="preserve"> PAGEREF _Toc519804969 \h </w:instrText>
            </w:r>
            <w:r w:rsidR="00665BFC">
              <w:rPr>
                <w:noProof/>
                <w:webHidden/>
              </w:rPr>
            </w:r>
            <w:r w:rsidR="00665BFC">
              <w:rPr>
                <w:noProof/>
                <w:webHidden/>
              </w:rPr>
              <w:fldChar w:fldCharType="separate"/>
            </w:r>
            <w:r w:rsidR="00880D93">
              <w:rPr>
                <w:noProof/>
                <w:webHidden/>
              </w:rPr>
              <w:t>95</w:t>
            </w:r>
            <w:r w:rsidR="00665BFC">
              <w:rPr>
                <w:noProof/>
                <w:webHidden/>
              </w:rPr>
              <w:fldChar w:fldCharType="end"/>
            </w:r>
          </w:hyperlink>
        </w:p>
        <w:p w14:paraId="7612F6BF" w14:textId="5872DFF9" w:rsidR="00665BFC" w:rsidRDefault="001F57CD">
          <w:pPr>
            <w:pStyle w:val="TOC2"/>
            <w:rPr>
              <w:rFonts w:eastAsiaTheme="minorEastAsia" w:cstheme="minorBidi"/>
              <w:smallCaps w:val="0"/>
              <w:noProof/>
              <w:sz w:val="22"/>
              <w:szCs w:val="22"/>
              <w:lang w:val="en-US" w:eastAsia="en-US"/>
            </w:rPr>
          </w:pPr>
          <w:hyperlink w:anchor="_Toc519804970" w:history="1">
            <w:r w:rsidR="00665BFC" w:rsidRPr="007051CC">
              <w:rPr>
                <w:rStyle w:val="Hyperlink"/>
                <w:noProof/>
                <w:lang w:eastAsia="en-GB"/>
              </w:rPr>
              <w:t>15.6</w:t>
            </w:r>
            <w:r w:rsidR="00665BFC">
              <w:rPr>
                <w:rFonts w:eastAsiaTheme="minorEastAsia" w:cstheme="minorBidi"/>
                <w:smallCaps w:val="0"/>
                <w:noProof/>
                <w:sz w:val="22"/>
                <w:szCs w:val="22"/>
                <w:lang w:val="en-US" w:eastAsia="en-US"/>
              </w:rPr>
              <w:tab/>
            </w:r>
            <w:r w:rsidR="00665BFC" w:rsidRPr="007051CC">
              <w:rPr>
                <w:rStyle w:val="Hyperlink"/>
                <w:noProof/>
                <w:lang w:eastAsia="en-GB"/>
              </w:rPr>
              <w:t>User control over loaded set</w:t>
            </w:r>
            <w:r w:rsidR="00665BFC">
              <w:rPr>
                <w:noProof/>
                <w:webHidden/>
              </w:rPr>
              <w:tab/>
            </w:r>
            <w:r w:rsidR="00665BFC">
              <w:rPr>
                <w:noProof/>
                <w:webHidden/>
              </w:rPr>
              <w:fldChar w:fldCharType="begin"/>
            </w:r>
            <w:r w:rsidR="00665BFC">
              <w:rPr>
                <w:noProof/>
                <w:webHidden/>
              </w:rPr>
              <w:instrText xml:space="preserve"> PAGEREF _Toc519804970 \h </w:instrText>
            </w:r>
            <w:r w:rsidR="00665BFC">
              <w:rPr>
                <w:noProof/>
                <w:webHidden/>
              </w:rPr>
            </w:r>
            <w:r w:rsidR="00665BFC">
              <w:rPr>
                <w:noProof/>
                <w:webHidden/>
              </w:rPr>
              <w:fldChar w:fldCharType="separate"/>
            </w:r>
            <w:r w:rsidR="00880D93">
              <w:rPr>
                <w:noProof/>
                <w:webHidden/>
              </w:rPr>
              <w:t>95</w:t>
            </w:r>
            <w:r w:rsidR="00665BFC">
              <w:rPr>
                <w:noProof/>
                <w:webHidden/>
              </w:rPr>
              <w:fldChar w:fldCharType="end"/>
            </w:r>
          </w:hyperlink>
        </w:p>
        <w:p w14:paraId="5090FC8A" w14:textId="271C7F5C" w:rsidR="00665BFC" w:rsidRDefault="001F57CD">
          <w:pPr>
            <w:pStyle w:val="TOC2"/>
            <w:rPr>
              <w:rFonts w:eastAsiaTheme="minorEastAsia" w:cstheme="minorBidi"/>
              <w:smallCaps w:val="0"/>
              <w:noProof/>
              <w:sz w:val="22"/>
              <w:szCs w:val="22"/>
              <w:lang w:val="en-US" w:eastAsia="en-US"/>
            </w:rPr>
          </w:pPr>
          <w:hyperlink w:anchor="_Toc519804971" w:history="1">
            <w:r w:rsidR="00665BFC" w:rsidRPr="007051CC">
              <w:rPr>
                <w:rStyle w:val="Hyperlink"/>
                <w:noProof/>
                <w:lang w:eastAsia="en-GB"/>
              </w:rPr>
              <w:t>15.7</w:t>
            </w:r>
            <w:r w:rsidR="00665BFC">
              <w:rPr>
                <w:rFonts w:eastAsiaTheme="minorEastAsia" w:cstheme="minorBidi"/>
                <w:smallCaps w:val="0"/>
                <w:noProof/>
                <w:sz w:val="22"/>
                <w:szCs w:val="22"/>
                <w:lang w:val="en-US" w:eastAsia="en-US"/>
              </w:rPr>
              <w:tab/>
            </w:r>
            <w:r w:rsidR="00665BFC" w:rsidRPr="007051CC">
              <w:rPr>
                <w:rStyle w:val="Hyperlink"/>
                <w:noProof/>
                <w:lang w:eastAsia="en-GB"/>
              </w:rPr>
              <w:t>User control over interoperation level</w:t>
            </w:r>
            <w:r w:rsidR="00665BFC">
              <w:rPr>
                <w:noProof/>
                <w:webHidden/>
              </w:rPr>
              <w:tab/>
            </w:r>
            <w:r w:rsidR="00665BFC">
              <w:rPr>
                <w:noProof/>
                <w:webHidden/>
              </w:rPr>
              <w:fldChar w:fldCharType="begin"/>
            </w:r>
            <w:r w:rsidR="00665BFC">
              <w:rPr>
                <w:noProof/>
                <w:webHidden/>
              </w:rPr>
              <w:instrText xml:space="preserve"> PAGEREF _Toc519804971 \h </w:instrText>
            </w:r>
            <w:r w:rsidR="00665BFC">
              <w:rPr>
                <w:noProof/>
                <w:webHidden/>
              </w:rPr>
            </w:r>
            <w:r w:rsidR="00665BFC">
              <w:rPr>
                <w:noProof/>
                <w:webHidden/>
              </w:rPr>
              <w:fldChar w:fldCharType="separate"/>
            </w:r>
            <w:r w:rsidR="00880D93">
              <w:rPr>
                <w:noProof/>
                <w:webHidden/>
              </w:rPr>
              <w:t>96</w:t>
            </w:r>
            <w:r w:rsidR="00665BFC">
              <w:rPr>
                <w:noProof/>
                <w:webHidden/>
              </w:rPr>
              <w:fldChar w:fldCharType="end"/>
            </w:r>
          </w:hyperlink>
        </w:p>
        <w:p w14:paraId="65351D69" w14:textId="68E9EE7E" w:rsidR="00665BFC" w:rsidRDefault="001F57CD">
          <w:pPr>
            <w:pStyle w:val="TOC2"/>
            <w:rPr>
              <w:rFonts w:eastAsiaTheme="minorEastAsia" w:cstheme="minorBidi"/>
              <w:smallCaps w:val="0"/>
              <w:noProof/>
              <w:sz w:val="22"/>
              <w:szCs w:val="22"/>
              <w:lang w:val="en-US" w:eastAsia="en-US"/>
            </w:rPr>
          </w:pPr>
          <w:hyperlink w:anchor="_Toc519804972" w:history="1">
            <w:r w:rsidR="00665BFC" w:rsidRPr="007051CC">
              <w:rPr>
                <w:rStyle w:val="Hyperlink"/>
                <w:noProof/>
              </w:rPr>
              <w:t>15.8</w:t>
            </w:r>
            <w:r w:rsidR="00665BFC">
              <w:rPr>
                <w:rFonts w:eastAsiaTheme="minorEastAsia" w:cstheme="minorBidi"/>
                <w:smallCaps w:val="0"/>
                <w:noProof/>
                <w:sz w:val="22"/>
                <w:szCs w:val="22"/>
                <w:lang w:val="en-US" w:eastAsia="en-US"/>
              </w:rPr>
              <w:tab/>
            </w:r>
            <w:r w:rsidR="00665BFC" w:rsidRPr="007051CC">
              <w:rPr>
                <w:rStyle w:val="Hyperlink"/>
                <w:noProof/>
              </w:rPr>
              <w:t>Priority overrides for user-specified settings</w:t>
            </w:r>
            <w:r w:rsidR="00665BFC">
              <w:rPr>
                <w:noProof/>
                <w:webHidden/>
              </w:rPr>
              <w:tab/>
            </w:r>
            <w:r w:rsidR="00665BFC">
              <w:rPr>
                <w:noProof/>
                <w:webHidden/>
              </w:rPr>
              <w:fldChar w:fldCharType="begin"/>
            </w:r>
            <w:r w:rsidR="00665BFC">
              <w:rPr>
                <w:noProof/>
                <w:webHidden/>
              </w:rPr>
              <w:instrText xml:space="preserve"> PAGEREF _Toc519804972 \h </w:instrText>
            </w:r>
            <w:r w:rsidR="00665BFC">
              <w:rPr>
                <w:noProof/>
                <w:webHidden/>
              </w:rPr>
            </w:r>
            <w:r w:rsidR="00665BFC">
              <w:rPr>
                <w:noProof/>
                <w:webHidden/>
              </w:rPr>
              <w:fldChar w:fldCharType="separate"/>
            </w:r>
            <w:r w:rsidR="00880D93">
              <w:rPr>
                <w:noProof/>
                <w:webHidden/>
              </w:rPr>
              <w:t>96</w:t>
            </w:r>
            <w:r w:rsidR="00665BFC">
              <w:rPr>
                <w:noProof/>
                <w:webHidden/>
              </w:rPr>
              <w:fldChar w:fldCharType="end"/>
            </w:r>
          </w:hyperlink>
        </w:p>
        <w:p w14:paraId="41B638D6" w14:textId="6574552D" w:rsidR="00665BFC" w:rsidRDefault="001F57CD">
          <w:pPr>
            <w:pStyle w:val="TOC1"/>
            <w:rPr>
              <w:rFonts w:eastAsiaTheme="minorEastAsia" w:cstheme="minorBidi"/>
              <w:b w:val="0"/>
              <w:bCs w:val="0"/>
              <w:caps w:val="0"/>
              <w:noProof/>
              <w:sz w:val="22"/>
              <w:szCs w:val="22"/>
              <w:lang w:val="en-US" w:eastAsia="en-US"/>
            </w:rPr>
          </w:pPr>
          <w:hyperlink w:anchor="_Toc519804973" w:history="1">
            <w:r w:rsidR="00665BFC" w:rsidRPr="007051CC">
              <w:rPr>
                <w:rStyle w:val="Hyperlink"/>
                <w:noProof/>
              </w:rPr>
              <w:t>16</w:t>
            </w:r>
            <w:r w:rsidR="00665BFC">
              <w:rPr>
                <w:rFonts w:eastAsiaTheme="minorEastAsia" w:cstheme="minorBidi"/>
                <w:b w:val="0"/>
                <w:bCs w:val="0"/>
                <w:caps w:val="0"/>
                <w:noProof/>
                <w:sz w:val="22"/>
                <w:szCs w:val="22"/>
                <w:lang w:val="en-US" w:eastAsia="en-US"/>
              </w:rPr>
              <w:tab/>
            </w:r>
            <w:r w:rsidR="00665BFC" w:rsidRPr="007051CC">
              <w:rPr>
                <w:rStyle w:val="Hyperlink"/>
                <w:noProof/>
              </w:rPr>
              <w:t>Data Encoding Guide</w:t>
            </w:r>
            <w:r w:rsidR="00665BFC">
              <w:rPr>
                <w:noProof/>
                <w:webHidden/>
              </w:rPr>
              <w:tab/>
            </w:r>
            <w:r w:rsidR="00665BFC">
              <w:rPr>
                <w:noProof/>
                <w:webHidden/>
              </w:rPr>
              <w:fldChar w:fldCharType="begin"/>
            </w:r>
            <w:r w:rsidR="00665BFC">
              <w:rPr>
                <w:noProof/>
                <w:webHidden/>
              </w:rPr>
              <w:instrText xml:space="preserve"> PAGEREF _Toc519804973 \h </w:instrText>
            </w:r>
            <w:r w:rsidR="00665BFC">
              <w:rPr>
                <w:noProof/>
                <w:webHidden/>
              </w:rPr>
            </w:r>
            <w:r w:rsidR="00665BFC">
              <w:rPr>
                <w:noProof/>
                <w:webHidden/>
              </w:rPr>
              <w:fldChar w:fldCharType="separate"/>
            </w:r>
            <w:r w:rsidR="00880D93">
              <w:rPr>
                <w:noProof/>
                <w:webHidden/>
              </w:rPr>
              <w:t>97</w:t>
            </w:r>
            <w:r w:rsidR="00665BFC">
              <w:rPr>
                <w:noProof/>
                <w:webHidden/>
              </w:rPr>
              <w:fldChar w:fldCharType="end"/>
            </w:r>
          </w:hyperlink>
        </w:p>
        <w:p w14:paraId="06AF2E9B" w14:textId="50339DAE" w:rsidR="00665BFC" w:rsidRDefault="001F57CD">
          <w:pPr>
            <w:pStyle w:val="TOC2"/>
            <w:rPr>
              <w:rFonts w:eastAsiaTheme="minorEastAsia" w:cstheme="minorBidi"/>
              <w:smallCaps w:val="0"/>
              <w:noProof/>
              <w:sz w:val="22"/>
              <w:szCs w:val="22"/>
              <w:lang w:val="en-US" w:eastAsia="en-US"/>
            </w:rPr>
          </w:pPr>
          <w:hyperlink w:anchor="_Toc519804974" w:history="1">
            <w:r w:rsidR="00665BFC" w:rsidRPr="007051CC">
              <w:rPr>
                <w:rStyle w:val="Hyperlink"/>
                <w:noProof/>
              </w:rPr>
              <w:t>16.1</w:t>
            </w:r>
            <w:r w:rsidR="00665BFC">
              <w:rPr>
                <w:rFonts w:eastAsiaTheme="minorEastAsia" w:cstheme="minorBidi"/>
                <w:smallCaps w:val="0"/>
                <w:noProof/>
                <w:sz w:val="22"/>
                <w:szCs w:val="22"/>
                <w:lang w:val="en-US" w:eastAsia="en-US"/>
              </w:rPr>
              <w:tab/>
            </w:r>
            <w:r w:rsidR="00665BFC" w:rsidRPr="007051CC">
              <w:rPr>
                <w:rStyle w:val="Hyperlink"/>
                <w:noProof/>
              </w:rPr>
              <w:t>Introduction</w:t>
            </w:r>
            <w:r w:rsidR="00665BFC">
              <w:rPr>
                <w:noProof/>
                <w:webHidden/>
              </w:rPr>
              <w:tab/>
            </w:r>
            <w:r w:rsidR="00665BFC">
              <w:rPr>
                <w:noProof/>
                <w:webHidden/>
              </w:rPr>
              <w:fldChar w:fldCharType="begin"/>
            </w:r>
            <w:r w:rsidR="00665BFC">
              <w:rPr>
                <w:noProof/>
                <w:webHidden/>
              </w:rPr>
              <w:instrText xml:space="preserve"> PAGEREF _Toc519804974 \h </w:instrText>
            </w:r>
            <w:r w:rsidR="00665BFC">
              <w:rPr>
                <w:noProof/>
                <w:webHidden/>
              </w:rPr>
            </w:r>
            <w:r w:rsidR="00665BFC">
              <w:rPr>
                <w:noProof/>
                <w:webHidden/>
              </w:rPr>
              <w:fldChar w:fldCharType="separate"/>
            </w:r>
            <w:r w:rsidR="00880D93">
              <w:rPr>
                <w:noProof/>
                <w:webHidden/>
              </w:rPr>
              <w:t>97</w:t>
            </w:r>
            <w:r w:rsidR="00665BFC">
              <w:rPr>
                <w:noProof/>
                <w:webHidden/>
              </w:rPr>
              <w:fldChar w:fldCharType="end"/>
            </w:r>
          </w:hyperlink>
        </w:p>
        <w:p w14:paraId="099BA104" w14:textId="272C0B96" w:rsidR="00665BFC" w:rsidRDefault="001F57CD">
          <w:pPr>
            <w:pStyle w:val="TOC2"/>
            <w:rPr>
              <w:rFonts w:eastAsiaTheme="minorEastAsia" w:cstheme="minorBidi"/>
              <w:smallCaps w:val="0"/>
              <w:noProof/>
              <w:sz w:val="22"/>
              <w:szCs w:val="22"/>
              <w:lang w:val="en-US" w:eastAsia="en-US"/>
            </w:rPr>
          </w:pPr>
          <w:hyperlink w:anchor="_Toc519804975" w:history="1">
            <w:r w:rsidR="00665BFC" w:rsidRPr="007051CC">
              <w:rPr>
                <w:rStyle w:val="Hyperlink"/>
                <w:noProof/>
              </w:rPr>
              <w:t>16.2</w:t>
            </w:r>
            <w:r w:rsidR="00665BFC">
              <w:rPr>
                <w:rFonts w:eastAsiaTheme="minorEastAsia" w:cstheme="minorBidi"/>
                <w:smallCaps w:val="0"/>
                <w:noProof/>
                <w:sz w:val="22"/>
                <w:szCs w:val="22"/>
                <w:lang w:val="en-US" w:eastAsia="en-US"/>
              </w:rPr>
              <w:tab/>
            </w:r>
            <w:r w:rsidR="00665BFC" w:rsidRPr="007051CC">
              <w:rPr>
                <w:rStyle w:val="Hyperlink"/>
                <w:noProof/>
              </w:rPr>
              <w:t>General encoding notes</w:t>
            </w:r>
            <w:r w:rsidR="00665BFC">
              <w:rPr>
                <w:noProof/>
                <w:webHidden/>
              </w:rPr>
              <w:tab/>
            </w:r>
            <w:r w:rsidR="00665BFC">
              <w:rPr>
                <w:noProof/>
                <w:webHidden/>
              </w:rPr>
              <w:fldChar w:fldCharType="begin"/>
            </w:r>
            <w:r w:rsidR="00665BFC">
              <w:rPr>
                <w:noProof/>
                <w:webHidden/>
              </w:rPr>
              <w:instrText xml:space="preserve"> PAGEREF _Toc519804975 \h </w:instrText>
            </w:r>
            <w:r w:rsidR="00665BFC">
              <w:rPr>
                <w:noProof/>
                <w:webHidden/>
              </w:rPr>
            </w:r>
            <w:r w:rsidR="00665BFC">
              <w:rPr>
                <w:noProof/>
                <w:webHidden/>
              </w:rPr>
              <w:fldChar w:fldCharType="separate"/>
            </w:r>
            <w:r w:rsidR="00880D93">
              <w:rPr>
                <w:noProof/>
                <w:webHidden/>
              </w:rPr>
              <w:t>97</w:t>
            </w:r>
            <w:r w:rsidR="00665BFC">
              <w:rPr>
                <w:noProof/>
                <w:webHidden/>
              </w:rPr>
              <w:fldChar w:fldCharType="end"/>
            </w:r>
          </w:hyperlink>
        </w:p>
        <w:p w14:paraId="327CCC7A" w14:textId="6C8ACBF2" w:rsidR="00665BFC" w:rsidRDefault="001F57CD">
          <w:pPr>
            <w:pStyle w:val="TOC2"/>
            <w:rPr>
              <w:rFonts w:eastAsiaTheme="minorEastAsia" w:cstheme="minorBidi"/>
              <w:smallCaps w:val="0"/>
              <w:noProof/>
              <w:sz w:val="22"/>
              <w:szCs w:val="22"/>
              <w:lang w:val="en-US" w:eastAsia="en-US"/>
            </w:rPr>
          </w:pPr>
          <w:hyperlink w:anchor="_Toc519804976" w:history="1">
            <w:r w:rsidR="00665BFC" w:rsidRPr="007051CC">
              <w:rPr>
                <w:rStyle w:val="Hyperlink"/>
                <w:noProof/>
              </w:rPr>
              <w:t>16.3</w:t>
            </w:r>
            <w:r w:rsidR="00665BFC">
              <w:rPr>
                <w:rFonts w:eastAsiaTheme="minorEastAsia" w:cstheme="minorBidi"/>
                <w:smallCaps w:val="0"/>
                <w:noProof/>
                <w:sz w:val="22"/>
                <w:szCs w:val="22"/>
                <w:lang w:val="en-US" w:eastAsia="en-US"/>
              </w:rPr>
              <w:tab/>
            </w:r>
            <w:r w:rsidR="00665BFC" w:rsidRPr="007051CC">
              <w:rPr>
                <w:rStyle w:val="Hyperlink"/>
                <w:noProof/>
              </w:rPr>
              <w:t>Unknown Attribute Values</w:t>
            </w:r>
            <w:r w:rsidR="00665BFC">
              <w:rPr>
                <w:noProof/>
                <w:webHidden/>
              </w:rPr>
              <w:tab/>
            </w:r>
            <w:r w:rsidR="00665BFC">
              <w:rPr>
                <w:noProof/>
                <w:webHidden/>
              </w:rPr>
              <w:fldChar w:fldCharType="begin"/>
            </w:r>
            <w:r w:rsidR="00665BFC">
              <w:rPr>
                <w:noProof/>
                <w:webHidden/>
              </w:rPr>
              <w:instrText xml:space="preserve"> PAGEREF _Toc519804976 \h </w:instrText>
            </w:r>
            <w:r w:rsidR="00665BFC">
              <w:rPr>
                <w:noProof/>
                <w:webHidden/>
              </w:rPr>
            </w:r>
            <w:r w:rsidR="00665BFC">
              <w:rPr>
                <w:noProof/>
                <w:webHidden/>
              </w:rPr>
              <w:fldChar w:fldCharType="separate"/>
            </w:r>
            <w:r w:rsidR="00880D93">
              <w:rPr>
                <w:noProof/>
                <w:webHidden/>
              </w:rPr>
              <w:t>97</w:t>
            </w:r>
            <w:r w:rsidR="00665BFC">
              <w:rPr>
                <w:noProof/>
                <w:webHidden/>
              </w:rPr>
              <w:fldChar w:fldCharType="end"/>
            </w:r>
          </w:hyperlink>
        </w:p>
        <w:p w14:paraId="78BD3CBC" w14:textId="0EBBA9D8" w:rsidR="00665BFC" w:rsidRDefault="001F57CD">
          <w:pPr>
            <w:pStyle w:val="TOC2"/>
            <w:rPr>
              <w:rFonts w:eastAsiaTheme="minorEastAsia" w:cstheme="minorBidi"/>
              <w:smallCaps w:val="0"/>
              <w:noProof/>
              <w:sz w:val="22"/>
              <w:szCs w:val="22"/>
              <w:lang w:val="en-US" w:eastAsia="en-US"/>
            </w:rPr>
          </w:pPr>
          <w:hyperlink w:anchor="_Toc519804977" w:history="1">
            <w:r w:rsidR="00665BFC" w:rsidRPr="007051CC">
              <w:rPr>
                <w:rStyle w:val="Hyperlink"/>
                <w:noProof/>
              </w:rPr>
              <w:t>16.4</w:t>
            </w:r>
            <w:r w:rsidR="00665BFC">
              <w:rPr>
                <w:rFonts w:eastAsiaTheme="minorEastAsia" w:cstheme="minorBidi"/>
                <w:smallCaps w:val="0"/>
                <w:noProof/>
                <w:sz w:val="22"/>
                <w:szCs w:val="22"/>
                <w:lang w:val="en-US" w:eastAsia="en-US"/>
              </w:rPr>
              <w:tab/>
            </w:r>
            <w:r w:rsidR="00665BFC" w:rsidRPr="007051CC">
              <w:rPr>
                <w:rStyle w:val="Hyperlink"/>
                <w:noProof/>
              </w:rPr>
              <w:t>Element S100_IC_DisplayPlane</w:t>
            </w:r>
            <w:r w:rsidR="00665BFC">
              <w:rPr>
                <w:noProof/>
                <w:webHidden/>
              </w:rPr>
              <w:tab/>
            </w:r>
            <w:r w:rsidR="00665BFC">
              <w:rPr>
                <w:noProof/>
                <w:webHidden/>
              </w:rPr>
              <w:fldChar w:fldCharType="begin"/>
            </w:r>
            <w:r w:rsidR="00665BFC">
              <w:rPr>
                <w:noProof/>
                <w:webHidden/>
              </w:rPr>
              <w:instrText xml:space="preserve"> PAGEREF _Toc519804977 \h </w:instrText>
            </w:r>
            <w:r w:rsidR="00665BFC">
              <w:rPr>
                <w:noProof/>
                <w:webHidden/>
              </w:rPr>
            </w:r>
            <w:r w:rsidR="00665BFC">
              <w:rPr>
                <w:noProof/>
                <w:webHidden/>
              </w:rPr>
              <w:fldChar w:fldCharType="separate"/>
            </w:r>
            <w:r w:rsidR="00880D93">
              <w:rPr>
                <w:noProof/>
                <w:webHidden/>
              </w:rPr>
              <w:t>97</w:t>
            </w:r>
            <w:r w:rsidR="00665BFC">
              <w:rPr>
                <w:noProof/>
                <w:webHidden/>
              </w:rPr>
              <w:fldChar w:fldCharType="end"/>
            </w:r>
          </w:hyperlink>
        </w:p>
        <w:p w14:paraId="0ECFDF07" w14:textId="21507102" w:rsidR="00665BFC" w:rsidRDefault="001F57CD">
          <w:pPr>
            <w:pStyle w:val="TOC2"/>
            <w:rPr>
              <w:rFonts w:eastAsiaTheme="minorEastAsia" w:cstheme="minorBidi"/>
              <w:smallCaps w:val="0"/>
              <w:noProof/>
              <w:sz w:val="22"/>
              <w:szCs w:val="22"/>
              <w:lang w:val="en-US" w:eastAsia="en-US"/>
            </w:rPr>
          </w:pPr>
          <w:hyperlink w:anchor="_Toc519804978" w:history="1">
            <w:r w:rsidR="00665BFC" w:rsidRPr="007051CC">
              <w:rPr>
                <w:rStyle w:val="Hyperlink"/>
                <w:noProof/>
              </w:rPr>
              <w:t>16.5</w:t>
            </w:r>
            <w:r w:rsidR="00665BFC">
              <w:rPr>
                <w:rFonts w:eastAsiaTheme="minorEastAsia" w:cstheme="minorBidi"/>
                <w:smallCaps w:val="0"/>
                <w:noProof/>
                <w:sz w:val="22"/>
                <w:szCs w:val="22"/>
                <w:lang w:val="en-US" w:eastAsia="en-US"/>
              </w:rPr>
              <w:tab/>
            </w:r>
            <w:r w:rsidR="00665BFC" w:rsidRPr="007051CC">
              <w:rPr>
                <w:rStyle w:val="Hyperlink"/>
                <w:noProof/>
              </w:rPr>
              <w:t>Element S100_IC_DrawingInstruction</w:t>
            </w:r>
            <w:r w:rsidR="00665BFC">
              <w:rPr>
                <w:noProof/>
                <w:webHidden/>
              </w:rPr>
              <w:tab/>
            </w:r>
            <w:r w:rsidR="00665BFC">
              <w:rPr>
                <w:noProof/>
                <w:webHidden/>
              </w:rPr>
              <w:fldChar w:fldCharType="begin"/>
            </w:r>
            <w:r w:rsidR="00665BFC">
              <w:rPr>
                <w:noProof/>
                <w:webHidden/>
              </w:rPr>
              <w:instrText xml:space="preserve"> PAGEREF _Toc519804978 \h </w:instrText>
            </w:r>
            <w:r w:rsidR="00665BFC">
              <w:rPr>
                <w:noProof/>
                <w:webHidden/>
              </w:rPr>
            </w:r>
            <w:r w:rsidR="00665BFC">
              <w:rPr>
                <w:noProof/>
                <w:webHidden/>
              </w:rPr>
              <w:fldChar w:fldCharType="separate"/>
            </w:r>
            <w:r w:rsidR="00880D93">
              <w:rPr>
                <w:noProof/>
                <w:webHidden/>
              </w:rPr>
              <w:t>98</w:t>
            </w:r>
            <w:r w:rsidR="00665BFC">
              <w:rPr>
                <w:noProof/>
                <w:webHidden/>
              </w:rPr>
              <w:fldChar w:fldCharType="end"/>
            </w:r>
          </w:hyperlink>
        </w:p>
        <w:p w14:paraId="57ABC437" w14:textId="24042849" w:rsidR="00665BFC" w:rsidRDefault="001F57CD">
          <w:pPr>
            <w:pStyle w:val="TOC2"/>
            <w:rPr>
              <w:rFonts w:eastAsiaTheme="minorEastAsia" w:cstheme="minorBidi"/>
              <w:smallCaps w:val="0"/>
              <w:noProof/>
              <w:sz w:val="22"/>
              <w:szCs w:val="22"/>
              <w:lang w:val="en-US" w:eastAsia="en-US"/>
            </w:rPr>
          </w:pPr>
          <w:hyperlink w:anchor="_Toc519804979" w:history="1">
            <w:r w:rsidR="00665BFC" w:rsidRPr="007051CC">
              <w:rPr>
                <w:rStyle w:val="Hyperlink"/>
                <w:noProof/>
              </w:rPr>
              <w:t>16.6</w:t>
            </w:r>
            <w:r w:rsidR="00665BFC">
              <w:rPr>
                <w:rFonts w:eastAsiaTheme="minorEastAsia" w:cstheme="minorBidi"/>
                <w:smallCaps w:val="0"/>
                <w:noProof/>
                <w:sz w:val="22"/>
                <w:szCs w:val="22"/>
                <w:lang w:val="en-US" w:eastAsia="en-US"/>
              </w:rPr>
              <w:tab/>
            </w:r>
            <w:r w:rsidR="00665BFC" w:rsidRPr="007051CC">
              <w:rPr>
                <w:rStyle w:val="Hyperlink"/>
                <w:noProof/>
              </w:rPr>
              <w:t>Element S100_IC_Feature</w:t>
            </w:r>
            <w:r w:rsidR="00665BFC">
              <w:rPr>
                <w:noProof/>
                <w:webHidden/>
              </w:rPr>
              <w:tab/>
            </w:r>
            <w:r w:rsidR="00665BFC">
              <w:rPr>
                <w:noProof/>
                <w:webHidden/>
              </w:rPr>
              <w:fldChar w:fldCharType="begin"/>
            </w:r>
            <w:r w:rsidR="00665BFC">
              <w:rPr>
                <w:noProof/>
                <w:webHidden/>
              </w:rPr>
              <w:instrText xml:space="preserve"> PAGEREF _Toc519804979 \h </w:instrText>
            </w:r>
            <w:r w:rsidR="00665BFC">
              <w:rPr>
                <w:noProof/>
                <w:webHidden/>
              </w:rPr>
            </w:r>
            <w:r w:rsidR="00665BFC">
              <w:rPr>
                <w:noProof/>
                <w:webHidden/>
              </w:rPr>
              <w:fldChar w:fldCharType="separate"/>
            </w:r>
            <w:r w:rsidR="00880D93">
              <w:rPr>
                <w:noProof/>
                <w:webHidden/>
              </w:rPr>
              <w:t>98</w:t>
            </w:r>
            <w:r w:rsidR="00665BFC">
              <w:rPr>
                <w:noProof/>
                <w:webHidden/>
              </w:rPr>
              <w:fldChar w:fldCharType="end"/>
            </w:r>
          </w:hyperlink>
        </w:p>
        <w:p w14:paraId="7393666B" w14:textId="64507DF0" w:rsidR="00665BFC" w:rsidRDefault="001F57CD">
          <w:pPr>
            <w:pStyle w:val="TOC2"/>
            <w:rPr>
              <w:rFonts w:eastAsiaTheme="minorEastAsia" w:cstheme="minorBidi"/>
              <w:smallCaps w:val="0"/>
              <w:noProof/>
              <w:sz w:val="22"/>
              <w:szCs w:val="22"/>
              <w:lang w:val="en-US" w:eastAsia="en-US"/>
            </w:rPr>
          </w:pPr>
          <w:hyperlink w:anchor="_Toc519804980" w:history="1">
            <w:r w:rsidR="00665BFC" w:rsidRPr="007051CC">
              <w:rPr>
                <w:rStyle w:val="Hyperlink"/>
                <w:noProof/>
              </w:rPr>
              <w:t>16.7</w:t>
            </w:r>
            <w:r w:rsidR="00665BFC">
              <w:rPr>
                <w:rFonts w:eastAsiaTheme="minorEastAsia" w:cstheme="minorBidi"/>
                <w:smallCaps w:val="0"/>
                <w:noProof/>
                <w:sz w:val="22"/>
                <w:szCs w:val="22"/>
                <w:lang w:val="en-US" w:eastAsia="en-US"/>
              </w:rPr>
              <w:tab/>
            </w:r>
            <w:r w:rsidR="00665BFC" w:rsidRPr="007051CC">
              <w:rPr>
                <w:rStyle w:val="Hyperlink"/>
                <w:noProof/>
              </w:rPr>
              <w:t>Element S100_IC_InteroperabilityCatalogue</w:t>
            </w:r>
            <w:r w:rsidR="00665BFC">
              <w:rPr>
                <w:noProof/>
                <w:webHidden/>
              </w:rPr>
              <w:tab/>
            </w:r>
            <w:r w:rsidR="00665BFC">
              <w:rPr>
                <w:noProof/>
                <w:webHidden/>
              </w:rPr>
              <w:fldChar w:fldCharType="begin"/>
            </w:r>
            <w:r w:rsidR="00665BFC">
              <w:rPr>
                <w:noProof/>
                <w:webHidden/>
              </w:rPr>
              <w:instrText xml:space="preserve"> PAGEREF _Toc519804980 \h </w:instrText>
            </w:r>
            <w:r w:rsidR="00665BFC">
              <w:rPr>
                <w:noProof/>
                <w:webHidden/>
              </w:rPr>
            </w:r>
            <w:r w:rsidR="00665BFC">
              <w:rPr>
                <w:noProof/>
                <w:webHidden/>
              </w:rPr>
              <w:fldChar w:fldCharType="separate"/>
            </w:r>
            <w:r w:rsidR="00880D93">
              <w:rPr>
                <w:noProof/>
                <w:webHidden/>
              </w:rPr>
              <w:t>98</w:t>
            </w:r>
            <w:r w:rsidR="00665BFC">
              <w:rPr>
                <w:noProof/>
                <w:webHidden/>
              </w:rPr>
              <w:fldChar w:fldCharType="end"/>
            </w:r>
          </w:hyperlink>
        </w:p>
        <w:p w14:paraId="78CCFB0C" w14:textId="3DC810A3" w:rsidR="00665BFC" w:rsidRDefault="001F57CD">
          <w:pPr>
            <w:pStyle w:val="TOC2"/>
            <w:rPr>
              <w:rFonts w:eastAsiaTheme="minorEastAsia" w:cstheme="minorBidi"/>
              <w:smallCaps w:val="0"/>
              <w:noProof/>
              <w:sz w:val="22"/>
              <w:szCs w:val="22"/>
              <w:lang w:val="en-US" w:eastAsia="en-US"/>
            </w:rPr>
          </w:pPr>
          <w:hyperlink w:anchor="_Toc519804981" w:history="1">
            <w:r w:rsidR="00665BFC" w:rsidRPr="007051CC">
              <w:rPr>
                <w:rStyle w:val="Hyperlink"/>
                <w:noProof/>
              </w:rPr>
              <w:t>16.8</w:t>
            </w:r>
            <w:r w:rsidR="00665BFC">
              <w:rPr>
                <w:rFonts w:eastAsiaTheme="minorEastAsia" w:cstheme="minorBidi"/>
                <w:smallCaps w:val="0"/>
                <w:noProof/>
                <w:sz w:val="22"/>
                <w:szCs w:val="22"/>
                <w:lang w:val="en-US" w:eastAsia="en-US"/>
              </w:rPr>
              <w:tab/>
            </w:r>
            <w:r w:rsidR="00665BFC" w:rsidRPr="007051CC">
              <w:rPr>
                <w:rStyle w:val="Hyperlink"/>
                <w:noProof/>
              </w:rPr>
              <w:t>Element S100_IC_DisplayPlane</w:t>
            </w:r>
            <w:r w:rsidR="00665BFC">
              <w:rPr>
                <w:noProof/>
                <w:webHidden/>
              </w:rPr>
              <w:tab/>
            </w:r>
            <w:r w:rsidR="00665BFC">
              <w:rPr>
                <w:noProof/>
                <w:webHidden/>
              </w:rPr>
              <w:fldChar w:fldCharType="begin"/>
            </w:r>
            <w:r w:rsidR="00665BFC">
              <w:rPr>
                <w:noProof/>
                <w:webHidden/>
              </w:rPr>
              <w:instrText xml:space="preserve"> PAGEREF _Toc519804981 \h </w:instrText>
            </w:r>
            <w:r w:rsidR="00665BFC">
              <w:rPr>
                <w:noProof/>
                <w:webHidden/>
              </w:rPr>
            </w:r>
            <w:r w:rsidR="00665BFC">
              <w:rPr>
                <w:noProof/>
                <w:webHidden/>
              </w:rPr>
              <w:fldChar w:fldCharType="separate"/>
            </w:r>
            <w:r w:rsidR="00880D93">
              <w:rPr>
                <w:noProof/>
                <w:webHidden/>
              </w:rPr>
              <w:t>98</w:t>
            </w:r>
            <w:r w:rsidR="00665BFC">
              <w:rPr>
                <w:noProof/>
                <w:webHidden/>
              </w:rPr>
              <w:fldChar w:fldCharType="end"/>
            </w:r>
          </w:hyperlink>
        </w:p>
        <w:p w14:paraId="6AC7F604" w14:textId="7B795D7F" w:rsidR="00665BFC" w:rsidRDefault="001F57CD">
          <w:pPr>
            <w:pStyle w:val="TOC2"/>
            <w:rPr>
              <w:rFonts w:eastAsiaTheme="minorEastAsia" w:cstheme="minorBidi"/>
              <w:smallCaps w:val="0"/>
              <w:noProof/>
              <w:sz w:val="22"/>
              <w:szCs w:val="22"/>
              <w:lang w:val="en-US" w:eastAsia="en-US"/>
            </w:rPr>
          </w:pPr>
          <w:hyperlink w:anchor="_Toc519804982" w:history="1">
            <w:r w:rsidR="00665BFC" w:rsidRPr="007051CC">
              <w:rPr>
                <w:rStyle w:val="Hyperlink"/>
                <w:noProof/>
              </w:rPr>
              <w:t>16.9</w:t>
            </w:r>
            <w:r w:rsidR="00665BFC">
              <w:rPr>
                <w:rFonts w:eastAsiaTheme="minorEastAsia" w:cstheme="minorBidi"/>
                <w:smallCaps w:val="0"/>
                <w:noProof/>
                <w:sz w:val="22"/>
                <w:szCs w:val="22"/>
                <w:lang w:val="en-US" w:eastAsia="en-US"/>
              </w:rPr>
              <w:tab/>
            </w:r>
            <w:r w:rsidR="00665BFC" w:rsidRPr="007051CC">
              <w:rPr>
                <w:rStyle w:val="Hyperlink"/>
                <w:noProof/>
              </w:rPr>
              <w:t>Element S100_IC_PredefinedCombination</w:t>
            </w:r>
            <w:r w:rsidR="00665BFC">
              <w:rPr>
                <w:noProof/>
                <w:webHidden/>
              </w:rPr>
              <w:tab/>
            </w:r>
            <w:r w:rsidR="00665BFC">
              <w:rPr>
                <w:noProof/>
                <w:webHidden/>
              </w:rPr>
              <w:fldChar w:fldCharType="begin"/>
            </w:r>
            <w:r w:rsidR="00665BFC">
              <w:rPr>
                <w:noProof/>
                <w:webHidden/>
              </w:rPr>
              <w:instrText xml:space="preserve"> PAGEREF _Toc519804982 \h </w:instrText>
            </w:r>
            <w:r w:rsidR="00665BFC">
              <w:rPr>
                <w:noProof/>
                <w:webHidden/>
              </w:rPr>
            </w:r>
            <w:r w:rsidR="00665BFC">
              <w:rPr>
                <w:noProof/>
                <w:webHidden/>
              </w:rPr>
              <w:fldChar w:fldCharType="separate"/>
            </w:r>
            <w:r w:rsidR="00880D93">
              <w:rPr>
                <w:noProof/>
                <w:webHidden/>
              </w:rPr>
              <w:t>99</w:t>
            </w:r>
            <w:r w:rsidR="00665BFC">
              <w:rPr>
                <w:noProof/>
                <w:webHidden/>
              </w:rPr>
              <w:fldChar w:fldCharType="end"/>
            </w:r>
          </w:hyperlink>
        </w:p>
        <w:p w14:paraId="1435DEA2" w14:textId="136D5B48" w:rsidR="00665BFC" w:rsidRDefault="001F57CD">
          <w:pPr>
            <w:pStyle w:val="TOC2"/>
            <w:rPr>
              <w:rFonts w:eastAsiaTheme="minorEastAsia" w:cstheme="minorBidi"/>
              <w:smallCaps w:val="0"/>
              <w:noProof/>
              <w:sz w:val="22"/>
              <w:szCs w:val="22"/>
              <w:lang w:val="en-US" w:eastAsia="en-US"/>
            </w:rPr>
          </w:pPr>
          <w:hyperlink w:anchor="_Toc519804983" w:history="1">
            <w:r w:rsidR="00665BFC" w:rsidRPr="007051CC">
              <w:rPr>
                <w:rStyle w:val="Hyperlink"/>
                <w:noProof/>
              </w:rPr>
              <w:t>16.10</w:t>
            </w:r>
            <w:r w:rsidR="00665BFC">
              <w:rPr>
                <w:rFonts w:eastAsiaTheme="minorEastAsia" w:cstheme="minorBidi"/>
                <w:smallCaps w:val="0"/>
                <w:noProof/>
                <w:sz w:val="22"/>
                <w:szCs w:val="22"/>
                <w:lang w:val="en-US" w:eastAsia="en-US"/>
              </w:rPr>
              <w:tab/>
            </w:r>
            <w:r w:rsidR="00665BFC" w:rsidRPr="007051CC">
              <w:rPr>
                <w:rStyle w:val="Hyperlink"/>
                <w:noProof/>
              </w:rPr>
              <w:t>Element S100_IC_SuppressedFeatureLayer</w:t>
            </w:r>
            <w:r w:rsidR="00665BFC">
              <w:rPr>
                <w:noProof/>
                <w:webHidden/>
              </w:rPr>
              <w:tab/>
            </w:r>
            <w:r w:rsidR="00665BFC">
              <w:rPr>
                <w:noProof/>
                <w:webHidden/>
              </w:rPr>
              <w:fldChar w:fldCharType="begin"/>
            </w:r>
            <w:r w:rsidR="00665BFC">
              <w:rPr>
                <w:noProof/>
                <w:webHidden/>
              </w:rPr>
              <w:instrText xml:space="preserve"> PAGEREF _Toc519804983 \h </w:instrText>
            </w:r>
            <w:r w:rsidR="00665BFC">
              <w:rPr>
                <w:noProof/>
                <w:webHidden/>
              </w:rPr>
            </w:r>
            <w:r w:rsidR="00665BFC">
              <w:rPr>
                <w:noProof/>
                <w:webHidden/>
              </w:rPr>
              <w:fldChar w:fldCharType="separate"/>
            </w:r>
            <w:r w:rsidR="00880D93">
              <w:rPr>
                <w:noProof/>
                <w:webHidden/>
              </w:rPr>
              <w:t>99</w:t>
            </w:r>
            <w:r w:rsidR="00665BFC">
              <w:rPr>
                <w:noProof/>
                <w:webHidden/>
              </w:rPr>
              <w:fldChar w:fldCharType="end"/>
            </w:r>
          </w:hyperlink>
        </w:p>
        <w:p w14:paraId="71AAA4F8" w14:textId="554D6BA6" w:rsidR="00665BFC" w:rsidRDefault="001F57CD">
          <w:pPr>
            <w:pStyle w:val="TOC1"/>
            <w:rPr>
              <w:rFonts w:eastAsiaTheme="minorEastAsia" w:cstheme="minorBidi"/>
              <w:b w:val="0"/>
              <w:bCs w:val="0"/>
              <w:caps w:val="0"/>
              <w:noProof/>
              <w:sz w:val="22"/>
              <w:szCs w:val="22"/>
              <w:lang w:val="en-US" w:eastAsia="en-US"/>
            </w:rPr>
          </w:pPr>
          <w:hyperlink w:anchor="_Toc519804984" w:history="1">
            <w:r w:rsidR="00665BFC" w:rsidRPr="007051CC">
              <w:rPr>
                <w:rStyle w:val="Hyperlink"/>
                <w:noProof/>
              </w:rPr>
              <w:t>17</w:t>
            </w:r>
            <w:r w:rsidR="00665BFC">
              <w:rPr>
                <w:rFonts w:eastAsiaTheme="minorEastAsia" w:cstheme="minorBidi"/>
                <w:b w:val="0"/>
                <w:bCs w:val="0"/>
                <w:caps w:val="0"/>
                <w:noProof/>
                <w:sz w:val="22"/>
                <w:szCs w:val="22"/>
                <w:lang w:val="en-US" w:eastAsia="en-US"/>
              </w:rPr>
              <w:tab/>
            </w:r>
            <w:r w:rsidR="00665BFC" w:rsidRPr="007051CC">
              <w:rPr>
                <w:rStyle w:val="Hyperlink"/>
                <w:noProof/>
              </w:rPr>
              <w:t>Normative Implementation Guidance</w:t>
            </w:r>
            <w:r w:rsidR="00665BFC">
              <w:rPr>
                <w:noProof/>
                <w:webHidden/>
              </w:rPr>
              <w:tab/>
            </w:r>
            <w:r w:rsidR="00665BFC">
              <w:rPr>
                <w:noProof/>
                <w:webHidden/>
              </w:rPr>
              <w:fldChar w:fldCharType="begin"/>
            </w:r>
            <w:r w:rsidR="00665BFC">
              <w:rPr>
                <w:noProof/>
                <w:webHidden/>
              </w:rPr>
              <w:instrText xml:space="preserve"> PAGEREF _Toc519804984 \h </w:instrText>
            </w:r>
            <w:r w:rsidR="00665BFC">
              <w:rPr>
                <w:noProof/>
                <w:webHidden/>
              </w:rPr>
            </w:r>
            <w:r w:rsidR="00665BFC">
              <w:rPr>
                <w:noProof/>
                <w:webHidden/>
              </w:rPr>
              <w:fldChar w:fldCharType="separate"/>
            </w:r>
            <w:r w:rsidR="00880D93">
              <w:rPr>
                <w:noProof/>
                <w:webHidden/>
              </w:rPr>
              <w:t>99</w:t>
            </w:r>
            <w:r w:rsidR="00665BFC">
              <w:rPr>
                <w:noProof/>
                <w:webHidden/>
              </w:rPr>
              <w:fldChar w:fldCharType="end"/>
            </w:r>
          </w:hyperlink>
        </w:p>
        <w:p w14:paraId="3A87C02B" w14:textId="05DA3EC8" w:rsidR="00665BFC" w:rsidRDefault="001F57CD">
          <w:pPr>
            <w:pStyle w:val="TOC2"/>
            <w:rPr>
              <w:rFonts w:eastAsiaTheme="minorEastAsia" w:cstheme="minorBidi"/>
              <w:smallCaps w:val="0"/>
              <w:noProof/>
              <w:sz w:val="22"/>
              <w:szCs w:val="22"/>
              <w:lang w:val="en-US" w:eastAsia="en-US"/>
            </w:rPr>
          </w:pPr>
          <w:hyperlink w:anchor="_Toc519804985" w:history="1">
            <w:r w:rsidR="00665BFC" w:rsidRPr="007051CC">
              <w:rPr>
                <w:rStyle w:val="Hyperlink"/>
                <w:noProof/>
              </w:rPr>
              <w:t>17.1</w:t>
            </w:r>
            <w:r w:rsidR="00665BFC">
              <w:rPr>
                <w:rFonts w:eastAsiaTheme="minorEastAsia" w:cstheme="minorBidi"/>
                <w:smallCaps w:val="0"/>
                <w:noProof/>
                <w:sz w:val="22"/>
                <w:szCs w:val="22"/>
                <w:lang w:val="en-US" w:eastAsia="en-US"/>
              </w:rPr>
              <w:tab/>
            </w:r>
            <w:r w:rsidR="00665BFC" w:rsidRPr="007051CC">
              <w:rPr>
                <w:rStyle w:val="Hyperlink"/>
                <w:noProof/>
              </w:rPr>
              <w:t>Reduce demand on user attention - display adjustment</w:t>
            </w:r>
            <w:r w:rsidR="00665BFC">
              <w:rPr>
                <w:noProof/>
                <w:webHidden/>
              </w:rPr>
              <w:tab/>
            </w:r>
            <w:r w:rsidR="00665BFC">
              <w:rPr>
                <w:noProof/>
                <w:webHidden/>
              </w:rPr>
              <w:fldChar w:fldCharType="begin"/>
            </w:r>
            <w:r w:rsidR="00665BFC">
              <w:rPr>
                <w:noProof/>
                <w:webHidden/>
              </w:rPr>
              <w:instrText xml:space="preserve"> PAGEREF _Toc519804985 \h </w:instrText>
            </w:r>
            <w:r w:rsidR="00665BFC">
              <w:rPr>
                <w:noProof/>
                <w:webHidden/>
              </w:rPr>
            </w:r>
            <w:r w:rsidR="00665BFC">
              <w:rPr>
                <w:noProof/>
                <w:webHidden/>
              </w:rPr>
              <w:fldChar w:fldCharType="separate"/>
            </w:r>
            <w:r w:rsidR="00880D93">
              <w:rPr>
                <w:noProof/>
                <w:webHidden/>
              </w:rPr>
              <w:t>99</w:t>
            </w:r>
            <w:r w:rsidR="00665BFC">
              <w:rPr>
                <w:noProof/>
                <w:webHidden/>
              </w:rPr>
              <w:fldChar w:fldCharType="end"/>
            </w:r>
          </w:hyperlink>
        </w:p>
        <w:p w14:paraId="04E4180D" w14:textId="7C8204BD" w:rsidR="00665BFC" w:rsidRDefault="001F57CD">
          <w:pPr>
            <w:pStyle w:val="TOC2"/>
            <w:rPr>
              <w:rFonts w:eastAsiaTheme="minorEastAsia" w:cstheme="minorBidi"/>
              <w:smallCaps w:val="0"/>
              <w:noProof/>
              <w:sz w:val="22"/>
              <w:szCs w:val="22"/>
              <w:lang w:val="en-US" w:eastAsia="en-US"/>
            </w:rPr>
          </w:pPr>
          <w:hyperlink w:anchor="_Toc519804986" w:history="1">
            <w:r w:rsidR="00665BFC" w:rsidRPr="007051CC">
              <w:rPr>
                <w:rStyle w:val="Hyperlink"/>
                <w:noProof/>
              </w:rPr>
              <w:t>17.2</w:t>
            </w:r>
            <w:r w:rsidR="00665BFC">
              <w:rPr>
                <w:rFonts w:eastAsiaTheme="minorEastAsia" w:cstheme="minorBidi"/>
                <w:smallCaps w:val="0"/>
                <w:noProof/>
                <w:sz w:val="22"/>
                <w:szCs w:val="22"/>
                <w:lang w:val="en-US" w:eastAsia="en-US"/>
              </w:rPr>
              <w:tab/>
            </w:r>
            <w:r w:rsidR="00665BFC" w:rsidRPr="007051CC">
              <w:rPr>
                <w:rStyle w:val="Hyperlink"/>
                <w:noProof/>
              </w:rPr>
              <w:t>Reduce demands on user attention - avoid text overload</w:t>
            </w:r>
            <w:r w:rsidR="00665BFC">
              <w:rPr>
                <w:noProof/>
                <w:webHidden/>
              </w:rPr>
              <w:tab/>
            </w:r>
            <w:r w:rsidR="00665BFC">
              <w:rPr>
                <w:noProof/>
                <w:webHidden/>
              </w:rPr>
              <w:fldChar w:fldCharType="begin"/>
            </w:r>
            <w:r w:rsidR="00665BFC">
              <w:rPr>
                <w:noProof/>
                <w:webHidden/>
              </w:rPr>
              <w:instrText xml:space="preserve"> PAGEREF _Toc519804986 \h </w:instrText>
            </w:r>
            <w:r w:rsidR="00665BFC">
              <w:rPr>
                <w:noProof/>
                <w:webHidden/>
              </w:rPr>
            </w:r>
            <w:r w:rsidR="00665BFC">
              <w:rPr>
                <w:noProof/>
                <w:webHidden/>
              </w:rPr>
              <w:fldChar w:fldCharType="separate"/>
            </w:r>
            <w:r w:rsidR="00880D93">
              <w:rPr>
                <w:noProof/>
                <w:webHidden/>
              </w:rPr>
              <w:t>99</w:t>
            </w:r>
            <w:r w:rsidR="00665BFC">
              <w:rPr>
                <w:noProof/>
                <w:webHidden/>
              </w:rPr>
              <w:fldChar w:fldCharType="end"/>
            </w:r>
          </w:hyperlink>
        </w:p>
        <w:p w14:paraId="3D7B69D0" w14:textId="627FA210" w:rsidR="00665BFC" w:rsidRDefault="001F57CD">
          <w:pPr>
            <w:pStyle w:val="TOC2"/>
            <w:rPr>
              <w:rFonts w:eastAsiaTheme="minorEastAsia" w:cstheme="minorBidi"/>
              <w:smallCaps w:val="0"/>
              <w:noProof/>
              <w:sz w:val="22"/>
              <w:szCs w:val="22"/>
              <w:lang w:val="en-US" w:eastAsia="en-US"/>
            </w:rPr>
          </w:pPr>
          <w:hyperlink w:anchor="_Toc519804987" w:history="1">
            <w:r w:rsidR="00665BFC" w:rsidRPr="007051CC">
              <w:rPr>
                <w:rStyle w:val="Hyperlink"/>
                <w:noProof/>
              </w:rPr>
              <w:t>17.3</w:t>
            </w:r>
            <w:r w:rsidR="00665BFC">
              <w:rPr>
                <w:rFonts w:eastAsiaTheme="minorEastAsia" w:cstheme="minorBidi"/>
                <w:smallCaps w:val="0"/>
                <w:noProof/>
                <w:sz w:val="22"/>
                <w:szCs w:val="22"/>
                <w:lang w:val="en-US" w:eastAsia="en-US"/>
              </w:rPr>
              <w:tab/>
            </w:r>
            <w:r w:rsidR="00665BFC" w:rsidRPr="007051CC">
              <w:rPr>
                <w:rStyle w:val="Hyperlink"/>
                <w:noProof/>
              </w:rPr>
              <w:t>Support for novice users</w:t>
            </w:r>
            <w:r w:rsidR="00665BFC">
              <w:rPr>
                <w:noProof/>
                <w:webHidden/>
              </w:rPr>
              <w:tab/>
            </w:r>
            <w:r w:rsidR="00665BFC">
              <w:rPr>
                <w:noProof/>
                <w:webHidden/>
              </w:rPr>
              <w:fldChar w:fldCharType="begin"/>
            </w:r>
            <w:r w:rsidR="00665BFC">
              <w:rPr>
                <w:noProof/>
                <w:webHidden/>
              </w:rPr>
              <w:instrText xml:space="preserve"> PAGEREF _Toc519804987 \h </w:instrText>
            </w:r>
            <w:r w:rsidR="00665BFC">
              <w:rPr>
                <w:noProof/>
                <w:webHidden/>
              </w:rPr>
            </w:r>
            <w:r w:rsidR="00665BFC">
              <w:rPr>
                <w:noProof/>
                <w:webHidden/>
              </w:rPr>
              <w:fldChar w:fldCharType="separate"/>
            </w:r>
            <w:r w:rsidR="00880D93">
              <w:rPr>
                <w:noProof/>
                <w:webHidden/>
              </w:rPr>
              <w:t>100</w:t>
            </w:r>
            <w:r w:rsidR="00665BFC">
              <w:rPr>
                <w:noProof/>
                <w:webHidden/>
              </w:rPr>
              <w:fldChar w:fldCharType="end"/>
            </w:r>
          </w:hyperlink>
        </w:p>
        <w:p w14:paraId="42972827" w14:textId="596ACB0A" w:rsidR="00665BFC" w:rsidRDefault="001F57CD">
          <w:pPr>
            <w:pStyle w:val="TOC2"/>
            <w:rPr>
              <w:rFonts w:eastAsiaTheme="minorEastAsia" w:cstheme="minorBidi"/>
              <w:smallCaps w:val="0"/>
              <w:noProof/>
              <w:sz w:val="22"/>
              <w:szCs w:val="22"/>
              <w:lang w:val="en-US" w:eastAsia="en-US"/>
            </w:rPr>
          </w:pPr>
          <w:hyperlink w:anchor="_Toc519804988" w:history="1">
            <w:r w:rsidR="00665BFC" w:rsidRPr="007051CC">
              <w:rPr>
                <w:rStyle w:val="Hyperlink"/>
                <w:noProof/>
              </w:rPr>
              <w:t>17.4</w:t>
            </w:r>
            <w:r w:rsidR="00665BFC">
              <w:rPr>
                <w:rFonts w:eastAsiaTheme="minorEastAsia" w:cstheme="minorBidi"/>
                <w:smallCaps w:val="0"/>
                <w:noProof/>
                <w:sz w:val="22"/>
                <w:szCs w:val="22"/>
                <w:lang w:val="en-US" w:eastAsia="en-US"/>
              </w:rPr>
              <w:tab/>
            </w:r>
            <w:r w:rsidR="00665BFC" w:rsidRPr="007051CC">
              <w:rPr>
                <w:rStyle w:val="Hyperlink"/>
                <w:noProof/>
              </w:rPr>
              <w:t>Reduce demands on user attention - planning and monitoring modes</w:t>
            </w:r>
            <w:r w:rsidR="00665BFC">
              <w:rPr>
                <w:noProof/>
                <w:webHidden/>
              </w:rPr>
              <w:tab/>
            </w:r>
            <w:r w:rsidR="00665BFC">
              <w:rPr>
                <w:noProof/>
                <w:webHidden/>
              </w:rPr>
              <w:fldChar w:fldCharType="begin"/>
            </w:r>
            <w:r w:rsidR="00665BFC">
              <w:rPr>
                <w:noProof/>
                <w:webHidden/>
              </w:rPr>
              <w:instrText xml:space="preserve"> PAGEREF _Toc519804988 \h </w:instrText>
            </w:r>
            <w:r w:rsidR="00665BFC">
              <w:rPr>
                <w:noProof/>
                <w:webHidden/>
              </w:rPr>
            </w:r>
            <w:r w:rsidR="00665BFC">
              <w:rPr>
                <w:noProof/>
                <w:webHidden/>
              </w:rPr>
              <w:fldChar w:fldCharType="separate"/>
            </w:r>
            <w:r w:rsidR="00880D93">
              <w:rPr>
                <w:noProof/>
                <w:webHidden/>
              </w:rPr>
              <w:t>100</w:t>
            </w:r>
            <w:r w:rsidR="00665BFC">
              <w:rPr>
                <w:noProof/>
                <w:webHidden/>
              </w:rPr>
              <w:fldChar w:fldCharType="end"/>
            </w:r>
          </w:hyperlink>
        </w:p>
        <w:p w14:paraId="3BEC46F8" w14:textId="5AD5AF10" w:rsidR="00665BFC" w:rsidRDefault="001F57CD">
          <w:pPr>
            <w:pStyle w:val="TOC2"/>
            <w:rPr>
              <w:rFonts w:eastAsiaTheme="minorEastAsia" w:cstheme="minorBidi"/>
              <w:smallCaps w:val="0"/>
              <w:noProof/>
              <w:sz w:val="22"/>
              <w:szCs w:val="22"/>
              <w:lang w:val="en-US" w:eastAsia="en-US"/>
            </w:rPr>
          </w:pPr>
          <w:hyperlink w:anchor="_Toc519804989" w:history="1">
            <w:r w:rsidR="00665BFC" w:rsidRPr="007051CC">
              <w:rPr>
                <w:rStyle w:val="Hyperlink"/>
                <w:noProof/>
              </w:rPr>
              <w:t>17.5</w:t>
            </w:r>
            <w:r w:rsidR="00665BFC">
              <w:rPr>
                <w:rFonts w:eastAsiaTheme="minorEastAsia" w:cstheme="minorBidi"/>
                <w:smallCaps w:val="0"/>
                <w:noProof/>
                <w:sz w:val="22"/>
                <w:szCs w:val="22"/>
                <w:lang w:val="en-US" w:eastAsia="en-US"/>
              </w:rPr>
              <w:tab/>
            </w:r>
            <w:r w:rsidR="00665BFC" w:rsidRPr="007051CC">
              <w:rPr>
                <w:rStyle w:val="Hyperlink"/>
                <w:noProof/>
              </w:rPr>
              <w:t>Interoperability and data coverage</w:t>
            </w:r>
            <w:r w:rsidR="00665BFC">
              <w:rPr>
                <w:noProof/>
                <w:webHidden/>
              </w:rPr>
              <w:tab/>
            </w:r>
            <w:r w:rsidR="00665BFC">
              <w:rPr>
                <w:noProof/>
                <w:webHidden/>
              </w:rPr>
              <w:fldChar w:fldCharType="begin"/>
            </w:r>
            <w:r w:rsidR="00665BFC">
              <w:rPr>
                <w:noProof/>
                <w:webHidden/>
              </w:rPr>
              <w:instrText xml:space="preserve"> PAGEREF _Toc519804989 \h </w:instrText>
            </w:r>
            <w:r w:rsidR="00665BFC">
              <w:rPr>
                <w:noProof/>
                <w:webHidden/>
              </w:rPr>
            </w:r>
            <w:r w:rsidR="00665BFC">
              <w:rPr>
                <w:noProof/>
                <w:webHidden/>
              </w:rPr>
              <w:fldChar w:fldCharType="separate"/>
            </w:r>
            <w:r w:rsidR="00880D93">
              <w:rPr>
                <w:noProof/>
                <w:webHidden/>
              </w:rPr>
              <w:t>100</w:t>
            </w:r>
            <w:r w:rsidR="00665BFC">
              <w:rPr>
                <w:noProof/>
                <w:webHidden/>
              </w:rPr>
              <w:fldChar w:fldCharType="end"/>
            </w:r>
          </w:hyperlink>
        </w:p>
        <w:p w14:paraId="726B7A06" w14:textId="2EDB8652" w:rsidR="00665BFC" w:rsidRDefault="001F57CD">
          <w:pPr>
            <w:pStyle w:val="TOC2"/>
            <w:rPr>
              <w:rFonts w:eastAsiaTheme="minorEastAsia" w:cstheme="minorBidi"/>
              <w:smallCaps w:val="0"/>
              <w:noProof/>
              <w:sz w:val="22"/>
              <w:szCs w:val="22"/>
              <w:lang w:val="en-US" w:eastAsia="en-US"/>
            </w:rPr>
          </w:pPr>
          <w:hyperlink w:anchor="_Toc519804990" w:history="1">
            <w:r w:rsidR="00665BFC" w:rsidRPr="007051CC">
              <w:rPr>
                <w:rStyle w:val="Hyperlink"/>
                <w:noProof/>
              </w:rPr>
              <w:t>17.6</w:t>
            </w:r>
            <w:r w:rsidR="00665BFC">
              <w:rPr>
                <w:rFonts w:eastAsiaTheme="minorEastAsia" w:cstheme="minorBidi"/>
                <w:smallCaps w:val="0"/>
                <w:noProof/>
                <w:sz w:val="22"/>
                <w:szCs w:val="22"/>
                <w:lang w:val="en-US" w:eastAsia="en-US"/>
              </w:rPr>
              <w:tab/>
            </w:r>
            <w:r w:rsidR="00665BFC" w:rsidRPr="007051CC">
              <w:rPr>
                <w:rStyle w:val="Hyperlink"/>
                <w:noProof/>
              </w:rPr>
              <w:t>Other significant information</w:t>
            </w:r>
            <w:r w:rsidR="00665BFC">
              <w:rPr>
                <w:noProof/>
                <w:webHidden/>
              </w:rPr>
              <w:tab/>
            </w:r>
            <w:r w:rsidR="00665BFC">
              <w:rPr>
                <w:noProof/>
                <w:webHidden/>
              </w:rPr>
              <w:fldChar w:fldCharType="begin"/>
            </w:r>
            <w:r w:rsidR="00665BFC">
              <w:rPr>
                <w:noProof/>
                <w:webHidden/>
              </w:rPr>
              <w:instrText xml:space="preserve"> PAGEREF _Toc519804990 \h </w:instrText>
            </w:r>
            <w:r w:rsidR="00665BFC">
              <w:rPr>
                <w:noProof/>
                <w:webHidden/>
              </w:rPr>
            </w:r>
            <w:r w:rsidR="00665BFC">
              <w:rPr>
                <w:noProof/>
                <w:webHidden/>
              </w:rPr>
              <w:fldChar w:fldCharType="separate"/>
            </w:r>
            <w:r w:rsidR="00880D93">
              <w:rPr>
                <w:noProof/>
                <w:webHidden/>
              </w:rPr>
              <w:t>100</w:t>
            </w:r>
            <w:r w:rsidR="00665BFC">
              <w:rPr>
                <w:noProof/>
                <w:webHidden/>
              </w:rPr>
              <w:fldChar w:fldCharType="end"/>
            </w:r>
          </w:hyperlink>
        </w:p>
        <w:p w14:paraId="20352188" w14:textId="3D051AE1" w:rsidR="00665BFC" w:rsidRDefault="001F57CD">
          <w:pPr>
            <w:pStyle w:val="TOC2"/>
            <w:rPr>
              <w:rFonts w:eastAsiaTheme="minorEastAsia" w:cstheme="minorBidi"/>
              <w:smallCaps w:val="0"/>
              <w:noProof/>
              <w:sz w:val="22"/>
              <w:szCs w:val="22"/>
              <w:lang w:val="en-US" w:eastAsia="en-US"/>
            </w:rPr>
          </w:pPr>
          <w:hyperlink w:anchor="_Toc519804991" w:history="1">
            <w:r w:rsidR="00665BFC" w:rsidRPr="007051CC">
              <w:rPr>
                <w:rStyle w:val="Hyperlink"/>
                <w:noProof/>
              </w:rPr>
              <w:t>17.7</w:t>
            </w:r>
            <w:r w:rsidR="00665BFC">
              <w:rPr>
                <w:rFonts w:eastAsiaTheme="minorEastAsia" w:cstheme="minorBidi"/>
                <w:smallCaps w:val="0"/>
                <w:noProof/>
                <w:sz w:val="22"/>
                <w:szCs w:val="22"/>
                <w:lang w:val="en-US" w:eastAsia="en-US"/>
              </w:rPr>
              <w:tab/>
            </w:r>
            <w:r w:rsidR="00665BFC" w:rsidRPr="007051CC">
              <w:rPr>
                <w:rStyle w:val="Hyperlink"/>
                <w:noProof/>
              </w:rPr>
              <w:t>Phased implementation</w:t>
            </w:r>
            <w:r w:rsidR="00665BFC">
              <w:rPr>
                <w:noProof/>
                <w:webHidden/>
              </w:rPr>
              <w:tab/>
            </w:r>
            <w:r w:rsidR="00665BFC">
              <w:rPr>
                <w:noProof/>
                <w:webHidden/>
              </w:rPr>
              <w:fldChar w:fldCharType="begin"/>
            </w:r>
            <w:r w:rsidR="00665BFC">
              <w:rPr>
                <w:noProof/>
                <w:webHidden/>
              </w:rPr>
              <w:instrText xml:space="preserve"> PAGEREF _Toc519804991 \h </w:instrText>
            </w:r>
            <w:r w:rsidR="00665BFC">
              <w:rPr>
                <w:noProof/>
                <w:webHidden/>
              </w:rPr>
            </w:r>
            <w:r w:rsidR="00665BFC">
              <w:rPr>
                <w:noProof/>
                <w:webHidden/>
              </w:rPr>
              <w:fldChar w:fldCharType="separate"/>
            </w:r>
            <w:r w:rsidR="00880D93">
              <w:rPr>
                <w:noProof/>
                <w:webHidden/>
              </w:rPr>
              <w:t>100</w:t>
            </w:r>
            <w:r w:rsidR="00665BFC">
              <w:rPr>
                <w:noProof/>
                <w:webHidden/>
              </w:rPr>
              <w:fldChar w:fldCharType="end"/>
            </w:r>
          </w:hyperlink>
        </w:p>
        <w:p w14:paraId="315420DE" w14:textId="495402FF" w:rsidR="00665BFC" w:rsidRDefault="001F57CD">
          <w:pPr>
            <w:pStyle w:val="TOC1"/>
            <w:rPr>
              <w:rFonts w:eastAsiaTheme="minorEastAsia" w:cstheme="minorBidi"/>
              <w:b w:val="0"/>
              <w:bCs w:val="0"/>
              <w:caps w:val="0"/>
              <w:noProof/>
              <w:sz w:val="22"/>
              <w:szCs w:val="22"/>
              <w:lang w:val="en-US" w:eastAsia="en-US"/>
            </w:rPr>
          </w:pPr>
          <w:hyperlink w:anchor="_Toc519804992" w:history="1">
            <w:r w:rsidR="00665BFC" w:rsidRPr="007051CC">
              <w:rPr>
                <w:rStyle w:val="Hyperlink"/>
                <w:noProof/>
              </w:rPr>
              <w:t>18</w:t>
            </w:r>
            <w:r w:rsidR="00665BFC">
              <w:rPr>
                <w:rFonts w:eastAsiaTheme="minorEastAsia" w:cstheme="minorBidi"/>
                <w:b w:val="0"/>
                <w:bCs w:val="0"/>
                <w:caps w:val="0"/>
                <w:noProof/>
                <w:sz w:val="22"/>
                <w:szCs w:val="22"/>
                <w:lang w:val="en-US" w:eastAsia="en-US"/>
              </w:rPr>
              <w:tab/>
            </w:r>
            <w:r w:rsidR="00665BFC" w:rsidRPr="007051CC">
              <w:rPr>
                <w:rStyle w:val="Hyperlink"/>
                <w:noProof/>
              </w:rPr>
              <w:t>Interoperability Catalogue Schema Documentation</w:t>
            </w:r>
            <w:r w:rsidR="00665BFC">
              <w:rPr>
                <w:noProof/>
                <w:webHidden/>
              </w:rPr>
              <w:tab/>
            </w:r>
            <w:r w:rsidR="00665BFC">
              <w:rPr>
                <w:noProof/>
                <w:webHidden/>
              </w:rPr>
              <w:fldChar w:fldCharType="begin"/>
            </w:r>
            <w:r w:rsidR="00665BFC">
              <w:rPr>
                <w:noProof/>
                <w:webHidden/>
              </w:rPr>
              <w:instrText xml:space="preserve"> PAGEREF _Toc519804992 \h </w:instrText>
            </w:r>
            <w:r w:rsidR="00665BFC">
              <w:rPr>
                <w:noProof/>
                <w:webHidden/>
              </w:rPr>
            </w:r>
            <w:r w:rsidR="00665BFC">
              <w:rPr>
                <w:noProof/>
                <w:webHidden/>
              </w:rPr>
              <w:fldChar w:fldCharType="separate"/>
            </w:r>
            <w:r w:rsidR="00880D93">
              <w:rPr>
                <w:noProof/>
                <w:webHidden/>
              </w:rPr>
              <w:t>101</w:t>
            </w:r>
            <w:r w:rsidR="00665BFC">
              <w:rPr>
                <w:noProof/>
                <w:webHidden/>
              </w:rPr>
              <w:fldChar w:fldCharType="end"/>
            </w:r>
          </w:hyperlink>
        </w:p>
        <w:p w14:paraId="037DC2EA" w14:textId="239F323C" w:rsidR="00665BFC" w:rsidRDefault="001F57CD">
          <w:pPr>
            <w:pStyle w:val="TOC1"/>
            <w:rPr>
              <w:rFonts w:eastAsiaTheme="minorEastAsia" w:cstheme="minorBidi"/>
              <w:b w:val="0"/>
              <w:bCs w:val="0"/>
              <w:caps w:val="0"/>
              <w:noProof/>
              <w:sz w:val="22"/>
              <w:szCs w:val="22"/>
              <w:lang w:val="en-US" w:eastAsia="en-US"/>
            </w:rPr>
          </w:pPr>
          <w:hyperlink w:anchor="_Toc519804993" w:history="1">
            <w:r w:rsidR="00665BFC" w:rsidRPr="007051CC">
              <w:rPr>
                <w:rStyle w:val="Hyperlink"/>
                <w:noProof/>
              </w:rPr>
              <w:t>19</w:t>
            </w:r>
            <w:r w:rsidR="00665BFC">
              <w:rPr>
                <w:rFonts w:eastAsiaTheme="minorEastAsia" w:cstheme="minorBidi"/>
                <w:b w:val="0"/>
                <w:bCs w:val="0"/>
                <w:caps w:val="0"/>
                <w:noProof/>
                <w:sz w:val="22"/>
                <w:szCs w:val="22"/>
                <w:lang w:val="en-US" w:eastAsia="en-US"/>
              </w:rPr>
              <w:tab/>
            </w:r>
            <w:r w:rsidR="00665BFC" w:rsidRPr="007051CC">
              <w:rPr>
                <w:rStyle w:val="Hyperlink"/>
                <w:noProof/>
              </w:rPr>
              <w:t>Feature Catalogue</w:t>
            </w:r>
            <w:r w:rsidR="00665BFC">
              <w:rPr>
                <w:noProof/>
                <w:webHidden/>
              </w:rPr>
              <w:tab/>
            </w:r>
            <w:r w:rsidR="00665BFC">
              <w:rPr>
                <w:noProof/>
                <w:webHidden/>
              </w:rPr>
              <w:fldChar w:fldCharType="begin"/>
            </w:r>
            <w:r w:rsidR="00665BFC">
              <w:rPr>
                <w:noProof/>
                <w:webHidden/>
              </w:rPr>
              <w:instrText xml:space="preserve"> PAGEREF _Toc519804993 \h </w:instrText>
            </w:r>
            <w:r w:rsidR="00665BFC">
              <w:rPr>
                <w:noProof/>
                <w:webHidden/>
              </w:rPr>
            </w:r>
            <w:r w:rsidR="00665BFC">
              <w:rPr>
                <w:noProof/>
                <w:webHidden/>
              </w:rPr>
              <w:fldChar w:fldCharType="separate"/>
            </w:r>
            <w:r w:rsidR="00880D93">
              <w:rPr>
                <w:noProof/>
                <w:webHidden/>
              </w:rPr>
              <w:t>101</w:t>
            </w:r>
            <w:r w:rsidR="00665BFC">
              <w:rPr>
                <w:noProof/>
                <w:webHidden/>
              </w:rPr>
              <w:fldChar w:fldCharType="end"/>
            </w:r>
          </w:hyperlink>
        </w:p>
        <w:p w14:paraId="0AAB2B75" w14:textId="02367F9B" w:rsidR="00665BFC" w:rsidRDefault="001F57CD">
          <w:pPr>
            <w:pStyle w:val="TOC1"/>
            <w:rPr>
              <w:rFonts w:eastAsiaTheme="minorEastAsia" w:cstheme="minorBidi"/>
              <w:b w:val="0"/>
              <w:bCs w:val="0"/>
              <w:caps w:val="0"/>
              <w:noProof/>
              <w:sz w:val="22"/>
              <w:szCs w:val="22"/>
              <w:lang w:val="en-US" w:eastAsia="en-US"/>
            </w:rPr>
          </w:pPr>
          <w:hyperlink w:anchor="_Toc519804994" w:history="1">
            <w:r w:rsidR="00665BFC" w:rsidRPr="007051CC">
              <w:rPr>
                <w:rStyle w:val="Hyperlink"/>
                <w:noProof/>
              </w:rPr>
              <w:t>20</w:t>
            </w:r>
            <w:r w:rsidR="00665BFC">
              <w:rPr>
                <w:rFonts w:eastAsiaTheme="minorEastAsia" w:cstheme="minorBidi"/>
                <w:b w:val="0"/>
                <w:bCs w:val="0"/>
                <w:caps w:val="0"/>
                <w:noProof/>
                <w:sz w:val="22"/>
                <w:szCs w:val="22"/>
                <w:lang w:val="en-US" w:eastAsia="en-US"/>
              </w:rPr>
              <w:tab/>
            </w:r>
            <w:r w:rsidR="00665BFC" w:rsidRPr="007051CC">
              <w:rPr>
                <w:rStyle w:val="Hyperlink"/>
                <w:noProof/>
              </w:rPr>
              <w:t>Portrayal Catalogue</w:t>
            </w:r>
            <w:r w:rsidR="00665BFC">
              <w:rPr>
                <w:noProof/>
                <w:webHidden/>
              </w:rPr>
              <w:tab/>
            </w:r>
            <w:r w:rsidR="00665BFC">
              <w:rPr>
                <w:noProof/>
                <w:webHidden/>
              </w:rPr>
              <w:fldChar w:fldCharType="begin"/>
            </w:r>
            <w:r w:rsidR="00665BFC">
              <w:rPr>
                <w:noProof/>
                <w:webHidden/>
              </w:rPr>
              <w:instrText xml:space="preserve"> PAGEREF _Toc519804994 \h </w:instrText>
            </w:r>
            <w:r w:rsidR="00665BFC">
              <w:rPr>
                <w:noProof/>
                <w:webHidden/>
              </w:rPr>
            </w:r>
            <w:r w:rsidR="00665BFC">
              <w:rPr>
                <w:noProof/>
                <w:webHidden/>
              </w:rPr>
              <w:fldChar w:fldCharType="separate"/>
            </w:r>
            <w:r w:rsidR="00880D93">
              <w:rPr>
                <w:noProof/>
                <w:webHidden/>
              </w:rPr>
              <w:t>101</w:t>
            </w:r>
            <w:r w:rsidR="00665BFC">
              <w:rPr>
                <w:noProof/>
                <w:webHidden/>
              </w:rPr>
              <w:fldChar w:fldCharType="end"/>
            </w:r>
          </w:hyperlink>
        </w:p>
        <w:p w14:paraId="5F76FD77" w14:textId="55F204A5" w:rsidR="006456D7" w:rsidRDefault="001D497D">
          <w:r>
            <w:fldChar w:fldCharType="end"/>
          </w:r>
        </w:p>
      </w:sdtContent>
    </w:sdt>
    <w:p w14:paraId="3E35E13C" w14:textId="77777777" w:rsidR="006456D7" w:rsidRDefault="006456D7" w:rsidP="006456D7">
      <w:pPr>
        <w:spacing w:after="0"/>
        <w:sectPr w:rsidR="006456D7" w:rsidSect="00A94EB3">
          <w:pgSz w:w="12240" w:h="15840"/>
          <w:pgMar w:top="1440" w:right="1440" w:bottom="1440" w:left="1440" w:header="708" w:footer="708" w:gutter="0"/>
          <w:pgNumType w:fmt="lowerRoman" w:start="1"/>
          <w:cols w:space="708"/>
          <w:docGrid w:linePitch="360"/>
        </w:sectPr>
      </w:pPr>
    </w:p>
    <w:p w14:paraId="135DFC84" w14:textId="28D2E8B3" w:rsidR="006456D7" w:rsidRPr="00AF306D" w:rsidRDefault="006456D7" w:rsidP="006456D7">
      <w:pPr>
        <w:spacing w:after="0"/>
      </w:pPr>
    </w:p>
    <w:p w14:paraId="6C5CB08B" w14:textId="74A7A659" w:rsidR="00676D57" w:rsidRDefault="00676D57" w:rsidP="00676D57">
      <w:pPr>
        <w:pStyle w:val="Heading1"/>
        <w:rPr>
          <w:rFonts w:eastAsia="MS Mincho"/>
        </w:rPr>
      </w:pPr>
      <w:bookmarkStart w:id="118" w:name="_Ref500467138"/>
      <w:bookmarkStart w:id="119" w:name="_Toc519804887"/>
      <w:r>
        <w:rPr>
          <w:rFonts w:eastAsia="MS Mincho"/>
        </w:rPr>
        <w:t>Overview</w:t>
      </w:r>
      <w:bookmarkEnd w:id="0"/>
      <w:bookmarkEnd w:id="1"/>
      <w:bookmarkEnd w:id="2"/>
      <w:bookmarkEnd w:id="118"/>
      <w:bookmarkEnd w:id="119"/>
    </w:p>
    <w:p w14:paraId="3AEDAC33" w14:textId="77777777" w:rsidR="00676D57" w:rsidRDefault="00676D57" w:rsidP="00034F35">
      <w:bookmarkStart w:id="120" w:name="_Toc484523815"/>
      <w:r>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Other data layers such as radar overlays are also expected to be present. The smooth interoperation and harmonized user-friendly graphical presentations of these various products is therefore necessary. The rules for interoperation and harmonized graphical presentations of S-100 data products are contained in an </w:t>
      </w:r>
      <w:r>
        <w:rPr>
          <w:i/>
        </w:rPr>
        <w:t>interoperability catalogue</w:t>
      </w:r>
      <w:r>
        <w:t>, which is a kind of meta-product that describes how specified products are to be used and displayed simultaneously.</w:t>
      </w:r>
      <w:bookmarkEnd w:id="120"/>
    </w:p>
    <w:p w14:paraId="4AF3E2FD" w14:textId="46086805" w:rsidR="00676D57" w:rsidRDefault="00676D57" w:rsidP="00034F35">
      <w:bookmarkStart w:id="121" w:name="_Toc484523816"/>
      <w:r>
        <w:t>This specification describes the structure, usage, and rules for development of interoperability catalogues that can be used by systems to guide the simultaneous use and display of two or more S-100 based data products.</w:t>
      </w:r>
      <w:bookmarkEnd w:id="121"/>
      <w:r>
        <w:t xml:space="preserve"> </w:t>
      </w:r>
    </w:p>
    <w:p w14:paraId="4B8B7357" w14:textId="3E98BD72" w:rsidR="00BE075A" w:rsidRDefault="00BE075A" w:rsidP="00034F35">
      <w:r>
        <w:t xml:space="preserve">Within the specification four levels of interoperability </w:t>
      </w:r>
      <w:del w:id="122" w:author="Eivind" w:date="2018-06-20T18:10:00Z">
        <w:r w:rsidDel="00706F93">
          <w:delText xml:space="preserve">is </w:delText>
        </w:r>
      </w:del>
      <w:ins w:id="123" w:author="Eivind" w:date="2018-06-20T18:10:00Z">
        <w:r w:rsidR="00706F93">
          <w:t xml:space="preserve">are </w:t>
        </w:r>
      </w:ins>
      <w:r>
        <w:t xml:space="preserve">defined, however, only </w:t>
      </w:r>
      <w:del w:id="124" w:author="Eivind" w:date="2018-06-21T20:23:00Z">
        <w:r w:rsidDel="00574B55">
          <w:delText xml:space="preserve">levels </w:delText>
        </w:r>
      </w:del>
      <w:ins w:id="125" w:author="Eivind" w:date="2018-06-21T20:23:00Z">
        <w:r w:rsidR="00574B55">
          <w:t xml:space="preserve">Levels </w:t>
        </w:r>
      </w:ins>
      <w:r>
        <w:t xml:space="preserve">1 and 2 are specified in full. The remaining two levels will be finalized at a later date when the implementation of </w:t>
      </w:r>
      <w:del w:id="126" w:author="Eivind" w:date="2018-06-21T20:23:00Z">
        <w:r w:rsidDel="00574B55">
          <w:delText xml:space="preserve">levels </w:delText>
        </w:r>
      </w:del>
      <w:ins w:id="127" w:author="Eivind" w:date="2018-06-21T20:23:00Z">
        <w:r w:rsidR="00574B55">
          <w:t xml:space="preserve">Levels </w:t>
        </w:r>
      </w:ins>
      <w:r>
        <w:t xml:space="preserve">1 and 2 </w:t>
      </w:r>
      <w:del w:id="128" w:author="Eivind" w:date="2018-06-20T18:11:00Z">
        <w:r w:rsidDel="00706F93">
          <w:delText xml:space="preserve">have </w:delText>
        </w:r>
      </w:del>
      <w:ins w:id="129" w:author="Eivind" w:date="2018-06-20T18:11:00Z">
        <w:r w:rsidR="00706F93">
          <w:t xml:space="preserve">has </w:t>
        </w:r>
      </w:ins>
      <w:r>
        <w:t>been tested further.</w:t>
      </w:r>
    </w:p>
    <w:p w14:paraId="0957E22C" w14:textId="5B5EA531" w:rsidR="00676D57" w:rsidRDefault="00676D57" w:rsidP="00676D57">
      <w:pPr>
        <w:pStyle w:val="Heading2"/>
        <w:rPr>
          <w:rFonts w:eastAsia="MS Mincho"/>
        </w:rPr>
      </w:pPr>
      <w:r>
        <w:rPr>
          <w:rFonts w:eastAsia="MS Mincho"/>
        </w:rPr>
        <w:t xml:space="preserve"> </w:t>
      </w:r>
      <w:bookmarkStart w:id="130" w:name="_Toc484523817"/>
      <w:bookmarkStart w:id="131" w:name="_Toc519804888"/>
      <w:r>
        <w:rPr>
          <w:rFonts w:eastAsia="MS Mincho"/>
        </w:rPr>
        <w:t>Introduction</w:t>
      </w:r>
      <w:bookmarkEnd w:id="130"/>
      <w:bookmarkEnd w:id="131"/>
    </w:p>
    <w:p w14:paraId="0B8C78CC" w14:textId="277E8280" w:rsidR="00676D57" w:rsidRDefault="00676D57" w:rsidP="00034F35">
      <w:r>
        <w:t>This specification should be considered as a minimum requirement of what interoperability functions an ECDIS, that is S-100 compatible, should be able to perform. Functionality beyond this specification may be provided by S-100 compatible ECDIS, including functions allowing users to specify their own interoperability rules.</w:t>
      </w:r>
      <w:ins w:id="132" w:author="Eivind" w:date="2018-06-20T18:07:00Z">
        <w:r w:rsidR="00706F93">
          <w:t xml:space="preserve"> </w:t>
        </w:r>
      </w:ins>
      <w:ins w:id="133" w:author="Eivind" w:date="2018-06-20T18:08:00Z">
        <w:r w:rsidR="00706F93">
          <w:t xml:space="preserve">This specification is intended for </w:t>
        </w:r>
      </w:ins>
      <w:ins w:id="134" w:author="Eivind" w:date="2018-06-20T18:07:00Z">
        <w:r w:rsidR="00706F93" w:rsidRPr="00706F93">
          <w:t>ECDIS and Navigational Systems</w:t>
        </w:r>
      </w:ins>
      <w:ins w:id="135" w:author="Eivind" w:date="2018-06-20T18:08:00Z">
        <w:r w:rsidR="00706F93">
          <w:t>, however</w:t>
        </w:r>
      </w:ins>
      <w:ins w:id="136" w:author="Eivind" w:date="2018-06-20T18:09:00Z">
        <w:r w:rsidR="00706F93">
          <w:t xml:space="preserve"> t</w:t>
        </w:r>
      </w:ins>
      <w:ins w:id="137" w:author="Eivind" w:date="2018-06-20T18:07:00Z">
        <w:r w:rsidR="00706F93" w:rsidRPr="00706F93">
          <w:t>he same ideas may be reused elsewhere,</w:t>
        </w:r>
      </w:ins>
      <w:ins w:id="138" w:author="Eivind" w:date="2018-06-20T18:09:00Z">
        <w:r w:rsidR="00706F93">
          <w:t xml:space="preserve"> but should then be defined as a separate specification.</w:t>
        </w:r>
      </w:ins>
    </w:p>
    <w:p w14:paraId="6EEE8927" w14:textId="6BAABFFE" w:rsidR="00E033E6" w:rsidRDefault="00E033E6" w:rsidP="00E033E6">
      <w:r>
        <w:t xml:space="preserve">This version of the specification was developed taking into account the product specifications listed in the table below. A catalogue conforming to this version of the specification may potentially also include similar product specifications, such as S-123 (Marine Radio Services), but the ability to include such other specifications must be evaluated on a case-by-case basis. </w:t>
      </w:r>
    </w:p>
    <w:p w14:paraId="1E03122D" w14:textId="3B4D8F28" w:rsidR="00EB6EA0" w:rsidRDefault="00EB6EA0" w:rsidP="00317BFF">
      <w:pPr>
        <w:pStyle w:val="Caption"/>
        <w:keepNext/>
      </w:pPr>
      <w:r>
        <w:t xml:space="preserve">Table </w:t>
      </w:r>
      <w:r>
        <w:fldChar w:fldCharType="begin"/>
      </w:r>
      <w:r>
        <w:instrText xml:space="preserve"> SEQ Table \* ARABIC </w:instrText>
      </w:r>
      <w:r>
        <w:fldChar w:fldCharType="separate"/>
      </w:r>
      <w:r w:rsidR="00CF17A6">
        <w:rPr>
          <w:noProof/>
        </w:rPr>
        <w:t>1</w:t>
      </w:r>
      <w:r>
        <w:fldChar w:fldCharType="end"/>
      </w:r>
      <w:r>
        <w:t xml:space="preserve">. </w:t>
      </w:r>
      <w:r w:rsidRPr="0066655D">
        <w:t>S-100 product specifications considered for this version of the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8"/>
        <w:gridCol w:w="7312"/>
      </w:tblGrid>
      <w:tr w:rsidR="00E033E6" w14:paraId="1B2185D3" w14:textId="77777777" w:rsidTr="00996B38">
        <w:trPr>
          <w:cantSplit/>
          <w:tblHeader/>
        </w:trPr>
        <w:tc>
          <w:tcPr>
            <w:tcW w:w="1090" w:type="pct"/>
            <w:tcBorders>
              <w:top w:val="single" w:sz="4" w:space="0" w:color="auto"/>
              <w:left w:val="single" w:sz="4" w:space="0" w:color="auto"/>
              <w:bottom w:val="single" w:sz="4" w:space="0" w:color="auto"/>
              <w:right w:val="single" w:sz="4" w:space="0" w:color="auto"/>
            </w:tcBorders>
            <w:vAlign w:val="center"/>
          </w:tcPr>
          <w:p w14:paraId="501082FF" w14:textId="756868F6" w:rsidR="00E033E6" w:rsidRDefault="00E033E6" w:rsidP="00996B38">
            <w:pPr>
              <w:spacing w:after="0" w:line="240" w:lineRule="auto"/>
              <w:jc w:val="center"/>
              <w:rPr>
                <w:rFonts w:eastAsia="Calibri" w:cs="Calibri"/>
                <w:b/>
                <w:lang w:eastAsia="en-US"/>
              </w:rPr>
            </w:pPr>
            <w:r>
              <w:rPr>
                <w:rFonts w:eastAsia="Calibri" w:cs="Calibri"/>
                <w:b/>
                <w:lang w:eastAsia="en-US"/>
              </w:rPr>
              <w:t>Specification No.</w:t>
            </w:r>
          </w:p>
        </w:tc>
        <w:tc>
          <w:tcPr>
            <w:tcW w:w="3910" w:type="pct"/>
            <w:tcBorders>
              <w:top w:val="single" w:sz="4" w:space="0" w:color="auto"/>
              <w:left w:val="single" w:sz="4" w:space="0" w:color="auto"/>
              <w:bottom w:val="single" w:sz="4" w:space="0" w:color="auto"/>
              <w:right w:val="single" w:sz="4" w:space="0" w:color="auto"/>
            </w:tcBorders>
            <w:vAlign w:val="center"/>
            <w:hideMark/>
          </w:tcPr>
          <w:p w14:paraId="247E44C8" w14:textId="77777777" w:rsidR="00E033E6" w:rsidRDefault="00E033E6" w:rsidP="00996B38">
            <w:pPr>
              <w:spacing w:after="0" w:line="240" w:lineRule="auto"/>
              <w:jc w:val="left"/>
              <w:rPr>
                <w:rFonts w:eastAsia="Calibri" w:cs="Calibri"/>
                <w:b/>
                <w:lang w:eastAsia="en-US"/>
              </w:rPr>
            </w:pPr>
            <w:r>
              <w:rPr>
                <w:rFonts w:eastAsia="Calibri" w:cs="Calibri"/>
                <w:b/>
                <w:lang w:eastAsia="en-US"/>
              </w:rPr>
              <w:t>Title</w:t>
            </w:r>
          </w:p>
        </w:tc>
      </w:tr>
      <w:tr w:rsidR="00E033E6" w14:paraId="3FE64242" w14:textId="77777777" w:rsidTr="00996B38">
        <w:trPr>
          <w:cantSplit/>
        </w:trPr>
        <w:tc>
          <w:tcPr>
            <w:tcW w:w="1090" w:type="pct"/>
            <w:tcBorders>
              <w:top w:val="single" w:sz="4" w:space="0" w:color="auto"/>
              <w:left w:val="single" w:sz="4" w:space="0" w:color="auto"/>
              <w:bottom w:val="single" w:sz="4" w:space="0" w:color="auto"/>
              <w:right w:val="single" w:sz="4" w:space="0" w:color="auto"/>
            </w:tcBorders>
            <w:vAlign w:val="center"/>
            <w:hideMark/>
          </w:tcPr>
          <w:p w14:paraId="7017A8F8" w14:textId="77777777" w:rsidR="00E033E6" w:rsidRDefault="00E033E6" w:rsidP="00996B38">
            <w:pPr>
              <w:spacing w:after="0" w:line="240" w:lineRule="auto"/>
              <w:jc w:val="center"/>
              <w:rPr>
                <w:rFonts w:eastAsia="Calibri" w:cs="Calibri"/>
                <w:lang w:eastAsia="en-US"/>
              </w:rPr>
            </w:pPr>
            <w:bookmarkStart w:id="139" w:name="_Hlk483082100"/>
            <w:r>
              <w:rPr>
                <w:rFonts w:eastAsia="Calibri" w:cs="Calibri"/>
                <w:lang w:eastAsia="en-US"/>
              </w:rPr>
              <w:t>S-101</w:t>
            </w:r>
          </w:p>
        </w:tc>
        <w:tc>
          <w:tcPr>
            <w:tcW w:w="3910" w:type="pct"/>
            <w:tcBorders>
              <w:top w:val="single" w:sz="4" w:space="0" w:color="auto"/>
              <w:left w:val="single" w:sz="4" w:space="0" w:color="auto"/>
              <w:bottom w:val="single" w:sz="4" w:space="0" w:color="auto"/>
              <w:right w:val="single" w:sz="4" w:space="0" w:color="auto"/>
            </w:tcBorders>
            <w:vAlign w:val="center"/>
            <w:hideMark/>
          </w:tcPr>
          <w:p w14:paraId="56BA3092" w14:textId="77777777" w:rsidR="00E033E6" w:rsidRDefault="00E033E6" w:rsidP="00996B38">
            <w:pPr>
              <w:spacing w:after="0" w:line="240" w:lineRule="auto"/>
              <w:jc w:val="left"/>
              <w:rPr>
                <w:rFonts w:eastAsia="Calibri" w:cs="Calibri"/>
                <w:lang w:eastAsia="en-US"/>
              </w:rPr>
            </w:pPr>
            <w:r>
              <w:rPr>
                <w:rFonts w:eastAsia="Calibri" w:cs="Calibri"/>
                <w:lang w:eastAsia="en-US"/>
              </w:rPr>
              <w:t>Electronic Navigational Chart (ENC) / </w:t>
            </w:r>
            <w:r>
              <w:rPr>
                <w:rFonts w:eastAsia="Calibri" w:cs="Calibri"/>
                <w:i/>
                <w:iCs/>
                <w:lang w:eastAsia="en-US"/>
              </w:rPr>
              <w:t>Cartes électroniques de navigation</w:t>
            </w:r>
          </w:p>
        </w:tc>
      </w:tr>
      <w:tr w:rsidR="00E033E6" w14:paraId="4FA09955" w14:textId="77777777" w:rsidTr="00996B38">
        <w:trPr>
          <w:cantSplit/>
        </w:trPr>
        <w:tc>
          <w:tcPr>
            <w:tcW w:w="1090" w:type="pct"/>
            <w:tcBorders>
              <w:top w:val="single" w:sz="4" w:space="0" w:color="auto"/>
              <w:left w:val="single" w:sz="4" w:space="0" w:color="auto"/>
              <w:bottom w:val="single" w:sz="4" w:space="0" w:color="auto"/>
              <w:right w:val="single" w:sz="4" w:space="0" w:color="auto"/>
            </w:tcBorders>
            <w:vAlign w:val="center"/>
            <w:hideMark/>
          </w:tcPr>
          <w:p w14:paraId="7F88A30F" w14:textId="77777777" w:rsidR="00E033E6" w:rsidRDefault="00E033E6" w:rsidP="00996B38">
            <w:pPr>
              <w:spacing w:after="0" w:line="240" w:lineRule="auto"/>
              <w:jc w:val="center"/>
              <w:rPr>
                <w:rFonts w:eastAsia="Calibri" w:cs="Calibri"/>
                <w:lang w:eastAsia="en-US"/>
              </w:rPr>
            </w:pPr>
            <w:r>
              <w:rPr>
                <w:rFonts w:eastAsia="Calibri" w:cs="Calibri"/>
                <w:lang w:eastAsia="en-US"/>
              </w:rPr>
              <w:t>S-102</w:t>
            </w:r>
          </w:p>
        </w:tc>
        <w:tc>
          <w:tcPr>
            <w:tcW w:w="3910" w:type="pct"/>
            <w:tcBorders>
              <w:top w:val="single" w:sz="4" w:space="0" w:color="auto"/>
              <w:left w:val="single" w:sz="4" w:space="0" w:color="auto"/>
              <w:bottom w:val="single" w:sz="4" w:space="0" w:color="auto"/>
              <w:right w:val="single" w:sz="4" w:space="0" w:color="auto"/>
            </w:tcBorders>
            <w:vAlign w:val="center"/>
            <w:hideMark/>
          </w:tcPr>
          <w:p w14:paraId="37E4626C" w14:textId="77777777" w:rsidR="00E033E6" w:rsidRDefault="00E033E6" w:rsidP="00996B38">
            <w:pPr>
              <w:spacing w:after="0" w:line="240" w:lineRule="auto"/>
              <w:jc w:val="left"/>
              <w:rPr>
                <w:rFonts w:eastAsia="Calibri" w:cs="Calibri"/>
                <w:lang w:eastAsia="en-US"/>
              </w:rPr>
            </w:pPr>
            <w:r>
              <w:rPr>
                <w:rFonts w:eastAsia="Calibri" w:cs="Calibri"/>
                <w:lang w:eastAsia="en-US"/>
              </w:rPr>
              <w:t>Bathymetric Surface / </w:t>
            </w:r>
            <w:r>
              <w:rPr>
                <w:rFonts w:eastAsia="Calibri" w:cs="Calibri"/>
                <w:i/>
                <w:iCs/>
                <w:lang w:eastAsia="en-US"/>
              </w:rPr>
              <w:t>Surface bathymétrique</w:t>
            </w:r>
          </w:p>
        </w:tc>
      </w:tr>
      <w:tr w:rsidR="006C3479" w14:paraId="284641B2" w14:textId="77777777" w:rsidTr="00996B38">
        <w:trPr>
          <w:cantSplit/>
        </w:trPr>
        <w:tc>
          <w:tcPr>
            <w:tcW w:w="1090" w:type="pct"/>
            <w:tcBorders>
              <w:top w:val="single" w:sz="4" w:space="0" w:color="auto"/>
              <w:left w:val="single" w:sz="4" w:space="0" w:color="auto"/>
              <w:bottom w:val="single" w:sz="4" w:space="0" w:color="auto"/>
              <w:right w:val="single" w:sz="4" w:space="0" w:color="auto"/>
            </w:tcBorders>
            <w:vAlign w:val="center"/>
          </w:tcPr>
          <w:p w14:paraId="33284EA5" w14:textId="56EBA37F" w:rsidR="006C3479" w:rsidRDefault="006C3479" w:rsidP="006C3479">
            <w:pPr>
              <w:spacing w:after="0" w:line="240" w:lineRule="auto"/>
              <w:jc w:val="center"/>
              <w:rPr>
                <w:rFonts w:eastAsia="Calibri" w:cs="Calibri"/>
                <w:lang w:eastAsia="en-US"/>
              </w:rPr>
            </w:pPr>
            <w:r>
              <w:rPr>
                <w:rFonts w:eastAsia="Times New Roman" w:cs="Calibri"/>
                <w:lang w:eastAsia="en-US"/>
              </w:rPr>
              <w:t>S-104</w:t>
            </w:r>
          </w:p>
        </w:tc>
        <w:tc>
          <w:tcPr>
            <w:tcW w:w="3910" w:type="pct"/>
            <w:tcBorders>
              <w:top w:val="single" w:sz="4" w:space="0" w:color="auto"/>
              <w:left w:val="single" w:sz="4" w:space="0" w:color="auto"/>
              <w:bottom w:val="single" w:sz="4" w:space="0" w:color="auto"/>
              <w:right w:val="single" w:sz="4" w:space="0" w:color="auto"/>
            </w:tcBorders>
            <w:vAlign w:val="center"/>
          </w:tcPr>
          <w:p w14:paraId="2C5DDF24" w14:textId="17849A9A" w:rsidR="006C3479" w:rsidRPr="006C3479" w:rsidRDefault="006C3479" w:rsidP="006C3479">
            <w:pPr>
              <w:spacing w:after="0" w:line="240" w:lineRule="auto"/>
              <w:jc w:val="left"/>
              <w:rPr>
                <w:rFonts w:eastAsia="Calibri" w:cs="Calibri"/>
                <w:i/>
                <w:lang w:eastAsia="en-US"/>
              </w:rPr>
            </w:pPr>
            <w:r>
              <w:rPr>
                <w:rFonts w:eastAsia="Calibri" w:cs="Calibri"/>
                <w:lang w:eastAsia="en-US"/>
              </w:rPr>
              <w:t xml:space="preserve">Water Level </w:t>
            </w:r>
            <w:r w:rsidR="00C162B7">
              <w:rPr>
                <w:rFonts w:eastAsia="Calibri" w:cs="Calibri"/>
                <w:lang w:eastAsia="en-US"/>
              </w:rPr>
              <w:t>Information for Surface Navigation</w:t>
            </w:r>
            <w:r>
              <w:rPr>
                <w:rFonts w:eastAsia="Calibri" w:cs="Calibri"/>
                <w:lang w:eastAsia="en-US"/>
              </w:rPr>
              <w:t xml:space="preserve"> / </w:t>
            </w:r>
            <w:r w:rsidRPr="006C3479">
              <w:rPr>
                <w:rFonts w:eastAsia="Calibri" w:cs="Calibri"/>
                <w:i/>
                <w:lang w:eastAsia="en-US"/>
              </w:rPr>
              <w:t xml:space="preserve">Information de hauteur d’eau </w:t>
            </w:r>
            <w:r w:rsidRPr="00D9235B">
              <w:rPr>
                <w:rFonts w:eastAsia="Calibri" w:cs="Calibri"/>
                <w:i/>
                <w:lang w:val="sv-SE" w:eastAsia="en-US"/>
              </w:rPr>
              <w:t>pour la navigation de surface</w:t>
            </w:r>
          </w:p>
        </w:tc>
      </w:tr>
      <w:tr w:rsidR="00E033E6" w14:paraId="039F889E" w14:textId="77777777" w:rsidTr="00996B38">
        <w:trPr>
          <w:cantSplit/>
        </w:trPr>
        <w:tc>
          <w:tcPr>
            <w:tcW w:w="1090" w:type="pct"/>
            <w:tcBorders>
              <w:top w:val="single" w:sz="4" w:space="0" w:color="auto"/>
              <w:left w:val="single" w:sz="4" w:space="0" w:color="auto"/>
              <w:bottom w:val="single" w:sz="4" w:space="0" w:color="auto"/>
              <w:right w:val="single" w:sz="4" w:space="0" w:color="auto"/>
            </w:tcBorders>
            <w:vAlign w:val="center"/>
            <w:hideMark/>
          </w:tcPr>
          <w:p w14:paraId="5F273263" w14:textId="77777777" w:rsidR="00E033E6" w:rsidRDefault="00E033E6" w:rsidP="00996B38">
            <w:pPr>
              <w:spacing w:after="0" w:line="240" w:lineRule="auto"/>
              <w:jc w:val="center"/>
              <w:rPr>
                <w:rFonts w:eastAsia="Calibri" w:cs="Calibri"/>
                <w:lang w:eastAsia="en-US"/>
              </w:rPr>
            </w:pPr>
            <w:r>
              <w:rPr>
                <w:rFonts w:eastAsia="Calibri" w:cs="Calibri"/>
                <w:lang w:eastAsia="en-US"/>
              </w:rPr>
              <w:t>S-111</w:t>
            </w:r>
          </w:p>
        </w:tc>
        <w:tc>
          <w:tcPr>
            <w:tcW w:w="3910" w:type="pct"/>
            <w:tcBorders>
              <w:top w:val="single" w:sz="4" w:space="0" w:color="auto"/>
              <w:left w:val="single" w:sz="4" w:space="0" w:color="auto"/>
              <w:bottom w:val="single" w:sz="4" w:space="0" w:color="auto"/>
              <w:right w:val="single" w:sz="4" w:space="0" w:color="auto"/>
            </w:tcBorders>
            <w:vAlign w:val="center"/>
            <w:hideMark/>
          </w:tcPr>
          <w:p w14:paraId="7DC4D801" w14:textId="77777777" w:rsidR="00E033E6" w:rsidRDefault="00E033E6" w:rsidP="00996B38">
            <w:pPr>
              <w:spacing w:after="0" w:line="240" w:lineRule="auto"/>
              <w:jc w:val="left"/>
              <w:rPr>
                <w:rFonts w:eastAsia="Calibri" w:cs="Calibri"/>
                <w:lang w:eastAsia="en-US"/>
              </w:rPr>
            </w:pPr>
            <w:r>
              <w:rPr>
                <w:rFonts w:eastAsia="Calibri" w:cs="Calibri"/>
                <w:lang w:eastAsia="en-US"/>
              </w:rPr>
              <w:t>Surface currents / </w:t>
            </w:r>
            <w:r>
              <w:rPr>
                <w:rFonts w:eastAsia="Calibri" w:cs="Calibri"/>
                <w:i/>
                <w:iCs/>
                <w:lang w:eastAsia="en-US"/>
              </w:rPr>
              <w:t>Courants de surface</w:t>
            </w:r>
          </w:p>
        </w:tc>
      </w:tr>
      <w:tr w:rsidR="00E033E6" w14:paraId="44E756DA" w14:textId="77777777" w:rsidTr="00996B38">
        <w:trPr>
          <w:cantSplit/>
        </w:trPr>
        <w:tc>
          <w:tcPr>
            <w:tcW w:w="1090" w:type="pct"/>
            <w:tcBorders>
              <w:top w:val="single" w:sz="4" w:space="0" w:color="auto"/>
              <w:left w:val="single" w:sz="4" w:space="0" w:color="auto"/>
              <w:bottom w:val="single" w:sz="4" w:space="0" w:color="auto"/>
              <w:right w:val="single" w:sz="4" w:space="0" w:color="auto"/>
            </w:tcBorders>
            <w:vAlign w:val="center"/>
            <w:hideMark/>
          </w:tcPr>
          <w:p w14:paraId="71933B70" w14:textId="77777777" w:rsidR="00E033E6" w:rsidRDefault="00E033E6" w:rsidP="00996B38">
            <w:pPr>
              <w:spacing w:after="0" w:line="240" w:lineRule="auto"/>
              <w:jc w:val="center"/>
              <w:rPr>
                <w:rFonts w:eastAsia="Calibri" w:cs="Calibri"/>
                <w:lang w:eastAsia="en-US"/>
              </w:rPr>
            </w:pPr>
            <w:r>
              <w:rPr>
                <w:rFonts w:eastAsia="Calibri" w:cs="Calibri"/>
                <w:lang w:eastAsia="en-US"/>
              </w:rPr>
              <w:t>S-122</w:t>
            </w:r>
          </w:p>
        </w:tc>
        <w:tc>
          <w:tcPr>
            <w:tcW w:w="3910" w:type="pct"/>
            <w:tcBorders>
              <w:top w:val="single" w:sz="4" w:space="0" w:color="auto"/>
              <w:left w:val="single" w:sz="4" w:space="0" w:color="auto"/>
              <w:bottom w:val="single" w:sz="4" w:space="0" w:color="auto"/>
              <w:right w:val="single" w:sz="4" w:space="0" w:color="auto"/>
            </w:tcBorders>
            <w:vAlign w:val="center"/>
            <w:hideMark/>
          </w:tcPr>
          <w:p w14:paraId="385C3844" w14:textId="77777777" w:rsidR="00E033E6" w:rsidRDefault="00E033E6" w:rsidP="00996B38">
            <w:pPr>
              <w:spacing w:after="0" w:line="240" w:lineRule="auto"/>
              <w:jc w:val="left"/>
              <w:rPr>
                <w:rFonts w:eastAsia="Calibri" w:cs="Calibri"/>
                <w:lang w:eastAsia="en-US"/>
              </w:rPr>
            </w:pPr>
            <w:r>
              <w:rPr>
                <w:rFonts w:eastAsia="Calibri" w:cs="Calibri"/>
                <w:lang w:eastAsia="en-US"/>
              </w:rPr>
              <w:t>Marine Protected Areas / </w:t>
            </w:r>
            <w:r>
              <w:rPr>
                <w:rFonts w:eastAsia="Calibri" w:cs="Calibri"/>
                <w:i/>
                <w:iCs/>
                <w:lang w:eastAsia="en-US"/>
              </w:rPr>
              <w:t>Aires marines protégées</w:t>
            </w:r>
          </w:p>
        </w:tc>
      </w:tr>
      <w:tr w:rsidR="00E033E6" w14:paraId="2DBEE0C3" w14:textId="77777777" w:rsidTr="00996B38">
        <w:trPr>
          <w:cantSplit/>
        </w:trPr>
        <w:tc>
          <w:tcPr>
            <w:tcW w:w="1090" w:type="pct"/>
            <w:tcBorders>
              <w:top w:val="single" w:sz="4" w:space="0" w:color="auto"/>
              <w:left w:val="single" w:sz="4" w:space="0" w:color="auto"/>
              <w:bottom w:val="single" w:sz="4" w:space="0" w:color="auto"/>
              <w:right w:val="single" w:sz="4" w:space="0" w:color="auto"/>
            </w:tcBorders>
            <w:vAlign w:val="center"/>
            <w:hideMark/>
          </w:tcPr>
          <w:p w14:paraId="79FBD457" w14:textId="77777777" w:rsidR="00E033E6" w:rsidRDefault="00E033E6" w:rsidP="00996B38">
            <w:pPr>
              <w:spacing w:after="0" w:line="240" w:lineRule="auto"/>
              <w:jc w:val="center"/>
              <w:rPr>
                <w:rFonts w:eastAsia="Calibri" w:cs="Calibri"/>
                <w:lang w:eastAsia="en-US"/>
              </w:rPr>
            </w:pPr>
            <w:r>
              <w:rPr>
                <w:rFonts w:eastAsia="Calibri" w:cs="Calibri"/>
                <w:lang w:eastAsia="en-US"/>
              </w:rPr>
              <w:t>S-124</w:t>
            </w:r>
          </w:p>
        </w:tc>
        <w:tc>
          <w:tcPr>
            <w:tcW w:w="3910" w:type="pct"/>
            <w:tcBorders>
              <w:top w:val="single" w:sz="4" w:space="0" w:color="auto"/>
              <w:left w:val="single" w:sz="4" w:space="0" w:color="auto"/>
              <w:bottom w:val="single" w:sz="4" w:space="0" w:color="auto"/>
              <w:right w:val="single" w:sz="4" w:space="0" w:color="auto"/>
            </w:tcBorders>
            <w:vAlign w:val="center"/>
            <w:hideMark/>
          </w:tcPr>
          <w:p w14:paraId="4D0E0411" w14:textId="77777777" w:rsidR="00E033E6" w:rsidRDefault="00E033E6" w:rsidP="00996B38">
            <w:pPr>
              <w:spacing w:after="0" w:line="240" w:lineRule="auto"/>
              <w:jc w:val="left"/>
              <w:rPr>
                <w:rFonts w:eastAsia="Calibri" w:cs="Calibri"/>
                <w:lang w:eastAsia="en-US"/>
              </w:rPr>
            </w:pPr>
            <w:r>
              <w:rPr>
                <w:rFonts w:eastAsia="Calibri" w:cs="Calibri"/>
                <w:lang w:eastAsia="en-US"/>
              </w:rPr>
              <w:t>Navigational warnings / </w:t>
            </w:r>
            <w:r>
              <w:rPr>
                <w:rFonts w:eastAsia="Calibri" w:cs="Calibri"/>
                <w:i/>
                <w:iCs/>
                <w:lang w:eastAsia="en-US"/>
              </w:rPr>
              <w:t>Avertissements de navigation</w:t>
            </w:r>
          </w:p>
        </w:tc>
      </w:tr>
      <w:tr w:rsidR="00E033E6" w14:paraId="39E79F2C" w14:textId="77777777" w:rsidTr="00996B38">
        <w:trPr>
          <w:cantSplit/>
        </w:trPr>
        <w:tc>
          <w:tcPr>
            <w:tcW w:w="1090" w:type="pct"/>
            <w:tcBorders>
              <w:top w:val="single" w:sz="4" w:space="0" w:color="auto"/>
              <w:left w:val="single" w:sz="4" w:space="0" w:color="auto"/>
              <w:bottom w:val="single" w:sz="4" w:space="0" w:color="auto"/>
              <w:right w:val="single" w:sz="4" w:space="0" w:color="auto"/>
            </w:tcBorders>
            <w:vAlign w:val="center"/>
            <w:hideMark/>
          </w:tcPr>
          <w:p w14:paraId="0EC1517D" w14:textId="77777777" w:rsidR="00E033E6" w:rsidRDefault="00E033E6" w:rsidP="00996B38">
            <w:pPr>
              <w:spacing w:after="0" w:line="240" w:lineRule="auto"/>
              <w:jc w:val="center"/>
              <w:rPr>
                <w:rFonts w:eastAsia="Calibri" w:cs="Calibri"/>
                <w:lang w:eastAsia="en-US"/>
              </w:rPr>
            </w:pPr>
            <w:r>
              <w:rPr>
                <w:rFonts w:eastAsia="Calibri" w:cs="Calibri"/>
                <w:lang w:eastAsia="en-US"/>
              </w:rPr>
              <w:t>S-411</w:t>
            </w:r>
          </w:p>
        </w:tc>
        <w:tc>
          <w:tcPr>
            <w:tcW w:w="3910" w:type="pct"/>
            <w:tcBorders>
              <w:top w:val="single" w:sz="4" w:space="0" w:color="auto"/>
              <w:left w:val="single" w:sz="4" w:space="0" w:color="auto"/>
              <w:bottom w:val="single" w:sz="4" w:space="0" w:color="auto"/>
              <w:right w:val="single" w:sz="4" w:space="0" w:color="auto"/>
            </w:tcBorders>
            <w:vAlign w:val="center"/>
            <w:hideMark/>
          </w:tcPr>
          <w:p w14:paraId="295FE82D" w14:textId="1209DEC6" w:rsidR="00E033E6" w:rsidRDefault="00E033E6" w:rsidP="00996B38">
            <w:pPr>
              <w:spacing w:after="0" w:line="240" w:lineRule="auto"/>
              <w:jc w:val="left"/>
              <w:rPr>
                <w:rFonts w:eastAsia="Calibri" w:cs="Calibri"/>
                <w:lang w:eastAsia="en-US"/>
              </w:rPr>
            </w:pPr>
            <w:r>
              <w:rPr>
                <w:rFonts w:eastAsia="Calibri" w:cs="Calibri"/>
                <w:lang w:eastAsia="en-US"/>
              </w:rPr>
              <w:t>Sea Ice (WMO-IOC </w:t>
            </w:r>
            <w:r w:rsidR="002A4761" w:rsidRPr="00700E88">
              <w:t>Joint Technical Commission for Oceanography and Marine Meteorology</w:t>
            </w:r>
            <w:r>
              <w:rPr>
                <w:rFonts w:eastAsia="Calibri" w:cs="Calibri"/>
                <w:lang w:eastAsia="en-US"/>
              </w:rPr>
              <w:t> [JCOMM])</w:t>
            </w:r>
          </w:p>
          <w:p w14:paraId="5F5ACFED" w14:textId="77777777" w:rsidR="00E033E6" w:rsidRDefault="00E033E6" w:rsidP="00996B38">
            <w:pPr>
              <w:spacing w:after="0" w:line="240" w:lineRule="auto"/>
              <w:jc w:val="left"/>
              <w:rPr>
                <w:rFonts w:eastAsia="Calibri" w:cs="Calibri"/>
                <w:lang w:eastAsia="en-US"/>
              </w:rPr>
            </w:pPr>
            <w:r>
              <w:rPr>
                <w:rFonts w:eastAsia="Calibri" w:cs="Calibri"/>
                <w:i/>
                <w:iCs/>
                <w:lang w:eastAsia="en-US"/>
              </w:rPr>
              <w:t>Glace de mer (Commission technique mixte OMM-COI pour l’océanographie et la météorologie marine [JCOMM])</w:t>
            </w:r>
          </w:p>
        </w:tc>
      </w:tr>
      <w:tr w:rsidR="00E033E6" w14:paraId="13120AE6" w14:textId="77777777" w:rsidTr="00996B38">
        <w:trPr>
          <w:cantSplit/>
        </w:trPr>
        <w:tc>
          <w:tcPr>
            <w:tcW w:w="1090" w:type="pct"/>
            <w:tcBorders>
              <w:top w:val="single" w:sz="4" w:space="0" w:color="auto"/>
              <w:left w:val="single" w:sz="4" w:space="0" w:color="auto"/>
              <w:bottom w:val="single" w:sz="4" w:space="0" w:color="auto"/>
              <w:right w:val="single" w:sz="4" w:space="0" w:color="auto"/>
            </w:tcBorders>
            <w:vAlign w:val="center"/>
            <w:hideMark/>
          </w:tcPr>
          <w:p w14:paraId="05D2404B" w14:textId="77777777" w:rsidR="00E033E6" w:rsidRDefault="00E033E6" w:rsidP="00996B38">
            <w:pPr>
              <w:spacing w:after="0" w:line="240" w:lineRule="auto"/>
              <w:jc w:val="center"/>
              <w:rPr>
                <w:rFonts w:eastAsia="Calibri" w:cs="Calibri"/>
                <w:lang w:eastAsia="en-US"/>
              </w:rPr>
            </w:pPr>
            <w:r>
              <w:rPr>
                <w:rFonts w:eastAsia="Calibri" w:cs="Calibri"/>
                <w:lang w:eastAsia="en-US"/>
              </w:rPr>
              <w:t>S-412</w:t>
            </w:r>
          </w:p>
        </w:tc>
        <w:tc>
          <w:tcPr>
            <w:tcW w:w="3910" w:type="pct"/>
            <w:tcBorders>
              <w:top w:val="single" w:sz="4" w:space="0" w:color="auto"/>
              <w:left w:val="single" w:sz="4" w:space="0" w:color="auto"/>
              <w:bottom w:val="single" w:sz="4" w:space="0" w:color="auto"/>
              <w:right w:val="single" w:sz="4" w:space="0" w:color="auto"/>
            </w:tcBorders>
            <w:vAlign w:val="center"/>
            <w:hideMark/>
          </w:tcPr>
          <w:p w14:paraId="6DF92089" w14:textId="77777777" w:rsidR="00E033E6" w:rsidRDefault="00E033E6" w:rsidP="00996B38">
            <w:pPr>
              <w:spacing w:after="0" w:line="240" w:lineRule="auto"/>
              <w:jc w:val="left"/>
              <w:rPr>
                <w:rFonts w:eastAsia="Calibri" w:cs="Calibri"/>
                <w:lang w:eastAsia="en-US"/>
              </w:rPr>
            </w:pPr>
            <w:r>
              <w:rPr>
                <w:rFonts w:eastAsia="Calibri" w:cs="Calibri"/>
                <w:lang w:eastAsia="en-US"/>
              </w:rPr>
              <w:t>Met-ocean forecasts (JCOMM)</w:t>
            </w:r>
          </w:p>
          <w:p w14:paraId="096216D1" w14:textId="77777777" w:rsidR="00E033E6" w:rsidRDefault="00E033E6" w:rsidP="00996B38">
            <w:pPr>
              <w:spacing w:after="0" w:line="240" w:lineRule="auto"/>
              <w:jc w:val="left"/>
              <w:rPr>
                <w:rFonts w:eastAsia="Calibri" w:cs="Calibri"/>
                <w:lang w:eastAsia="en-US"/>
              </w:rPr>
            </w:pPr>
            <w:r>
              <w:rPr>
                <w:rFonts w:eastAsia="Calibri" w:cs="Calibri"/>
                <w:i/>
                <w:iCs/>
                <w:lang w:eastAsia="en-US"/>
              </w:rPr>
              <w:t>Prévisions météo-océanographiques (JCOMM)</w:t>
            </w:r>
          </w:p>
        </w:tc>
      </w:tr>
      <w:bookmarkEnd w:id="139"/>
    </w:tbl>
    <w:p w14:paraId="2CC788A1" w14:textId="77777777" w:rsidR="00B66C20" w:rsidRPr="00E033E6" w:rsidRDefault="00B66C20" w:rsidP="00034F35"/>
    <w:p w14:paraId="2702D02D" w14:textId="0B832F05" w:rsidR="00676D57" w:rsidRDefault="00676D57" w:rsidP="00676D57">
      <w:pPr>
        <w:pStyle w:val="Heading2"/>
        <w:rPr>
          <w:rFonts w:eastAsia="MS Mincho"/>
        </w:rPr>
      </w:pPr>
      <w:bookmarkStart w:id="140" w:name="_Toc484523818"/>
      <w:bookmarkStart w:id="141" w:name="_Toc519804889"/>
      <w:r>
        <w:rPr>
          <w:rFonts w:eastAsia="MS Mincho"/>
        </w:rPr>
        <w:t>References</w:t>
      </w:r>
      <w:bookmarkEnd w:id="140"/>
      <w:bookmarkEnd w:id="141"/>
    </w:p>
    <w:p w14:paraId="6D6ADF69" w14:textId="53478990" w:rsidR="00E6247C" w:rsidRDefault="00E6247C" w:rsidP="007578F3">
      <w:pPr>
        <w:spacing w:after="0"/>
        <w:jc w:val="left"/>
        <w:rPr>
          <w:lang w:eastAsia="en-GB"/>
        </w:rPr>
      </w:pPr>
      <w:r>
        <w:rPr>
          <w:lang w:eastAsia="en-GB"/>
        </w:rPr>
        <w:t xml:space="preserve">RFC </w:t>
      </w:r>
      <w:r w:rsidR="00B84D00">
        <w:rPr>
          <w:lang w:eastAsia="en-GB"/>
        </w:rPr>
        <w:t>2</w:t>
      </w:r>
      <w:r>
        <w:rPr>
          <w:lang w:eastAsia="en-GB"/>
        </w:rPr>
        <w:t>141</w:t>
      </w:r>
      <w:r>
        <w:rPr>
          <w:lang w:eastAsia="en-GB"/>
        </w:rPr>
        <w:tab/>
      </w:r>
      <w:r w:rsidR="00B84D00">
        <w:rPr>
          <w:lang w:eastAsia="en-GB"/>
        </w:rPr>
        <w:t>URN Syntax</w:t>
      </w:r>
      <w:r>
        <w:rPr>
          <w:lang w:eastAsia="en-GB"/>
        </w:rPr>
        <w:t xml:space="preserve">. </w:t>
      </w:r>
      <w:r w:rsidRPr="00E6247C">
        <w:rPr>
          <w:lang w:eastAsia="en-GB"/>
        </w:rPr>
        <w:t>Internet Engineering Task Force (IETF</w:t>
      </w:r>
      <w:r>
        <w:rPr>
          <w:lang w:eastAsia="en-GB"/>
        </w:rPr>
        <w:t xml:space="preserve">), </w:t>
      </w:r>
      <w:r w:rsidR="00B84D00">
        <w:rPr>
          <w:lang w:eastAsia="en-GB"/>
        </w:rPr>
        <w:t>May 1997.</w:t>
      </w:r>
    </w:p>
    <w:p w14:paraId="3B1B8E74" w14:textId="77777777" w:rsidR="00A9758C" w:rsidRDefault="00676D57" w:rsidP="00717358">
      <w:pPr>
        <w:spacing w:after="0" w:line="240" w:lineRule="auto"/>
        <w:jc w:val="left"/>
        <w:rPr>
          <w:ins w:id="142" w:author="Raphael Malyankar" w:date="2018-07-08T21:39:00Z"/>
          <w:lang w:eastAsia="en-GB"/>
        </w:rPr>
      </w:pPr>
      <w:r>
        <w:rPr>
          <w:lang w:eastAsia="en-GB"/>
        </w:rPr>
        <w:lastRenderedPageBreak/>
        <w:t>S-100</w:t>
      </w:r>
      <w:r>
        <w:rPr>
          <w:lang w:eastAsia="en-GB"/>
        </w:rPr>
        <w:tab/>
      </w:r>
      <w:r>
        <w:rPr>
          <w:lang w:eastAsia="en-GB"/>
        </w:rPr>
        <w:tab/>
        <w:t>IHO Universal Hydrographic Data Model</w:t>
      </w:r>
      <w:r>
        <w:rPr>
          <w:lang w:eastAsia="en-GB"/>
        </w:rPr>
        <w:br/>
        <w:t>S-101</w:t>
      </w:r>
      <w:r>
        <w:rPr>
          <w:lang w:eastAsia="en-GB"/>
        </w:rPr>
        <w:tab/>
      </w:r>
      <w:r>
        <w:rPr>
          <w:lang w:eastAsia="en-GB"/>
        </w:rPr>
        <w:tab/>
        <w:t>Electronic Navigational Chart (ENC)</w:t>
      </w:r>
      <w:r>
        <w:rPr>
          <w:lang w:eastAsia="en-GB"/>
        </w:rPr>
        <w:br/>
        <w:t>S-102</w:t>
      </w:r>
      <w:r>
        <w:rPr>
          <w:lang w:eastAsia="en-GB"/>
        </w:rPr>
        <w:tab/>
      </w:r>
      <w:r>
        <w:rPr>
          <w:lang w:eastAsia="en-GB"/>
        </w:rPr>
        <w:tab/>
        <w:t>Bathymetric Surface</w:t>
      </w:r>
    </w:p>
    <w:p w14:paraId="56EB0022" w14:textId="0444B3C8" w:rsidR="00D41419" w:rsidRDefault="00A9758C" w:rsidP="00717358">
      <w:pPr>
        <w:spacing w:after="0" w:line="240" w:lineRule="auto"/>
        <w:jc w:val="left"/>
        <w:rPr>
          <w:ins w:id="143" w:author="Raphael Malyankar" w:date="2018-07-08T21:37:00Z"/>
          <w:lang w:eastAsia="en-GB"/>
        </w:rPr>
      </w:pPr>
      <w:ins w:id="144" w:author="Raphael Malyankar" w:date="2018-07-08T21:39:00Z">
        <w:r>
          <w:rPr>
            <w:lang w:eastAsia="en-GB"/>
          </w:rPr>
          <w:t>S-104</w:t>
        </w:r>
        <w:r>
          <w:rPr>
            <w:lang w:eastAsia="en-GB"/>
          </w:rPr>
          <w:tab/>
        </w:r>
      </w:ins>
      <w:ins w:id="145" w:author="Raphael Malyankar" w:date="2018-07-08T21:40:00Z">
        <w:r>
          <w:rPr>
            <w:lang w:eastAsia="en-GB"/>
          </w:rPr>
          <w:tab/>
        </w:r>
      </w:ins>
      <w:ins w:id="146" w:author="Raphael Malyankar" w:date="2018-07-08T21:42:00Z">
        <w:r w:rsidRPr="00A9758C">
          <w:rPr>
            <w:lang w:eastAsia="en-GB"/>
          </w:rPr>
          <w:t>Water Level Information for Surface Navigation</w:t>
        </w:r>
      </w:ins>
      <w:r w:rsidR="00676D57">
        <w:rPr>
          <w:lang w:eastAsia="en-GB"/>
        </w:rPr>
        <w:br/>
        <w:t>S-111</w:t>
      </w:r>
      <w:r w:rsidR="00676D57">
        <w:rPr>
          <w:lang w:eastAsia="en-GB"/>
        </w:rPr>
        <w:tab/>
      </w:r>
      <w:r w:rsidR="00676D57">
        <w:rPr>
          <w:lang w:eastAsia="en-GB"/>
        </w:rPr>
        <w:tab/>
        <w:t>Surface currents</w:t>
      </w:r>
      <w:r w:rsidR="00676D57">
        <w:rPr>
          <w:lang w:eastAsia="en-GB"/>
        </w:rPr>
        <w:br/>
        <w:t>S-122</w:t>
      </w:r>
      <w:r w:rsidR="00676D57">
        <w:rPr>
          <w:lang w:eastAsia="en-GB"/>
        </w:rPr>
        <w:tab/>
      </w:r>
      <w:r w:rsidR="00676D57">
        <w:rPr>
          <w:lang w:eastAsia="en-GB"/>
        </w:rPr>
        <w:tab/>
        <w:t>Marine Protected Areas</w:t>
      </w:r>
      <w:r w:rsidR="00676D57">
        <w:rPr>
          <w:lang w:eastAsia="en-GB"/>
        </w:rPr>
        <w:br/>
        <w:t>S-124</w:t>
      </w:r>
      <w:r w:rsidR="00676D57">
        <w:rPr>
          <w:lang w:eastAsia="en-GB"/>
        </w:rPr>
        <w:tab/>
      </w:r>
      <w:r w:rsidR="00676D57">
        <w:rPr>
          <w:lang w:eastAsia="en-GB"/>
        </w:rPr>
        <w:tab/>
        <w:t>Navigational warnings</w:t>
      </w:r>
      <w:r w:rsidR="00676D57">
        <w:rPr>
          <w:lang w:eastAsia="en-GB"/>
        </w:rPr>
        <w:br/>
        <w:t>S-411</w:t>
      </w:r>
      <w:r w:rsidR="00676D57">
        <w:rPr>
          <w:lang w:eastAsia="en-GB"/>
        </w:rPr>
        <w:tab/>
      </w:r>
      <w:r w:rsidR="00676D57">
        <w:rPr>
          <w:lang w:eastAsia="en-GB"/>
        </w:rPr>
        <w:tab/>
        <w:t>Sea Ice (JCOMM)</w:t>
      </w:r>
      <w:r w:rsidR="00676D57">
        <w:rPr>
          <w:lang w:eastAsia="en-GB"/>
        </w:rPr>
        <w:br/>
        <w:t>S-412</w:t>
      </w:r>
      <w:r w:rsidR="00676D57">
        <w:rPr>
          <w:lang w:eastAsia="en-GB"/>
        </w:rPr>
        <w:tab/>
      </w:r>
      <w:r w:rsidR="00676D57">
        <w:rPr>
          <w:lang w:eastAsia="en-GB"/>
        </w:rPr>
        <w:tab/>
        <w:t>Met-ocean forecasts (JCOMM)</w:t>
      </w:r>
      <w:r w:rsidR="00D41419">
        <w:rPr>
          <w:lang w:eastAsia="en-GB"/>
        </w:rPr>
        <w:br/>
        <w:t xml:space="preserve">IMO </w:t>
      </w:r>
      <w:r w:rsidR="00D41419" w:rsidRPr="00F43D7A">
        <w:rPr>
          <w:lang w:eastAsia="en-GB"/>
        </w:rPr>
        <w:t>MSC.1/Circ.1512</w:t>
      </w:r>
      <w:r w:rsidR="00D41419">
        <w:rPr>
          <w:lang w:eastAsia="en-GB"/>
        </w:rPr>
        <w:t xml:space="preserve"> Guideline on Software Quality Assurance and Human-Centred Design for e-Navigation</w:t>
      </w:r>
    </w:p>
    <w:p w14:paraId="63C5D854" w14:textId="06DC0796" w:rsidR="00A9758C" w:rsidRDefault="00A9758C" w:rsidP="00717358">
      <w:pPr>
        <w:spacing w:after="0" w:line="240" w:lineRule="auto"/>
        <w:jc w:val="left"/>
        <w:rPr>
          <w:ins w:id="147" w:author="Raphael Malyankar" w:date="2018-07-08T21:38:00Z"/>
          <w:lang w:eastAsia="en-GB"/>
        </w:rPr>
      </w:pPr>
      <w:ins w:id="148" w:author="Raphael Malyankar" w:date="2018-07-08T21:37:00Z">
        <w:r>
          <w:rPr>
            <w:lang w:eastAsia="en-GB"/>
          </w:rPr>
          <w:t>ISO 19115-1</w:t>
        </w:r>
        <w:r>
          <w:rPr>
            <w:lang w:eastAsia="en-GB"/>
          </w:rPr>
          <w:tab/>
        </w:r>
      </w:ins>
      <w:ins w:id="149" w:author="Raphael Malyankar" w:date="2018-07-08T21:38:00Z">
        <w:r w:rsidRPr="00A9758C">
          <w:rPr>
            <w:lang w:eastAsia="en-GB"/>
          </w:rPr>
          <w:t>ISO 19115-1:2014, Geographic information – Metadata – Part 1 - Fundamentals.</w:t>
        </w:r>
        <w:r>
          <w:rPr>
            <w:lang w:eastAsia="en-GB"/>
          </w:rPr>
          <w:t xml:space="preserve"> As amended by Amendment 1, 2018.</w:t>
        </w:r>
      </w:ins>
    </w:p>
    <w:p w14:paraId="421BB5E5" w14:textId="4036BBF7" w:rsidR="00A9758C" w:rsidRDefault="00A9758C" w:rsidP="00717358">
      <w:pPr>
        <w:spacing w:after="0" w:line="240" w:lineRule="auto"/>
        <w:jc w:val="left"/>
        <w:rPr>
          <w:lang w:eastAsia="en-GB"/>
        </w:rPr>
      </w:pPr>
      <w:ins w:id="150" w:author="Raphael Malyankar" w:date="2018-07-08T21:38:00Z">
        <w:r>
          <w:rPr>
            <w:lang w:eastAsia="en-GB"/>
          </w:rPr>
          <w:t>ISO 19115</w:t>
        </w:r>
      </w:ins>
      <w:ins w:id="151" w:author="Raphael Malyankar" w:date="2018-07-08T21:39:00Z">
        <w:r>
          <w:rPr>
            <w:lang w:eastAsia="en-GB"/>
          </w:rPr>
          <w:t>-3</w:t>
        </w:r>
        <w:r>
          <w:rPr>
            <w:lang w:eastAsia="en-GB"/>
          </w:rPr>
          <w:tab/>
        </w:r>
        <w:r w:rsidRPr="00A9758C">
          <w:rPr>
            <w:lang w:eastAsia="en-GB"/>
          </w:rPr>
          <w:t>ISO/TS 19115-3:2016, Geographic information - Metadata - XML schema implementation for fundamental concepts.</w:t>
        </w:r>
      </w:ins>
    </w:p>
    <w:p w14:paraId="33BCDED0" w14:textId="115A4F41" w:rsidR="00090BA8" w:rsidRDefault="00090BA8" w:rsidP="00676D57">
      <w:pPr>
        <w:jc w:val="left"/>
        <w:rPr>
          <w:lang w:eastAsia="en-GB"/>
        </w:rPr>
      </w:pPr>
      <w:r>
        <w:rPr>
          <w:lang w:eastAsia="en-GB"/>
        </w:rPr>
        <w:t>XPath</w:t>
      </w:r>
      <w:r>
        <w:rPr>
          <w:lang w:eastAsia="en-GB"/>
        </w:rPr>
        <w:tab/>
      </w:r>
      <w:r>
        <w:rPr>
          <w:lang w:eastAsia="en-GB"/>
        </w:rPr>
        <w:tab/>
      </w:r>
      <w:r w:rsidRPr="00090BA8">
        <w:rPr>
          <w:lang w:eastAsia="en-GB"/>
        </w:rPr>
        <w:t>XML Path Language (XPath) 3.1</w:t>
      </w:r>
      <w:r>
        <w:rPr>
          <w:lang w:eastAsia="en-GB"/>
        </w:rPr>
        <w:t xml:space="preserve"> - </w:t>
      </w:r>
      <w:r w:rsidRPr="00090BA8">
        <w:rPr>
          <w:lang w:eastAsia="en-GB"/>
        </w:rPr>
        <w:t>W3C Recommendation 21 March 2017</w:t>
      </w:r>
      <w:r>
        <w:rPr>
          <w:lang w:eastAsia="en-GB"/>
        </w:rPr>
        <w:t xml:space="preserve"> (World-Wide Web Consortium – W3C).</w:t>
      </w:r>
      <w:r w:rsidR="00AE6132">
        <w:rPr>
          <w:lang w:eastAsia="en-GB"/>
        </w:rPr>
        <w:t xml:space="preserve"> URL: </w:t>
      </w:r>
      <w:r w:rsidR="00AE6132" w:rsidRPr="00AE6132">
        <w:rPr>
          <w:lang w:eastAsia="en-GB"/>
        </w:rPr>
        <w:t>https://www.w3.org/TR/2017/REC-xpath-31-20170321/</w:t>
      </w:r>
      <w:r w:rsidR="00AE6132">
        <w:rPr>
          <w:lang w:eastAsia="en-GB"/>
        </w:rPr>
        <w:t xml:space="preserve"> (Retrieved 2017-12-08)</w:t>
      </w:r>
    </w:p>
    <w:p w14:paraId="3A5A3B38" w14:textId="77777777" w:rsidR="00676D57" w:rsidRDefault="00676D57" w:rsidP="00676D57">
      <w:pPr>
        <w:pStyle w:val="Heading2"/>
        <w:rPr>
          <w:rFonts w:eastAsia="MS Mincho"/>
        </w:rPr>
      </w:pPr>
      <w:bookmarkStart w:id="152" w:name="_Toc484523819"/>
      <w:bookmarkStart w:id="153" w:name="_Toc225065131"/>
      <w:bookmarkStart w:id="154" w:name="_Toc225648274"/>
      <w:bookmarkStart w:id="155" w:name="_Toc519804890"/>
      <w:r>
        <w:rPr>
          <w:rFonts w:eastAsia="MS Mincho"/>
        </w:rPr>
        <w:t>Terms, definitions and abbreviations</w:t>
      </w:r>
      <w:bookmarkStart w:id="156" w:name="_Toc225065132"/>
      <w:bookmarkStart w:id="157" w:name="_Toc225648275"/>
      <w:bookmarkEnd w:id="152"/>
      <w:bookmarkEnd w:id="153"/>
      <w:bookmarkEnd w:id="154"/>
      <w:bookmarkEnd w:id="155"/>
    </w:p>
    <w:p w14:paraId="329EAB3C" w14:textId="77777777" w:rsidR="00676D57" w:rsidRDefault="00676D57" w:rsidP="00676D57">
      <w:pPr>
        <w:pStyle w:val="Heading3"/>
        <w:rPr>
          <w:rFonts w:eastAsia="MS Mincho"/>
        </w:rPr>
      </w:pPr>
      <w:bookmarkStart w:id="158" w:name="_Toc484523820"/>
      <w:r>
        <w:rPr>
          <w:rFonts w:eastAsia="MS Mincho"/>
        </w:rPr>
        <w:t>Use of Language</w:t>
      </w:r>
      <w:bookmarkEnd w:id="158"/>
    </w:p>
    <w:p w14:paraId="0C1BF91D" w14:textId="77777777" w:rsidR="00676D57" w:rsidRDefault="00676D57" w:rsidP="00676D57">
      <w:r>
        <w:t>Within this document:</w:t>
      </w:r>
    </w:p>
    <w:p w14:paraId="2830789F" w14:textId="77777777" w:rsidR="00676D57" w:rsidRDefault="00676D57" w:rsidP="00676D57">
      <w:pPr>
        <w:numPr>
          <w:ilvl w:val="0"/>
          <w:numId w:val="2"/>
        </w:numPr>
        <w:spacing w:after="0" w:line="240" w:lineRule="auto"/>
      </w:pPr>
      <w:r>
        <w:t>“Must” indicates a mandatory requirement.</w:t>
      </w:r>
    </w:p>
    <w:p w14:paraId="6690303F" w14:textId="77777777" w:rsidR="00676D57" w:rsidRDefault="00676D57" w:rsidP="00676D57">
      <w:pPr>
        <w:numPr>
          <w:ilvl w:val="0"/>
          <w:numId w:val="2"/>
        </w:numPr>
        <w:spacing w:after="0" w:line="240" w:lineRule="auto"/>
      </w:pPr>
    </w:p>
    <w:p w14:paraId="4497BB7A" w14:textId="77777777" w:rsidR="00676D57" w:rsidRDefault="00676D57" w:rsidP="00676D57">
      <w:pPr>
        <w:pStyle w:val="BodyTextIndent2"/>
        <w:spacing w:after="0" w:line="240" w:lineRule="auto"/>
        <w:ind w:left="0"/>
      </w:pPr>
      <w:r>
        <w:t>“Should” indicates an optional requirement, that is the recommended process to be followed, but is not mandatory.</w:t>
      </w:r>
    </w:p>
    <w:p w14:paraId="0C0001F4" w14:textId="77777777" w:rsidR="00676D57" w:rsidRDefault="00676D57" w:rsidP="00676D57">
      <w:pPr>
        <w:pStyle w:val="BodyTextIndent2"/>
        <w:spacing w:after="0" w:line="240" w:lineRule="auto"/>
        <w:ind w:left="0"/>
      </w:pPr>
    </w:p>
    <w:p w14:paraId="77579DD1" w14:textId="77777777" w:rsidR="00676D57" w:rsidRDefault="00676D57" w:rsidP="00676D57">
      <w:pPr>
        <w:numPr>
          <w:ilvl w:val="0"/>
          <w:numId w:val="2"/>
        </w:numPr>
        <w:spacing w:after="0" w:line="240" w:lineRule="auto"/>
      </w:pPr>
      <w:r>
        <w:t>“May” means “allowed to” or “could possibly”, and is not mandatory.</w:t>
      </w:r>
    </w:p>
    <w:p w14:paraId="12DD0064" w14:textId="77777777" w:rsidR="00676D57" w:rsidRDefault="00676D57" w:rsidP="00E210A7">
      <w:pPr>
        <w:spacing w:after="0" w:line="240" w:lineRule="auto"/>
      </w:pPr>
    </w:p>
    <w:p w14:paraId="4364C815" w14:textId="2F024E79" w:rsidR="00676D57" w:rsidRDefault="00676D57" w:rsidP="00676D57">
      <w:pPr>
        <w:pStyle w:val="Heading3"/>
        <w:rPr>
          <w:rFonts w:eastAsia="MS Mincho"/>
        </w:rPr>
      </w:pPr>
      <w:bookmarkStart w:id="159" w:name="_Toc484523821"/>
      <w:r>
        <w:rPr>
          <w:rFonts w:eastAsia="MS Mincho"/>
        </w:rPr>
        <w:t>Terms and Definitions</w:t>
      </w:r>
      <w:bookmarkEnd w:id="156"/>
      <w:bookmarkEnd w:id="157"/>
      <w:bookmarkEnd w:id="159"/>
    </w:p>
    <w:p w14:paraId="11827C3C" w14:textId="211A53FE" w:rsidR="00645511" w:rsidRPr="00645511" w:rsidRDefault="00645511" w:rsidP="00C845EE">
      <w:pPr>
        <w:pStyle w:val="DescriptionTag"/>
      </w:pPr>
      <w:r w:rsidRPr="00645511">
        <w:t>Alarm</w:t>
      </w:r>
    </w:p>
    <w:p w14:paraId="55E4CA3C" w14:textId="16BE9422" w:rsidR="00645511" w:rsidRDefault="00645511" w:rsidP="00645511">
      <w:r>
        <w:t>(MSC.302/A) a high-priority alert. Condition requiring immediate attention and action by the bridge team, to maintain the safe navigation of the ship.</w:t>
      </w:r>
    </w:p>
    <w:p w14:paraId="452F41BA" w14:textId="77777777" w:rsidR="00645511" w:rsidRDefault="00645511" w:rsidP="00C845EE">
      <w:pPr>
        <w:pStyle w:val="DescriptionTag"/>
      </w:pPr>
      <w:r>
        <w:t>Alert</w:t>
      </w:r>
    </w:p>
    <w:p w14:paraId="40F965EB" w14:textId="36D0D201" w:rsidR="00645511" w:rsidRDefault="00645511" w:rsidP="00645511">
      <w:r>
        <w:t>(MSC.302/A) announcement of abnormal situations and conditions requiring attention. Alerts are divided in four priorities: emergency alarms, alarms, warnings and cautions. An alert provides information about a defined state change in connection with information about how to announce this event in a defined way to the system and the operator</w:t>
      </w:r>
      <w:r w:rsidR="00854A8D">
        <w:t>.</w:t>
      </w:r>
    </w:p>
    <w:p w14:paraId="3AC7D10C" w14:textId="77777777" w:rsidR="00645511" w:rsidRDefault="00645511" w:rsidP="00C845EE">
      <w:pPr>
        <w:pStyle w:val="DescriptionTag"/>
      </w:pPr>
      <w:r>
        <w:t>Caution</w:t>
      </w:r>
    </w:p>
    <w:p w14:paraId="1EAB89AF" w14:textId="6CC2D134" w:rsidR="00645511" w:rsidRDefault="00645511" w:rsidP="00645511">
      <w:r>
        <w:t>(MSC.302/A) lowest priority of an alert. Awareness of a condition which does not warrant an alarm or warning condition, but still requires attention out of the ordinary consideration of the situation or of given information.</w:t>
      </w:r>
    </w:p>
    <w:p w14:paraId="2061849D" w14:textId="77777777" w:rsidR="00645511" w:rsidRDefault="00645511" w:rsidP="00C845EE">
      <w:pPr>
        <w:pStyle w:val="DescriptionTag"/>
      </w:pPr>
      <w:r>
        <w:t>Complex Line Styles</w:t>
      </w:r>
    </w:p>
    <w:p w14:paraId="5829345B" w14:textId="43823A53" w:rsidR="00645511" w:rsidRDefault="00645511" w:rsidP="00645511">
      <w:r>
        <w:t>Lines that are themselves symbols, or that have symbols interlaced. Examples of a line as a symbol are a submerged pipeline LC(PIPSOL05), or the T T T lines indicating the inside of an area LC(ENTRES51). A simple or complex line may have a symbol interlaced, such as an anchor for anchorage area LC(ACHARE51).</w:t>
      </w:r>
    </w:p>
    <w:p w14:paraId="20983046" w14:textId="66D9C614" w:rsidR="00C845EE" w:rsidRDefault="00C845EE" w:rsidP="00E37403">
      <w:pPr>
        <w:pStyle w:val="DescriptionTag"/>
      </w:pPr>
      <w:r w:rsidRPr="00BF3814">
        <w:lastRenderedPageBreak/>
        <w:t>Data Coverage (feature)</w:t>
      </w:r>
    </w:p>
    <w:p w14:paraId="4B90DCC2" w14:textId="57B37457" w:rsidR="00E37403" w:rsidRPr="00BF3814" w:rsidRDefault="00E37403" w:rsidP="005C2D24">
      <w:pPr>
        <w:autoSpaceDE w:val="0"/>
        <w:autoSpaceDN w:val="0"/>
        <w:adjustRightInd w:val="0"/>
        <w:spacing w:line="240" w:lineRule="auto"/>
        <w:rPr>
          <w:b/>
        </w:rPr>
      </w:pPr>
      <w:r w:rsidRPr="00E37403">
        <w:rPr>
          <w:rFonts w:eastAsiaTheme="minorHAnsi" w:cs="Arial"/>
          <w:color w:val="000000"/>
          <w:lang w:val="en-US" w:eastAsia="en-US"/>
        </w:rPr>
        <w:t xml:space="preserve">A geographical area that describes the coverage and extent of spatial types. The meta feature </w:t>
      </w:r>
      <w:r w:rsidRPr="00E37403">
        <w:rPr>
          <w:rFonts w:eastAsiaTheme="minorHAnsi" w:cs="Arial"/>
          <w:b/>
          <w:color w:val="000000"/>
          <w:lang w:val="en-US" w:eastAsia="en-US"/>
        </w:rPr>
        <w:t>Data Coverage</w:t>
      </w:r>
      <w:r w:rsidRPr="00E37403">
        <w:rPr>
          <w:rFonts w:eastAsiaTheme="minorHAnsi" w:cs="Arial"/>
          <w:color w:val="000000"/>
          <w:lang w:val="en-US" w:eastAsia="en-US"/>
        </w:rPr>
        <w:t xml:space="preserve"> encodes the area covered by data within the dataset.</w:t>
      </w:r>
    </w:p>
    <w:p w14:paraId="3FCA5F2D" w14:textId="62848D96" w:rsidR="00645511" w:rsidRDefault="00C845EE" w:rsidP="00C845EE">
      <w:pPr>
        <w:pStyle w:val="DescriptionTag"/>
      </w:pPr>
      <w:r>
        <w:t>D</w:t>
      </w:r>
      <w:r w:rsidR="00645511">
        <w:t>ataset</w:t>
      </w:r>
    </w:p>
    <w:p w14:paraId="51B20C33" w14:textId="332C2882" w:rsidR="00645511" w:rsidRDefault="00645511" w:rsidP="00645511">
      <w:r>
        <w:t xml:space="preserve">An </w:t>
      </w:r>
      <w:r w:rsidR="00854A8D">
        <w:t>identifiable collection of data</w:t>
      </w:r>
    </w:p>
    <w:p w14:paraId="28D69AFC" w14:textId="192C893F" w:rsidR="00645511" w:rsidRDefault="00645511" w:rsidP="00645511">
      <w:r>
        <w:t xml:space="preserve">NOTE </w:t>
      </w:r>
      <w:r>
        <w:tab/>
        <w:t>A dataset may be a smaller grouping of data which, though limited by some constraint such as spatia</w:t>
      </w:r>
      <w:r w:rsidR="00D92278">
        <w:t xml:space="preserve">l </w:t>
      </w:r>
      <w:r>
        <w:t>extent or feature type is located physically within a larger dataset. Theoretically, a dataset may be as small as a single feature contained within a larger dataset. A hardcopy map or cha</w:t>
      </w:r>
      <w:r w:rsidR="00C845EE">
        <w:t>rt may be considered a dataset.</w:t>
      </w:r>
    </w:p>
    <w:p w14:paraId="4C048F16" w14:textId="77777777" w:rsidR="00645511" w:rsidRDefault="00645511" w:rsidP="00C845EE">
      <w:pPr>
        <w:pStyle w:val="DescriptionTag"/>
      </w:pPr>
      <w:r>
        <w:t>Display Category</w:t>
      </w:r>
    </w:p>
    <w:p w14:paraId="65F21B27" w14:textId="3CEB18F1" w:rsidR="00645511" w:rsidRDefault="00645511" w:rsidP="00645511">
      <w:r>
        <w:t>The IMO ECDIS Performance Standard establishes three display categories for the presentation of SENC features Display base: always on the display. Standard display</w:t>
      </w:r>
      <w:ins w:id="160" w:author="Raphael Malyankar" w:date="2018-07-18T17:25:00Z">
        <w:r w:rsidR="002837FF">
          <w:t>:</w:t>
        </w:r>
      </w:ins>
      <w:r>
        <w:t xml:space="preserve"> the SYSTEM</w:t>
      </w:r>
      <w:del w:id="161" w:author="Eivind" w:date="2018-06-20T22:58:00Z">
        <w:r w:rsidDel="007B0294">
          <w:delText>'</w:delText>
        </w:r>
      </w:del>
      <w:r>
        <w:t xml:space="preserve"> default display. Other: all other features in the SENC.</w:t>
      </w:r>
    </w:p>
    <w:p w14:paraId="1408910B" w14:textId="77777777" w:rsidR="00645511" w:rsidRDefault="00645511" w:rsidP="00C845EE">
      <w:pPr>
        <w:pStyle w:val="DescriptionTag"/>
      </w:pPr>
      <w:r>
        <w:t>Display Priority</w:t>
      </w:r>
    </w:p>
    <w:p w14:paraId="27B11FB9" w14:textId="34651671" w:rsidR="00645511" w:rsidRDefault="00645511" w:rsidP="00645511">
      <w:r>
        <w:t>Hierarchy to determine which feature is to be displayed when two features overlap. Priority 2 overwrites 1</w:t>
      </w:r>
      <w:r w:rsidR="00854A8D">
        <w:t>.</w:t>
      </w:r>
    </w:p>
    <w:p w14:paraId="511AD60C" w14:textId="4B40B410" w:rsidR="00645511" w:rsidRDefault="00441B6E" w:rsidP="00C845EE">
      <w:pPr>
        <w:pStyle w:val="DescriptionTag"/>
      </w:pPr>
      <w:ins w:id="162" w:author="Eivind" w:date="2018-06-20T21:11:00Z">
        <w:r>
          <w:t>Electronic Chart Display</w:t>
        </w:r>
      </w:ins>
      <w:ins w:id="163" w:author="Eivind" w:date="2018-06-20T21:13:00Z">
        <w:r w:rsidR="00841930">
          <w:t xml:space="preserve"> and</w:t>
        </w:r>
      </w:ins>
      <w:ins w:id="164" w:author="Eivind" w:date="2018-06-20T21:11:00Z">
        <w:r>
          <w:t xml:space="preserve"> </w:t>
        </w:r>
        <w:r w:rsidR="00841930">
          <w:t>Information System (</w:t>
        </w:r>
      </w:ins>
      <w:r w:rsidR="00645511">
        <w:t>ECDIS</w:t>
      </w:r>
      <w:ins w:id="165" w:author="Eivind" w:date="2018-06-20T21:11:00Z">
        <w:r w:rsidR="00841930">
          <w:t>)</w:t>
        </w:r>
      </w:ins>
    </w:p>
    <w:p w14:paraId="0D925C09" w14:textId="6ACDD240" w:rsidR="00645511" w:rsidRDefault="00645511" w:rsidP="00645511">
      <w:r>
        <w:t>A navigation information system which with adequate back-up arrangements can be accepted as complying with the up-to-date chart required by regulations V/19 and V/27 of the 1974 SOLAS Convention, as amended, by displaying selected information from a system electronic navigational chart (SENC) with positional information from navigation sensors to assist the Mariner in route planning and route monitoring, and if required display additional navigation-related information.</w:t>
      </w:r>
    </w:p>
    <w:p w14:paraId="42E1784C" w14:textId="77777777" w:rsidR="00645511" w:rsidRDefault="00645511" w:rsidP="00C845EE">
      <w:pPr>
        <w:pStyle w:val="DescriptionTag"/>
      </w:pPr>
      <w:r>
        <w:t>ECDIS Chart 1</w:t>
      </w:r>
    </w:p>
    <w:p w14:paraId="0ADBE280" w14:textId="3F190E07" w:rsidR="00645511" w:rsidRDefault="00645511" w:rsidP="00645511">
      <w:r>
        <w:t>An ECDIS version of INT 1, including all symbols, line styles and colour coding used for chart presentation. Intended for the Mariner to both familiarize himself with ECDIS an</w:t>
      </w:r>
      <w:r w:rsidR="00854A8D">
        <w:t>d to look up specific symbols.</w:t>
      </w:r>
    </w:p>
    <w:p w14:paraId="281D2496" w14:textId="7C1874B8" w:rsidR="00854A8D" w:rsidRDefault="00841930" w:rsidP="00E37403">
      <w:pPr>
        <w:pStyle w:val="DescriptionTag"/>
      </w:pPr>
      <w:ins w:id="166" w:author="Eivind" w:date="2018-06-20T21:11:00Z">
        <w:r>
          <w:t>Electronic Chart System (</w:t>
        </w:r>
      </w:ins>
      <w:r w:rsidR="00854A8D">
        <w:t>ECS</w:t>
      </w:r>
      <w:ins w:id="167" w:author="Eivind" w:date="2018-06-20T21:11:00Z">
        <w:r>
          <w:t>)</w:t>
        </w:r>
      </w:ins>
    </w:p>
    <w:p w14:paraId="11DD664B" w14:textId="5D37F79A" w:rsidR="00854A8D" w:rsidRDefault="00854A8D" w:rsidP="00854A8D">
      <w:r>
        <w:t>Navigation information system that electronically displays vessel position and relevant nautical chart data and information from the ECS database on a display screen, but does not meet all IMO requirements for ECDIS, and does not satisfy SOLAS Chapter V requirement to carry a navigational chart.</w:t>
      </w:r>
    </w:p>
    <w:p w14:paraId="308CEE1E" w14:textId="7F2108FC" w:rsidR="00645511" w:rsidRDefault="00841930" w:rsidP="00C845EE">
      <w:pPr>
        <w:pStyle w:val="DescriptionTag"/>
      </w:pPr>
      <w:ins w:id="168" w:author="Eivind" w:date="2018-06-20T21:13:00Z">
        <w:r>
          <w:t>Electronic Navigational Chart (</w:t>
        </w:r>
      </w:ins>
      <w:r w:rsidR="00645511">
        <w:t>ENC</w:t>
      </w:r>
      <w:ins w:id="169" w:author="Eivind" w:date="2018-06-20T21:13:00Z">
        <w:r>
          <w:t>)</w:t>
        </w:r>
      </w:ins>
    </w:p>
    <w:p w14:paraId="3B317064" w14:textId="25DFB1A3" w:rsidR="00645511" w:rsidRDefault="00645511" w:rsidP="00645511">
      <w:r>
        <w:t>The dataset, standardized as to content, structure and format, issued for use with ECDIS by or on the authority of a Government authorized Hydrographic Office or other relevant government institution, and conform to IHO standards.  The ENC contains all the chart information necessary for safe navigation and may contain supplementary information in addition to that contained in the paper chart which may be considered</w:t>
      </w:r>
      <w:r w:rsidR="00C845EE">
        <w:t xml:space="preserve"> necessary for safe navigation.</w:t>
      </w:r>
    </w:p>
    <w:p w14:paraId="72B181F8" w14:textId="77777777" w:rsidR="00645511" w:rsidRDefault="00645511" w:rsidP="00C845EE">
      <w:pPr>
        <w:pStyle w:val="DescriptionTag"/>
      </w:pPr>
      <w:r>
        <w:t>Feature</w:t>
      </w:r>
    </w:p>
    <w:p w14:paraId="76D6FCC9" w14:textId="4A9B40E9" w:rsidR="005D7AD0" w:rsidRDefault="005D7AD0" w:rsidP="005D7AD0">
      <w:r>
        <w:t>Abstractio</w:t>
      </w:r>
      <w:r w:rsidR="00854A8D">
        <w:t>n of real world phenomena</w:t>
      </w:r>
    </w:p>
    <w:p w14:paraId="30ACAF92" w14:textId="77777777" w:rsidR="005D7AD0" w:rsidRDefault="005D7AD0" w:rsidP="005D7AD0">
      <w:r>
        <w:t>NOTE: A feature may occur as a type or an instance. The terms “feature type” or “feature instance” should be used when only one is meant</w:t>
      </w:r>
    </w:p>
    <w:p w14:paraId="353AB889" w14:textId="36B89E55" w:rsidR="00645511" w:rsidRDefault="005D7AD0" w:rsidP="005D7AD0">
      <w:r>
        <w:t>EXAMPLE: The feature instance named “Eiffel Tower” may be classified with other phenomena into a feature type “tower.”</w:t>
      </w:r>
    </w:p>
    <w:p w14:paraId="28C6260E" w14:textId="77777777" w:rsidR="00645511" w:rsidRDefault="00645511" w:rsidP="00C845EE">
      <w:pPr>
        <w:pStyle w:val="DescriptionTag"/>
      </w:pPr>
      <w:r>
        <w:lastRenderedPageBreak/>
        <w:t>Geometric Primitive</w:t>
      </w:r>
    </w:p>
    <w:p w14:paraId="08284E44" w14:textId="44372940" w:rsidR="005D7AD0" w:rsidRDefault="005D7AD0" w:rsidP="005D7AD0">
      <w:r>
        <w:t>geometric object representing a single, connected, homoge</w:t>
      </w:r>
      <w:r w:rsidR="00854A8D">
        <w:t>neous element of geometry</w:t>
      </w:r>
    </w:p>
    <w:p w14:paraId="54AEA919" w14:textId="12E071B5" w:rsidR="00645511" w:rsidRDefault="005D7AD0" w:rsidP="005D7AD0">
      <w:r>
        <w:t>NOTE: Geometric primitives are non-decomposed objects that present information about geometric configuration. They include points, curves, surfaces</w:t>
      </w:r>
    </w:p>
    <w:p w14:paraId="49FAA7C2" w14:textId="77777777" w:rsidR="00090D8F" w:rsidRDefault="00F30C5B" w:rsidP="00090D8F">
      <w:pPr>
        <w:pStyle w:val="DescriptionTag"/>
      </w:pPr>
      <w:r w:rsidRPr="00090D8F">
        <w:t>Human-Centred Design (HCD)</w:t>
      </w:r>
    </w:p>
    <w:p w14:paraId="4776E5ED" w14:textId="4684A946" w:rsidR="00F30C5B" w:rsidRDefault="00F30C5B" w:rsidP="00090D8F">
      <w:r w:rsidRPr="00F30C5B">
        <w:t>An approach to system design and development that aims to make interactive systems more usable by focussing on the use of the system; applying human factors, ergonomics and usability knowledge and techniques.</w:t>
      </w:r>
    </w:p>
    <w:p w14:paraId="4B99FEE5" w14:textId="77777777" w:rsidR="00645511" w:rsidRDefault="00645511" w:rsidP="00C845EE">
      <w:pPr>
        <w:pStyle w:val="DescriptionTag"/>
      </w:pPr>
      <w:r>
        <w:t>Indication</w:t>
      </w:r>
    </w:p>
    <w:p w14:paraId="6DD476B9" w14:textId="4C2572AF" w:rsidR="00645511" w:rsidRDefault="00645511" w:rsidP="00645511">
      <w:r>
        <w:t>Visual indication giving information about the cond</w:t>
      </w:r>
      <w:r w:rsidR="00C845EE">
        <w:t>ition of a system or equipment.</w:t>
      </w:r>
    </w:p>
    <w:p w14:paraId="69DA2EA1" w14:textId="77777777" w:rsidR="00C845EE" w:rsidRPr="00C845EE" w:rsidRDefault="00C845EE" w:rsidP="00C845EE">
      <w:pPr>
        <w:pStyle w:val="DescriptionTag"/>
      </w:pPr>
      <w:r w:rsidRPr="00C845EE">
        <w:t>Interoperability</w:t>
      </w:r>
    </w:p>
    <w:p w14:paraId="60DF194B" w14:textId="2825EF00" w:rsidR="00C845EE" w:rsidRDefault="00C845EE" w:rsidP="00645511">
      <w:r>
        <w:t>The capability of controlling interactions, especially of visual appearance and information content, between two or more S-100 data products displayed simultaneously on the same screen.</w:t>
      </w:r>
    </w:p>
    <w:p w14:paraId="0ADB87C1" w14:textId="77777777" w:rsidR="00645511" w:rsidRDefault="00645511" w:rsidP="00C845EE">
      <w:pPr>
        <w:pStyle w:val="DescriptionTag"/>
      </w:pPr>
      <w:r>
        <w:t xml:space="preserve">Minimum Display Scale </w:t>
      </w:r>
    </w:p>
    <w:p w14:paraId="22F3A3FF" w14:textId="297A08F5" w:rsidR="00645511" w:rsidRDefault="00BA6371" w:rsidP="00645511">
      <w:r>
        <w:t>The smallest</w:t>
      </w:r>
      <w:r w:rsidR="00645511">
        <w:t xml:space="preserve"> value of the ratio of the linear dimensions of features of a dataset presented in the display and the actual dimensions of the features represented (smallest scale) of the scale range of the dataset.</w:t>
      </w:r>
    </w:p>
    <w:p w14:paraId="77E73FE8" w14:textId="77777777" w:rsidR="00645511" w:rsidRDefault="00645511" w:rsidP="00C845EE">
      <w:pPr>
        <w:pStyle w:val="DescriptionTag"/>
      </w:pPr>
      <w:r>
        <w:t xml:space="preserve">Maximum Display Scale </w:t>
      </w:r>
    </w:p>
    <w:p w14:paraId="6E6EF6C7" w14:textId="4931139F" w:rsidR="00645511" w:rsidRDefault="00645511" w:rsidP="00645511">
      <w:r>
        <w:t xml:space="preserve">The larger value of the ratio of the linear dimensions of features of a dataset presented in the display and the actual dimensions of the features represented (largest scale) of </w:t>
      </w:r>
      <w:r w:rsidR="00C845EE">
        <w:t>the scale range of the dataset.</w:t>
      </w:r>
    </w:p>
    <w:p w14:paraId="472AB283" w14:textId="25986C75" w:rsidR="00294894" w:rsidRDefault="00294894" w:rsidP="00C845EE">
      <w:pPr>
        <w:pStyle w:val="DescriptionTag"/>
      </w:pPr>
      <w:r>
        <w:t>Navigation System</w:t>
      </w:r>
    </w:p>
    <w:p w14:paraId="1DD931AA" w14:textId="1DED7483" w:rsidR="00294894" w:rsidRDefault="00294894" w:rsidP="00294894">
      <w:r>
        <w:t>Navigation information system that electronically displays vessel position and relevant nautical chart data and information from a database on a display screen. ECDIS and ECS are two types of Navigation System.</w:t>
      </w:r>
    </w:p>
    <w:p w14:paraId="31FE2C73" w14:textId="50BEF90D" w:rsidR="00645511" w:rsidRDefault="00645511" w:rsidP="00C845EE">
      <w:pPr>
        <w:pStyle w:val="DescriptionTag"/>
      </w:pPr>
      <w:r>
        <w:t>No symbol Feature</w:t>
      </w:r>
    </w:p>
    <w:p w14:paraId="7EFC10DD" w14:textId="4441822F" w:rsidR="00645511" w:rsidRDefault="00645511" w:rsidP="00645511">
      <w:r>
        <w:t xml:space="preserve">In some cases, the database contains information that is not intended for display. (An example might be a general area such as </w:t>
      </w:r>
      <w:del w:id="170" w:author="Eivind" w:date="2018-06-20T22:53:00Z">
        <w:r w:rsidDel="009261A0">
          <w:delText xml:space="preserve">'Great </w:delText>
        </w:r>
      </w:del>
      <w:ins w:id="171" w:author="Eivind" w:date="2018-06-20T22:53:00Z">
        <w:r w:rsidR="009261A0">
          <w:t xml:space="preserve">“Great </w:t>
        </w:r>
      </w:ins>
      <w:r>
        <w:t xml:space="preserve">Australian </w:t>
      </w:r>
      <w:del w:id="172" w:author="Eivind" w:date="2018-06-20T22:53:00Z">
        <w:r w:rsidDel="009261A0">
          <w:delText xml:space="preserve">Bight' </w:delText>
        </w:r>
      </w:del>
      <w:ins w:id="173" w:author="Eivind" w:date="2018-06-20T22:53:00Z">
        <w:r w:rsidR="009261A0">
          <w:t xml:space="preserve">Bight” </w:t>
        </w:r>
      </w:ins>
      <w:r>
        <w:t>which would be available for an answer to cursor interrogation of the sea area.)</w:t>
      </w:r>
    </w:p>
    <w:p w14:paraId="271FED5E" w14:textId="77777777" w:rsidR="00645511" w:rsidRDefault="00645511" w:rsidP="00C845EE">
      <w:pPr>
        <w:pStyle w:val="DescriptionTag"/>
      </w:pPr>
      <w:r>
        <w:t>Opaque fill</w:t>
      </w:r>
    </w:p>
    <w:p w14:paraId="0EE1E506" w14:textId="76EAF34F" w:rsidR="00645511" w:rsidRDefault="00645511" w:rsidP="00645511">
      <w:r>
        <w:t>The background is completely filled with the colour fill. (For example, depth area). The point and line SENC features may be overwritten. The raw RADAR image is a special case of opaque fill which overwrites all other features expect those with "priority over radar" (OVERRADAR).</w:t>
      </w:r>
    </w:p>
    <w:p w14:paraId="3FAE6F8F" w14:textId="77777777" w:rsidR="002F3994" w:rsidRDefault="002F3994" w:rsidP="002F3994">
      <w:pPr>
        <w:pStyle w:val="DescriptionTag"/>
      </w:pPr>
      <w:r>
        <w:t>OVERRADAR</w:t>
      </w:r>
    </w:p>
    <w:p w14:paraId="2E8523D2" w14:textId="55117E5E" w:rsidR="002F3994" w:rsidRDefault="002F3994" w:rsidP="00645511">
      <w:r>
        <w:t xml:space="preserve">A priority designation that instructs the display to put </w:t>
      </w:r>
      <w:r w:rsidRPr="002A2E2E">
        <w:t>the object's presentation over radar</w:t>
      </w:r>
      <w:r>
        <w:t xml:space="preserve"> information. (Adapted from S-52 edition 6.0.0.)</w:t>
      </w:r>
    </w:p>
    <w:p w14:paraId="0B1BE1A9" w14:textId="77777777" w:rsidR="00645511" w:rsidRDefault="00645511" w:rsidP="00C845EE">
      <w:pPr>
        <w:pStyle w:val="DescriptionTag"/>
      </w:pPr>
      <w:r>
        <w:t>Pattern fill</w:t>
      </w:r>
    </w:p>
    <w:p w14:paraId="47ACD900" w14:textId="388FF907" w:rsidR="00645511" w:rsidRDefault="00645511" w:rsidP="00645511">
      <w:r>
        <w:t>A method of identifying areas by large, faintly coloured symbols well spaced out across the area. A pattern spacing algorithm ensures that the pattern symbols are visible without being so dense as to cause clutter. Used to ensure pattern symbols are always visible at any display scale.</w:t>
      </w:r>
    </w:p>
    <w:p w14:paraId="7B06CF3D" w14:textId="023423FD" w:rsidR="00C845EE" w:rsidRDefault="00C845EE" w:rsidP="00034F35">
      <w:pPr>
        <w:pStyle w:val="DescriptionTag"/>
      </w:pPr>
      <w:r>
        <w:t>RADAR</w:t>
      </w:r>
    </w:p>
    <w:p w14:paraId="255545B4" w14:textId="129318B3" w:rsidR="00C845EE" w:rsidRDefault="002A2E2E" w:rsidP="002A2E2E">
      <w:r>
        <w:t xml:space="preserve">A method, system or technique of using beamed, reflected, and timed radio waves for detecting, locating, or tracking objects, and for measuring altitudes. The electronic equipment or apparatus used to generate, </w:t>
      </w:r>
      <w:r>
        <w:lastRenderedPageBreak/>
        <w:t xml:space="preserve">transmit, receive, and usually, to display radio scanning or locating waves; a radar set. The name 'radar' is derived from the words radio detecting and ranging. </w:t>
      </w:r>
      <w:r w:rsidR="00C845EE">
        <w:t>(</w:t>
      </w:r>
      <w:r>
        <w:t>S-32</w:t>
      </w:r>
      <w:r w:rsidR="00C845EE">
        <w:t>)</w:t>
      </w:r>
    </w:p>
    <w:p w14:paraId="3C70A023" w14:textId="77777777" w:rsidR="00645511" w:rsidRDefault="00645511" w:rsidP="00C845EE">
      <w:pPr>
        <w:pStyle w:val="DescriptionTag"/>
      </w:pPr>
      <w:r>
        <w:t>Radar Priority</w:t>
      </w:r>
    </w:p>
    <w:p w14:paraId="47BC2ED0" w14:textId="4657D6CC" w:rsidR="00645511" w:rsidRDefault="00645511" w:rsidP="00645511">
      <w:r>
        <w:t>The IMO ECDIS Performance Standard requires that radar can be switched off with a "single action control" in order to see SENC and Mariners info clearly. However certain other info, such as planned route, safety contour, coastline should always be written over the radar.</w:t>
      </w:r>
    </w:p>
    <w:p w14:paraId="195CC213" w14:textId="77777777" w:rsidR="00645511" w:rsidRDefault="00645511" w:rsidP="00C845EE">
      <w:pPr>
        <w:pStyle w:val="DescriptionTag"/>
      </w:pPr>
      <w:r>
        <w:t>Radar Transparency</w:t>
      </w:r>
    </w:p>
    <w:p w14:paraId="168E0495" w14:textId="1C24BA4F" w:rsidR="00645511" w:rsidRDefault="00645511" w:rsidP="00645511">
      <w:r>
        <w:t>A method of varying the transparency of radar in a continuous progression from no radar to a totally opaque radar overlay, by merging the radar colour with the colour of the feature it overlays at each pixel</w:t>
      </w:r>
      <w:r w:rsidR="005D7AD0">
        <w:t>. [PS]</w:t>
      </w:r>
    </w:p>
    <w:p w14:paraId="61528C03" w14:textId="52B54C91" w:rsidR="00645511" w:rsidRDefault="00BA6371" w:rsidP="00C845EE">
      <w:pPr>
        <w:pStyle w:val="DescriptionTag"/>
      </w:pPr>
      <w:r>
        <w:t>Scale minimum (</w:t>
      </w:r>
      <w:r w:rsidR="00645511">
        <w:t>SCAMIN</w:t>
      </w:r>
      <w:r>
        <w:t>)</w:t>
      </w:r>
    </w:p>
    <w:p w14:paraId="36D23EA9" w14:textId="00800093" w:rsidR="00645511" w:rsidRDefault="00645511" w:rsidP="00645511">
      <w:r>
        <w:t>The smallest scale at which a</w:t>
      </w:r>
      <w:del w:id="174" w:author="Eivind" w:date="2018-06-20T22:53:00Z">
        <w:r w:rsidDel="009261A0">
          <w:delText>n</w:delText>
        </w:r>
      </w:del>
      <w:r>
        <w:t xml:space="preserve"> feature is displayed (</w:t>
      </w:r>
      <w:del w:id="175" w:author="Eivind" w:date="2018-06-20T22:53:00Z">
        <w:r w:rsidDel="009261A0">
          <w:delText xml:space="preserve"> </w:delText>
        </w:r>
      </w:del>
      <w:r>
        <w:t>For example, a minor light, SCAMIN of 1:45,000, would not be displayed at a scale of 1:90,000).</w:t>
      </w:r>
    </w:p>
    <w:p w14:paraId="3ABA9EA1" w14:textId="0D5E8A35" w:rsidR="00645511" w:rsidRDefault="00841930" w:rsidP="00C845EE">
      <w:pPr>
        <w:pStyle w:val="DescriptionTag"/>
      </w:pPr>
      <w:ins w:id="176" w:author="Eivind" w:date="2018-06-20T21:14:00Z">
        <w:r w:rsidRPr="00841930">
          <w:t>System Electronic Navigational Chart</w:t>
        </w:r>
        <w:r>
          <w:t xml:space="preserve"> (</w:t>
        </w:r>
      </w:ins>
      <w:r w:rsidR="00645511">
        <w:t>SENC</w:t>
      </w:r>
      <w:ins w:id="177" w:author="Eivind" w:date="2018-06-20T21:14:00Z">
        <w:r>
          <w:t>)</w:t>
        </w:r>
      </w:ins>
    </w:p>
    <w:p w14:paraId="24645A09" w14:textId="76F2D0F3" w:rsidR="00645511" w:rsidRDefault="00645511" w:rsidP="00645511">
      <w:r>
        <w:t>In ECDIS means a database, in the manufacturer’s internal ECDIS format, resulting from the loss-less transformation of the entire ENC contents and its updates.  It is this database that is accessed by ECDIS for the display generation and other navigational functions, and is equivalent to an up-to-date paper chart. The SENC may also contain information added by the mariner and information from other sources.</w:t>
      </w:r>
    </w:p>
    <w:p w14:paraId="38DED30D" w14:textId="77777777" w:rsidR="00645511" w:rsidRDefault="00645511" w:rsidP="00C845EE">
      <w:pPr>
        <w:pStyle w:val="DescriptionTag"/>
      </w:pPr>
      <w:r>
        <w:t>Simple Line Styles</w:t>
      </w:r>
    </w:p>
    <w:p w14:paraId="57537403" w14:textId="117E18CC" w:rsidR="00645511" w:rsidRDefault="00645511" w:rsidP="00645511">
      <w:r>
        <w:t>Solid lines, dots and dashes.</w:t>
      </w:r>
    </w:p>
    <w:p w14:paraId="37966C36" w14:textId="03181090" w:rsidR="00645511" w:rsidRDefault="00645511" w:rsidP="00C845EE">
      <w:pPr>
        <w:pStyle w:val="DescriptionTag"/>
      </w:pPr>
      <w:r>
        <w:t xml:space="preserve">Skin of the </w:t>
      </w:r>
      <w:r w:rsidR="00BA6371">
        <w:t>earth</w:t>
      </w:r>
    </w:p>
    <w:p w14:paraId="49D5A2C5" w14:textId="2867EF0B" w:rsidR="00BA6371" w:rsidRDefault="00E37403" w:rsidP="00645511">
      <w:r>
        <w:t>A</w:t>
      </w:r>
      <w:r w:rsidR="00BA6371" w:rsidRPr="00BA6371">
        <w:t xml:space="preserve"> subset of the geographic (geo) features that must create a complete non-overlapping coverage of the area of data coverage of an ENC dataset</w:t>
      </w:r>
      <w:r w:rsidR="00854A8D">
        <w:t>.</w:t>
      </w:r>
    </w:p>
    <w:p w14:paraId="5C6ECF69" w14:textId="77777777" w:rsidR="00090D8F" w:rsidRDefault="00F30C5B" w:rsidP="00090D8F">
      <w:pPr>
        <w:pStyle w:val="DescriptionTag"/>
      </w:pPr>
      <w:r w:rsidRPr="00090D8F">
        <w:t>Software Quality Assurance (SQA)</w:t>
      </w:r>
    </w:p>
    <w:p w14:paraId="364A3431" w14:textId="7DC0BF02" w:rsidR="00F30C5B" w:rsidRDefault="00F30C5B" w:rsidP="00090D8F">
      <w:r w:rsidRPr="00F30C5B">
        <w:t>A set of processes that ensures software meets and complies with required quality specifications. Designated SQA processes align with a system design life cycle.</w:t>
      </w:r>
    </w:p>
    <w:p w14:paraId="5E2E5F73" w14:textId="30A7465A" w:rsidR="00C845EE" w:rsidRDefault="00C845EE" w:rsidP="00034F35">
      <w:pPr>
        <w:pStyle w:val="DescriptionTag"/>
      </w:pPr>
      <w:r>
        <w:t>SYSTEM</w:t>
      </w:r>
    </w:p>
    <w:p w14:paraId="4335C6E8" w14:textId="77777777" w:rsidR="00454C9D" w:rsidRDefault="00454C9D" w:rsidP="00645511">
      <w:r>
        <w:t>When used without a qualifying term, t</w:t>
      </w:r>
      <w:r w:rsidR="00854A8D">
        <w:t>he combination of computer hardware, operating system, application software, and interfaces that constitute the platform on which S-100 and related data are processed for viewing or other use by a human end-user.</w:t>
      </w:r>
    </w:p>
    <w:p w14:paraId="1C42C822" w14:textId="5B216864" w:rsidR="00C845EE" w:rsidRDefault="00454C9D" w:rsidP="00645511">
      <w:r>
        <w:t xml:space="preserve">Note: “System” is often used with a qualifying term, e.g., “Electronic Chart Display and Information System”, “Electronic Charting System”, “operating system”, etc. </w:t>
      </w:r>
    </w:p>
    <w:p w14:paraId="0E9CEE42" w14:textId="77777777" w:rsidR="00090D8F" w:rsidRDefault="00F30C5B" w:rsidP="00090D8F">
      <w:pPr>
        <w:pStyle w:val="DescriptionTag"/>
      </w:pPr>
      <w:r w:rsidRPr="00090D8F">
        <w:t>Usability Testing (UT)</w:t>
      </w:r>
    </w:p>
    <w:p w14:paraId="2BAEA549" w14:textId="666CB1BA" w:rsidR="00F30C5B" w:rsidRDefault="00F30C5B" w:rsidP="00090D8F">
      <w:r w:rsidRPr="00F30C5B">
        <w:t>Evaluation methods and techniques used to support Human-Centred Design (HCD) and used for the purpose of increasing the usability of a system.</w:t>
      </w:r>
    </w:p>
    <w:p w14:paraId="0BDD1C53" w14:textId="77777777" w:rsidR="00676D57" w:rsidRDefault="00676D57" w:rsidP="00676D57">
      <w:pPr>
        <w:autoSpaceDE w:val="0"/>
        <w:autoSpaceDN w:val="0"/>
        <w:adjustRightInd w:val="0"/>
        <w:spacing w:after="0" w:line="240" w:lineRule="auto"/>
        <w:rPr>
          <w:rFonts w:ascii="Arial,Bold" w:eastAsia="Times New Roman" w:hAnsi="Arial,Bold" w:cs="Arial,Bold"/>
          <w:b/>
          <w:bCs/>
          <w:sz w:val="18"/>
          <w:szCs w:val="18"/>
          <w:lang w:eastAsia="en-GB"/>
        </w:rPr>
      </w:pPr>
    </w:p>
    <w:p w14:paraId="3C944B6F" w14:textId="2EB8B52B" w:rsidR="00676D57" w:rsidRDefault="00676D57" w:rsidP="00676D57">
      <w:pPr>
        <w:pStyle w:val="Heading3"/>
        <w:rPr>
          <w:rFonts w:eastAsia="MS Mincho"/>
        </w:rPr>
      </w:pPr>
      <w:bookmarkStart w:id="178" w:name="_Toc484523822"/>
      <w:bookmarkStart w:id="179" w:name="_Toc225065133"/>
      <w:bookmarkStart w:id="180" w:name="_Toc225648276"/>
      <w:r>
        <w:rPr>
          <w:rFonts w:eastAsia="MS Mincho"/>
        </w:rPr>
        <w:t>Abbreviations</w:t>
      </w:r>
      <w:bookmarkEnd w:id="178"/>
      <w:bookmarkEnd w:id="179"/>
      <w:bookmarkEnd w:id="180"/>
    </w:p>
    <w:p w14:paraId="16F86946" w14:textId="0B6C83F0" w:rsidR="00765AEC" w:rsidRDefault="00765AEC" w:rsidP="006A58D6">
      <w:pPr>
        <w:pStyle w:val="Abbreviation"/>
        <w:rPr>
          <w:ins w:id="181" w:author="Eivind" w:date="2018-06-25T08:48:00Z"/>
        </w:rPr>
      </w:pPr>
      <w:ins w:id="182" w:author="Eivind" w:date="2018-06-25T08:48:00Z">
        <w:r>
          <w:t>ARPA</w:t>
        </w:r>
      </w:ins>
      <w:ins w:id="183" w:author="Eivind" w:date="2018-06-25T08:50:00Z">
        <w:r>
          <w:tab/>
          <w:t>Automatic Radar Plotting Aid</w:t>
        </w:r>
      </w:ins>
    </w:p>
    <w:p w14:paraId="4266E397" w14:textId="2B3819E1" w:rsidR="00765AEC" w:rsidRDefault="00765AEC" w:rsidP="006A58D6">
      <w:pPr>
        <w:pStyle w:val="Abbreviation"/>
        <w:rPr>
          <w:ins w:id="184" w:author="Eivind" w:date="2018-06-25T08:48:00Z"/>
        </w:rPr>
      </w:pPr>
      <w:ins w:id="185" w:author="Eivind" w:date="2018-06-25T08:48:00Z">
        <w:r>
          <w:t>AIS</w:t>
        </w:r>
      </w:ins>
      <w:ins w:id="186" w:author="Eivind" w:date="2018-06-25T08:50:00Z">
        <w:r>
          <w:tab/>
          <w:t>Automatic Identification System</w:t>
        </w:r>
      </w:ins>
    </w:p>
    <w:p w14:paraId="1F66C700" w14:textId="526708B4" w:rsidR="00765AEC" w:rsidRDefault="00765AEC" w:rsidP="006A58D6">
      <w:pPr>
        <w:pStyle w:val="Abbreviation"/>
        <w:rPr>
          <w:ins w:id="187" w:author="Eivind" w:date="2018-06-25T08:48:00Z"/>
        </w:rPr>
      </w:pPr>
      <w:ins w:id="188" w:author="Eivind" w:date="2018-06-25T08:48:00Z">
        <w:r>
          <w:t>AIS ASM</w:t>
        </w:r>
      </w:ins>
      <w:ins w:id="189" w:author="Eivind" w:date="2018-06-25T08:50:00Z">
        <w:r>
          <w:tab/>
          <w:t>AIS Application Specific Messages</w:t>
        </w:r>
      </w:ins>
    </w:p>
    <w:p w14:paraId="00C17CA6" w14:textId="43A11D93" w:rsidR="00606361" w:rsidRDefault="00606361" w:rsidP="006A58D6">
      <w:pPr>
        <w:pStyle w:val="Abbreviation"/>
        <w:rPr>
          <w:ins w:id="190" w:author="Eivind" w:date="2018-06-20T21:24:00Z"/>
        </w:rPr>
      </w:pPr>
      <w:ins w:id="191" w:author="Eivind" w:date="2018-06-20T21:24:00Z">
        <w:r>
          <w:lastRenderedPageBreak/>
          <w:t>CIRM</w:t>
        </w:r>
      </w:ins>
      <w:ins w:id="192" w:author="Eivind" w:date="2018-06-20T21:29:00Z">
        <w:r>
          <w:tab/>
        </w:r>
        <w:r w:rsidRPr="00606361">
          <w:t>Comité International Radio-Maritime</w:t>
        </w:r>
      </w:ins>
    </w:p>
    <w:p w14:paraId="3C24C30C" w14:textId="3268FD12" w:rsidR="006A58D6" w:rsidRPr="006A58D6" w:rsidRDefault="006A58D6" w:rsidP="006A58D6">
      <w:pPr>
        <w:pStyle w:val="Abbreviation"/>
      </w:pPr>
      <w:r>
        <w:t>C</w:t>
      </w:r>
      <w:r w:rsidRPr="006A58D6">
        <w:t>RS</w:t>
      </w:r>
      <w:r w:rsidRPr="006A58D6">
        <w:tab/>
        <w:t>Coordinate Reference System</w:t>
      </w:r>
    </w:p>
    <w:p w14:paraId="676274E3" w14:textId="563B456E" w:rsidR="00606361" w:rsidRDefault="00606361" w:rsidP="00034F35">
      <w:pPr>
        <w:pStyle w:val="Abbreviation"/>
        <w:rPr>
          <w:ins w:id="193" w:author="Eivind" w:date="2018-06-20T21:26:00Z"/>
        </w:rPr>
      </w:pPr>
      <w:ins w:id="194" w:author="Eivind" w:date="2018-06-20T21:26:00Z">
        <w:r>
          <w:t>DCEG</w:t>
        </w:r>
      </w:ins>
      <w:ins w:id="195" w:author="Eivind" w:date="2018-06-20T21:29:00Z">
        <w:r>
          <w:tab/>
          <w:t xml:space="preserve">Data </w:t>
        </w:r>
      </w:ins>
      <w:ins w:id="196" w:author="Raphael Malyankar" w:date="2018-07-01T00:57:00Z">
        <w:r w:rsidR="005D3426">
          <w:t>Classification</w:t>
        </w:r>
      </w:ins>
      <w:ins w:id="197" w:author="Eivind" w:date="2018-06-20T21:29:00Z">
        <w:r>
          <w:t xml:space="preserve"> and Encoding Guide</w:t>
        </w:r>
      </w:ins>
    </w:p>
    <w:p w14:paraId="4070E1E2" w14:textId="6D2DCD34" w:rsidR="00765AEC" w:rsidRDefault="00765AEC" w:rsidP="00034F35">
      <w:pPr>
        <w:pStyle w:val="Abbreviation"/>
        <w:rPr>
          <w:ins w:id="198" w:author="Eivind" w:date="2018-06-25T08:48:00Z"/>
        </w:rPr>
      </w:pPr>
      <w:ins w:id="199" w:author="Eivind" w:date="2018-06-25T08:48:00Z">
        <w:r>
          <w:t>DQ</w:t>
        </w:r>
      </w:ins>
      <w:ins w:id="200" w:author="Eivind" w:date="2018-06-25T08:50:00Z">
        <w:r>
          <w:tab/>
          <w:t>Data Quality</w:t>
        </w:r>
      </w:ins>
    </w:p>
    <w:p w14:paraId="201EAC68" w14:textId="10EBC853" w:rsidR="00676D57" w:rsidRPr="006A58D6" w:rsidRDefault="00676D57" w:rsidP="00034F35">
      <w:pPr>
        <w:pStyle w:val="Abbreviation"/>
      </w:pPr>
      <w:r w:rsidRPr="006A58D6">
        <w:t>ECDIS</w:t>
      </w:r>
      <w:r w:rsidR="00D92278" w:rsidRPr="006A58D6">
        <w:tab/>
      </w:r>
      <w:r w:rsidRPr="006A58D6">
        <w:t>Electronic Chart Display and Information System</w:t>
      </w:r>
    </w:p>
    <w:p w14:paraId="101A8DC0" w14:textId="6E8EAEAD" w:rsidR="00841930" w:rsidRDefault="00841930" w:rsidP="006A58D6">
      <w:pPr>
        <w:pStyle w:val="Abbreviation"/>
        <w:rPr>
          <w:ins w:id="201" w:author="Eivind" w:date="2018-06-20T21:16:00Z"/>
        </w:rPr>
      </w:pPr>
      <w:ins w:id="202" w:author="Eivind" w:date="2018-06-20T21:16:00Z">
        <w:r>
          <w:t>ECS</w:t>
        </w:r>
      </w:ins>
      <w:ins w:id="203" w:author="Eivind" w:date="2018-06-20T21:29:00Z">
        <w:r w:rsidR="00606361">
          <w:tab/>
        </w:r>
      </w:ins>
      <w:ins w:id="204" w:author="Eivind" w:date="2018-06-20T21:30:00Z">
        <w:r w:rsidR="00606361">
          <w:t>Electronic Chart System</w:t>
        </w:r>
      </w:ins>
    </w:p>
    <w:p w14:paraId="5361C8D7" w14:textId="7BD0B0C6" w:rsidR="006A58D6" w:rsidRPr="006A58D6" w:rsidRDefault="006A58D6" w:rsidP="006A58D6">
      <w:pPr>
        <w:pStyle w:val="Abbreviation"/>
      </w:pPr>
      <w:r w:rsidRPr="006A58D6">
        <w:t>ENC</w:t>
      </w:r>
      <w:r w:rsidRPr="006A58D6">
        <w:tab/>
        <w:t>Electronic Navigational Chart</w:t>
      </w:r>
    </w:p>
    <w:p w14:paraId="068F0789" w14:textId="1A10867E" w:rsidR="00841930" w:rsidRDefault="00841930" w:rsidP="006A58D6">
      <w:pPr>
        <w:pStyle w:val="Abbreviation"/>
        <w:rPr>
          <w:ins w:id="205" w:author="Eivind" w:date="2018-06-20T21:19:00Z"/>
        </w:rPr>
      </w:pPr>
      <w:ins w:id="206" w:author="Eivind" w:date="2018-06-20T21:19:00Z">
        <w:r>
          <w:t>EPSG</w:t>
        </w:r>
      </w:ins>
      <w:ins w:id="207" w:author="Eivind" w:date="2018-06-20T21:30:00Z">
        <w:r w:rsidR="00606361">
          <w:tab/>
        </w:r>
        <w:r w:rsidR="00606361" w:rsidRPr="00606361">
          <w:t>European Petroleum Survey Group</w:t>
        </w:r>
      </w:ins>
    </w:p>
    <w:p w14:paraId="7456BB0C" w14:textId="629E9CD0" w:rsidR="00841930" w:rsidRDefault="00841930" w:rsidP="006A58D6">
      <w:pPr>
        <w:pStyle w:val="Abbreviation"/>
        <w:rPr>
          <w:ins w:id="208" w:author="Eivind" w:date="2018-06-20T21:20:00Z"/>
        </w:rPr>
      </w:pPr>
      <w:ins w:id="209" w:author="Eivind" w:date="2018-06-20T21:20:00Z">
        <w:r>
          <w:t>FC</w:t>
        </w:r>
      </w:ins>
      <w:ins w:id="210" w:author="Eivind" w:date="2018-06-20T21:30:00Z">
        <w:r w:rsidR="00606361">
          <w:tab/>
          <w:t>Feature Catalogue</w:t>
        </w:r>
      </w:ins>
    </w:p>
    <w:p w14:paraId="68D3EA89" w14:textId="78ACA461" w:rsidR="00841930" w:rsidRDefault="00841930" w:rsidP="006A58D6">
      <w:pPr>
        <w:pStyle w:val="Abbreviation"/>
        <w:rPr>
          <w:ins w:id="211" w:author="Eivind" w:date="2018-06-20T21:16:00Z"/>
        </w:rPr>
      </w:pPr>
      <w:ins w:id="212" w:author="Eivind" w:date="2018-06-20T21:16:00Z">
        <w:r>
          <w:t>HCD</w:t>
        </w:r>
      </w:ins>
      <w:ins w:id="213" w:author="Eivind" w:date="2018-06-20T21:30:00Z">
        <w:r w:rsidR="00606361">
          <w:tab/>
          <w:t>Human</w:t>
        </w:r>
      </w:ins>
      <w:ins w:id="214" w:author="Eivind" w:date="2018-06-20T21:31:00Z">
        <w:r w:rsidR="00606361">
          <w:t>-</w:t>
        </w:r>
      </w:ins>
      <w:ins w:id="215" w:author="Eivind" w:date="2018-06-20T21:30:00Z">
        <w:r w:rsidR="00606361">
          <w:t>Centred Design</w:t>
        </w:r>
      </w:ins>
    </w:p>
    <w:p w14:paraId="3855B964" w14:textId="15F04555" w:rsidR="00841930" w:rsidRDefault="00841930" w:rsidP="006A58D6">
      <w:pPr>
        <w:pStyle w:val="Abbreviation"/>
        <w:rPr>
          <w:ins w:id="216" w:author="Eivind" w:date="2018-06-20T21:41:00Z"/>
        </w:rPr>
      </w:pPr>
      <w:ins w:id="217" w:author="Eivind" w:date="2018-06-20T21:19:00Z">
        <w:r>
          <w:t>IEC</w:t>
        </w:r>
      </w:ins>
      <w:ins w:id="218" w:author="Eivind" w:date="2018-06-20T21:31:00Z">
        <w:r w:rsidR="00606361">
          <w:tab/>
        </w:r>
        <w:r w:rsidR="00606361" w:rsidRPr="00606361">
          <w:t>International Electrotechnical Commission</w:t>
        </w:r>
      </w:ins>
    </w:p>
    <w:p w14:paraId="3DA09D74" w14:textId="6F459A1C" w:rsidR="00570886" w:rsidRDefault="00570886" w:rsidP="006A58D6">
      <w:pPr>
        <w:pStyle w:val="Abbreviation"/>
        <w:rPr>
          <w:ins w:id="219" w:author="Eivind" w:date="2018-06-20T21:19:00Z"/>
        </w:rPr>
      </w:pPr>
      <w:ins w:id="220" w:author="Eivind" w:date="2018-06-20T21:41:00Z">
        <w:r>
          <w:t>IC</w:t>
        </w:r>
        <w:r>
          <w:tab/>
          <w:t>Interoperability Catalogue</w:t>
        </w:r>
      </w:ins>
    </w:p>
    <w:p w14:paraId="6962D178" w14:textId="233160A7" w:rsidR="006A58D6" w:rsidRPr="006A58D6" w:rsidRDefault="006A58D6" w:rsidP="006A58D6">
      <w:pPr>
        <w:pStyle w:val="Abbreviation"/>
      </w:pPr>
      <w:r w:rsidRPr="006A58D6">
        <w:t>IHO</w:t>
      </w:r>
      <w:r w:rsidRPr="006A58D6">
        <w:tab/>
        <w:t>International Hydrographic Organization</w:t>
      </w:r>
    </w:p>
    <w:p w14:paraId="0F0AE1FB" w14:textId="79C54D64" w:rsidR="006A58D6" w:rsidRPr="006A58D6" w:rsidRDefault="006A58D6" w:rsidP="006A58D6">
      <w:pPr>
        <w:pStyle w:val="Abbreviation"/>
      </w:pPr>
      <w:r w:rsidRPr="006A58D6">
        <w:t>IMO</w:t>
      </w:r>
      <w:r w:rsidRPr="006A58D6">
        <w:tab/>
        <w:t>International Maritime Organization</w:t>
      </w:r>
    </w:p>
    <w:p w14:paraId="2F8C178D" w14:textId="54AA61DE" w:rsidR="006A58D6" w:rsidRPr="006A58D6" w:rsidRDefault="006A58D6" w:rsidP="006A58D6">
      <w:pPr>
        <w:pStyle w:val="Abbreviation"/>
      </w:pPr>
      <w:r w:rsidRPr="006A58D6">
        <w:t>ISO</w:t>
      </w:r>
      <w:r w:rsidRPr="006A58D6">
        <w:tab/>
        <w:t>International Organization for Standardization</w:t>
      </w:r>
    </w:p>
    <w:p w14:paraId="4535A458" w14:textId="50E1219E" w:rsidR="00841930" w:rsidRDefault="00841930" w:rsidP="006A58D6">
      <w:pPr>
        <w:pStyle w:val="Abbreviation"/>
        <w:rPr>
          <w:ins w:id="221" w:author="Eivind" w:date="2018-06-20T21:17:00Z"/>
        </w:rPr>
      </w:pPr>
      <w:ins w:id="222" w:author="Eivind" w:date="2018-06-20T21:17:00Z">
        <w:r>
          <w:t>GFM</w:t>
        </w:r>
      </w:ins>
      <w:ins w:id="223" w:author="Eivind" w:date="2018-06-20T21:31:00Z">
        <w:r w:rsidR="00606361">
          <w:tab/>
          <w:t>General Feature Model</w:t>
        </w:r>
      </w:ins>
    </w:p>
    <w:p w14:paraId="7E247380" w14:textId="0DC7CDFA" w:rsidR="00D92278" w:rsidRPr="006A58D6" w:rsidRDefault="00D92278" w:rsidP="006A58D6">
      <w:pPr>
        <w:pStyle w:val="Abbreviation"/>
      </w:pPr>
      <w:r w:rsidRPr="006A58D6">
        <w:t>JCOMM</w:t>
      </w:r>
      <w:r w:rsidRPr="006A58D6">
        <w:tab/>
      </w:r>
      <w:r w:rsidR="001072A9" w:rsidRPr="006A58D6">
        <w:t>WMO-IOC Joint Technical Commission for Oceanography and Marine Meteorology</w:t>
      </w:r>
    </w:p>
    <w:p w14:paraId="7D13A72D" w14:textId="5757F8DB" w:rsidR="008738ED" w:rsidRDefault="008738ED" w:rsidP="006A58D6">
      <w:pPr>
        <w:pStyle w:val="Abbreviation"/>
      </w:pPr>
      <w:r>
        <w:t>MPA</w:t>
      </w:r>
      <w:r>
        <w:tab/>
        <w:t>Marine Protected Area</w:t>
      </w:r>
    </w:p>
    <w:p w14:paraId="4FE2E992" w14:textId="16638998" w:rsidR="00606361" w:rsidRDefault="00606361" w:rsidP="006A58D6">
      <w:pPr>
        <w:pStyle w:val="Abbreviation"/>
        <w:rPr>
          <w:ins w:id="224" w:author="Eivind" w:date="2018-06-20T21:25:00Z"/>
        </w:rPr>
      </w:pPr>
      <w:ins w:id="225" w:author="Eivind" w:date="2018-06-20T21:25:00Z">
        <w:r>
          <w:t>MRN</w:t>
        </w:r>
      </w:ins>
      <w:ins w:id="226" w:author="Eivind" w:date="2018-06-20T21:31:00Z">
        <w:r>
          <w:tab/>
          <w:t>Maritime Resource Name</w:t>
        </w:r>
      </w:ins>
    </w:p>
    <w:p w14:paraId="64F2D18F" w14:textId="7F147BEB" w:rsidR="008738ED" w:rsidRDefault="008738ED" w:rsidP="006A58D6">
      <w:pPr>
        <w:pStyle w:val="Abbreviation"/>
      </w:pPr>
      <w:r>
        <w:t>MRS</w:t>
      </w:r>
      <w:r>
        <w:tab/>
        <w:t>Marine Radio Services</w:t>
      </w:r>
    </w:p>
    <w:p w14:paraId="76A80E82" w14:textId="1BA8A546" w:rsidR="00841930" w:rsidRDefault="00841930" w:rsidP="006A58D6">
      <w:pPr>
        <w:pStyle w:val="Abbreviation"/>
        <w:rPr>
          <w:ins w:id="227" w:author="Raphael Malyankar" w:date="2018-07-02T18:13:00Z"/>
          <w:rFonts w:cs="Arial"/>
          <w:color w:val="222222"/>
          <w:shd w:val="clear" w:color="auto" w:fill="FFFFFF"/>
        </w:rPr>
      </w:pPr>
      <w:ins w:id="228" w:author="Eivind" w:date="2018-06-20T21:17:00Z">
        <w:r>
          <w:t>OEM</w:t>
        </w:r>
      </w:ins>
      <w:ins w:id="229" w:author="Eivind" w:date="2018-06-20T21:32:00Z">
        <w:r w:rsidR="00973B6E">
          <w:tab/>
        </w:r>
        <w:r w:rsidR="00973B6E">
          <w:rPr>
            <w:rFonts w:cs="Arial"/>
            <w:color w:val="222222"/>
            <w:shd w:val="clear" w:color="auto" w:fill="FFFFFF"/>
          </w:rPr>
          <w:t>Original Equipment Manufacturer</w:t>
        </w:r>
      </w:ins>
    </w:p>
    <w:p w14:paraId="2FD935D6" w14:textId="7F5EFD03" w:rsidR="00C64FCB" w:rsidRDefault="00C64FCB" w:rsidP="006A58D6">
      <w:pPr>
        <w:pStyle w:val="Abbreviation"/>
        <w:rPr>
          <w:ins w:id="230" w:author="Eivind" w:date="2018-06-20T21:17:00Z"/>
        </w:rPr>
      </w:pPr>
      <w:ins w:id="231" w:author="Raphael Malyankar" w:date="2018-07-02T18:13:00Z">
        <w:r>
          <w:t>OGC</w:t>
        </w:r>
        <w:r>
          <w:tab/>
          <w:t>Open Geospatia</w:t>
        </w:r>
      </w:ins>
      <w:ins w:id="232" w:author="Raphael Malyankar" w:date="2018-07-02T18:14:00Z">
        <w:r>
          <w:t>l Consortium</w:t>
        </w:r>
      </w:ins>
    </w:p>
    <w:p w14:paraId="27F8F6C3" w14:textId="736EFBDA" w:rsidR="00841930" w:rsidRDefault="00841930" w:rsidP="006A58D6">
      <w:pPr>
        <w:pStyle w:val="Abbreviation"/>
        <w:rPr>
          <w:ins w:id="233" w:author="Eivind" w:date="2018-06-20T21:20:00Z"/>
        </w:rPr>
      </w:pPr>
      <w:ins w:id="234" w:author="Eivind" w:date="2018-06-20T21:20:00Z">
        <w:r>
          <w:t>PC</w:t>
        </w:r>
      </w:ins>
      <w:ins w:id="235" w:author="Eivind" w:date="2018-06-20T21:32:00Z">
        <w:r w:rsidR="00973B6E">
          <w:tab/>
          <w:t>Portrayal Catalogue</w:t>
        </w:r>
      </w:ins>
    </w:p>
    <w:p w14:paraId="5BD6B223" w14:textId="41BD6EB4" w:rsidR="00841930" w:rsidRDefault="00841930" w:rsidP="006A58D6">
      <w:pPr>
        <w:pStyle w:val="Abbreviation"/>
        <w:rPr>
          <w:ins w:id="236" w:author="Eivind" w:date="2018-06-20T21:17:00Z"/>
        </w:rPr>
      </w:pPr>
      <w:ins w:id="237" w:author="Eivind" w:date="2018-06-20T21:17:00Z">
        <w:r>
          <w:t>PDC</w:t>
        </w:r>
      </w:ins>
      <w:ins w:id="238" w:author="Eivind" w:date="2018-06-20T21:32:00Z">
        <w:r w:rsidR="00973B6E">
          <w:tab/>
          <w:t>PreDefined Combination</w:t>
        </w:r>
      </w:ins>
    </w:p>
    <w:p w14:paraId="3AA479E7" w14:textId="122385ED" w:rsidR="00841930" w:rsidRDefault="00841930" w:rsidP="006A58D6">
      <w:pPr>
        <w:pStyle w:val="Abbreviation"/>
        <w:rPr>
          <w:ins w:id="239" w:author="Eivind" w:date="2018-06-20T21:20:00Z"/>
        </w:rPr>
      </w:pPr>
      <w:ins w:id="240" w:author="Eivind" w:date="2018-06-20T21:20:00Z">
        <w:r>
          <w:t>PS</w:t>
        </w:r>
      </w:ins>
      <w:ins w:id="241" w:author="Eivind" w:date="2018-06-20T21:32:00Z">
        <w:r w:rsidR="00973B6E">
          <w:tab/>
          <w:t>Product Specification</w:t>
        </w:r>
      </w:ins>
    </w:p>
    <w:p w14:paraId="647F966B" w14:textId="144525E6" w:rsidR="006A58D6" w:rsidRPr="006A58D6" w:rsidRDefault="006A58D6" w:rsidP="006A58D6">
      <w:pPr>
        <w:pStyle w:val="Abbreviation"/>
      </w:pPr>
      <w:r w:rsidRPr="006A58D6">
        <w:t>SENC</w:t>
      </w:r>
      <w:r w:rsidRPr="006A58D6">
        <w:tab/>
        <w:t>System Electronic Navigational Chart</w:t>
      </w:r>
    </w:p>
    <w:p w14:paraId="042D84FF" w14:textId="7A6ED968" w:rsidR="006A58D6" w:rsidRDefault="006A58D6" w:rsidP="006A58D6">
      <w:pPr>
        <w:pStyle w:val="Abbreviation"/>
      </w:pPr>
      <w:r w:rsidRPr="006A58D6">
        <w:t>SOLAS</w:t>
      </w:r>
      <w:r w:rsidRPr="006A58D6">
        <w:tab/>
        <w:t>Safety of Life at Sea</w:t>
      </w:r>
      <w:r>
        <w:t xml:space="preserve"> (Convention)</w:t>
      </w:r>
    </w:p>
    <w:p w14:paraId="3CA7B02D" w14:textId="3AE36C45" w:rsidR="00841930" w:rsidRDefault="00841930" w:rsidP="006A58D6">
      <w:pPr>
        <w:pStyle w:val="Abbreviation"/>
        <w:rPr>
          <w:ins w:id="242" w:author="Eivind" w:date="2018-06-26T23:01:00Z"/>
        </w:rPr>
      </w:pPr>
      <w:ins w:id="243" w:author="Eivind" w:date="2018-06-20T21:17:00Z">
        <w:r>
          <w:t>SQA</w:t>
        </w:r>
      </w:ins>
      <w:ins w:id="244" w:author="Eivind" w:date="2018-06-20T21:32:00Z">
        <w:r w:rsidR="00973B6E">
          <w:tab/>
        </w:r>
      </w:ins>
      <w:ins w:id="245" w:author="Eivind" w:date="2018-06-20T21:33:00Z">
        <w:r w:rsidR="00973B6E">
          <w:t xml:space="preserve">Software </w:t>
        </w:r>
      </w:ins>
      <w:ins w:id="246" w:author="Raphael Malyankar" w:date="2018-07-01T19:42:00Z">
        <w:r w:rsidR="00E90429">
          <w:t>Quality</w:t>
        </w:r>
      </w:ins>
      <w:ins w:id="247" w:author="Eivind" w:date="2018-06-20T21:33:00Z">
        <w:r w:rsidR="00973B6E">
          <w:t xml:space="preserve"> Assurance</w:t>
        </w:r>
      </w:ins>
    </w:p>
    <w:p w14:paraId="7C561040" w14:textId="4861B9D5" w:rsidR="00B430E7" w:rsidRDefault="00B430E7" w:rsidP="006A58D6">
      <w:pPr>
        <w:pStyle w:val="Abbreviation"/>
        <w:rPr>
          <w:ins w:id="248" w:author="Eivind" w:date="2018-06-20T21:17:00Z"/>
        </w:rPr>
      </w:pPr>
      <w:ins w:id="249" w:author="Eivind" w:date="2018-06-26T23:01:00Z">
        <w:r>
          <w:t>UI</w:t>
        </w:r>
        <w:r>
          <w:tab/>
          <w:t>User Interface</w:t>
        </w:r>
      </w:ins>
    </w:p>
    <w:p w14:paraId="50B0D5E9" w14:textId="1DB8BE71" w:rsidR="000644F3" w:rsidRDefault="000644F3" w:rsidP="000644F3">
      <w:pPr>
        <w:pStyle w:val="Abbreviation"/>
        <w:rPr>
          <w:ins w:id="250" w:author="Eivind" w:date="2018-06-26T22:24:00Z"/>
        </w:rPr>
      </w:pPr>
      <w:ins w:id="251" w:author="Eivind" w:date="2018-06-26T22:24:00Z">
        <w:r>
          <w:t>URI</w:t>
        </w:r>
        <w:r>
          <w:tab/>
        </w:r>
        <w:r w:rsidRPr="00973B6E">
          <w:t xml:space="preserve">Uniform Resource </w:t>
        </w:r>
        <w:r>
          <w:t>Identifier</w:t>
        </w:r>
      </w:ins>
    </w:p>
    <w:p w14:paraId="2B0B360B" w14:textId="77777777" w:rsidR="000644F3" w:rsidRDefault="000644F3" w:rsidP="000644F3">
      <w:pPr>
        <w:pStyle w:val="Abbreviation"/>
        <w:rPr>
          <w:ins w:id="252" w:author="Eivind" w:date="2018-06-26T22:24:00Z"/>
        </w:rPr>
      </w:pPr>
      <w:ins w:id="253" w:author="Eivind" w:date="2018-06-26T22:24:00Z">
        <w:r>
          <w:t>URL</w:t>
        </w:r>
        <w:r>
          <w:tab/>
        </w:r>
        <w:r w:rsidRPr="00973B6E">
          <w:t>Uniform Resource Locator</w:t>
        </w:r>
      </w:ins>
    </w:p>
    <w:p w14:paraId="01E366B7" w14:textId="16D2A3CD" w:rsidR="00606361" w:rsidRDefault="00606361" w:rsidP="006A58D6">
      <w:pPr>
        <w:pStyle w:val="Abbreviation"/>
        <w:rPr>
          <w:ins w:id="254" w:author="Eivind" w:date="2018-06-20T21:25:00Z"/>
        </w:rPr>
      </w:pPr>
      <w:ins w:id="255" w:author="Eivind" w:date="2018-06-20T21:25:00Z">
        <w:r>
          <w:t>URN</w:t>
        </w:r>
      </w:ins>
      <w:ins w:id="256" w:author="Eivind" w:date="2018-06-20T21:34:00Z">
        <w:r w:rsidR="00973B6E">
          <w:tab/>
        </w:r>
        <w:r w:rsidR="00973B6E" w:rsidRPr="00973B6E">
          <w:t>Uniform Resource Name</w:t>
        </w:r>
      </w:ins>
    </w:p>
    <w:p w14:paraId="3F81633E" w14:textId="1C8B3B3B" w:rsidR="00606361" w:rsidRDefault="00606361" w:rsidP="006A58D6">
      <w:pPr>
        <w:pStyle w:val="Abbreviation"/>
        <w:rPr>
          <w:ins w:id="257" w:author="Raphael Malyankar" w:date="2018-07-02T21:55:00Z"/>
        </w:rPr>
      </w:pPr>
      <w:ins w:id="258" w:author="Eivind" w:date="2018-06-20T21:23:00Z">
        <w:r>
          <w:t>XML</w:t>
        </w:r>
      </w:ins>
      <w:ins w:id="259" w:author="Eivind" w:date="2018-06-20T21:34:00Z">
        <w:r w:rsidR="00973B6E">
          <w:tab/>
        </w:r>
        <w:r w:rsidR="00973B6E" w:rsidRPr="00973B6E">
          <w:t>eXtensible Markup Language</w:t>
        </w:r>
      </w:ins>
    </w:p>
    <w:p w14:paraId="246C182C" w14:textId="100CD2E1" w:rsidR="00F46106" w:rsidRDefault="00F46106" w:rsidP="006A58D6">
      <w:pPr>
        <w:pStyle w:val="Abbreviation"/>
        <w:rPr>
          <w:ins w:id="260" w:author="Eivind" w:date="2018-06-20T21:23:00Z"/>
        </w:rPr>
      </w:pPr>
      <w:ins w:id="261" w:author="Raphael Malyankar" w:date="2018-07-02T21:55:00Z">
        <w:r>
          <w:t>XSD</w:t>
        </w:r>
        <w:r>
          <w:tab/>
          <w:t xml:space="preserve">XML Schema Definition (a </w:t>
        </w:r>
      </w:ins>
      <w:ins w:id="262" w:author="Raphael Malyankar" w:date="2018-07-02T21:56:00Z">
        <w:r>
          <w:t>format for formally describing the elements in an XML document)</w:t>
        </w:r>
      </w:ins>
    </w:p>
    <w:p w14:paraId="09976C56" w14:textId="4CD26BE1" w:rsidR="00B2795C" w:rsidRDefault="00B2795C" w:rsidP="006A58D6">
      <w:pPr>
        <w:pStyle w:val="Abbreviation"/>
      </w:pPr>
      <w:r>
        <w:t>XSL</w:t>
      </w:r>
      <w:r>
        <w:tab/>
        <w:t>eXtensible Stylesheet Language</w:t>
      </w:r>
    </w:p>
    <w:p w14:paraId="33B099C7" w14:textId="26CA3F0E" w:rsidR="00B2795C" w:rsidRDefault="00B2795C" w:rsidP="006A58D6">
      <w:pPr>
        <w:pStyle w:val="Abbreviation"/>
        <w:rPr>
          <w:ins w:id="263" w:author="Eivind" w:date="2018-06-20T21:15:00Z"/>
        </w:rPr>
      </w:pPr>
      <w:r>
        <w:t>XSLT</w:t>
      </w:r>
      <w:r>
        <w:tab/>
        <w:t>XSL Transformations</w:t>
      </w:r>
    </w:p>
    <w:p w14:paraId="37E1D387" w14:textId="77777777" w:rsidR="00841930" w:rsidRPr="006A58D6" w:rsidRDefault="00841930" w:rsidP="006A58D6">
      <w:pPr>
        <w:pStyle w:val="Abbreviation"/>
      </w:pPr>
    </w:p>
    <w:p w14:paraId="0F29FA87" w14:textId="77777777" w:rsidR="001072A9" w:rsidRDefault="001072A9" w:rsidP="006A58D6">
      <w:pPr>
        <w:pStyle w:val="Abbreviation"/>
      </w:pPr>
    </w:p>
    <w:p w14:paraId="53C8C568" w14:textId="760FB225" w:rsidR="00676D57" w:rsidRDefault="00676D57" w:rsidP="00676D57">
      <w:pPr>
        <w:pStyle w:val="Heading2"/>
        <w:rPr>
          <w:rFonts w:eastAsia="MS Mincho"/>
        </w:rPr>
      </w:pPr>
      <w:bookmarkStart w:id="264" w:name="_Toc484523823"/>
      <w:bookmarkStart w:id="265" w:name="_Toc225065134"/>
      <w:bookmarkStart w:id="266" w:name="_Toc225648277"/>
      <w:bookmarkStart w:id="267" w:name="_Toc519804891"/>
      <w:r>
        <w:rPr>
          <w:rFonts w:eastAsia="MS Mincho"/>
        </w:rPr>
        <w:t>General Data Product Description</w:t>
      </w:r>
      <w:bookmarkEnd w:id="264"/>
      <w:bookmarkEnd w:id="265"/>
      <w:bookmarkEnd w:id="266"/>
      <w:bookmarkEnd w:id="267"/>
    </w:p>
    <w:p w14:paraId="584A0663" w14:textId="280130F0" w:rsidR="00676D57" w:rsidRDefault="00676D57" w:rsidP="00676D57">
      <w:pPr>
        <w:pStyle w:val="Label1"/>
        <w:rPr>
          <w:rFonts w:eastAsia="MS Mincho"/>
        </w:rPr>
      </w:pPr>
      <w:r>
        <w:t>Title:</w:t>
      </w:r>
      <w:r>
        <w:tab/>
      </w:r>
      <w:r w:rsidR="00CE1BAC">
        <w:rPr>
          <w:b w:val="0"/>
        </w:rPr>
        <w:t>S-98 Specification for Data Product Interoperability in S-100 Navigation Systems</w:t>
      </w:r>
    </w:p>
    <w:p w14:paraId="2AE3FB7A" w14:textId="70B33B09" w:rsidR="00676D57" w:rsidRDefault="00676D57" w:rsidP="003F04E1">
      <w:pPr>
        <w:pStyle w:val="Label1"/>
        <w:spacing w:line="240" w:lineRule="auto"/>
        <w:jc w:val="left"/>
        <w:rPr>
          <w:b w:val="0"/>
        </w:rPr>
      </w:pPr>
      <w:r>
        <w:t xml:space="preserve">Abstract: </w:t>
      </w:r>
      <w:r>
        <w:tab/>
      </w:r>
      <w:r w:rsidR="006834E9">
        <w:rPr>
          <w:b w:val="0"/>
        </w:rPr>
        <w:t xml:space="preserve">An interoperability catalogue is a collection of rules that control visual and other interactions between S-100 based data products conforming to different product specifications. </w:t>
      </w:r>
      <w:r w:rsidR="006E6F42">
        <w:rPr>
          <w:b w:val="0"/>
        </w:rPr>
        <w:t xml:space="preserve">This </w:t>
      </w:r>
      <w:r>
        <w:rPr>
          <w:b w:val="0"/>
        </w:rPr>
        <w:t xml:space="preserve">interoperability catalogue </w:t>
      </w:r>
      <w:r w:rsidR="006834E9">
        <w:rPr>
          <w:b w:val="0"/>
        </w:rPr>
        <w:t>is intended to</w:t>
      </w:r>
      <w:r>
        <w:rPr>
          <w:b w:val="0"/>
        </w:rPr>
        <w:t xml:space="preserve"> be used by </w:t>
      </w:r>
      <w:r w:rsidR="006E6F42">
        <w:rPr>
          <w:b w:val="0"/>
        </w:rPr>
        <w:t xml:space="preserve">navigation </w:t>
      </w:r>
      <w:r>
        <w:rPr>
          <w:b w:val="0"/>
        </w:rPr>
        <w:t xml:space="preserve">systems where </w:t>
      </w:r>
      <w:r w:rsidR="001F6416">
        <w:rPr>
          <w:b w:val="0"/>
        </w:rPr>
        <w:t xml:space="preserve">datasets conforming to </w:t>
      </w:r>
      <w:r>
        <w:rPr>
          <w:b w:val="0"/>
        </w:rPr>
        <w:t>two or more S-100 based product specifications are used and viewed simultaneously.</w:t>
      </w:r>
    </w:p>
    <w:p w14:paraId="6120A233" w14:textId="77777777" w:rsidR="001F6416" w:rsidRDefault="001F6416" w:rsidP="003F04E1">
      <w:pPr>
        <w:pStyle w:val="Label1"/>
        <w:spacing w:line="240" w:lineRule="auto"/>
        <w:jc w:val="left"/>
        <w:rPr>
          <w:b w:val="0"/>
        </w:rPr>
      </w:pPr>
    </w:p>
    <w:p w14:paraId="35E7CDD1" w14:textId="76126800" w:rsidR="001F6416" w:rsidRDefault="001F6416" w:rsidP="003F04E1">
      <w:pPr>
        <w:pStyle w:val="Label1"/>
        <w:spacing w:line="240" w:lineRule="auto"/>
        <w:jc w:val="left"/>
        <w:rPr>
          <w:b w:val="0"/>
        </w:rPr>
      </w:pPr>
      <w:r>
        <w:t>Acronym:</w:t>
      </w:r>
      <w:r>
        <w:tab/>
      </w:r>
      <w:r w:rsidR="00294894" w:rsidRPr="00717358">
        <w:rPr>
          <w:b w:val="0"/>
        </w:rPr>
        <w:t xml:space="preserve">S-98; </w:t>
      </w:r>
      <w:r w:rsidRPr="005B2B0F">
        <w:rPr>
          <w:b w:val="0"/>
        </w:rPr>
        <w:t>IC; S-100 IC</w:t>
      </w:r>
    </w:p>
    <w:p w14:paraId="0733464C" w14:textId="77777777" w:rsidR="00676D57" w:rsidRDefault="00676D57" w:rsidP="00676D57">
      <w:pPr>
        <w:pStyle w:val="Label1"/>
        <w:spacing w:line="240" w:lineRule="auto"/>
        <w:rPr>
          <w:b w:val="0"/>
        </w:rPr>
      </w:pPr>
    </w:p>
    <w:p w14:paraId="551C9651" w14:textId="77777777" w:rsidR="00676D57" w:rsidRDefault="00676D57" w:rsidP="00676D57">
      <w:pPr>
        <w:pStyle w:val="Label1"/>
        <w:spacing w:line="240" w:lineRule="auto"/>
      </w:pPr>
      <w:r>
        <w:t xml:space="preserve">Content: </w:t>
      </w:r>
      <w:r>
        <w:rPr>
          <w:b w:val="0"/>
        </w:rPr>
        <w:tab/>
        <w:t>Catalogues conforming to this specification contain interoperability rules for the described group of S-100 based product specifications applicable to ECDIS systems.</w:t>
      </w:r>
      <w:r>
        <w:t xml:space="preserve"> </w:t>
      </w:r>
    </w:p>
    <w:p w14:paraId="44BF90EB" w14:textId="77777777" w:rsidR="00676D57" w:rsidRDefault="00676D57" w:rsidP="00676D57">
      <w:pPr>
        <w:pStyle w:val="Label1"/>
        <w:spacing w:line="240" w:lineRule="auto"/>
      </w:pPr>
    </w:p>
    <w:p w14:paraId="1F4F3105" w14:textId="77777777" w:rsidR="006834E9" w:rsidRDefault="00676D57" w:rsidP="005B2B0F">
      <w:pPr>
        <w:pStyle w:val="Label1"/>
        <w:spacing w:line="240" w:lineRule="auto"/>
        <w:ind w:left="1699" w:hanging="1699"/>
      </w:pPr>
      <w:r>
        <w:t>Spatial Extent:</w:t>
      </w:r>
      <w:r>
        <w:tab/>
      </w:r>
      <w:r>
        <w:rPr>
          <w:b w:val="0"/>
        </w:rPr>
        <w:t>Global coverage of maritime areas.</w:t>
      </w:r>
    </w:p>
    <w:p w14:paraId="3C184131" w14:textId="77777777" w:rsidR="006834E9" w:rsidRDefault="006834E9" w:rsidP="005B2B0F">
      <w:pPr>
        <w:spacing w:after="0" w:line="240" w:lineRule="auto"/>
        <w:ind w:left="1360" w:firstLine="340"/>
      </w:pPr>
      <w:r w:rsidRPr="008233BF">
        <w:rPr>
          <w:b/>
        </w:rPr>
        <w:t>East Bounding Longitude:</w:t>
      </w:r>
      <w:r w:rsidRPr="008233BF">
        <w:t xml:space="preserve"> 180</w:t>
      </w:r>
      <w:r>
        <w:t>°</w:t>
      </w:r>
    </w:p>
    <w:p w14:paraId="0989CD5F" w14:textId="77777777" w:rsidR="006834E9" w:rsidRPr="008233BF" w:rsidRDefault="006834E9" w:rsidP="005B2B0F">
      <w:pPr>
        <w:spacing w:after="0" w:line="240" w:lineRule="auto"/>
        <w:ind w:left="1360" w:firstLine="340"/>
      </w:pPr>
      <w:r w:rsidRPr="008233BF">
        <w:rPr>
          <w:b/>
        </w:rPr>
        <w:t>West Bounding Longitude:</w:t>
      </w:r>
      <w:r w:rsidRPr="008233BF">
        <w:t xml:space="preserve"> -180</w:t>
      </w:r>
      <w:r>
        <w:t>°</w:t>
      </w:r>
    </w:p>
    <w:p w14:paraId="06985D74" w14:textId="77777777" w:rsidR="006834E9" w:rsidRPr="008233BF" w:rsidRDefault="006834E9" w:rsidP="005B2B0F">
      <w:pPr>
        <w:spacing w:after="0"/>
        <w:ind w:left="1360" w:firstLine="340"/>
        <w:rPr>
          <w:b/>
          <w:sz w:val="22"/>
          <w:szCs w:val="22"/>
        </w:rPr>
      </w:pPr>
      <w:r w:rsidRPr="008233BF">
        <w:rPr>
          <w:b/>
        </w:rPr>
        <w:t>North Bounding Latitude:</w:t>
      </w:r>
      <w:r>
        <w:t xml:space="preserve"> 90°</w:t>
      </w:r>
    </w:p>
    <w:p w14:paraId="04276C01" w14:textId="2677104F" w:rsidR="00676D57" w:rsidRDefault="006834E9" w:rsidP="005B2B0F">
      <w:pPr>
        <w:pStyle w:val="Label1"/>
        <w:ind w:firstLine="0"/>
        <w:rPr>
          <w:b w:val="0"/>
        </w:rPr>
      </w:pPr>
      <w:r w:rsidRPr="005B2B0F">
        <w:rPr>
          <w:rFonts w:eastAsia="MS Mincho" w:cs="Times New Roman"/>
          <w:szCs w:val="20"/>
        </w:rPr>
        <w:t>South Bounding Latitude:</w:t>
      </w:r>
      <w:r w:rsidRPr="008233BF">
        <w:t xml:space="preserve"> </w:t>
      </w:r>
      <w:r w:rsidRPr="005B2B0F">
        <w:rPr>
          <w:b w:val="0"/>
        </w:rPr>
        <w:t>-90°</w:t>
      </w:r>
    </w:p>
    <w:p w14:paraId="776713AA" w14:textId="2113F999" w:rsidR="00676D57" w:rsidRDefault="00676D57" w:rsidP="003F04E1">
      <w:pPr>
        <w:pStyle w:val="Label1"/>
        <w:spacing w:line="240" w:lineRule="auto"/>
        <w:jc w:val="left"/>
      </w:pPr>
      <w:r>
        <w:t>Purpose:</w:t>
      </w:r>
      <w:r>
        <w:rPr>
          <w:lang w:eastAsia="en-GB"/>
        </w:rPr>
        <w:t xml:space="preserve"> </w:t>
      </w:r>
      <w:r>
        <w:rPr>
          <w:lang w:eastAsia="en-GB"/>
        </w:rPr>
        <w:tab/>
      </w:r>
      <w:r w:rsidR="006834E9">
        <w:rPr>
          <w:b w:val="0"/>
          <w:lang w:eastAsia="en-GB"/>
        </w:rPr>
        <w:t xml:space="preserve">The purpose of an interoperability catalogue is to de-clutter displays, reduce information overload, </w:t>
      </w:r>
      <w:r w:rsidR="001F6416">
        <w:rPr>
          <w:b w:val="0"/>
          <w:lang w:eastAsia="en-GB"/>
        </w:rPr>
        <w:t xml:space="preserve">resolve conflicts, and improve the overall quality and </w:t>
      </w:r>
      <w:del w:id="268" w:author="Eivind" w:date="2018-06-20T21:44:00Z">
        <w:r w:rsidR="001F6416" w:rsidDel="00ED1461">
          <w:rPr>
            <w:b w:val="0"/>
            <w:lang w:eastAsia="en-GB"/>
          </w:rPr>
          <w:delText xml:space="preserve">understandability </w:delText>
        </w:r>
      </w:del>
      <w:ins w:id="269" w:author="Eivind" w:date="2018-06-20T21:44:00Z">
        <w:r w:rsidR="00ED1461">
          <w:rPr>
            <w:b w:val="0"/>
            <w:lang w:eastAsia="en-GB"/>
          </w:rPr>
          <w:t xml:space="preserve">clarity </w:t>
        </w:r>
      </w:ins>
      <w:r w:rsidR="001F6416">
        <w:rPr>
          <w:b w:val="0"/>
          <w:lang w:eastAsia="en-GB"/>
        </w:rPr>
        <w:t>of information presentation to mariners when multiple S-100 based data products are simultaneously displayed on-screen</w:t>
      </w:r>
      <w:r w:rsidR="00AD6E76">
        <w:rPr>
          <w:b w:val="0"/>
          <w:lang w:eastAsia="en-GB"/>
        </w:rPr>
        <w:t>.</w:t>
      </w:r>
    </w:p>
    <w:p w14:paraId="486A4E87" w14:textId="77777777" w:rsidR="00676D57" w:rsidRDefault="00676D57" w:rsidP="00676D57">
      <w:pPr>
        <w:autoSpaceDE w:val="0"/>
        <w:autoSpaceDN w:val="0"/>
        <w:adjustRightInd w:val="0"/>
        <w:spacing w:after="0" w:line="240" w:lineRule="auto"/>
        <w:rPr>
          <w:b/>
          <w:sz w:val="22"/>
          <w:szCs w:val="22"/>
        </w:rPr>
      </w:pPr>
    </w:p>
    <w:p w14:paraId="31536EEE" w14:textId="68355089" w:rsidR="00676D57" w:rsidRDefault="005F6F6F" w:rsidP="00676D57">
      <w:pPr>
        <w:pStyle w:val="Heading2"/>
        <w:rPr>
          <w:rFonts w:eastAsia="MS Mincho"/>
        </w:rPr>
      </w:pPr>
      <w:bookmarkStart w:id="270" w:name="_Toc484523824"/>
      <w:bookmarkStart w:id="271" w:name="_Toc519804892"/>
      <w:r>
        <w:rPr>
          <w:rFonts w:eastAsia="MS Mincho"/>
        </w:rPr>
        <w:t>Catalogue</w:t>
      </w:r>
      <w:r w:rsidR="00676D57">
        <w:rPr>
          <w:rFonts w:eastAsia="MS Mincho"/>
        </w:rPr>
        <w:t xml:space="preserve"> specification metadata</w:t>
      </w:r>
      <w:bookmarkEnd w:id="270"/>
      <w:bookmarkEnd w:id="271"/>
    </w:p>
    <w:p w14:paraId="68D36ACA" w14:textId="2EDC3CC5" w:rsidR="00676D57" w:rsidRDefault="00676D57" w:rsidP="00676D57">
      <w:pPr>
        <w:pStyle w:val="Label1"/>
        <w:rPr>
          <w:rFonts w:eastAsia="MS Mincho"/>
          <w:b w:val="0"/>
        </w:rPr>
      </w:pPr>
      <w:r>
        <w:t>Title:</w:t>
      </w:r>
      <w:r>
        <w:tab/>
      </w:r>
      <w:r w:rsidR="00CE1BAC">
        <w:rPr>
          <w:b w:val="0"/>
        </w:rPr>
        <w:t>S-98</w:t>
      </w:r>
      <w:r>
        <w:rPr>
          <w:b w:val="0"/>
        </w:rPr>
        <w:t xml:space="preserve"> </w:t>
      </w:r>
      <w:r w:rsidR="00294894">
        <w:rPr>
          <w:b w:val="0"/>
        </w:rPr>
        <w:t xml:space="preserve">Navigation System </w:t>
      </w:r>
      <w:r>
        <w:rPr>
          <w:b w:val="0"/>
        </w:rPr>
        <w:t>Interoperability Catalogue</w:t>
      </w:r>
    </w:p>
    <w:p w14:paraId="11B4A86B" w14:textId="7B811CDB" w:rsidR="00676D57" w:rsidRDefault="00676D57" w:rsidP="00676D57">
      <w:pPr>
        <w:ind w:left="1695" w:hanging="1695"/>
        <w:rPr>
          <w:sz w:val="22"/>
          <w:szCs w:val="22"/>
        </w:rPr>
      </w:pPr>
      <w:r>
        <w:rPr>
          <w:rStyle w:val="Label1Char"/>
        </w:rPr>
        <w:t>S-100 Version:</w:t>
      </w:r>
      <w:r>
        <w:rPr>
          <w:b/>
          <w:sz w:val="22"/>
          <w:szCs w:val="22"/>
        </w:rPr>
        <w:tab/>
      </w:r>
      <w:ins w:id="272" w:author="Raphael Malyankar" w:date="2018-07-02T13:30:00Z">
        <w:r w:rsidR="00D02023">
          <w:t>4</w:t>
        </w:r>
      </w:ins>
      <w:del w:id="273" w:author="Raphael Malyankar" w:date="2018-07-02T13:30:00Z">
        <w:r w:rsidDel="00D02023">
          <w:delText>3</w:delText>
        </w:r>
      </w:del>
      <w:r>
        <w:t>.0.0</w:t>
      </w:r>
    </w:p>
    <w:p w14:paraId="25113A8C" w14:textId="0D12F1E7" w:rsidR="00BE075A" w:rsidRDefault="00BE075A" w:rsidP="00BE075A">
      <w:pPr>
        <w:ind w:left="1695" w:hanging="1695"/>
        <w:rPr>
          <w:rStyle w:val="Label1Char"/>
        </w:rPr>
      </w:pPr>
      <w:r>
        <w:rPr>
          <w:rStyle w:val="Label1Char"/>
        </w:rPr>
        <w:t>S-98 Version:</w:t>
      </w:r>
      <w:r>
        <w:rPr>
          <w:rStyle w:val="Label1Char"/>
        </w:rPr>
        <w:tab/>
      </w:r>
      <w:r w:rsidRPr="00034F35">
        <w:rPr>
          <w:rStyle w:val="Label1Char"/>
          <w:b w:val="0"/>
        </w:rPr>
        <w:t>0.</w:t>
      </w:r>
      <w:del w:id="274" w:author="Raphael Malyankar" w:date="2018-07-02T13:30:00Z">
        <w:r w:rsidDel="00D02023">
          <w:rPr>
            <w:rStyle w:val="Label1Char"/>
            <w:b w:val="0"/>
          </w:rPr>
          <w:delText>2</w:delText>
        </w:r>
      </w:del>
      <w:ins w:id="275" w:author="Raphael Malyankar" w:date="2018-07-02T22:18:00Z">
        <w:r w:rsidR="00291D1B">
          <w:rPr>
            <w:rStyle w:val="Label1Char"/>
            <w:b w:val="0"/>
          </w:rPr>
          <w:t>3</w:t>
        </w:r>
      </w:ins>
      <w:del w:id="276" w:author="Raphael Malyankar" w:date="2018-07-02T21:47:00Z">
        <w:r w:rsidRPr="00034F35" w:rsidDel="007872D3">
          <w:rPr>
            <w:rStyle w:val="Label1Char"/>
            <w:b w:val="0"/>
          </w:rPr>
          <w:delText>.0</w:delText>
        </w:r>
      </w:del>
    </w:p>
    <w:p w14:paraId="589CED21" w14:textId="0A3291BF" w:rsidR="00676D57" w:rsidRDefault="00676D57" w:rsidP="00676D57">
      <w:pPr>
        <w:pStyle w:val="Label1"/>
      </w:pPr>
      <w:r>
        <w:t>Date:</w:t>
      </w:r>
      <w:r>
        <w:tab/>
      </w:r>
      <w:del w:id="277" w:author="Raphael Malyankar" w:date="2018-07-02T13:30:00Z">
        <w:r w:rsidDel="00D02023">
          <w:rPr>
            <w:b w:val="0"/>
          </w:rPr>
          <w:delText>2017-</w:delText>
        </w:r>
        <w:r w:rsidR="005955FA" w:rsidDel="00D02023">
          <w:rPr>
            <w:b w:val="0"/>
          </w:rPr>
          <w:delText>12</w:delText>
        </w:r>
        <w:r w:rsidR="00CC009C" w:rsidDel="00D02023">
          <w:rPr>
            <w:b w:val="0"/>
          </w:rPr>
          <w:delText>-</w:delText>
        </w:r>
        <w:r w:rsidR="00442945" w:rsidDel="00D02023">
          <w:rPr>
            <w:b w:val="0"/>
          </w:rPr>
          <w:delText>12</w:delText>
        </w:r>
      </w:del>
      <w:ins w:id="278" w:author="Raphael Malyankar" w:date="2018-07-02T13:30:00Z">
        <w:r w:rsidR="00D02023">
          <w:rPr>
            <w:b w:val="0"/>
          </w:rPr>
          <w:t>2018-07-0</w:t>
        </w:r>
      </w:ins>
      <w:ins w:id="279" w:author="Raphael Malyankar" w:date="2018-07-08T21:01:00Z">
        <w:r w:rsidR="00737378">
          <w:rPr>
            <w:b w:val="0"/>
          </w:rPr>
          <w:t>8</w:t>
        </w:r>
      </w:ins>
      <w:r>
        <w:tab/>
      </w:r>
      <w:r>
        <w:tab/>
      </w:r>
    </w:p>
    <w:p w14:paraId="1741FD2F" w14:textId="77777777" w:rsidR="00676D57" w:rsidRDefault="00676D57" w:rsidP="00676D57">
      <w:pPr>
        <w:pStyle w:val="Label1"/>
      </w:pPr>
      <w:r>
        <w:t xml:space="preserve">Language: </w:t>
      </w:r>
      <w:r>
        <w:tab/>
      </w:r>
      <w:r>
        <w:rPr>
          <w:b w:val="0"/>
        </w:rPr>
        <w:t>English</w:t>
      </w:r>
    </w:p>
    <w:p w14:paraId="599AA0A8" w14:textId="77777777" w:rsidR="00676D57" w:rsidRDefault="00676D57" w:rsidP="00676D57">
      <w:pPr>
        <w:pStyle w:val="Label1"/>
      </w:pPr>
      <w:r>
        <w:t xml:space="preserve">Classification: </w:t>
      </w:r>
      <w:r>
        <w:tab/>
      </w:r>
      <w:r>
        <w:rPr>
          <w:b w:val="0"/>
        </w:rPr>
        <w:t>Unclassified</w:t>
      </w:r>
    </w:p>
    <w:p w14:paraId="6384D67C" w14:textId="77777777" w:rsidR="005F6F6F" w:rsidRPr="003F04E1" w:rsidRDefault="00676D57" w:rsidP="003F04E1">
      <w:pPr>
        <w:pStyle w:val="Label1"/>
        <w:spacing w:line="240" w:lineRule="auto"/>
        <w:rPr>
          <w:b w:val="0"/>
        </w:rPr>
      </w:pPr>
      <w:r>
        <w:t xml:space="preserve">Contact: </w:t>
      </w:r>
      <w:r>
        <w:tab/>
      </w:r>
      <w:r w:rsidR="005F6F6F" w:rsidRPr="003F04E1">
        <w:rPr>
          <w:b w:val="0"/>
        </w:rPr>
        <w:t xml:space="preserve">International Hydrographic Bureau, </w:t>
      </w:r>
    </w:p>
    <w:p w14:paraId="7A2543BC" w14:textId="5AED0737" w:rsidR="005F6F6F" w:rsidRPr="003F04E1" w:rsidRDefault="005F6F6F" w:rsidP="003F04E1">
      <w:pPr>
        <w:pStyle w:val="Label1"/>
        <w:spacing w:line="240" w:lineRule="auto"/>
        <w:rPr>
          <w:b w:val="0"/>
        </w:rPr>
      </w:pPr>
      <w:r w:rsidRPr="003F04E1">
        <w:rPr>
          <w:b w:val="0"/>
        </w:rPr>
        <w:tab/>
        <w:t>4 quai Antoine 1er,</w:t>
      </w:r>
    </w:p>
    <w:p w14:paraId="02A48AB2" w14:textId="307C2D55" w:rsidR="005F6F6F" w:rsidRPr="003F04E1" w:rsidRDefault="005F6F6F" w:rsidP="003F04E1">
      <w:pPr>
        <w:pStyle w:val="Label1"/>
        <w:spacing w:line="240" w:lineRule="auto"/>
        <w:rPr>
          <w:b w:val="0"/>
        </w:rPr>
      </w:pPr>
      <w:r w:rsidRPr="003F04E1">
        <w:rPr>
          <w:b w:val="0"/>
        </w:rPr>
        <w:tab/>
        <w:t>B.P. 445</w:t>
      </w:r>
    </w:p>
    <w:p w14:paraId="7D698AD4" w14:textId="0CC74D30" w:rsidR="005F6F6F" w:rsidRPr="003F04E1" w:rsidRDefault="005F6F6F" w:rsidP="003F04E1">
      <w:pPr>
        <w:pStyle w:val="Label1"/>
        <w:spacing w:line="240" w:lineRule="auto"/>
        <w:rPr>
          <w:b w:val="0"/>
        </w:rPr>
      </w:pPr>
      <w:r w:rsidRPr="003F04E1">
        <w:rPr>
          <w:b w:val="0"/>
        </w:rPr>
        <w:tab/>
        <w:t>MC 98011 MONACO CEDEX</w:t>
      </w:r>
    </w:p>
    <w:p w14:paraId="54FFE1C0" w14:textId="07DAA60D" w:rsidR="005F6F6F" w:rsidRPr="003F04E1" w:rsidRDefault="005F6F6F" w:rsidP="003F04E1">
      <w:pPr>
        <w:pStyle w:val="Label1"/>
        <w:spacing w:line="240" w:lineRule="auto"/>
        <w:rPr>
          <w:b w:val="0"/>
        </w:rPr>
      </w:pPr>
      <w:r w:rsidRPr="003F04E1">
        <w:rPr>
          <w:b w:val="0"/>
        </w:rPr>
        <w:tab/>
        <w:t>Telephone: +377 93 10 81 00</w:t>
      </w:r>
    </w:p>
    <w:p w14:paraId="3412FF03" w14:textId="77777777" w:rsidR="005F6F6F" w:rsidRDefault="005F6F6F" w:rsidP="003F04E1">
      <w:pPr>
        <w:pStyle w:val="Label1"/>
        <w:spacing w:line="240" w:lineRule="auto"/>
      </w:pPr>
      <w:r w:rsidRPr="003F04E1">
        <w:rPr>
          <w:b w:val="0"/>
        </w:rPr>
        <w:tab/>
        <w:t>Telefax: + 377 93 10 81 40</w:t>
      </w:r>
      <w:r w:rsidR="00676D57">
        <w:tab/>
      </w:r>
    </w:p>
    <w:p w14:paraId="1C1229CC" w14:textId="4CD8CBE5" w:rsidR="00676D57" w:rsidRDefault="00676D57" w:rsidP="003F04E1">
      <w:pPr>
        <w:pStyle w:val="Label1"/>
        <w:spacing w:line="240" w:lineRule="auto"/>
      </w:pPr>
      <w:r>
        <w:tab/>
      </w:r>
    </w:p>
    <w:p w14:paraId="7FDA25A3" w14:textId="1DB893FF" w:rsidR="00676D57" w:rsidRDefault="00676D57" w:rsidP="00676D57">
      <w:pPr>
        <w:pStyle w:val="Label1"/>
      </w:pPr>
      <w:r>
        <w:t xml:space="preserve">URL: </w:t>
      </w:r>
      <w:r>
        <w:tab/>
      </w:r>
      <w:r w:rsidR="005F6F6F" w:rsidRPr="003F04E1">
        <w:rPr>
          <w:b w:val="0"/>
        </w:rPr>
        <w:t>http</w:t>
      </w:r>
      <w:r w:rsidR="005F6F6F" w:rsidRPr="003F04E1">
        <w:rPr>
          <w:b w:val="0"/>
          <w:lang w:val="en-CA"/>
        </w:rPr>
        <w:t>://iho.int/...</w:t>
      </w:r>
      <w:r>
        <w:tab/>
      </w:r>
      <w:r>
        <w:tab/>
      </w:r>
      <w:r>
        <w:tab/>
      </w:r>
    </w:p>
    <w:p w14:paraId="6EE2D6B2" w14:textId="108BD574" w:rsidR="00676D57" w:rsidRDefault="00676D57" w:rsidP="00676D57">
      <w:pPr>
        <w:pStyle w:val="Label1"/>
        <w:rPr>
          <w:b w:val="0"/>
        </w:rPr>
      </w:pPr>
      <w:r>
        <w:t xml:space="preserve">Identifier: </w:t>
      </w:r>
      <w:r>
        <w:tab/>
      </w:r>
      <w:r w:rsidR="00BD35A5">
        <w:rPr>
          <w:b w:val="0"/>
        </w:rPr>
        <w:t>urn:mrn:</w:t>
      </w:r>
      <w:r w:rsidR="00CC009C">
        <w:rPr>
          <w:b w:val="0"/>
        </w:rPr>
        <w:t>IHO</w:t>
      </w:r>
      <w:r w:rsidR="00BD35A5">
        <w:rPr>
          <w:b w:val="0"/>
        </w:rPr>
        <w:t>:S</w:t>
      </w:r>
      <w:r w:rsidR="00874B9F">
        <w:rPr>
          <w:b w:val="0"/>
        </w:rPr>
        <w:t>100:</w:t>
      </w:r>
      <w:r w:rsidR="00294894">
        <w:rPr>
          <w:b w:val="0"/>
        </w:rPr>
        <w:t>S98</w:t>
      </w:r>
      <w:r w:rsidR="00BD35A5">
        <w:rPr>
          <w:b w:val="0"/>
        </w:rPr>
        <w:t>:0.</w:t>
      </w:r>
      <w:del w:id="280" w:author="Raphael Malyankar" w:date="2018-07-02T13:31:00Z">
        <w:r w:rsidR="005955FA" w:rsidDel="00D02023">
          <w:rPr>
            <w:b w:val="0"/>
          </w:rPr>
          <w:delText>2</w:delText>
        </w:r>
      </w:del>
      <w:ins w:id="281" w:author="Raphael Malyankar" w:date="2018-07-02T22:18:00Z">
        <w:r w:rsidR="00291D1B">
          <w:rPr>
            <w:b w:val="0"/>
          </w:rPr>
          <w:t>3</w:t>
        </w:r>
      </w:ins>
      <w:r w:rsidR="00C74A09">
        <w:rPr>
          <w:b w:val="0"/>
        </w:rPr>
        <w:tab/>
      </w:r>
      <w:r w:rsidR="00C74A09">
        <w:rPr>
          <w:b w:val="0"/>
        </w:rPr>
        <w:tab/>
      </w:r>
      <w:r w:rsidR="00BD35A5">
        <w:rPr>
          <w:b w:val="0"/>
        </w:rPr>
        <w:t>(tentative)</w:t>
      </w:r>
    </w:p>
    <w:p w14:paraId="0F536DDE" w14:textId="1F9C2B1D" w:rsidR="00676D57" w:rsidRDefault="00676D57" w:rsidP="003F04E1">
      <w:pPr>
        <w:pStyle w:val="Label1"/>
        <w:spacing w:line="240" w:lineRule="auto"/>
      </w:pPr>
      <w:r>
        <w:t>Maintenance:</w:t>
      </w:r>
      <w:r>
        <w:tab/>
      </w:r>
      <w:r w:rsidR="00AD6E76" w:rsidRPr="003F04E1">
        <w:rPr>
          <w:b w:val="0"/>
        </w:rPr>
        <w:t xml:space="preserve">This specification is maintained by the IHO working group S-100WG. Further details </w:t>
      </w:r>
      <w:r w:rsidR="003F04E1">
        <w:rPr>
          <w:b w:val="0"/>
        </w:rPr>
        <w:t>of</w:t>
      </w:r>
      <w:r w:rsidR="00AD6E76" w:rsidRPr="003F04E1">
        <w:rPr>
          <w:b w:val="0"/>
        </w:rPr>
        <w:t xml:space="preserve"> the maintenance regime </w:t>
      </w:r>
      <w:r w:rsidR="003F04E1">
        <w:rPr>
          <w:b w:val="0"/>
        </w:rPr>
        <w:t>are</w:t>
      </w:r>
      <w:r w:rsidR="00AD6E76" w:rsidRPr="003F04E1">
        <w:rPr>
          <w:b w:val="0"/>
        </w:rPr>
        <w:t xml:space="preserve"> given in paragraph 1.5.1</w:t>
      </w:r>
      <w:r w:rsidR="00AD6E76">
        <w:rPr>
          <w:b w:val="0"/>
        </w:rPr>
        <w:t>.</w:t>
      </w:r>
    </w:p>
    <w:p w14:paraId="61530648" w14:textId="77777777" w:rsidR="005F6F6F" w:rsidRDefault="005F6F6F" w:rsidP="00676D57">
      <w:pPr>
        <w:pStyle w:val="Label1"/>
        <w:rPr>
          <w:rFonts w:eastAsia="Times New Roman"/>
          <w:b w:val="0"/>
          <w:lang w:eastAsia="en-GB"/>
        </w:rPr>
      </w:pPr>
    </w:p>
    <w:p w14:paraId="0EAA933A" w14:textId="0A7B6894" w:rsidR="00676D57" w:rsidRDefault="00676D57" w:rsidP="00676D57">
      <w:pPr>
        <w:pStyle w:val="Heading3"/>
        <w:rPr>
          <w:rFonts w:eastAsia="MS Mincho"/>
          <w:lang w:eastAsia="en-US"/>
        </w:rPr>
      </w:pPr>
      <w:bookmarkStart w:id="282" w:name="_Toc484523825"/>
      <w:r>
        <w:rPr>
          <w:rFonts w:eastAsia="MS Mincho"/>
          <w:lang w:eastAsia="en-US"/>
        </w:rPr>
        <w:lastRenderedPageBreak/>
        <w:t>IHO Product Specification Maintenance</w:t>
      </w:r>
      <w:bookmarkEnd w:id="282"/>
    </w:p>
    <w:p w14:paraId="40DEC6AD" w14:textId="77777777" w:rsidR="00676D57" w:rsidRDefault="00676D57" w:rsidP="00676D57">
      <w:pPr>
        <w:pStyle w:val="Heading4"/>
        <w:rPr>
          <w:rFonts w:eastAsia="MS Mincho"/>
          <w:lang w:eastAsia="en-US"/>
        </w:rPr>
      </w:pPr>
      <w:r>
        <w:rPr>
          <w:rFonts w:eastAsia="MS Mincho"/>
          <w:lang w:eastAsia="en-US"/>
        </w:rPr>
        <w:t>Introduction</w:t>
      </w:r>
    </w:p>
    <w:p w14:paraId="3D78B3F0" w14:textId="77777777" w:rsidR="00676D57" w:rsidRDefault="00676D57" w:rsidP="00676D57">
      <w:pPr>
        <w:rPr>
          <w:lang w:eastAsia="en-US"/>
        </w:rPr>
      </w:pPr>
      <w:r>
        <w:rPr>
          <w:lang w:eastAsia="en-US"/>
        </w:rPr>
        <w:t xml:space="preserve">Changes to this specification will be released by the IHO as a new edition, revision, or clarification. This specification will be periodically reviewed by IHO at intervals of no less than 5 years for confirmation or update. New editions, revisions, and clarifications may be released more frequently as needed. </w:t>
      </w:r>
    </w:p>
    <w:p w14:paraId="5A9BD6E7" w14:textId="77777777" w:rsidR="00676D57" w:rsidRDefault="00676D57" w:rsidP="00676D57">
      <w:pPr>
        <w:pStyle w:val="Heading4"/>
        <w:rPr>
          <w:rFonts w:eastAsia="MS Mincho"/>
          <w:lang w:eastAsia="en-US"/>
        </w:rPr>
      </w:pPr>
      <w:r>
        <w:rPr>
          <w:rFonts w:eastAsia="MS Mincho"/>
          <w:lang w:eastAsia="en-US"/>
        </w:rPr>
        <w:t>New Edition</w:t>
      </w:r>
    </w:p>
    <w:p w14:paraId="27903828" w14:textId="316A3DBF" w:rsidR="00676D57" w:rsidRDefault="00676D57" w:rsidP="00676D57">
      <w:pPr>
        <w:autoSpaceDE w:val="0"/>
        <w:autoSpaceDN w:val="0"/>
        <w:adjustRightInd w:val="0"/>
        <w:spacing w:after="0" w:line="240" w:lineRule="auto"/>
        <w:rPr>
          <w:rFonts w:cs="Arial"/>
          <w:color w:val="000000"/>
          <w:lang w:eastAsia="en-US"/>
        </w:rPr>
      </w:pPr>
      <w:r>
        <w:rPr>
          <w:rFonts w:cs="Arial"/>
          <w:iCs/>
          <w:color w:val="000000"/>
          <w:lang w:eastAsia="en-US"/>
        </w:rPr>
        <w:t>New Editions</w:t>
      </w:r>
      <w:r>
        <w:rPr>
          <w:rFonts w:cs="Arial"/>
          <w:i/>
          <w:iCs/>
          <w:color w:val="000000"/>
          <w:lang w:eastAsia="en-US"/>
        </w:rPr>
        <w:t xml:space="preserve"> </w:t>
      </w:r>
      <w:r w:rsidRPr="005B2B0F">
        <w:rPr>
          <w:rFonts w:cs="Arial"/>
          <w:lang w:eastAsia="en-US"/>
        </w:rPr>
        <w:t xml:space="preserve">of the Interoperability Catalogue </w:t>
      </w:r>
      <w:r w:rsidR="00322BC0" w:rsidRPr="005B2B0F">
        <w:rPr>
          <w:rFonts w:cs="Arial"/>
          <w:lang w:eastAsia="en-US"/>
        </w:rPr>
        <w:t xml:space="preserve">specification </w:t>
      </w:r>
      <w:r w:rsidRPr="005B2B0F">
        <w:rPr>
          <w:rFonts w:cs="Arial"/>
          <w:lang w:eastAsia="en-US"/>
        </w:rPr>
        <w:t xml:space="preserve">introduce significant changes. </w:t>
      </w:r>
      <w:r w:rsidRPr="005B2B0F">
        <w:rPr>
          <w:rFonts w:cs="Arial"/>
          <w:i/>
          <w:iCs/>
          <w:lang w:eastAsia="en-US"/>
        </w:rPr>
        <w:t xml:space="preserve">New Editions </w:t>
      </w:r>
      <w:r w:rsidRPr="005B2B0F">
        <w:rPr>
          <w:rFonts w:cs="Arial"/>
          <w:lang w:eastAsia="en-US"/>
        </w:rPr>
        <w:t xml:space="preserve">enable new concepts, such as the ability to support new functions or product specifications, or the introduction of new constructs or data types. </w:t>
      </w:r>
      <w:r w:rsidRPr="005B2B0F">
        <w:rPr>
          <w:rFonts w:cs="Arial"/>
          <w:i/>
          <w:iCs/>
          <w:lang w:eastAsia="en-US"/>
        </w:rPr>
        <w:t xml:space="preserve">New Editions </w:t>
      </w:r>
      <w:r w:rsidRPr="005B2B0F">
        <w:rPr>
          <w:rFonts w:cs="Arial"/>
          <w:lang w:eastAsia="en-US"/>
        </w:rPr>
        <w:t>are likely to have a significant impact on either existing users or future users of the Interoperability Catalogue</w:t>
      </w:r>
      <w:r w:rsidR="00322BC0" w:rsidRPr="005B2B0F">
        <w:rPr>
          <w:rFonts w:cs="Arial"/>
          <w:lang w:eastAsia="en-US"/>
        </w:rPr>
        <w:t xml:space="preserve"> </w:t>
      </w:r>
      <w:r w:rsidR="00322BC0" w:rsidRPr="00322BC0">
        <w:t>specification</w:t>
      </w:r>
      <w:r>
        <w:rPr>
          <w:rFonts w:cs="Arial"/>
          <w:color w:val="000000"/>
          <w:lang w:eastAsia="en-US"/>
        </w:rPr>
        <w:t xml:space="preserve">. </w:t>
      </w:r>
    </w:p>
    <w:p w14:paraId="62C72102" w14:textId="77777777" w:rsidR="00676D57" w:rsidRDefault="00676D57" w:rsidP="00676D57">
      <w:pPr>
        <w:autoSpaceDE w:val="0"/>
        <w:autoSpaceDN w:val="0"/>
        <w:adjustRightInd w:val="0"/>
        <w:spacing w:after="0" w:line="240" w:lineRule="auto"/>
        <w:rPr>
          <w:rFonts w:cs="Arial"/>
          <w:color w:val="000000"/>
          <w:sz w:val="22"/>
          <w:szCs w:val="22"/>
          <w:lang w:eastAsia="en-US"/>
        </w:rPr>
      </w:pPr>
    </w:p>
    <w:p w14:paraId="0C4A38B3" w14:textId="77777777" w:rsidR="00676D57" w:rsidRDefault="00676D57" w:rsidP="00676D57">
      <w:pPr>
        <w:pStyle w:val="Heading4"/>
        <w:rPr>
          <w:rFonts w:eastAsia="MS Mincho"/>
          <w:lang w:eastAsia="en-US"/>
        </w:rPr>
      </w:pPr>
      <w:r>
        <w:rPr>
          <w:rFonts w:eastAsia="MS Mincho"/>
          <w:lang w:eastAsia="en-US"/>
        </w:rPr>
        <w:t>Revisions</w:t>
      </w:r>
    </w:p>
    <w:p w14:paraId="166DDEE1" w14:textId="10F1524B" w:rsidR="00676D57" w:rsidRDefault="00676D57" w:rsidP="00676D57">
      <w:pPr>
        <w:autoSpaceDE w:val="0"/>
        <w:autoSpaceDN w:val="0"/>
        <w:adjustRightInd w:val="0"/>
        <w:spacing w:after="0" w:line="240" w:lineRule="auto"/>
        <w:rPr>
          <w:rFonts w:cs="Arial"/>
          <w:color w:val="000000"/>
          <w:szCs w:val="22"/>
          <w:lang w:eastAsia="en-US"/>
        </w:rPr>
      </w:pPr>
      <w:r>
        <w:rPr>
          <w:rFonts w:cs="Arial"/>
          <w:i/>
          <w:iCs/>
          <w:color w:val="000000"/>
          <w:szCs w:val="22"/>
          <w:lang w:eastAsia="en-US"/>
        </w:rPr>
        <w:t xml:space="preserve">Revisions </w:t>
      </w:r>
      <w:r>
        <w:rPr>
          <w:rFonts w:cs="Arial"/>
          <w:color w:val="000000"/>
          <w:szCs w:val="22"/>
          <w:lang w:eastAsia="en-US"/>
        </w:rPr>
        <w:t>are defined as substantive semantic changes to</w:t>
      </w:r>
      <w:r w:rsidRPr="005B2B0F">
        <w:rPr>
          <w:rFonts w:cs="Arial"/>
          <w:szCs w:val="22"/>
          <w:lang w:eastAsia="en-US"/>
        </w:rPr>
        <w:t xml:space="preserve"> </w:t>
      </w:r>
      <w:r w:rsidRPr="005B2B0F">
        <w:rPr>
          <w:rFonts w:cs="Arial"/>
          <w:lang w:eastAsia="en-US"/>
        </w:rPr>
        <w:t>the Interoperability Catalogue</w:t>
      </w:r>
      <w:r w:rsidR="00322BC0" w:rsidRPr="005B2B0F">
        <w:rPr>
          <w:rFonts w:cs="Arial"/>
          <w:lang w:eastAsia="en-US"/>
        </w:rPr>
        <w:t xml:space="preserve"> </w:t>
      </w:r>
      <w:r w:rsidR="00322BC0" w:rsidRPr="00322BC0">
        <w:t>specification</w:t>
      </w:r>
      <w:r w:rsidRPr="005B2B0F">
        <w:rPr>
          <w:rFonts w:cs="Arial"/>
          <w:szCs w:val="22"/>
          <w:lang w:eastAsia="en-US"/>
        </w:rPr>
        <w:t xml:space="preserve">. Typically, revisions will change </w:t>
      </w:r>
      <w:r w:rsidRPr="005B2B0F">
        <w:rPr>
          <w:rFonts w:cs="Arial"/>
          <w:lang w:eastAsia="en-US"/>
        </w:rPr>
        <w:t>the Interoperability Catalogue</w:t>
      </w:r>
      <w:r w:rsidRPr="005B2B0F">
        <w:rPr>
          <w:rFonts w:cs="Arial"/>
          <w:szCs w:val="22"/>
          <w:lang w:eastAsia="en-US"/>
        </w:rPr>
        <w:t xml:space="preserve"> </w:t>
      </w:r>
      <w:r w:rsidR="00322BC0" w:rsidRPr="00322BC0">
        <w:t xml:space="preserve">specification </w:t>
      </w:r>
      <w:r w:rsidRPr="005B2B0F">
        <w:rPr>
          <w:rFonts w:cs="Arial"/>
          <w:szCs w:val="22"/>
          <w:lang w:eastAsia="en-US"/>
        </w:rPr>
        <w:t xml:space="preserve">to correct factual errors; introduce necessary changes that have become evident as a result </w:t>
      </w:r>
      <w:r>
        <w:rPr>
          <w:rFonts w:cs="Arial"/>
          <w:color w:val="000000"/>
          <w:szCs w:val="22"/>
          <w:lang w:eastAsia="en-US"/>
        </w:rPr>
        <w:t xml:space="preserve">of practical experience or changing circumstances. A </w:t>
      </w:r>
      <w:r>
        <w:rPr>
          <w:rFonts w:cs="Arial"/>
          <w:i/>
          <w:iCs/>
          <w:color w:val="000000"/>
          <w:szCs w:val="22"/>
          <w:lang w:eastAsia="en-US"/>
        </w:rPr>
        <w:t xml:space="preserve">revision </w:t>
      </w:r>
      <w:r>
        <w:rPr>
          <w:rFonts w:cs="Arial"/>
          <w:color w:val="000000"/>
          <w:szCs w:val="22"/>
          <w:lang w:eastAsia="en-US"/>
        </w:rPr>
        <w:t xml:space="preserve">must not be classified as a clarification. </w:t>
      </w:r>
      <w:r>
        <w:rPr>
          <w:rFonts w:cs="Arial"/>
          <w:i/>
          <w:iCs/>
          <w:color w:val="000000"/>
          <w:szCs w:val="22"/>
          <w:lang w:eastAsia="en-US"/>
        </w:rPr>
        <w:t xml:space="preserve">Revisions </w:t>
      </w:r>
      <w:r>
        <w:rPr>
          <w:rFonts w:cs="Arial"/>
          <w:color w:val="000000"/>
          <w:szCs w:val="22"/>
          <w:lang w:eastAsia="en-US"/>
        </w:rPr>
        <w:t xml:space="preserve">could have an impact on either existing users or future users of </w:t>
      </w:r>
      <w:r>
        <w:rPr>
          <w:rFonts w:cs="Arial"/>
          <w:color w:val="000000"/>
          <w:lang w:eastAsia="en-US"/>
        </w:rPr>
        <w:t xml:space="preserve">the </w:t>
      </w:r>
      <w:r w:rsidRPr="005B2B0F">
        <w:rPr>
          <w:rFonts w:cs="Arial"/>
          <w:lang w:eastAsia="en-US"/>
        </w:rPr>
        <w:t>Interoperability Catalogue</w:t>
      </w:r>
      <w:r w:rsidR="00322BC0" w:rsidRPr="005B2B0F">
        <w:rPr>
          <w:rFonts w:cs="Arial"/>
          <w:lang w:eastAsia="en-US"/>
        </w:rPr>
        <w:t xml:space="preserve"> </w:t>
      </w:r>
      <w:r w:rsidR="00322BC0">
        <w:t>specification</w:t>
      </w:r>
      <w:r>
        <w:rPr>
          <w:rFonts w:cs="Arial"/>
          <w:color w:val="000000"/>
          <w:szCs w:val="22"/>
          <w:lang w:eastAsia="en-US"/>
        </w:rPr>
        <w:t xml:space="preserve">. All cumulative </w:t>
      </w:r>
      <w:r>
        <w:rPr>
          <w:rFonts w:cs="Arial"/>
          <w:i/>
          <w:iCs/>
          <w:color w:val="000000"/>
          <w:szCs w:val="22"/>
          <w:lang w:eastAsia="en-US"/>
        </w:rPr>
        <w:t xml:space="preserve">clarifications </w:t>
      </w:r>
      <w:r>
        <w:rPr>
          <w:rFonts w:cs="Arial"/>
          <w:color w:val="000000"/>
          <w:szCs w:val="22"/>
          <w:lang w:eastAsia="en-US"/>
        </w:rPr>
        <w:t>must be included with the release of approved corrections revisions.</w:t>
      </w:r>
    </w:p>
    <w:p w14:paraId="100C2BE4" w14:textId="77777777" w:rsidR="00676D57" w:rsidRDefault="00676D57" w:rsidP="00676D57">
      <w:pPr>
        <w:autoSpaceDE w:val="0"/>
        <w:autoSpaceDN w:val="0"/>
        <w:adjustRightInd w:val="0"/>
        <w:spacing w:after="0" w:line="240" w:lineRule="auto"/>
        <w:rPr>
          <w:rFonts w:cs="Arial"/>
          <w:color w:val="000000"/>
          <w:szCs w:val="22"/>
          <w:lang w:eastAsia="en-US"/>
        </w:rPr>
      </w:pPr>
    </w:p>
    <w:p w14:paraId="3DFC8E9D" w14:textId="4FF1CD71" w:rsidR="00676D57" w:rsidRDefault="00676D57" w:rsidP="00676D57">
      <w:pPr>
        <w:pStyle w:val="ISOSecretObservations"/>
        <w:spacing w:before="60" w:line="240" w:lineRule="auto"/>
        <w:jc w:val="both"/>
        <w:rPr>
          <w:sz w:val="20"/>
        </w:rPr>
      </w:pPr>
      <w:r>
        <w:rPr>
          <w:sz w:val="20"/>
        </w:rPr>
        <w:t xml:space="preserve">Changes in a revision are minor and ensure backward compatibility with the previous versions within the same Edition. Newer revisions, for example, introduce new feature or attribute combinations. Within the same Edition, a </w:t>
      </w:r>
      <w:r w:rsidR="00B45FAC">
        <w:rPr>
          <w:sz w:val="20"/>
        </w:rPr>
        <w:t xml:space="preserve">dataset processed with a </w:t>
      </w:r>
      <w:r>
        <w:rPr>
          <w:sz w:val="20"/>
        </w:rPr>
        <w:t xml:space="preserve">catalogue of one version could always be processed with a later </w:t>
      </w:r>
      <w:r w:rsidR="00B45FAC">
        <w:rPr>
          <w:sz w:val="20"/>
        </w:rPr>
        <w:t xml:space="preserve">revision </w:t>
      </w:r>
      <w:r>
        <w:rPr>
          <w:sz w:val="20"/>
        </w:rPr>
        <w:t>of the Interoperability Catalogue.</w:t>
      </w:r>
    </w:p>
    <w:p w14:paraId="1CF7ED23" w14:textId="77777777" w:rsidR="00676D57" w:rsidRDefault="00676D57" w:rsidP="00676D57">
      <w:pPr>
        <w:pStyle w:val="ISOSecretObservations"/>
        <w:spacing w:before="60" w:line="240" w:lineRule="auto"/>
        <w:jc w:val="both"/>
        <w:rPr>
          <w:sz w:val="20"/>
        </w:rPr>
      </w:pPr>
    </w:p>
    <w:p w14:paraId="6E5111DB" w14:textId="77777777" w:rsidR="00676D57" w:rsidRDefault="00676D57" w:rsidP="00676D57">
      <w:pPr>
        <w:pStyle w:val="Heading4"/>
        <w:rPr>
          <w:rFonts w:eastAsia="MS Mincho"/>
          <w:lang w:eastAsia="en-US"/>
        </w:rPr>
      </w:pPr>
      <w:r>
        <w:rPr>
          <w:rFonts w:eastAsia="MS Mincho"/>
          <w:lang w:eastAsia="en-US"/>
        </w:rPr>
        <w:t>Clarification</w:t>
      </w:r>
    </w:p>
    <w:p w14:paraId="3726FCF7" w14:textId="0B3B8CA2" w:rsidR="00676D57" w:rsidRDefault="00676D57" w:rsidP="00676D57">
      <w:pPr>
        <w:autoSpaceDE w:val="0"/>
        <w:autoSpaceDN w:val="0"/>
        <w:adjustRightInd w:val="0"/>
        <w:spacing w:after="0" w:line="240" w:lineRule="auto"/>
        <w:rPr>
          <w:rFonts w:cs="Arial"/>
          <w:color w:val="000000"/>
          <w:szCs w:val="22"/>
          <w:lang w:eastAsia="en-US"/>
        </w:rPr>
      </w:pPr>
      <w:r>
        <w:rPr>
          <w:rFonts w:cs="Arial"/>
          <w:color w:val="000000"/>
          <w:szCs w:val="22"/>
          <w:lang w:eastAsia="en-US"/>
        </w:rPr>
        <w:t xml:space="preserve">Clarifications are non-substantive changes to </w:t>
      </w:r>
      <w:r>
        <w:rPr>
          <w:rFonts w:cs="Arial"/>
          <w:color w:val="000000"/>
          <w:lang w:eastAsia="en-US"/>
        </w:rPr>
        <w:t xml:space="preserve">the </w:t>
      </w:r>
      <w:r w:rsidRPr="005B2B0F">
        <w:rPr>
          <w:rFonts w:cs="Arial"/>
          <w:lang w:eastAsia="en-US"/>
        </w:rPr>
        <w:t>Interoperability Catalogue</w:t>
      </w:r>
      <w:r w:rsidR="00322BC0" w:rsidRPr="00322BC0">
        <w:t xml:space="preserve"> </w:t>
      </w:r>
      <w:r w:rsidR="00322BC0">
        <w:t>specification</w:t>
      </w:r>
      <w:r>
        <w:rPr>
          <w:rFonts w:cs="Arial"/>
          <w:color w:val="000000"/>
          <w:szCs w:val="22"/>
          <w:lang w:eastAsia="en-US"/>
        </w:rPr>
        <w:t xml:space="preserve">. Typically, clarifications: remove ambiguity; correct grammatical and spelling errors; amend or update cross references; insert improved graphics in spelling, punctuation and grammar. A clarification must not cause any substantive semantic change to </w:t>
      </w:r>
      <w:r>
        <w:rPr>
          <w:rFonts w:cs="Arial"/>
          <w:color w:val="000000"/>
          <w:lang w:eastAsia="en-US"/>
        </w:rPr>
        <w:t xml:space="preserve">the </w:t>
      </w:r>
      <w:r w:rsidRPr="005B2B0F">
        <w:rPr>
          <w:rFonts w:cs="Arial"/>
          <w:lang w:eastAsia="en-US"/>
        </w:rPr>
        <w:t>Interoperability Catalogue</w:t>
      </w:r>
      <w:r w:rsidR="00322BC0" w:rsidRPr="00322BC0">
        <w:t xml:space="preserve"> specification</w:t>
      </w:r>
      <w:r>
        <w:rPr>
          <w:rFonts w:cs="Arial"/>
          <w:color w:val="000000"/>
          <w:szCs w:val="22"/>
          <w:lang w:eastAsia="en-US"/>
        </w:rPr>
        <w:t xml:space="preserve">. </w:t>
      </w:r>
    </w:p>
    <w:p w14:paraId="6DC353B0" w14:textId="77777777" w:rsidR="00676D57" w:rsidRDefault="00676D57" w:rsidP="00676D57">
      <w:pPr>
        <w:autoSpaceDE w:val="0"/>
        <w:autoSpaceDN w:val="0"/>
        <w:adjustRightInd w:val="0"/>
        <w:spacing w:after="0" w:line="240" w:lineRule="auto"/>
        <w:rPr>
          <w:rFonts w:cs="Arial"/>
          <w:color w:val="000000"/>
          <w:szCs w:val="22"/>
          <w:lang w:eastAsia="en-US"/>
        </w:rPr>
      </w:pPr>
    </w:p>
    <w:p w14:paraId="1ED07296" w14:textId="178F3D96" w:rsidR="00676D57" w:rsidRDefault="00676D57" w:rsidP="00676D57">
      <w:pPr>
        <w:autoSpaceDE w:val="0"/>
        <w:autoSpaceDN w:val="0"/>
        <w:adjustRightInd w:val="0"/>
        <w:spacing w:after="0" w:line="240" w:lineRule="auto"/>
        <w:rPr>
          <w:rFonts w:cs="Arial"/>
          <w:color w:val="000000"/>
          <w:szCs w:val="22"/>
          <w:lang w:eastAsia="en-US"/>
        </w:rPr>
      </w:pPr>
      <w:r>
        <w:rPr>
          <w:rFonts w:cs="Arial"/>
          <w:color w:val="000000"/>
          <w:szCs w:val="22"/>
          <w:lang w:eastAsia="en-US"/>
        </w:rPr>
        <w:t xml:space="preserve">Changes in a clarification are minor and ensure backward compatibility with the previous versions within the same Edition.  Within the same Edition, a </w:t>
      </w:r>
      <w:r w:rsidR="00B45FAC">
        <w:rPr>
          <w:rFonts w:cs="Arial"/>
          <w:color w:val="000000"/>
          <w:szCs w:val="22"/>
          <w:lang w:eastAsia="en-US"/>
        </w:rPr>
        <w:t xml:space="preserve">dataset processed with a </w:t>
      </w:r>
      <w:r>
        <w:rPr>
          <w:rFonts w:cs="Arial"/>
          <w:color w:val="000000"/>
          <w:szCs w:val="22"/>
          <w:lang w:eastAsia="en-US"/>
        </w:rPr>
        <w:t xml:space="preserve">catalogue of one clarification version could always be processed with a later </w:t>
      </w:r>
      <w:r w:rsidR="00B45FAC">
        <w:rPr>
          <w:rFonts w:cs="Arial"/>
          <w:color w:val="000000"/>
          <w:szCs w:val="22"/>
          <w:lang w:eastAsia="en-US"/>
        </w:rPr>
        <w:t>clarification (or revision)</w:t>
      </w:r>
      <w:r>
        <w:rPr>
          <w:rFonts w:cs="Arial"/>
          <w:color w:val="000000"/>
          <w:szCs w:val="22"/>
          <w:lang w:eastAsia="en-US"/>
        </w:rPr>
        <w:t>.</w:t>
      </w:r>
    </w:p>
    <w:p w14:paraId="3DC8A010" w14:textId="77777777" w:rsidR="00676D57" w:rsidRDefault="00676D57" w:rsidP="00676D5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0"/>
      </w:pPr>
    </w:p>
    <w:p w14:paraId="54B148CC" w14:textId="77777777" w:rsidR="00676D57" w:rsidRDefault="00676D57" w:rsidP="00676D57">
      <w:pPr>
        <w:pStyle w:val="Heading4"/>
        <w:rPr>
          <w:rFonts w:eastAsia="MS Mincho"/>
        </w:rPr>
      </w:pPr>
      <w:r>
        <w:rPr>
          <w:rFonts w:eastAsia="MS Mincho"/>
        </w:rPr>
        <w:t>Version Numbers</w:t>
      </w:r>
    </w:p>
    <w:p w14:paraId="3042A2C9" w14:textId="0C82D46F" w:rsidR="00676D57" w:rsidRDefault="00676D57" w:rsidP="00676D57">
      <w:r>
        <w:t xml:space="preserve">The associated version control numbering to identify changes (n) to </w:t>
      </w:r>
      <w:r w:rsidR="00D41419">
        <w:t>this specification</w:t>
      </w:r>
      <w:r>
        <w:t xml:space="preserve"> must be as follows:</w:t>
      </w:r>
    </w:p>
    <w:p w14:paraId="076BC959" w14:textId="77777777" w:rsidR="00676D57" w:rsidRDefault="00676D57" w:rsidP="00676D57">
      <w:r>
        <w:t xml:space="preserve">New Editions denoted as </w:t>
      </w:r>
      <w:r>
        <w:rPr>
          <w:b/>
          <w:sz w:val="32"/>
        </w:rPr>
        <w:t>n</w:t>
      </w:r>
      <w:r>
        <w:t>.0.0</w:t>
      </w:r>
    </w:p>
    <w:p w14:paraId="4D180405" w14:textId="77777777" w:rsidR="00676D57" w:rsidRDefault="00676D57" w:rsidP="00676D57">
      <w:r>
        <w:t>Revisions denoted as n.</w:t>
      </w:r>
      <w:r>
        <w:rPr>
          <w:b/>
          <w:sz w:val="28"/>
        </w:rPr>
        <w:t>n</w:t>
      </w:r>
      <w:r>
        <w:t>.0</w:t>
      </w:r>
    </w:p>
    <w:p w14:paraId="2D5EFF7F" w14:textId="77777777" w:rsidR="00676D57" w:rsidRDefault="00676D57" w:rsidP="00676D57">
      <w:pPr>
        <w:rPr>
          <w:b/>
          <w:sz w:val="28"/>
        </w:rPr>
      </w:pPr>
      <w:r>
        <w:t>Clarifications denoted as n.n.</w:t>
      </w:r>
      <w:r>
        <w:rPr>
          <w:b/>
          <w:sz w:val="28"/>
        </w:rPr>
        <w:t>n</w:t>
      </w:r>
    </w:p>
    <w:p w14:paraId="57D36E64" w14:textId="19F58D20" w:rsidR="006B4630" w:rsidRDefault="006B4630" w:rsidP="00717358">
      <w:pPr>
        <w:pStyle w:val="Heading2"/>
        <w:rPr>
          <w:rFonts w:eastAsia="MS Mincho"/>
        </w:rPr>
      </w:pPr>
      <w:bookmarkStart w:id="283" w:name="_Toc519804893"/>
      <w:bookmarkStart w:id="284" w:name="_Toc225065135"/>
      <w:bookmarkStart w:id="285" w:name="_Toc225648278"/>
      <w:bookmarkStart w:id="286" w:name="_Toc484523826"/>
      <w:r>
        <w:rPr>
          <w:rFonts w:eastAsia="MS Mincho"/>
        </w:rPr>
        <w:lastRenderedPageBreak/>
        <w:t>Implementation phases</w:t>
      </w:r>
      <w:bookmarkEnd w:id="283"/>
    </w:p>
    <w:p w14:paraId="7C33B626" w14:textId="03B32B08" w:rsidR="006B4630" w:rsidRPr="006B4630" w:rsidRDefault="006B4630" w:rsidP="00717358">
      <w:r>
        <w:t xml:space="preserve">Implementation of interoperability catalogues is envisaged to be done in two phases, with the simpler functionality implemented first and the more complex functionality postponed until further notice. </w:t>
      </w:r>
      <w:r w:rsidR="00732B18">
        <w:t xml:space="preserve">The functionality belonging to each phase is designated in this document, </w:t>
      </w:r>
      <w:r w:rsidR="00FC0D14">
        <w:t xml:space="preserve">especially </w:t>
      </w:r>
      <w:r w:rsidR="00732B18">
        <w:t>Sections</w:t>
      </w:r>
      <w:r w:rsidR="00FC0D14">
        <w:t xml:space="preserve"> </w:t>
      </w:r>
      <w:r w:rsidR="00FC0D14">
        <w:fldChar w:fldCharType="begin"/>
      </w:r>
      <w:r w:rsidR="00FC0D14">
        <w:instrText xml:space="preserve"> REF _Ref500467556 \r \h </w:instrText>
      </w:r>
      <w:r w:rsidR="00FC0D14">
        <w:fldChar w:fldCharType="separate"/>
      </w:r>
      <w:r w:rsidR="00FC0D14">
        <w:t>4</w:t>
      </w:r>
      <w:r w:rsidR="00FC0D14">
        <w:fldChar w:fldCharType="end"/>
      </w:r>
      <w:r w:rsidR="00FC0D14">
        <w:t xml:space="preserve"> and </w:t>
      </w:r>
      <w:r w:rsidR="00FC0D14">
        <w:fldChar w:fldCharType="begin"/>
      </w:r>
      <w:r w:rsidR="00FC0D14">
        <w:instrText xml:space="preserve"> REF _Ref500467501 \r \h </w:instrText>
      </w:r>
      <w:r w:rsidR="00FC0D14">
        <w:fldChar w:fldCharType="separate"/>
      </w:r>
      <w:r w:rsidR="00FC0D14">
        <w:t>17.7</w:t>
      </w:r>
      <w:r w:rsidR="00FC0D14">
        <w:fldChar w:fldCharType="end"/>
      </w:r>
      <w:r w:rsidR="00FC0D14">
        <w:t>.</w:t>
      </w:r>
    </w:p>
    <w:p w14:paraId="1F7D659A" w14:textId="42EB4C1B" w:rsidR="006B114A" w:rsidRPr="005B2B0F" w:rsidRDefault="006B114A" w:rsidP="005B2B0F">
      <w:pPr>
        <w:pStyle w:val="Heading1"/>
        <w:numPr>
          <w:ilvl w:val="0"/>
          <w:numId w:val="3"/>
        </w:numPr>
        <w:rPr>
          <w:rFonts w:eastAsia="MS Mincho"/>
        </w:rPr>
      </w:pPr>
      <w:bookmarkStart w:id="287" w:name="_Toc519804894"/>
      <w:r>
        <w:rPr>
          <w:rFonts w:eastAsia="MS Mincho"/>
        </w:rPr>
        <w:t>Specification Scopes</w:t>
      </w:r>
      <w:bookmarkEnd w:id="284"/>
      <w:bookmarkEnd w:id="285"/>
      <w:bookmarkEnd w:id="286"/>
      <w:bookmarkEnd w:id="287"/>
    </w:p>
    <w:p w14:paraId="28AF8995" w14:textId="77777777" w:rsidR="006B114A" w:rsidRDefault="006B114A" w:rsidP="00B51F49">
      <w:pPr>
        <w:rPr>
          <w:i/>
        </w:rPr>
      </w:pPr>
      <w:r>
        <w:t>This product specification describes one catalogue product and therefore requires only one scope which is described below:</w:t>
      </w:r>
    </w:p>
    <w:p w14:paraId="713DDB4A" w14:textId="2CC26A89" w:rsidR="006B114A" w:rsidRDefault="006B114A" w:rsidP="005B2B0F">
      <w:bookmarkStart w:id="288" w:name="_Toc484523827"/>
      <w:r w:rsidRPr="005B2B0F">
        <w:rPr>
          <w:b/>
        </w:rPr>
        <w:t>Scope ID</w:t>
      </w:r>
      <w:r>
        <w:t xml:space="preserve">:  </w:t>
      </w:r>
      <w:r>
        <w:tab/>
      </w:r>
      <w:r>
        <w:tab/>
      </w:r>
      <w:r w:rsidR="00B51F49">
        <w:tab/>
      </w:r>
      <w:r>
        <w:t>Interoperability Catalogue</w:t>
      </w:r>
      <w:bookmarkEnd w:id="288"/>
    </w:p>
    <w:p w14:paraId="6D128EA1" w14:textId="33E0AFB8" w:rsidR="006B114A" w:rsidRDefault="006B114A" w:rsidP="005B2B0F">
      <w:bookmarkStart w:id="289" w:name="_Toc484523828"/>
      <w:r w:rsidRPr="005B2B0F">
        <w:rPr>
          <w:b/>
        </w:rPr>
        <w:t>Hierarchical level</w:t>
      </w:r>
      <w:r>
        <w:t xml:space="preserve">: </w:t>
      </w:r>
      <w:r>
        <w:tab/>
      </w:r>
      <w:r>
        <w:tab/>
        <w:t>[MD_ScopeCode - 013]</w:t>
      </w:r>
      <w:bookmarkEnd w:id="289"/>
    </w:p>
    <w:p w14:paraId="7BF6B44A" w14:textId="5EF57591" w:rsidR="006B114A" w:rsidRDefault="006B114A" w:rsidP="005B2B0F">
      <w:bookmarkStart w:id="290" w:name="_Toc484523829"/>
      <w:r w:rsidRPr="005B2B0F">
        <w:rPr>
          <w:b/>
        </w:rPr>
        <w:t>Hierarchical level name</w:t>
      </w:r>
      <w:r>
        <w:t xml:space="preserve">: </w:t>
      </w:r>
      <w:r>
        <w:tab/>
        <w:t>[catalogue]</w:t>
      </w:r>
      <w:bookmarkEnd w:id="290"/>
    </w:p>
    <w:p w14:paraId="426F7A30" w14:textId="0C6D1534" w:rsidR="006B114A" w:rsidRDefault="006B114A" w:rsidP="005B2B0F">
      <w:bookmarkStart w:id="291" w:name="_Toc484523830"/>
      <w:r w:rsidRPr="005B2B0F">
        <w:rPr>
          <w:b/>
        </w:rPr>
        <w:t>Level description</w:t>
      </w:r>
      <w:r>
        <w:t>:</w:t>
      </w:r>
      <w:r>
        <w:tab/>
      </w:r>
      <w:r>
        <w:tab/>
        <w:t>Information applies to the catalogue</w:t>
      </w:r>
      <w:bookmarkEnd w:id="291"/>
    </w:p>
    <w:p w14:paraId="49AF4E4A" w14:textId="1DBFA87F" w:rsidR="006B114A" w:rsidRDefault="006B114A" w:rsidP="005B2B0F">
      <w:pPr>
        <w:rPr>
          <w:b/>
        </w:rPr>
      </w:pPr>
      <w:bookmarkStart w:id="292" w:name="_Toc484523831"/>
      <w:r w:rsidRPr="005B2B0F">
        <w:rPr>
          <w:b/>
        </w:rPr>
        <w:t>Extent</w:t>
      </w:r>
      <w:r>
        <w:t>:</w:t>
      </w:r>
      <w:r>
        <w:tab/>
      </w:r>
      <w:r w:rsidR="00B51F49">
        <w:tab/>
      </w:r>
      <w:r w:rsidR="00B51F49">
        <w:tab/>
      </w:r>
      <w:r w:rsidR="00B51F49">
        <w:tab/>
      </w:r>
      <w:r>
        <w:t>EX_Extent.description: Global coverage of maritime areas</w:t>
      </w:r>
      <w:bookmarkEnd w:id="292"/>
    </w:p>
    <w:p w14:paraId="655B5854" w14:textId="77777777" w:rsidR="006B114A" w:rsidRDefault="006B114A"/>
    <w:p w14:paraId="4C2F9C29" w14:textId="6EC3D52B" w:rsidR="006B114A" w:rsidRDefault="006B114A" w:rsidP="005B2B0F">
      <w:pPr>
        <w:pStyle w:val="Heading1"/>
        <w:numPr>
          <w:ilvl w:val="0"/>
          <w:numId w:val="3"/>
        </w:numPr>
        <w:rPr>
          <w:rFonts w:eastAsia="MS Mincho"/>
        </w:rPr>
      </w:pPr>
      <w:bookmarkStart w:id="293" w:name="_Toc484523832"/>
      <w:bookmarkStart w:id="294" w:name="_Toc519804895"/>
      <w:r>
        <w:rPr>
          <w:rFonts w:eastAsia="MS Mincho"/>
        </w:rPr>
        <w:t>Interoperability Catalogue Identification</w:t>
      </w:r>
      <w:bookmarkEnd w:id="293"/>
      <w:bookmarkEnd w:id="294"/>
    </w:p>
    <w:p w14:paraId="59869CA5" w14:textId="436583F2" w:rsidR="006B114A" w:rsidRDefault="006B114A" w:rsidP="00996B38">
      <w:r>
        <w:t xml:space="preserve">This section describes how to identify catalogues that conform to this specification. The information identifying the interoperability catalogue product </w:t>
      </w:r>
      <w:del w:id="295" w:author="Eivind" w:date="2018-06-20T22:11:00Z">
        <w:r w:rsidDel="00A93816">
          <w:delText xml:space="preserve">may </w:delText>
        </w:r>
      </w:del>
      <w:ins w:id="296" w:author="Eivind" w:date="2018-06-20T22:11:00Z">
        <w:r w:rsidR="00A93816">
          <w:t xml:space="preserve">must </w:t>
        </w:r>
      </w:ins>
      <w:r>
        <w:t>include the following items;</w:t>
      </w:r>
    </w:p>
    <w:p w14:paraId="42652CCA" w14:textId="77777777" w:rsidR="00BD58C2" w:rsidRDefault="006B114A" w:rsidP="00BD58C2">
      <w:pPr>
        <w:pStyle w:val="Label1"/>
        <w:rPr>
          <w:rFonts w:eastAsia="MS Mincho"/>
          <w:b w:val="0"/>
        </w:rPr>
      </w:pPr>
      <w:r>
        <w:t xml:space="preserve">Title: </w:t>
      </w:r>
      <w:r>
        <w:tab/>
      </w:r>
      <w:r>
        <w:tab/>
      </w:r>
      <w:r>
        <w:tab/>
      </w:r>
      <w:bookmarkStart w:id="297" w:name="_Hlk500867916"/>
      <w:bookmarkStart w:id="298" w:name="_Hlk485300149"/>
      <w:r w:rsidR="00BD58C2">
        <w:rPr>
          <w:b w:val="0"/>
        </w:rPr>
        <w:t>S-100 Navigation System Interoperability Catalogue</w:t>
      </w:r>
    </w:p>
    <w:bookmarkEnd w:id="297"/>
    <w:bookmarkEnd w:id="298"/>
    <w:p w14:paraId="1F2BA30A" w14:textId="0C8C64F6" w:rsidR="006B114A" w:rsidRPr="005D3135" w:rsidRDefault="006B114A" w:rsidP="00996B38">
      <w:pPr>
        <w:pStyle w:val="Label1"/>
        <w:rPr>
          <w:b w:val="0"/>
        </w:rPr>
      </w:pPr>
      <w:r>
        <w:t>Alternate Title:</w:t>
      </w:r>
      <w:r>
        <w:rPr>
          <w:sz w:val="18"/>
          <w:szCs w:val="18"/>
        </w:rPr>
        <w:tab/>
      </w:r>
      <w:r>
        <w:rPr>
          <w:sz w:val="18"/>
          <w:szCs w:val="18"/>
        </w:rPr>
        <w:tab/>
      </w:r>
      <w:r w:rsidRPr="005D3135">
        <w:rPr>
          <w:b w:val="0"/>
        </w:rPr>
        <w:tab/>
      </w:r>
      <w:r w:rsidR="00BD58C2">
        <w:rPr>
          <w:b w:val="0"/>
        </w:rPr>
        <w:t>ECDIS Interoperability Catalogue</w:t>
      </w:r>
    </w:p>
    <w:p w14:paraId="681A8B26" w14:textId="00BEEAAA" w:rsidR="006B114A" w:rsidRDefault="006B114A" w:rsidP="00996B38">
      <w:pPr>
        <w:pStyle w:val="Label1"/>
        <w:spacing w:line="240" w:lineRule="auto"/>
        <w:ind w:left="2880" w:hanging="2880"/>
        <w:rPr>
          <w:b w:val="0"/>
        </w:rPr>
      </w:pPr>
      <w:r>
        <w:t>Abstract:</w:t>
      </w:r>
      <w:r>
        <w:rPr>
          <w:sz w:val="18"/>
          <w:szCs w:val="18"/>
        </w:rPr>
        <w:t xml:space="preserve"> </w:t>
      </w:r>
      <w:r>
        <w:rPr>
          <w:sz w:val="18"/>
          <w:szCs w:val="18"/>
        </w:rPr>
        <w:tab/>
      </w:r>
      <w:r w:rsidRPr="008D5BEC">
        <w:rPr>
          <w:b w:val="0"/>
        </w:rPr>
        <w:t xml:space="preserve">This </w:t>
      </w:r>
      <w:r w:rsidR="00BD58C2" w:rsidRPr="00BD58C2">
        <w:rPr>
          <w:b w:val="0"/>
        </w:rPr>
        <w:t>S-100 Navigation System Interoperability Catalogue</w:t>
      </w:r>
      <w:r w:rsidRPr="008D5BEC">
        <w:rPr>
          <w:b w:val="0"/>
        </w:rPr>
        <w:t xml:space="preserve"> is created </w:t>
      </w:r>
      <w:r>
        <w:rPr>
          <w:b w:val="0"/>
        </w:rPr>
        <w:t>in accordance with</w:t>
      </w:r>
      <w:r w:rsidRPr="008D5BEC">
        <w:rPr>
          <w:b w:val="0"/>
        </w:rPr>
        <w:t xml:space="preserve"> the IHO Interoperability specification, and contain</w:t>
      </w:r>
      <w:ins w:id="299" w:author="Eivind" w:date="2018-06-20T22:12:00Z">
        <w:r w:rsidR="00A93816">
          <w:rPr>
            <w:b w:val="0"/>
          </w:rPr>
          <w:t>s</w:t>
        </w:r>
      </w:ins>
      <w:r w:rsidRPr="008D5BEC">
        <w:rPr>
          <w:b w:val="0"/>
        </w:rPr>
        <w:t xml:space="preserve"> rules that govern interoperability</w:t>
      </w:r>
      <w:r>
        <w:rPr>
          <w:b w:val="0"/>
        </w:rPr>
        <w:t xml:space="preserve"> of data</w:t>
      </w:r>
      <w:r w:rsidRPr="008D5BEC">
        <w:rPr>
          <w:b w:val="0"/>
        </w:rPr>
        <w:t xml:space="preserve"> in systems where two or more S-100 based product specifications are used and viewed simultaneously</w:t>
      </w:r>
      <w:r w:rsidR="00BD58C2">
        <w:rPr>
          <w:b w:val="0"/>
        </w:rPr>
        <w:t xml:space="preserve"> in a navigation system</w:t>
      </w:r>
      <w:r w:rsidRPr="008D5BEC">
        <w:rPr>
          <w:b w:val="0"/>
        </w:rPr>
        <w:t>.</w:t>
      </w:r>
    </w:p>
    <w:p w14:paraId="5D592CCF" w14:textId="77777777" w:rsidR="006B114A" w:rsidRPr="008D5BEC" w:rsidRDefault="006B114A" w:rsidP="00996B38">
      <w:pPr>
        <w:pStyle w:val="Label1"/>
        <w:spacing w:line="240" w:lineRule="auto"/>
        <w:ind w:left="2880" w:hanging="2880"/>
        <w:rPr>
          <w:b w:val="0"/>
        </w:rPr>
      </w:pPr>
    </w:p>
    <w:p w14:paraId="4118F2A4" w14:textId="77777777" w:rsidR="006B114A" w:rsidRDefault="006B114A" w:rsidP="00996B38">
      <w:pPr>
        <w:pStyle w:val="Label1"/>
        <w:rPr>
          <w:sz w:val="18"/>
          <w:szCs w:val="18"/>
        </w:rPr>
      </w:pPr>
      <w:r>
        <w:t>Topic Category:</w:t>
      </w:r>
      <w:r>
        <w:rPr>
          <w:sz w:val="18"/>
          <w:szCs w:val="18"/>
        </w:rPr>
        <w:tab/>
      </w:r>
      <w:r>
        <w:rPr>
          <w:sz w:val="18"/>
          <w:szCs w:val="18"/>
        </w:rPr>
        <w:tab/>
      </w:r>
      <w:r>
        <w:rPr>
          <w:sz w:val="18"/>
          <w:szCs w:val="18"/>
        </w:rPr>
        <w:tab/>
      </w:r>
      <w:r w:rsidRPr="00EC1A69">
        <w:rPr>
          <w:b w:val="0"/>
        </w:rPr>
        <w:t>transportation</w:t>
      </w:r>
      <w:r w:rsidRPr="00EF65E6">
        <w:rPr>
          <w:b w:val="0"/>
          <w:sz w:val="18"/>
          <w:szCs w:val="18"/>
        </w:rPr>
        <w:tab/>
      </w:r>
      <w:r>
        <w:rPr>
          <w:sz w:val="18"/>
          <w:szCs w:val="18"/>
        </w:rPr>
        <w:tab/>
      </w:r>
      <w:r>
        <w:rPr>
          <w:sz w:val="18"/>
          <w:szCs w:val="18"/>
        </w:rPr>
        <w:tab/>
      </w:r>
    </w:p>
    <w:p w14:paraId="75215790" w14:textId="77777777" w:rsidR="006B114A" w:rsidRDefault="006B114A" w:rsidP="00996B38">
      <w:pPr>
        <w:pStyle w:val="Label1"/>
        <w:spacing w:line="240" w:lineRule="auto"/>
      </w:pPr>
      <w:r>
        <w:t>Geographic Description:</w:t>
      </w:r>
      <w:r>
        <w:tab/>
      </w:r>
      <w:r w:rsidRPr="00EB4F12">
        <w:rPr>
          <w:b w:val="0"/>
        </w:rPr>
        <w:t>EX_GeographicBoundingBox</w:t>
      </w:r>
    </w:p>
    <w:p w14:paraId="1B293549" w14:textId="77777777" w:rsidR="006B114A" w:rsidRPr="00EB4F12" w:rsidRDefault="006B114A" w:rsidP="00996B38">
      <w:pPr>
        <w:pStyle w:val="Label1"/>
        <w:spacing w:line="240" w:lineRule="auto"/>
        <w:rPr>
          <w:b w:val="0"/>
        </w:rPr>
      </w:pPr>
      <w:r w:rsidRPr="00EB4F12">
        <w:rPr>
          <w:b w:val="0"/>
        </w:rPr>
        <w:tab/>
      </w:r>
      <w:r w:rsidRPr="00EB4F12">
        <w:rPr>
          <w:b w:val="0"/>
        </w:rPr>
        <w:tab/>
      </w:r>
      <w:r w:rsidRPr="00EB4F12">
        <w:rPr>
          <w:b w:val="0"/>
        </w:rPr>
        <w:tab/>
        <w:t>westBoundLongitude</w:t>
      </w:r>
      <w:r>
        <w:rPr>
          <w:b w:val="0"/>
        </w:rPr>
        <w:t>: -180</w:t>
      </w:r>
    </w:p>
    <w:p w14:paraId="16EE02AB" w14:textId="77777777" w:rsidR="006B114A" w:rsidRPr="00EB4F12" w:rsidRDefault="006B114A" w:rsidP="00996B38">
      <w:pPr>
        <w:pStyle w:val="Label1"/>
        <w:spacing w:line="240" w:lineRule="auto"/>
        <w:rPr>
          <w:b w:val="0"/>
        </w:rPr>
      </w:pPr>
      <w:r w:rsidRPr="00EB4F12">
        <w:rPr>
          <w:b w:val="0"/>
        </w:rPr>
        <w:tab/>
      </w:r>
      <w:r w:rsidRPr="00EB4F12">
        <w:rPr>
          <w:b w:val="0"/>
        </w:rPr>
        <w:tab/>
      </w:r>
      <w:r w:rsidRPr="00EB4F12">
        <w:rPr>
          <w:b w:val="0"/>
        </w:rPr>
        <w:tab/>
        <w:t>eastBoundLongitude</w:t>
      </w:r>
      <w:r>
        <w:rPr>
          <w:b w:val="0"/>
        </w:rPr>
        <w:t>: 180</w:t>
      </w:r>
    </w:p>
    <w:p w14:paraId="43E92918" w14:textId="77777777" w:rsidR="006B114A" w:rsidRPr="00EB4F12" w:rsidRDefault="006B114A" w:rsidP="00996B38">
      <w:pPr>
        <w:pStyle w:val="Label1"/>
        <w:spacing w:line="240" w:lineRule="auto"/>
        <w:rPr>
          <w:b w:val="0"/>
        </w:rPr>
      </w:pPr>
      <w:r w:rsidRPr="00EB4F12">
        <w:rPr>
          <w:b w:val="0"/>
        </w:rPr>
        <w:tab/>
      </w:r>
      <w:r w:rsidRPr="00EB4F12">
        <w:rPr>
          <w:b w:val="0"/>
        </w:rPr>
        <w:tab/>
      </w:r>
      <w:r w:rsidRPr="00EB4F12">
        <w:rPr>
          <w:b w:val="0"/>
        </w:rPr>
        <w:tab/>
        <w:t>southBoundLatitude</w:t>
      </w:r>
      <w:r>
        <w:rPr>
          <w:b w:val="0"/>
        </w:rPr>
        <w:t>: -90</w:t>
      </w:r>
    </w:p>
    <w:p w14:paraId="62DA68CA" w14:textId="77777777" w:rsidR="006B114A" w:rsidRDefault="006B114A" w:rsidP="00996B38">
      <w:pPr>
        <w:pStyle w:val="Label1"/>
        <w:spacing w:line="240" w:lineRule="auto"/>
        <w:rPr>
          <w:b w:val="0"/>
        </w:rPr>
      </w:pPr>
      <w:r w:rsidRPr="00EB4F12">
        <w:rPr>
          <w:b w:val="0"/>
        </w:rPr>
        <w:tab/>
      </w:r>
      <w:r w:rsidRPr="00EB4F12">
        <w:rPr>
          <w:b w:val="0"/>
        </w:rPr>
        <w:tab/>
      </w:r>
      <w:r w:rsidRPr="00EB4F12">
        <w:rPr>
          <w:b w:val="0"/>
        </w:rPr>
        <w:tab/>
        <w:t>northBoundLatitude</w:t>
      </w:r>
      <w:r>
        <w:rPr>
          <w:b w:val="0"/>
        </w:rPr>
        <w:t>: 90</w:t>
      </w:r>
    </w:p>
    <w:p w14:paraId="6FF2FCE0" w14:textId="77777777" w:rsidR="006B114A" w:rsidRPr="00EB4F12" w:rsidRDefault="006B114A" w:rsidP="00996B38">
      <w:pPr>
        <w:pStyle w:val="Label1"/>
        <w:spacing w:line="240" w:lineRule="auto"/>
        <w:rPr>
          <w:b w:val="0"/>
          <w:sz w:val="18"/>
          <w:szCs w:val="18"/>
        </w:rPr>
      </w:pPr>
    </w:p>
    <w:p w14:paraId="57DC0201" w14:textId="2C7B1486" w:rsidR="006B114A" w:rsidRDefault="006B114A" w:rsidP="00996B38">
      <w:pPr>
        <w:pStyle w:val="Label1"/>
      </w:pPr>
      <w:r>
        <w:t>Spatial Resolution:</w:t>
      </w:r>
      <w:r>
        <w:tab/>
      </w:r>
      <w:r w:rsidRPr="00312EE6">
        <w:rPr>
          <w:b w:val="0"/>
        </w:rPr>
        <w:tab/>
      </w:r>
      <w:ins w:id="300" w:author="Raphael Malyankar" w:date="2018-07-18T22:12:00Z">
        <w:r w:rsidR="002B24E3">
          <w:rPr>
            <w:b w:val="0"/>
          </w:rPr>
          <w:t>levelOfDetail</w:t>
        </w:r>
      </w:ins>
      <w:del w:id="301" w:author="Raphael Malyankar" w:date="2018-07-18T22:12:00Z">
        <w:r w:rsidRPr="00312EE6" w:rsidDel="002B24E3">
          <w:rPr>
            <w:b w:val="0"/>
          </w:rPr>
          <w:delText>1</w:delText>
        </w:r>
      </w:del>
      <w:r w:rsidRPr="00312EE6">
        <w:rPr>
          <w:b w:val="0"/>
        </w:rPr>
        <w:t>:</w:t>
      </w:r>
      <w:ins w:id="302" w:author="Raphael Malyankar" w:date="2018-07-18T22:12:00Z">
        <w:r w:rsidR="002B24E3">
          <w:rPr>
            <w:b w:val="0"/>
          </w:rPr>
          <w:t xml:space="preserve"> all scales</w:t>
        </w:r>
      </w:ins>
      <w:del w:id="303" w:author="Raphael Malyankar" w:date="2018-07-18T22:13:00Z">
        <w:r w:rsidRPr="00312EE6" w:rsidDel="005C2DA7">
          <w:rPr>
            <w:b w:val="0"/>
          </w:rPr>
          <w:delText>1,000</w:delText>
        </w:r>
      </w:del>
    </w:p>
    <w:p w14:paraId="2E45B81B" w14:textId="7FEF9DCB" w:rsidR="006B114A" w:rsidRPr="00EC1A69" w:rsidRDefault="006B114A" w:rsidP="00996B38">
      <w:pPr>
        <w:pStyle w:val="Label1"/>
        <w:spacing w:line="240" w:lineRule="auto"/>
        <w:ind w:left="2880" w:hanging="2880"/>
        <w:jc w:val="left"/>
        <w:rPr>
          <w:b w:val="0"/>
        </w:rPr>
      </w:pPr>
      <w:r>
        <w:t>Purpose:</w:t>
      </w:r>
      <w:r>
        <w:tab/>
      </w:r>
      <w:r w:rsidRPr="00EC1A69">
        <w:rPr>
          <w:b w:val="0"/>
        </w:rPr>
        <w:t xml:space="preserve">This interoperability catalogue </w:t>
      </w:r>
      <w:r>
        <w:rPr>
          <w:b w:val="0"/>
        </w:rPr>
        <w:t>is to be used</w:t>
      </w:r>
      <w:r w:rsidRPr="00EC1A69">
        <w:rPr>
          <w:b w:val="0"/>
        </w:rPr>
        <w:t xml:space="preserve"> by </w:t>
      </w:r>
      <w:r>
        <w:rPr>
          <w:b w:val="0"/>
        </w:rPr>
        <w:t>ECDIS</w:t>
      </w:r>
      <w:r w:rsidR="00BD58C2">
        <w:rPr>
          <w:b w:val="0"/>
        </w:rPr>
        <w:t xml:space="preserve"> or other navigational system</w:t>
      </w:r>
      <w:r>
        <w:rPr>
          <w:b w:val="0"/>
        </w:rPr>
        <w:t xml:space="preserve"> with interoperability function enabled,</w:t>
      </w:r>
      <w:r w:rsidRPr="00EC1A69">
        <w:rPr>
          <w:b w:val="0"/>
        </w:rPr>
        <w:t xml:space="preserve"> </w:t>
      </w:r>
      <w:r>
        <w:rPr>
          <w:b w:val="0"/>
        </w:rPr>
        <w:t xml:space="preserve">to govern the minimum means of how </w:t>
      </w:r>
      <w:r w:rsidRPr="00EC1A69">
        <w:rPr>
          <w:b w:val="0"/>
        </w:rPr>
        <w:t>two or more S-100 based data products</w:t>
      </w:r>
      <w:r>
        <w:rPr>
          <w:b w:val="0"/>
        </w:rPr>
        <w:t xml:space="preserve"> interact when viewed simultaneously.</w:t>
      </w:r>
      <w:r>
        <w:rPr>
          <w:b w:val="0"/>
        </w:rPr>
        <w:br/>
      </w:r>
      <w:r w:rsidRPr="00EC1A69">
        <w:rPr>
          <w:b w:val="0"/>
        </w:rPr>
        <w:t xml:space="preserve"> </w:t>
      </w:r>
    </w:p>
    <w:p w14:paraId="43B4B22F" w14:textId="77777777" w:rsidR="006B114A" w:rsidRDefault="006B114A" w:rsidP="00996B38">
      <w:pPr>
        <w:pStyle w:val="Label1"/>
        <w:rPr>
          <w:sz w:val="18"/>
          <w:szCs w:val="18"/>
        </w:rPr>
      </w:pPr>
      <w:r>
        <w:t>Language:</w:t>
      </w:r>
      <w:r>
        <w:rPr>
          <w:sz w:val="18"/>
          <w:szCs w:val="18"/>
        </w:rPr>
        <w:t xml:space="preserve"> </w:t>
      </w:r>
      <w:r>
        <w:rPr>
          <w:sz w:val="18"/>
          <w:szCs w:val="18"/>
        </w:rPr>
        <w:tab/>
      </w:r>
      <w:r>
        <w:rPr>
          <w:sz w:val="18"/>
          <w:szCs w:val="18"/>
        </w:rPr>
        <w:tab/>
      </w:r>
      <w:r>
        <w:rPr>
          <w:sz w:val="18"/>
          <w:szCs w:val="18"/>
        </w:rPr>
        <w:tab/>
      </w:r>
      <w:r w:rsidRPr="001A2A37">
        <w:rPr>
          <w:b w:val="0"/>
          <w:sz w:val="18"/>
          <w:szCs w:val="18"/>
        </w:rPr>
        <w:t>EN</w:t>
      </w:r>
      <w:r>
        <w:rPr>
          <w:sz w:val="18"/>
          <w:szCs w:val="18"/>
        </w:rPr>
        <w:tab/>
      </w:r>
      <w:r>
        <w:rPr>
          <w:sz w:val="18"/>
          <w:szCs w:val="18"/>
        </w:rPr>
        <w:tab/>
      </w:r>
      <w:r>
        <w:rPr>
          <w:sz w:val="18"/>
          <w:szCs w:val="18"/>
        </w:rPr>
        <w:tab/>
      </w:r>
    </w:p>
    <w:p w14:paraId="06248EC4" w14:textId="36BAB8D9" w:rsidR="006B114A" w:rsidRDefault="006B114A" w:rsidP="00996B38">
      <w:pPr>
        <w:pStyle w:val="Labeldata"/>
        <w:rPr>
          <w:sz w:val="20"/>
          <w:szCs w:val="20"/>
        </w:rPr>
      </w:pPr>
      <w:r>
        <w:rPr>
          <w:rStyle w:val="Label1Char"/>
          <w:rFonts w:cs="Times New Roman"/>
        </w:rPr>
        <w:lastRenderedPageBreak/>
        <w:t>Classification:</w:t>
      </w:r>
      <w:r>
        <w:rPr>
          <w:sz w:val="18"/>
          <w:szCs w:val="18"/>
        </w:rPr>
        <w:t xml:space="preserve"> </w:t>
      </w:r>
      <w:r>
        <w:rPr>
          <w:sz w:val="18"/>
          <w:szCs w:val="18"/>
        </w:rPr>
        <w:tab/>
      </w:r>
      <w:r>
        <w:rPr>
          <w:sz w:val="18"/>
          <w:szCs w:val="18"/>
        </w:rPr>
        <w:tab/>
      </w:r>
      <w:r w:rsidR="00F30C5B">
        <w:rPr>
          <w:sz w:val="18"/>
          <w:szCs w:val="18"/>
        </w:rPr>
        <w:tab/>
      </w:r>
      <w:r w:rsidRPr="001A2A37">
        <w:rPr>
          <w:sz w:val="20"/>
          <w:szCs w:val="20"/>
        </w:rPr>
        <w:t>Unclassified</w:t>
      </w:r>
    </w:p>
    <w:p w14:paraId="4385B8F0" w14:textId="77777777" w:rsidR="006B114A" w:rsidRDefault="006B114A" w:rsidP="00996B38">
      <w:pPr>
        <w:autoSpaceDE w:val="0"/>
        <w:autoSpaceDN w:val="0"/>
        <w:adjustRightInd w:val="0"/>
        <w:spacing w:after="0" w:line="240" w:lineRule="auto"/>
        <w:ind w:left="3400"/>
        <w:rPr>
          <w:color w:val="FF0000"/>
          <w:sz w:val="18"/>
          <w:szCs w:val="18"/>
          <w:highlight w:val="yellow"/>
        </w:rPr>
      </w:pPr>
    </w:p>
    <w:p w14:paraId="7C14B0D1" w14:textId="77777777" w:rsidR="006B114A" w:rsidRDefault="006B114A" w:rsidP="00996B38">
      <w:pPr>
        <w:pStyle w:val="Label1"/>
        <w:rPr>
          <w:szCs w:val="18"/>
        </w:rPr>
      </w:pPr>
      <w:r>
        <w:t>Spatial Representation Type:</w:t>
      </w:r>
      <w:r>
        <w:rPr>
          <w:szCs w:val="18"/>
        </w:rPr>
        <w:t xml:space="preserve"> </w:t>
      </w:r>
      <w:r>
        <w:rPr>
          <w:szCs w:val="18"/>
        </w:rPr>
        <w:tab/>
      </w:r>
      <w:r w:rsidRPr="008D5BEC">
        <w:rPr>
          <w:b w:val="0"/>
          <w:szCs w:val="18"/>
        </w:rPr>
        <w:t>Nil</w:t>
      </w:r>
    </w:p>
    <w:p w14:paraId="40D035C4" w14:textId="44CDC96C" w:rsidR="006B114A" w:rsidRDefault="006B114A" w:rsidP="00996B38">
      <w:pPr>
        <w:pStyle w:val="Label1"/>
        <w:spacing w:line="240" w:lineRule="auto"/>
        <w:jc w:val="left"/>
        <w:rPr>
          <w:rFonts w:cs="Times New Roman"/>
          <w:b w:val="0"/>
          <w:szCs w:val="20"/>
        </w:rPr>
      </w:pPr>
      <w:r>
        <w:t>Point of Contact:</w:t>
      </w:r>
      <w:r>
        <w:rPr>
          <w:szCs w:val="18"/>
        </w:rPr>
        <w:t xml:space="preserve"> </w:t>
      </w:r>
      <w:r>
        <w:rPr>
          <w:szCs w:val="18"/>
        </w:rPr>
        <w:tab/>
      </w:r>
      <w:r>
        <w:rPr>
          <w:szCs w:val="18"/>
        </w:rPr>
        <w:tab/>
      </w:r>
      <w:r w:rsidR="00F30C5B">
        <w:rPr>
          <w:szCs w:val="18"/>
        </w:rPr>
        <w:tab/>
      </w:r>
      <w:r>
        <w:rPr>
          <w:b w:val="0"/>
          <w:szCs w:val="20"/>
        </w:rPr>
        <w:t xml:space="preserve">International Hydrographic </w:t>
      </w:r>
      <w:del w:id="304" w:author="Raphael Malyankar" w:date="2018-07-13T12:54:00Z">
        <w:r w:rsidDel="001F3482">
          <w:rPr>
            <w:b w:val="0"/>
            <w:szCs w:val="20"/>
          </w:rPr>
          <w:delText>Bureau</w:delText>
        </w:r>
      </w:del>
      <w:ins w:id="305" w:author="Raphael Malyankar" w:date="2018-07-13T12:54:00Z">
        <w:r w:rsidR="001F3482">
          <w:rPr>
            <w:b w:val="0"/>
            <w:szCs w:val="20"/>
          </w:rPr>
          <w:t>Organization</w:t>
        </w:r>
      </w:ins>
      <w:r>
        <w:rPr>
          <w:b w:val="0"/>
          <w:szCs w:val="20"/>
        </w:rPr>
        <w:t xml:space="preserve">, </w:t>
      </w:r>
      <w:r>
        <w:rPr>
          <w:b w:val="0"/>
          <w:szCs w:val="20"/>
        </w:rPr>
        <w:br/>
      </w:r>
      <w:r>
        <w:rPr>
          <w:b w:val="0"/>
          <w:szCs w:val="20"/>
        </w:rPr>
        <w:tab/>
      </w:r>
      <w:r>
        <w:rPr>
          <w:b w:val="0"/>
          <w:szCs w:val="20"/>
        </w:rPr>
        <w:tab/>
        <w:t>4 quai Antoine 1er,</w:t>
      </w:r>
      <w:r>
        <w:rPr>
          <w:b w:val="0"/>
          <w:szCs w:val="20"/>
        </w:rPr>
        <w:br/>
      </w:r>
      <w:r>
        <w:rPr>
          <w:b w:val="0"/>
          <w:szCs w:val="20"/>
        </w:rPr>
        <w:tab/>
      </w:r>
      <w:r>
        <w:rPr>
          <w:b w:val="0"/>
          <w:szCs w:val="20"/>
        </w:rPr>
        <w:tab/>
        <w:t>B.P. 445</w:t>
      </w:r>
      <w:r>
        <w:rPr>
          <w:b w:val="0"/>
          <w:szCs w:val="20"/>
        </w:rPr>
        <w:br/>
      </w:r>
      <w:r>
        <w:rPr>
          <w:b w:val="0"/>
          <w:szCs w:val="20"/>
        </w:rPr>
        <w:tab/>
      </w:r>
      <w:r>
        <w:rPr>
          <w:b w:val="0"/>
          <w:szCs w:val="20"/>
        </w:rPr>
        <w:tab/>
        <w:t>MC 98011 MONACO CEDEX</w:t>
      </w:r>
      <w:r>
        <w:rPr>
          <w:b w:val="0"/>
          <w:szCs w:val="20"/>
        </w:rPr>
        <w:br/>
      </w:r>
      <w:r>
        <w:rPr>
          <w:b w:val="0"/>
          <w:szCs w:val="20"/>
        </w:rPr>
        <w:tab/>
      </w:r>
      <w:r>
        <w:rPr>
          <w:b w:val="0"/>
          <w:szCs w:val="20"/>
        </w:rPr>
        <w:tab/>
        <w:t>Telephone: +377 93 10 81 00</w:t>
      </w:r>
      <w:r>
        <w:rPr>
          <w:b w:val="0"/>
          <w:szCs w:val="20"/>
        </w:rPr>
        <w:br/>
      </w:r>
      <w:r>
        <w:rPr>
          <w:b w:val="0"/>
          <w:szCs w:val="20"/>
        </w:rPr>
        <w:tab/>
      </w:r>
      <w:r>
        <w:rPr>
          <w:b w:val="0"/>
          <w:szCs w:val="20"/>
        </w:rPr>
        <w:tab/>
        <w:t>Telefax: + 377 93 10 81 40</w:t>
      </w:r>
    </w:p>
    <w:p w14:paraId="0EAB7327" w14:textId="77777777" w:rsidR="006B114A" w:rsidRDefault="006B114A" w:rsidP="00996B38">
      <w:pPr>
        <w:pStyle w:val="Label1"/>
        <w:rPr>
          <w:sz w:val="18"/>
          <w:szCs w:val="18"/>
        </w:rPr>
      </w:pPr>
    </w:p>
    <w:p w14:paraId="626D5590" w14:textId="4680535A" w:rsidR="006B114A" w:rsidRDefault="006B114A" w:rsidP="00B53191">
      <w:pPr>
        <w:pStyle w:val="Label1"/>
        <w:spacing w:line="240" w:lineRule="auto"/>
        <w:rPr>
          <w:sz w:val="18"/>
          <w:szCs w:val="18"/>
        </w:rPr>
      </w:pPr>
      <w:r>
        <w:t>Use Limitation:</w:t>
      </w:r>
      <w:r>
        <w:rPr>
          <w:sz w:val="18"/>
          <w:szCs w:val="18"/>
        </w:rPr>
        <w:t xml:space="preserve"> </w:t>
      </w:r>
      <w:r>
        <w:rPr>
          <w:sz w:val="18"/>
          <w:szCs w:val="18"/>
        </w:rPr>
        <w:tab/>
      </w:r>
      <w:r>
        <w:rPr>
          <w:sz w:val="18"/>
          <w:szCs w:val="18"/>
        </w:rPr>
        <w:tab/>
      </w:r>
      <w:r>
        <w:rPr>
          <w:sz w:val="18"/>
          <w:szCs w:val="18"/>
        </w:rPr>
        <w:tab/>
      </w:r>
      <w:r w:rsidRPr="00EC1A69">
        <w:rPr>
          <w:b w:val="0"/>
        </w:rPr>
        <w:t xml:space="preserve">This interoperability catalogue </w:t>
      </w:r>
      <w:r>
        <w:rPr>
          <w:b w:val="0"/>
        </w:rPr>
        <w:t xml:space="preserve">is </w:t>
      </w:r>
      <w:r w:rsidR="00BD58C2">
        <w:rPr>
          <w:b w:val="0"/>
        </w:rPr>
        <w:t xml:space="preserve">primarily </w:t>
      </w:r>
      <w:r>
        <w:rPr>
          <w:b w:val="0"/>
        </w:rPr>
        <w:t>designed for</w:t>
      </w:r>
      <w:r w:rsidRPr="00EC1A69">
        <w:rPr>
          <w:b w:val="0"/>
        </w:rPr>
        <w:t xml:space="preserve"> </w:t>
      </w:r>
      <w:r>
        <w:rPr>
          <w:b w:val="0"/>
        </w:rPr>
        <w:t>ECDIS</w:t>
      </w:r>
      <w:r w:rsidR="00BD58C2">
        <w:rPr>
          <w:b w:val="0"/>
        </w:rPr>
        <w:t xml:space="preserve">, but may </w:t>
      </w:r>
      <w:r w:rsidR="00BD58C2">
        <w:rPr>
          <w:b w:val="0"/>
        </w:rPr>
        <w:tab/>
      </w:r>
      <w:r w:rsidR="00BD58C2">
        <w:rPr>
          <w:b w:val="0"/>
        </w:rPr>
        <w:tab/>
      </w:r>
      <w:r w:rsidR="00BD58C2">
        <w:rPr>
          <w:b w:val="0"/>
        </w:rPr>
        <w:tab/>
        <w:t>be used in other navigation system</w:t>
      </w:r>
      <w:r>
        <w:t>.</w:t>
      </w:r>
    </w:p>
    <w:p w14:paraId="17787093" w14:textId="77777777" w:rsidR="006B114A" w:rsidRDefault="006B114A"/>
    <w:p w14:paraId="22E07618" w14:textId="7C5942C7" w:rsidR="006B114A" w:rsidRDefault="006B114A" w:rsidP="00BB3374">
      <w:pPr>
        <w:pStyle w:val="Heading1"/>
        <w:numPr>
          <w:ilvl w:val="0"/>
          <w:numId w:val="3"/>
        </w:numPr>
        <w:rPr>
          <w:rFonts w:eastAsia="MS Mincho"/>
        </w:rPr>
      </w:pPr>
      <w:bookmarkStart w:id="306" w:name="_Toc484523833"/>
      <w:bookmarkStart w:id="307" w:name="_Toc225065137"/>
      <w:bookmarkStart w:id="308" w:name="_Toc225648280"/>
      <w:bookmarkStart w:id="309" w:name="_Ref500467556"/>
      <w:bookmarkStart w:id="310" w:name="_Toc519804896"/>
      <w:r>
        <w:rPr>
          <w:rFonts w:eastAsia="MS Mincho"/>
        </w:rPr>
        <w:t>Data Content and structure</w:t>
      </w:r>
      <w:bookmarkEnd w:id="306"/>
      <w:bookmarkEnd w:id="307"/>
      <w:bookmarkEnd w:id="308"/>
      <w:bookmarkEnd w:id="309"/>
      <w:bookmarkEnd w:id="310"/>
    </w:p>
    <w:p w14:paraId="181F4732" w14:textId="77777777" w:rsidR="006B114A" w:rsidRDefault="006B114A" w:rsidP="00BB3374">
      <w:pPr>
        <w:pStyle w:val="Heading2"/>
        <w:numPr>
          <w:ilvl w:val="1"/>
          <w:numId w:val="3"/>
        </w:numPr>
        <w:rPr>
          <w:rFonts w:eastAsia="MS Mincho"/>
        </w:rPr>
      </w:pPr>
      <w:bookmarkStart w:id="311" w:name="_Toc484523834"/>
      <w:bookmarkStart w:id="312" w:name="_Toc519804897"/>
      <w:bookmarkStart w:id="313" w:name="_Toc225065138"/>
      <w:bookmarkStart w:id="314" w:name="_Toc225648281"/>
      <w:r>
        <w:rPr>
          <w:rFonts w:eastAsia="MS Mincho"/>
        </w:rPr>
        <w:t>Introduction</w:t>
      </w:r>
      <w:bookmarkEnd w:id="311"/>
      <w:bookmarkEnd w:id="312"/>
    </w:p>
    <w:p w14:paraId="1F9023DD" w14:textId="4CE541D3" w:rsidR="006B114A" w:rsidDel="0014186F" w:rsidRDefault="006B114A" w:rsidP="00BB3374">
      <w:bookmarkStart w:id="315" w:name="_Hlk486780114"/>
      <w:r>
        <w:t xml:space="preserve">The specifications listed in catalogue metadata are considered in scope of </w:t>
      </w:r>
      <w:r w:rsidDel="00714422">
        <w:t xml:space="preserve">the </w:t>
      </w:r>
      <w:r>
        <w:t>accompanying interoperability catalogue. All other specifications are considered out of scope.</w:t>
      </w:r>
      <w:bookmarkEnd w:id="315"/>
    </w:p>
    <w:p w14:paraId="77BC9199" w14:textId="77777777" w:rsidR="006B114A" w:rsidRDefault="006B114A" w:rsidP="00BB3374">
      <w:pPr>
        <w:pStyle w:val="Heading2"/>
        <w:numPr>
          <w:ilvl w:val="1"/>
          <w:numId w:val="3"/>
        </w:numPr>
        <w:rPr>
          <w:rFonts w:eastAsia="MS Mincho"/>
        </w:rPr>
      </w:pPr>
      <w:bookmarkStart w:id="316" w:name="_Toc484523835"/>
      <w:bookmarkStart w:id="317" w:name="_Toc519804898"/>
      <w:r>
        <w:rPr>
          <w:rFonts w:eastAsia="MS Mincho"/>
        </w:rPr>
        <w:t>Overview of approach to implementing interoperability</w:t>
      </w:r>
      <w:bookmarkEnd w:id="316"/>
      <w:bookmarkEnd w:id="317"/>
    </w:p>
    <w:p w14:paraId="182AA341" w14:textId="77777777" w:rsidR="006B114A" w:rsidRDefault="006B114A" w:rsidP="00996B38">
      <w:r>
        <w:t>Interoperability processing works in combination with regular portrayal processing (see S-100 Part 9). Depending on the system architecture designed by developers of system software, it may function as a pre-processing or post-processing stage to regular portrayal processing.</w:t>
      </w:r>
    </w:p>
    <w:p w14:paraId="36C5B414" w14:textId="14CCBC43" w:rsidR="006B114A" w:rsidRDefault="006B114A" w:rsidP="00996B38">
      <w:r>
        <w:t>An interoperability catalogue basically describes a transformation from an input stream of feature data to a</w:t>
      </w:r>
      <w:ins w:id="318" w:author="Eivind" w:date="2018-06-20T22:12:00Z">
        <w:r w:rsidR="00A93816">
          <w:t>n</w:t>
        </w:r>
      </w:ins>
      <w:r>
        <w:t xml:space="preserve"> output stream of prioritized feature data. The input stream consists of feature data from S-101 and other S-100-based datasets (either in the form of feature objects </w:t>
      </w:r>
      <w:r w:rsidDel="002712EA">
        <w:t>fr</w:t>
      </w:r>
      <w:r>
        <w:t>om the input data, or feature objects transformed to drawing instructions by portrayal processing), The output feature stream consists of feature data that may contain some input features in their original form, combined versions of other features, and remove other features from the stream altogether. Features in the output stream also have assigned (or revised) priorities in relation to other features, depending on feature type.</w:t>
      </w:r>
    </w:p>
    <w:p w14:paraId="599A3755" w14:textId="7BB80EF7" w:rsidR="006B114A" w:rsidRDefault="00A84663" w:rsidP="00BB3374">
      <w:pPr>
        <w:pStyle w:val="Heading3"/>
        <w:numPr>
          <w:ilvl w:val="2"/>
          <w:numId w:val="3"/>
        </w:numPr>
      </w:pPr>
      <w:r>
        <w:t>Overview</w:t>
      </w:r>
      <w:r w:rsidR="006B114A">
        <w:t xml:space="preserve"> of an interoperability catalogue</w:t>
      </w:r>
    </w:p>
    <w:p w14:paraId="2E0FD274" w14:textId="75D2C72C" w:rsidR="00F37717" w:rsidRDefault="00F37717" w:rsidP="00FC0D14">
      <w:pPr>
        <w:pBdr>
          <w:top w:val="single" w:sz="4" w:space="6" w:color="auto"/>
          <w:left w:val="single" w:sz="4" w:space="4" w:color="auto"/>
          <w:bottom w:val="single" w:sz="4" w:space="6" w:color="auto"/>
          <w:right w:val="single" w:sz="4" w:space="4" w:color="auto"/>
        </w:pBdr>
        <w:spacing w:line="240" w:lineRule="auto"/>
      </w:pPr>
      <w:r>
        <w:t xml:space="preserve">As mentioned in Section </w:t>
      </w:r>
      <w:r>
        <w:fldChar w:fldCharType="begin"/>
      </w:r>
      <w:r>
        <w:instrText xml:space="preserve"> REF _Ref500467138 \r \h </w:instrText>
      </w:r>
      <w:r w:rsidR="00FC0D14">
        <w:instrText xml:space="preserve"> \* MERGEFORMAT </w:instrText>
      </w:r>
      <w:r>
        <w:fldChar w:fldCharType="separate"/>
      </w:r>
      <w:r>
        <w:t>1</w:t>
      </w:r>
      <w:r>
        <w:fldChar w:fldCharType="end"/>
      </w:r>
      <w:r>
        <w:t xml:space="preserve">, interoperability will be implemented in two phases. This overview covers </w:t>
      </w:r>
      <w:r w:rsidR="00FC0D14">
        <w:t xml:space="preserve">functionality in </w:t>
      </w:r>
      <w:r>
        <w:t>both</w:t>
      </w:r>
      <w:r w:rsidR="00FC0D14">
        <w:t xml:space="preserve"> phases.</w:t>
      </w:r>
    </w:p>
    <w:p w14:paraId="0C49B071" w14:textId="2FB42C2F" w:rsidR="006B114A" w:rsidRDefault="006B114A" w:rsidP="00996B38">
      <w:r>
        <w:t>An interoperability catalogue is a collection of rulesets for filtering and/or combining feature objects from different input streams corresponding to different data products into feature objects in a combined output stream. The Interoperability Catalogue provides means of describing the conditions under which a ruleset is active – that is, each ruleset applies to a particular combination of products in a specified interoperability level. Within each ruleset, there are rules whose antecedents specify the combinations of features from different products to which they apply, and what the result of applying the rule is (i.e., given a particular combination of features in the input stream, what feature or features should be emitted into the output stream).</w:t>
      </w:r>
    </w:p>
    <w:p w14:paraId="02029C7F" w14:textId="48EE1646" w:rsidR="006B114A" w:rsidRDefault="006B114A" w:rsidP="00996B38">
      <w:r>
        <w:t xml:space="preserve">The interoperability processor applies the rules allowed by the selected level and which are assigned to the loaded combination of data products, and outputs a stream of feature data which contains both original feature instances and (in interoperability </w:t>
      </w:r>
      <w:del w:id="319" w:author="Eivind" w:date="2018-06-21T20:24:00Z">
        <w:r w:rsidDel="00574B55">
          <w:delText xml:space="preserve">levels </w:delText>
        </w:r>
      </w:del>
      <w:ins w:id="320" w:author="Eivind" w:date="2018-06-21T20:24:00Z">
        <w:r w:rsidR="00574B55">
          <w:t xml:space="preserve">Levels </w:t>
        </w:r>
      </w:ins>
      <w:r>
        <w:t xml:space="preserve">3 and 4) new instances which conform to new hybrid feature </w:t>
      </w:r>
      <w:r>
        <w:lastRenderedPageBreak/>
        <w:t xml:space="preserve">types that are defined in the hybrid feature catalogue. The selection process is shown in </w:t>
      </w:r>
      <w:ins w:id="321" w:author="Raphael Malyankar" w:date="2018-07-20T15:18:00Z">
        <w:r w:rsidR="00B5547D">
          <w:fldChar w:fldCharType="begin"/>
        </w:r>
        <w:r w:rsidR="00B5547D">
          <w:instrText xml:space="preserve"> REF _Ref519863218 \h </w:instrText>
        </w:r>
      </w:ins>
      <w:r w:rsidR="00B5547D">
        <w:fldChar w:fldCharType="separate"/>
      </w:r>
      <w:ins w:id="322" w:author="Raphael Malyankar" w:date="2018-07-20T15:18:00Z">
        <w:r w:rsidR="00B5547D">
          <w:t xml:space="preserve">Figure </w:t>
        </w:r>
        <w:r w:rsidR="00B5547D">
          <w:rPr>
            <w:noProof/>
          </w:rPr>
          <w:t>4</w:t>
        </w:r>
        <w:r w:rsidR="00B5547D">
          <w:noBreakHyphen/>
        </w:r>
        <w:r w:rsidR="00B5547D">
          <w:rPr>
            <w:noProof/>
          </w:rPr>
          <w:t>1</w:t>
        </w:r>
        <w:r w:rsidR="00B5547D">
          <w:fldChar w:fldCharType="end"/>
        </w:r>
      </w:ins>
      <w:del w:id="323" w:author="Raphael Malyankar" w:date="2018-07-20T15:18:00Z">
        <w:r w:rsidDel="00B5547D">
          <w:delText>the figure</w:delText>
        </w:r>
        <w:r w:rsidDel="004C6E34">
          <w:delText xml:space="preserve"> below</w:delText>
        </w:r>
      </w:del>
      <w:r>
        <w:t>, and consists only of selecting the predefined combination (PDC) that corresponds to the interoperability level set by the user or system and which lists exactly the currently loaded products. If the catalogue is correctly written there should be only one predefined combination after these steps; however, if there is a tie it must be broken by external tie-breaking methods such as allowing the user to select a combination based on the use conditions and description attributes of the PDC.</w:t>
      </w:r>
    </w:p>
    <w:p w14:paraId="393A6584" w14:textId="77777777" w:rsidR="006B114A" w:rsidRDefault="006B114A" w:rsidP="00996B38">
      <w:pPr>
        <w:keepNext/>
        <w:jc w:val="center"/>
      </w:pPr>
      <w:r>
        <w:rPr>
          <w:noProof/>
          <w:lang w:val="fr-FR" w:eastAsia="fr-FR"/>
        </w:rPr>
        <w:drawing>
          <wp:inline distT="0" distB="0" distL="0" distR="0" wp14:anchorId="3D1D1CA7" wp14:editId="20E0FC53">
            <wp:extent cx="4107180" cy="378468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6415" cy="3793197"/>
                    </a:xfrm>
                    <a:prstGeom prst="rect">
                      <a:avLst/>
                    </a:prstGeom>
                    <a:noFill/>
                  </pic:spPr>
                </pic:pic>
              </a:graphicData>
            </a:graphic>
          </wp:inline>
        </w:drawing>
      </w:r>
    </w:p>
    <w:p w14:paraId="10554755" w14:textId="3C34798E" w:rsidR="006B114A" w:rsidRDefault="006B114A" w:rsidP="00996B38">
      <w:pPr>
        <w:pStyle w:val="Caption"/>
        <w:jc w:val="center"/>
      </w:pPr>
      <w:bookmarkStart w:id="324" w:name="_Ref519863218"/>
      <w:r>
        <w:t xml:space="preserve">Figure </w:t>
      </w:r>
      <w:r w:rsidR="00750D65">
        <w:fldChar w:fldCharType="begin"/>
      </w:r>
      <w:r w:rsidR="00750D65">
        <w:instrText xml:space="preserve"> STYLEREF 1 \s </w:instrText>
      </w:r>
      <w:r w:rsidR="00750D65">
        <w:fldChar w:fldCharType="separate"/>
      </w:r>
      <w:r w:rsidR="00750D65">
        <w:rPr>
          <w:noProof/>
        </w:rPr>
        <w:t>4</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1</w:t>
      </w:r>
      <w:r w:rsidR="00750D65">
        <w:fldChar w:fldCharType="end"/>
      </w:r>
      <w:bookmarkEnd w:id="324"/>
      <w:r>
        <w:t>. Process for selecting rules</w:t>
      </w:r>
    </w:p>
    <w:p w14:paraId="329E5235" w14:textId="77777777" w:rsidR="006B114A" w:rsidRDefault="006B114A" w:rsidP="00996B38"/>
    <w:p w14:paraId="7EC49C48" w14:textId="77777777" w:rsidR="006B114A" w:rsidRDefault="006B114A" w:rsidP="00996B38">
      <w:r>
        <w:t xml:space="preserve">Product combinations are simply lists of data products. When associated to a ruleset or individual rule, it means the set or single rule applies to combinations of the data products listed. Each product combination is given attributes that identify its interoperability level and descriptive attributes that indicate its purpose and applicability to the human end-user and catalogue developer. </w:t>
      </w:r>
    </w:p>
    <w:p w14:paraId="57AC7EF9" w14:textId="01203377" w:rsidR="006B114A" w:rsidRDefault="006B114A" w:rsidP="00996B38">
      <w:r>
        <w:t xml:space="preserve">Display planes act as a means of layering features in the end-user’s display. Each feature in the output stream is assigned to a display plane. Each plane is assigned a display priority relative to other planes. The Interoperability Catalogue uses display planes for interleaving features from different products, with features in higher priority planes overlying those in lower priority planes wherever they overlap. In case of coincident or overlapping symbols, OEMs may use appropriate methods to avoid displaying partial symbols, or </w:t>
      </w:r>
      <w:del w:id="325" w:author="Eivind" w:date="2018-06-20T22:53:00Z">
        <w:r w:rsidDel="009261A0">
          <w:delText>‘</w:delText>
        </w:r>
      </w:del>
      <w:ins w:id="326" w:author="Raphael Malyankar" w:date="2018-07-01T20:23:00Z">
        <w:r w:rsidR="003E2142">
          <w:t>“</w:t>
        </w:r>
      </w:ins>
      <w:del w:id="327" w:author="Eivind" w:date="2018-06-20T22:53:00Z">
        <w:r w:rsidDel="009261A0">
          <w:delText xml:space="preserve">grafting’ </w:delText>
        </w:r>
      </w:del>
      <w:ins w:id="328" w:author="Eivind" w:date="2018-06-20T22:53:00Z">
        <w:r w:rsidR="009261A0">
          <w:t xml:space="preserve">grafting” </w:t>
        </w:r>
      </w:ins>
      <w:r>
        <w:t>part of lower-layer symbols onto symbols in upper layers.</w:t>
      </w:r>
    </w:p>
    <w:p w14:paraId="0F900A60" w14:textId="7C3DB937" w:rsidR="006B114A" w:rsidRDefault="006B114A" w:rsidP="00996B38">
      <w:r>
        <w:t>The Interoperability Catalogue allows suppression of feature classes whereby the presence in one product of features of a given feature type causes the removal of all features of a specified feature type from another specified data product. This is supposed to be used when the two feature types represent the same kind of data but one data product is preferred over the other for reasons such as more detail in the preferred data product, additional feature characteristics in the preferred product, etc.</w:t>
      </w:r>
    </w:p>
    <w:p w14:paraId="23EAB847" w14:textId="3B72A19F" w:rsidR="006B114A" w:rsidRDefault="006B114A" w:rsidP="00996B38">
      <w:r>
        <w:lastRenderedPageBreak/>
        <w:t xml:space="preserve">The Interoperability Catalogue also allows suppression of feature instances whereby only feature instances meeting specified conditions are suppressed in favour of feature instances from a different product. The conditions are described in terms of specific characteristics such as attribute values or combinations of values of different attributes, or the use of specific classes of spatial primitives such as all point features of the specified type. </w:t>
      </w:r>
    </w:p>
    <w:p w14:paraId="7EAC467E" w14:textId="77777777" w:rsidR="006B114A" w:rsidRDefault="006B114A" w:rsidP="00996B38">
      <w:r>
        <w:t>EXAMPLE: Restricted area features from ENC datasets with category attribute = 4 (nature reserve), 5 (bird sanctuary), 7 (seal sanctuary), 23 (ecological reserve), or 31 (coral sanctuary) are suppressed in favour of restricted area features from S-122 (Marine Protected Area) datasets.</w:t>
      </w:r>
    </w:p>
    <w:p w14:paraId="321953A6" w14:textId="4E65440F" w:rsidR="006B114A" w:rsidRDefault="00F37717" w:rsidP="00996B38">
      <w:r>
        <w:t xml:space="preserve">Advanced interoperability functionality will include hybridization of features. </w:t>
      </w:r>
      <w:r w:rsidR="006B114A">
        <w:t>Hybridization consists of combining feature data from different products in the input stream into a new type in the output stream – new in the sense that the output feature type is not defined in any feature catalogue of the input products. Such combined types are intended for producing resultant features with enhanced characteristics, e.g., by enhancing the attribute set from one product with additional attributes derived from another data product.</w:t>
      </w:r>
    </w:p>
    <w:p w14:paraId="10AAD529" w14:textId="77777777" w:rsidR="006B114A" w:rsidRDefault="006B114A" w:rsidP="00BB3374">
      <w:pPr>
        <w:pStyle w:val="Heading3"/>
        <w:numPr>
          <w:ilvl w:val="2"/>
          <w:numId w:val="3"/>
        </w:numPr>
      </w:pPr>
      <w:r>
        <w:t>Overview of processing</w:t>
      </w:r>
    </w:p>
    <w:p w14:paraId="04C02ECF" w14:textId="77777777" w:rsidR="006B114A" w:rsidRDefault="006B114A" w:rsidP="00996B38">
      <w:r>
        <w:t>Interoperability processing can either precede or follow portrayal processing (except rendering, which converts feature data into graphics and is necessarily the step just before actual display). A mixed processing model, where interoperability processing is done both before and after portrayal processing, is also possible.</w:t>
      </w:r>
    </w:p>
    <w:p w14:paraId="5BD0756B" w14:textId="29EEEAD5" w:rsidR="006B114A" w:rsidRDefault="006B114A" w:rsidP="00BB3374">
      <w:pPr>
        <w:pStyle w:val="ListParagraph"/>
        <w:numPr>
          <w:ilvl w:val="0"/>
          <w:numId w:val="6"/>
        </w:numPr>
      </w:pPr>
      <w:r>
        <w:t>Interoperability before regular portrayal processing: Feature data from S-101 and other S-100-based datasets is an input to the interoperability processor, along with the interoperability catalogue and context parameters. The interoperability processor filters and interleaves feature data according to the Interoperability Catalogue and interoperability level selected by the user and passes the resultant feature data to the portrayal processor, which uses the portrayal catalogue for individual products to generate drawing instructions for the display processor.</w:t>
      </w:r>
    </w:p>
    <w:p w14:paraId="673568E1" w14:textId="0C231807" w:rsidR="006B114A" w:rsidRDefault="006B114A" w:rsidP="00BB3374">
      <w:pPr>
        <w:pStyle w:val="ListParagraph"/>
        <w:numPr>
          <w:ilvl w:val="0"/>
          <w:numId w:val="6"/>
        </w:numPr>
      </w:pPr>
      <w:r>
        <w:t>Interoperability after regular portrayal processing: Feature data from S-101 and other S-100-based datasets flows to the portrayal processor. The portrayal processor transforms them into drawing instructions. The drawing instructions flow to the interoperability processor. The interoperability processor filters and interleaves the drawing instructions according to the Interoperability Catalogue and interoperability level selected by the user and passes the resultant drawing instructions to the display processor.</w:t>
      </w:r>
    </w:p>
    <w:p w14:paraId="070565DF" w14:textId="555F1F7B" w:rsidR="006B114A" w:rsidRDefault="006B114A" w:rsidP="00996B38">
      <w:r>
        <w:t xml:space="preserve">Both processing options are shown in </w:t>
      </w:r>
      <w:r w:rsidRPr="00432903">
        <w:t xml:space="preserve">Figure </w:t>
      </w:r>
      <w:r>
        <w:t xml:space="preserve">4-2 below. Details of the processing model are described in </w:t>
      </w:r>
      <w:r w:rsidRPr="00432903">
        <w:t xml:space="preserve">Section </w:t>
      </w:r>
      <w:r w:rsidR="00ED2332">
        <w:t>14</w:t>
      </w:r>
      <w:r>
        <w:t>.</w:t>
      </w:r>
    </w:p>
    <w:p w14:paraId="7521BF3A" w14:textId="77777777" w:rsidR="006B114A" w:rsidRDefault="006B114A" w:rsidP="00996B38">
      <w:pPr>
        <w:keepNext/>
        <w:jc w:val="center"/>
      </w:pPr>
      <w:r>
        <w:rPr>
          <w:noProof/>
          <w:lang w:val="fr-FR" w:eastAsia="fr-FR"/>
        </w:rPr>
        <w:lastRenderedPageBreak/>
        <w:drawing>
          <wp:inline distT="0" distB="0" distL="0" distR="0" wp14:anchorId="723CC4D4" wp14:editId="20580090">
            <wp:extent cx="5730875" cy="4206875"/>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4206875"/>
                    </a:xfrm>
                    <a:prstGeom prst="rect">
                      <a:avLst/>
                    </a:prstGeom>
                    <a:noFill/>
                  </pic:spPr>
                </pic:pic>
              </a:graphicData>
            </a:graphic>
          </wp:inline>
        </w:drawing>
      </w:r>
    </w:p>
    <w:p w14:paraId="2AB1FC26" w14:textId="130B14E3" w:rsidR="006B114A" w:rsidRDefault="006B114A" w:rsidP="00996B38">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4</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2</w:t>
      </w:r>
      <w:r w:rsidR="00750D65">
        <w:fldChar w:fldCharType="end"/>
      </w:r>
      <w:ins w:id="329" w:author="Eivind" w:date="2018-06-20T22:33:00Z">
        <w:r w:rsidR="00246D85">
          <w:t>.</w:t>
        </w:r>
      </w:ins>
      <w:r>
        <w:t xml:space="preserve"> Basic interoperability processing</w:t>
      </w:r>
    </w:p>
    <w:p w14:paraId="0922FCD3" w14:textId="77777777" w:rsidR="006B114A" w:rsidRPr="00432903" w:rsidRDefault="006B114A" w:rsidP="00996B38">
      <w:pPr>
        <w:ind w:left="720" w:right="720"/>
        <w:rPr>
          <w:i/>
        </w:rPr>
      </w:pPr>
      <w:r w:rsidRPr="00432903">
        <w:rPr>
          <w:i/>
        </w:rPr>
        <w:t>Blue: ordinary portrayal processing; beige: interoperability processing; mixed: both interoperability and ordinary portrayal. Filled block arrows: feature data; hollow block arrows: parameters or control information. The green dashed arrow shows the processing stream when interoperability precedes portrayal processing; the red dashed arrow when interoperability follows portrayal.</w:t>
      </w:r>
    </w:p>
    <w:p w14:paraId="1E49D4EA" w14:textId="77777777" w:rsidR="006B114A" w:rsidRDefault="006B114A" w:rsidP="00BB3374">
      <w:pPr>
        <w:pStyle w:val="Heading2"/>
        <w:numPr>
          <w:ilvl w:val="1"/>
          <w:numId w:val="3"/>
        </w:numPr>
        <w:rPr>
          <w:rFonts w:eastAsia="MS Mincho"/>
        </w:rPr>
      </w:pPr>
      <w:bookmarkStart w:id="330" w:name="_Toc484523836"/>
      <w:bookmarkStart w:id="331" w:name="_Toc519804899"/>
      <w:r>
        <w:rPr>
          <w:rFonts w:eastAsia="MS Mincho"/>
        </w:rPr>
        <w:t>Application Schema</w:t>
      </w:r>
      <w:bookmarkEnd w:id="313"/>
      <w:bookmarkEnd w:id="314"/>
      <w:bookmarkEnd w:id="330"/>
      <w:bookmarkEnd w:id="331"/>
    </w:p>
    <w:p w14:paraId="1179D992" w14:textId="20975A92" w:rsidR="006B114A" w:rsidRDefault="006B114A" w:rsidP="00996B38">
      <w:pPr>
        <w:rPr>
          <w:lang w:eastAsia="en-GB"/>
        </w:rPr>
      </w:pPr>
      <w:r>
        <w:rPr>
          <w:lang w:eastAsia="en-GB"/>
        </w:rPr>
        <w:t xml:space="preserve">The interoperability Catalogue (IC) utilizes the ISO </w:t>
      </w:r>
      <w:r>
        <w:rPr>
          <w:b/>
          <w:lang w:eastAsia="en-GB"/>
        </w:rPr>
        <w:t>CT_Catalogue</w:t>
      </w:r>
      <w:r>
        <w:rPr>
          <w:lang w:eastAsia="en-GB"/>
        </w:rPr>
        <w:t xml:space="preserve"> class defined in ISO </w:t>
      </w:r>
      <w:r w:rsidR="002945C8">
        <w:rPr>
          <w:lang w:eastAsia="en-GB"/>
        </w:rPr>
        <w:t>19139</w:t>
      </w:r>
      <w:r>
        <w:rPr>
          <w:lang w:eastAsia="en-GB"/>
        </w:rPr>
        <w:t xml:space="preserve"> </w:t>
      </w:r>
      <w:ins w:id="332" w:author="Raphael Malyankar" w:date="2018-07-13T13:00:00Z">
        <w:r w:rsidR="0071464E">
          <w:rPr>
            <w:lang w:eastAsia="en-GB"/>
          </w:rPr>
          <w:t>(</w:t>
        </w:r>
        <w:r w:rsidR="004B68AF">
          <w:rPr>
            <w:lang w:eastAsia="en-GB"/>
          </w:rPr>
          <w:t xml:space="preserve">implemented in </w:t>
        </w:r>
        <w:r w:rsidR="0071464E">
          <w:rPr>
            <w:lang w:eastAsia="en-GB"/>
          </w:rPr>
          <w:t>ISO 19115-3</w:t>
        </w:r>
      </w:ins>
      <w:ins w:id="333" w:author="Raphael Malyankar" w:date="2018-07-13T13:01:00Z">
        <w:r w:rsidR="0071464E">
          <w:rPr>
            <w:lang w:eastAsia="en-GB"/>
          </w:rPr>
          <w:t>)</w:t>
        </w:r>
      </w:ins>
      <w:ins w:id="334" w:author="Raphael Malyankar" w:date="2018-07-13T13:00:00Z">
        <w:r w:rsidR="0071464E">
          <w:rPr>
            <w:lang w:eastAsia="en-GB"/>
          </w:rPr>
          <w:t xml:space="preserve"> </w:t>
        </w:r>
      </w:ins>
      <w:r>
        <w:rPr>
          <w:lang w:eastAsia="en-GB"/>
        </w:rPr>
        <w:t>as a super-type for header information. The body of the Interoperability Catalogue consists of subsections encoding the rules for display planes, feature priorities, feature interleaving, and available predefined combinations:</w:t>
      </w:r>
    </w:p>
    <w:p w14:paraId="0A9C713C" w14:textId="77777777" w:rsidR="006B114A" w:rsidRDefault="006B114A" w:rsidP="00BB3374">
      <w:pPr>
        <w:pStyle w:val="ListParagraph"/>
        <w:numPr>
          <w:ilvl w:val="0"/>
          <w:numId w:val="4"/>
        </w:numPr>
        <w:spacing w:line="23" w:lineRule="atLeast"/>
        <w:rPr>
          <w:lang w:eastAsia="en-GB"/>
        </w:rPr>
      </w:pPr>
      <w:r>
        <w:rPr>
          <w:lang w:eastAsia="en-GB"/>
        </w:rPr>
        <w:t>display planes, indicating display priority, viewing group, and drawing order;</w:t>
      </w:r>
    </w:p>
    <w:p w14:paraId="2EB0D14E" w14:textId="77777777" w:rsidR="006B114A" w:rsidRDefault="006B114A" w:rsidP="00BB3374">
      <w:pPr>
        <w:pStyle w:val="ListParagraph"/>
        <w:numPr>
          <w:ilvl w:val="0"/>
          <w:numId w:val="4"/>
        </w:numPr>
        <w:spacing w:line="23" w:lineRule="atLeast"/>
        <w:rPr>
          <w:lang w:eastAsia="en-GB"/>
        </w:rPr>
      </w:pPr>
      <w:r>
        <w:rPr>
          <w:lang w:eastAsia="en-GB"/>
        </w:rPr>
        <w:t>predefined combinations and operations on feature types or feature instances for each combination;</w:t>
      </w:r>
    </w:p>
    <w:p w14:paraId="505A7441" w14:textId="77777777" w:rsidR="006B114A" w:rsidRDefault="006B114A" w:rsidP="00996B38"/>
    <w:p w14:paraId="392AB010" w14:textId="201294C1" w:rsidR="006B114A" w:rsidRDefault="00FC333E" w:rsidP="00D27AFF">
      <w:pPr>
        <w:keepNext/>
        <w:jc w:val="center"/>
      </w:pPr>
      <w:ins w:id="335" w:author="Raphael Malyankar" w:date="2018-07-08T20:05:00Z">
        <w:r>
          <w:rPr>
            <w:noProof/>
            <w:lang w:val="fr-FR" w:eastAsia="fr-FR"/>
          </w:rPr>
          <w:lastRenderedPageBreak/>
          <w:drawing>
            <wp:inline distT="0" distB="0" distL="0" distR="0" wp14:anchorId="03E1664A" wp14:editId="4F698721">
              <wp:extent cx="5943600" cy="499681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C Model Levels 1 and 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996815"/>
                      </a:xfrm>
                      <a:prstGeom prst="rect">
                        <a:avLst/>
                      </a:prstGeom>
                    </pic:spPr>
                  </pic:pic>
                </a:graphicData>
              </a:graphic>
            </wp:inline>
          </w:drawing>
        </w:r>
      </w:ins>
      <w:del w:id="336" w:author="Raphael Malyankar" w:date="2018-07-08T20:05:00Z">
        <w:r w:rsidR="006B114A" w:rsidDel="00FC333E">
          <w:rPr>
            <w:noProof/>
            <w:lang w:val="fr-FR" w:eastAsia="fr-FR"/>
          </w:rPr>
          <w:drawing>
            <wp:inline distT="0" distB="0" distL="0" distR="0" wp14:anchorId="6B1A5E6A" wp14:editId="2CACADE9">
              <wp:extent cx="5906146" cy="473544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 Model - Levels 1 and 2.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06146" cy="4735440"/>
                      </a:xfrm>
                      <a:prstGeom prst="rect">
                        <a:avLst/>
                      </a:prstGeom>
                      <a:noFill/>
                      <a:ln>
                        <a:noFill/>
                      </a:ln>
                    </pic:spPr>
                  </pic:pic>
                </a:graphicData>
              </a:graphic>
            </wp:inline>
          </w:drawing>
        </w:r>
      </w:del>
    </w:p>
    <w:p w14:paraId="35B13679" w14:textId="0993F4AB" w:rsidR="006B114A" w:rsidRDefault="006B114A" w:rsidP="00840327">
      <w:pPr>
        <w:pStyle w:val="Caption"/>
        <w:jc w:val="center"/>
      </w:pPr>
      <w:bookmarkStart w:id="337" w:name="_Ref518567939"/>
      <w:r>
        <w:t xml:space="preserve">Figure </w:t>
      </w:r>
      <w:r w:rsidR="00750D65">
        <w:fldChar w:fldCharType="begin"/>
      </w:r>
      <w:r w:rsidR="00750D65">
        <w:instrText xml:space="preserve"> STYLEREF 1 \s </w:instrText>
      </w:r>
      <w:r w:rsidR="00750D65">
        <w:fldChar w:fldCharType="separate"/>
      </w:r>
      <w:r w:rsidR="00750D65">
        <w:rPr>
          <w:noProof/>
        </w:rPr>
        <w:t>4</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3</w:t>
      </w:r>
      <w:r w:rsidR="00750D65">
        <w:fldChar w:fldCharType="end"/>
      </w:r>
      <w:bookmarkEnd w:id="337"/>
      <w:r>
        <w:t>. Basic interoperability catalogue</w:t>
      </w:r>
      <w:r w:rsidR="00EB6EA0">
        <w:t xml:space="preserve"> (Levels 1 &amp; 2)</w:t>
      </w:r>
    </w:p>
    <w:p w14:paraId="6A837F92" w14:textId="77777777" w:rsidR="006B114A" w:rsidRDefault="006B114A" w:rsidP="00996B38"/>
    <w:p w14:paraId="51C1E60B" w14:textId="77777777" w:rsidR="006B114A" w:rsidRDefault="006B114A" w:rsidP="00BB3374">
      <w:pPr>
        <w:pStyle w:val="Heading2"/>
        <w:numPr>
          <w:ilvl w:val="1"/>
          <w:numId w:val="3"/>
        </w:numPr>
        <w:rPr>
          <w:rFonts w:eastAsia="MS Mincho"/>
        </w:rPr>
      </w:pPr>
      <w:bookmarkStart w:id="338" w:name="_Toc484523837"/>
      <w:bookmarkStart w:id="339" w:name="_Toc225648301"/>
      <w:bookmarkStart w:id="340" w:name="_Toc225065158"/>
      <w:bookmarkStart w:id="341" w:name="_Toc484523838"/>
      <w:bookmarkStart w:id="342" w:name="_Toc519804900"/>
      <w:bookmarkStart w:id="343" w:name="_Toc225648282"/>
      <w:bookmarkStart w:id="344" w:name="_Toc225065139"/>
      <w:bookmarkEnd w:id="338"/>
      <w:r>
        <w:rPr>
          <w:rFonts w:eastAsia="MS Mincho"/>
        </w:rPr>
        <w:t>Interoperability Catalogue</w:t>
      </w:r>
      <w:bookmarkEnd w:id="339"/>
      <w:bookmarkEnd w:id="340"/>
      <w:bookmarkEnd w:id="341"/>
      <w:bookmarkEnd w:id="342"/>
    </w:p>
    <w:p w14:paraId="16A32451" w14:textId="77777777" w:rsidR="006B114A" w:rsidRDefault="006B114A" w:rsidP="00BB3374">
      <w:pPr>
        <w:pStyle w:val="Heading3"/>
        <w:numPr>
          <w:ilvl w:val="2"/>
          <w:numId w:val="3"/>
        </w:numPr>
        <w:rPr>
          <w:rFonts w:eastAsia="MS Mincho"/>
          <w:lang w:eastAsia="en-US"/>
        </w:rPr>
      </w:pPr>
      <w:bookmarkStart w:id="345" w:name="_Toc484523839"/>
      <w:r>
        <w:rPr>
          <w:rFonts w:eastAsia="MS Mincho"/>
          <w:lang w:eastAsia="en-US"/>
        </w:rPr>
        <w:t>Introduction</w:t>
      </w:r>
      <w:bookmarkEnd w:id="345"/>
    </w:p>
    <w:p w14:paraId="0BB4F59F" w14:textId="5A73CD51" w:rsidR="006B114A" w:rsidRDefault="006B114A" w:rsidP="00996B38">
      <w:pPr>
        <w:rPr>
          <w:lang w:eastAsia="en-US"/>
        </w:rPr>
      </w:pPr>
      <w:r>
        <w:rPr>
          <w:lang w:eastAsia="en-US"/>
        </w:rPr>
        <w:t>The Interoperability Catalogue</w:t>
      </w:r>
      <w:del w:id="346" w:author="Eivind" w:date="2018-06-20T22:37:00Z">
        <w:r w:rsidDel="00C94AB7">
          <w:rPr>
            <w:lang w:eastAsia="en-US"/>
          </w:rPr>
          <w:delText xml:space="preserve"> (IC)</w:delText>
        </w:r>
      </w:del>
      <w:r>
        <w:rPr>
          <w:lang w:eastAsia="en-US"/>
        </w:rPr>
        <w:t xml:space="preserve"> specifies the relative display prioritization of feature types (and instances), as defined in individual product specifications, in relation to other feature types (and instances) which may be defined in any of the data products declared to be within the scope of the Interoperability Catalogue.</w:t>
      </w:r>
    </w:p>
    <w:p w14:paraId="383F7F19" w14:textId="5834400E" w:rsidR="006B114A" w:rsidRDefault="006B114A" w:rsidP="00996B38">
      <w:r>
        <w:rPr>
          <w:lang w:eastAsia="en-US"/>
        </w:rPr>
        <w:t>An</w:t>
      </w:r>
      <w:r w:rsidDel="007846FF">
        <w:rPr>
          <w:lang w:eastAsia="en-US"/>
        </w:rPr>
        <w:t xml:space="preserve"> </w:t>
      </w:r>
      <w:r>
        <w:rPr>
          <w:lang w:eastAsia="en-US"/>
        </w:rPr>
        <w:t xml:space="preserve">Interoperability Catalogue describes display planes, predefined combinations, feature instance and feature layer suppression rules. </w:t>
      </w:r>
    </w:p>
    <w:p w14:paraId="25C35422" w14:textId="4A1DAD6F" w:rsidR="006B114A" w:rsidRDefault="006B114A" w:rsidP="00996B38">
      <w:pPr>
        <w:rPr>
          <w:ins w:id="347" w:author="Eivind" w:date="2018-06-20T22:38:00Z"/>
          <w:lang w:eastAsia="en-US"/>
        </w:rPr>
      </w:pPr>
      <w:r>
        <w:rPr>
          <w:lang w:eastAsia="en-US"/>
        </w:rPr>
        <w:t>An Interoperability Catalogue must be an XML document which conforms to the</w:t>
      </w:r>
      <w:r w:rsidDel="007846FF">
        <w:rPr>
          <w:lang w:eastAsia="en-US"/>
        </w:rPr>
        <w:t xml:space="preserve"> </w:t>
      </w:r>
      <w:r>
        <w:rPr>
          <w:lang w:eastAsia="en-US"/>
        </w:rPr>
        <w:t>Interoperability Catalogue Schema</w:t>
      </w:r>
      <w:r w:rsidDel="007846FF">
        <w:rPr>
          <w:lang w:eastAsia="en-US"/>
        </w:rPr>
        <w:t xml:space="preserve"> </w:t>
      </w:r>
      <w:r>
        <w:rPr>
          <w:lang w:eastAsia="en-US"/>
        </w:rPr>
        <w:t>which can be downloaded from the IHO website.</w:t>
      </w:r>
    </w:p>
    <w:p w14:paraId="6F9365CB" w14:textId="17D8701E" w:rsidR="00C94AB7" w:rsidRPr="005251B2" w:rsidRDefault="00C94AB7" w:rsidP="00996B38">
      <w:pPr>
        <w:rPr>
          <w:lang w:eastAsia="en-US"/>
        </w:rPr>
      </w:pPr>
      <w:ins w:id="348" w:author="Eivind" w:date="2018-06-20T22:38:00Z">
        <w:r>
          <w:t>Figure 4-3 shows the structure of a basic interoperability catalogue.</w:t>
        </w:r>
      </w:ins>
    </w:p>
    <w:p w14:paraId="517F505A" w14:textId="0228F3C1" w:rsidR="006B114A" w:rsidRDefault="006B114A" w:rsidP="00BB3374">
      <w:pPr>
        <w:pStyle w:val="Heading3"/>
        <w:numPr>
          <w:ilvl w:val="2"/>
          <w:numId w:val="3"/>
        </w:numPr>
        <w:rPr>
          <w:rFonts w:eastAsia="MS Mincho"/>
        </w:rPr>
      </w:pPr>
      <w:bookmarkStart w:id="349" w:name="_Toc484523840"/>
      <w:r>
        <w:rPr>
          <w:lang w:eastAsia="en-US"/>
        </w:rPr>
        <w:lastRenderedPageBreak/>
        <w:t>Interoperation</w:t>
      </w:r>
      <w:r>
        <w:rPr>
          <w:rFonts w:eastAsia="MS Mincho"/>
        </w:rPr>
        <w:t xml:space="preserve"> Conceptual Types </w:t>
      </w:r>
      <w:bookmarkEnd w:id="343"/>
      <w:bookmarkEnd w:id="344"/>
      <w:bookmarkEnd w:id="349"/>
    </w:p>
    <w:p w14:paraId="1C3A68C9" w14:textId="133C964C" w:rsidR="006B114A" w:rsidRDefault="006B114A" w:rsidP="00996B38">
      <w:r>
        <w:t xml:space="preserve">The following </w:t>
      </w:r>
      <w:del w:id="350" w:author="Raphael Malyankar" w:date="2018-07-02T18:21:00Z">
        <w:r w:rsidDel="002E440F">
          <w:delText xml:space="preserve">clauses </w:delText>
        </w:r>
      </w:del>
      <w:ins w:id="351" w:author="Raphael Malyankar" w:date="2018-07-02T18:21:00Z">
        <w:r w:rsidR="002E440F">
          <w:t xml:space="preserve">sections </w:t>
        </w:r>
      </w:ins>
      <w:r>
        <w:t>describe the different conceptual elements that may be used in the interoperability catalogue.</w:t>
      </w:r>
    </w:p>
    <w:p w14:paraId="07D2A391" w14:textId="77777777" w:rsidR="006B114A" w:rsidRDefault="006B114A" w:rsidP="00BB3374">
      <w:pPr>
        <w:pStyle w:val="Heading4"/>
        <w:numPr>
          <w:ilvl w:val="3"/>
          <w:numId w:val="3"/>
        </w:numPr>
      </w:pPr>
      <w:r>
        <w:t>Display Plane (S100_IC_DisplayPlane)</w:t>
      </w:r>
    </w:p>
    <w:p w14:paraId="36D99C29" w14:textId="3ACACEEF" w:rsidR="006B114A" w:rsidRDefault="006B114A" w:rsidP="00996B38">
      <w:r>
        <w:t>A display plane element acts as a container for display information for specified feature classes (see</w:t>
      </w:r>
      <w:ins w:id="352" w:author="Raphael Malyankar" w:date="2018-07-19T21:38:00Z">
        <w:r w:rsidR="003E32E3">
          <w:t xml:space="preserve"> section</w:t>
        </w:r>
      </w:ins>
      <w:ins w:id="353" w:author="Raphael Malyankar" w:date="2018-07-01T20:36:00Z">
        <w:r w:rsidR="001D3E14">
          <w:t xml:space="preserve"> </w:t>
        </w:r>
      </w:ins>
      <w:del w:id="354" w:author="Eivind" w:date="2018-06-20T22:42:00Z">
        <w:r w:rsidDel="00C94AB7">
          <w:delText xml:space="preserve"> the next clause</w:delText>
        </w:r>
      </w:del>
      <w:ins w:id="355" w:author="Eivind" w:date="2018-06-20T22:42:00Z">
        <w:r w:rsidR="00C94AB7">
          <w:fldChar w:fldCharType="begin"/>
        </w:r>
        <w:r w:rsidR="00C94AB7">
          <w:instrText xml:space="preserve"> REF _Ref517297891 \r \h </w:instrText>
        </w:r>
      </w:ins>
      <w:r w:rsidR="00C94AB7">
        <w:fldChar w:fldCharType="separate"/>
      </w:r>
      <w:ins w:id="356" w:author="Eivind" w:date="2018-06-20T22:42:00Z">
        <w:r w:rsidR="00C94AB7">
          <w:t>4.4.2.2</w:t>
        </w:r>
        <w:r w:rsidR="00C94AB7">
          <w:fldChar w:fldCharType="end"/>
        </w:r>
      </w:ins>
      <w:r>
        <w:t xml:space="preserve">). </w:t>
      </w:r>
      <w:r w:rsidRPr="00375F89">
        <w:t>The display priority for the plane as a whole is provided in the S100_IC_DisplayPlane element.</w:t>
      </w:r>
      <w:r>
        <w:t xml:space="preserve"> All the types within an instance of S100_IC_DisplayPlane have the same display priority (encoded in attribute displayPriority) relative to feature types in another instance of S100_IC_DisplayPlane.</w:t>
      </w:r>
    </w:p>
    <w:p w14:paraId="5548AA5C" w14:textId="77777777" w:rsidR="006B114A" w:rsidRDefault="006B114A" w:rsidP="00996B38">
      <w:r>
        <w:t xml:space="preserve">EXAMPLE 1: The </w:t>
      </w:r>
      <w:r w:rsidRPr="00CA6247">
        <w:rPr>
          <w:b/>
        </w:rPr>
        <w:t>Marine Protected Area</w:t>
      </w:r>
      <w:r>
        <w:t xml:space="preserve"> feature type from S-122 is in one instance of S100_IC_DisplayPlane and the </w:t>
      </w:r>
      <w:r w:rsidRPr="00CA6247">
        <w:rPr>
          <w:b/>
        </w:rPr>
        <w:t>Restricted Area Regulatory</w:t>
      </w:r>
      <w:r>
        <w:t xml:space="preserve"> feature type from S-101 is in a different instance with a lower priority. The display priority for all S-122 Marine Protected Area instances is higher than all S-101 </w:t>
      </w:r>
      <w:r w:rsidRPr="00CA6247">
        <w:rPr>
          <w:b/>
        </w:rPr>
        <w:t>Restricted Area Regulatory</w:t>
      </w:r>
      <w:r>
        <w:t xml:space="preserve"> feature instances.</w:t>
      </w:r>
    </w:p>
    <w:p w14:paraId="5FBC609D" w14:textId="77777777" w:rsidR="006B114A" w:rsidRDefault="006B114A" w:rsidP="00996B38">
      <w:r>
        <w:t xml:space="preserve">EXAMPLE 2: Current feature types from S-111 are in one instance of S100_IC_DisplayPlane and the </w:t>
      </w:r>
      <w:r w:rsidRPr="00CA6247">
        <w:rPr>
          <w:b/>
        </w:rPr>
        <w:t>Current – non-gravitational</w:t>
      </w:r>
      <w:r>
        <w:t xml:space="preserve"> and </w:t>
      </w:r>
      <w:r w:rsidRPr="00CA6247">
        <w:rPr>
          <w:b/>
        </w:rPr>
        <w:t>Tidal stream – flood/ebb</w:t>
      </w:r>
      <w:r>
        <w:t xml:space="preserve"> feature type from S-101 is in a different instance with a lower priority. The display priority for all S-111 Current feature instances is higher than all S-101 current feature instances.</w:t>
      </w:r>
    </w:p>
    <w:p w14:paraId="58D35507" w14:textId="77777777" w:rsidR="006B114A" w:rsidRDefault="006B114A" w:rsidP="00996B38">
      <w:r>
        <w:t>Assigning feature types to display planes</w:t>
      </w:r>
      <w:r w:rsidRPr="00375F89">
        <w:t xml:space="preserve"> </w:t>
      </w:r>
      <w:r>
        <w:t xml:space="preserve">enables the </w:t>
      </w:r>
      <w:r w:rsidRPr="00375F89">
        <w:t xml:space="preserve">interleaving of feature layers </w:t>
      </w:r>
      <w:r>
        <w:t xml:space="preserve">during portrayal </w:t>
      </w:r>
      <w:r w:rsidRPr="00375F89">
        <w:t xml:space="preserve">by </w:t>
      </w:r>
      <w:r>
        <w:t>indicating</w:t>
      </w:r>
      <w:r w:rsidRPr="00375F89">
        <w:t xml:space="preserve"> the display plane, priority, and</w:t>
      </w:r>
      <w:r>
        <w:t xml:space="preserve"> drawing order of the types assigned to a display plane.</w:t>
      </w:r>
    </w:p>
    <w:p w14:paraId="3E71E042" w14:textId="77777777" w:rsidR="006B114A" w:rsidRDefault="006B114A" w:rsidP="00996B38">
      <w:r w:rsidRPr="00375F89">
        <w:t>S100_</w:t>
      </w:r>
      <w:r>
        <w:t>IC_</w:t>
      </w:r>
      <w:r w:rsidRPr="00375F89">
        <w:t>DisplayPlane assigns subsets of feature types to display planes and defines the viewing group, drawing order, and significance for each feature type in the plane</w:t>
      </w:r>
      <w:r>
        <w:t>.</w:t>
      </w:r>
    </w:p>
    <w:p w14:paraId="31B52157" w14:textId="77777777" w:rsidR="006B114A" w:rsidRPr="00823AAF" w:rsidRDefault="006B114A" w:rsidP="00996B38">
      <w:r w:rsidRPr="00375F89">
        <w:t>An S100_IC_DisplayPlane element may include more than one feature type</w:t>
      </w:r>
      <w:r>
        <w:t>.</w:t>
      </w:r>
    </w:p>
    <w:p w14:paraId="7FB09074" w14:textId="7C32CC2B" w:rsidR="001071EE" w:rsidRDefault="006B114A" w:rsidP="00996B38">
      <w:r w:rsidRPr="00375F89">
        <w:t>A feature type may be referenced in mor</w:t>
      </w:r>
      <w:r>
        <w:t>e than one S100_IC_DisplayPlane, but</w:t>
      </w:r>
      <w:r w:rsidRPr="00375F89">
        <w:t xml:space="preserve"> the entries in different display planes must be distinguished by different attribute-value combinations</w:t>
      </w:r>
      <w:r>
        <w:t xml:space="preserve"> or spatial primitives so that the actual instances of features are partitioned unambiguously between different display planes.</w:t>
      </w:r>
    </w:p>
    <w:p w14:paraId="26E8B3D6" w14:textId="79517DF4" w:rsidR="006B114A" w:rsidRDefault="006B114A" w:rsidP="00996B38">
      <w:r w:rsidRPr="00375F89">
        <w:t>The portrayal of feature types not mentioned in any S100_IC_</w:t>
      </w:r>
      <w:r>
        <w:t>DisplayPlane</w:t>
      </w:r>
      <w:r w:rsidRPr="00375F89">
        <w:t xml:space="preserve"> component is undefined until ordinary portrayal processing. </w:t>
      </w:r>
    </w:p>
    <w:p w14:paraId="4847D236" w14:textId="77777777" w:rsidR="006B114A" w:rsidRDefault="006B114A" w:rsidP="008F16B5">
      <w:pPr>
        <w:pStyle w:val="Heading4"/>
        <w:numPr>
          <w:ilvl w:val="3"/>
          <w:numId w:val="3"/>
        </w:numPr>
      </w:pPr>
      <w:bookmarkStart w:id="357" w:name="_Ref517297891"/>
      <w:r>
        <w:t>Feature type display information (S100_IC_Feature)</w:t>
      </w:r>
      <w:bookmarkEnd w:id="357"/>
    </w:p>
    <w:p w14:paraId="065847AC" w14:textId="5E259C47" w:rsidR="006B114A" w:rsidRDefault="00E64374" w:rsidP="00996B38">
      <w:r>
        <w:t xml:space="preserve">The </w:t>
      </w:r>
      <w:r w:rsidRPr="00E64374">
        <w:rPr>
          <w:b/>
        </w:rPr>
        <w:t>S100_IC_Feature</w:t>
      </w:r>
      <w:r>
        <w:t xml:space="preserve"> element d</w:t>
      </w:r>
      <w:r w:rsidR="006B114A">
        <w:t>escribes the display parameters for all features of a specific feature type in a specific product.</w:t>
      </w:r>
      <w:r>
        <w:t xml:space="preserve"> </w:t>
      </w:r>
      <w:r w:rsidRPr="00E64374">
        <w:t xml:space="preserve">The </w:t>
      </w:r>
      <w:r w:rsidRPr="00E64374">
        <w:rPr>
          <w:b/>
        </w:rPr>
        <w:t>S100_IC_Feature</w:t>
      </w:r>
      <w:r w:rsidRPr="00E64374">
        <w:t xml:space="preserve"> element determines the order of drawing the feature type identified by its featureCode attribute relative to other feature types in the same display plane. </w:t>
      </w:r>
      <w:r>
        <w:t>It also specifie</w:t>
      </w:r>
      <w:ins w:id="358" w:author="Eivind" w:date="2018-06-20T22:43:00Z">
        <w:r w:rsidR="00C94AB7">
          <w:t>s</w:t>
        </w:r>
      </w:ins>
      <w:del w:id="359" w:author="Eivind" w:date="2018-06-20T22:43:00Z">
        <w:r w:rsidDel="00C94AB7">
          <w:delText>d</w:delText>
        </w:r>
      </w:del>
      <w:r>
        <w:t xml:space="preserve"> the viewing group to which the feature is assigned.</w:t>
      </w:r>
      <w:r w:rsidR="006B114A">
        <w:t xml:space="preserve"> </w:t>
      </w:r>
      <w:r>
        <w:t>Its applicability c</w:t>
      </w:r>
      <w:r w:rsidR="006B114A">
        <w:t>an be optionally restricted to a subset of instances of the feature type by additional attributes that specify the type of spatial primitive and indicate specific values of thematic attributes.</w:t>
      </w:r>
    </w:p>
    <w:p w14:paraId="03C2541A" w14:textId="465ABDA9" w:rsidR="006B114A" w:rsidRDefault="006B114A" w:rsidP="00996B38">
      <w:r>
        <w:t xml:space="preserve">EXAMPLE: Subsets of the S-101 features </w:t>
      </w:r>
      <w:r w:rsidRPr="00CA6247">
        <w:rPr>
          <w:b/>
        </w:rPr>
        <w:t>Restricted Area Regulatory</w:t>
      </w:r>
      <w:r>
        <w:rPr>
          <w:b/>
        </w:rPr>
        <w:t xml:space="preserve"> </w:t>
      </w:r>
      <w:r w:rsidRPr="005E27E2">
        <w:t>and</w:t>
      </w:r>
      <w:r>
        <w:rPr>
          <w:b/>
        </w:rPr>
        <w:t xml:space="preserve"> Restricted Area Navigational </w:t>
      </w:r>
      <w:r>
        <w:t xml:space="preserve">are selected according to their </w:t>
      </w:r>
      <w:r w:rsidRPr="00B47746">
        <w:rPr>
          <w:b/>
        </w:rPr>
        <w:t>category of restricted area</w:t>
      </w:r>
      <w:r>
        <w:t xml:space="preserve"> attribute values 4 (nature reserve), 5 (bird sanctuary), 7 (seal sanctuary), 22 (fish sanctuary), or 31 (coral sanctuary).</w:t>
      </w:r>
    </w:p>
    <w:p w14:paraId="222ACBBF" w14:textId="28950FF9" w:rsidR="00E31725" w:rsidRPr="005E27E2" w:rsidRDefault="00E31725" w:rsidP="00D27AFF">
      <w:pPr>
        <w:spacing w:line="276" w:lineRule="auto"/>
      </w:pPr>
      <w:r w:rsidRPr="00E31725">
        <w:t xml:space="preserve">The </w:t>
      </w:r>
      <w:r w:rsidRPr="00D27AFF">
        <w:rPr>
          <w:b/>
        </w:rPr>
        <w:t>S100_IC_Feature</w:t>
      </w:r>
      <w:r w:rsidRPr="00E31725">
        <w:t xml:space="preserve"> element in interoperability catalogues is similar in operation to the layering and priority aspects of the </w:t>
      </w:r>
      <w:r w:rsidRPr="00D27AFF">
        <w:rPr>
          <w:b/>
        </w:rPr>
        <w:t>DrawingInstruction</w:t>
      </w:r>
      <w:r w:rsidRPr="00E31725">
        <w:t xml:space="preserve"> element in portrayal catalogues (see S-100 Part 9 - Portrayal), and therefore has attributes that are equivalent to some of the attributes and roles of the portrayal catalogue element. Where there is an exact correspondence</w:t>
      </w:r>
      <w:r w:rsidR="00611F87">
        <w:t xml:space="preserve"> with a portrayal catalogue element</w:t>
      </w:r>
      <w:r w:rsidRPr="00E31725">
        <w:t xml:space="preserve">, the element in the </w:t>
      </w:r>
      <w:r w:rsidRPr="00E31725">
        <w:lastRenderedPageBreak/>
        <w:t>Interoperability Catalogue element supersedes the portrayal catalogue element.</w:t>
      </w:r>
      <w:r w:rsidR="009E2279">
        <w:t xml:space="preserve"> </w:t>
      </w:r>
      <w:r w:rsidR="009E2279" w:rsidRPr="009E2279">
        <w:t>The correspondences are summarized in the table in section 4.4.2.6.</w:t>
      </w:r>
    </w:p>
    <w:p w14:paraId="512108EA" w14:textId="0D61C262" w:rsidR="006B114A" w:rsidRDefault="006B114A" w:rsidP="008F16B5">
      <w:pPr>
        <w:pStyle w:val="Heading4"/>
        <w:numPr>
          <w:ilvl w:val="3"/>
          <w:numId w:val="3"/>
        </w:numPr>
      </w:pPr>
      <w:r>
        <w:t>Feature layer (S100_IC_SuppressedFeatureLayer)</w:t>
      </w:r>
    </w:p>
    <w:p w14:paraId="7B5FDDEF" w14:textId="77777777" w:rsidR="006B114A" w:rsidRDefault="006B114A" w:rsidP="00996B38">
      <w:r>
        <w:t>Each instance of this element identifies a feature type in a specific data product.</w:t>
      </w:r>
    </w:p>
    <w:p w14:paraId="27D20D5E" w14:textId="77777777" w:rsidR="006B114A" w:rsidRPr="00CA08CE" w:rsidRDefault="006B114A" w:rsidP="00996B38">
      <w:r>
        <w:t xml:space="preserve">EXAMPLE: The S-101 features </w:t>
      </w:r>
      <w:r w:rsidRPr="00CA6247">
        <w:rPr>
          <w:b/>
        </w:rPr>
        <w:t>Current – non-gravitational</w:t>
      </w:r>
      <w:r>
        <w:t xml:space="preserve"> and </w:t>
      </w:r>
      <w:r w:rsidRPr="00CA6247">
        <w:rPr>
          <w:b/>
        </w:rPr>
        <w:t>Tidal stream – flood/ebb</w:t>
      </w:r>
      <w:r>
        <w:rPr>
          <w:b/>
        </w:rPr>
        <w:t xml:space="preserve"> </w:t>
      </w:r>
      <w:r>
        <w:t xml:space="preserve">are identified by S100_IC_SuppressedFeatureLayer elements as being suppressed in a predefined combination that also includes S-111 (Surface Currents) since S-111 has more detailed information about currents. </w:t>
      </w:r>
    </w:p>
    <w:p w14:paraId="40578639" w14:textId="77777777" w:rsidR="006B114A" w:rsidRDefault="006B114A" w:rsidP="008F16B5">
      <w:pPr>
        <w:pStyle w:val="Heading4"/>
        <w:numPr>
          <w:ilvl w:val="3"/>
          <w:numId w:val="3"/>
        </w:numPr>
      </w:pPr>
      <w:r>
        <w:t>Predefined combination (S100_IC_PredefinedCombination)</w:t>
      </w:r>
    </w:p>
    <w:p w14:paraId="78C4FF96" w14:textId="4A1C2A66" w:rsidR="006B114A" w:rsidRDefault="006B114A" w:rsidP="00996B38">
      <w:r>
        <w:t>A predefined combination element defines a collection of data products for which a common set of interoperability operations have been defined in the Interoperability Catalogue. Instances of predefined combinations are also characterized by interoperability level, which allows the encoding of different sets of operations depending on how tightly integrated the user desires the products to be on the resultant display.</w:t>
      </w:r>
    </w:p>
    <w:p w14:paraId="388E1740" w14:textId="77777777" w:rsidR="006B114A" w:rsidRDefault="006B114A" w:rsidP="00996B38">
      <w:r w:rsidRPr="00B55E03">
        <w:t xml:space="preserve">The interoperabilityLevel attribute in each </w:t>
      </w:r>
      <w:r w:rsidRPr="001071EE">
        <w:rPr>
          <w:b/>
        </w:rPr>
        <w:t>S100_IC_PredefinedCombination</w:t>
      </w:r>
      <w:r w:rsidRPr="00B55E03">
        <w:t xml:space="preserve"> element specifies the highest level of interoperability operations that are encoded in the element.</w:t>
      </w:r>
      <w:r>
        <w:t xml:space="preserve"> </w:t>
      </w:r>
      <w:r w:rsidRPr="001071EE">
        <w:rPr>
          <w:b/>
        </w:rPr>
        <w:t>S100_IC_PredefinedCombination</w:t>
      </w:r>
      <w:r w:rsidRPr="00B55E03">
        <w:t xml:space="preserve"> elements </w:t>
      </w:r>
      <w:r>
        <w:t>with a specified level attribute</w:t>
      </w:r>
      <w:r w:rsidRPr="00B55E03">
        <w:t xml:space="preserve"> are permitted to also include operations of a lower level of interoperability.</w:t>
      </w:r>
    </w:p>
    <w:p w14:paraId="3E1ED289" w14:textId="32C3247F" w:rsidR="006B114A" w:rsidRDefault="006B114A" w:rsidP="00996B38">
      <w:r>
        <w:t xml:space="preserve">EXAMPLE: A predefined combination has interoperabilityLevel = 2. It suppresses S-101 restricted areas of category 4 (nature reserve) in favour of S-122 Marine Protected Area features of category 4 (nature reserve) and also places S-111 current features in a lower display plane than S-101 current features. The first is </w:t>
      </w:r>
      <w:del w:id="360" w:author="Eivind" w:date="2018-06-21T20:24:00Z">
        <w:r w:rsidDel="00574B55">
          <w:delText xml:space="preserve">level </w:delText>
        </w:r>
      </w:del>
      <w:ins w:id="361" w:author="Eivind" w:date="2018-06-21T20:24:00Z">
        <w:r w:rsidR="00574B55">
          <w:t xml:space="preserve">Level </w:t>
        </w:r>
      </w:ins>
      <w:r>
        <w:t xml:space="preserve">2 interoperability; the second is </w:t>
      </w:r>
      <w:del w:id="362" w:author="Eivind" w:date="2018-06-21T20:24:00Z">
        <w:r w:rsidDel="00574B55">
          <w:delText xml:space="preserve">level </w:delText>
        </w:r>
      </w:del>
      <w:ins w:id="363" w:author="Eivind" w:date="2018-06-21T20:24:00Z">
        <w:r w:rsidR="00574B55">
          <w:t xml:space="preserve">Level </w:t>
        </w:r>
      </w:ins>
      <w:r>
        <w:t>1.</w:t>
      </w:r>
    </w:p>
    <w:p w14:paraId="46D6CB71" w14:textId="5AB3CE13" w:rsidR="001071EE" w:rsidRDefault="001071EE" w:rsidP="00996B38">
      <w:r>
        <w:t xml:space="preserve">Predefined combinations can be linked to </w:t>
      </w:r>
      <w:r w:rsidRPr="00ED1461">
        <w:rPr>
          <w:b/>
          <w:rPrChange w:id="364" w:author="Eivind" w:date="2018-06-20T21:49:00Z">
            <w:rPr/>
          </w:rPrChange>
        </w:rPr>
        <w:t>S100_IC_DisplayPlane</w:t>
      </w:r>
      <w:r>
        <w:t xml:space="preserve"> elements by means of references in the </w:t>
      </w:r>
      <w:r w:rsidRPr="001071EE">
        <w:rPr>
          <w:b/>
        </w:rPr>
        <w:t>S100_IC_PredefinedCombination</w:t>
      </w:r>
      <w:r>
        <w:t xml:space="preserve"> elements.</w:t>
      </w:r>
    </w:p>
    <w:p w14:paraId="3F7F94E8" w14:textId="77777777" w:rsidR="006B114A" w:rsidRDefault="006B114A" w:rsidP="008F16B5">
      <w:pPr>
        <w:pStyle w:val="Heading4"/>
        <w:numPr>
          <w:ilvl w:val="3"/>
          <w:numId w:val="3"/>
        </w:numPr>
      </w:pPr>
      <w:r>
        <w:t>Drawing instruction</w:t>
      </w:r>
    </w:p>
    <w:p w14:paraId="1C805888" w14:textId="77777777" w:rsidR="006B114A" w:rsidRDefault="006B114A" w:rsidP="00996B38">
      <w:r>
        <w:t xml:space="preserve">Drawing instructions in the Interoperability Catalogue specify the display order used by the rendering engine in producing the portrayal output of a given feature type/geometric primitive type/attribute value combination. The </w:t>
      </w:r>
      <w:r w:rsidRPr="002606F8">
        <w:rPr>
          <w:b/>
        </w:rPr>
        <w:t>S100_IC_DrawingInstruction</w:t>
      </w:r>
      <w:r>
        <w:t xml:space="preserve"> element in interoperability catalogues determines the order of drawing the feature type identified by its </w:t>
      </w:r>
      <w:r w:rsidRPr="007C10FA">
        <w:rPr>
          <w:b/>
        </w:rPr>
        <w:t>featureCode</w:t>
      </w:r>
      <w:r>
        <w:t xml:space="preserve"> attribute relative to other feature types in the same display plane. The applicability of an </w:t>
      </w:r>
      <w:r w:rsidRPr="007C10FA">
        <w:rPr>
          <w:b/>
        </w:rPr>
        <w:t>S100_IC_DrawingInstruction</w:t>
      </w:r>
      <w:r>
        <w:t xml:space="preserve"> to feature types can be further restricted by the type of spatial primitive and values of thematic attribute, using </w:t>
      </w:r>
      <w:r w:rsidRPr="007C10FA">
        <w:rPr>
          <w:b/>
        </w:rPr>
        <w:t>geometryType</w:t>
      </w:r>
      <w:r>
        <w:t xml:space="preserve"> and </w:t>
      </w:r>
      <w:r w:rsidRPr="007C10FA">
        <w:rPr>
          <w:b/>
        </w:rPr>
        <w:t>attributeCombination</w:t>
      </w:r>
      <w:r>
        <w:t xml:space="preserve"> attributes of </w:t>
      </w:r>
      <w:r w:rsidRPr="007C10FA">
        <w:rPr>
          <w:b/>
        </w:rPr>
        <w:t>S100_IC_DrawingInstruction</w:t>
      </w:r>
      <w:r>
        <w:t>.</w:t>
      </w:r>
    </w:p>
    <w:p w14:paraId="23063564" w14:textId="6721904D" w:rsidR="00E31725" w:rsidRDefault="006B114A" w:rsidP="00996B38">
      <w:r>
        <w:t xml:space="preserve">The </w:t>
      </w:r>
      <w:r w:rsidRPr="002606F8">
        <w:rPr>
          <w:b/>
        </w:rPr>
        <w:t>S100_IC_DrawingInstruction</w:t>
      </w:r>
      <w:r>
        <w:t xml:space="preserve"> element in interoperability catalogues is similar in op</w:t>
      </w:r>
      <w:r w:rsidRPr="00977E45">
        <w:t>e</w:t>
      </w:r>
      <w:r>
        <w:t xml:space="preserve">ration to the layering and priority aspects of the </w:t>
      </w:r>
      <w:r w:rsidRPr="002606F8">
        <w:rPr>
          <w:b/>
        </w:rPr>
        <w:t>DrawingInstruction</w:t>
      </w:r>
      <w:r>
        <w:t xml:space="preserve"> element in portrayal catalogues (see S-100 Part 9 - Portrayal), and therefore has attributes that are equivalent to some of the attributes and roles of the portrayal catalogue element. Where there is an exact correspondence</w:t>
      </w:r>
      <w:r w:rsidR="00611F87">
        <w:t xml:space="preserve"> with a portrayal catalogue element</w:t>
      </w:r>
      <w:r>
        <w:t xml:space="preserve">, the element in the Interoperability Catalogue element supersedes the portrayal catalogue element. The correspondences are summarized in the table </w:t>
      </w:r>
      <w:r w:rsidR="00651F7C">
        <w:t>in section 4.4.2.6</w:t>
      </w:r>
      <w:r>
        <w:t xml:space="preserve">. (Definitions of individual attributes in </w:t>
      </w:r>
      <w:r w:rsidRPr="00E64374">
        <w:rPr>
          <w:b/>
        </w:rPr>
        <w:t>S100_</w:t>
      </w:r>
      <w:r w:rsidR="00E64374">
        <w:rPr>
          <w:b/>
        </w:rPr>
        <w:t>IC_</w:t>
      </w:r>
      <w:r w:rsidRPr="00E64374">
        <w:rPr>
          <w:b/>
        </w:rPr>
        <w:t>DrawingInstruction</w:t>
      </w:r>
      <w:r>
        <w:t xml:space="preserve"> are given in </w:t>
      </w:r>
      <w:r w:rsidR="001B1AB8">
        <w:t xml:space="preserve">section </w:t>
      </w:r>
      <w:r w:rsidR="00D73C4B">
        <w:t>4.7</w:t>
      </w:r>
      <w:r>
        <w:t xml:space="preserve"> of this specification; definitions of the portrayal catalogue attributes </w:t>
      </w:r>
      <w:r w:rsidR="00E64374">
        <w:t xml:space="preserve">are </w:t>
      </w:r>
      <w:r>
        <w:t>provided in S-100 Ed. </w:t>
      </w:r>
      <w:ins w:id="365" w:author="Raphael Malyankar" w:date="2018-07-02T13:58:00Z">
        <w:r w:rsidR="004B6956">
          <w:t>4.</w:t>
        </w:r>
      </w:ins>
      <w:ins w:id="366" w:author="Raphael Malyankar" w:date="2018-07-02T14:00:00Z">
        <w:r w:rsidR="004B6956">
          <w:t>X/</w:t>
        </w:r>
      </w:ins>
      <w:r>
        <w:t xml:space="preserve">3.0.0 </w:t>
      </w:r>
      <w:r>
        <w:rPr>
          <w:rFonts w:cs="Arial"/>
        </w:rPr>
        <w:t>§</w:t>
      </w:r>
      <w:r>
        <w:t> 9-11.2.2).</w:t>
      </w:r>
    </w:p>
    <w:p w14:paraId="39F7E22C" w14:textId="77777777" w:rsidR="002C6A29" w:rsidRDefault="00CA0F8C" w:rsidP="00996B38">
      <w:r>
        <w:t xml:space="preserve">The </w:t>
      </w:r>
      <w:r w:rsidRPr="005D4C65">
        <w:rPr>
          <w:b/>
        </w:rPr>
        <w:t>S100_IC_DrawingInstruction</w:t>
      </w:r>
      <w:r>
        <w:t xml:space="preserve"> </w:t>
      </w:r>
      <w:r w:rsidR="005D4C65">
        <w:t xml:space="preserve">element </w:t>
      </w:r>
      <w:r>
        <w:t>contains an additional attribute that allows substitution of symbolization instructions</w:t>
      </w:r>
      <w:r w:rsidR="005D4C65">
        <w:t xml:space="preserve"> generated by portrayal processing.</w:t>
      </w:r>
    </w:p>
    <w:p w14:paraId="60DDB6AF" w14:textId="73A8839F" w:rsidR="00CA0F8C" w:rsidRDefault="002C6A29" w:rsidP="00996B38">
      <w:r>
        <w:t xml:space="preserve">Note (informative): </w:t>
      </w:r>
      <w:r w:rsidRPr="002C6A29">
        <w:t>The display instruction XML elements defined in</w:t>
      </w:r>
      <w:r>
        <w:t xml:space="preserve"> the presentation XML schema</w:t>
      </w:r>
      <w:r w:rsidRPr="002C6A29">
        <w:t xml:space="preserve"> S-100 Part 9 (</w:t>
      </w:r>
      <w:r w:rsidRPr="002C6A29">
        <w:rPr>
          <w:b/>
        </w:rPr>
        <w:t>pointInstruction</w:t>
      </w:r>
      <w:r w:rsidRPr="002C6A29">
        <w:t xml:space="preserve">, </w:t>
      </w:r>
      <w:r w:rsidRPr="002C6A29">
        <w:rPr>
          <w:b/>
        </w:rPr>
        <w:t>lineInstruction</w:t>
      </w:r>
      <w:r w:rsidRPr="002C6A29">
        <w:t xml:space="preserve">, etc.) cannot be used </w:t>
      </w:r>
      <w:r>
        <w:t xml:space="preserve">directly </w:t>
      </w:r>
      <w:r w:rsidRPr="002C6A29">
        <w:t xml:space="preserve">because, being extensions </w:t>
      </w:r>
      <w:r w:rsidR="00673985" w:rsidRPr="002C6A29">
        <w:t>of the</w:t>
      </w:r>
      <w:r w:rsidRPr="002C6A29">
        <w:t xml:space="preserve"> </w:t>
      </w:r>
      <w:r w:rsidRPr="002C6A29">
        <w:lastRenderedPageBreak/>
        <w:t xml:space="preserve">base type </w:t>
      </w:r>
      <w:r w:rsidRPr="002C6A29">
        <w:rPr>
          <w:b/>
        </w:rPr>
        <w:t>DrawingInstruction</w:t>
      </w:r>
      <w:r>
        <w:rPr>
          <w:b/>
        </w:rPr>
        <w:t xml:space="preserve"> </w:t>
      </w:r>
      <w:r w:rsidRPr="002C6A29">
        <w:t>in that schema, they: (a) reference individual feature and spatial instances, and (b) contain viewing group, display plane, and drawing priority as mandatory elements, which would be redundant.</w:t>
      </w:r>
    </w:p>
    <w:p w14:paraId="58F6CA6D" w14:textId="6E6B32A4" w:rsidR="009E2279" w:rsidRDefault="003C4582" w:rsidP="009E2279">
      <w:pPr>
        <w:pStyle w:val="Heading4"/>
      </w:pPr>
      <w:r>
        <w:t>Comparison and u</w:t>
      </w:r>
      <w:r w:rsidR="00A522F4">
        <w:t>se</w:t>
      </w:r>
      <w:r w:rsidR="009E2279">
        <w:t xml:space="preserve"> of S100_IC_Feature </w:t>
      </w:r>
      <w:r w:rsidR="00A522F4">
        <w:t>and</w:t>
      </w:r>
      <w:r w:rsidR="009E2279">
        <w:t xml:space="preserve"> S100_IC_DrawingInstruction</w:t>
      </w:r>
    </w:p>
    <w:p w14:paraId="29E0665D" w14:textId="09AB124A" w:rsidR="00735912" w:rsidRDefault="00C94AB7" w:rsidP="00996B38">
      <w:ins w:id="367" w:author="Eivind" w:date="2018-06-20T22:45:00Z">
        <w:r w:rsidRPr="00CA0F8C">
          <w:rPr>
            <w:b/>
          </w:rPr>
          <w:t>S100_IC_Feature</w:t>
        </w:r>
        <w:r>
          <w:t xml:space="preserve"> and </w:t>
        </w:r>
        <w:r w:rsidRPr="00CA0F8C">
          <w:rPr>
            <w:b/>
          </w:rPr>
          <w:t>S100_IC_DrawingInstruction</w:t>
        </w:r>
        <w:r>
          <w:t xml:space="preserve"> elements in interoperability catalogues operate in essentially the same way as far as </w:t>
        </w:r>
      </w:ins>
      <w:del w:id="368" w:author="Eivind" w:date="2018-06-20T22:45:00Z">
        <w:r w:rsidR="009E2279" w:rsidDel="00C94AB7">
          <w:delText xml:space="preserve">The operation of </w:delText>
        </w:r>
        <w:r w:rsidR="009E2279" w:rsidRPr="00CA0F8C" w:rsidDel="00C94AB7">
          <w:rPr>
            <w:b/>
          </w:rPr>
          <w:delText>S100_IC_Feature</w:delText>
        </w:r>
        <w:r w:rsidR="009E2279" w:rsidDel="00C94AB7">
          <w:delText xml:space="preserve"> and </w:delText>
        </w:r>
        <w:r w:rsidR="009E2279" w:rsidRPr="00CA0F8C" w:rsidDel="00C94AB7">
          <w:rPr>
            <w:b/>
          </w:rPr>
          <w:delText>S100_IC_DrawingInstruction</w:delText>
        </w:r>
        <w:r w:rsidR="009E2279" w:rsidDel="00C94AB7">
          <w:delText xml:space="preserve"> elements in interoperability catalogues is essentially the same as far as </w:delText>
        </w:r>
      </w:del>
      <w:r w:rsidR="009E2279">
        <w:t xml:space="preserve">assignment of drawing order, priority, and display planes is concerned. They differ in </w:t>
      </w:r>
      <w:r w:rsidR="00D27AFF">
        <w:t xml:space="preserve">that </w:t>
      </w:r>
      <w:r w:rsidR="00D27AFF" w:rsidRPr="00CA0F8C">
        <w:rPr>
          <w:b/>
        </w:rPr>
        <w:t>S100_IC_DrawingInstruction</w:t>
      </w:r>
      <w:r w:rsidR="00D27AFF">
        <w:t xml:space="preserve"> provides an optional attribute to substitute the symbolization elements of the drawing instruction</w:t>
      </w:r>
      <w:r w:rsidR="009E2279">
        <w:t>.</w:t>
      </w:r>
    </w:p>
    <w:p w14:paraId="6A1E3E27" w14:textId="067F5836" w:rsidR="00735912" w:rsidRDefault="00735912" w:rsidP="00996B38">
      <w:r w:rsidRPr="00CA0F8C">
        <w:rPr>
          <w:b/>
        </w:rPr>
        <w:t>S100_IC_F</w:t>
      </w:r>
      <w:r w:rsidR="00D27AFF" w:rsidRPr="00CA0F8C">
        <w:rPr>
          <w:b/>
        </w:rPr>
        <w:t>eature</w:t>
      </w:r>
      <w:r w:rsidR="00D27AFF">
        <w:t xml:space="preserve"> should be used for interoperability catalogues that are designed for systems where interoperability processing precedes the generation of drawing instructions.</w:t>
      </w:r>
    </w:p>
    <w:p w14:paraId="062FCF57" w14:textId="53E7C295" w:rsidR="00D27AFF" w:rsidRDefault="00735912" w:rsidP="00996B38">
      <w:r w:rsidRPr="00CA0F8C">
        <w:rPr>
          <w:b/>
        </w:rPr>
        <w:t>S100_IC_DrawingInstruction</w:t>
      </w:r>
      <w:r w:rsidRPr="00D27AFF">
        <w:t xml:space="preserve"> should be used </w:t>
      </w:r>
      <w:r w:rsidR="00D27AFF">
        <w:t>for interoperability catalogues that are designed for systems where interoperability processing precedes the gen</w:t>
      </w:r>
      <w:r w:rsidR="003C4582">
        <w:t xml:space="preserve">eration of drawing instructions. It should also be used in all catalogues </w:t>
      </w:r>
      <w:r w:rsidR="00D27AFF">
        <w:t>where substitution of symbolization is necessary.</w:t>
      </w:r>
    </w:p>
    <w:p w14:paraId="50B59C5C" w14:textId="44CD8083" w:rsidR="00A522F4" w:rsidRDefault="00A522F4" w:rsidP="007578F3">
      <w:pPr>
        <w:pStyle w:val="Heading5"/>
      </w:pPr>
      <w:r>
        <w:t>Constraints on use of S100_IC_Feature and S100_IC_DrawingInstruction in a display plane</w:t>
      </w:r>
    </w:p>
    <w:p w14:paraId="6A1C1231" w14:textId="77777777" w:rsidR="00A522F4" w:rsidRDefault="00D27AFF" w:rsidP="009E2603">
      <w:r>
        <w:t xml:space="preserve">An </w:t>
      </w:r>
      <w:r w:rsidR="002543AB">
        <w:t>instance of</w:t>
      </w:r>
      <w:r w:rsidR="009E2279">
        <w:t xml:space="preserve"> </w:t>
      </w:r>
      <w:r w:rsidR="009E2603" w:rsidRPr="00611F87">
        <w:rPr>
          <w:b/>
        </w:rPr>
        <w:t>S100_IC_DisplayPlane</w:t>
      </w:r>
      <w:r w:rsidR="009E2603">
        <w:t xml:space="preserve"> must contain at least one instance of </w:t>
      </w:r>
      <w:r w:rsidR="009E2603" w:rsidRPr="00611F87">
        <w:rPr>
          <w:b/>
        </w:rPr>
        <w:t>S100_IC_Feature</w:t>
      </w:r>
      <w:r w:rsidR="009E2603">
        <w:t xml:space="preserve"> or </w:t>
      </w:r>
      <w:r w:rsidR="009E2603" w:rsidRPr="00611F87">
        <w:rPr>
          <w:b/>
        </w:rPr>
        <w:t>S100_IC_DrawingInstruction</w:t>
      </w:r>
      <w:r w:rsidR="009E2603">
        <w:t>.</w:t>
      </w:r>
    </w:p>
    <w:p w14:paraId="6C1D5962" w14:textId="310B2D84" w:rsidR="009E2603" w:rsidRDefault="00A522F4" w:rsidP="009E2603">
      <w:r>
        <w:t xml:space="preserve">An instance of </w:t>
      </w:r>
      <w:r w:rsidRPr="00A522F4">
        <w:rPr>
          <w:b/>
        </w:rPr>
        <w:t>S100_IC_DisplayPlane</w:t>
      </w:r>
      <w:r>
        <w:t xml:space="preserve"> </w:t>
      </w:r>
      <w:r w:rsidR="002543AB">
        <w:t>may contain both</w:t>
      </w:r>
      <w:r>
        <w:t xml:space="preserve"> </w:t>
      </w:r>
      <w:r w:rsidRPr="00611F87">
        <w:rPr>
          <w:b/>
        </w:rPr>
        <w:t>S100_IC_Feature</w:t>
      </w:r>
      <w:r>
        <w:t xml:space="preserve"> and </w:t>
      </w:r>
      <w:r w:rsidRPr="00611F87">
        <w:rPr>
          <w:b/>
        </w:rPr>
        <w:t>S100_IC_DrawingInstruction</w:t>
      </w:r>
      <w:r w:rsidR="002543AB">
        <w:t>, subject to the constraint below</w:t>
      </w:r>
      <w:r w:rsidR="006A7435">
        <w:t>.</w:t>
      </w:r>
    </w:p>
    <w:p w14:paraId="3CFAFC43" w14:textId="43AAAA9A" w:rsidR="009E2603" w:rsidRDefault="002543AB" w:rsidP="009E2603">
      <w:r>
        <w:t>For</w:t>
      </w:r>
      <w:r w:rsidR="009E2603">
        <w:t xml:space="preserve"> </w:t>
      </w:r>
      <w:r w:rsidR="009E2603" w:rsidRPr="00611F87">
        <w:rPr>
          <w:b/>
        </w:rPr>
        <w:t>S100_IC_Feature</w:t>
      </w:r>
      <w:r w:rsidR="009E2603">
        <w:t xml:space="preserve"> and </w:t>
      </w:r>
      <w:r w:rsidR="009E2603" w:rsidRPr="00611F87">
        <w:rPr>
          <w:b/>
        </w:rPr>
        <w:t>S100_IC_DrawingInstruction</w:t>
      </w:r>
      <w:r>
        <w:t xml:space="preserve"> with</w:t>
      </w:r>
      <w:r w:rsidR="009E2603">
        <w:t xml:space="preserve"> the same combination of [featureCode, product, geometryType, and attributeCombination] </w:t>
      </w:r>
      <w:r>
        <w:t xml:space="preserve">and in the same </w:t>
      </w:r>
      <w:r w:rsidRPr="00611F87">
        <w:rPr>
          <w:b/>
        </w:rPr>
        <w:t>S100_IC_DisplayPlane</w:t>
      </w:r>
      <w:r>
        <w:t xml:space="preserve"> container</w:t>
      </w:r>
      <w:r w:rsidR="009E2603">
        <w:t>:</w:t>
      </w:r>
    </w:p>
    <w:p w14:paraId="03AC7354" w14:textId="2D429EF8" w:rsidR="009E2603" w:rsidRDefault="002543AB" w:rsidP="002543AB">
      <w:pPr>
        <w:pStyle w:val="ListParagraph"/>
        <w:numPr>
          <w:ilvl w:val="0"/>
          <w:numId w:val="73"/>
        </w:numPr>
      </w:pPr>
      <w:r w:rsidRPr="002543AB">
        <w:rPr>
          <w:b/>
        </w:rPr>
        <w:t>S100_IC_Feature.</w:t>
      </w:r>
      <w:r w:rsidR="009E2603" w:rsidRPr="002543AB">
        <w:rPr>
          <w:b/>
        </w:rPr>
        <w:t>drawOrder</w:t>
      </w:r>
      <w:r w:rsidR="009E2603">
        <w:t xml:space="preserve"> </w:t>
      </w:r>
      <w:r>
        <w:t xml:space="preserve">and </w:t>
      </w:r>
      <w:r w:rsidRPr="002543AB">
        <w:rPr>
          <w:b/>
        </w:rPr>
        <w:t>S100_IC_DrawingInstruction.</w:t>
      </w:r>
      <w:r w:rsidR="009E2603" w:rsidRPr="002543AB">
        <w:rPr>
          <w:b/>
        </w:rPr>
        <w:t>drawingOrder</w:t>
      </w:r>
      <w:r w:rsidR="009E2603">
        <w:t xml:space="preserve"> must have the same values</w:t>
      </w:r>
      <w:r>
        <w:t>.</w:t>
      </w:r>
    </w:p>
    <w:p w14:paraId="4075958D" w14:textId="16756734" w:rsidR="009E2279" w:rsidRDefault="002543AB" w:rsidP="002543AB">
      <w:pPr>
        <w:pStyle w:val="ListParagraph"/>
        <w:numPr>
          <w:ilvl w:val="0"/>
          <w:numId w:val="73"/>
        </w:numPr>
      </w:pPr>
      <w:r w:rsidRPr="002543AB">
        <w:rPr>
          <w:b/>
        </w:rPr>
        <w:t>S100_IC_Feature.</w:t>
      </w:r>
      <w:r w:rsidR="009E2603" w:rsidRPr="002543AB">
        <w:rPr>
          <w:b/>
        </w:rPr>
        <w:t>viewingGroup</w:t>
      </w:r>
      <w:r w:rsidR="009E2603">
        <w:t xml:space="preserve"> </w:t>
      </w:r>
      <w:r>
        <w:t xml:space="preserve">and </w:t>
      </w:r>
      <w:r w:rsidRPr="002543AB">
        <w:rPr>
          <w:b/>
        </w:rPr>
        <w:t>S100_IC_DrawingInstruction.viewingGroup</w:t>
      </w:r>
      <w:r>
        <w:t xml:space="preserve"> </w:t>
      </w:r>
      <w:r w:rsidR="009E2603">
        <w:t>must have the same values</w:t>
      </w:r>
      <w:r>
        <w:t>.</w:t>
      </w:r>
    </w:p>
    <w:p w14:paraId="4FBE8A16" w14:textId="66EF119F" w:rsidR="00A522F4" w:rsidRDefault="00A522F4" w:rsidP="007578F3">
      <w:pPr>
        <w:pStyle w:val="Heading5"/>
      </w:pPr>
      <w:r>
        <w:t>Corre</w:t>
      </w:r>
      <w:r w:rsidR="006A7435">
        <w:t>s</w:t>
      </w:r>
      <w:r>
        <w:t>pondence to and supersession of portrayal catalogue elements</w:t>
      </w:r>
    </w:p>
    <w:p w14:paraId="51A6DAAF" w14:textId="6160C03E" w:rsidR="009E2279" w:rsidRDefault="009E2279" w:rsidP="00996B38">
      <w:r>
        <w:t>Correspondences between interoperability catalogue and portrayal catalogue elements are summarized in the following table.</w:t>
      </w:r>
      <w:r w:rsidR="00B754F7">
        <w:t xml:space="preserve"> In all cases, the supersession of portrayal catalogue display by interoperability catalogue display applies only to the subset of features </w:t>
      </w:r>
      <w:r w:rsidR="003C033C">
        <w:t>remaining after</w:t>
      </w:r>
      <w:r w:rsidR="00B754F7">
        <w:t xml:space="preserve"> applying the filter described by the</w:t>
      </w:r>
      <w:r w:rsidR="003C4582">
        <w:t xml:space="preserve"> </w:t>
      </w:r>
      <w:r w:rsidR="00673985">
        <w:t>attributes geometryType</w:t>
      </w:r>
      <w:r w:rsidR="003C033C">
        <w:t xml:space="preserve"> and </w:t>
      </w:r>
      <w:r w:rsidR="00B754F7">
        <w:t>attributeCombinatio</w:t>
      </w:r>
      <w:r w:rsidR="003C033C">
        <w:t>n</w:t>
      </w:r>
      <w:r w:rsidR="003C4582">
        <w:t>.</w:t>
      </w:r>
    </w:p>
    <w:p w14:paraId="4B098E02" w14:textId="07F166CD" w:rsidR="00EB6EA0" w:rsidRDefault="00EB6EA0" w:rsidP="007578F3">
      <w:pPr>
        <w:pStyle w:val="Caption"/>
        <w:keepNext/>
      </w:pPr>
      <w:r>
        <w:t xml:space="preserve">Table </w:t>
      </w:r>
      <w:r>
        <w:fldChar w:fldCharType="begin"/>
      </w:r>
      <w:r>
        <w:instrText xml:space="preserve"> SEQ Table \* ARABIC </w:instrText>
      </w:r>
      <w:r>
        <w:fldChar w:fldCharType="separate"/>
      </w:r>
      <w:r w:rsidR="00CF17A6">
        <w:rPr>
          <w:noProof/>
        </w:rPr>
        <w:t>2</w:t>
      </w:r>
      <w:r>
        <w:fldChar w:fldCharType="end"/>
      </w:r>
      <w:r>
        <w:t xml:space="preserve">. </w:t>
      </w:r>
      <w:r w:rsidRPr="005C44B1">
        <w:t>Correspondences between display instruction elements in interoperability catalogues and portrayal catalogues</w:t>
      </w:r>
    </w:p>
    <w:tbl>
      <w:tblPr>
        <w:tblStyle w:val="TableGrid"/>
        <w:tblW w:w="0" w:type="auto"/>
        <w:tblLook w:val="04A0" w:firstRow="1" w:lastRow="0" w:firstColumn="1" w:lastColumn="0" w:noHBand="0" w:noVBand="1"/>
      </w:tblPr>
      <w:tblGrid>
        <w:gridCol w:w="2628"/>
        <w:gridCol w:w="1833"/>
        <w:gridCol w:w="1517"/>
        <w:gridCol w:w="3372"/>
      </w:tblGrid>
      <w:tr w:rsidR="006B114A" w:rsidRPr="00ED52E2" w14:paraId="41F062E9" w14:textId="77777777" w:rsidTr="007578F3">
        <w:tc>
          <w:tcPr>
            <w:tcW w:w="2628" w:type="dxa"/>
          </w:tcPr>
          <w:p w14:paraId="5EBC4441" w14:textId="77777777" w:rsidR="006B114A" w:rsidRPr="00ED52E2" w:rsidRDefault="006B114A" w:rsidP="00996B38">
            <w:pPr>
              <w:spacing w:after="60" w:line="240" w:lineRule="auto"/>
              <w:jc w:val="left"/>
              <w:rPr>
                <w:b/>
                <w:sz w:val="18"/>
                <w:szCs w:val="18"/>
              </w:rPr>
            </w:pPr>
            <w:r w:rsidRPr="00ED52E2">
              <w:rPr>
                <w:b/>
                <w:sz w:val="18"/>
                <w:szCs w:val="18"/>
              </w:rPr>
              <w:t>Interoperability catalogue element</w:t>
            </w:r>
          </w:p>
        </w:tc>
        <w:tc>
          <w:tcPr>
            <w:tcW w:w="1833" w:type="dxa"/>
          </w:tcPr>
          <w:p w14:paraId="77934AC6" w14:textId="77777777" w:rsidR="006B114A" w:rsidRPr="00ED52E2" w:rsidRDefault="006B114A" w:rsidP="00996B38">
            <w:pPr>
              <w:spacing w:after="60" w:line="240" w:lineRule="auto"/>
              <w:jc w:val="left"/>
              <w:rPr>
                <w:b/>
                <w:sz w:val="18"/>
                <w:szCs w:val="18"/>
              </w:rPr>
            </w:pPr>
            <w:r w:rsidRPr="00ED52E2">
              <w:rPr>
                <w:b/>
                <w:sz w:val="18"/>
                <w:szCs w:val="18"/>
              </w:rPr>
              <w:t>Portrayal catalogue element</w:t>
            </w:r>
          </w:p>
        </w:tc>
        <w:tc>
          <w:tcPr>
            <w:tcW w:w="1517" w:type="dxa"/>
          </w:tcPr>
          <w:p w14:paraId="68A893F9" w14:textId="77777777" w:rsidR="006B114A" w:rsidRPr="00ED52E2" w:rsidRDefault="006B114A" w:rsidP="00996B38">
            <w:pPr>
              <w:spacing w:after="60" w:line="240" w:lineRule="auto"/>
              <w:rPr>
                <w:b/>
                <w:sz w:val="18"/>
                <w:szCs w:val="18"/>
              </w:rPr>
            </w:pPr>
            <w:r>
              <w:rPr>
                <w:b/>
                <w:sz w:val="18"/>
                <w:szCs w:val="18"/>
              </w:rPr>
              <w:t>Interoperability catalogue supersedes portrayal catalogue?</w:t>
            </w:r>
          </w:p>
        </w:tc>
        <w:tc>
          <w:tcPr>
            <w:tcW w:w="3372" w:type="dxa"/>
          </w:tcPr>
          <w:p w14:paraId="2641B603" w14:textId="77777777" w:rsidR="006B114A" w:rsidRPr="00ED52E2" w:rsidRDefault="006B114A" w:rsidP="00996B38">
            <w:pPr>
              <w:spacing w:after="60" w:line="240" w:lineRule="auto"/>
              <w:rPr>
                <w:b/>
                <w:sz w:val="18"/>
                <w:szCs w:val="18"/>
              </w:rPr>
            </w:pPr>
            <w:r w:rsidRPr="00ED52E2">
              <w:rPr>
                <w:b/>
                <w:sz w:val="18"/>
                <w:szCs w:val="18"/>
              </w:rPr>
              <w:t>Note</w:t>
            </w:r>
          </w:p>
        </w:tc>
      </w:tr>
      <w:tr w:rsidR="006B114A" w:rsidRPr="00ED52E2" w14:paraId="507EA439" w14:textId="77777777" w:rsidTr="007578F3">
        <w:tc>
          <w:tcPr>
            <w:tcW w:w="2628" w:type="dxa"/>
          </w:tcPr>
          <w:p w14:paraId="3E0F6BF9" w14:textId="77777777" w:rsidR="006B114A" w:rsidRPr="00ED52E2" w:rsidRDefault="006B114A" w:rsidP="00996B38">
            <w:pPr>
              <w:spacing w:after="60" w:line="240" w:lineRule="auto"/>
              <w:rPr>
                <w:sz w:val="18"/>
                <w:szCs w:val="18"/>
              </w:rPr>
            </w:pPr>
            <w:r w:rsidRPr="00ED52E2">
              <w:rPr>
                <w:sz w:val="18"/>
                <w:szCs w:val="18"/>
              </w:rPr>
              <w:t>product</w:t>
            </w:r>
          </w:p>
        </w:tc>
        <w:tc>
          <w:tcPr>
            <w:tcW w:w="1833" w:type="dxa"/>
          </w:tcPr>
          <w:p w14:paraId="70ADF570" w14:textId="77777777" w:rsidR="006B114A" w:rsidRPr="00ED52E2" w:rsidRDefault="006B114A" w:rsidP="00996B38">
            <w:pPr>
              <w:spacing w:after="60" w:line="240" w:lineRule="auto"/>
              <w:jc w:val="left"/>
              <w:rPr>
                <w:sz w:val="18"/>
                <w:szCs w:val="18"/>
              </w:rPr>
            </w:pPr>
            <w:r w:rsidRPr="00ED52E2">
              <w:rPr>
                <w:sz w:val="18"/>
                <w:szCs w:val="18"/>
              </w:rPr>
              <w:t>(implicit)</w:t>
            </w:r>
            <w:r>
              <w:rPr>
                <w:sz w:val="18"/>
                <w:szCs w:val="18"/>
              </w:rPr>
              <w:t xml:space="preserve"> aggregation in DisplayList</w:t>
            </w:r>
          </w:p>
        </w:tc>
        <w:tc>
          <w:tcPr>
            <w:tcW w:w="1517" w:type="dxa"/>
          </w:tcPr>
          <w:p w14:paraId="5CADBC8D" w14:textId="77777777" w:rsidR="006B114A" w:rsidRDefault="006B114A" w:rsidP="00996B38">
            <w:pPr>
              <w:spacing w:after="60" w:line="240" w:lineRule="auto"/>
              <w:rPr>
                <w:sz w:val="18"/>
                <w:szCs w:val="18"/>
              </w:rPr>
            </w:pPr>
            <w:r>
              <w:rPr>
                <w:sz w:val="18"/>
                <w:szCs w:val="18"/>
              </w:rPr>
              <w:t>Not applicable</w:t>
            </w:r>
          </w:p>
        </w:tc>
        <w:tc>
          <w:tcPr>
            <w:tcW w:w="3372" w:type="dxa"/>
          </w:tcPr>
          <w:p w14:paraId="10275899" w14:textId="77777777" w:rsidR="006B114A" w:rsidRPr="00ED52E2" w:rsidRDefault="006B114A" w:rsidP="00996B38">
            <w:pPr>
              <w:spacing w:after="60" w:line="240" w:lineRule="auto"/>
              <w:rPr>
                <w:sz w:val="18"/>
                <w:szCs w:val="18"/>
              </w:rPr>
            </w:pPr>
            <w:r>
              <w:rPr>
                <w:sz w:val="18"/>
                <w:szCs w:val="18"/>
              </w:rPr>
              <w:t>Implicit in aggregation in DisplayList; the product can be identified</w:t>
            </w:r>
            <w:r w:rsidRPr="00ED52E2">
              <w:rPr>
                <w:sz w:val="18"/>
                <w:szCs w:val="18"/>
              </w:rPr>
              <w:t xml:space="preserve"> from data product to which the portrayal catalogue as a whole applies</w:t>
            </w:r>
          </w:p>
        </w:tc>
      </w:tr>
      <w:tr w:rsidR="006B114A" w:rsidRPr="00ED52E2" w14:paraId="55AD9CF3" w14:textId="77777777" w:rsidTr="007578F3">
        <w:tc>
          <w:tcPr>
            <w:tcW w:w="2628" w:type="dxa"/>
          </w:tcPr>
          <w:p w14:paraId="68B6BC74" w14:textId="77777777" w:rsidR="006B114A" w:rsidRDefault="006B114A" w:rsidP="00996B38">
            <w:pPr>
              <w:spacing w:after="60" w:line="240" w:lineRule="auto"/>
              <w:rPr>
                <w:sz w:val="18"/>
                <w:szCs w:val="18"/>
              </w:rPr>
            </w:pPr>
            <w:r w:rsidRPr="00ED52E2">
              <w:rPr>
                <w:sz w:val="18"/>
                <w:szCs w:val="18"/>
              </w:rPr>
              <w:t>drawingOrder</w:t>
            </w:r>
            <w:r w:rsidR="00735912">
              <w:rPr>
                <w:sz w:val="18"/>
                <w:szCs w:val="18"/>
              </w:rPr>
              <w:t xml:space="preserve"> (S100_IC_DrawingInstruction)</w:t>
            </w:r>
          </w:p>
          <w:p w14:paraId="256EF2DA" w14:textId="073F6074" w:rsidR="00735912" w:rsidRPr="00ED52E2" w:rsidRDefault="00735912" w:rsidP="00996B38">
            <w:pPr>
              <w:spacing w:after="60" w:line="240" w:lineRule="auto"/>
              <w:rPr>
                <w:sz w:val="18"/>
                <w:szCs w:val="18"/>
              </w:rPr>
            </w:pPr>
            <w:r>
              <w:rPr>
                <w:sz w:val="18"/>
                <w:szCs w:val="18"/>
              </w:rPr>
              <w:lastRenderedPageBreak/>
              <w:t>drawOrder (S100_IC_Feature)</w:t>
            </w:r>
          </w:p>
        </w:tc>
        <w:tc>
          <w:tcPr>
            <w:tcW w:w="1833" w:type="dxa"/>
          </w:tcPr>
          <w:p w14:paraId="2C676E5D" w14:textId="77777777" w:rsidR="006B114A" w:rsidRPr="00ED52E2" w:rsidRDefault="006B114A" w:rsidP="00996B38">
            <w:pPr>
              <w:spacing w:after="60" w:line="240" w:lineRule="auto"/>
              <w:rPr>
                <w:sz w:val="18"/>
                <w:szCs w:val="18"/>
              </w:rPr>
            </w:pPr>
            <w:r w:rsidRPr="00ED52E2">
              <w:rPr>
                <w:sz w:val="18"/>
                <w:szCs w:val="18"/>
              </w:rPr>
              <w:lastRenderedPageBreak/>
              <w:t>drawingPriority</w:t>
            </w:r>
          </w:p>
        </w:tc>
        <w:tc>
          <w:tcPr>
            <w:tcW w:w="1517" w:type="dxa"/>
          </w:tcPr>
          <w:p w14:paraId="17019F1C" w14:textId="77777777" w:rsidR="006B114A" w:rsidRPr="00ED52E2" w:rsidRDefault="006B114A" w:rsidP="00996B38">
            <w:pPr>
              <w:spacing w:after="60" w:line="240" w:lineRule="auto"/>
              <w:rPr>
                <w:sz w:val="18"/>
                <w:szCs w:val="18"/>
              </w:rPr>
            </w:pPr>
            <w:r>
              <w:rPr>
                <w:sz w:val="18"/>
                <w:szCs w:val="18"/>
              </w:rPr>
              <w:t>Y</w:t>
            </w:r>
          </w:p>
        </w:tc>
        <w:tc>
          <w:tcPr>
            <w:tcW w:w="3372" w:type="dxa"/>
          </w:tcPr>
          <w:p w14:paraId="3441A6ED" w14:textId="77777777" w:rsidR="006B114A" w:rsidRPr="00ED52E2" w:rsidRDefault="006B114A" w:rsidP="00996B38">
            <w:pPr>
              <w:spacing w:after="60" w:line="240" w:lineRule="auto"/>
              <w:rPr>
                <w:sz w:val="18"/>
                <w:szCs w:val="18"/>
              </w:rPr>
            </w:pPr>
          </w:p>
        </w:tc>
      </w:tr>
      <w:tr w:rsidR="006B114A" w:rsidRPr="00ED52E2" w14:paraId="785D590D" w14:textId="77777777" w:rsidTr="007578F3">
        <w:tc>
          <w:tcPr>
            <w:tcW w:w="2628" w:type="dxa"/>
          </w:tcPr>
          <w:p w14:paraId="006B01BB" w14:textId="21DFB54B" w:rsidR="006B114A" w:rsidRPr="00ED52E2" w:rsidRDefault="00735912" w:rsidP="00996B38">
            <w:pPr>
              <w:spacing w:after="60" w:line="240" w:lineRule="auto"/>
              <w:rPr>
                <w:sz w:val="18"/>
                <w:szCs w:val="18"/>
              </w:rPr>
            </w:pPr>
            <w:r>
              <w:rPr>
                <w:sz w:val="18"/>
                <w:szCs w:val="18"/>
              </w:rPr>
              <w:lastRenderedPageBreak/>
              <w:t>identifier</w:t>
            </w:r>
          </w:p>
        </w:tc>
        <w:tc>
          <w:tcPr>
            <w:tcW w:w="1833" w:type="dxa"/>
          </w:tcPr>
          <w:p w14:paraId="242E022E" w14:textId="77777777" w:rsidR="006B114A" w:rsidRPr="00ED52E2" w:rsidRDefault="006B114A" w:rsidP="00996B38">
            <w:pPr>
              <w:spacing w:after="60" w:line="240" w:lineRule="auto"/>
              <w:rPr>
                <w:sz w:val="18"/>
                <w:szCs w:val="18"/>
              </w:rPr>
            </w:pPr>
            <w:r>
              <w:rPr>
                <w:sz w:val="18"/>
                <w:szCs w:val="18"/>
              </w:rPr>
              <w:t>--</w:t>
            </w:r>
          </w:p>
        </w:tc>
        <w:tc>
          <w:tcPr>
            <w:tcW w:w="1517" w:type="dxa"/>
          </w:tcPr>
          <w:p w14:paraId="14166EBD" w14:textId="77777777" w:rsidR="006B114A" w:rsidRPr="00ED52E2" w:rsidRDefault="006B114A" w:rsidP="00996B38">
            <w:pPr>
              <w:spacing w:after="60" w:line="240" w:lineRule="auto"/>
              <w:rPr>
                <w:sz w:val="18"/>
                <w:szCs w:val="18"/>
              </w:rPr>
            </w:pPr>
            <w:r>
              <w:rPr>
                <w:sz w:val="18"/>
                <w:szCs w:val="18"/>
              </w:rPr>
              <w:t>Not applicable</w:t>
            </w:r>
          </w:p>
        </w:tc>
        <w:tc>
          <w:tcPr>
            <w:tcW w:w="3372" w:type="dxa"/>
          </w:tcPr>
          <w:p w14:paraId="3BA30757" w14:textId="77777777" w:rsidR="006B114A" w:rsidRPr="00ED52E2" w:rsidRDefault="006B114A" w:rsidP="00996B38">
            <w:pPr>
              <w:spacing w:after="60" w:line="240" w:lineRule="auto"/>
              <w:rPr>
                <w:sz w:val="18"/>
                <w:szCs w:val="18"/>
              </w:rPr>
            </w:pPr>
          </w:p>
        </w:tc>
      </w:tr>
      <w:tr w:rsidR="006B114A" w:rsidRPr="00ED52E2" w14:paraId="31B54338" w14:textId="77777777" w:rsidTr="007578F3">
        <w:tc>
          <w:tcPr>
            <w:tcW w:w="2628" w:type="dxa"/>
          </w:tcPr>
          <w:p w14:paraId="302E31F9" w14:textId="77777777" w:rsidR="006B114A" w:rsidRPr="00ED52E2" w:rsidRDefault="006B114A" w:rsidP="00996B38">
            <w:pPr>
              <w:spacing w:after="60" w:line="240" w:lineRule="auto"/>
              <w:rPr>
                <w:sz w:val="18"/>
                <w:szCs w:val="18"/>
              </w:rPr>
            </w:pPr>
            <w:r w:rsidRPr="00ED52E2">
              <w:rPr>
                <w:sz w:val="18"/>
                <w:szCs w:val="18"/>
              </w:rPr>
              <w:t>viewingGroup</w:t>
            </w:r>
          </w:p>
        </w:tc>
        <w:tc>
          <w:tcPr>
            <w:tcW w:w="1833" w:type="dxa"/>
          </w:tcPr>
          <w:p w14:paraId="773FE6CF" w14:textId="77777777" w:rsidR="006B114A" w:rsidRPr="00ED52E2" w:rsidRDefault="006B114A" w:rsidP="00996B38">
            <w:pPr>
              <w:spacing w:after="60" w:line="240" w:lineRule="auto"/>
              <w:rPr>
                <w:sz w:val="18"/>
                <w:szCs w:val="18"/>
              </w:rPr>
            </w:pPr>
            <w:r w:rsidRPr="00ED52E2">
              <w:rPr>
                <w:sz w:val="18"/>
                <w:szCs w:val="18"/>
              </w:rPr>
              <w:t>viewingGroup</w:t>
            </w:r>
          </w:p>
        </w:tc>
        <w:tc>
          <w:tcPr>
            <w:tcW w:w="1517" w:type="dxa"/>
          </w:tcPr>
          <w:p w14:paraId="69868CBB" w14:textId="77777777" w:rsidR="006B114A" w:rsidRPr="00ED52E2" w:rsidRDefault="006B114A" w:rsidP="00996B38">
            <w:pPr>
              <w:spacing w:after="60" w:line="240" w:lineRule="auto"/>
              <w:rPr>
                <w:sz w:val="18"/>
                <w:szCs w:val="18"/>
              </w:rPr>
            </w:pPr>
            <w:r>
              <w:rPr>
                <w:sz w:val="18"/>
                <w:szCs w:val="18"/>
              </w:rPr>
              <w:t>Y</w:t>
            </w:r>
          </w:p>
        </w:tc>
        <w:tc>
          <w:tcPr>
            <w:tcW w:w="3372" w:type="dxa"/>
          </w:tcPr>
          <w:p w14:paraId="69D1D3BF" w14:textId="77777777" w:rsidR="006B114A" w:rsidRPr="00ED52E2" w:rsidRDefault="006B114A" w:rsidP="00996B38">
            <w:pPr>
              <w:spacing w:after="60" w:line="240" w:lineRule="auto"/>
              <w:rPr>
                <w:sz w:val="18"/>
                <w:szCs w:val="18"/>
              </w:rPr>
            </w:pPr>
          </w:p>
        </w:tc>
      </w:tr>
      <w:tr w:rsidR="006B114A" w:rsidRPr="00ED52E2" w14:paraId="19B04FE2" w14:textId="77777777" w:rsidTr="007578F3">
        <w:tc>
          <w:tcPr>
            <w:tcW w:w="2628" w:type="dxa"/>
          </w:tcPr>
          <w:p w14:paraId="11E0865A" w14:textId="77777777" w:rsidR="006B114A" w:rsidRPr="00ED52E2" w:rsidRDefault="006B114A" w:rsidP="00996B38">
            <w:pPr>
              <w:spacing w:after="60" w:line="240" w:lineRule="auto"/>
              <w:rPr>
                <w:sz w:val="18"/>
                <w:szCs w:val="18"/>
              </w:rPr>
            </w:pPr>
            <w:r w:rsidRPr="00ED52E2">
              <w:rPr>
                <w:sz w:val="18"/>
                <w:szCs w:val="18"/>
              </w:rPr>
              <w:t>geometryType</w:t>
            </w:r>
          </w:p>
        </w:tc>
        <w:tc>
          <w:tcPr>
            <w:tcW w:w="1833" w:type="dxa"/>
          </w:tcPr>
          <w:p w14:paraId="6D8ED75A" w14:textId="77777777" w:rsidR="006B114A" w:rsidRPr="00ED52E2" w:rsidRDefault="006B114A" w:rsidP="00996B38">
            <w:pPr>
              <w:spacing w:after="60" w:line="240" w:lineRule="auto"/>
              <w:rPr>
                <w:sz w:val="18"/>
                <w:szCs w:val="18"/>
              </w:rPr>
            </w:pPr>
            <w:r w:rsidRPr="00ED52E2">
              <w:rPr>
                <w:sz w:val="18"/>
                <w:szCs w:val="18"/>
              </w:rPr>
              <w:t>(implicit)</w:t>
            </w:r>
          </w:p>
        </w:tc>
        <w:tc>
          <w:tcPr>
            <w:tcW w:w="1517" w:type="dxa"/>
          </w:tcPr>
          <w:p w14:paraId="1BE87B6D" w14:textId="77777777" w:rsidR="006B114A" w:rsidRPr="00ED52E2" w:rsidRDefault="006B114A" w:rsidP="00996B38">
            <w:pPr>
              <w:spacing w:after="60" w:line="240" w:lineRule="auto"/>
              <w:rPr>
                <w:sz w:val="18"/>
                <w:szCs w:val="18"/>
              </w:rPr>
            </w:pPr>
            <w:r>
              <w:rPr>
                <w:sz w:val="18"/>
                <w:szCs w:val="18"/>
              </w:rPr>
              <w:t>Y</w:t>
            </w:r>
          </w:p>
        </w:tc>
        <w:tc>
          <w:tcPr>
            <w:tcW w:w="3372" w:type="dxa"/>
          </w:tcPr>
          <w:p w14:paraId="40D3D572" w14:textId="77777777" w:rsidR="006B114A" w:rsidRPr="00ED52E2" w:rsidRDefault="006B114A" w:rsidP="00996B38">
            <w:pPr>
              <w:spacing w:after="60" w:line="240" w:lineRule="auto"/>
              <w:rPr>
                <w:sz w:val="18"/>
                <w:szCs w:val="18"/>
              </w:rPr>
            </w:pPr>
            <w:r w:rsidRPr="00ED52E2">
              <w:rPr>
                <w:sz w:val="18"/>
                <w:szCs w:val="18"/>
              </w:rPr>
              <w:t>can be derived from the implementing element in the portrayal catalogue, e.g., PointInstruction, AreaInstruction, LineInstruction</w:t>
            </w:r>
            <w:r>
              <w:rPr>
                <w:sz w:val="18"/>
                <w:szCs w:val="18"/>
              </w:rPr>
              <w:t>.</w:t>
            </w:r>
            <w:r w:rsidRPr="00ED52E2">
              <w:rPr>
                <w:sz w:val="18"/>
                <w:szCs w:val="18"/>
              </w:rPr>
              <w:t xml:space="preserve"> </w:t>
            </w:r>
          </w:p>
        </w:tc>
      </w:tr>
      <w:tr w:rsidR="006B114A" w:rsidRPr="00ED52E2" w14:paraId="43B4AEA6" w14:textId="77777777" w:rsidTr="007578F3">
        <w:tc>
          <w:tcPr>
            <w:tcW w:w="2628" w:type="dxa"/>
          </w:tcPr>
          <w:p w14:paraId="1BF53FEF" w14:textId="77777777" w:rsidR="006B114A" w:rsidRPr="00ED52E2" w:rsidRDefault="006B114A" w:rsidP="00996B38">
            <w:pPr>
              <w:spacing w:after="60" w:line="240" w:lineRule="auto"/>
              <w:rPr>
                <w:sz w:val="18"/>
                <w:szCs w:val="18"/>
              </w:rPr>
            </w:pPr>
            <w:r w:rsidRPr="00ED52E2">
              <w:rPr>
                <w:sz w:val="18"/>
                <w:szCs w:val="18"/>
              </w:rPr>
              <w:t>attributeCombination</w:t>
            </w:r>
          </w:p>
        </w:tc>
        <w:tc>
          <w:tcPr>
            <w:tcW w:w="1833" w:type="dxa"/>
          </w:tcPr>
          <w:p w14:paraId="2AA27B75" w14:textId="77777777" w:rsidR="006B114A" w:rsidRPr="00ED52E2" w:rsidRDefault="006B114A" w:rsidP="00996B38">
            <w:pPr>
              <w:spacing w:after="60" w:line="240" w:lineRule="auto"/>
              <w:rPr>
                <w:sz w:val="18"/>
                <w:szCs w:val="18"/>
              </w:rPr>
            </w:pPr>
            <w:r>
              <w:rPr>
                <w:sz w:val="18"/>
                <w:szCs w:val="18"/>
              </w:rPr>
              <w:t>(XSLT template)</w:t>
            </w:r>
          </w:p>
        </w:tc>
        <w:tc>
          <w:tcPr>
            <w:tcW w:w="1517" w:type="dxa"/>
          </w:tcPr>
          <w:p w14:paraId="366703DB" w14:textId="77777777" w:rsidR="006B114A" w:rsidRPr="00ED52E2" w:rsidRDefault="006B114A" w:rsidP="00996B38">
            <w:pPr>
              <w:spacing w:after="60" w:line="240" w:lineRule="auto"/>
              <w:rPr>
                <w:sz w:val="18"/>
                <w:szCs w:val="18"/>
              </w:rPr>
            </w:pPr>
            <w:r>
              <w:rPr>
                <w:sz w:val="18"/>
                <w:szCs w:val="18"/>
              </w:rPr>
              <w:t>Y</w:t>
            </w:r>
          </w:p>
        </w:tc>
        <w:tc>
          <w:tcPr>
            <w:tcW w:w="3372" w:type="dxa"/>
          </w:tcPr>
          <w:p w14:paraId="290BC5EC" w14:textId="77777777" w:rsidR="006B114A" w:rsidRPr="00ED52E2" w:rsidRDefault="006B114A" w:rsidP="00996B38">
            <w:pPr>
              <w:spacing w:after="60" w:line="240" w:lineRule="auto"/>
              <w:rPr>
                <w:sz w:val="18"/>
                <w:szCs w:val="18"/>
              </w:rPr>
            </w:pPr>
            <w:r>
              <w:rPr>
                <w:sz w:val="18"/>
                <w:szCs w:val="18"/>
              </w:rPr>
              <w:t xml:space="preserve">XSLT template in portrayal catalogue </w:t>
            </w:r>
          </w:p>
        </w:tc>
      </w:tr>
      <w:tr w:rsidR="006B114A" w:rsidRPr="00ED52E2" w14:paraId="1BBEEB36" w14:textId="77777777" w:rsidTr="007578F3">
        <w:tc>
          <w:tcPr>
            <w:tcW w:w="2628" w:type="dxa"/>
          </w:tcPr>
          <w:p w14:paraId="059CEDD3" w14:textId="77777777" w:rsidR="006B114A" w:rsidRPr="00ED52E2" w:rsidRDefault="006B114A" w:rsidP="00996B38">
            <w:pPr>
              <w:spacing w:after="60" w:line="240" w:lineRule="auto"/>
              <w:rPr>
                <w:sz w:val="18"/>
                <w:szCs w:val="18"/>
              </w:rPr>
            </w:pPr>
            <w:r w:rsidRPr="00ED52E2">
              <w:rPr>
                <w:sz w:val="18"/>
                <w:szCs w:val="18"/>
              </w:rPr>
              <w:t>featureCode</w:t>
            </w:r>
          </w:p>
        </w:tc>
        <w:tc>
          <w:tcPr>
            <w:tcW w:w="1833" w:type="dxa"/>
          </w:tcPr>
          <w:p w14:paraId="705C711F" w14:textId="77777777" w:rsidR="006B114A" w:rsidRPr="00ED52E2" w:rsidRDefault="006B114A" w:rsidP="00996B38">
            <w:pPr>
              <w:spacing w:after="60" w:line="240" w:lineRule="auto"/>
              <w:jc w:val="left"/>
              <w:rPr>
                <w:sz w:val="18"/>
                <w:szCs w:val="18"/>
              </w:rPr>
            </w:pPr>
            <w:r>
              <w:rPr>
                <w:sz w:val="18"/>
                <w:szCs w:val="18"/>
              </w:rPr>
              <w:t>(implicit in XSLT template)</w:t>
            </w:r>
          </w:p>
        </w:tc>
        <w:tc>
          <w:tcPr>
            <w:tcW w:w="1517" w:type="dxa"/>
          </w:tcPr>
          <w:p w14:paraId="256C9851" w14:textId="77777777" w:rsidR="006B114A" w:rsidRDefault="006B114A" w:rsidP="00996B38">
            <w:pPr>
              <w:spacing w:after="60" w:line="240" w:lineRule="auto"/>
              <w:jc w:val="left"/>
              <w:rPr>
                <w:sz w:val="18"/>
                <w:szCs w:val="18"/>
              </w:rPr>
            </w:pPr>
            <w:r>
              <w:rPr>
                <w:sz w:val="18"/>
                <w:szCs w:val="18"/>
              </w:rPr>
              <w:t>Not applicable (must be compatible by definition)</w:t>
            </w:r>
          </w:p>
        </w:tc>
        <w:tc>
          <w:tcPr>
            <w:tcW w:w="3372" w:type="dxa"/>
          </w:tcPr>
          <w:p w14:paraId="521C1E30" w14:textId="77777777" w:rsidR="006B114A" w:rsidRPr="00ED52E2" w:rsidRDefault="006B114A" w:rsidP="00996B38">
            <w:pPr>
              <w:spacing w:after="60" w:line="240" w:lineRule="auto"/>
              <w:rPr>
                <w:sz w:val="18"/>
                <w:szCs w:val="18"/>
              </w:rPr>
            </w:pPr>
            <w:r>
              <w:rPr>
                <w:sz w:val="18"/>
                <w:szCs w:val="18"/>
              </w:rPr>
              <w:t>Interoperability catalogue elements pertain to feature types or subsets of feature types; instances of drawing instructions in portrayal catalogues reference individual features.</w:t>
            </w:r>
          </w:p>
        </w:tc>
      </w:tr>
      <w:tr w:rsidR="006B114A" w:rsidRPr="00ED52E2" w14:paraId="63384C50" w14:textId="77777777" w:rsidTr="007578F3">
        <w:tc>
          <w:tcPr>
            <w:tcW w:w="2628" w:type="dxa"/>
          </w:tcPr>
          <w:p w14:paraId="06522CF2" w14:textId="77777777" w:rsidR="006B114A" w:rsidRPr="00ED52E2" w:rsidRDefault="006B114A" w:rsidP="00996B38">
            <w:pPr>
              <w:spacing w:after="60" w:line="240" w:lineRule="auto"/>
              <w:rPr>
                <w:sz w:val="18"/>
                <w:szCs w:val="18"/>
              </w:rPr>
            </w:pPr>
            <w:r>
              <w:rPr>
                <w:sz w:val="18"/>
                <w:szCs w:val="18"/>
              </w:rPr>
              <w:t>(composition association)</w:t>
            </w:r>
          </w:p>
        </w:tc>
        <w:tc>
          <w:tcPr>
            <w:tcW w:w="1833" w:type="dxa"/>
          </w:tcPr>
          <w:p w14:paraId="1992E77B" w14:textId="77777777" w:rsidR="006B114A" w:rsidRPr="00ED52E2" w:rsidRDefault="006B114A" w:rsidP="00996B38">
            <w:pPr>
              <w:spacing w:after="60" w:line="240" w:lineRule="auto"/>
              <w:rPr>
                <w:sz w:val="18"/>
                <w:szCs w:val="18"/>
              </w:rPr>
            </w:pPr>
            <w:r w:rsidRPr="00ED52E2">
              <w:rPr>
                <w:sz w:val="18"/>
                <w:szCs w:val="18"/>
              </w:rPr>
              <w:t>displayPlane</w:t>
            </w:r>
          </w:p>
        </w:tc>
        <w:tc>
          <w:tcPr>
            <w:tcW w:w="1517" w:type="dxa"/>
          </w:tcPr>
          <w:p w14:paraId="33C70990" w14:textId="77777777" w:rsidR="006B114A" w:rsidRPr="00ED52E2" w:rsidRDefault="006B114A" w:rsidP="00996B38">
            <w:pPr>
              <w:spacing w:after="60" w:line="240" w:lineRule="auto"/>
              <w:rPr>
                <w:sz w:val="18"/>
                <w:szCs w:val="18"/>
              </w:rPr>
            </w:pPr>
            <w:r>
              <w:rPr>
                <w:sz w:val="18"/>
                <w:szCs w:val="18"/>
              </w:rPr>
              <w:t>Y</w:t>
            </w:r>
          </w:p>
        </w:tc>
        <w:tc>
          <w:tcPr>
            <w:tcW w:w="3372" w:type="dxa"/>
          </w:tcPr>
          <w:p w14:paraId="75C6B5C5" w14:textId="77777777" w:rsidR="006B114A" w:rsidRPr="00ED52E2" w:rsidRDefault="006B114A" w:rsidP="00996B38">
            <w:pPr>
              <w:spacing w:after="60" w:line="240" w:lineRule="auto"/>
              <w:rPr>
                <w:sz w:val="18"/>
                <w:szCs w:val="18"/>
              </w:rPr>
            </w:pPr>
            <w:r w:rsidRPr="00ED52E2">
              <w:rPr>
                <w:sz w:val="18"/>
                <w:szCs w:val="18"/>
              </w:rPr>
              <w:t>composition to S100_IC_DisplayPlane</w:t>
            </w:r>
          </w:p>
        </w:tc>
      </w:tr>
      <w:tr w:rsidR="006B114A" w:rsidRPr="00ED52E2" w14:paraId="22F6CC21" w14:textId="77777777" w:rsidTr="007578F3">
        <w:tc>
          <w:tcPr>
            <w:tcW w:w="2628" w:type="dxa"/>
          </w:tcPr>
          <w:p w14:paraId="01D47BBF" w14:textId="77777777" w:rsidR="006B114A" w:rsidRPr="00ED52E2" w:rsidRDefault="006B114A" w:rsidP="00996B38">
            <w:pPr>
              <w:spacing w:after="60" w:line="240" w:lineRule="auto"/>
              <w:rPr>
                <w:sz w:val="18"/>
                <w:szCs w:val="18"/>
              </w:rPr>
            </w:pPr>
            <w:r>
              <w:rPr>
                <w:sz w:val="18"/>
                <w:szCs w:val="18"/>
              </w:rPr>
              <w:t>--</w:t>
            </w:r>
          </w:p>
        </w:tc>
        <w:tc>
          <w:tcPr>
            <w:tcW w:w="1833" w:type="dxa"/>
          </w:tcPr>
          <w:p w14:paraId="4F9C0A54" w14:textId="77777777" w:rsidR="006B114A" w:rsidRPr="00ED52E2" w:rsidRDefault="006B114A" w:rsidP="00996B38">
            <w:pPr>
              <w:spacing w:after="60" w:line="240" w:lineRule="auto"/>
              <w:rPr>
                <w:sz w:val="18"/>
                <w:szCs w:val="18"/>
              </w:rPr>
            </w:pPr>
            <w:r w:rsidRPr="00ED52E2">
              <w:rPr>
                <w:sz w:val="18"/>
                <w:szCs w:val="18"/>
              </w:rPr>
              <w:t>scaleMinimum, scaleMaximum</w:t>
            </w:r>
          </w:p>
        </w:tc>
        <w:tc>
          <w:tcPr>
            <w:tcW w:w="1517" w:type="dxa"/>
          </w:tcPr>
          <w:p w14:paraId="30451E59" w14:textId="77777777" w:rsidR="006B114A" w:rsidRPr="00ED52E2" w:rsidRDefault="006B114A" w:rsidP="00996B38">
            <w:pPr>
              <w:spacing w:after="60" w:line="240" w:lineRule="auto"/>
              <w:rPr>
                <w:sz w:val="18"/>
                <w:szCs w:val="18"/>
              </w:rPr>
            </w:pPr>
            <w:r>
              <w:rPr>
                <w:sz w:val="18"/>
                <w:szCs w:val="18"/>
              </w:rPr>
              <w:t>Not applicable</w:t>
            </w:r>
          </w:p>
        </w:tc>
        <w:tc>
          <w:tcPr>
            <w:tcW w:w="3372" w:type="dxa"/>
          </w:tcPr>
          <w:p w14:paraId="66AA010A" w14:textId="77777777" w:rsidR="006B114A" w:rsidRPr="00ED52E2" w:rsidRDefault="006B114A" w:rsidP="00996B38">
            <w:pPr>
              <w:spacing w:after="60" w:line="240" w:lineRule="auto"/>
              <w:rPr>
                <w:sz w:val="18"/>
                <w:szCs w:val="18"/>
              </w:rPr>
            </w:pPr>
          </w:p>
        </w:tc>
      </w:tr>
      <w:tr w:rsidR="006B114A" w:rsidRPr="00ED52E2" w14:paraId="4102FAA3" w14:textId="77777777" w:rsidTr="007578F3">
        <w:tc>
          <w:tcPr>
            <w:tcW w:w="2628" w:type="dxa"/>
          </w:tcPr>
          <w:p w14:paraId="7101CC40" w14:textId="77777777" w:rsidR="006B114A" w:rsidRPr="00ED52E2" w:rsidRDefault="006B114A" w:rsidP="00996B38">
            <w:pPr>
              <w:spacing w:after="60" w:line="240" w:lineRule="auto"/>
              <w:rPr>
                <w:sz w:val="18"/>
                <w:szCs w:val="18"/>
              </w:rPr>
            </w:pPr>
            <w:r>
              <w:rPr>
                <w:sz w:val="18"/>
                <w:szCs w:val="18"/>
              </w:rPr>
              <w:t>--</w:t>
            </w:r>
          </w:p>
        </w:tc>
        <w:tc>
          <w:tcPr>
            <w:tcW w:w="1833" w:type="dxa"/>
          </w:tcPr>
          <w:p w14:paraId="6D05B147" w14:textId="77777777" w:rsidR="006B114A" w:rsidRPr="00ED52E2" w:rsidRDefault="006B114A" w:rsidP="00996B38">
            <w:pPr>
              <w:spacing w:after="60" w:line="240" w:lineRule="auto"/>
              <w:rPr>
                <w:sz w:val="18"/>
                <w:szCs w:val="18"/>
              </w:rPr>
            </w:pPr>
            <w:r w:rsidRPr="00ED52E2">
              <w:rPr>
                <w:sz w:val="18"/>
                <w:szCs w:val="18"/>
              </w:rPr>
              <w:t>featureReference</w:t>
            </w:r>
            <w:r>
              <w:rPr>
                <w:sz w:val="18"/>
                <w:szCs w:val="18"/>
              </w:rPr>
              <w:t xml:space="preserve"> association</w:t>
            </w:r>
          </w:p>
        </w:tc>
        <w:tc>
          <w:tcPr>
            <w:tcW w:w="1517" w:type="dxa"/>
          </w:tcPr>
          <w:p w14:paraId="0E6EDEB7" w14:textId="77777777" w:rsidR="006B114A" w:rsidRDefault="006B114A" w:rsidP="00996B38">
            <w:pPr>
              <w:spacing w:after="60" w:line="240" w:lineRule="auto"/>
              <w:rPr>
                <w:sz w:val="18"/>
                <w:szCs w:val="18"/>
              </w:rPr>
            </w:pPr>
            <w:r>
              <w:rPr>
                <w:sz w:val="18"/>
                <w:szCs w:val="18"/>
              </w:rPr>
              <w:t>Y</w:t>
            </w:r>
          </w:p>
        </w:tc>
        <w:tc>
          <w:tcPr>
            <w:tcW w:w="3372" w:type="dxa"/>
          </w:tcPr>
          <w:p w14:paraId="4E62D7F0" w14:textId="36743989" w:rsidR="006B114A" w:rsidRPr="00ED52E2" w:rsidRDefault="006B114A" w:rsidP="00996B38">
            <w:pPr>
              <w:spacing w:after="60" w:line="240" w:lineRule="auto"/>
              <w:rPr>
                <w:sz w:val="18"/>
                <w:szCs w:val="18"/>
              </w:rPr>
            </w:pPr>
            <w:r>
              <w:rPr>
                <w:sz w:val="18"/>
                <w:szCs w:val="18"/>
              </w:rPr>
              <w:t>Interoperability catalogue elements do not refer to individual instances</w:t>
            </w:r>
            <w:r w:rsidR="00FC2445">
              <w:rPr>
                <w:sz w:val="18"/>
                <w:szCs w:val="18"/>
              </w:rPr>
              <w:t xml:space="preserve"> (see Example 1)</w:t>
            </w:r>
          </w:p>
        </w:tc>
      </w:tr>
      <w:tr w:rsidR="006B114A" w:rsidRPr="00ED52E2" w14:paraId="0C0C923F" w14:textId="77777777" w:rsidTr="007578F3">
        <w:tc>
          <w:tcPr>
            <w:tcW w:w="2628" w:type="dxa"/>
          </w:tcPr>
          <w:p w14:paraId="2A5620FF" w14:textId="77777777" w:rsidR="006B114A" w:rsidRPr="00ED52E2" w:rsidRDefault="006B114A" w:rsidP="00996B38">
            <w:pPr>
              <w:spacing w:after="60" w:line="240" w:lineRule="auto"/>
              <w:rPr>
                <w:sz w:val="18"/>
                <w:szCs w:val="18"/>
              </w:rPr>
            </w:pPr>
            <w:r>
              <w:rPr>
                <w:sz w:val="18"/>
                <w:szCs w:val="18"/>
              </w:rPr>
              <w:t>--</w:t>
            </w:r>
          </w:p>
        </w:tc>
        <w:tc>
          <w:tcPr>
            <w:tcW w:w="1833" w:type="dxa"/>
          </w:tcPr>
          <w:p w14:paraId="453CB20D" w14:textId="77777777" w:rsidR="006B114A" w:rsidRPr="00ED52E2" w:rsidRDefault="006B114A" w:rsidP="00996B38">
            <w:pPr>
              <w:spacing w:after="60" w:line="240" w:lineRule="auto"/>
              <w:rPr>
                <w:sz w:val="18"/>
                <w:szCs w:val="18"/>
              </w:rPr>
            </w:pPr>
            <w:r w:rsidRPr="00ED52E2">
              <w:rPr>
                <w:sz w:val="18"/>
                <w:szCs w:val="18"/>
              </w:rPr>
              <w:t>spatialReference</w:t>
            </w:r>
            <w:r>
              <w:rPr>
                <w:sz w:val="18"/>
                <w:szCs w:val="18"/>
              </w:rPr>
              <w:t xml:space="preserve"> association</w:t>
            </w:r>
          </w:p>
        </w:tc>
        <w:tc>
          <w:tcPr>
            <w:tcW w:w="1517" w:type="dxa"/>
          </w:tcPr>
          <w:p w14:paraId="44876747" w14:textId="77777777" w:rsidR="006B114A" w:rsidRDefault="006B114A" w:rsidP="00996B38">
            <w:pPr>
              <w:spacing w:after="60" w:line="240" w:lineRule="auto"/>
              <w:rPr>
                <w:sz w:val="18"/>
                <w:szCs w:val="18"/>
              </w:rPr>
            </w:pPr>
            <w:r>
              <w:rPr>
                <w:sz w:val="18"/>
                <w:szCs w:val="18"/>
              </w:rPr>
              <w:t>Y</w:t>
            </w:r>
          </w:p>
        </w:tc>
        <w:tc>
          <w:tcPr>
            <w:tcW w:w="3372" w:type="dxa"/>
          </w:tcPr>
          <w:p w14:paraId="1991DE5F" w14:textId="7FFB64C8" w:rsidR="006B114A" w:rsidRPr="00ED52E2" w:rsidRDefault="006B114A" w:rsidP="00996B38">
            <w:pPr>
              <w:spacing w:after="60" w:line="240" w:lineRule="auto"/>
              <w:rPr>
                <w:sz w:val="18"/>
                <w:szCs w:val="18"/>
              </w:rPr>
            </w:pPr>
            <w:r>
              <w:rPr>
                <w:sz w:val="18"/>
                <w:szCs w:val="18"/>
              </w:rPr>
              <w:t>Interoperability catalogue elements do not refer to individual instances</w:t>
            </w:r>
            <w:r w:rsidR="006442AD">
              <w:rPr>
                <w:sz w:val="18"/>
                <w:szCs w:val="18"/>
              </w:rPr>
              <w:t xml:space="preserve"> (see Example</w:t>
            </w:r>
            <w:r w:rsidR="00FC2445">
              <w:rPr>
                <w:sz w:val="18"/>
                <w:szCs w:val="18"/>
              </w:rPr>
              <w:t xml:space="preserve"> 2)</w:t>
            </w:r>
          </w:p>
        </w:tc>
      </w:tr>
      <w:tr w:rsidR="00B754F7" w:rsidRPr="00ED52E2" w14:paraId="73823B83" w14:textId="77777777" w:rsidTr="007578F3">
        <w:tc>
          <w:tcPr>
            <w:tcW w:w="2628" w:type="dxa"/>
          </w:tcPr>
          <w:p w14:paraId="5CCC3D30" w14:textId="768084BF" w:rsidR="00B754F7" w:rsidRDefault="00B754F7" w:rsidP="00996B38">
            <w:pPr>
              <w:spacing w:after="60" w:line="240" w:lineRule="auto"/>
              <w:rPr>
                <w:sz w:val="18"/>
                <w:szCs w:val="18"/>
              </w:rPr>
            </w:pPr>
            <w:r>
              <w:rPr>
                <w:sz w:val="18"/>
                <w:szCs w:val="18"/>
              </w:rPr>
              <w:t>substituteSymbolization (S100_IC_DrawingInstruction only)</w:t>
            </w:r>
          </w:p>
        </w:tc>
        <w:tc>
          <w:tcPr>
            <w:tcW w:w="1833" w:type="dxa"/>
          </w:tcPr>
          <w:p w14:paraId="225452C6" w14:textId="05C80423" w:rsidR="00B754F7" w:rsidRPr="00ED52E2" w:rsidRDefault="00B754F7" w:rsidP="00DB0551">
            <w:pPr>
              <w:spacing w:after="60" w:line="240" w:lineRule="auto"/>
              <w:jc w:val="left"/>
              <w:rPr>
                <w:sz w:val="18"/>
                <w:szCs w:val="18"/>
              </w:rPr>
            </w:pPr>
            <w:r>
              <w:rPr>
                <w:sz w:val="18"/>
                <w:szCs w:val="18"/>
              </w:rPr>
              <w:t>(symbolization generated by portrayal processing)</w:t>
            </w:r>
          </w:p>
        </w:tc>
        <w:tc>
          <w:tcPr>
            <w:tcW w:w="1517" w:type="dxa"/>
          </w:tcPr>
          <w:p w14:paraId="17F844D5" w14:textId="32D8754C" w:rsidR="00B754F7" w:rsidRDefault="00B754F7" w:rsidP="00996B38">
            <w:pPr>
              <w:spacing w:after="60" w:line="240" w:lineRule="auto"/>
              <w:rPr>
                <w:sz w:val="18"/>
                <w:szCs w:val="18"/>
              </w:rPr>
            </w:pPr>
            <w:r>
              <w:rPr>
                <w:sz w:val="18"/>
                <w:szCs w:val="18"/>
              </w:rPr>
              <w:t>Y</w:t>
            </w:r>
          </w:p>
        </w:tc>
        <w:tc>
          <w:tcPr>
            <w:tcW w:w="3372" w:type="dxa"/>
          </w:tcPr>
          <w:p w14:paraId="2A755D1F" w14:textId="6439B764" w:rsidR="00B754F7" w:rsidRDefault="002C6A29" w:rsidP="00996B38">
            <w:pPr>
              <w:spacing w:after="60" w:line="240" w:lineRule="auto"/>
              <w:rPr>
                <w:sz w:val="18"/>
                <w:szCs w:val="18"/>
              </w:rPr>
            </w:pPr>
            <w:r>
              <w:rPr>
                <w:sz w:val="18"/>
                <w:szCs w:val="18"/>
              </w:rPr>
              <w:t>(S</w:t>
            </w:r>
            <w:r w:rsidR="006442AD">
              <w:rPr>
                <w:sz w:val="18"/>
                <w:szCs w:val="18"/>
              </w:rPr>
              <w:t>ee Example 3)</w:t>
            </w:r>
          </w:p>
        </w:tc>
      </w:tr>
    </w:tbl>
    <w:p w14:paraId="5953230C" w14:textId="77777777" w:rsidR="006B114A" w:rsidRDefault="006B114A" w:rsidP="00996B38"/>
    <w:p w14:paraId="65746AFC" w14:textId="7AFBB3F2" w:rsidR="006B114A" w:rsidRDefault="006B114A" w:rsidP="00996B38">
      <w:r>
        <w:t xml:space="preserve">EXAMPLE 1: </w:t>
      </w:r>
      <w:r w:rsidR="00834AA5">
        <w:t>The portrayal catalogue</w:t>
      </w:r>
      <w:r w:rsidR="004672FE">
        <w:t xml:space="preserve"> for an overlay product places all its features in the same display plane, but the interoperability catalogue splits them into over-radar and under-radar planes.</w:t>
      </w:r>
    </w:p>
    <w:p w14:paraId="424C93B5" w14:textId="77777777" w:rsidR="006442AD" w:rsidRDefault="006B114A" w:rsidP="00996B38">
      <w:r>
        <w:t xml:space="preserve">EXAMPLE 2: </w:t>
      </w:r>
      <w:r w:rsidR="00330E2C">
        <w:t xml:space="preserve">Feature </w:t>
      </w:r>
      <w:r w:rsidR="00330E2C" w:rsidRPr="00655364">
        <w:rPr>
          <w:b/>
        </w:rPr>
        <w:t>Current – non-gravitational</w:t>
      </w:r>
      <w:r w:rsidR="00330E2C">
        <w:t xml:space="preserve"> is allowed to have point, curve, or surface geometry. It is possible for the S-101 portrayal catalogue to place them in different viewing groups </w:t>
      </w:r>
      <w:r w:rsidR="00655364">
        <w:t xml:space="preserve">depending on the type of spatial primitive </w:t>
      </w:r>
      <w:r w:rsidR="00330E2C">
        <w:t>and for the interoperability catalogue to ove</w:t>
      </w:r>
      <w:r w:rsidR="00655364">
        <w:t xml:space="preserve">rride that placement and put </w:t>
      </w:r>
      <w:r w:rsidR="00A52894">
        <w:t xml:space="preserve">all </w:t>
      </w:r>
      <w:r w:rsidR="00655364">
        <w:t>instances</w:t>
      </w:r>
      <w:r w:rsidR="00A52894">
        <w:t xml:space="preserve"> of this feature,</w:t>
      </w:r>
      <w:r w:rsidR="00655364">
        <w:t xml:space="preserve"> </w:t>
      </w:r>
      <w:r w:rsidR="00A52894">
        <w:t>whether</w:t>
      </w:r>
      <w:r w:rsidR="00655364">
        <w:t xml:space="preserve"> point, curve, </w:t>
      </w:r>
      <w:r w:rsidR="00A52894">
        <w:t>or</w:t>
      </w:r>
      <w:r w:rsidR="00655364">
        <w:t xml:space="preserve"> surface</w:t>
      </w:r>
      <w:r w:rsidR="00A52894">
        <w:t xml:space="preserve">, </w:t>
      </w:r>
      <w:r w:rsidR="00655364">
        <w:t>in the same viewing group.</w:t>
      </w:r>
    </w:p>
    <w:p w14:paraId="3E392767" w14:textId="625A1E46" w:rsidR="006B114A" w:rsidRPr="00407F59" w:rsidRDefault="006442AD" w:rsidP="00996B38">
      <w:r>
        <w:t xml:space="preserve">EXAMPLE 3: </w:t>
      </w:r>
      <w:r w:rsidR="00205548">
        <w:t xml:space="preserve">The </w:t>
      </w:r>
      <w:r w:rsidR="000E4D52">
        <w:t xml:space="preserve">area boundary </w:t>
      </w:r>
      <w:r w:rsidR="00205548">
        <w:t xml:space="preserve">symbolization is </w:t>
      </w:r>
      <w:r w:rsidR="000E4D52">
        <w:t>changed from a simple to a composite line style for area boundaries common to different types of area features</w:t>
      </w:r>
      <w:r w:rsidR="00FB7F9C">
        <w:t xml:space="preserve">, e.g., an </w:t>
      </w:r>
      <w:r w:rsidR="00660F36">
        <w:t>S-101 anchorage area bordering an S-122 marine protected area</w:t>
      </w:r>
      <w:r w:rsidR="000E4D52">
        <w:t>.</w:t>
      </w:r>
    </w:p>
    <w:p w14:paraId="31A97CCD" w14:textId="0FB97FE5" w:rsidR="006B114A" w:rsidRDefault="006B114A" w:rsidP="008F16B5">
      <w:pPr>
        <w:pStyle w:val="Heading4"/>
        <w:numPr>
          <w:ilvl w:val="3"/>
          <w:numId w:val="3"/>
        </w:numPr>
        <w:rPr>
          <w:lang w:eastAsia="en-GB"/>
        </w:rPr>
      </w:pPr>
      <w:r>
        <w:rPr>
          <w:lang w:eastAsia="en-GB"/>
        </w:rPr>
        <w:t>Feature creation or replacement rule</w:t>
      </w:r>
    </w:p>
    <w:p w14:paraId="63931190" w14:textId="65B7FD80" w:rsidR="00090BA8" w:rsidRDefault="00090BA8" w:rsidP="00090BA8">
      <w:pPr>
        <w:pBdr>
          <w:top w:val="single" w:sz="4" w:space="6" w:color="auto"/>
          <w:left w:val="single" w:sz="4" w:space="4" w:color="auto"/>
          <w:bottom w:val="single" w:sz="4" w:space="6" w:color="auto"/>
          <w:right w:val="single" w:sz="4" w:space="4" w:color="auto"/>
        </w:pBdr>
      </w:pPr>
      <w:r>
        <w:t>Feature creation and replacement is advanced functionality whose implementation is not required for this version of the interoperability catalogue.</w:t>
      </w:r>
    </w:p>
    <w:p w14:paraId="4E258AE8" w14:textId="4742AA7B" w:rsidR="006B114A" w:rsidRDefault="006B114A" w:rsidP="00996B38">
      <w:r>
        <w:t xml:space="preserve">Feature creation and replacement rules create new feature types by combining characteristics of specified feature types from the input data products. A feature creation/replacement rule basically transforms a collection of feature instances in the input stream into one or more different feature instances in the output stream. The created feature differs from all the input features, e.g., by adding properties of one feature to properties of another feature. </w:t>
      </w:r>
    </w:p>
    <w:p w14:paraId="114EB63C" w14:textId="1AD36D30" w:rsidR="006B114A" w:rsidRDefault="006B114A" w:rsidP="00996B38">
      <w:r>
        <w:t xml:space="preserve">Since new feature types must be defined in a feature catalogue for ECDIS use, there is also a </w:t>
      </w:r>
      <w:del w:id="369" w:author="Eivind" w:date="2018-06-20T22:50:00Z">
        <w:r w:rsidDel="009261A0">
          <w:delText>‘</w:delText>
        </w:r>
      </w:del>
      <w:ins w:id="370" w:author="Raphael Malyankar" w:date="2018-07-01T20:24:00Z">
        <w:r w:rsidR="003E2142">
          <w:t>“</w:t>
        </w:r>
      </w:ins>
      <w:del w:id="371" w:author="Eivind" w:date="2018-06-20T22:50:00Z">
        <w:r w:rsidDel="009261A0">
          <w:delText xml:space="preserve">hybrid’ </w:delText>
        </w:r>
      </w:del>
      <w:ins w:id="372" w:author="Eivind" w:date="2018-06-20T22:50:00Z">
        <w:r w:rsidR="009261A0">
          <w:t xml:space="preserve">hybrid” </w:t>
        </w:r>
      </w:ins>
      <w:r>
        <w:t xml:space="preserve">feature catalogue that contains feature type specifications for all the possible feature types which can be </w:t>
      </w:r>
      <w:r>
        <w:lastRenderedPageBreak/>
        <w:t>thus generated by rules in an Interoperability Catalogue. Similarly, the hybrid portrayal catalogue describe</w:t>
      </w:r>
      <w:r w:rsidR="00746091">
        <w:t>s</w:t>
      </w:r>
      <w:r>
        <w:t xml:space="preserve"> the portrayal of these feature types.</w:t>
      </w:r>
    </w:p>
    <w:p w14:paraId="1DF8A39E" w14:textId="77777777" w:rsidR="00746091" w:rsidRDefault="00746091" w:rsidP="00996B38"/>
    <w:p w14:paraId="5C55A79E" w14:textId="5057E519" w:rsidR="00746091" w:rsidRDefault="006B114A" w:rsidP="00996B38">
      <w:r>
        <w:t xml:space="preserve">Feature creation and replacement rules are used only in interoperability </w:t>
      </w:r>
      <w:del w:id="373" w:author="Eivind" w:date="2018-06-21T20:24:00Z">
        <w:r w:rsidDel="00574B55">
          <w:delText xml:space="preserve">levels </w:delText>
        </w:r>
      </w:del>
      <w:ins w:id="374" w:author="Eivind" w:date="2018-06-21T20:24:00Z">
        <w:r w:rsidR="00574B55">
          <w:t xml:space="preserve">Levels </w:t>
        </w:r>
      </w:ins>
      <w:r>
        <w:t>3 and 4.</w:t>
      </w:r>
    </w:p>
    <w:p w14:paraId="732A1E36" w14:textId="47FB41A3" w:rsidR="00237C41" w:rsidRDefault="00237C41" w:rsidP="00996B38">
      <w:r>
        <w:t xml:space="preserve">The </w:t>
      </w:r>
      <w:r w:rsidR="009B3472">
        <w:t xml:space="preserve">process for applying such rules is illustrated in </w:t>
      </w:r>
      <w:del w:id="375" w:author="Eivind" w:date="2018-06-20T22:48:00Z">
        <w:r w:rsidR="009B3472" w:rsidDel="009261A0">
          <w:delText>the f</w:delText>
        </w:r>
      </w:del>
      <w:ins w:id="376" w:author="Eivind" w:date="2018-06-20T22:48:00Z">
        <w:r w:rsidR="009261A0">
          <w:t>F</w:t>
        </w:r>
      </w:ins>
      <w:r w:rsidR="009B3472">
        <w:t xml:space="preserve">igure </w:t>
      </w:r>
      <w:del w:id="377" w:author="Eivind" w:date="2018-06-20T22:48:00Z">
        <w:r w:rsidR="009B3472" w:rsidDel="009261A0">
          <w:delText>below</w:delText>
        </w:r>
      </w:del>
      <w:ins w:id="378" w:author="Eivind" w:date="2018-06-20T22:48:00Z">
        <w:r w:rsidR="009261A0">
          <w:t>4-4</w:t>
        </w:r>
      </w:ins>
      <w:r w:rsidR="009B3472">
        <w:t>.</w:t>
      </w:r>
    </w:p>
    <w:p w14:paraId="2114B5DD" w14:textId="77777777" w:rsidR="009B3472" w:rsidRDefault="009B3472" w:rsidP="007578F3">
      <w:pPr>
        <w:keepNext/>
        <w:jc w:val="center"/>
      </w:pPr>
      <w:r>
        <w:rPr>
          <w:noProof/>
          <w:lang w:val="fr-FR" w:eastAsia="fr-FR"/>
        </w:rPr>
        <w:drawing>
          <wp:inline distT="0" distB="0" distL="0" distR="0" wp14:anchorId="322B9CA0" wp14:editId="6A286393">
            <wp:extent cx="4458520" cy="2590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ybridization-proces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75058" cy="2600410"/>
                    </a:xfrm>
                    <a:prstGeom prst="rect">
                      <a:avLst/>
                    </a:prstGeom>
                  </pic:spPr>
                </pic:pic>
              </a:graphicData>
            </a:graphic>
          </wp:inline>
        </w:drawing>
      </w:r>
    </w:p>
    <w:p w14:paraId="1CC60367" w14:textId="2D87EF63" w:rsidR="009B3472" w:rsidRDefault="009B3472" w:rsidP="006B76CA">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4</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4</w:t>
      </w:r>
      <w:r w:rsidR="00750D65">
        <w:fldChar w:fldCharType="end"/>
      </w:r>
      <w:del w:id="379" w:author="Eivind" w:date="2018-06-20T22:33:00Z">
        <w:r w:rsidDel="00246D85">
          <w:delText xml:space="preserve"> -</w:delText>
        </w:r>
      </w:del>
      <w:ins w:id="380" w:author="Eivind" w:date="2018-06-20T22:33:00Z">
        <w:r w:rsidR="00246D85">
          <w:t>.</w:t>
        </w:r>
      </w:ins>
      <w:r>
        <w:t xml:space="preserve"> General process for feature creation and replacement rules</w:t>
      </w:r>
    </w:p>
    <w:p w14:paraId="50387F72" w14:textId="33E746E0" w:rsidR="007556BC" w:rsidRDefault="00746091" w:rsidP="00996B38">
      <w:r>
        <w:t xml:space="preserve">A hypothetical example of the operation of such a rule is depicted in </w:t>
      </w:r>
      <w:r w:rsidR="00CE7F77">
        <w:t xml:space="preserve">Figure </w:t>
      </w:r>
      <w:r w:rsidR="00B60D95">
        <w:t>4-</w:t>
      </w:r>
      <w:r w:rsidR="009B3472">
        <w:t>5</w:t>
      </w:r>
      <w:r>
        <w:t xml:space="preserve">. On the left are two </w:t>
      </w:r>
      <w:r w:rsidR="007556BC">
        <w:t xml:space="preserve">input </w:t>
      </w:r>
      <w:r>
        <w:t>features</w:t>
      </w:r>
      <w:r w:rsidR="007556BC">
        <w:t>:</w:t>
      </w:r>
    </w:p>
    <w:p w14:paraId="60248BB0" w14:textId="01B77721" w:rsidR="007556BC" w:rsidRDefault="001D28D2" w:rsidP="007556BC">
      <w:pPr>
        <w:pStyle w:val="ListParagraph"/>
        <w:numPr>
          <w:ilvl w:val="0"/>
          <w:numId w:val="74"/>
        </w:numPr>
      </w:pPr>
      <w:r>
        <w:t>Feature</w:t>
      </w:r>
      <w:r w:rsidR="007556BC">
        <w:t xml:space="preserve"> </w:t>
      </w:r>
      <w:r>
        <w:t xml:space="preserve">instance </w:t>
      </w:r>
      <w:r w:rsidR="007556BC">
        <w:t xml:space="preserve">DRGARE_12345 </w:t>
      </w:r>
      <w:r>
        <w:t xml:space="preserve">from the ENC, an instance </w:t>
      </w:r>
      <w:r w:rsidR="007556BC">
        <w:t>of feature type</w:t>
      </w:r>
      <w:r w:rsidR="00746091">
        <w:t xml:space="preserve"> Dredg</w:t>
      </w:r>
      <w:r>
        <w:t>ed</w:t>
      </w:r>
      <w:r w:rsidR="00746091">
        <w:t xml:space="preserve">Area </w:t>
      </w:r>
      <w:r>
        <w:t>defined in</w:t>
      </w:r>
      <w:r w:rsidR="00746091">
        <w:t xml:space="preserve"> </w:t>
      </w:r>
      <w:r>
        <w:t>S-101</w:t>
      </w:r>
      <w:r w:rsidR="007556BC">
        <w:t>. Its geometry is an area</w:t>
      </w:r>
      <w:r>
        <w:t>,</w:t>
      </w:r>
      <w:r w:rsidR="007556BC">
        <w:t xml:space="preserve"> depicted alongside.</w:t>
      </w:r>
    </w:p>
    <w:p w14:paraId="39E299AE" w14:textId="609E99A6" w:rsidR="007556BC" w:rsidRDefault="001D28D2" w:rsidP="007556BC">
      <w:pPr>
        <w:pStyle w:val="ListParagraph"/>
        <w:numPr>
          <w:ilvl w:val="0"/>
          <w:numId w:val="74"/>
        </w:numPr>
      </w:pPr>
      <w:r>
        <w:t>Feature i</w:t>
      </w:r>
      <w:r w:rsidR="007556BC">
        <w:t xml:space="preserve">nstance AISMessage_8472 </w:t>
      </w:r>
      <w:r>
        <w:t>from the S-</w:t>
      </w:r>
      <w:r w:rsidR="00FB05DD">
        <w:t xml:space="preserve">104 </w:t>
      </w:r>
      <w:r>
        <w:t xml:space="preserve">layer, an instance </w:t>
      </w:r>
      <w:r w:rsidR="007556BC">
        <w:t xml:space="preserve">of feature </w:t>
      </w:r>
      <w:r w:rsidR="00D41419">
        <w:t>type MetHydroDataAISMessage</w:t>
      </w:r>
      <w:r w:rsidR="00746091">
        <w:t xml:space="preserve"> </w:t>
      </w:r>
      <w:r>
        <w:t>defined in</w:t>
      </w:r>
      <w:r w:rsidR="00746091">
        <w:t xml:space="preserve"> S-</w:t>
      </w:r>
      <w:r w:rsidR="00803758">
        <w:t>104</w:t>
      </w:r>
      <w:r w:rsidR="00746091">
        <w:t xml:space="preserve">. </w:t>
      </w:r>
      <w:r w:rsidR="007556BC">
        <w:t>Its geometry is a point, depicted alongside.</w:t>
      </w:r>
    </w:p>
    <w:p w14:paraId="773632E0" w14:textId="184880B0" w:rsidR="00746091" w:rsidRDefault="00746091" w:rsidP="00996B38">
      <w:r>
        <w:t>The operation of the rule results i</w:t>
      </w:r>
      <w:r w:rsidR="007556BC">
        <w:t>n two feature instances</w:t>
      </w:r>
      <w:r w:rsidR="001200CB">
        <w:t xml:space="preserve">, </w:t>
      </w:r>
      <w:r w:rsidR="007556BC">
        <w:t>described</w:t>
      </w:r>
      <w:r w:rsidR="001200CB">
        <w:t xml:space="preserve"> in </w:t>
      </w:r>
      <w:del w:id="381" w:author="Eivind" w:date="2018-06-20T22:48:00Z">
        <w:r w:rsidR="001200CB" w:rsidDel="009261A0">
          <w:delText>the t</w:delText>
        </w:r>
      </w:del>
      <w:ins w:id="382" w:author="Eivind" w:date="2018-06-20T22:48:00Z">
        <w:r w:rsidR="009261A0">
          <w:t>T</w:t>
        </w:r>
      </w:ins>
      <w:r w:rsidR="001200CB">
        <w:t xml:space="preserve">able </w:t>
      </w:r>
      <w:ins w:id="383" w:author="Eivind" w:date="2018-06-20T22:48:00Z">
        <w:r w:rsidR="009261A0">
          <w:t xml:space="preserve">3 </w:t>
        </w:r>
      </w:ins>
      <w:r w:rsidR="001200CB">
        <w:t>below</w:t>
      </w:r>
      <w:r w:rsidR="007556BC">
        <w:t>:</w:t>
      </w:r>
    </w:p>
    <w:p w14:paraId="7160B088" w14:textId="314FA047" w:rsidR="007556BC" w:rsidRDefault="007556BC" w:rsidP="007556BC">
      <w:pPr>
        <w:pStyle w:val="Caption"/>
        <w:keepNext/>
      </w:pPr>
      <w:r>
        <w:t xml:space="preserve">Table </w:t>
      </w:r>
      <w:r w:rsidR="005500B4">
        <w:fldChar w:fldCharType="begin"/>
      </w:r>
      <w:r w:rsidR="005500B4">
        <w:instrText xml:space="preserve"> SEQ Table \* ARABIC </w:instrText>
      </w:r>
      <w:r w:rsidR="005500B4">
        <w:fldChar w:fldCharType="separate"/>
      </w:r>
      <w:r w:rsidR="00CF17A6">
        <w:rPr>
          <w:noProof/>
        </w:rPr>
        <w:t>3</w:t>
      </w:r>
      <w:r w:rsidR="005500B4">
        <w:fldChar w:fldCharType="end"/>
      </w:r>
      <w:del w:id="384" w:author="Eivind" w:date="2018-06-20T22:46:00Z">
        <w:r w:rsidDel="00C94AB7">
          <w:delText xml:space="preserve"> -</w:delText>
        </w:r>
      </w:del>
      <w:ins w:id="385" w:author="Eivind" w:date="2018-06-20T22:46:00Z">
        <w:r w:rsidR="00C94AB7">
          <w:t>.</w:t>
        </w:r>
      </w:ins>
      <w:r>
        <w:t xml:space="preserve"> Features resulting from operation of </w:t>
      </w:r>
      <w:r w:rsidR="001D28D2">
        <w:t xml:space="preserve">hypothetical </w:t>
      </w:r>
      <w:r>
        <w:t>rule</w:t>
      </w:r>
    </w:p>
    <w:tbl>
      <w:tblPr>
        <w:tblStyle w:val="TableGrid"/>
        <w:tblW w:w="0" w:type="auto"/>
        <w:tblLook w:val="04A0" w:firstRow="1" w:lastRow="0" w:firstColumn="1" w:lastColumn="0" w:noHBand="0" w:noVBand="1"/>
      </w:tblPr>
      <w:tblGrid>
        <w:gridCol w:w="1465"/>
        <w:gridCol w:w="2277"/>
        <w:gridCol w:w="1639"/>
        <w:gridCol w:w="2052"/>
        <w:gridCol w:w="1917"/>
      </w:tblGrid>
      <w:tr w:rsidR="007556BC" w:rsidRPr="008A4013" w14:paraId="64691C33" w14:textId="77777777" w:rsidTr="00DE11BF">
        <w:tc>
          <w:tcPr>
            <w:tcW w:w="0" w:type="auto"/>
          </w:tcPr>
          <w:p w14:paraId="7D7BA0FE" w14:textId="77777777" w:rsidR="007556BC" w:rsidRPr="007556BC" w:rsidRDefault="007556BC" w:rsidP="007556BC">
            <w:pPr>
              <w:spacing w:after="60" w:line="240" w:lineRule="auto"/>
              <w:jc w:val="left"/>
              <w:rPr>
                <w:b/>
                <w:sz w:val="18"/>
                <w:szCs w:val="18"/>
              </w:rPr>
            </w:pPr>
            <w:r w:rsidRPr="007556BC">
              <w:rPr>
                <w:b/>
                <w:sz w:val="18"/>
                <w:szCs w:val="18"/>
              </w:rPr>
              <w:t>Output feature instance</w:t>
            </w:r>
          </w:p>
        </w:tc>
        <w:tc>
          <w:tcPr>
            <w:tcW w:w="0" w:type="auto"/>
          </w:tcPr>
          <w:p w14:paraId="0ADC23AB" w14:textId="7DF26277" w:rsidR="007556BC" w:rsidRPr="007556BC" w:rsidRDefault="007556BC" w:rsidP="007556BC">
            <w:pPr>
              <w:spacing w:after="60" w:line="240" w:lineRule="auto"/>
              <w:jc w:val="left"/>
              <w:rPr>
                <w:b/>
                <w:sz w:val="18"/>
                <w:szCs w:val="18"/>
              </w:rPr>
            </w:pPr>
            <w:r w:rsidRPr="007556BC">
              <w:rPr>
                <w:b/>
                <w:sz w:val="18"/>
                <w:szCs w:val="18"/>
              </w:rPr>
              <w:t>Output feature Type</w:t>
            </w:r>
          </w:p>
        </w:tc>
        <w:tc>
          <w:tcPr>
            <w:tcW w:w="0" w:type="auto"/>
          </w:tcPr>
          <w:p w14:paraId="3A51001C" w14:textId="24F6FFE4" w:rsidR="007556BC" w:rsidRPr="007556BC" w:rsidRDefault="007556BC" w:rsidP="007556BC">
            <w:pPr>
              <w:spacing w:after="60" w:line="240" w:lineRule="auto"/>
              <w:jc w:val="left"/>
              <w:rPr>
                <w:b/>
                <w:sz w:val="18"/>
                <w:szCs w:val="18"/>
              </w:rPr>
            </w:pPr>
            <w:r w:rsidRPr="007556BC">
              <w:rPr>
                <w:b/>
                <w:sz w:val="18"/>
                <w:szCs w:val="18"/>
              </w:rPr>
              <w:t>Defined in feature catalogue</w:t>
            </w:r>
          </w:p>
        </w:tc>
        <w:tc>
          <w:tcPr>
            <w:tcW w:w="0" w:type="auto"/>
          </w:tcPr>
          <w:p w14:paraId="507DF35C" w14:textId="63F10CC7" w:rsidR="007556BC" w:rsidRPr="007556BC" w:rsidRDefault="007556BC" w:rsidP="007556BC">
            <w:pPr>
              <w:spacing w:after="60" w:line="240" w:lineRule="auto"/>
              <w:jc w:val="left"/>
              <w:rPr>
                <w:b/>
                <w:sz w:val="18"/>
                <w:szCs w:val="18"/>
              </w:rPr>
            </w:pPr>
            <w:r w:rsidRPr="007556BC">
              <w:rPr>
                <w:b/>
                <w:sz w:val="18"/>
                <w:szCs w:val="18"/>
              </w:rPr>
              <w:t>Spatial attribute</w:t>
            </w:r>
            <w:r w:rsidR="004C4961">
              <w:rPr>
                <w:b/>
                <w:sz w:val="18"/>
                <w:szCs w:val="18"/>
              </w:rPr>
              <w:t>s</w:t>
            </w:r>
          </w:p>
        </w:tc>
        <w:tc>
          <w:tcPr>
            <w:tcW w:w="0" w:type="auto"/>
          </w:tcPr>
          <w:p w14:paraId="0AEDEB50" w14:textId="77777777" w:rsidR="007556BC" w:rsidRPr="007556BC" w:rsidRDefault="007556BC" w:rsidP="007556BC">
            <w:pPr>
              <w:spacing w:after="60" w:line="240" w:lineRule="auto"/>
              <w:jc w:val="left"/>
              <w:rPr>
                <w:b/>
                <w:sz w:val="18"/>
                <w:szCs w:val="18"/>
              </w:rPr>
            </w:pPr>
            <w:r w:rsidRPr="007556BC">
              <w:rPr>
                <w:b/>
                <w:sz w:val="18"/>
                <w:szCs w:val="18"/>
              </w:rPr>
              <w:t>Thematic attributes</w:t>
            </w:r>
          </w:p>
        </w:tc>
      </w:tr>
      <w:tr w:rsidR="007556BC" w:rsidRPr="008A4013" w14:paraId="221A86D4" w14:textId="77777777" w:rsidTr="00DE11BF">
        <w:tc>
          <w:tcPr>
            <w:tcW w:w="0" w:type="auto"/>
          </w:tcPr>
          <w:p w14:paraId="2F6BBCF3" w14:textId="77777777" w:rsidR="007556BC" w:rsidRPr="007556BC" w:rsidRDefault="007556BC" w:rsidP="007556BC">
            <w:pPr>
              <w:spacing w:after="60" w:line="240" w:lineRule="auto"/>
              <w:jc w:val="left"/>
              <w:rPr>
                <w:sz w:val="18"/>
                <w:szCs w:val="18"/>
              </w:rPr>
            </w:pPr>
            <w:r w:rsidRPr="007556BC">
              <w:rPr>
                <w:sz w:val="18"/>
                <w:szCs w:val="18"/>
              </w:rPr>
              <w:t>RTWL_H01</w:t>
            </w:r>
          </w:p>
        </w:tc>
        <w:tc>
          <w:tcPr>
            <w:tcW w:w="0" w:type="auto"/>
          </w:tcPr>
          <w:p w14:paraId="533C89BF" w14:textId="77777777" w:rsidR="007556BC" w:rsidRPr="007556BC" w:rsidRDefault="007556BC" w:rsidP="007556BC">
            <w:pPr>
              <w:spacing w:after="60" w:line="240" w:lineRule="auto"/>
              <w:jc w:val="left"/>
              <w:rPr>
                <w:sz w:val="18"/>
                <w:szCs w:val="18"/>
              </w:rPr>
            </w:pPr>
            <w:r w:rsidRPr="007556BC">
              <w:rPr>
                <w:sz w:val="18"/>
                <w:szCs w:val="18"/>
              </w:rPr>
              <w:t>RealTimeWaterLevelArea</w:t>
            </w:r>
          </w:p>
        </w:tc>
        <w:tc>
          <w:tcPr>
            <w:tcW w:w="0" w:type="auto"/>
          </w:tcPr>
          <w:p w14:paraId="547D4B90" w14:textId="0B436AA1" w:rsidR="007556BC" w:rsidRPr="007556BC" w:rsidRDefault="007556BC" w:rsidP="007556BC">
            <w:pPr>
              <w:spacing w:after="60" w:line="240" w:lineRule="auto"/>
              <w:jc w:val="left"/>
              <w:rPr>
                <w:sz w:val="18"/>
                <w:szCs w:val="18"/>
              </w:rPr>
            </w:pPr>
            <w:r w:rsidRPr="007556BC">
              <w:rPr>
                <w:sz w:val="18"/>
                <w:szCs w:val="18"/>
              </w:rPr>
              <w:t xml:space="preserve">Hybrid </w:t>
            </w:r>
            <w:r w:rsidR="004C4961">
              <w:rPr>
                <w:sz w:val="18"/>
                <w:szCs w:val="18"/>
              </w:rPr>
              <w:t>FC</w:t>
            </w:r>
            <w:r w:rsidR="001D28D2">
              <w:rPr>
                <w:sz w:val="18"/>
                <w:szCs w:val="18"/>
              </w:rPr>
              <w:t xml:space="preserve"> IHOICFC01.XML</w:t>
            </w:r>
          </w:p>
        </w:tc>
        <w:tc>
          <w:tcPr>
            <w:tcW w:w="0" w:type="auto"/>
          </w:tcPr>
          <w:p w14:paraId="65C8B1B8" w14:textId="10C1EB47" w:rsidR="007556BC" w:rsidRPr="007556BC" w:rsidRDefault="004C4961" w:rsidP="007556BC">
            <w:pPr>
              <w:spacing w:after="60" w:line="240" w:lineRule="auto"/>
              <w:jc w:val="left"/>
              <w:rPr>
                <w:sz w:val="18"/>
                <w:szCs w:val="18"/>
              </w:rPr>
            </w:pPr>
            <w:r>
              <w:rPr>
                <w:sz w:val="18"/>
                <w:szCs w:val="18"/>
              </w:rPr>
              <w:t>C</w:t>
            </w:r>
            <w:r w:rsidR="007556BC" w:rsidRPr="007556BC">
              <w:rPr>
                <w:sz w:val="18"/>
                <w:szCs w:val="18"/>
              </w:rPr>
              <w:t>ircle centred at location of input AISMessage_8472</w:t>
            </w:r>
          </w:p>
        </w:tc>
        <w:tc>
          <w:tcPr>
            <w:tcW w:w="0" w:type="auto"/>
          </w:tcPr>
          <w:p w14:paraId="5F56DAF3" w14:textId="77777777" w:rsidR="007556BC" w:rsidRPr="007556BC" w:rsidRDefault="007556BC" w:rsidP="007556BC">
            <w:pPr>
              <w:spacing w:after="60" w:line="240" w:lineRule="auto"/>
              <w:jc w:val="left"/>
              <w:rPr>
                <w:sz w:val="18"/>
                <w:szCs w:val="18"/>
              </w:rPr>
            </w:pPr>
            <w:r w:rsidRPr="007556BC">
              <w:rPr>
                <w:sz w:val="18"/>
                <w:szCs w:val="18"/>
              </w:rPr>
              <w:t>Combination of DRGARE_12345 and AISMessage_8472</w:t>
            </w:r>
          </w:p>
        </w:tc>
      </w:tr>
      <w:tr w:rsidR="007556BC" w:rsidRPr="008A4013" w14:paraId="6B50BD82" w14:textId="77777777" w:rsidTr="00DE11BF">
        <w:tc>
          <w:tcPr>
            <w:tcW w:w="0" w:type="auto"/>
          </w:tcPr>
          <w:p w14:paraId="6EB331BA" w14:textId="77777777" w:rsidR="007556BC" w:rsidRPr="007556BC" w:rsidRDefault="007556BC" w:rsidP="007556BC">
            <w:pPr>
              <w:spacing w:after="60" w:line="240" w:lineRule="auto"/>
              <w:jc w:val="left"/>
              <w:rPr>
                <w:sz w:val="18"/>
                <w:szCs w:val="18"/>
              </w:rPr>
            </w:pPr>
            <w:r w:rsidRPr="007556BC">
              <w:rPr>
                <w:sz w:val="18"/>
                <w:szCs w:val="18"/>
              </w:rPr>
              <w:t>DRGARE_H01</w:t>
            </w:r>
          </w:p>
        </w:tc>
        <w:tc>
          <w:tcPr>
            <w:tcW w:w="0" w:type="auto"/>
          </w:tcPr>
          <w:p w14:paraId="6B87AE0B" w14:textId="77777777" w:rsidR="007556BC" w:rsidRPr="007556BC" w:rsidRDefault="007556BC" w:rsidP="007556BC">
            <w:pPr>
              <w:spacing w:after="60" w:line="240" w:lineRule="auto"/>
              <w:jc w:val="left"/>
              <w:rPr>
                <w:sz w:val="18"/>
                <w:szCs w:val="18"/>
              </w:rPr>
            </w:pPr>
            <w:r w:rsidRPr="007556BC">
              <w:rPr>
                <w:sz w:val="18"/>
                <w:szCs w:val="18"/>
              </w:rPr>
              <w:t>DredgedArea</w:t>
            </w:r>
          </w:p>
        </w:tc>
        <w:tc>
          <w:tcPr>
            <w:tcW w:w="0" w:type="auto"/>
          </w:tcPr>
          <w:p w14:paraId="4F2CD767" w14:textId="1B121DA0" w:rsidR="007556BC" w:rsidRPr="007556BC" w:rsidRDefault="007556BC" w:rsidP="007556BC">
            <w:pPr>
              <w:spacing w:after="60" w:line="240" w:lineRule="auto"/>
              <w:jc w:val="left"/>
              <w:rPr>
                <w:sz w:val="18"/>
                <w:szCs w:val="18"/>
              </w:rPr>
            </w:pPr>
            <w:r w:rsidRPr="007556BC">
              <w:rPr>
                <w:sz w:val="18"/>
                <w:szCs w:val="18"/>
              </w:rPr>
              <w:t>S-101</w:t>
            </w:r>
            <w:r w:rsidR="001D28D2">
              <w:rPr>
                <w:sz w:val="18"/>
                <w:szCs w:val="18"/>
              </w:rPr>
              <w:t xml:space="preserve"> </w:t>
            </w:r>
            <w:r w:rsidR="004C4961">
              <w:rPr>
                <w:sz w:val="18"/>
                <w:szCs w:val="18"/>
              </w:rPr>
              <w:t>FC</w:t>
            </w:r>
          </w:p>
        </w:tc>
        <w:tc>
          <w:tcPr>
            <w:tcW w:w="0" w:type="auto"/>
          </w:tcPr>
          <w:p w14:paraId="06506A8E" w14:textId="77777777" w:rsidR="007556BC" w:rsidRPr="007556BC" w:rsidRDefault="007556BC" w:rsidP="007556BC">
            <w:pPr>
              <w:spacing w:after="60" w:line="240" w:lineRule="auto"/>
              <w:jc w:val="left"/>
              <w:rPr>
                <w:sz w:val="18"/>
                <w:szCs w:val="18"/>
              </w:rPr>
            </w:pPr>
            <w:r w:rsidRPr="007556BC">
              <w:rPr>
                <w:sz w:val="18"/>
                <w:szCs w:val="18"/>
              </w:rPr>
              <w:t>Spatial difference of original DRGARE_12345 and circle geometry of RTWLArea_H01</w:t>
            </w:r>
          </w:p>
        </w:tc>
        <w:tc>
          <w:tcPr>
            <w:tcW w:w="0" w:type="auto"/>
          </w:tcPr>
          <w:p w14:paraId="56147EC9" w14:textId="77777777" w:rsidR="007556BC" w:rsidRPr="007556BC" w:rsidRDefault="007556BC" w:rsidP="007556BC">
            <w:pPr>
              <w:spacing w:after="60" w:line="240" w:lineRule="auto"/>
              <w:jc w:val="left"/>
              <w:rPr>
                <w:sz w:val="18"/>
                <w:szCs w:val="18"/>
              </w:rPr>
            </w:pPr>
            <w:r w:rsidRPr="007556BC">
              <w:rPr>
                <w:sz w:val="18"/>
                <w:szCs w:val="18"/>
              </w:rPr>
              <w:t>Same as DRGARE_12345</w:t>
            </w:r>
          </w:p>
        </w:tc>
      </w:tr>
    </w:tbl>
    <w:p w14:paraId="464BC5C6" w14:textId="382DC6A8" w:rsidR="007556BC" w:rsidRDefault="007556BC" w:rsidP="00746091">
      <w:pPr>
        <w:keepNext/>
      </w:pPr>
    </w:p>
    <w:p w14:paraId="4F2ADD44" w14:textId="77777777" w:rsidR="007556BC" w:rsidRDefault="007556BC" w:rsidP="00746091">
      <w:pPr>
        <w:keepNext/>
      </w:pPr>
    </w:p>
    <w:p w14:paraId="27C4D37E" w14:textId="3361B439" w:rsidR="00746091" w:rsidRDefault="00746091" w:rsidP="00746091">
      <w:pPr>
        <w:keepNext/>
      </w:pPr>
      <w:r>
        <w:rPr>
          <w:noProof/>
          <w:lang w:val="fr-FR" w:eastAsia="fr-FR"/>
        </w:rPr>
        <w:drawing>
          <wp:inline distT="0" distB="0" distL="0" distR="0" wp14:anchorId="1EC714DA" wp14:editId="042D1556">
            <wp:extent cx="5895896" cy="4276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ybridiz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95896" cy="4276055"/>
                    </a:xfrm>
                    <a:prstGeom prst="rect">
                      <a:avLst/>
                    </a:prstGeom>
                  </pic:spPr>
                </pic:pic>
              </a:graphicData>
            </a:graphic>
          </wp:inline>
        </w:drawing>
      </w:r>
    </w:p>
    <w:p w14:paraId="44F24ED5" w14:textId="58372961" w:rsidR="00746091" w:rsidRDefault="00746091" w:rsidP="00840327">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4</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5</w:t>
      </w:r>
      <w:r w:rsidR="00750D65">
        <w:fldChar w:fldCharType="end"/>
      </w:r>
      <w:del w:id="386" w:author="Eivind" w:date="2018-06-20T22:33:00Z">
        <w:r w:rsidDel="00246D85">
          <w:delText xml:space="preserve"> -</w:delText>
        </w:r>
      </w:del>
      <w:ins w:id="387" w:author="Eivind" w:date="2018-06-20T22:33:00Z">
        <w:r w:rsidR="00246D85">
          <w:t>.</w:t>
        </w:r>
      </w:ins>
      <w:r>
        <w:t xml:space="preserve"> Illustrative exa</w:t>
      </w:r>
      <w:r w:rsidR="00CA5555">
        <w:t>mple of the operation of a creation/replacement</w:t>
      </w:r>
      <w:r>
        <w:t xml:space="preserve"> rule</w:t>
      </w:r>
    </w:p>
    <w:p w14:paraId="2652AEA6" w14:textId="1469EDC6" w:rsidR="006B114A" w:rsidRDefault="006B114A" w:rsidP="00996B38"/>
    <w:p w14:paraId="4D02D971" w14:textId="77777777" w:rsidR="006B114A" w:rsidRPr="00911D76" w:rsidRDefault="006B114A" w:rsidP="008F16B5">
      <w:pPr>
        <w:pStyle w:val="Heading3"/>
        <w:numPr>
          <w:ilvl w:val="2"/>
          <w:numId w:val="3"/>
        </w:numPr>
        <w:rPr>
          <w:rFonts w:eastAsia="MS Mincho"/>
          <w:lang w:eastAsia="en-US"/>
        </w:rPr>
      </w:pPr>
      <w:bookmarkStart w:id="388" w:name="_Toc225065140"/>
      <w:bookmarkStart w:id="389" w:name="_Toc225648283"/>
      <w:r>
        <w:rPr>
          <w:rFonts w:eastAsia="MS Mincho"/>
          <w:lang w:eastAsia="en-US"/>
        </w:rPr>
        <w:t>Use of S-100 types</w:t>
      </w:r>
    </w:p>
    <w:p w14:paraId="015C944E" w14:textId="77777777" w:rsidR="006B114A" w:rsidRDefault="006B114A" w:rsidP="008F16B5">
      <w:pPr>
        <w:pStyle w:val="Heading4"/>
        <w:numPr>
          <w:ilvl w:val="3"/>
          <w:numId w:val="3"/>
        </w:numPr>
        <w:rPr>
          <w:rFonts w:cs="Arial"/>
          <w:lang w:eastAsia="en-US"/>
        </w:rPr>
      </w:pPr>
      <w:r>
        <w:rPr>
          <w:rFonts w:eastAsia="MS Mincho"/>
        </w:rPr>
        <w:t xml:space="preserve">Geographic feature types </w:t>
      </w:r>
    </w:p>
    <w:p w14:paraId="57B2160D" w14:textId="20A9529F" w:rsidR="006B114A" w:rsidRDefault="0091785D" w:rsidP="00996B38">
      <w:r>
        <w:t>The relative p</w:t>
      </w:r>
      <w:r w:rsidR="006B114A">
        <w:t xml:space="preserve">rioritization </w:t>
      </w:r>
      <w:r>
        <w:t xml:space="preserve">for display purposes </w:t>
      </w:r>
      <w:r w:rsidR="006B114A">
        <w:t xml:space="preserve">of S-100 geographic feature types is at the core of the Interoperability Catalogue specification. For the Interoperability Catalogue, S-100 feature types can be considered as the </w:t>
      </w:r>
      <w:del w:id="390" w:author="Eivind" w:date="2018-06-20T22:50:00Z">
        <w:r w:rsidR="006B114A" w:rsidDel="009261A0">
          <w:delText>‘</w:delText>
        </w:r>
      </w:del>
      <w:ins w:id="391" w:author="Raphael Malyankar" w:date="2018-07-01T20:22:00Z">
        <w:r w:rsidR="003E2142">
          <w:t>“</w:t>
        </w:r>
      </w:ins>
      <w:del w:id="392" w:author="Eivind" w:date="2018-06-20T22:50:00Z">
        <w:r w:rsidR="006B114A" w:rsidDel="009261A0">
          <w:delText xml:space="preserve">domain’ </w:delText>
        </w:r>
      </w:del>
      <w:ins w:id="393" w:author="Eivind" w:date="2018-06-20T22:50:00Z">
        <w:r w:rsidR="009261A0">
          <w:t xml:space="preserve">domain” </w:t>
        </w:r>
      </w:ins>
      <w:r>
        <w:t xml:space="preserve">of the application schema, </w:t>
      </w:r>
      <w:r w:rsidR="006B114A">
        <w:t>just as feature concepts form the domain of an ordinary product specification</w:t>
      </w:r>
      <w:ins w:id="394" w:author="Eivind" w:date="2018-06-21T18:17:00Z">
        <w:r w:rsidR="00B070D7">
          <w:t>.</w:t>
        </w:r>
      </w:ins>
      <w:del w:id="395" w:author="Eivind" w:date="2018-06-21T18:17:00Z">
        <w:r w:rsidR="006B114A" w:rsidDel="00B070D7">
          <w:delText xml:space="preserve"> (this is a rough analogy and should not be taken too far).</w:delText>
        </w:r>
      </w:del>
    </w:p>
    <w:p w14:paraId="6604E6E2" w14:textId="34307603" w:rsidR="006B114A" w:rsidRDefault="006B114A" w:rsidP="00996B38">
      <w:r>
        <w:t xml:space="preserve">Feature instances are not encoded in </w:t>
      </w:r>
      <w:r w:rsidR="0091785D">
        <w:t xml:space="preserve">interoperability catalogues </w:t>
      </w:r>
      <w:r>
        <w:t>since an Interoperability Catalogue is a catalogue-based product</w:t>
      </w:r>
      <w:r w:rsidR="0091785D">
        <w:t xml:space="preserve"> that is functionally a collection of rules which adjust the display of information from feature datasets; an interoperability catalogue is </w:t>
      </w:r>
      <w:r>
        <w:t xml:space="preserve">not </w:t>
      </w:r>
      <w:r w:rsidR="0091785D">
        <w:t xml:space="preserve">itself </w:t>
      </w:r>
      <w:r>
        <w:t>a feature-based</w:t>
      </w:r>
      <w:r w:rsidR="0091785D">
        <w:t xml:space="preserve"> data</w:t>
      </w:r>
      <w:r>
        <w:t xml:space="preserve"> product.</w:t>
      </w:r>
    </w:p>
    <w:p w14:paraId="651A6290" w14:textId="77777777" w:rsidR="006B114A" w:rsidRDefault="006B114A" w:rsidP="00996B38">
      <w:r>
        <w:t xml:space="preserve">References to feature types may appear as attribute values in interoperability catalogues. The reference will identify the product specification in which the feature type is defined. It may also identify the version of the product specification; if the version is not identified the reference is to the indicated feature type in all versions of the product specification. </w:t>
      </w:r>
    </w:p>
    <w:p w14:paraId="40440ED2" w14:textId="77777777" w:rsidR="006B114A" w:rsidRDefault="006B114A" w:rsidP="00996B38">
      <w:r>
        <w:lastRenderedPageBreak/>
        <w:t>A reference to a feature type must be interpreted as applying to all instances of the feature type in datasets conforming to the indicated product specification and version. (Additional conditions limiting applicability to subsets of feature instances may be encoded in other attributes.)</w:t>
      </w:r>
    </w:p>
    <w:p w14:paraId="0DF96655" w14:textId="7541C6AC" w:rsidR="006B114A" w:rsidRDefault="006B114A" w:rsidP="008F16B5">
      <w:pPr>
        <w:pStyle w:val="Heading4"/>
        <w:numPr>
          <w:ilvl w:val="3"/>
          <w:numId w:val="3"/>
        </w:numPr>
        <w:rPr>
          <w:rFonts w:eastAsia="MS Mincho"/>
        </w:rPr>
      </w:pPr>
      <w:r>
        <w:rPr>
          <w:rFonts w:eastAsia="MS Mincho"/>
        </w:rPr>
        <w:t xml:space="preserve">Meta feature types </w:t>
      </w:r>
      <w:bookmarkEnd w:id="388"/>
      <w:bookmarkEnd w:id="389"/>
      <w:r>
        <w:rPr>
          <w:rFonts w:eastAsia="MS Mincho"/>
        </w:rPr>
        <w:t xml:space="preserve"> </w:t>
      </w:r>
    </w:p>
    <w:p w14:paraId="33D78EC4" w14:textId="77777777" w:rsidR="006B114A" w:rsidRDefault="006B114A" w:rsidP="00996B38">
      <w:bookmarkStart w:id="396" w:name="_Toc225065141"/>
      <w:bookmarkStart w:id="397" w:name="_Toc225648284"/>
      <w:r>
        <w:t xml:space="preserve">The suppression, interleaving, and replacement operations in the interoperability catalogue do not affect meta features in individual product specifications. Display of meta features if requested by the mariner is as specified by individual portrayal catalogues.  </w:t>
      </w:r>
    </w:p>
    <w:p w14:paraId="6F8CBE68" w14:textId="77777777" w:rsidR="006B114A" w:rsidRDefault="006B114A" w:rsidP="008F16B5">
      <w:pPr>
        <w:pStyle w:val="Heading4"/>
        <w:numPr>
          <w:ilvl w:val="3"/>
          <w:numId w:val="3"/>
        </w:numPr>
        <w:rPr>
          <w:rFonts w:eastAsia="MS Mincho"/>
        </w:rPr>
      </w:pPr>
      <w:bookmarkStart w:id="398" w:name="_Toc484523841"/>
      <w:bookmarkStart w:id="399" w:name="_Toc225065142"/>
      <w:bookmarkStart w:id="400" w:name="_Toc225648285"/>
      <w:bookmarkEnd w:id="396"/>
      <w:bookmarkEnd w:id="397"/>
      <w:r>
        <w:rPr>
          <w:rFonts w:eastAsia="MS Mincho"/>
        </w:rPr>
        <w:t xml:space="preserve">Feature </w:t>
      </w:r>
      <w:bookmarkEnd w:id="398"/>
      <w:r>
        <w:rPr>
          <w:rFonts w:eastAsia="MS Mincho"/>
        </w:rPr>
        <w:t>and Information Associations</w:t>
      </w:r>
    </w:p>
    <w:bookmarkEnd w:id="399"/>
    <w:bookmarkEnd w:id="400"/>
    <w:p w14:paraId="05718762" w14:textId="41CEFCBC" w:rsidR="006B114A" w:rsidRDefault="006B114A" w:rsidP="00996B38">
      <w:r>
        <w:t>Feature and information associations are not directly used in an Interoperability Catalogue since an Interoperability Catalogue is a catalogue-like product.</w:t>
      </w:r>
    </w:p>
    <w:p w14:paraId="6F6367C8" w14:textId="7A2C4848" w:rsidR="006B114A" w:rsidRDefault="006B114A" w:rsidP="00996B38">
      <w:r>
        <w:t xml:space="preserve">Interoperability catalogues of </w:t>
      </w:r>
      <w:ins w:id="401" w:author="Eivind" w:date="2018-06-21T20:15:00Z">
        <w:r w:rsidR="000F387D">
          <w:t>L</w:t>
        </w:r>
      </w:ins>
      <w:del w:id="402" w:author="Eivind" w:date="2018-06-21T20:15:00Z">
        <w:r w:rsidDel="000F387D">
          <w:delText>l</w:delText>
        </w:r>
      </w:del>
      <w:r>
        <w:t>evels 1 and 2 do not use feature and information associations in feature filters.</w:t>
      </w:r>
    </w:p>
    <w:p w14:paraId="08FBFFEA" w14:textId="691D571D" w:rsidR="006B114A" w:rsidRDefault="006B114A" w:rsidP="00996B38">
      <w:pPr>
        <w:rPr>
          <w:rFonts w:eastAsia="Times New Roman" w:cs="Arial"/>
          <w:lang w:eastAsia="en-US"/>
        </w:rPr>
      </w:pPr>
      <w:r>
        <w:t xml:space="preserve">Interoperability catalogues of </w:t>
      </w:r>
      <w:del w:id="403" w:author="Eivind" w:date="2018-06-21T20:15:00Z">
        <w:r w:rsidDel="000F387D">
          <w:delText xml:space="preserve">levels </w:delText>
        </w:r>
      </w:del>
      <w:ins w:id="404" w:author="Eivind" w:date="2018-06-21T20:15:00Z">
        <w:r w:rsidR="000F387D">
          <w:t xml:space="preserve">Levels </w:t>
        </w:r>
      </w:ins>
      <w:r>
        <w:t>3 and 4 may use feature and information associations in feature filters.</w:t>
      </w:r>
    </w:p>
    <w:p w14:paraId="469570B3" w14:textId="77777777" w:rsidR="006B114A" w:rsidRDefault="006B114A" w:rsidP="008F16B5">
      <w:pPr>
        <w:pStyle w:val="Heading4"/>
        <w:numPr>
          <w:ilvl w:val="3"/>
          <w:numId w:val="3"/>
        </w:numPr>
        <w:rPr>
          <w:rFonts w:eastAsia="MS Mincho"/>
          <w:lang w:eastAsia="en-US"/>
        </w:rPr>
      </w:pPr>
      <w:bookmarkStart w:id="405" w:name="_Toc484523842"/>
      <w:bookmarkStart w:id="406" w:name="_Toc225065149"/>
      <w:bookmarkStart w:id="407" w:name="_Toc225648292"/>
      <w:r>
        <w:rPr>
          <w:rFonts w:eastAsia="MS Mincho"/>
          <w:lang w:eastAsia="en-US"/>
        </w:rPr>
        <w:t>Information Types</w:t>
      </w:r>
      <w:bookmarkEnd w:id="405"/>
    </w:p>
    <w:p w14:paraId="6E1161CF" w14:textId="3F4B8AFB" w:rsidR="006B114A" w:rsidRDefault="006B114A" w:rsidP="00996B38">
      <w:pPr>
        <w:rPr>
          <w:lang w:eastAsia="en-GB"/>
        </w:rPr>
      </w:pPr>
      <w:r>
        <w:rPr>
          <w:lang w:eastAsia="en-GB"/>
        </w:rPr>
        <w:t>Information types are not prioritized by an Interoperability Catalogue nor are they used directly in an Interoperability Catalogue.</w:t>
      </w:r>
    </w:p>
    <w:p w14:paraId="2BE239C9" w14:textId="745F1770" w:rsidR="006B114A" w:rsidRDefault="006B114A" w:rsidP="008F16B5">
      <w:pPr>
        <w:pStyle w:val="Heading4"/>
        <w:numPr>
          <w:ilvl w:val="3"/>
          <w:numId w:val="3"/>
        </w:numPr>
        <w:rPr>
          <w:rFonts w:eastAsia="MS Mincho"/>
          <w:lang w:eastAsia="en-US"/>
        </w:rPr>
      </w:pPr>
      <w:bookmarkStart w:id="408" w:name="_Toc484523843"/>
      <w:r>
        <w:rPr>
          <w:rFonts w:eastAsia="MS Mincho"/>
          <w:lang w:eastAsia="en-US"/>
        </w:rPr>
        <w:t>Attributes</w:t>
      </w:r>
      <w:bookmarkEnd w:id="406"/>
      <w:bookmarkEnd w:id="407"/>
      <w:bookmarkEnd w:id="408"/>
    </w:p>
    <w:p w14:paraId="20CFA9F7" w14:textId="03754D4A" w:rsidR="006B114A" w:rsidRDefault="006B114A" w:rsidP="00996B38">
      <w:pPr>
        <w:rPr>
          <w:lang w:eastAsia="en-US"/>
        </w:rPr>
      </w:pPr>
      <w:r>
        <w:rPr>
          <w:lang w:eastAsia="en-US"/>
        </w:rPr>
        <w:t xml:space="preserve">The Interoperability Catalogue uses the following attribute types from the S-100 GFM. </w:t>
      </w:r>
    </w:p>
    <w:p w14:paraId="79C04BD8" w14:textId="2DA94843" w:rsidR="006D2A43" w:rsidRDefault="006D2A43" w:rsidP="003D6847">
      <w:pPr>
        <w:pStyle w:val="Caption"/>
        <w:keepNext/>
      </w:pPr>
      <w:r>
        <w:t xml:space="preserve">Table </w:t>
      </w:r>
      <w:r w:rsidR="005500B4">
        <w:fldChar w:fldCharType="begin"/>
      </w:r>
      <w:r w:rsidR="005500B4">
        <w:instrText xml:space="preserve"> SEQ Table \* ARABIC </w:instrText>
      </w:r>
      <w:r w:rsidR="005500B4">
        <w:fldChar w:fldCharType="separate"/>
      </w:r>
      <w:r w:rsidR="00CF17A6">
        <w:rPr>
          <w:noProof/>
        </w:rPr>
        <w:t>4</w:t>
      </w:r>
      <w:r w:rsidR="005500B4">
        <w:fldChar w:fldCharType="end"/>
      </w:r>
      <w:r>
        <w:t>. Simple attribute types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7"/>
        <w:gridCol w:w="6453"/>
      </w:tblGrid>
      <w:tr w:rsidR="006B114A" w:rsidRPr="00F37479" w14:paraId="69A9041E" w14:textId="77777777" w:rsidTr="003D6847">
        <w:tc>
          <w:tcPr>
            <w:tcW w:w="2897" w:type="dxa"/>
            <w:tcBorders>
              <w:top w:val="single" w:sz="4" w:space="0" w:color="auto"/>
              <w:left w:val="single" w:sz="4" w:space="0" w:color="auto"/>
              <w:bottom w:val="single" w:sz="4" w:space="0" w:color="auto"/>
              <w:right w:val="single" w:sz="4" w:space="0" w:color="auto"/>
            </w:tcBorders>
            <w:hideMark/>
          </w:tcPr>
          <w:p w14:paraId="0915F84C" w14:textId="77777777" w:rsidR="006B114A" w:rsidRPr="00291BC7" w:rsidRDefault="006B114A">
            <w:pPr>
              <w:pStyle w:val="BodyText"/>
              <w:spacing w:after="120"/>
              <w:rPr>
                <w:b/>
                <w:sz w:val="20"/>
              </w:rPr>
            </w:pPr>
            <w:r w:rsidRPr="00291BC7">
              <w:rPr>
                <w:b/>
                <w:sz w:val="20"/>
              </w:rPr>
              <w:t>Type</w:t>
            </w:r>
          </w:p>
        </w:tc>
        <w:tc>
          <w:tcPr>
            <w:tcW w:w="6453" w:type="dxa"/>
            <w:tcBorders>
              <w:top w:val="single" w:sz="4" w:space="0" w:color="auto"/>
              <w:left w:val="single" w:sz="4" w:space="0" w:color="auto"/>
              <w:bottom w:val="single" w:sz="4" w:space="0" w:color="auto"/>
              <w:right w:val="single" w:sz="4" w:space="0" w:color="auto"/>
            </w:tcBorders>
            <w:hideMark/>
          </w:tcPr>
          <w:p w14:paraId="2AE3365B" w14:textId="77777777" w:rsidR="006B114A" w:rsidRPr="00291BC7" w:rsidRDefault="006B114A">
            <w:pPr>
              <w:pStyle w:val="BodyText"/>
              <w:spacing w:after="120"/>
              <w:rPr>
                <w:b/>
                <w:sz w:val="20"/>
              </w:rPr>
            </w:pPr>
            <w:r w:rsidRPr="00291BC7">
              <w:rPr>
                <w:b/>
                <w:sz w:val="20"/>
              </w:rPr>
              <w:t>Definition</w:t>
            </w:r>
          </w:p>
        </w:tc>
      </w:tr>
      <w:tr w:rsidR="006B114A" w:rsidRPr="00F37479" w14:paraId="0C713474" w14:textId="77777777" w:rsidTr="003D6847">
        <w:tc>
          <w:tcPr>
            <w:tcW w:w="2897" w:type="dxa"/>
            <w:tcBorders>
              <w:top w:val="single" w:sz="4" w:space="0" w:color="auto"/>
              <w:left w:val="single" w:sz="4" w:space="0" w:color="auto"/>
              <w:bottom w:val="single" w:sz="4" w:space="0" w:color="auto"/>
              <w:right w:val="single" w:sz="4" w:space="0" w:color="auto"/>
            </w:tcBorders>
            <w:hideMark/>
          </w:tcPr>
          <w:p w14:paraId="140FE28B" w14:textId="77777777" w:rsidR="006B114A" w:rsidRPr="00291BC7" w:rsidRDefault="006B114A">
            <w:pPr>
              <w:pStyle w:val="Labeldata"/>
              <w:spacing w:line="276" w:lineRule="auto"/>
              <w:rPr>
                <w:sz w:val="20"/>
                <w:szCs w:val="20"/>
              </w:rPr>
            </w:pPr>
            <w:r w:rsidRPr="00291BC7">
              <w:rPr>
                <w:sz w:val="20"/>
                <w:szCs w:val="20"/>
              </w:rPr>
              <w:t>Enumeration</w:t>
            </w:r>
          </w:p>
        </w:tc>
        <w:tc>
          <w:tcPr>
            <w:tcW w:w="6453" w:type="dxa"/>
            <w:tcBorders>
              <w:top w:val="single" w:sz="4" w:space="0" w:color="auto"/>
              <w:left w:val="single" w:sz="4" w:space="0" w:color="auto"/>
              <w:bottom w:val="single" w:sz="4" w:space="0" w:color="auto"/>
              <w:right w:val="single" w:sz="4" w:space="0" w:color="auto"/>
            </w:tcBorders>
            <w:hideMark/>
          </w:tcPr>
          <w:p w14:paraId="4072BAB3" w14:textId="77777777" w:rsidR="006B114A" w:rsidRPr="00291BC7" w:rsidRDefault="006B114A">
            <w:pPr>
              <w:pStyle w:val="Labeldata"/>
              <w:spacing w:line="276" w:lineRule="auto"/>
              <w:rPr>
                <w:sz w:val="20"/>
                <w:szCs w:val="20"/>
              </w:rPr>
            </w:pPr>
            <w:r w:rsidRPr="00291BC7">
              <w:rPr>
                <w:sz w:val="20"/>
                <w:szCs w:val="20"/>
              </w:rPr>
              <w:t>A fixed list of valid identifiers of named literal values</w:t>
            </w:r>
          </w:p>
        </w:tc>
      </w:tr>
      <w:tr w:rsidR="006B114A" w:rsidRPr="00F37479" w14:paraId="7C0B59E6" w14:textId="77777777" w:rsidTr="003D6847">
        <w:tc>
          <w:tcPr>
            <w:tcW w:w="2897" w:type="dxa"/>
            <w:tcBorders>
              <w:top w:val="single" w:sz="4" w:space="0" w:color="auto"/>
              <w:left w:val="single" w:sz="4" w:space="0" w:color="auto"/>
              <w:bottom w:val="single" w:sz="4" w:space="0" w:color="auto"/>
              <w:right w:val="single" w:sz="4" w:space="0" w:color="auto"/>
            </w:tcBorders>
            <w:hideMark/>
          </w:tcPr>
          <w:p w14:paraId="6DF60E4B" w14:textId="77777777" w:rsidR="006B114A" w:rsidRPr="00291BC7" w:rsidRDefault="006B114A">
            <w:pPr>
              <w:pStyle w:val="Labeldata"/>
              <w:spacing w:line="276" w:lineRule="auto"/>
              <w:rPr>
                <w:sz w:val="20"/>
                <w:szCs w:val="20"/>
              </w:rPr>
            </w:pPr>
            <w:r w:rsidRPr="00291BC7">
              <w:rPr>
                <w:sz w:val="20"/>
                <w:szCs w:val="20"/>
              </w:rPr>
              <w:t>Integer</w:t>
            </w:r>
          </w:p>
        </w:tc>
        <w:tc>
          <w:tcPr>
            <w:tcW w:w="6453" w:type="dxa"/>
            <w:tcBorders>
              <w:top w:val="single" w:sz="4" w:space="0" w:color="auto"/>
              <w:left w:val="single" w:sz="4" w:space="0" w:color="auto"/>
              <w:bottom w:val="single" w:sz="4" w:space="0" w:color="auto"/>
              <w:right w:val="single" w:sz="4" w:space="0" w:color="auto"/>
            </w:tcBorders>
            <w:hideMark/>
          </w:tcPr>
          <w:p w14:paraId="138F5061" w14:textId="77777777" w:rsidR="006B114A" w:rsidRPr="00291BC7" w:rsidRDefault="006B114A">
            <w:pPr>
              <w:pStyle w:val="Labeldata"/>
              <w:spacing w:line="276" w:lineRule="auto"/>
              <w:rPr>
                <w:sz w:val="20"/>
                <w:szCs w:val="20"/>
              </w:rPr>
            </w:pPr>
            <w:r w:rsidRPr="00291BC7">
              <w:rPr>
                <w:sz w:val="20"/>
                <w:szCs w:val="20"/>
              </w:rPr>
              <w:t>A signed integer number.  The representation of an integer is encapsulation and usage dependent.</w:t>
            </w:r>
          </w:p>
        </w:tc>
      </w:tr>
      <w:tr w:rsidR="006B114A" w:rsidRPr="00F37479" w14:paraId="29A6969B" w14:textId="77777777" w:rsidTr="003D6847">
        <w:tc>
          <w:tcPr>
            <w:tcW w:w="2897" w:type="dxa"/>
            <w:tcBorders>
              <w:top w:val="single" w:sz="4" w:space="0" w:color="auto"/>
              <w:left w:val="single" w:sz="4" w:space="0" w:color="auto"/>
              <w:bottom w:val="single" w:sz="4" w:space="0" w:color="auto"/>
              <w:right w:val="single" w:sz="4" w:space="0" w:color="auto"/>
            </w:tcBorders>
            <w:hideMark/>
          </w:tcPr>
          <w:p w14:paraId="5A84C364" w14:textId="77777777" w:rsidR="006B114A" w:rsidRPr="00291BC7" w:rsidRDefault="006B114A">
            <w:pPr>
              <w:pStyle w:val="Labeldata"/>
              <w:spacing w:line="276" w:lineRule="auto"/>
              <w:rPr>
                <w:sz w:val="20"/>
                <w:szCs w:val="20"/>
              </w:rPr>
            </w:pPr>
            <w:r w:rsidRPr="00291BC7">
              <w:rPr>
                <w:sz w:val="20"/>
                <w:szCs w:val="20"/>
              </w:rPr>
              <w:t>CharacterString</w:t>
            </w:r>
          </w:p>
        </w:tc>
        <w:tc>
          <w:tcPr>
            <w:tcW w:w="6453" w:type="dxa"/>
            <w:tcBorders>
              <w:top w:val="single" w:sz="4" w:space="0" w:color="auto"/>
              <w:left w:val="single" w:sz="4" w:space="0" w:color="auto"/>
              <w:bottom w:val="single" w:sz="4" w:space="0" w:color="auto"/>
              <w:right w:val="single" w:sz="4" w:space="0" w:color="auto"/>
            </w:tcBorders>
            <w:hideMark/>
          </w:tcPr>
          <w:p w14:paraId="3248B077" w14:textId="77777777" w:rsidR="006B114A" w:rsidRPr="00291BC7" w:rsidRDefault="006B114A">
            <w:pPr>
              <w:pStyle w:val="Labeldata"/>
              <w:spacing w:line="276" w:lineRule="auto"/>
              <w:rPr>
                <w:sz w:val="20"/>
                <w:szCs w:val="20"/>
              </w:rPr>
            </w:pPr>
            <w:r w:rsidRPr="00291BC7">
              <w:rPr>
                <w:sz w:val="20"/>
                <w:szCs w:val="20"/>
              </w:rPr>
              <w:t>An arbitrary-length sequence of characters including accents and special characters from a repertoire of one of the adopted character sets</w:t>
            </w:r>
          </w:p>
        </w:tc>
      </w:tr>
      <w:tr w:rsidR="006B114A" w:rsidRPr="00F37479" w14:paraId="599D59B2" w14:textId="77777777" w:rsidTr="003D6847">
        <w:tc>
          <w:tcPr>
            <w:tcW w:w="2897" w:type="dxa"/>
            <w:tcBorders>
              <w:top w:val="single" w:sz="4" w:space="0" w:color="auto"/>
              <w:left w:val="single" w:sz="4" w:space="0" w:color="auto"/>
              <w:bottom w:val="single" w:sz="4" w:space="0" w:color="auto"/>
              <w:right w:val="single" w:sz="4" w:space="0" w:color="auto"/>
            </w:tcBorders>
            <w:hideMark/>
          </w:tcPr>
          <w:p w14:paraId="76EC75D2" w14:textId="77777777" w:rsidR="006B114A" w:rsidRPr="00291BC7" w:rsidRDefault="006B114A">
            <w:pPr>
              <w:pStyle w:val="Labeldata"/>
              <w:spacing w:line="276" w:lineRule="auto"/>
              <w:rPr>
                <w:sz w:val="20"/>
                <w:szCs w:val="20"/>
              </w:rPr>
            </w:pPr>
            <w:r w:rsidRPr="00291BC7">
              <w:rPr>
                <w:sz w:val="20"/>
                <w:szCs w:val="20"/>
              </w:rPr>
              <w:t>Date</w:t>
            </w:r>
          </w:p>
        </w:tc>
        <w:tc>
          <w:tcPr>
            <w:tcW w:w="6453" w:type="dxa"/>
            <w:tcBorders>
              <w:top w:val="single" w:sz="4" w:space="0" w:color="auto"/>
              <w:left w:val="single" w:sz="4" w:space="0" w:color="auto"/>
              <w:bottom w:val="single" w:sz="4" w:space="0" w:color="auto"/>
              <w:right w:val="single" w:sz="4" w:space="0" w:color="auto"/>
            </w:tcBorders>
            <w:vAlign w:val="center"/>
            <w:hideMark/>
          </w:tcPr>
          <w:p w14:paraId="6870FE5C" w14:textId="77777777" w:rsidR="006B114A" w:rsidRPr="00291BC7" w:rsidRDefault="006B114A">
            <w:pPr>
              <w:pStyle w:val="Labeldata"/>
              <w:spacing w:line="276" w:lineRule="auto"/>
              <w:rPr>
                <w:sz w:val="20"/>
                <w:szCs w:val="20"/>
              </w:rPr>
            </w:pPr>
            <w:r w:rsidRPr="00291BC7">
              <w:rPr>
                <w:sz w:val="20"/>
                <w:szCs w:val="20"/>
              </w:rPr>
              <w:t xml:space="preserve">A date provides values for year, month and day according to the Gregorian Calendar.  Character encoding of a date is a string which must follow the calendar date format (complete representation, basic format) for date specified by ISO 8601:1988.  </w:t>
            </w:r>
          </w:p>
          <w:p w14:paraId="51DB000A" w14:textId="77777777" w:rsidR="006B114A" w:rsidRPr="00291BC7" w:rsidRDefault="006B114A">
            <w:pPr>
              <w:pStyle w:val="Labeldata"/>
              <w:spacing w:line="276" w:lineRule="auto"/>
              <w:rPr>
                <w:sz w:val="20"/>
                <w:szCs w:val="20"/>
              </w:rPr>
            </w:pPr>
            <w:r w:rsidRPr="00291BC7">
              <w:rPr>
                <w:sz w:val="20"/>
                <w:szCs w:val="20"/>
              </w:rPr>
              <w:t>EXAMPLE      19980918 (YYYYMMDD)</w:t>
            </w:r>
          </w:p>
        </w:tc>
      </w:tr>
      <w:tr w:rsidR="006B114A" w:rsidRPr="00F37479" w14:paraId="704C8F96" w14:textId="77777777" w:rsidTr="001A2A37">
        <w:trPr>
          <w:trHeight w:val="771"/>
        </w:trPr>
        <w:tc>
          <w:tcPr>
            <w:tcW w:w="2897" w:type="dxa"/>
            <w:tcBorders>
              <w:top w:val="single" w:sz="4" w:space="0" w:color="auto"/>
              <w:left w:val="single" w:sz="4" w:space="0" w:color="auto"/>
              <w:bottom w:val="single" w:sz="4" w:space="0" w:color="auto"/>
              <w:right w:val="single" w:sz="4" w:space="0" w:color="auto"/>
            </w:tcBorders>
            <w:hideMark/>
          </w:tcPr>
          <w:p w14:paraId="0486E83F" w14:textId="77777777" w:rsidR="006B114A" w:rsidRPr="00F37479" w:rsidRDefault="006B114A">
            <w:pPr>
              <w:pStyle w:val="Labeldata"/>
              <w:spacing w:line="276" w:lineRule="auto"/>
              <w:rPr>
                <w:sz w:val="20"/>
                <w:szCs w:val="20"/>
              </w:rPr>
            </w:pPr>
            <w:r w:rsidRPr="00291BC7">
              <w:rPr>
                <w:sz w:val="20"/>
                <w:szCs w:val="20"/>
              </w:rPr>
              <w:t>Time</w:t>
            </w:r>
          </w:p>
        </w:tc>
        <w:tc>
          <w:tcPr>
            <w:tcW w:w="6453" w:type="dxa"/>
            <w:tcBorders>
              <w:top w:val="single" w:sz="4" w:space="0" w:color="auto"/>
              <w:left w:val="single" w:sz="4" w:space="0" w:color="auto"/>
              <w:bottom w:val="single" w:sz="4" w:space="0" w:color="auto"/>
              <w:right w:val="single" w:sz="4" w:space="0" w:color="auto"/>
            </w:tcBorders>
            <w:hideMark/>
          </w:tcPr>
          <w:p w14:paraId="46885F8D" w14:textId="062C6AAF" w:rsidR="006B114A" w:rsidRPr="00F37479" w:rsidRDefault="006B114A" w:rsidP="00C342AF">
            <w:bookmarkStart w:id="409" w:name="_Toc484523844"/>
            <w:r w:rsidRPr="00F37479">
              <w:t>A time is given by an hour, minute and second. Character encoding of a time is a string that follows the local time (complete representation, basic format) format defined in ISO 8601:1988.</w:t>
            </w:r>
            <w:bookmarkEnd w:id="409"/>
            <w:r w:rsidRPr="00F37479">
              <w:t xml:space="preserve"> </w:t>
            </w:r>
          </w:p>
          <w:p w14:paraId="0041A445" w14:textId="77777777" w:rsidR="0048578B" w:rsidRDefault="006B114A">
            <w:pPr>
              <w:pStyle w:val="Labeldata"/>
              <w:spacing w:line="276" w:lineRule="auto"/>
              <w:rPr>
                <w:ins w:id="410" w:author="Eivind" w:date="2018-06-22T18:54:00Z"/>
                <w:sz w:val="20"/>
                <w:szCs w:val="20"/>
              </w:rPr>
            </w:pPr>
            <w:r w:rsidRPr="00291BC7">
              <w:rPr>
                <w:sz w:val="20"/>
                <w:szCs w:val="20"/>
              </w:rPr>
              <w:t xml:space="preserve">EXAMPLE       183059 </w:t>
            </w:r>
          </w:p>
          <w:p w14:paraId="12FC214A" w14:textId="77777777" w:rsidR="0048578B" w:rsidRDefault="0048578B">
            <w:pPr>
              <w:pStyle w:val="Labeldata"/>
              <w:spacing w:line="276" w:lineRule="auto"/>
              <w:rPr>
                <w:ins w:id="411" w:author="Eivind" w:date="2018-06-22T18:54:00Z"/>
                <w:sz w:val="20"/>
                <w:szCs w:val="20"/>
              </w:rPr>
            </w:pPr>
          </w:p>
          <w:p w14:paraId="5753D5A8" w14:textId="386CD227" w:rsidR="0048578B" w:rsidRDefault="0048578B">
            <w:pPr>
              <w:pStyle w:val="Labeldata"/>
              <w:spacing w:line="276" w:lineRule="auto"/>
              <w:rPr>
                <w:ins w:id="412" w:author="Eivind" w:date="2018-06-22T18:55:00Z"/>
                <w:sz w:val="20"/>
                <w:szCs w:val="20"/>
              </w:rPr>
            </w:pPr>
            <w:ins w:id="413" w:author="Eivind" w:date="2018-06-22T18:54:00Z">
              <w:r>
                <w:rPr>
                  <w:sz w:val="20"/>
                  <w:szCs w:val="20"/>
                </w:rPr>
                <w:t xml:space="preserve">If </w:t>
              </w:r>
            </w:ins>
            <w:ins w:id="414" w:author="Eivind" w:date="2018-06-22T18:55:00Z">
              <w:r>
                <w:rPr>
                  <w:sz w:val="20"/>
                  <w:szCs w:val="20"/>
                </w:rPr>
                <w:t>it is re</w:t>
              </w:r>
            </w:ins>
            <w:ins w:id="415" w:author="Eivind" w:date="2018-06-22T18:56:00Z">
              <w:r>
                <w:rPr>
                  <w:sz w:val="20"/>
                  <w:szCs w:val="20"/>
                </w:rPr>
                <w:t xml:space="preserve">quired to specify time with a </w:t>
              </w:r>
            </w:ins>
            <w:ins w:id="416" w:author="Eivind" w:date="2018-06-22T18:54:00Z">
              <w:r>
                <w:rPr>
                  <w:sz w:val="20"/>
                  <w:szCs w:val="20"/>
                </w:rPr>
                <w:t>reference to a time zone from UTC</w:t>
              </w:r>
            </w:ins>
            <w:ins w:id="417" w:author="Eivind" w:date="2018-06-22T18:56:00Z">
              <w:r>
                <w:rPr>
                  <w:sz w:val="20"/>
                  <w:szCs w:val="20"/>
                </w:rPr>
                <w:t>,</w:t>
              </w:r>
            </w:ins>
            <w:ins w:id="418" w:author="Eivind" w:date="2018-06-22T18:54:00Z">
              <w:r>
                <w:rPr>
                  <w:sz w:val="20"/>
                  <w:szCs w:val="20"/>
                </w:rPr>
                <w:t xml:space="preserve"> this is done using the following format</w:t>
              </w:r>
            </w:ins>
            <w:ins w:id="419" w:author="Eivind" w:date="2018-06-22T18:55:00Z">
              <w:r>
                <w:rPr>
                  <w:sz w:val="20"/>
                  <w:szCs w:val="20"/>
                </w:rPr>
                <w:t>;</w:t>
              </w:r>
            </w:ins>
            <w:r w:rsidR="006B114A" w:rsidRPr="00291BC7">
              <w:rPr>
                <w:sz w:val="20"/>
                <w:szCs w:val="20"/>
              </w:rPr>
              <w:t xml:space="preserve"> 183059+0100</w:t>
            </w:r>
            <w:ins w:id="420" w:author="Eivind" w:date="2018-06-22T18:57:00Z">
              <w:r>
                <w:rPr>
                  <w:sz w:val="20"/>
                  <w:szCs w:val="20"/>
                </w:rPr>
                <w:t>;</w:t>
              </w:r>
            </w:ins>
            <w:r w:rsidR="006B114A" w:rsidRPr="00291BC7">
              <w:rPr>
                <w:sz w:val="20"/>
                <w:szCs w:val="20"/>
              </w:rPr>
              <w:t xml:space="preserve"> </w:t>
            </w:r>
            <w:ins w:id="421" w:author="Eivind" w:date="2018-06-22T18:56:00Z">
              <w:r>
                <w:rPr>
                  <w:sz w:val="20"/>
                  <w:szCs w:val="20"/>
                </w:rPr>
                <w:t>for one hour before UTC.</w:t>
              </w:r>
            </w:ins>
          </w:p>
          <w:p w14:paraId="0AC16594" w14:textId="77777777" w:rsidR="0048578B" w:rsidRDefault="0048578B">
            <w:pPr>
              <w:pStyle w:val="Labeldata"/>
              <w:spacing w:line="276" w:lineRule="auto"/>
              <w:rPr>
                <w:ins w:id="422" w:author="Eivind" w:date="2018-06-22T18:55:00Z"/>
                <w:sz w:val="20"/>
                <w:szCs w:val="20"/>
              </w:rPr>
            </w:pPr>
          </w:p>
          <w:p w14:paraId="4641ECB2" w14:textId="40F20A5D" w:rsidR="006B114A" w:rsidRDefault="006B114A">
            <w:pPr>
              <w:pStyle w:val="Labeldata"/>
              <w:spacing w:line="276" w:lineRule="auto"/>
              <w:rPr>
                <w:ins w:id="423" w:author="Eivind" w:date="2018-06-22T18:52:00Z"/>
                <w:sz w:val="20"/>
                <w:szCs w:val="20"/>
              </w:rPr>
            </w:pPr>
            <w:del w:id="424" w:author="Eivind" w:date="2018-06-22T18:55:00Z">
              <w:r w:rsidRPr="00291BC7" w:rsidDel="0048578B">
                <w:rPr>
                  <w:sz w:val="20"/>
                  <w:szCs w:val="20"/>
                </w:rPr>
                <w:delText xml:space="preserve">or </w:delText>
              </w:r>
            </w:del>
            <w:ins w:id="425" w:author="Eivind" w:date="2018-06-22T18:55:00Z">
              <w:r w:rsidR="0048578B">
                <w:rPr>
                  <w:sz w:val="20"/>
                  <w:szCs w:val="20"/>
                </w:rPr>
                <w:t xml:space="preserve">If it is required </w:t>
              </w:r>
              <w:del w:id="426" w:author="Raphael Malyankar" w:date="2018-07-19T21:39:00Z">
                <w:r w:rsidR="0048578B" w:rsidDel="003E32E3">
                  <w:rPr>
                    <w:sz w:val="20"/>
                    <w:szCs w:val="20"/>
                  </w:rPr>
                  <w:delText>specifying</w:delText>
                </w:r>
              </w:del>
            </w:ins>
            <w:ins w:id="427" w:author="Raphael Malyankar" w:date="2018-07-19T21:39:00Z">
              <w:r w:rsidR="003E32E3">
                <w:rPr>
                  <w:sz w:val="20"/>
                  <w:szCs w:val="20"/>
                </w:rPr>
                <w:t>to specify</w:t>
              </w:r>
            </w:ins>
            <w:ins w:id="428" w:author="Eivind" w:date="2018-06-22T18:55:00Z">
              <w:r w:rsidR="0048578B">
                <w:rPr>
                  <w:sz w:val="20"/>
                  <w:szCs w:val="20"/>
                </w:rPr>
                <w:t xml:space="preserve"> time according to UTC, it is done using the following format; </w:t>
              </w:r>
            </w:ins>
            <w:r w:rsidRPr="00291BC7">
              <w:rPr>
                <w:sz w:val="20"/>
                <w:szCs w:val="20"/>
              </w:rPr>
              <w:t>183059Z</w:t>
            </w:r>
          </w:p>
          <w:p w14:paraId="166132AA" w14:textId="77777777" w:rsidR="00BB1F90" w:rsidRDefault="00BB1F90">
            <w:pPr>
              <w:pStyle w:val="Labeldata"/>
              <w:spacing w:line="276" w:lineRule="auto"/>
              <w:rPr>
                <w:ins w:id="429" w:author="Eivind" w:date="2018-06-22T18:52:00Z"/>
                <w:rFonts w:eastAsia="MS Mincho"/>
                <w:sz w:val="20"/>
                <w:szCs w:val="20"/>
              </w:rPr>
            </w:pPr>
          </w:p>
          <w:p w14:paraId="3287829A" w14:textId="77777777" w:rsidR="00BB1F90" w:rsidRPr="005572DE" w:rsidRDefault="00BB1F90" w:rsidP="00BB1F90">
            <w:pPr>
              <w:rPr>
                <w:ins w:id="430" w:author="Eivind" w:date="2018-06-22T18:52:00Z"/>
              </w:rPr>
            </w:pPr>
            <w:ins w:id="431" w:author="Eivind" w:date="2018-06-22T18:52:00Z">
              <w:r w:rsidRPr="005572DE">
                <w:t>The service hours for a service, that is available all year in an area where Daylight Saving Hour affects the offset to UTC could be expressed as Local Time without specified offset.</w:t>
              </w:r>
            </w:ins>
          </w:p>
          <w:p w14:paraId="13AA1415" w14:textId="77777777" w:rsidR="00BB1F90" w:rsidRPr="005572DE" w:rsidRDefault="00BB1F90" w:rsidP="00BB1F90">
            <w:pPr>
              <w:rPr>
                <w:ins w:id="432" w:author="Eivind" w:date="2018-06-22T18:52:00Z"/>
              </w:rPr>
            </w:pPr>
            <w:ins w:id="433" w:author="Eivind" w:date="2018-06-22T18:52:00Z">
              <w:r w:rsidRPr="005572DE">
                <w:t>Opening: 074500</w:t>
              </w:r>
            </w:ins>
          </w:p>
          <w:p w14:paraId="78C67392" w14:textId="1A010F20" w:rsidR="00BB1F90" w:rsidRPr="00F37479" w:rsidRDefault="00BB1F90" w:rsidP="005572DE">
            <w:ins w:id="434" w:author="Eivind" w:date="2018-06-22T18:52:00Z">
              <w:r w:rsidRPr="005572DE">
                <w:t>Closing: 161500</w:t>
              </w:r>
            </w:ins>
          </w:p>
        </w:tc>
      </w:tr>
      <w:tr w:rsidR="006B114A" w:rsidRPr="00F37479" w14:paraId="0D84DD37" w14:textId="77777777" w:rsidTr="003D6847">
        <w:tc>
          <w:tcPr>
            <w:tcW w:w="2897" w:type="dxa"/>
            <w:tcBorders>
              <w:top w:val="single" w:sz="4" w:space="0" w:color="auto"/>
              <w:left w:val="single" w:sz="4" w:space="0" w:color="auto"/>
              <w:bottom w:val="single" w:sz="4" w:space="0" w:color="auto"/>
              <w:right w:val="single" w:sz="4" w:space="0" w:color="auto"/>
            </w:tcBorders>
            <w:hideMark/>
          </w:tcPr>
          <w:p w14:paraId="442D6EE5" w14:textId="77777777" w:rsidR="006B114A" w:rsidRPr="00291BC7" w:rsidRDefault="006B114A">
            <w:pPr>
              <w:pStyle w:val="Labeldata"/>
              <w:spacing w:line="276" w:lineRule="auto"/>
              <w:rPr>
                <w:sz w:val="20"/>
                <w:szCs w:val="20"/>
              </w:rPr>
            </w:pPr>
            <w:r w:rsidRPr="00291BC7">
              <w:rPr>
                <w:sz w:val="20"/>
                <w:szCs w:val="20"/>
              </w:rPr>
              <w:lastRenderedPageBreak/>
              <w:t>Date and Time</w:t>
            </w:r>
          </w:p>
        </w:tc>
        <w:tc>
          <w:tcPr>
            <w:tcW w:w="6453" w:type="dxa"/>
            <w:tcBorders>
              <w:top w:val="single" w:sz="4" w:space="0" w:color="auto"/>
              <w:left w:val="single" w:sz="4" w:space="0" w:color="auto"/>
              <w:bottom w:val="single" w:sz="4" w:space="0" w:color="auto"/>
              <w:right w:val="single" w:sz="4" w:space="0" w:color="auto"/>
            </w:tcBorders>
            <w:hideMark/>
          </w:tcPr>
          <w:p w14:paraId="1E041558" w14:textId="3F797163" w:rsidR="006B114A" w:rsidRPr="00291BC7" w:rsidRDefault="006B114A">
            <w:pPr>
              <w:pStyle w:val="Labeldata"/>
              <w:spacing w:line="276" w:lineRule="auto"/>
              <w:rPr>
                <w:sz w:val="20"/>
                <w:szCs w:val="20"/>
              </w:rPr>
            </w:pPr>
            <w:r w:rsidRPr="00291BC7">
              <w:rPr>
                <w:sz w:val="20"/>
                <w:szCs w:val="20"/>
              </w:rPr>
              <w:t xml:space="preserve">A DateTime is a combination of a date and a time type. Character encoding of a DateTime </w:t>
            </w:r>
            <w:r w:rsidR="00293D16" w:rsidRPr="00291BC7">
              <w:rPr>
                <w:sz w:val="20"/>
                <w:szCs w:val="20"/>
              </w:rPr>
              <w:t>must follow</w:t>
            </w:r>
            <w:r w:rsidRPr="00291BC7">
              <w:rPr>
                <w:sz w:val="20"/>
                <w:szCs w:val="20"/>
              </w:rPr>
              <w:t xml:space="preserve"> ISO 8601:1988</w:t>
            </w:r>
          </w:p>
          <w:p w14:paraId="1DB395C1" w14:textId="77777777" w:rsidR="006B114A" w:rsidRPr="00291BC7" w:rsidRDefault="006B114A">
            <w:pPr>
              <w:pStyle w:val="Labeldata"/>
              <w:spacing w:line="276" w:lineRule="auto"/>
              <w:rPr>
                <w:sz w:val="20"/>
                <w:szCs w:val="20"/>
              </w:rPr>
            </w:pPr>
            <w:r w:rsidRPr="00291BC7">
              <w:rPr>
                <w:sz w:val="20"/>
                <w:szCs w:val="20"/>
              </w:rPr>
              <w:t>EXAMPLE  19850412T101530</w:t>
            </w:r>
          </w:p>
        </w:tc>
      </w:tr>
      <w:tr w:rsidR="006B114A" w:rsidRPr="00F37479" w14:paraId="0C8FA402" w14:textId="77777777" w:rsidTr="003D6847">
        <w:tc>
          <w:tcPr>
            <w:tcW w:w="2897" w:type="dxa"/>
            <w:tcBorders>
              <w:top w:val="single" w:sz="4" w:space="0" w:color="auto"/>
              <w:left w:val="single" w:sz="4" w:space="0" w:color="auto"/>
              <w:bottom w:val="single" w:sz="4" w:space="0" w:color="auto"/>
              <w:right w:val="single" w:sz="4" w:space="0" w:color="auto"/>
            </w:tcBorders>
            <w:hideMark/>
          </w:tcPr>
          <w:p w14:paraId="3D274120" w14:textId="77777777" w:rsidR="006B114A" w:rsidRPr="00694A63" w:rsidRDefault="006B114A">
            <w:pPr>
              <w:pStyle w:val="Labeldata"/>
              <w:spacing w:line="276" w:lineRule="auto"/>
              <w:rPr>
                <w:sz w:val="20"/>
                <w:szCs w:val="20"/>
              </w:rPr>
            </w:pPr>
            <w:r w:rsidRPr="00694A63">
              <w:rPr>
                <w:sz w:val="20"/>
                <w:szCs w:val="20"/>
              </w:rPr>
              <w:t>S100_CodeList</w:t>
            </w:r>
          </w:p>
        </w:tc>
        <w:tc>
          <w:tcPr>
            <w:tcW w:w="6453" w:type="dxa"/>
            <w:tcBorders>
              <w:top w:val="single" w:sz="4" w:space="0" w:color="auto"/>
              <w:left w:val="single" w:sz="4" w:space="0" w:color="auto"/>
              <w:bottom w:val="single" w:sz="4" w:space="0" w:color="auto"/>
              <w:right w:val="single" w:sz="4" w:space="0" w:color="auto"/>
            </w:tcBorders>
            <w:hideMark/>
          </w:tcPr>
          <w:p w14:paraId="25FA40AB" w14:textId="77777777" w:rsidR="006B114A" w:rsidRPr="00694A63" w:rsidRDefault="006B114A">
            <w:pPr>
              <w:pStyle w:val="Labeldata"/>
              <w:spacing w:line="276" w:lineRule="auto"/>
              <w:rPr>
                <w:sz w:val="20"/>
                <w:szCs w:val="20"/>
              </w:rPr>
            </w:pPr>
            <w:r w:rsidRPr="00694A63">
              <w:rPr>
                <w:sz w:val="20"/>
                <w:szCs w:val="20"/>
              </w:rPr>
              <w:t>Open enumeration or identifier of entry in a vocabulary</w:t>
            </w:r>
          </w:p>
        </w:tc>
      </w:tr>
      <w:tr w:rsidR="006B114A" w:rsidRPr="00F37479" w14:paraId="65AE41FE" w14:textId="77777777" w:rsidTr="003D6847">
        <w:tc>
          <w:tcPr>
            <w:tcW w:w="2897" w:type="dxa"/>
            <w:tcBorders>
              <w:top w:val="single" w:sz="4" w:space="0" w:color="auto"/>
              <w:left w:val="single" w:sz="4" w:space="0" w:color="auto"/>
              <w:bottom w:val="single" w:sz="4" w:space="0" w:color="auto"/>
              <w:right w:val="single" w:sz="4" w:space="0" w:color="auto"/>
            </w:tcBorders>
            <w:hideMark/>
          </w:tcPr>
          <w:p w14:paraId="7D93A9EE" w14:textId="77777777" w:rsidR="006B114A" w:rsidRPr="00694A63" w:rsidRDefault="006B114A">
            <w:pPr>
              <w:pStyle w:val="Labeldata"/>
              <w:spacing w:line="276" w:lineRule="auto"/>
              <w:rPr>
                <w:sz w:val="20"/>
                <w:szCs w:val="20"/>
              </w:rPr>
            </w:pPr>
            <w:r w:rsidRPr="00694A63">
              <w:rPr>
                <w:sz w:val="20"/>
                <w:szCs w:val="20"/>
              </w:rPr>
              <w:t>S100_TruncatedDate</w:t>
            </w:r>
          </w:p>
        </w:tc>
        <w:tc>
          <w:tcPr>
            <w:tcW w:w="6453" w:type="dxa"/>
            <w:tcBorders>
              <w:top w:val="single" w:sz="4" w:space="0" w:color="auto"/>
              <w:left w:val="single" w:sz="4" w:space="0" w:color="auto"/>
              <w:bottom w:val="single" w:sz="4" w:space="0" w:color="auto"/>
              <w:right w:val="single" w:sz="4" w:space="0" w:color="auto"/>
            </w:tcBorders>
            <w:hideMark/>
          </w:tcPr>
          <w:p w14:paraId="24EAFB0F" w14:textId="77777777" w:rsidR="006B114A" w:rsidRPr="00694A63" w:rsidRDefault="006B114A">
            <w:pPr>
              <w:pStyle w:val="Labeldata"/>
              <w:spacing w:line="276" w:lineRule="auto"/>
              <w:rPr>
                <w:sz w:val="20"/>
                <w:szCs w:val="20"/>
              </w:rPr>
            </w:pPr>
            <w:r w:rsidRPr="00694A63">
              <w:rPr>
                <w:sz w:val="20"/>
                <w:szCs w:val="20"/>
              </w:rPr>
              <w:t>Truncated format for date</w:t>
            </w:r>
          </w:p>
        </w:tc>
      </w:tr>
    </w:tbl>
    <w:p w14:paraId="69269B6A" w14:textId="77777777" w:rsidR="006B114A" w:rsidRDefault="006B114A" w:rsidP="00996B38">
      <w:pPr>
        <w:keepNext/>
      </w:pPr>
      <w:bookmarkStart w:id="435" w:name="_Toc225065152"/>
      <w:bookmarkStart w:id="436" w:name="_Toc225648295"/>
    </w:p>
    <w:p w14:paraId="2152E3B7" w14:textId="11BE6BBF" w:rsidR="00E1616B" w:rsidRDefault="00E1616B" w:rsidP="00A42EF8">
      <w:pPr>
        <w:pStyle w:val="Caption"/>
        <w:keepNext/>
      </w:pPr>
      <w:r>
        <w:t xml:space="preserve">Table </w:t>
      </w:r>
      <w:r w:rsidR="005500B4">
        <w:fldChar w:fldCharType="begin"/>
      </w:r>
      <w:r w:rsidR="005500B4">
        <w:instrText xml:space="preserve"> SEQ Table \* ARABIC </w:instrText>
      </w:r>
      <w:r w:rsidR="005500B4">
        <w:fldChar w:fldCharType="separate"/>
      </w:r>
      <w:r w:rsidR="00CF17A6">
        <w:rPr>
          <w:noProof/>
        </w:rPr>
        <w:t>5</w:t>
      </w:r>
      <w:r w:rsidR="005500B4">
        <w:fldChar w:fldCharType="end"/>
      </w:r>
      <w:r>
        <w:t>. Derived types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0"/>
        <w:gridCol w:w="1617"/>
        <w:gridCol w:w="6083"/>
      </w:tblGrid>
      <w:tr w:rsidR="00E1616B" w14:paraId="75ECFDC1" w14:textId="77777777" w:rsidTr="00A42EF8">
        <w:tc>
          <w:tcPr>
            <w:tcW w:w="0" w:type="auto"/>
            <w:tcBorders>
              <w:top w:val="single" w:sz="4" w:space="0" w:color="auto"/>
              <w:left w:val="single" w:sz="4" w:space="0" w:color="auto"/>
              <w:bottom w:val="single" w:sz="4" w:space="0" w:color="auto"/>
              <w:right w:val="single" w:sz="4" w:space="0" w:color="auto"/>
            </w:tcBorders>
          </w:tcPr>
          <w:p w14:paraId="5FFFD9F5" w14:textId="041C3F38" w:rsidR="00E1616B" w:rsidRPr="00A42EF8" w:rsidRDefault="00E1616B" w:rsidP="00996B38">
            <w:pPr>
              <w:pStyle w:val="Labeldata"/>
              <w:spacing w:line="276" w:lineRule="auto"/>
              <w:rPr>
                <w:b/>
                <w:sz w:val="20"/>
                <w:szCs w:val="20"/>
              </w:rPr>
            </w:pPr>
            <w:r w:rsidRPr="00A42EF8">
              <w:rPr>
                <w:b/>
                <w:sz w:val="20"/>
                <w:szCs w:val="20"/>
              </w:rPr>
              <w:t>Derived type</w:t>
            </w:r>
          </w:p>
        </w:tc>
        <w:tc>
          <w:tcPr>
            <w:tcW w:w="0" w:type="auto"/>
            <w:tcBorders>
              <w:top w:val="single" w:sz="4" w:space="0" w:color="auto"/>
              <w:left w:val="single" w:sz="4" w:space="0" w:color="auto"/>
              <w:bottom w:val="single" w:sz="4" w:space="0" w:color="auto"/>
              <w:right w:val="single" w:sz="4" w:space="0" w:color="auto"/>
            </w:tcBorders>
          </w:tcPr>
          <w:p w14:paraId="755971FA" w14:textId="33CD1163" w:rsidR="00E1616B" w:rsidRPr="00A42EF8" w:rsidRDefault="00E1616B" w:rsidP="00996B38">
            <w:pPr>
              <w:pStyle w:val="Labeldata"/>
              <w:spacing w:line="276" w:lineRule="auto"/>
              <w:rPr>
                <w:b/>
                <w:sz w:val="20"/>
                <w:szCs w:val="20"/>
              </w:rPr>
            </w:pPr>
            <w:r w:rsidRPr="00A42EF8">
              <w:rPr>
                <w:b/>
                <w:sz w:val="20"/>
                <w:szCs w:val="20"/>
              </w:rPr>
              <w:t>Base type</w:t>
            </w:r>
          </w:p>
        </w:tc>
        <w:tc>
          <w:tcPr>
            <w:tcW w:w="0" w:type="auto"/>
            <w:tcBorders>
              <w:top w:val="single" w:sz="4" w:space="0" w:color="auto"/>
              <w:left w:val="single" w:sz="4" w:space="0" w:color="auto"/>
              <w:bottom w:val="single" w:sz="4" w:space="0" w:color="auto"/>
              <w:right w:val="single" w:sz="4" w:space="0" w:color="auto"/>
            </w:tcBorders>
          </w:tcPr>
          <w:p w14:paraId="03768C32" w14:textId="2706492F" w:rsidR="00E1616B" w:rsidRPr="00A42EF8" w:rsidRDefault="00E1616B" w:rsidP="00996B38">
            <w:pPr>
              <w:pStyle w:val="Labeldata"/>
              <w:spacing w:line="276" w:lineRule="auto"/>
              <w:rPr>
                <w:b/>
                <w:sz w:val="20"/>
                <w:szCs w:val="20"/>
              </w:rPr>
            </w:pPr>
            <w:r w:rsidRPr="00A42EF8">
              <w:rPr>
                <w:b/>
                <w:sz w:val="20"/>
                <w:szCs w:val="20"/>
              </w:rPr>
              <w:t>Description</w:t>
            </w:r>
          </w:p>
        </w:tc>
      </w:tr>
      <w:tr w:rsidR="00E1616B" w14:paraId="27894573" w14:textId="77777777" w:rsidTr="00A42EF8">
        <w:tc>
          <w:tcPr>
            <w:tcW w:w="0" w:type="auto"/>
            <w:tcBorders>
              <w:top w:val="single" w:sz="4" w:space="0" w:color="auto"/>
              <w:left w:val="single" w:sz="4" w:space="0" w:color="auto"/>
              <w:bottom w:val="single" w:sz="4" w:space="0" w:color="auto"/>
              <w:right w:val="single" w:sz="4" w:space="0" w:color="auto"/>
            </w:tcBorders>
            <w:hideMark/>
          </w:tcPr>
          <w:p w14:paraId="73022403" w14:textId="77777777" w:rsidR="00E1616B" w:rsidRPr="00F37479" w:rsidRDefault="00E1616B" w:rsidP="00996B38">
            <w:pPr>
              <w:pStyle w:val="Labeldata"/>
              <w:spacing w:line="276" w:lineRule="auto"/>
              <w:rPr>
                <w:sz w:val="20"/>
                <w:szCs w:val="20"/>
              </w:rPr>
            </w:pPr>
            <w:r w:rsidRPr="00694A63">
              <w:rPr>
                <w:sz w:val="20"/>
                <w:szCs w:val="20"/>
              </w:rPr>
              <w:t>FeatureCode</w:t>
            </w:r>
          </w:p>
        </w:tc>
        <w:tc>
          <w:tcPr>
            <w:tcW w:w="0" w:type="auto"/>
            <w:tcBorders>
              <w:top w:val="single" w:sz="4" w:space="0" w:color="auto"/>
              <w:left w:val="single" w:sz="4" w:space="0" w:color="auto"/>
              <w:bottom w:val="single" w:sz="4" w:space="0" w:color="auto"/>
              <w:right w:val="single" w:sz="4" w:space="0" w:color="auto"/>
            </w:tcBorders>
          </w:tcPr>
          <w:p w14:paraId="42DC273E" w14:textId="1D85483D" w:rsidR="00E1616B" w:rsidRPr="00694A63" w:rsidRDefault="00E1616B" w:rsidP="00996B38">
            <w:pPr>
              <w:pStyle w:val="Labeldata"/>
              <w:spacing w:line="276" w:lineRule="auto"/>
              <w:rPr>
                <w:sz w:val="20"/>
                <w:szCs w:val="20"/>
              </w:rPr>
            </w:pPr>
            <w:r>
              <w:rPr>
                <w:sz w:val="20"/>
                <w:szCs w:val="20"/>
              </w:rPr>
              <w:t>CharacterString</w:t>
            </w:r>
          </w:p>
        </w:tc>
        <w:tc>
          <w:tcPr>
            <w:tcW w:w="0" w:type="auto"/>
            <w:tcBorders>
              <w:top w:val="single" w:sz="4" w:space="0" w:color="auto"/>
              <w:left w:val="single" w:sz="4" w:space="0" w:color="auto"/>
              <w:bottom w:val="single" w:sz="4" w:space="0" w:color="auto"/>
              <w:right w:val="single" w:sz="4" w:space="0" w:color="auto"/>
            </w:tcBorders>
            <w:hideMark/>
          </w:tcPr>
          <w:p w14:paraId="342C6E1E" w14:textId="097ED88C" w:rsidR="00E1616B" w:rsidRPr="00694A63" w:rsidRDefault="00E1616B" w:rsidP="00996B38">
            <w:pPr>
              <w:pStyle w:val="Labeldata"/>
              <w:spacing w:line="276" w:lineRule="auto"/>
              <w:rPr>
                <w:sz w:val="20"/>
                <w:szCs w:val="20"/>
              </w:rPr>
            </w:pPr>
            <w:r>
              <w:rPr>
                <w:sz w:val="20"/>
                <w:szCs w:val="20"/>
              </w:rPr>
              <w:t>R</w:t>
            </w:r>
            <w:r w:rsidRPr="00694A63">
              <w:rPr>
                <w:sz w:val="20"/>
                <w:szCs w:val="20"/>
              </w:rPr>
              <w:t xml:space="preserve">estricted to the camel case code of the feature type with optional suffixes or prefixes </w:t>
            </w:r>
            <w:r>
              <w:rPr>
                <w:sz w:val="20"/>
                <w:szCs w:val="20"/>
              </w:rPr>
              <w:t>indicating a product specification and version</w:t>
            </w:r>
          </w:p>
        </w:tc>
      </w:tr>
      <w:tr w:rsidR="00E1616B" w14:paraId="0A2F9427" w14:textId="77777777" w:rsidTr="00A42EF8">
        <w:tc>
          <w:tcPr>
            <w:tcW w:w="0" w:type="auto"/>
            <w:tcBorders>
              <w:top w:val="single" w:sz="4" w:space="0" w:color="auto"/>
              <w:left w:val="single" w:sz="4" w:space="0" w:color="auto"/>
              <w:bottom w:val="single" w:sz="4" w:space="0" w:color="auto"/>
              <w:right w:val="single" w:sz="4" w:space="0" w:color="auto"/>
            </w:tcBorders>
            <w:hideMark/>
          </w:tcPr>
          <w:p w14:paraId="583A0A5E" w14:textId="77777777" w:rsidR="00E1616B" w:rsidRPr="00694A63" w:rsidRDefault="00E1616B" w:rsidP="00996B38">
            <w:pPr>
              <w:pStyle w:val="Labeldata"/>
              <w:spacing w:line="276" w:lineRule="auto"/>
              <w:rPr>
                <w:sz w:val="20"/>
                <w:szCs w:val="20"/>
              </w:rPr>
            </w:pPr>
            <w:r w:rsidRPr="00694A63">
              <w:rPr>
                <w:sz w:val="20"/>
                <w:szCs w:val="20"/>
              </w:rPr>
              <w:t>FilterExpression</w:t>
            </w:r>
          </w:p>
        </w:tc>
        <w:tc>
          <w:tcPr>
            <w:tcW w:w="0" w:type="auto"/>
            <w:tcBorders>
              <w:top w:val="single" w:sz="4" w:space="0" w:color="auto"/>
              <w:left w:val="single" w:sz="4" w:space="0" w:color="auto"/>
              <w:bottom w:val="single" w:sz="4" w:space="0" w:color="auto"/>
              <w:right w:val="single" w:sz="4" w:space="0" w:color="auto"/>
            </w:tcBorders>
          </w:tcPr>
          <w:p w14:paraId="5C517263" w14:textId="2729052E" w:rsidR="00E1616B" w:rsidRPr="00F37479" w:rsidRDefault="00E1616B" w:rsidP="00996B38">
            <w:pPr>
              <w:autoSpaceDE w:val="0"/>
              <w:autoSpaceDN w:val="0"/>
              <w:adjustRightInd w:val="0"/>
              <w:spacing w:after="0" w:line="240" w:lineRule="auto"/>
              <w:jc w:val="left"/>
            </w:pPr>
            <w:r>
              <w:t>CharacterString</w:t>
            </w:r>
          </w:p>
        </w:tc>
        <w:tc>
          <w:tcPr>
            <w:tcW w:w="0" w:type="auto"/>
            <w:tcBorders>
              <w:top w:val="single" w:sz="4" w:space="0" w:color="auto"/>
              <w:left w:val="single" w:sz="4" w:space="0" w:color="auto"/>
              <w:bottom w:val="single" w:sz="4" w:space="0" w:color="auto"/>
              <w:right w:val="single" w:sz="4" w:space="0" w:color="auto"/>
            </w:tcBorders>
            <w:hideMark/>
          </w:tcPr>
          <w:p w14:paraId="45AC9DD3" w14:textId="47948B73" w:rsidR="00E1616B" w:rsidRPr="00B64B56" w:rsidRDefault="00E1616B" w:rsidP="00996B38">
            <w:pPr>
              <w:autoSpaceDE w:val="0"/>
              <w:autoSpaceDN w:val="0"/>
              <w:adjustRightInd w:val="0"/>
              <w:spacing w:after="0" w:line="240" w:lineRule="auto"/>
              <w:jc w:val="left"/>
            </w:pPr>
            <w:r>
              <w:t xml:space="preserve">Restricted to </w:t>
            </w:r>
            <w:r w:rsidRPr="00F37479">
              <w:t xml:space="preserve">the format for </w:t>
            </w:r>
            <w:r>
              <w:t>filter strings described in section 4.5</w:t>
            </w:r>
          </w:p>
        </w:tc>
      </w:tr>
      <w:tr w:rsidR="00E1616B" w14:paraId="7E59358C" w14:textId="77777777" w:rsidTr="00A42EF8">
        <w:tc>
          <w:tcPr>
            <w:tcW w:w="0" w:type="auto"/>
            <w:tcBorders>
              <w:top w:val="single" w:sz="4" w:space="0" w:color="auto"/>
              <w:left w:val="single" w:sz="4" w:space="0" w:color="auto"/>
              <w:bottom w:val="single" w:sz="4" w:space="0" w:color="auto"/>
              <w:right w:val="single" w:sz="4" w:space="0" w:color="auto"/>
            </w:tcBorders>
            <w:hideMark/>
          </w:tcPr>
          <w:p w14:paraId="5E53503E" w14:textId="77777777" w:rsidR="00E1616B" w:rsidRPr="00694A63" w:rsidRDefault="00E1616B" w:rsidP="00996B38">
            <w:pPr>
              <w:pStyle w:val="Labeldata"/>
              <w:spacing w:line="276" w:lineRule="auto"/>
              <w:rPr>
                <w:sz w:val="20"/>
                <w:szCs w:val="20"/>
              </w:rPr>
            </w:pPr>
            <w:r w:rsidRPr="00694A63">
              <w:rPr>
                <w:sz w:val="20"/>
                <w:szCs w:val="20"/>
              </w:rPr>
              <w:t>URN</w:t>
            </w:r>
          </w:p>
        </w:tc>
        <w:tc>
          <w:tcPr>
            <w:tcW w:w="0" w:type="auto"/>
            <w:tcBorders>
              <w:top w:val="single" w:sz="4" w:space="0" w:color="auto"/>
              <w:left w:val="single" w:sz="4" w:space="0" w:color="auto"/>
              <w:bottom w:val="single" w:sz="4" w:space="0" w:color="auto"/>
              <w:right w:val="single" w:sz="4" w:space="0" w:color="auto"/>
            </w:tcBorders>
          </w:tcPr>
          <w:p w14:paraId="3CDD73A9" w14:textId="68A62BC3" w:rsidR="00E1616B" w:rsidRPr="00F37479" w:rsidRDefault="00E1616B" w:rsidP="00996B38">
            <w:pPr>
              <w:autoSpaceDE w:val="0"/>
              <w:autoSpaceDN w:val="0"/>
              <w:adjustRightInd w:val="0"/>
              <w:spacing w:after="0" w:line="240" w:lineRule="auto"/>
              <w:jc w:val="left"/>
            </w:pPr>
            <w:r>
              <w:t>CharacterString</w:t>
            </w:r>
          </w:p>
        </w:tc>
        <w:tc>
          <w:tcPr>
            <w:tcW w:w="0" w:type="auto"/>
            <w:tcBorders>
              <w:top w:val="single" w:sz="4" w:space="0" w:color="auto"/>
              <w:left w:val="single" w:sz="4" w:space="0" w:color="auto"/>
              <w:bottom w:val="single" w:sz="4" w:space="0" w:color="auto"/>
              <w:right w:val="single" w:sz="4" w:space="0" w:color="auto"/>
            </w:tcBorders>
            <w:hideMark/>
          </w:tcPr>
          <w:p w14:paraId="3D3A3D94" w14:textId="28B68B41" w:rsidR="00E1616B" w:rsidRPr="00B64B56" w:rsidRDefault="00E6247C" w:rsidP="00996B38">
            <w:pPr>
              <w:autoSpaceDE w:val="0"/>
              <w:autoSpaceDN w:val="0"/>
              <w:adjustRightInd w:val="0"/>
              <w:spacing w:after="0" w:line="240" w:lineRule="auto"/>
              <w:jc w:val="left"/>
            </w:pPr>
            <w:r>
              <w:t>Restricted to</w:t>
            </w:r>
            <w:r w:rsidR="00E1616B" w:rsidRPr="00F37479">
              <w:t xml:space="preserve"> the format for URN as</w:t>
            </w:r>
            <w:r w:rsidR="00E1616B">
              <w:t xml:space="preserve"> </w:t>
            </w:r>
            <w:r w:rsidR="00E1616B" w:rsidRPr="00B64B56">
              <w:t>defined by RFC 2141</w:t>
            </w:r>
          </w:p>
        </w:tc>
      </w:tr>
      <w:bookmarkEnd w:id="435"/>
      <w:bookmarkEnd w:id="436"/>
    </w:tbl>
    <w:p w14:paraId="1B8A725C" w14:textId="77777777" w:rsidR="006B114A" w:rsidRDefault="006B114A" w:rsidP="00996B38">
      <w:pPr>
        <w:autoSpaceDE w:val="0"/>
        <w:autoSpaceDN w:val="0"/>
        <w:adjustRightInd w:val="0"/>
        <w:spacing w:after="0" w:line="240" w:lineRule="auto"/>
      </w:pPr>
    </w:p>
    <w:p w14:paraId="37CB940C" w14:textId="77777777" w:rsidR="006B114A" w:rsidRDefault="006B114A" w:rsidP="008F16B5">
      <w:pPr>
        <w:pStyle w:val="Heading2"/>
        <w:numPr>
          <w:ilvl w:val="1"/>
          <w:numId w:val="3"/>
        </w:numPr>
        <w:rPr>
          <w:rFonts w:eastAsia="MS Mincho"/>
        </w:rPr>
      </w:pPr>
      <w:bookmarkStart w:id="437" w:name="_Toc488009109"/>
      <w:bookmarkStart w:id="438" w:name="_Toc488009438"/>
      <w:bookmarkStart w:id="439" w:name="_Toc488009718"/>
      <w:bookmarkStart w:id="440" w:name="_Toc488010231"/>
      <w:bookmarkStart w:id="441" w:name="_Toc488265371"/>
      <w:bookmarkStart w:id="442" w:name="_Toc488370759"/>
      <w:bookmarkStart w:id="443" w:name="_Toc488009111"/>
      <w:bookmarkStart w:id="444" w:name="_Toc488009440"/>
      <w:bookmarkStart w:id="445" w:name="_Toc488009720"/>
      <w:bookmarkStart w:id="446" w:name="_Toc488010233"/>
      <w:bookmarkStart w:id="447" w:name="_Toc488265373"/>
      <w:bookmarkStart w:id="448" w:name="_Toc488370761"/>
      <w:bookmarkStart w:id="449" w:name="_Toc484523847"/>
      <w:bookmarkStart w:id="450" w:name="_Ref519216000"/>
      <w:bookmarkStart w:id="451" w:name="_Ref519216021"/>
      <w:bookmarkStart w:id="452" w:name="_Toc519804901"/>
      <w:bookmarkStart w:id="453" w:name="_Toc225065172"/>
      <w:bookmarkStart w:id="454" w:name="_Toc225648315"/>
      <w:bookmarkEnd w:id="437"/>
      <w:bookmarkEnd w:id="438"/>
      <w:bookmarkEnd w:id="439"/>
      <w:bookmarkEnd w:id="440"/>
      <w:bookmarkEnd w:id="441"/>
      <w:bookmarkEnd w:id="442"/>
      <w:bookmarkEnd w:id="443"/>
      <w:bookmarkEnd w:id="444"/>
      <w:bookmarkEnd w:id="445"/>
      <w:bookmarkEnd w:id="446"/>
      <w:bookmarkEnd w:id="447"/>
      <w:bookmarkEnd w:id="448"/>
      <w:r>
        <w:rPr>
          <w:rFonts w:eastAsia="MS Mincho"/>
        </w:rPr>
        <w:t>Filters</w:t>
      </w:r>
      <w:bookmarkEnd w:id="449"/>
      <w:bookmarkEnd w:id="450"/>
      <w:bookmarkEnd w:id="451"/>
      <w:bookmarkEnd w:id="452"/>
    </w:p>
    <w:p w14:paraId="17FB5CB7" w14:textId="6D440A1F" w:rsidR="006B114A" w:rsidRDefault="006B114A" w:rsidP="00996B38">
      <w:pPr>
        <w:rPr>
          <w:rFonts w:ascii="Arial Narrow" w:hAnsi="Arial Narrow"/>
          <w:lang w:val="en-US" w:eastAsia="en-GB"/>
        </w:rPr>
      </w:pPr>
      <w:r>
        <w:rPr>
          <w:lang w:val="en-US" w:eastAsia="en-GB"/>
        </w:rPr>
        <w:t xml:space="preserve">Attribute-value combination filters (the </w:t>
      </w:r>
      <w:r>
        <w:rPr>
          <w:b/>
          <w:lang w:val="en-US" w:eastAsia="en-GB"/>
        </w:rPr>
        <w:t>attributeCombination</w:t>
      </w:r>
      <w:r>
        <w:rPr>
          <w:lang w:val="en-US" w:eastAsia="en-GB"/>
        </w:rPr>
        <w:t xml:space="preserve"> attribute of S100_IC_Feature) are strings of the </w:t>
      </w:r>
      <w:r w:rsidR="00293D16">
        <w:rPr>
          <w:lang w:val="en-US" w:eastAsia="en-GB"/>
        </w:rPr>
        <w:t>form &lt;</w:t>
      </w:r>
      <w:r>
        <w:rPr>
          <w:lang w:val="en-US" w:eastAsia="en-GB"/>
        </w:rPr>
        <w:t>attr&gt;&lt;op&gt;&lt;value&gt;, where:</w:t>
      </w:r>
    </w:p>
    <w:p w14:paraId="21208F7B" w14:textId="77777777" w:rsidR="006B114A" w:rsidRDefault="006B114A" w:rsidP="008F16B5">
      <w:pPr>
        <w:pStyle w:val="ListParagraph"/>
        <w:numPr>
          <w:ilvl w:val="1"/>
          <w:numId w:val="5"/>
        </w:numPr>
        <w:spacing w:line="23" w:lineRule="atLeast"/>
        <w:rPr>
          <w:lang w:val="en-US" w:eastAsia="en-GB"/>
        </w:rPr>
      </w:pPr>
      <w:r>
        <w:rPr>
          <w:lang w:val="en-US" w:eastAsia="en-GB"/>
        </w:rPr>
        <w:t>&lt;attr&gt; is the camel case code of the attribute</w:t>
      </w:r>
    </w:p>
    <w:p w14:paraId="792D2198" w14:textId="77777777" w:rsidR="006B114A" w:rsidRDefault="006B114A" w:rsidP="008F16B5">
      <w:pPr>
        <w:pStyle w:val="ListParagraph"/>
        <w:numPr>
          <w:ilvl w:val="1"/>
          <w:numId w:val="5"/>
        </w:numPr>
        <w:spacing w:line="23" w:lineRule="atLeast"/>
        <w:rPr>
          <w:lang w:val="en-US" w:eastAsia="en-GB"/>
        </w:rPr>
      </w:pPr>
      <w:r>
        <w:rPr>
          <w:lang w:val="en-US" w:eastAsia="en-GB"/>
        </w:rPr>
        <w:t>&lt;op&gt; is one of “=”, “!=”, “in”, “notIn”, “gt”, “ge”, “lt”, “le”, “null”</w:t>
      </w:r>
    </w:p>
    <w:p w14:paraId="536EC219" w14:textId="77777777" w:rsidR="006B114A" w:rsidRDefault="006B114A" w:rsidP="008F16B5">
      <w:pPr>
        <w:pStyle w:val="ListParagraph"/>
        <w:numPr>
          <w:ilvl w:val="1"/>
          <w:numId w:val="5"/>
        </w:numPr>
        <w:spacing w:line="23" w:lineRule="atLeast"/>
        <w:rPr>
          <w:lang w:val="en-US" w:eastAsia="en-GB"/>
        </w:rPr>
      </w:pPr>
      <w:r>
        <w:rPr>
          <w:lang w:val="en-US" w:eastAsia="en-GB"/>
        </w:rPr>
        <w:t>&lt;value&gt; is a decimal number, integer, numeric code, or string, or a list of values. Strings must be enclosed in double quotes: “” with embedded double-quotes or \ characters preceded by a \ character.</w:t>
      </w:r>
    </w:p>
    <w:p w14:paraId="6CDDAF0F" w14:textId="17C5523B" w:rsidR="006B114A" w:rsidRDefault="006B114A" w:rsidP="00996B38">
      <w:pPr>
        <w:rPr>
          <w:lang w:val="en-US" w:eastAsia="en-GB"/>
        </w:rPr>
      </w:pPr>
      <w:r>
        <w:rPr>
          <w:lang w:val="en-US" w:eastAsia="en-GB"/>
        </w:rPr>
        <w:t>The &lt;attr&gt;, &lt;op&gt;, and &lt;value&gt; components are separated by blank or tab characters</w:t>
      </w:r>
      <w:r>
        <w:rPr>
          <w:rStyle w:val="FootnoteReference"/>
          <w:lang w:eastAsia="en-GB"/>
        </w:rPr>
        <w:footnoteReference w:id="1"/>
      </w:r>
      <w:r>
        <w:rPr>
          <w:lang w:val="en-US" w:eastAsia="en-GB"/>
        </w:rPr>
        <w:t>.</w:t>
      </w:r>
    </w:p>
    <w:p w14:paraId="07F06F83" w14:textId="39D17B96" w:rsidR="00F83648" w:rsidRDefault="00DC3A30" w:rsidP="00996B38">
      <w:r>
        <w:t>Sub-attributes of complex attributes can be indicated in &lt;attr&gt; fields using a restricted subset of relative path expressions as specified in the W3C XPath specification (</w:t>
      </w:r>
      <w:r>
        <w:rPr>
          <w:rFonts w:cs="Arial"/>
        </w:rPr>
        <w:t>§</w:t>
      </w:r>
      <w:r w:rsidR="009E3FB8">
        <w:t xml:space="preserve"> 3.3.1 </w:t>
      </w:r>
      <w:r w:rsidR="009E3FB8" w:rsidRPr="009E3FB8">
        <w:t>XML Path Language (XPath) 3.1</w:t>
      </w:r>
      <w:r w:rsidR="009E3FB8">
        <w:t>). The restrictions are:</w:t>
      </w:r>
    </w:p>
    <w:p w14:paraId="674B1087" w14:textId="6086BCCD" w:rsidR="00725C71" w:rsidRDefault="00725C71" w:rsidP="007B373C">
      <w:pPr>
        <w:pStyle w:val="ListParagraph"/>
        <w:numPr>
          <w:ilvl w:val="0"/>
          <w:numId w:val="83"/>
        </w:numPr>
      </w:pPr>
      <w:r>
        <w:t>Paths are relative to the individual feature as the context node.</w:t>
      </w:r>
    </w:p>
    <w:p w14:paraId="329656CE" w14:textId="62D4A7FC" w:rsidR="00725C71" w:rsidRDefault="009E3FB8" w:rsidP="007B373C">
      <w:pPr>
        <w:pStyle w:val="ListParagraph"/>
        <w:numPr>
          <w:ilvl w:val="0"/>
          <w:numId w:val="83"/>
        </w:numPr>
      </w:pPr>
      <w:r>
        <w:t>Only the “child” ax</w:t>
      </w:r>
      <w:r w:rsidR="00725C71">
        <w:t xml:space="preserve">is is permitted </w:t>
      </w:r>
      <w:r w:rsidR="00731267">
        <w:t xml:space="preserve">and the optional </w:t>
      </w:r>
      <w:del w:id="455" w:author="Eivind" w:date="2018-06-20T22:54:00Z">
        <w:r w:rsidR="00725C71" w:rsidDel="009261A0">
          <w:delText>‘</w:delText>
        </w:r>
      </w:del>
      <w:ins w:id="456" w:author="Raphael Malyankar" w:date="2018-07-01T20:27:00Z">
        <w:r w:rsidR="003E2142">
          <w:t>“</w:t>
        </w:r>
      </w:ins>
      <w:r w:rsidR="00725C71">
        <w:t>child::</w:t>
      </w:r>
      <w:del w:id="457" w:author="Eivind" w:date="2018-06-20T22:54:00Z">
        <w:r w:rsidR="00725C71" w:rsidDel="009261A0">
          <w:delText>’</w:delText>
        </w:r>
        <w:r w:rsidR="00731267" w:rsidDel="009261A0">
          <w:delText xml:space="preserve"> </w:delText>
        </w:r>
      </w:del>
      <w:ins w:id="458" w:author="Raphael Malyankar" w:date="2018-07-01T20:27:00Z">
        <w:r w:rsidR="003E2142">
          <w:t>”</w:t>
        </w:r>
      </w:ins>
      <w:ins w:id="459" w:author="Eivind" w:date="2018-06-20T22:54:00Z">
        <w:r w:rsidR="009261A0">
          <w:t xml:space="preserve"> </w:t>
        </w:r>
      </w:ins>
      <w:r w:rsidR="00731267">
        <w:t>prefix is not used</w:t>
      </w:r>
      <w:r w:rsidR="00725C71">
        <w:t>.</w:t>
      </w:r>
    </w:p>
    <w:p w14:paraId="12593B10" w14:textId="038D4C1C" w:rsidR="00731267" w:rsidRDefault="00731267" w:rsidP="007B373C">
      <w:pPr>
        <w:pStyle w:val="ListParagraph"/>
        <w:numPr>
          <w:ilvl w:val="0"/>
          <w:numId w:val="83"/>
        </w:numPr>
      </w:pPr>
      <w:r>
        <w:t xml:space="preserve">Predicates as described in the XPath specification are </w:t>
      </w:r>
      <w:r w:rsidR="004955F8">
        <w:t>not used</w:t>
      </w:r>
      <w:r>
        <w:t>.</w:t>
      </w:r>
    </w:p>
    <w:p w14:paraId="681A72EF" w14:textId="0865C0DD" w:rsidR="00725C71" w:rsidRDefault="00725C71" w:rsidP="00996B38">
      <w:r>
        <w:lastRenderedPageBreak/>
        <w:t xml:space="preserve">The effect is to allow &lt;attr&gt; fields to </w:t>
      </w:r>
      <w:r w:rsidR="004955F8">
        <w:t>describe</w:t>
      </w:r>
      <w:r>
        <w:t xml:space="preserve"> sub-attributes </w:t>
      </w:r>
      <w:r w:rsidR="004955F8">
        <w:t xml:space="preserve">in terms of camel case codes separated by </w:t>
      </w:r>
      <w:del w:id="460" w:author="Eivind" w:date="2018-06-20T22:54:00Z">
        <w:r w:rsidR="004955F8" w:rsidRPr="00654655" w:rsidDel="009261A0">
          <w:delText>‘/</w:delText>
        </w:r>
      </w:del>
      <w:ins w:id="461" w:author="Eivind" w:date="2018-06-20T22:54:00Z">
        <w:del w:id="462" w:author="Raphael Malyankar" w:date="2018-07-13T13:09:00Z">
          <w:r w:rsidR="009261A0" w:rsidRPr="00654655" w:rsidDel="00654655">
            <w:delText>”/</w:delText>
          </w:r>
        </w:del>
      </w:ins>
      <w:del w:id="463" w:author="Raphael Malyankar" w:date="2018-07-13T13:09:00Z">
        <w:r w:rsidR="004955F8" w:rsidRPr="00654655" w:rsidDel="00654655">
          <w:delText xml:space="preserve">’ </w:delText>
        </w:r>
      </w:del>
      <w:ins w:id="464" w:author="Eivind" w:date="2018-06-20T22:54:00Z">
        <w:del w:id="465" w:author="Raphael Malyankar" w:date="2018-07-13T13:09:00Z">
          <w:r w:rsidR="009261A0" w:rsidRPr="00654655" w:rsidDel="00654655">
            <w:delText>“</w:delText>
          </w:r>
        </w:del>
      </w:ins>
      <w:ins w:id="466" w:author="Raphael Malyankar" w:date="2018-07-13T13:09:00Z">
        <w:r w:rsidR="00654655">
          <w:t>“/</w:t>
        </w:r>
      </w:ins>
      <w:ins w:id="467" w:author="Raphael Malyankar" w:date="2018-07-13T13:11:00Z">
        <w:r w:rsidR="00654655" w:rsidRPr="00654655">
          <w:rPr>
            <w:i/>
          </w:rPr>
          <w:t>”</w:t>
        </w:r>
      </w:ins>
      <w:ins w:id="468" w:author="Eivind" w:date="2018-06-20T22:54:00Z">
        <w:r w:rsidR="009261A0">
          <w:t xml:space="preserve"> </w:t>
        </w:r>
      </w:ins>
      <w:r w:rsidR="004955F8">
        <w:t>characters.</w:t>
      </w:r>
      <w:r w:rsidR="005A2D81">
        <w:t xml:space="preserve"> (It also allows a simple attribute to be designated by its camel case code alone as described above.)</w:t>
      </w:r>
    </w:p>
    <w:p w14:paraId="74589771" w14:textId="0CDFBE1E" w:rsidR="005A2D81" w:rsidRDefault="005A2D81" w:rsidP="00996B38">
      <w:r>
        <w:t xml:space="preserve">EXAMPLE 1: An </w:t>
      </w:r>
      <w:r w:rsidRPr="00A12D25">
        <w:rPr>
          <w:b/>
        </w:rPr>
        <w:t>attributeCombination</w:t>
      </w:r>
      <w:r>
        <w:t xml:space="preserve"> with value </w:t>
      </w:r>
      <w:r>
        <w:rPr>
          <w:i/>
        </w:rPr>
        <w:t>categoryOfRadioStation</w:t>
      </w:r>
      <w:r w:rsidRPr="00A12D25">
        <w:rPr>
          <w:i/>
        </w:rPr>
        <w:t xml:space="preserve"> = </w:t>
      </w:r>
      <w:r w:rsidR="007B373C">
        <w:rPr>
          <w:i/>
        </w:rPr>
        <w:t>20</w:t>
      </w:r>
      <w:r>
        <w:t xml:space="preserve"> selects features with </w:t>
      </w:r>
      <w:r w:rsidR="007B373C" w:rsidRPr="007B373C">
        <w:rPr>
          <w:b/>
        </w:rPr>
        <w:t>categoryOfRadioStation</w:t>
      </w:r>
      <w:r>
        <w:t xml:space="preserve"> attributes that have the value </w:t>
      </w:r>
      <w:r w:rsidR="007B373C">
        <w:t>20 (AIS Base station).</w:t>
      </w:r>
    </w:p>
    <w:p w14:paraId="2248D0A2" w14:textId="0FB048BF" w:rsidR="00CF6172" w:rsidRDefault="0036045B" w:rsidP="00996B38">
      <w:r>
        <w:rPr>
          <w:noProof/>
          <w:lang w:val="fr-FR" w:eastAsia="fr-FR"/>
        </w:rPr>
        <mc:AlternateContent>
          <mc:Choice Requires="wps">
            <w:drawing>
              <wp:anchor distT="45720" distB="45720" distL="114300" distR="114300" simplePos="0" relativeHeight="251676672" behindDoc="0" locked="0" layoutInCell="1" allowOverlap="1" wp14:anchorId="54DBDC8D" wp14:editId="3A25ADCD">
                <wp:simplePos x="0" y="0"/>
                <wp:positionH relativeFrom="column">
                  <wp:posOffset>-7620</wp:posOffset>
                </wp:positionH>
                <wp:positionV relativeFrom="paragraph">
                  <wp:posOffset>323850</wp:posOffset>
                </wp:positionV>
                <wp:extent cx="5958840" cy="426720"/>
                <wp:effectExtent l="0" t="0" r="22860" b="1143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840" cy="426720"/>
                        </a:xfrm>
                        <a:prstGeom prst="rect">
                          <a:avLst/>
                        </a:prstGeom>
                        <a:solidFill>
                          <a:srgbClr val="FFFFFF"/>
                        </a:solidFill>
                        <a:ln w="9525">
                          <a:solidFill>
                            <a:srgbClr val="000000"/>
                          </a:solidFill>
                          <a:miter lim="800000"/>
                          <a:headEnd/>
                          <a:tailEnd/>
                        </a:ln>
                      </wps:spPr>
                      <wps:txbx>
                        <w:txbxContent>
                          <w:p w14:paraId="0632A333" w14:textId="58D651C6" w:rsidR="00820BA8" w:rsidRDefault="00820BA8">
                            <w:r>
                              <w:t>Note (informative): Level 3 and 4 selectors may relax these restrictions and use a larger subset of XPath. Alternatively, a new language may be selected with the implementation of Levels 3 and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4DBDC8D" id="_x0000_t202" coordsize="21600,21600" o:spt="202" path="m,l,21600r21600,l21600,xe">
                <v:stroke joinstyle="miter"/>
                <v:path gradientshapeok="t" o:connecttype="rect"/>
              </v:shapetype>
              <v:shape id="Text Box 2" o:spid="_x0000_s1026" type="#_x0000_t202" style="position:absolute;left:0;text-align:left;margin-left:-.6pt;margin-top:25.5pt;width:469.2pt;height:33.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">
                <v:textbox>
                  <w:txbxContent>
                    <w:p w14:paraId="0632A333" w14:textId="58D651C6" w:rsidR="00820BA8" w:rsidRDefault="00820BA8">
                      <w:r>
                        <w:t>Note (informative): Level 3 and 4 selectors may relax these restrictions and use a larger subset of XPath. Alternatively, a new language may be selected with the implementation of Levels 3 and 4.</w:t>
                      </w:r>
                    </w:p>
                  </w:txbxContent>
                </v:textbox>
                <w10:wrap type="square"/>
              </v:shape>
            </w:pict>
          </mc:Fallback>
        </mc:AlternateContent>
      </w:r>
      <w:r w:rsidR="00CF6172">
        <w:t>EXAMPLE</w:t>
      </w:r>
      <w:r w:rsidR="005A2D81">
        <w:t xml:space="preserve"> 2</w:t>
      </w:r>
      <w:r w:rsidR="00CF6172">
        <w:t>:</w:t>
      </w:r>
      <w:r w:rsidR="00F84F78">
        <w:t xml:space="preserve"> An </w:t>
      </w:r>
      <w:r w:rsidR="00F84F78" w:rsidRPr="007B373C">
        <w:rPr>
          <w:b/>
        </w:rPr>
        <w:t>attributeCombination</w:t>
      </w:r>
      <w:r w:rsidR="00F84F78">
        <w:t xml:space="preserve"> </w:t>
      </w:r>
      <w:r w:rsidR="002133AA">
        <w:t>with value</w:t>
      </w:r>
      <w:r w:rsidR="00CF6172">
        <w:t xml:space="preserve"> </w:t>
      </w:r>
      <w:r w:rsidR="00CF6172" w:rsidRPr="007B373C">
        <w:rPr>
          <w:i/>
        </w:rPr>
        <w:t>featureName/</w:t>
      </w:r>
      <w:r w:rsidR="00F84F78" w:rsidRPr="007B373C">
        <w:rPr>
          <w:i/>
        </w:rPr>
        <w:t>language</w:t>
      </w:r>
      <w:r w:rsidR="00A86200" w:rsidRPr="007B373C">
        <w:rPr>
          <w:i/>
        </w:rPr>
        <w:t xml:space="preserve"> </w:t>
      </w:r>
      <w:r w:rsidR="00F84F78" w:rsidRPr="007B373C">
        <w:rPr>
          <w:i/>
        </w:rPr>
        <w:t>=</w:t>
      </w:r>
      <w:r w:rsidR="00A86200" w:rsidRPr="007B373C">
        <w:rPr>
          <w:i/>
        </w:rPr>
        <w:t xml:space="preserve"> </w:t>
      </w:r>
      <w:r w:rsidR="007B373C">
        <w:rPr>
          <w:i/>
        </w:rPr>
        <w:t>“</w:t>
      </w:r>
      <w:r w:rsidR="00F84F78" w:rsidRPr="007B373C">
        <w:rPr>
          <w:i/>
        </w:rPr>
        <w:t>eng</w:t>
      </w:r>
      <w:r w:rsidR="007B373C">
        <w:rPr>
          <w:i/>
        </w:rPr>
        <w:t>”</w:t>
      </w:r>
      <w:r w:rsidR="00F84F78">
        <w:t xml:space="preserve"> selects features with </w:t>
      </w:r>
      <w:r w:rsidR="002133AA" w:rsidRPr="007B373C">
        <w:rPr>
          <w:b/>
        </w:rPr>
        <w:t>featureName</w:t>
      </w:r>
      <w:r w:rsidR="002133AA">
        <w:t xml:space="preserve"> attributes that have a</w:t>
      </w:r>
      <w:r w:rsidR="00F84F78">
        <w:t xml:space="preserve"> language sub-attribute having the value “eng”.</w:t>
      </w:r>
    </w:p>
    <w:p w14:paraId="4C41D380" w14:textId="7910AC56" w:rsidR="00725C71" w:rsidRPr="00375F89" w:rsidRDefault="00725C71" w:rsidP="00996B38"/>
    <w:p w14:paraId="0F91BB6D" w14:textId="5A3A3D33" w:rsidR="006B114A" w:rsidRDefault="006B114A" w:rsidP="008F16B5">
      <w:pPr>
        <w:pStyle w:val="Heading2"/>
        <w:numPr>
          <w:ilvl w:val="1"/>
          <w:numId w:val="3"/>
        </w:numPr>
        <w:rPr>
          <w:rFonts w:eastAsia="MS Mincho"/>
        </w:rPr>
      </w:pPr>
      <w:bookmarkStart w:id="469" w:name="_Toc484523848"/>
      <w:bookmarkStart w:id="470" w:name="_Toc519804902"/>
      <w:bookmarkEnd w:id="453"/>
      <w:bookmarkEnd w:id="454"/>
      <w:r>
        <w:rPr>
          <w:rFonts w:eastAsia="MS Mincho"/>
        </w:rPr>
        <w:t>Interoperability Levels</w:t>
      </w:r>
      <w:bookmarkEnd w:id="469"/>
      <w:bookmarkEnd w:id="470"/>
    </w:p>
    <w:p w14:paraId="64D00A81" w14:textId="64DA44E2" w:rsidR="006B114A" w:rsidRDefault="006B114A" w:rsidP="00996B38">
      <w:r>
        <w:t xml:space="preserve">The 4 interoperability levels are described in this section. Only </w:t>
      </w:r>
      <w:del w:id="471" w:author="Eivind" w:date="2018-06-21T20:15:00Z">
        <w:r w:rsidDel="00574B55">
          <w:delText xml:space="preserve">levels </w:delText>
        </w:r>
      </w:del>
      <w:ins w:id="472" w:author="Eivind" w:date="2018-06-21T20:15:00Z">
        <w:r w:rsidR="00574B55">
          <w:t xml:space="preserve">Levels </w:t>
        </w:r>
      </w:ins>
      <w:r>
        <w:t xml:space="preserve">1 and 2 are </w:t>
      </w:r>
      <w:ins w:id="473" w:author="Eivind" w:date="2018-06-21T20:29:00Z">
        <w:r w:rsidR="009E60D1">
          <w:t>fully described</w:t>
        </w:r>
        <w:r w:rsidR="009E60D1" w:rsidDel="009E60D1">
          <w:t xml:space="preserve"> </w:t>
        </w:r>
      </w:ins>
      <w:del w:id="474" w:author="Eivind" w:date="2018-06-21T20:29:00Z">
        <w:r w:rsidDel="009E60D1">
          <w:delText xml:space="preserve">elaborated </w:delText>
        </w:r>
      </w:del>
      <w:r>
        <w:t>in this version of the specification. Levels 3 and 4 are described for completeness but their specifications are only “informative” in this edition of the specification</w:t>
      </w:r>
      <w:r w:rsidR="00812B67">
        <w:t xml:space="preserve"> and they </w:t>
      </w:r>
      <w:r w:rsidR="00812B67" w:rsidRPr="00812B67">
        <w:rPr>
          <w:b/>
        </w:rPr>
        <w:t>should not be included in production implementations of this version of the interoperability catalogue</w:t>
      </w:r>
      <w:r>
        <w:t>.</w:t>
      </w:r>
    </w:p>
    <w:p w14:paraId="1C2FE2C3" w14:textId="542B61C9" w:rsidR="006B114A" w:rsidRDefault="006B114A" w:rsidP="008F16B5">
      <w:pPr>
        <w:pStyle w:val="Heading3"/>
        <w:numPr>
          <w:ilvl w:val="2"/>
          <w:numId w:val="3"/>
        </w:numPr>
      </w:pPr>
      <w:r>
        <w:t>Level 0 – Overlays – no explicit interoperability</w:t>
      </w:r>
    </w:p>
    <w:p w14:paraId="741B1BE4" w14:textId="7DEE14B1" w:rsidR="006B114A" w:rsidRDefault="006B114A" w:rsidP="00996B38">
      <w:r>
        <w:t>In “</w:t>
      </w:r>
      <w:del w:id="475" w:author="Eivind" w:date="2018-06-21T20:16:00Z">
        <w:r w:rsidDel="00574B55">
          <w:delText xml:space="preserve">level </w:delText>
        </w:r>
      </w:del>
      <w:ins w:id="476" w:author="Eivind" w:date="2018-06-21T20:16:00Z">
        <w:r w:rsidR="00574B55">
          <w:t xml:space="preserve">Level </w:t>
        </w:r>
      </w:ins>
      <w:r>
        <w:t>0” all interoperability processing is turned off. In this case, feature data is passed through unchanged to ordinary portrayal processing. Display plane information from the Interoperability Catalogue is also passed through since it specifies the layering which must be done by the display.</w:t>
      </w:r>
    </w:p>
    <w:p w14:paraId="4F09FDDA" w14:textId="77777777" w:rsidR="006B114A" w:rsidRDefault="006B114A" w:rsidP="00996B38">
      <w:r>
        <w:t>Interoperability catalogues are not used. ENC is treated as the main product on the screen, and all other products are overlays. Information layer priority continues to conform to the relevant IMO and IEC performance standards.</w:t>
      </w:r>
    </w:p>
    <w:p w14:paraId="4D5C7022" w14:textId="77777777" w:rsidR="006B114A" w:rsidRDefault="006B114A" w:rsidP="00996B38">
      <w:r>
        <w:t>Data product overlays may be portrayed using transparency so as not to obscure lower layers, but transparency values are generally not adjusted using rules based on data content or feature types. They may be adjusted using context information such as the number of stacked layers or light level mode.</w:t>
      </w:r>
    </w:p>
    <w:p w14:paraId="6E469D51" w14:textId="77777777" w:rsidR="006B114A" w:rsidRDefault="006B114A" w:rsidP="00996B38">
      <w:r>
        <w:t>Level 0 interoperability is effectively equivalent to what systems do today. It is also the default fallback if a product not listed in the interoperability catalogue is loaded.</w:t>
      </w:r>
    </w:p>
    <w:p w14:paraId="260E2BE1" w14:textId="6EFD151D" w:rsidR="006B114A" w:rsidRDefault="006B114A" w:rsidP="00996B38">
      <w:r>
        <w:t>Note</w:t>
      </w:r>
      <w:r w:rsidR="002C6A29">
        <w:t xml:space="preserve"> (informative)</w:t>
      </w:r>
      <w:r>
        <w:t>: There is an implicit assumption here that portrayal catalogues assign features to only over/under-radar display planes. If display planes are given more complex semantics and continue to be defined in portrayal catalogues, Level 0 is likely to merge into Level 1.</w:t>
      </w:r>
    </w:p>
    <w:p w14:paraId="08B62F88" w14:textId="6DA89B28" w:rsidR="006B114A" w:rsidRDefault="006B114A" w:rsidP="008F16B5">
      <w:pPr>
        <w:pStyle w:val="Heading3"/>
        <w:numPr>
          <w:ilvl w:val="2"/>
          <w:numId w:val="3"/>
        </w:numPr>
      </w:pPr>
      <w:r>
        <w:t>Level 1 – Interleaving</w:t>
      </w:r>
    </w:p>
    <w:p w14:paraId="504A313F" w14:textId="7C01BADF" w:rsidR="006B114A" w:rsidRDefault="006B114A" w:rsidP="00996B38">
      <w:r w:rsidRPr="00E56A8E">
        <w:t xml:space="preserve">In </w:t>
      </w:r>
      <w:del w:id="477" w:author="Eivind" w:date="2018-06-21T20:16:00Z">
        <w:r w:rsidRPr="00E56A8E" w:rsidDel="00574B55">
          <w:delText xml:space="preserve">level </w:delText>
        </w:r>
      </w:del>
      <w:ins w:id="478" w:author="Eivind" w:date="2018-06-21T20:16:00Z">
        <w:r w:rsidR="00574B55">
          <w:t>L</w:t>
        </w:r>
        <w:r w:rsidR="00574B55" w:rsidRPr="00E56A8E">
          <w:t xml:space="preserve">evel </w:t>
        </w:r>
      </w:ins>
      <w:r w:rsidRPr="00E56A8E">
        <w:t xml:space="preserve">1 processing, feature types from different products, including S-101, are interleaved as specified by display plane and drawing priority information contained in the interoperability </w:t>
      </w:r>
      <w:r w:rsidR="00293D16" w:rsidRPr="00E56A8E">
        <w:t>catalogue.</w:t>
      </w:r>
      <w:r w:rsidRPr="00E56A8E">
        <w:t xml:space="preserve"> The output of interoperability processing is either the original feature data (processing option 1) or drawing instructions (processing option 2), accompanied by display plane and drawing priority information, which is passed through to the portrayal processor.</w:t>
      </w:r>
    </w:p>
    <w:p w14:paraId="49502A9C" w14:textId="77777777" w:rsidR="006B114A" w:rsidRDefault="006B114A" w:rsidP="00996B38">
      <w:r>
        <w:t>The ENC is still treated as the main product, but feature layers from other products may be interleaved with ENC feature layers to prevent ENC data from being obscured. There is no other interoperability-related processing of feature data at this level.</w:t>
      </w:r>
    </w:p>
    <w:p w14:paraId="237F6BA7" w14:textId="63338A73" w:rsidR="006B114A" w:rsidRDefault="006B114A" w:rsidP="008F16B5">
      <w:pPr>
        <w:pStyle w:val="Heading3"/>
        <w:numPr>
          <w:ilvl w:val="2"/>
          <w:numId w:val="3"/>
        </w:numPr>
      </w:pPr>
      <w:r>
        <w:lastRenderedPageBreak/>
        <w:t>Level 2 – Type-based selectivity and feature class replacement</w:t>
      </w:r>
    </w:p>
    <w:p w14:paraId="6A51BC5C" w14:textId="20D30F5B" w:rsidR="006B114A" w:rsidRDefault="006B114A" w:rsidP="00996B38">
      <w:r w:rsidRPr="00E56A8E">
        <w:t xml:space="preserve">In </w:t>
      </w:r>
      <w:del w:id="479" w:author="Eivind" w:date="2018-06-21T20:17:00Z">
        <w:r w:rsidRPr="00E56A8E" w:rsidDel="00574B55">
          <w:delText xml:space="preserve">level </w:delText>
        </w:r>
      </w:del>
      <w:ins w:id="480" w:author="Eivind" w:date="2018-06-21T20:17:00Z">
        <w:r w:rsidR="00574B55">
          <w:t>L</w:t>
        </w:r>
        <w:r w:rsidR="00574B55" w:rsidRPr="00E56A8E">
          <w:t xml:space="preserve">evel </w:t>
        </w:r>
      </w:ins>
      <w:r w:rsidRPr="00E56A8E">
        <w:t xml:space="preserve">2 processing, </w:t>
      </w:r>
      <w:del w:id="481" w:author="Eivind" w:date="2018-06-21T20:17:00Z">
        <w:r w:rsidRPr="00E56A8E" w:rsidDel="00574B55">
          <w:delText xml:space="preserve">level </w:delText>
        </w:r>
      </w:del>
      <w:ins w:id="482" w:author="Eivind" w:date="2018-06-21T20:17:00Z">
        <w:r w:rsidR="00574B55">
          <w:t>L</w:t>
        </w:r>
        <w:r w:rsidR="00574B55" w:rsidRPr="00E56A8E">
          <w:t xml:space="preserve">evel </w:t>
        </w:r>
      </w:ins>
      <w:r w:rsidRPr="00E56A8E">
        <w:t>1 functionality is allowed as well as suppression of all features of a specified feature type in a specified product, with another feature type from a different product being displayed instead. Filtering by attribute values and geometry type is also possible</w:t>
      </w:r>
      <w:r w:rsidR="00355CEA" w:rsidRPr="00E56A8E">
        <w:t>. The</w:t>
      </w:r>
      <w:r w:rsidRPr="00E56A8E">
        <w:t xml:space="preserve"> output of interoperability processing is the same as </w:t>
      </w:r>
      <w:del w:id="483" w:author="Eivind" w:date="2018-06-21T20:17:00Z">
        <w:r w:rsidRPr="00E56A8E" w:rsidDel="00574B55">
          <w:delText xml:space="preserve">level </w:delText>
        </w:r>
      </w:del>
      <w:ins w:id="484" w:author="Eivind" w:date="2018-06-21T20:17:00Z">
        <w:r w:rsidR="00574B55">
          <w:t>L</w:t>
        </w:r>
        <w:r w:rsidR="00574B55" w:rsidRPr="00E56A8E">
          <w:t xml:space="preserve">evel </w:t>
        </w:r>
      </w:ins>
      <w:r w:rsidRPr="00E56A8E">
        <w:t>1 with certain feature types suppressed.</w:t>
      </w:r>
    </w:p>
    <w:p w14:paraId="5CB3F554" w14:textId="7636DDD7" w:rsidR="006B114A" w:rsidRDefault="00CA40C1" w:rsidP="00996B38">
      <w:pPr>
        <w:rPr>
          <w:ins w:id="485" w:author="Raphael Malyankar" w:date="2018-07-13T13:37:00Z"/>
        </w:rPr>
      </w:pPr>
      <w:ins w:id="486" w:author="Eivind" w:date="2018-07-10T22:42:00Z">
        <w:r>
          <w:rPr>
            <w:noProof/>
            <w:lang w:val="fr-FR" w:eastAsia="fr-FR"/>
          </w:rPr>
          <mc:AlternateContent>
            <mc:Choice Requires="wps">
              <w:drawing>
                <wp:anchor distT="45720" distB="45720" distL="114300" distR="114300" simplePos="0" relativeHeight="251680768" behindDoc="0" locked="0" layoutInCell="1" allowOverlap="1" wp14:anchorId="62504C03" wp14:editId="1B092553">
                  <wp:simplePos x="0" y="0"/>
                  <wp:positionH relativeFrom="column">
                    <wp:posOffset>15240</wp:posOffset>
                  </wp:positionH>
                  <wp:positionV relativeFrom="paragraph">
                    <wp:posOffset>873760</wp:posOffset>
                  </wp:positionV>
                  <wp:extent cx="5908675" cy="266700"/>
                  <wp:effectExtent l="0" t="0" r="15875" b="1905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675" cy="266700"/>
                          </a:xfrm>
                          <a:prstGeom prst="rect">
                            <a:avLst/>
                          </a:prstGeom>
                          <a:solidFill>
                            <a:srgbClr val="FFFFFF"/>
                          </a:solidFill>
                          <a:ln w="9525">
                            <a:solidFill>
                              <a:srgbClr val="000000"/>
                            </a:solidFill>
                            <a:miter lim="800000"/>
                            <a:headEnd/>
                            <a:tailEnd/>
                          </a:ln>
                        </wps:spPr>
                        <wps:txbx>
                          <w:txbxContent>
                            <w:p w14:paraId="19813D8B" w14:textId="29221D62" w:rsidR="00820BA8" w:rsidRDefault="00820BA8">
                              <w:ins w:id="487" w:author="Eivind" w:date="2018-07-10T22:42:00Z">
                                <w:r>
                                  <w:t>NOTE:</w:t>
                                </w:r>
                              </w:ins>
                              <w:ins w:id="488" w:author="Eivind" w:date="2018-07-10T22:43:00Z">
                                <w:r>
                                  <w:t xml:space="preserve"> </w:t>
                                </w:r>
                              </w:ins>
                              <w:ins w:id="489" w:author="Raphael Malyankar" w:date="2018-07-18T17:32:00Z">
                                <w:r>
                                  <w:t>The c</w:t>
                                </w:r>
                              </w:ins>
                              <w:ins w:id="490" w:author="Eivind" w:date="2018-07-17T22:04:00Z">
                                <w:del w:id="491" w:author="Raphael Malyankar" w:date="2018-07-18T17:32:00Z">
                                  <w:r w:rsidDel="00EB5F68">
                                    <w:delText>C</w:delText>
                                  </w:r>
                                </w:del>
                                <w:r>
                                  <w:t xml:space="preserve">riteria and process for determining what data is superior </w:t>
                                </w:r>
                                <w:del w:id="492" w:author="Raphael Malyankar" w:date="2018-07-18T17:32:00Z">
                                  <w:r w:rsidDel="00843B93">
                                    <w:delText>is</w:delText>
                                  </w:r>
                                </w:del>
                              </w:ins>
                              <w:ins w:id="493" w:author="Raphael Malyankar" w:date="2018-07-18T17:32:00Z">
                                <w:r>
                                  <w:t>are</w:t>
                                </w:r>
                              </w:ins>
                              <w:ins w:id="494" w:author="Eivind" w:date="2018-07-17T22:04:00Z">
                                <w:r>
                                  <w:t xml:space="preserve"> yet to be det</w:t>
                                </w:r>
                              </w:ins>
                              <w:ins w:id="495" w:author="Eivind" w:date="2018-07-17T22:05:00Z">
                                <w:r>
                                  <w:t>ermined.</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504C03" id="_x0000_s1027" type="#_x0000_t202" style="position:absolute;left:0;text-align:left;margin-left:1.2pt;margin-top:68.8pt;width:465.25pt;height:2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">
                  <v:textbox>
                    <w:txbxContent>
                      <w:p w14:paraId="19813D8B" w14:textId="29221D62" w:rsidR="00820BA8" w:rsidRDefault="00820BA8">
                        <w:ins w:id="496" w:author="Eivind" w:date="2018-07-10T22:42:00Z">
                          <w:r>
                            <w:t>NOTE:</w:t>
                          </w:r>
                        </w:ins>
                        <w:ins w:id="497" w:author="Eivind" w:date="2018-07-10T22:43:00Z">
                          <w:r>
                            <w:t xml:space="preserve"> </w:t>
                          </w:r>
                        </w:ins>
                        <w:ins w:id="498" w:author="Raphael Malyankar" w:date="2018-07-18T17:32:00Z">
                          <w:r>
                            <w:t>The c</w:t>
                          </w:r>
                        </w:ins>
                        <w:ins w:id="499" w:author="Eivind" w:date="2018-07-17T22:04:00Z">
                          <w:del w:id="500" w:author="Raphael Malyankar" w:date="2018-07-18T17:32:00Z">
                            <w:r w:rsidDel="00EB5F68">
                              <w:delText>C</w:delText>
                            </w:r>
                          </w:del>
                          <w:r>
                            <w:t xml:space="preserve">riteria and process for determining what data is superior </w:t>
                          </w:r>
                          <w:del w:id="501" w:author="Raphael Malyankar" w:date="2018-07-18T17:32:00Z">
                            <w:r w:rsidDel="00843B93">
                              <w:delText>is</w:delText>
                            </w:r>
                          </w:del>
                        </w:ins>
                        <w:ins w:id="502" w:author="Raphael Malyankar" w:date="2018-07-18T17:32:00Z">
                          <w:r>
                            <w:t>are</w:t>
                          </w:r>
                        </w:ins>
                        <w:ins w:id="503" w:author="Eivind" w:date="2018-07-17T22:04:00Z">
                          <w:r>
                            <w:t xml:space="preserve"> yet to be det</w:t>
                          </w:r>
                        </w:ins>
                        <w:ins w:id="504" w:author="Eivind" w:date="2018-07-17T22:05:00Z">
                          <w:r>
                            <w:t>ermined.</w:t>
                          </w:r>
                        </w:ins>
                      </w:p>
                    </w:txbxContent>
                  </v:textbox>
                  <w10:wrap type="square"/>
                </v:shape>
              </w:pict>
            </mc:Fallback>
          </mc:AlternateContent>
        </w:r>
      </w:ins>
      <w:r w:rsidR="00AF6B28">
        <w:t>Feature</w:t>
      </w:r>
      <w:r w:rsidR="006B114A">
        <w:t xml:space="preserve"> types in other products may be determined to be superior to specific ENC feature types, in the sense that the features in the other product contain more details, have higher-resolution data values, etc., than the equivalent features in the ENC. In this level of interoperability, global suppression of equivalent ENC features in favour of the superior layer is allowed – all instances of the specified ENC feature type are suppressed and the superior feature layer is displayed.</w:t>
      </w:r>
    </w:p>
    <w:p w14:paraId="63253CE1" w14:textId="5CC0241F" w:rsidR="009B1D73" w:rsidRDefault="009B1D73" w:rsidP="00996B38">
      <w:r>
        <w:t xml:space="preserve">EXAMPLE: A predefined combination suppresses S-101 </w:t>
      </w:r>
      <w:r w:rsidR="007F3AB5">
        <w:t>Radio Calling</w:t>
      </w:r>
      <w:r w:rsidR="00293D16">
        <w:t>-</w:t>
      </w:r>
      <w:r w:rsidR="007F3AB5">
        <w:t>In Point</w:t>
      </w:r>
      <w:r>
        <w:t xml:space="preserve"> features in favour of S-127 (Traffic Management) </w:t>
      </w:r>
      <w:r w:rsidR="007F3AB5">
        <w:t>Radio Calling</w:t>
      </w:r>
      <w:r w:rsidR="00293D16">
        <w:t>-</w:t>
      </w:r>
      <w:r w:rsidR="007F3AB5">
        <w:t xml:space="preserve">In Point </w:t>
      </w:r>
      <w:r>
        <w:t>features.</w:t>
      </w:r>
    </w:p>
    <w:p w14:paraId="43CA5DF1" w14:textId="77777777" w:rsidR="00AF6B28" w:rsidRDefault="00AF6B28" w:rsidP="00AF6B28">
      <w:r>
        <w:t xml:space="preserve">Selected feature types from other products may be treated as being superior to or enhancing selected ENC feature instances. The features are selected using filters (encoded in field </w:t>
      </w:r>
      <w:r w:rsidRPr="00815D9A">
        <w:rPr>
          <w:b/>
        </w:rPr>
        <w:t>attributeValueCombination</w:t>
      </w:r>
      <w:r>
        <w:t>) that use feature type and values of thematic attributes. The geometry of the superior feature instance must be spatially equal to that of the ENC feature instance (within specified tolerances).</w:t>
      </w:r>
    </w:p>
    <w:p w14:paraId="4582B899" w14:textId="77777777" w:rsidR="00AF6B28" w:rsidRDefault="00AF6B28" w:rsidP="00AF6B28">
      <w:r>
        <w:t xml:space="preserve">The interoperability result is that the selected ENC feature instances are suppressed or replaced by the specified features from the other product. Only thematic attributes can be used in </w:t>
      </w:r>
      <w:r w:rsidRPr="00B77317">
        <w:rPr>
          <w:b/>
        </w:rPr>
        <w:t>attributeValueCombination</w:t>
      </w:r>
      <w:r>
        <w:t xml:space="preserve"> fields.</w:t>
      </w:r>
    </w:p>
    <w:p w14:paraId="7ED78488" w14:textId="368B8D2A" w:rsidR="006B114A" w:rsidRDefault="006B114A" w:rsidP="00996B38">
      <w:r>
        <w:t xml:space="preserve">Selection of replaced and replacement features in this level uses feature type (and data product) information. </w:t>
      </w:r>
      <w:r w:rsidR="00DA766D">
        <w:t>T</w:t>
      </w:r>
      <w:r>
        <w:t>he only operation is replacement of instances as a whole, no combination of replaced and replacement information is done.</w:t>
      </w:r>
    </w:p>
    <w:p w14:paraId="79764A94" w14:textId="55D77AA2" w:rsidR="009B1D73" w:rsidRDefault="00D650D2" w:rsidP="00BC00DE">
      <w:r>
        <w:t>Level 2 catalogues may also include Level 1 functionality for some</w:t>
      </w:r>
      <w:r w:rsidR="008E2191">
        <w:t xml:space="preserve"> features where appropriate.</w:t>
      </w:r>
    </w:p>
    <w:p w14:paraId="61A2CCA2" w14:textId="17147E8D" w:rsidR="00D650D2" w:rsidRDefault="009B1D73" w:rsidP="00BC00DE">
      <w:r>
        <w:t>EXAMPLE: A predefined combination suppresses S-101 restricted areas of category 4 (nature reserve) in favour of S-122 Marine Protected Area features.</w:t>
      </w:r>
    </w:p>
    <w:p w14:paraId="2D0460A0" w14:textId="46887AC8" w:rsidR="006B114A" w:rsidRDefault="006B114A" w:rsidP="008F16B5">
      <w:pPr>
        <w:pStyle w:val="Heading3"/>
        <w:numPr>
          <w:ilvl w:val="2"/>
          <w:numId w:val="3"/>
        </w:numPr>
      </w:pPr>
      <w:r>
        <w:t xml:space="preserve">Level 3 – </w:t>
      </w:r>
      <w:r w:rsidR="00A71F72">
        <w:t>F</w:t>
      </w:r>
      <w:r>
        <w:t>eature hybridization</w:t>
      </w:r>
    </w:p>
    <w:p w14:paraId="1BFBA07C" w14:textId="7CDB3401" w:rsidR="006B114A" w:rsidRDefault="005871D4" w:rsidP="00996B38">
      <w:r>
        <w:t>As in Level 2, t</w:t>
      </w:r>
      <w:r w:rsidR="006B114A">
        <w:t>he ENC is treated as one of the components of the data stack, and selected feature instances from other products may be treated as being superior to or enhancing selected ENC feature instances. The feature instances are selected using selector expressions that use feature type and values of thematic attributes. The geometry of the superior/enhancing feature instance must be spatially equal to that of the ENC feature instance (within specified tolerances).</w:t>
      </w:r>
    </w:p>
    <w:p w14:paraId="1F487E08" w14:textId="08869709" w:rsidR="006B114A" w:rsidRDefault="005871D4" w:rsidP="00996B38">
      <w:r>
        <w:t xml:space="preserve">Level 3 extends </w:t>
      </w:r>
      <w:r w:rsidR="006B114A">
        <w:t xml:space="preserve">interoperability </w:t>
      </w:r>
      <w:r w:rsidR="00D650D2">
        <w:t xml:space="preserve">functionality of Level 2 </w:t>
      </w:r>
      <w:r w:rsidR="006B114A">
        <w:t>i</w:t>
      </w:r>
      <w:r w:rsidR="00D650D2">
        <w:t>n</w:t>
      </w:r>
      <w:r w:rsidR="006B114A">
        <w:t xml:space="preserve"> that the ENC feature instance is either suppressed or replaced by the other feature instance </w:t>
      </w:r>
      <w:r w:rsidR="00D650D2">
        <w:t xml:space="preserve">(as in Level 2) </w:t>
      </w:r>
      <w:r w:rsidR="006B114A">
        <w:t xml:space="preserve">or hybridized with it </w:t>
      </w:r>
      <w:r w:rsidR="00D650D2">
        <w:t xml:space="preserve">- </w:t>
      </w:r>
      <w:r w:rsidR="006B114A">
        <w:t>i.e., their attributes are combined in some way. In Level 3, only thematic attributes can be combined</w:t>
      </w:r>
      <w:r w:rsidR="00D650D2">
        <w:t xml:space="preserve"> for the purposes of hybridization</w:t>
      </w:r>
      <w:r w:rsidR="006B114A">
        <w:t>.</w:t>
      </w:r>
    </w:p>
    <w:p w14:paraId="3B17A93C" w14:textId="77777777" w:rsidR="006B114A" w:rsidRDefault="006B114A" w:rsidP="00996B38">
      <w:r>
        <w:t>Hybridization may consist of adjustments to attributes of one of the ENC/other feature instances, such as re-calculation of values of numeric attribute, addition of listed values to an enumeration attribute. Hybridization may also result in an instance of a different feature type with an enhanced set of thematic attributes, some of which may be new attributes generated from attribute values of the original instances.</w:t>
      </w:r>
    </w:p>
    <w:p w14:paraId="15C442B5" w14:textId="77777777" w:rsidR="006B114A" w:rsidRDefault="006B114A" w:rsidP="00996B38">
      <w:r>
        <w:rPr>
          <w:noProof/>
          <w:lang w:val="fr-FR" w:eastAsia="fr-FR"/>
        </w:rPr>
        <w:lastRenderedPageBreak/>
        <mc:AlternateContent>
          <mc:Choice Requires="wps">
            <w:drawing>
              <wp:anchor distT="45720" distB="45720" distL="114300" distR="114300" simplePos="0" relativeHeight="251660288" behindDoc="0" locked="0" layoutInCell="1" allowOverlap="1" wp14:anchorId="6D3DF774" wp14:editId="56A333AB">
                <wp:simplePos x="0" y="0"/>
                <wp:positionH relativeFrom="column">
                  <wp:posOffset>0</wp:posOffset>
                </wp:positionH>
                <wp:positionV relativeFrom="paragraph">
                  <wp:posOffset>601980</wp:posOffset>
                </wp:positionV>
                <wp:extent cx="5928360" cy="449580"/>
                <wp:effectExtent l="0" t="0" r="15240" b="2667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449580"/>
                        </a:xfrm>
                        <a:prstGeom prst="rect">
                          <a:avLst/>
                        </a:prstGeom>
                        <a:solidFill>
                          <a:srgbClr val="FFFFFF"/>
                        </a:solidFill>
                        <a:ln w="9525">
                          <a:solidFill>
                            <a:srgbClr val="000000"/>
                          </a:solidFill>
                          <a:miter lim="800000"/>
                          <a:headEnd/>
                          <a:tailEnd/>
                        </a:ln>
                      </wps:spPr>
                      <wps:txbx>
                        <w:txbxContent>
                          <w:p w14:paraId="7B6DF1E9" w14:textId="553B438E" w:rsidR="00820BA8" w:rsidRDefault="00820BA8" w:rsidP="00996B38">
                            <w:r>
                              <w:t>Support for this level is not fully elaborated in this version of the Interoperability Catalogue Specification and it should therefore not be implemented in interoperability catalogues created from this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3DF774" id="_x0000_s1028" type="#_x0000_t202" style="position:absolute;left:0;text-align:left;margin-left:0;margin-top:47.4pt;width:466.8pt;height:35.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">
                <v:textbox>
                  <w:txbxContent>
                    <w:p w14:paraId="7B6DF1E9" w14:textId="553B438E" w:rsidR="00820BA8" w:rsidRDefault="00820BA8" w:rsidP="00996B38">
                      <w:r>
                        <w:t>Support for this level is not fully elaborated in this version of the Interoperability Catalogue Specification and it should therefore not be implemented in interoperability catalogues created from this specification</w:t>
                      </w:r>
                    </w:p>
                  </w:txbxContent>
                </v:textbox>
                <w10:wrap type="square"/>
              </v:shape>
            </w:pict>
          </mc:Fallback>
        </mc:AlternateContent>
      </w:r>
      <w:r>
        <w:t>The interoperability product will include a hybrid feature catalogue and portrayal catalogue defining the feature types and portrayals for new hybrid features. Their structures will be the same as regular feature and portrayal catalogues.</w:t>
      </w:r>
    </w:p>
    <w:p w14:paraId="06E8E8FD" w14:textId="77777777" w:rsidR="007C385A" w:rsidRDefault="007C385A" w:rsidP="007C385A"/>
    <w:p w14:paraId="1E910100" w14:textId="7B51A9B8" w:rsidR="006B114A" w:rsidRDefault="006B114A" w:rsidP="008F16B5">
      <w:pPr>
        <w:pStyle w:val="Heading3"/>
        <w:numPr>
          <w:ilvl w:val="2"/>
          <w:numId w:val="3"/>
        </w:numPr>
      </w:pPr>
      <w:r>
        <w:t>Level 4 – Spatial operations</w:t>
      </w:r>
    </w:p>
    <w:p w14:paraId="3BE02335" w14:textId="2B7AC67B" w:rsidR="006B114A" w:rsidRDefault="006B114A" w:rsidP="00996B38">
      <w:r>
        <w:t>This level is the same as Level 3, but permitted spatial queries (to determine related subsets) and operations (to define the interoperation result) are explicitly defined using an adequate set of spatially-capable rules.</w:t>
      </w:r>
    </w:p>
    <w:p w14:paraId="20B389AA" w14:textId="6A3436E2" w:rsidR="006B114A" w:rsidRDefault="006B114A" w:rsidP="00996B38">
      <w:r>
        <w:t>This means that the ENC and other-product feature(s) need not be spatially equal, they need only be related to one another by the spatial query. For hybridization, in addition to thematic attributes, feature geometry can also be combined using spatial operations.</w:t>
      </w:r>
    </w:p>
    <w:p w14:paraId="5E352A8C" w14:textId="54C573B3" w:rsidR="006B114A" w:rsidRDefault="00BD0E3C">
      <w:r>
        <w:rPr>
          <w:noProof/>
          <w:lang w:val="fr-FR" w:eastAsia="fr-FR"/>
        </w:rPr>
        <mc:AlternateContent>
          <mc:Choice Requires="wps">
            <w:drawing>
              <wp:anchor distT="45720" distB="45720" distL="114300" distR="114300" simplePos="0" relativeHeight="251659264" behindDoc="0" locked="0" layoutInCell="1" allowOverlap="1" wp14:anchorId="43AC21FF" wp14:editId="7619E1FE">
                <wp:simplePos x="0" y="0"/>
                <wp:positionH relativeFrom="column">
                  <wp:posOffset>7620</wp:posOffset>
                </wp:positionH>
                <wp:positionV relativeFrom="paragraph">
                  <wp:posOffset>562610</wp:posOffset>
                </wp:positionV>
                <wp:extent cx="5928360" cy="403860"/>
                <wp:effectExtent l="0" t="0" r="1524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403860"/>
                        </a:xfrm>
                        <a:prstGeom prst="rect">
                          <a:avLst/>
                        </a:prstGeom>
                        <a:solidFill>
                          <a:srgbClr val="FFFFFF"/>
                        </a:solidFill>
                        <a:ln w="9525">
                          <a:solidFill>
                            <a:srgbClr val="000000"/>
                          </a:solidFill>
                          <a:miter lim="800000"/>
                          <a:headEnd/>
                          <a:tailEnd/>
                        </a:ln>
                      </wps:spPr>
                      <wps:txbx>
                        <w:txbxContent>
                          <w:p w14:paraId="11CDCB1F" w14:textId="5728E26F" w:rsidR="00820BA8" w:rsidRDefault="00820BA8" w:rsidP="003D059B">
                            <w:r>
                              <w:t>Support for this level is not fully elaborated in this version of the Interoperability Catalogue Specification and it should therefore not be implemented in interoperability catalogues created from this specification</w:t>
                            </w:r>
                          </w:p>
                          <w:p w14:paraId="78FB6F52" w14:textId="6E7C15B8" w:rsidR="00820BA8" w:rsidRDefault="00820B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AC21FF" id="_x0000_s1029" type="#_x0000_t202" style="position:absolute;left:0;text-align:left;margin-left:.6pt;margin-top:44.3pt;width:466.8pt;height:31.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">
                <v:textbox>
                  <w:txbxContent>
                    <w:p w14:paraId="11CDCB1F" w14:textId="5728E26F" w:rsidR="00820BA8" w:rsidRDefault="00820BA8" w:rsidP="003D059B">
                      <w:r>
                        <w:t>Support for this level is not fully elaborated in this version of the Interoperability Catalogue Specification and it should therefore not be implemented in interoperability catalogues created from this specification</w:t>
                      </w:r>
                    </w:p>
                    <w:p w14:paraId="78FB6F52" w14:textId="6E7C15B8" w:rsidR="00820BA8" w:rsidRDefault="00820BA8"/>
                  </w:txbxContent>
                </v:textbox>
                <w10:wrap type="square"/>
              </v:shape>
            </w:pict>
          </mc:Fallback>
        </mc:AlternateContent>
      </w:r>
      <w:r w:rsidR="006B114A">
        <w:t>Note: The spatial queries for determining related ENC/other-product features can be defined in terms of explicit rules such as positions within X m, or X mm at product scale for point features, 99% overlap for area features, or some other adequate explicit rule.</w:t>
      </w:r>
    </w:p>
    <w:p w14:paraId="2B62F1E9" w14:textId="140AFB4D" w:rsidR="00840327" w:rsidRDefault="00840327" w:rsidP="009937E8">
      <w:pPr>
        <w:pStyle w:val="Heading3"/>
      </w:pPr>
      <w:r>
        <w:t>Progression of interoperability levels</w:t>
      </w:r>
    </w:p>
    <w:p w14:paraId="45789367" w14:textId="0BEC037E" w:rsidR="000113CB" w:rsidRDefault="000113CB" w:rsidP="009937E8">
      <w:r>
        <w:t>Higher levels of interoperability use progressively more of the interoperability catalogue model. Figure</w:t>
      </w:r>
      <w:r w:rsidR="00750D65">
        <w:t xml:space="preserve"> 4-6</w:t>
      </w:r>
      <w:r>
        <w:t xml:space="preserve"> shows the additional components of the model used in Level 2 compared to Level 1. Level 2 may use </w:t>
      </w:r>
      <w:r w:rsidRPr="009937E8">
        <w:rPr>
          <w:b/>
        </w:rPr>
        <w:t>S100_IC_PredefinedCombination</w:t>
      </w:r>
      <w:r>
        <w:t xml:space="preserve"> and </w:t>
      </w:r>
      <w:r w:rsidRPr="009937E8">
        <w:rPr>
          <w:b/>
        </w:rPr>
        <w:t>S100_IC_SuppressedFeatureLayer</w:t>
      </w:r>
      <w:r>
        <w:t xml:space="preserve"> </w:t>
      </w:r>
      <w:r w:rsidR="00CC3335">
        <w:t xml:space="preserve">elements </w:t>
      </w:r>
      <w:r>
        <w:t xml:space="preserve">in addition to </w:t>
      </w:r>
      <w:r w:rsidR="00CC3335" w:rsidRPr="009937E8">
        <w:rPr>
          <w:b/>
        </w:rPr>
        <w:t>S100_IC_DisplayPlane</w:t>
      </w:r>
      <w:r w:rsidR="00CC3335">
        <w:t xml:space="preserve">, </w:t>
      </w:r>
      <w:r w:rsidR="00CC3335" w:rsidRPr="009937E8">
        <w:rPr>
          <w:b/>
        </w:rPr>
        <w:t>S100_IC_Feature</w:t>
      </w:r>
      <w:r w:rsidR="00CC3335">
        <w:t xml:space="preserve">, and </w:t>
      </w:r>
      <w:r w:rsidR="00CC3335" w:rsidRPr="009937E8">
        <w:rPr>
          <w:b/>
        </w:rPr>
        <w:t>S100_IC_DrawingInstruction</w:t>
      </w:r>
      <w:r w:rsidR="00CC3335">
        <w:t>.</w:t>
      </w:r>
    </w:p>
    <w:p w14:paraId="434366CC" w14:textId="77777777" w:rsidR="000113CB" w:rsidRDefault="000113CB" w:rsidP="009937E8">
      <w:pPr>
        <w:keepNext/>
        <w:jc w:val="center"/>
      </w:pPr>
      <w:r>
        <w:rPr>
          <w:noProof/>
          <w:lang w:val="fr-FR" w:eastAsia="fr-FR"/>
        </w:rPr>
        <w:lastRenderedPageBreak/>
        <w:drawing>
          <wp:inline distT="0" distB="0" distL="0" distR="0" wp14:anchorId="41067025" wp14:editId="57270281">
            <wp:extent cx="5063067" cy="3103170"/>
            <wp:effectExtent l="0" t="0" r="444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vel 1 and 2 progression.png"/>
                    <pic:cNvPicPr/>
                  </pic:nvPicPr>
                  <pic:blipFill>
                    <a:blip r:embed="rId16">
                      <a:extLst>
                        <a:ext uri="{28A0092B-C50C-407E-A947-70E740481C1C}">
                          <a14:useLocalDpi xmlns:a14="http://schemas.microsoft.com/office/drawing/2010/main" val="0"/>
                        </a:ext>
                      </a:extLst>
                    </a:blip>
                    <a:stretch>
                      <a:fillRect/>
                    </a:stretch>
                  </pic:blipFill>
                  <pic:spPr>
                    <a:xfrm>
                      <a:off x="0" y="0"/>
                      <a:ext cx="5096940" cy="3123931"/>
                    </a:xfrm>
                    <a:prstGeom prst="rect">
                      <a:avLst/>
                    </a:prstGeom>
                  </pic:spPr>
                </pic:pic>
              </a:graphicData>
            </a:graphic>
          </wp:inline>
        </w:drawing>
      </w:r>
    </w:p>
    <w:p w14:paraId="4BBBFFAD" w14:textId="49C4D6A4" w:rsidR="000113CB" w:rsidRDefault="000113CB" w:rsidP="00DA7F8F">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4</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6</w:t>
      </w:r>
      <w:r w:rsidR="00750D65">
        <w:fldChar w:fldCharType="end"/>
      </w:r>
      <w:r>
        <w:t>. Progressive use of interoperability catalogue model - Levels 1 and 2 compared</w:t>
      </w:r>
    </w:p>
    <w:p w14:paraId="0C43D855" w14:textId="1F755861" w:rsidR="000113CB" w:rsidRDefault="000113CB" w:rsidP="000113CB"/>
    <w:p w14:paraId="73CC49D7" w14:textId="77777777" w:rsidR="00ED2332" w:rsidRDefault="00ED2332">
      <w:pPr>
        <w:sectPr w:rsidR="00ED2332" w:rsidSect="007A6063">
          <w:pgSz w:w="12240" w:h="15840"/>
          <w:pgMar w:top="1440" w:right="1440" w:bottom="1440" w:left="1440" w:header="708" w:footer="708" w:gutter="0"/>
          <w:pgNumType w:start="1"/>
          <w:cols w:space="708"/>
          <w:docGrid w:linePitch="360"/>
        </w:sectPr>
      </w:pPr>
    </w:p>
    <w:p w14:paraId="38AE2490" w14:textId="62892B6D" w:rsidR="006B114A" w:rsidRDefault="006B114A" w:rsidP="008F16B5">
      <w:pPr>
        <w:pStyle w:val="Heading2"/>
        <w:numPr>
          <w:ilvl w:val="1"/>
          <w:numId w:val="3"/>
        </w:numPr>
      </w:pPr>
      <w:bookmarkStart w:id="496" w:name="_Toc519804903"/>
      <w:r>
        <w:lastRenderedPageBreak/>
        <w:t>UML model documentation tables</w:t>
      </w:r>
      <w:bookmarkEnd w:id="496"/>
    </w:p>
    <w:p w14:paraId="0BBD6AC7" w14:textId="52B14675" w:rsidR="006B114A" w:rsidRDefault="006B114A">
      <w:r>
        <w:t xml:space="preserve">The tables in this section describe an Interoperability Catalogue that is capable of </w:t>
      </w:r>
      <w:r w:rsidR="00EB6EA0">
        <w:t xml:space="preserve">Interoperability </w:t>
      </w:r>
      <w:r>
        <w:t xml:space="preserve">Levels 1 and 2 as depicted in Figure </w:t>
      </w:r>
      <w:r w:rsidR="00B84D00">
        <w:t>4-3</w:t>
      </w:r>
      <w:r>
        <w:t>.</w:t>
      </w:r>
    </w:p>
    <w:p w14:paraId="7CB60C30" w14:textId="5D6C2E06" w:rsidR="006B114A" w:rsidRDefault="006B114A" w:rsidP="00996B38">
      <w:pPr>
        <w:pStyle w:val="Caption"/>
        <w:keepNext/>
        <w:rPr>
          <w:rFonts w:ascii="Arial Narrow" w:hAnsi="Arial Narrow"/>
        </w:rPr>
      </w:pPr>
      <w:r>
        <w:t xml:space="preserve">Table </w:t>
      </w:r>
      <w:r w:rsidR="005500B4">
        <w:fldChar w:fldCharType="begin"/>
      </w:r>
      <w:r w:rsidR="005500B4">
        <w:instrText xml:space="preserve"> SEQ Table \* ARABIC </w:instrText>
      </w:r>
      <w:r w:rsidR="005500B4">
        <w:fldChar w:fldCharType="separate"/>
      </w:r>
      <w:r w:rsidR="00CF17A6">
        <w:rPr>
          <w:noProof/>
        </w:rPr>
        <w:t>6</w:t>
      </w:r>
      <w:r w:rsidR="005500B4">
        <w:fldChar w:fldCharType="end"/>
      </w:r>
      <w:r>
        <w:t>. S100_IC_DisplayPlane</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400"/>
        <w:gridCol w:w="4320"/>
        <w:gridCol w:w="1012"/>
        <w:gridCol w:w="1900"/>
        <w:gridCol w:w="3216"/>
      </w:tblGrid>
      <w:tr w:rsidR="006B114A" w14:paraId="4C6B7040"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6EFE7A9B"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400" w:type="dxa"/>
            <w:tcBorders>
              <w:top w:val="single" w:sz="4" w:space="0" w:color="000000"/>
              <w:left w:val="single" w:sz="4" w:space="0" w:color="000000"/>
              <w:bottom w:val="single" w:sz="4" w:space="0" w:color="000000"/>
              <w:right w:val="single" w:sz="4" w:space="0" w:color="000000"/>
            </w:tcBorders>
            <w:vAlign w:val="center"/>
            <w:hideMark/>
          </w:tcPr>
          <w:p w14:paraId="33B27F2D"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61C5A65B"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1012" w:type="dxa"/>
            <w:tcBorders>
              <w:top w:val="single" w:sz="4" w:space="0" w:color="000000"/>
              <w:left w:val="single" w:sz="4" w:space="0" w:color="000000"/>
              <w:bottom w:val="single" w:sz="4" w:space="0" w:color="000000"/>
              <w:right w:val="single" w:sz="4" w:space="0" w:color="000000"/>
            </w:tcBorders>
            <w:vAlign w:val="center"/>
            <w:hideMark/>
          </w:tcPr>
          <w:p w14:paraId="768BD60F"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6D9FF7F4"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6" w:type="dxa"/>
            <w:tcBorders>
              <w:top w:val="single" w:sz="4" w:space="0" w:color="000000"/>
              <w:left w:val="single" w:sz="4" w:space="0" w:color="000000"/>
              <w:bottom w:val="single" w:sz="4" w:space="0" w:color="000000"/>
              <w:right w:val="single" w:sz="4" w:space="0" w:color="000000"/>
            </w:tcBorders>
            <w:vAlign w:val="center"/>
            <w:hideMark/>
          </w:tcPr>
          <w:p w14:paraId="2CF84B3F"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4476F58D"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50BE223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400" w:type="dxa"/>
            <w:tcBorders>
              <w:top w:val="single" w:sz="4" w:space="0" w:color="000000"/>
              <w:left w:val="single" w:sz="4" w:space="0" w:color="000000"/>
              <w:bottom w:val="single" w:sz="4" w:space="0" w:color="000000"/>
              <w:right w:val="single" w:sz="4" w:space="0" w:color="000000"/>
            </w:tcBorders>
            <w:hideMark/>
          </w:tcPr>
          <w:p w14:paraId="29335F17"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S100_IC_DisplayPlane</w:t>
            </w:r>
          </w:p>
        </w:tc>
        <w:tc>
          <w:tcPr>
            <w:tcW w:w="4320" w:type="dxa"/>
            <w:tcBorders>
              <w:top w:val="single" w:sz="4" w:space="0" w:color="000000"/>
              <w:left w:val="single" w:sz="4" w:space="0" w:color="000000"/>
              <w:bottom w:val="single" w:sz="4" w:space="0" w:color="000000"/>
              <w:right w:val="single" w:sz="4" w:space="0" w:color="000000"/>
            </w:tcBorders>
            <w:hideMark/>
          </w:tcPr>
          <w:p w14:paraId="32D3B74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Each display plane identifies all features and their draw orders within the plane. Display priority defines the order in which display planes are rendered.</w:t>
            </w:r>
          </w:p>
        </w:tc>
        <w:tc>
          <w:tcPr>
            <w:tcW w:w="1012" w:type="dxa"/>
            <w:tcBorders>
              <w:top w:val="single" w:sz="4" w:space="0" w:color="000000"/>
              <w:left w:val="single" w:sz="4" w:space="0" w:color="000000"/>
              <w:bottom w:val="single" w:sz="4" w:space="0" w:color="000000"/>
              <w:right w:val="single" w:sz="4" w:space="0" w:color="000000"/>
            </w:tcBorders>
            <w:hideMark/>
          </w:tcPr>
          <w:p w14:paraId="7F2B8C16" w14:textId="67341CA9"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r w:rsidR="008216C3">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44AA3203" w14:textId="0F4F537B"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r w:rsidR="008216C3">
              <w:rPr>
                <w:rFonts w:cs="Arial"/>
                <w:sz w:val="16"/>
                <w:szCs w:val="16"/>
                <w:lang w:val="en-US" w:eastAsia="ar-SA"/>
              </w:rPr>
              <w:t>-</w:t>
            </w:r>
          </w:p>
        </w:tc>
        <w:tc>
          <w:tcPr>
            <w:tcW w:w="3216" w:type="dxa"/>
            <w:tcBorders>
              <w:top w:val="single" w:sz="4" w:space="0" w:color="000000"/>
              <w:left w:val="single" w:sz="4" w:space="0" w:color="000000"/>
              <w:bottom w:val="single" w:sz="4" w:space="0" w:color="000000"/>
              <w:right w:val="single" w:sz="4" w:space="0" w:color="000000"/>
            </w:tcBorders>
            <w:hideMark/>
          </w:tcPr>
          <w:p w14:paraId="504D670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Composition component of S100_IC_InteroperabilityCatalogue, container displayPlanes</w:t>
            </w:r>
          </w:p>
        </w:tc>
      </w:tr>
      <w:tr w:rsidR="006B114A" w14:paraId="4C5D8B56"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2B6F2E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5F92134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identifier</w:t>
            </w:r>
          </w:p>
        </w:tc>
        <w:tc>
          <w:tcPr>
            <w:tcW w:w="4320" w:type="dxa"/>
            <w:tcBorders>
              <w:top w:val="single" w:sz="4" w:space="0" w:color="000000"/>
              <w:left w:val="single" w:sz="4" w:space="0" w:color="000000"/>
              <w:bottom w:val="single" w:sz="4" w:space="0" w:color="000000"/>
              <w:right w:val="single" w:sz="4" w:space="0" w:color="000000"/>
            </w:tcBorders>
            <w:hideMark/>
          </w:tcPr>
          <w:p w14:paraId="01F9CEC8"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unique identifier of the display plane</w:t>
            </w:r>
          </w:p>
        </w:tc>
        <w:tc>
          <w:tcPr>
            <w:tcW w:w="1012" w:type="dxa"/>
            <w:tcBorders>
              <w:top w:val="single" w:sz="4" w:space="0" w:color="000000"/>
              <w:left w:val="single" w:sz="4" w:space="0" w:color="000000"/>
              <w:bottom w:val="single" w:sz="4" w:space="0" w:color="000000"/>
              <w:right w:val="single" w:sz="4" w:space="0" w:color="000000"/>
            </w:tcBorders>
            <w:hideMark/>
          </w:tcPr>
          <w:p w14:paraId="677E6F2C"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787BE4BE" w14:textId="2E5CE3ED" w:rsidR="006B114A" w:rsidRDefault="00CD6822">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hideMark/>
          </w:tcPr>
          <w:p w14:paraId="4403443C"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must be unique</w:t>
            </w:r>
          </w:p>
        </w:tc>
      </w:tr>
      <w:tr w:rsidR="006B114A" w:rsidRPr="00B53191" w14:paraId="3BF53B29"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BB73E6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7FE1DF4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name</w:t>
            </w:r>
          </w:p>
        </w:tc>
        <w:tc>
          <w:tcPr>
            <w:tcW w:w="4320" w:type="dxa"/>
            <w:tcBorders>
              <w:top w:val="single" w:sz="4" w:space="0" w:color="000000"/>
              <w:left w:val="single" w:sz="4" w:space="0" w:color="000000"/>
              <w:bottom w:val="single" w:sz="4" w:space="0" w:color="000000"/>
              <w:right w:val="single" w:sz="4" w:space="0" w:color="000000"/>
            </w:tcBorders>
            <w:hideMark/>
          </w:tcPr>
          <w:p w14:paraId="17400CFA"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Name of display plane</w:t>
            </w:r>
          </w:p>
        </w:tc>
        <w:tc>
          <w:tcPr>
            <w:tcW w:w="1012" w:type="dxa"/>
            <w:tcBorders>
              <w:top w:val="single" w:sz="4" w:space="0" w:color="000000"/>
              <w:left w:val="single" w:sz="4" w:space="0" w:color="000000"/>
              <w:bottom w:val="single" w:sz="4" w:space="0" w:color="000000"/>
              <w:right w:val="single" w:sz="4" w:space="0" w:color="000000"/>
            </w:tcBorders>
            <w:hideMark/>
          </w:tcPr>
          <w:p w14:paraId="0F3E864D"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6CB2E347"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hideMark/>
          </w:tcPr>
          <w:p w14:paraId="25C61A8C" w14:textId="77777777" w:rsidR="006B114A" w:rsidRDefault="006B114A">
            <w:pPr>
              <w:suppressAutoHyphens/>
              <w:snapToGrid w:val="0"/>
              <w:spacing w:before="60" w:after="60" w:line="240" w:lineRule="auto"/>
              <w:jc w:val="left"/>
              <w:rPr>
                <w:rFonts w:cs="Arial"/>
                <w:sz w:val="16"/>
                <w:szCs w:val="16"/>
                <w:lang w:val="nb-NO" w:eastAsia="ar-SA"/>
              </w:rPr>
            </w:pPr>
            <w:r>
              <w:rPr>
                <w:rFonts w:cs="Arial"/>
                <w:sz w:val="16"/>
                <w:szCs w:val="16"/>
                <w:lang w:val="nb-NO" w:eastAsia="ar-SA"/>
              </w:rPr>
              <w:t>under radar, over radar, etc.</w:t>
            </w:r>
          </w:p>
        </w:tc>
      </w:tr>
      <w:tr w:rsidR="006B114A" w14:paraId="52F23101"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49EB669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66CC834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displayPriority</w:t>
            </w:r>
          </w:p>
        </w:tc>
        <w:tc>
          <w:tcPr>
            <w:tcW w:w="4320" w:type="dxa"/>
            <w:tcBorders>
              <w:top w:val="single" w:sz="4" w:space="0" w:color="000000"/>
              <w:left w:val="single" w:sz="4" w:space="0" w:color="000000"/>
              <w:bottom w:val="single" w:sz="4" w:space="0" w:color="000000"/>
              <w:right w:val="single" w:sz="4" w:space="0" w:color="000000"/>
            </w:tcBorders>
            <w:hideMark/>
          </w:tcPr>
          <w:p w14:paraId="4ED435DF" w14:textId="79E390DC"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display priority</w:t>
            </w:r>
            <w:r w:rsidR="00D63383">
              <w:rPr>
                <w:rFonts w:cs="Arial"/>
                <w:sz w:val="16"/>
                <w:szCs w:val="16"/>
                <w:lang w:val="en-US" w:eastAsia="ar-SA"/>
              </w:rPr>
              <w:t xml:space="preserve"> </w:t>
            </w:r>
            <w:r>
              <w:rPr>
                <w:rFonts w:cs="Arial"/>
                <w:sz w:val="16"/>
                <w:szCs w:val="16"/>
                <w:lang w:val="en-US" w:eastAsia="ar-SA"/>
              </w:rPr>
              <w:t>controls the order in which the output of the portrayal functions is processed by the rendering engine. Priorities with smaller numerical values will be processed first.</w:t>
            </w:r>
          </w:p>
        </w:tc>
        <w:tc>
          <w:tcPr>
            <w:tcW w:w="1012" w:type="dxa"/>
            <w:tcBorders>
              <w:top w:val="single" w:sz="4" w:space="0" w:color="000000"/>
              <w:left w:val="single" w:sz="4" w:space="0" w:color="000000"/>
              <w:bottom w:val="single" w:sz="4" w:space="0" w:color="000000"/>
              <w:right w:val="single" w:sz="4" w:space="0" w:color="000000"/>
            </w:tcBorders>
            <w:hideMark/>
          </w:tcPr>
          <w:p w14:paraId="3E237D02"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727F9D2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Integer</w:t>
            </w:r>
          </w:p>
        </w:tc>
        <w:tc>
          <w:tcPr>
            <w:tcW w:w="3216" w:type="dxa"/>
            <w:tcBorders>
              <w:top w:val="single" w:sz="4" w:space="0" w:color="000000"/>
              <w:left w:val="single" w:sz="4" w:space="0" w:color="000000"/>
              <w:bottom w:val="single" w:sz="4" w:space="0" w:color="000000"/>
              <w:right w:val="single" w:sz="4" w:space="0" w:color="000000"/>
            </w:tcBorders>
            <w:hideMark/>
          </w:tcPr>
          <w:p w14:paraId="24BBC7F1"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Ref. S-100 § 9-12.1</w:t>
            </w:r>
          </w:p>
        </w:tc>
      </w:tr>
      <w:tr w:rsidR="006B114A" w14:paraId="1A17C587"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04EE60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5DDA8AC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description</w:t>
            </w:r>
          </w:p>
        </w:tc>
        <w:tc>
          <w:tcPr>
            <w:tcW w:w="4320" w:type="dxa"/>
            <w:tcBorders>
              <w:top w:val="single" w:sz="4" w:space="0" w:color="000000"/>
              <w:left w:val="single" w:sz="4" w:space="0" w:color="000000"/>
              <w:bottom w:val="single" w:sz="4" w:space="0" w:color="000000"/>
              <w:right w:val="single" w:sz="4" w:space="0" w:color="000000"/>
            </w:tcBorders>
            <w:hideMark/>
          </w:tcPr>
          <w:p w14:paraId="2409F883"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description of the display plane</w:t>
            </w:r>
          </w:p>
        </w:tc>
        <w:tc>
          <w:tcPr>
            <w:tcW w:w="1012" w:type="dxa"/>
            <w:tcBorders>
              <w:top w:val="single" w:sz="4" w:space="0" w:color="000000"/>
              <w:left w:val="single" w:sz="4" w:space="0" w:color="000000"/>
              <w:bottom w:val="single" w:sz="4" w:space="0" w:color="000000"/>
              <w:right w:val="single" w:sz="4" w:space="0" w:color="000000"/>
            </w:tcBorders>
            <w:hideMark/>
          </w:tcPr>
          <w:p w14:paraId="2D8F90BC"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77B0394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tcPr>
          <w:p w14:paraId="3E92A02D"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489F55A8"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1D018417"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Composition</w:t>
            </w:r>
          </w:p>
        </w:tc>
        <w:tc>
          <w:tcPr>
            <w:tcW w:w="2400" w:type="dxa"/>
            <w:tcBorders>
              <w:top w:val="single" w:sz="4" w:space="0" w:color="000000"/>
              <w:left w:val="single" w:sz="4" w:space="0" w:color="000000"/>
              <w:bottom w:val="single" w:sz="4" w:space="0" w:color="000000"/>
              <w:right w:val="single" w:sz="4" w:space="0" w:color="000000"/>
            </w:tcBorders>
            <w:hideMark/>
          </w:tcPr>
          <w:p w14:paraId="5E353B1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features</w:t>
            </w:r>
          </w:p>
        </w:tc>
        <w:tc>
          <w:tcPr>
            <w:tcW w:w="4320" w:type="dxa"/>
            <w:tcBorders>
              <w:top w:val="single" w:sz="4" w:space="0" w:color="000000"/>
              <w:left w:val="single" w:sz="4" w:space="0" w:color="000000"/>
              <w:bottom w:val="single" w:sz="4" w:space="0" w:color="000000"/>
              <w:right w:val="single" w:sz="4" w:space="0" w:color="000000"/>
            </w:tcBorders>
            <w:hideMark/>
          </w:tcPr>
          <w:p w14:paraId="3B2918A1" w14:textId="00DB42A3"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Container for S100_IC_Feature elements</w:t>
            </w:r>
          </w:p>
        </w:tc>
        <w:tc>
          <w:tcPr>
            <w:tcW w:w="1012" w:type="dxa"/>
            <w:tcBorders>
              <w:top w:val="single" w:sz="4" w:space="0" w:color="000000"/>
              <w:left w:val="single" w:sz="4" w:space="0" w:color="000000"/>
              <w:bottom w:val="single" w:sz="4" w:space="0" w:color="000000"/>
              <w:right w:val="single" w:sz="4" w:space="0" w:color="000000"/>
            </w:tcBorders>
            <w:hideMark/>
          </w:tcPr>
          <w:p w14:paraId="31E26F3B" w14:textId="715A65D1" w:rsidR="00DB0551" w:rsidRDefault="00DB0551">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(container)</w:t>
            </w:r>
          </w:p>
          <w:p w14:paraId="32A2BD91" w14:textId="73E47311" w:rsidR="006B114A" w:rsidRDefault="00F162A3">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r w:rsidR="006B114A">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284F3EC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&lt;sequence&gt;S100_IC_Feature</w:t>
            </w:r>
          </w:p>
        </w:tc>
        <w:tc>
          <w:tcPr>
            <w:tcW w:w="3216" w:type="dxa"/>
            <w:tcBorders>
              <w:top w:val="single" w:sz="4" w:space="0" w:color="000000"/>
              <w:left w:val="single" w:sz="4" w:space="0" w:color="000000"/>
              <w:bottom w:val="single" w:sz="4" w:space="0" w:color="000000"/>
              <w:right w:val="single" w:sz="4" w:space="0" w:color="000000"/>
            </w:tcBorders>
            <w:hideMark/>
          </w:tcPr>
          <w:p w14:paraId="0328A06E" w14:textId="720B83BE" w:rsidR="006B114A" w:rsidRDefault="00F162A3">
            <w:pPr>
              <w:suppressAutoHyphens/>
              <w:snapToGrid w:val="0"/>
              <w:spacing w:before="60" w:after="60" w:line="240" w:lineRule="auto"/>
              <w:jc w:val="left"/>
              <w:rPr>
                <w:rFonts w:cs="Arial"/>
                <w:sz w:val="16"/>
                <w:szCs w:val="16"/>
                <w:lang w:val="en-US" w:eastAsia="ar-SA"/>
              </w:rPr>
            </w:pPr>
            <w:r>
              <w:rPr>
                <w:rFonts w:cs="Arial"/>
                <w:sz w:val="16"/>
                <w:szCs w:val="16"/>
                <w:lang w:val="en-US" w:eastAsia="ar-SA"/>
              </w:rPr>
              <w:t>At least one</w:t>
            </w:r>
            <w:r w:rsidR="006B114A">
              <w:rPr>
                <w:rFonts w:cs="Arial"/>
                <w:sz w:val="16"/>
                <w:szCs w:val="16"/>
                <w:lang w:val="en-US" w:eastAsia="ar-SA"/>
              </w:rPr>
              <w:t xml:space="preserve"> S100_IC_Feature </w:t>
            </w:r>
            <w:r>
              <w:rPr>
                <w:rFonts w:cs="Arial"/>
                <w:sz w:val="16"/>
                <w:szCs w:val="16"/>
                <w:lang w:val="en-US" w:eastAsia="ar-SA"/>
              </w:rPr>
              <w:t xml:space="preserve">or S100_IC_DrawingInstruction </w:t>
            </w:r>
            <w:r w:rsidR="006B114A">
              <w:rPr>
                <w:rFonts w:cs="Arial"/>
                <w:sz w:val="16"/>
                <w:szCs w:val="16"/>
                <w:lang w:val="en-US" w:eastAsia="ar-SA"/>
              </w:rPr>
              <w:t>element</w:t>
            </w:r>
            <w:r>
              <w:rPr>
                <w:rFonts w:cs="Arial"/>
                <w:sz w:val="16"/>
                <w:szCs w:val="16"/>
                <w:lang w:val="en-US" w:eastAsia="ar-SA"/>
              </w:rPr>
              <w:t xml:space="preserve"> must be included in a display plane element</w:t>
            </w:r>
          </w:p>
        </w:tc>
      </w:tr>
      <w:tr w:rsidR="006B114A" w14:paraId="493C8E90"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3A5E2A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Composition</w:t>
            </w:r>
          </w:p>
        </w:tc>
        <w:tc>
          <w:tcPr>
            <w:tcW w:w="2400" w:type="dxa"/>
            <w:tcBorders>
              <w:top w:val="single" w:sz="4" w:space="0" w:color="000000"/>
              <w:left w:val="single" w:sz="4" w:space="0" w:color="000000"/>
              <w:bottom w:val="single" w:sz="4" w:space="0" w:color="000000"/>
              <w:right w:val="single" w:sz="4" w:space="0" w:color="000000"/>
            </w:tcBorders>
            <w:hideMark/>
          </w:tcPr>
          <w:p w14:paraId="2DF407B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drawingInstructions</w:t>
            </w:r>
          </w:p>
        </w:tc>
        <w:tc>
          <w:tcPr>
            <w:tcW w:w="4320" w:type="dxa"/>
            <w:tcBorders>
              <w:top w:val="single" w:sz="4" w:space="0" w:color="000000"/>
              <w:left w:val="single" w:sz="4" w:space="0" w:color="000000"/>
              <w:bottom w:val="single" w:sz="4" w:space="0" w:color="000000"/>
              <w:right w:val="single" w:sz="4" w:space="0" w:color="000000"/>
            </w:tcBorders>
            <w:hideMark/>
          </w:tcPr>
          <w:p w14:paraId="05D9C1E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Container for S100_IC_DrawingInstruction elements</w:t>
            </w:r>
          </w:p>
        </w:tc>
        <w:tc>
          <w:tcPr>
            <w:tcW w:w="1012" w:type="dxa"/>
            <w:tcBorders>
              <w:top w:val="single" w:sz="4" w:space="0" w:color="000000"/>
              <w:left w:val="single" w:sz="4" w:space="0" w:color="000000"/>
              <w:bottom w:val="single" w:sz="4" w:space="0" w:color="000000"/>
              <w:right w:val="single" w:sz="4" w:space="0" w:color="000000"/>
            </w:tcBorders>
            <w:hideMark/>
          </w:tcPr>
          <w:p w14:paraId="0DF10933" w14:textId="6820DE64" w:rsidR="006B114A" w:rsidRDefault="00A8049D">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(container)</w:t>
            </w:r>
            <w:r w:rsidR="00F162A3">
              <w:rPr>
                <w:rFonts w:cs="Arial"/>
                <w:sz w:val="16"/>
                <w:szCs w:val="16"/>
                <w:lang w:val="en-US" w:eastAsia="ar-SA"/>
              </w:rPr>
              <w:t>0</w:t>
            </w:r>
            <w:r w:rsidR="006B114A">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72FA9F2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&lt;sequence&gt;S100_IC_DrawingInstruction</w:t>
            </w:r>
          </w:p>
        </w:tc>
        <w:tc>
          <w:tcPr>
            <w:tcW w:w="3216" w:type="dxa"/>
            <w:tcBorders>
              <w:top w:val="single" w:sz="4" w:space="0" w:color="000000"/>
              <w:left w:val="single" w:sz="4" w:space="0" w:color="000000"/>
              <w:bottom w:val="single" w:sz="4" w:space="0" w:color="000000"/>
              <w:right w:val="single" w:sz="4" w:space="0" w:color="000000"/>
            </w:tcBorders>
          </w:tcPr>
          <w:p w14:paraId="13B95D4A" w14:textId="6709175A" w:rsidR="006B114A" w:rsidRDefault="00F162A3">
            <w:pPr>
              <w:suppressAutoHyphens/>
              <w:snapToGrid w:val="0"/>
              <w:spacing w:before="60" w:after="60" w:line="240" w:lineRule="auto"/>
              <w:jc w:val="left"/>
              <w:rPr>
                <w:rFonts w:cs="Arial"/>
                <w:sz w:val="16"/>
                <w:szCs w:val="16"/>
                <w:lang w:val="en-US" w:eastAsia="ar-SA"/>
              </w:rPr>
            </w:pPr>
            <w:r>
              <w:rPr>
                <w:rFonts w:cs="Arial"/>
                <w:sz w:val="16"/>
                <w:szCs w:val="16"/>
                <w:lang w:val="en-US" w:eastAsia="ar-SA"/>
              </w:rPr>
              <w:t>At least one S100_IC_Feature or S100_IC_DrawingInstruction element must be included in a display plane element</w:t>
            </w:r>
          </w:p>
        </w:tc>
      </w:tr>
    </w:tbl>
    <w:p w14:paraId="33360A5F" w14:textId="77777777" w:rsidR="006B114A" w:rsidRDefault="006B114A" w:rsidP="00996B38">
      <w:pPr>
        <w:rPr>
          <w:rFonts w:ascii="Arial Narrow" w:hAnsi="Arial Narrow"/>
          <w:sz w:val="22"/>
          <w:lang w:val="en-US" w:eastAsia="en-GB"/>
        </w:rPr>
      </w:pPr>
    </w:p>
    <w:p w14:paraId="3B38B31B" w14:textId="56350C72"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r w:rsidR="00CF17A6">
        <w:rPr>
          <w:noProof/>
        </w:rPr>
        <w:t>7</w:t>
      </w:r>
      <w:r w:rsidR="005500B4">
        <w:fldChar w:fldCharType="end"/>
      </w:r>
      <w:r>
        <w:t>. S100_IC_DrawingInstruction</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400"/>
        <w:gridCol w:w="4320"/>
        <w:gridCol w:w="1012"/>
        <w:gridCol w:w="1900"/>
        <w:gridCol w:w="3216"/>
      </w:tblGrid>
      <w:tr w:rsidR="006B114A" w14:paraId="4731CA2C"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093BEF6C"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400" w:type="dxa"/>
            <w:tcBorders>
              <w:top w:val="single" w:sz="4" w:space="0" w:color="000000"/>
              <w:left w:val="single" w:sz="4" w:space="0" w:color="000000"/>
              <w:bottom w:val="single" w:sz="4" w:space="0" w:color="000000"/>
              <w:right w:val="single" w:sz="4" w:space="0" w:color="000000"/>
            </w:tcBorders>
            <w:vAlign w:val="center"/>
            <w:hideMark/>
          </w:tcPr>
          <w:p w14:paraId="5B5CC931"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119F372B"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1012" w:type="dxa"/>
            <w:tcBorders>
              <w:top w:val="single" w:sz="4" w:space="0" w:color="000000"/>
              <w:left w:val="single" w:sz="4" w:space="0" w:color="000000"/>
              <w:bottom w:val="single" w:sz="4" w:space="0" w:color="000000"/>
              <w:right w:val="single" w:sz="4" w:space="0" w:color="000000"/>
            </w:tcBorders>
            <w:vAlign w:val="center"/>
            <w:hideMark/>
          </w:tcPr>
          <w:p w14:paraId="24142259"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33766CE0"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6" w:type="dxa"/>
            <w:tcBorders>
              <w:top w:val="single" w:sz="4" w:space="0" w:color="000000"/>
              <w:left w:val="single" w:sz="4" w:space="0" w:color="000000"/>
              <w:bottom w:val="single" w:sz="4" w:space="0" w:color="000000"/>
              <w:right w:val="single" w:sz="4" w:space="0" w:color="000000"/>
            </w:tcBorders>
            <w:vAlign w:val="center"/>
            <w:hideMark/>
          </w:tcPr>
          <w:p w14:paraId="613B9E39"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49389E46"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5C25CF2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400" w:type="dxa"/>
            <w:tcBorders>
              <w:top w:val="single" w:sz="4" w:space="0" w:color="000000"/>
              <w:left w:val="single" w:sz="4" w:space="0" w:color="000000"/>
              <w:bottom w:val="single" w:sz="4" w:space="0" w:color="000000"/>
              <w:right w:val="single" w:sz="4" w:space="0" w:color="000000"/>
            </w:tcBorders>
            <w:hideMark/>
          </w:tcPr>
          <w:p w14:paraId="3189DF5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S100_IC_DrawingInstruction</w:t>
            </w:r>
          </w:p>
        </w:tc>
        <w:tc>
          <w:tcPr>
            <w:tcW w:w="4320" w:type="dxa"/>
            <w:tcBorders>
              <w:top w:val="single" w:sz="4" w:space="0" w:color="000000"/>
              <w:left w:val="single" w:sz="4" w:space="0" w:color="000000"/>
              <w:bottom w:val="single" w:sz="4" w:space="0" w:color="000000"/>
              <w:right w:val="single" w:sz="4" w:space="0" w:color="000000"/>
            </w:tcBorders>
            <w:hideMark/>
          </w:tcPr>
          <w:p w14:paraId="1149FF53"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Information that guides the relative layering and drawing order of drawing instruction during portrayal.</w:t>
            </w:r>
          </w:p>
        </w:tc>
        <w:tc>
          <w:tcPr>
            <w:tcW w:w="1012" w:type="dxa"/>
            <w:tcBorders>
              <w:top w:val="single" w:sz="4" w:space="0" w:color="000000"/>
              <w:left w:val="single" w:sz="4" w:space="0" w:color="000000"/>
              <w:bottom w:val="single" w:sz="4" w:space="0" w:color="000000"/>
              <w:right w:val="single" w:sz="4" w:space="0" w:color="000000"/>
            </w:tcBorders>
            <w:hideMark/>
          </w:tcPr>
          <w:p w14:paraId="5ED4CA26" w14:textId="73188DE6"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r w:rsidR="008216C3">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245BFA15" w14:textId="60CB3BF5"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r w:rsidR="008216C3">
              <w:rPr>
                <w:rFonts w:cs="Arial"/>
                <w:sz w:val="16"/>
                <w:szCs w:val="16"/>
                <w:lang w:val="en-US" w:eastAsia="ar-SA"/>
              </w:rPr>
              <w:t>-</w:t>
            </w:r>
          </w:p>
        </w:tc>
        <w:tc>
          <w:tcPr>
            <w:tcW w:w="3216" w:type="dxa"/>
            <w:tcBorders>
              <w:top w:val="single" w:sz="4" w:space="0" w:color="000000"/>
              <w:left w:val="single" w:sz="4" w:space="0" w:color="000000"/>
              <w:bottom w:val="single" w:sz="4" w:space="0" w:color="000000"/>
              <w:right w:val="single" w:sz="4" w:space="0" w:color="000000"/>
            </w:tcBorders>
          </w:tcPr>
          <w:p w14:paraId="7795CF24"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6E8DAD50"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1C1CC98F"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176D3C8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product</w:t>
            </w:r>
          </w:p>
        </w:tc>
        <w:tc>
          <w:tcPr>
            <w:tcW w:w="4320" w:type="dxa"/>
            <w:tcBorders>
              <w:top w:val="single" w:sz="4" w:space="0" w:color="000000"/>
              <w:left w:val="single" w:sz="4" w:space="0" w:color="000000"/>
              <w:bottom w:val="single" w:sz="4" w:space="0" w:color="000000"/>
              <w:right w:val="single" w:sz="4" w:space="0" w:color="000000"/>
            </w:tcBorders>
            <w:hideMark/>
          </w:tcPr>
          <w:p w14:paraId="54B7EF1E"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A data product</w:t>
            </w:r>
          </w:p>
        </w:tc>
        <w:tc>
          <w:tcPr>
            <w:tcW w:w="1012" w:type="dxa"/>
            <w:tcBorders>
              <w:top w:val="single" w:sz="4" w:space="0" w:color="000000"/>
              <w:left w:val="single" w:sz="4" w:space="0" w:color="000000"/>
              <w:bottom w:val="single" w:sz="4" w:space="0" w:color="000000"/>
              <w:right w:val="single" w:sz="4" w:space="0" w:color="000000"/>
            </w:tcBorders>
            <w:hideMark/>
          </w:tcPr>
          <w:p w14:paraId="2F5D3734"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261B8F8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dataProduct</w:t>
            </w:r>
          </w:p>
        </w:tc>
        <w:tc>
          <w:tcPr>
            <w:tcW w:w="3216" w:type="dxa"/>
            <w:tcBorders>
              <w:top w:val="single" w:sz="4" w:space="0" w:color="000000"/>
              <w:left w:val="single" w:sz="4" w:space="0" w:color="000000"/>
              <w:bottom w:val="single" w:sz="4" w:space="0" w:color="000000"/>
              <w:right w:val="single" w:sz="4" w:space="0" w:color="000000"/>
            </w:tcBorders>
          </w:tcPr>
          <w:p w14:paraId="0A5EB68B"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3B46D45F"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4C3EC67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1F503BA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drawingOrder</w:t>
            </w:r>
          </w:p>
        </w:tc>
        <w:tc>
          <w:tcPr>
            <w:tcW w:w="4320" w:type="dxa"/>
            <w:tcBorders>
              <w:top w:val="single" w:sz="4" w:space="0" w:color="000000"/>
              <w:left w:val="single" w:sz="4" w:space="0" w:color="000000"/>
              <w:bottom w:val="single" w:sz="4" w:space="0" w:color="000000"/>
              <w:right w:val="single" w:sz="4" w:space="0" w:color="000000"/>
            </w:tcBorders>
            <w:hideMark/>
          </w:tcPr>
          <w:p w14:paraId="640DB555"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drawing order of the group</w:t>
            </w:r>
          </w:p>
        </w:tc>
        <w:tc>
          <w:tcPr>
            <w:tcW w:w="1012" w:type="dxa"/>
            <w:tcBorders>
              <w:top w:val="single" w:sz="4" w:space="0" w:color="000000"/>
              <w:left w:val="single" w:sz="4" w:space="0" w:color="000000"/>
              <w:bottom w:val="single" w:sz="4" w:space="0" w:color="000000"/>
              <w:right w:val="single" w:sz="4" w:space="0" w:color="000000"/>
            </w:tcBorders>
            <w:hideMark/>
          </w:tcPr>
          <w:p w14:paraId="7CF27024"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7BC5155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Integer</w:t>
            </w:r>
          </w:p>
        </w:tc>
        <w:tc>
          <w:tcPr>
            <w:tcW w:w="3216" w:type="dxa"/>
            <w:tcBorders>
              <w:top w:val="single" w:sz="4" w:space="0" w:color="000000"/>
              <w:left w:val="single" w:sz="4" w:space="0" w:color="000000"/>
              <w:bottom w:val="single" w:sz="4" w:space="0" w:color="000000"/>
              <w:right w:val="single" w:sz="4" w:space="0" w:color="000000"/>
            </w:tcBorders>
          </w:tcPr>
          <w:p w14:paraId="52D11CB3"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78FFF23A"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74E161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79B1E7B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identifier</w:t>
            </w:r>
          </w:p>
        </w:tc>
        <w:tc>
          <w:tcPr>
            <w:tcW w:w="4320" w:type="dxa"/>
            <w:tcBorders>
              <w:top w:val="single" w:sz="4" w:space="0" w:color="000000"/>
              <w:left w:val="single" w:sz="4" w:space="0" w:color="000000"/>
              <w:bottom w:val="single" w:sz="4" w:space="0" w:color="000000"/>
              <w:right w:val="single" w:sz="4" w:space="0" w:color="000000"/>
            </w:tcBorders>
            <w:hideMark/>
          </w:tcPr>
          <w:p w14:paraId="39141BC5"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Internal identifier of the instruction group. </w:t>
            </w:r>
          </w:p>
        </w:tc>
        <w:tc>
          <w:tcPr>
            <w:tcW w:w="1012" w:type="dxa"/>
            <w:tcBorders>
              <w:top w:val="single" w:sz="4" w:space="0" w:color="000000"/>
              <w:left w:val="single" w:sz="4" w:space="0" w:color="000000"/>
              <w:bottom w:val="single" w:sz="4" w:space="0" w:color="000000"/>
              <w:right w:val="single" w:sz="4" w:space="0" w:color="000000"/>
            </w:tcBorders>
            <w:hideMark/>
          </w:tcPr>
          <w:p w14:paraId="537A33CD"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1222142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hideMark/>
          </w:tcPr>
          <w:p w14:paraId="406B8CA8"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This may map to viewing groups, but it is just an identifier for now to keep things simple.</w:t>
            </w:r>
          </w:p>
        </w:tc>
      </w:tr>
      <w:tr w:rsidR="006B114A" w14:paraId="486456D7"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0DFC9C2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2F001CA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viewingGroup</w:t>
            </w:r>
          </w:p>
        </w:tc>
        <w:tc>
          <w:tcPr>
            <w:tcW w:w="4320" w:type="dxa"/>
            <w:tcBorders>
              <w:top w:val="single" w:sz="4" w:space="0" w:color="000000"/>
              <w:left w:val="single" w:sz="4" w:space="0" w:color="000000"/>
              <w:bottom w:val="single" w:sz="4" w:space="0" w:color="000000"/>
              <w:right w:val="single" w:sz="4" w:space="0" w:color="000000"/>
            </w:tcBorders>
            <w:hideMark/>
          </w:tcPr>
          <w:p w14:paraId="3256FB65"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viewing group of the feature type</w:t>
            </w:r>
          </w:p>
        </w:tc>
        <w:tc>
          <w:tcPr>
            <w:tcW w:w="1012" w:type="dxa"/>
            <w:tcBorders>
              <w:top w:val="single" w:sz="4" w:space="0" w:color="000000"/>
              <w:left w:val="single" w:sz="4" w:space="0" w:color="000000"/>
              <w:bottom w:val="single" w:sz="4" w:space="0" w:color="000000"/>
              <w:right w:val="single" w:sz="4" w:space="0" w:color="000000"/>
            </w:tcBorders>
            <w:hideMark/>
          </w:tcPr>
          <w:p w14:paraId="4DF7204A"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1C9EA57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Integer</w:t>
            </w:r>
          </w:p>
        </w:tc>
        <w:tc>
          <w:tcPr>
            <w:tcW w:w="3216" w:type="dxa"/>
            <w:tcBorders>
              <w:top w:val="single" w:sz="4" w:space="0" w:color="000000"/>
              <w:left w:val="single" w:sz="4" w:space="0" w:color="000000"/>
              <w:bottom w:val="single" w:sz="4" w:space="0" w:color="000000"/>
              <w:right w:val="single" w:sz="4" w:space="0" w:color="000000"/>
            </w:tcBorders>
            <w:hideMark/>
          </w:tcPr>
          <w:p w14:paraId="0D3F170F"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Ref. S-100 § 9-12.1</w:t>
            </w:r>
          </w:p>
        </w:tc>
      </w:tr>
      <w:tr w:rsidR="006B114A" w14:paraId="6A8CEA7A"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4C645F6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lastRenderedPageBreak/>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41ABEDF2"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geometryType</w:t>
            </w:r>
          </w:p>
        </w:tc>
        <w:tc>
          <w:tcPr>
            <w:tcW w:w="4320" w:type="dxa"/>
            <w:tcBorders>
              <w:top w:val="single" w:sz="4" w:space="0" w:color="000000"/>
              <w:left w:val="single" w:sz="4" w:space="0" w:color="000000"/>
              <w:bottom w:val="single" w:sz="4" w:space="0" w:color="000000"/>
              <w:right w:val="single" w:sz="4" w:space="0" w:color="000000"/>
            </w:tcBorders>
            <w:hideMark/>
          </w:tcPr>
          <w:p w14:paraId="7BD4315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type of spatial primitive that indicates the location.</w:t>
            </w:r>
          </w:p>
        </w:tc>
        <w:tc>
          <w:tcPr>
            <w:tcW w:w="1012" w:type="dxa"/>
            <w:tcBorders>
              <w:top w:val="single" w:sz="4" w:space="0" w:color="000000"/>
              <w:left w:val="single" w:sz="4" w:space="0" w:color="000000"/>
              <w:bottom w:val="single" w:sz="4" w:space="0" w:color="000000"/>
              <w:right w:val="single" w:sz="4" w:space="0" w:color="000000"/>
            </w:tcBorders>
            <w:hideMark/>
          </w:tcPr>
          <w:p w14:paraId="16766519"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hideMark/>
          </w:tcPr>
          <w:p w14:paraId="57113F6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S100_FC_SpatialPrimitiveType</w:t>
            </w:r>
          </w:p>
        </w:tc>
        <w:tc>
          <w:tcPr>
            <w:tcW w:w="3216" w:type="dxa"/>
            <w:tcBorders>
              <w:top w:val="single" w:sz="4" w:space="0" w:color="000000"/>
              <w:left w:val="single" w:sz="4" w:space="0" w:color="000000"/>
              <w:bottom w:val="single" w:sz="4" w:space="0" w:color="000000"/>
              <w:right w:val="single" w:sz="4" w:space="0" w:color="000000"/>
            </w:tcBorders>
          </w:tcPr>
          <w:p w14:paraId="4BBB4683"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0363BA5B"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B0C30D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5DB9D4B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attributeCombination</w:t>
            </w:r>
          </w:p>
        </w:tc>
        <w:tc>
          <w:tcPr>
            <w:tcW w:w="4320" w:type="dxa"/>
            <w:tcBorders>
              <w:top w:val="single" w:sz="4" w:space="0" w:color="000000"/>
              <w:left w:val="single" w:sz="4" w:space="0" w:color="000000"/>
              <w:bottom w:val="single" w:sz="4" w:space="0" w:color="000000"/>
              <w:right w:val="single" w:sz="4" w:space="0" w:color="000000"/>
            </w:tcBorders>
            <w:hideMark/>
          </w:tcPr>
          <w:p w14:paraId="3D221D96"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Describes attribute-value filters to be applied to the specified features</w:t>
            </w:r>
          </w:p>
        </w:tc>
        <w:tc>
          <w:tcPr>
            <w:tcW w:w="1012" w:type="dxa"/>
            <w:tcBorders>
              <w:top w:val="single" w:sz="4" w:space="0" w:color="000000"/>
              <w:left w:val="single" w:sz="4" w:space="0" w:color="000000"/>
              <w:bottom w:val="single" w:sz="4" w:space="0" w:color="000000"/>
              <w:right w:val="single" w:sz="4" w:space="0" w:color="000000"/>
            </w:tcBorders>
            <w:hideMark/>
          </w:tcPr>
          <w:p w14:paraId="60D5EAAB"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hideMark/>
          </w:tcPr>
          <w:p w14:paraId="0998808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hideMark/>
          </w:tcPr>
          <w:p w14:paraId="3A87B627" w14:textId="4C1B7BF5"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See Section </w:t>
            </w:r>
            <w:ins w:id="497" w:author="Raphael Malyankar" w:date="2018-07-13T03:31:00Z">
              <w:r w:rsidR="009257DC">
                <w:rPr>
                  <w:rFonts w:cs="Arial"/>
                  <w:sz w:val="16"/>
                  <w:szCs w:val="16"/>
                  <w:lang w:val="en-US" w:eastAsia="ar-SA"/>
                </w:rPr>
                <w:fldChar w:fldCharType="begin"/>
              </w:r>
              <w:r w:rsidR="009257DC">
                <w:rPr>
                  <w:rFonts w:cs="Arial"/>
                  <w:sz w:val="16"/>
                  <w:szCs w:val="16"/>
                  <w:lang w:val="en-US" w:eastAsia="ar-SA"/>
                </w:rPr>
                <w:instrText xml:space="preserve"> REF _Ref519216000 \r \h </w:instrText>
              </w:r>
            </w:ins>
            <w:r w:rsidR="009257DC">
              <w:rPr>
                <w:rFonts w:cs="Arial"/>
                <w:sz w:val="16"/>
                <w:szCs w:val="16"/>
                <w:lang w:val="en-US" w:eastAsia="ar-SA"/>
              </w:rPr>
            </w:r>
            <w:r w:rsidR="009257DC">
              <w:rPr>
                <w:rFonts w:cs="Arial"/>
                <w:sz w:val="16"/>
                <w:szCs w:val="16"/>
                <w:lang w:val="en-US" w:eastAsia="ar-SA"/>
              </w:rPr>
              <w:fldChar w:fldCharType="separate"/>
            </w:r>
            <w:ins w:id="498" w:author="Raphael Malyankar" w:date="2018-07-13T03:31:00Z">
              <w:r w:rsidR="009257DC">
                <w:rPr>
                  <w:rFonts w:cs="Arial"/>
                  <w:sz w:val="16"/>
                  <w:szCs w:val="16"/>
                  <w:lang w:val="en-US" w:eastAsia="ar-SA"/>
                </w:rPr>
                <w:t>4.5</w:t>
              </w:r>
              <w:r w:rsidR="009257DC">
                <w:rPr>
                  <w:rFonts w:cs="Arial"/>
                  <w:sz w:val="16"/>
                  <w:szCs w:val="16"/>
                  <w:lang w:val="en-US" w:eastAsia="ar-SA"/>
                </w:rPr>
                <w:fldChar w:fldCharType="end"/>
              </w:r>
            </w:ins>
            <w:del w:id="499" w:author="Raphael Malyankar" w:date="2018-07-13T03:31:00Z">
              <w:r w:rsidDel="009257DC">
                <w:rPr>
                  <w:rFonts w:cs="Arial"/>
                  <w:sz w:val="16"/>
                  <w:szCs w:val="16"/>
                  <w:lang w:val="en-US" w:eastAsia="ar-SA"/>
                </w:rPr>
                <w:delText>6.3</w:delText>
              </w:r>
            </w:del>
          </w:p>
        </w:tc>
      </w:tr>
      <w:tr w:rsidR="006B114A" w14:paraId="07EAF513"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3F0F3C7"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6DC4CE0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featureCode</w:t>
            </w:r>
          </w:p>
        </w:tc>
        <w:tc>
          <w:tcPr>
            <w:tcW w:w="4320" w:type="dxa"/>
            <w:tcBorders>
              <w:top w:val="single" w:sz="4" w:space="0" w:color="000000"/>
              <w:left w:val="single" w:sz="4" w:space="0" w:color="000000"/>
              <w:bottom w:val="single" w:sz="4" w:space="0" w:color="000000"/>
              <w:right w:val="single" w:sz="4" w:space="0" w:color="000000"/>
            </w:tcBorders>
            <w:hideMark/>
          </w:tcPr>
          <w:p w14:paraId="3221510A"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code assigned to the feature type in feature catalogue for the product indicated in the product attribute</w:t>
            </w:r>
          </w:p>
        </w:tc>
        <w:tc>
          <w:tcPr>
            <w:tcW w:w="1012" w:type="dxa"/>
            <w:tcBorders>
              <w:top w:val="single" w:sz="4" w:space="0" w:color="000000"/>
              <w:left w:val="single" w:sz="4" w:space="0" w:color="000000"/>
              <w:bottom w:val="single" w:sz="4" w:space="0" w:color="000000"/>
              <w:right w:val="single" w:sz="4" w:space="0" w:color="000000"/>
            </w:tcBorders>
            <w:hideMark/>
          </w:tcPr>
          <w:p w14:paraId="432ECCC4"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757256C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hideMark/>
          </w:tcPr>
          <w:p w14:paraId="3E7775B2"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Corresponds to the feature reference for drawing instructions in S-100 Part 9.</w:t>
            </w:r>
          </w:p>
        </w:tc>
      </w:tr>
      <w:tr w:rsidR="002C6A29" w14:paraId="29AB6BAB"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tcPr>
          <w:p w14:paraId="7AE15677" w14:textId="310ACA2B" w:rsidR="002C6A29" w:rsidRDefault="002C6A29">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tcPr>
          <w:p w14:paraId="31BF1157" w14:textId="5B8534C1" w:rsidR="002C6A29" w:rsidRDefault="002C6A29">
            <w:pPr>
              <w:suppressAutoHyphens/>
              <w:snapToGrid w:val="0"/>
              <w:spacing w:before="60" w:after="60" w:line="240" w:lineRule="auto"/>
              <w:rPr>
                <w:rFonts w:cs="Arial"/>
                <w:sz w:val="16"/>
                <w:szCs w:val="16"/>
                <w:lang w:val="en-US" w:eastAsia="ar-SA"/>
              </w:rPr>
            </w:pPr>
            <w:r>
              <w:rPr>
                <w:rFonts w:cs="Arial"/>
                <w:sz w:val="16"/>
                <w:szCs w:val="16"/>
                <w:lang w:val="en-US" w:eastAsia="ar-SA"/>
              </w:rPr>
              <w:t>substituteSymbolization</w:t>
            </w:r>
          </w:p>
        </w:tc>
        <w:tc>
          <w:tcPr>
            <w:tcW w:w="4320" w:type="dxa"/>
            <w:tcBorders>
              <w:top w:val="single" w:sz="4" w:space="0" w:color="000000"/>
              <w:left w:val="single" w:sz="4" w:space="0" w:color="000000"/>
              <w:bottom w:val="single" w:sz="4" w:space="0" w:color="000000"/>
              <w:right w:val="single" w:sz="4" w:space="0" w:color="000000"/>
            </w:tcBorders>
          </w:tcPr>
          <w:p w14:paraId="0A08F5A0" w14:textId="00AE2A1C" w:rsidR="002C6A29" w:rsidRDefault="002C6A29">
            <w:pPr>
              <w:suppressAutoHyphens/>
              <w:snapToGrid w:val="0"/>
              <w:spacing w:before="60" w:after="60" w:line="240" w:lineRule="auto"/>
              <w:jc w:val="left"/>
              <w:rPr>
                <w:rFonts w:cs="Arial"/>
                <w:sz w:val="16"/>
                <w:szCs w:val="16"/>
                <w:lang w:val="en-US" w:eastAsia="ar-SA"/>
              </w:rPr>
            </w:pPr>
            <w:r w:rsidRPr="002C6A29">
              <w:rPr>
                <w:rFonts w:cs="Arial"/>
                <w:sz w:val="16"/>
                <w:szCs w:val="16"/>
                <w:lang w:val="en-US" w:eastAsia="ar-SA"/>
              </w:rPr>
              <w:t>Substitute for the symbolization content of drawing instructions. This can be any element of the drawing instruction not defined in the abstract class DrawingInstruction defined in S-100 3.0.0</w:t>
            </w:r>
            <w:ins w:id="500" w:author="Raphael Malyankar" w:date="2018-07-02T14:00:00Z">
              <w:r w:rsidR="004B6956">
                <w:rPr>
                  <w:rFonts w:cs="Arial"/>
                  <w:sz w:val="16"/>
                  <w:szCs w:val="16"/>
                  <w:lang w:val="en-US" w:eastAsia="ar-SA"/>
                </w:rPr>
                <w:t>/4.X</w:t>
              </w:r>
            </w:ins>
            <w:r w:rsidRPr="002C6A29">
              <w:rPr>
                <w:rFonts w:cs="Arial"/>
                <w:sz w:val="16"/>
                <w:szCs w:val="16"/>
                <w:lang w:val="en-US" w:eastAsia="ar-SA"/>
              </w:rPr>
              <w:t xml:space="preserve"> Part 9 clause 9-11.2, but defined in the relevant descendant of that class.</w:t>
            </w:r>
          </w:p>
        </w:tc>
        <w:tc>
          <w:tcPr>
            <w:tcW w:w="1012" w:type="dxa"/>
            <w:tcBorders>
              <w:top w:val="single" w:sz="4" w:space="0" w:color="000000"/>
              <w:left w:val="single" w:sz="4" w:space="0" w:color="000000"/>
              <w:bottom w:val="single" w:sz="4" w:space="0" w:color="000000"/>
              <w:right w:val="single" w:sz="4" w:space="0" w:color="000000"/>
            </w:tcBorders>
          </w:tcPr>
          <w:p w14:paraId="14C3A563" w14:textId="4C36E1C3" w:rsidR="002C6A29" w:rsidRDefault="002C6A29">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0..1</w:t>
            </w:r>
          </w:p>
        </w:tc>
        <w:tc>
          <w:tcPr>
            <w:tcW w:w="1900" w:type="dxa"/>
            <w:tcBorders>
              <w:top w:val="single" w:sz="4" w:space="0" w:color="000000"/>
              <w:left w:val="single" w:sz="4" w:space="0" w:color="000000"/>
              <w:bottom w:val="single" w:sz="4" w:space="0" w:color="000000"/>
              <w:right w:val="single" w:sz="4" w:space="0" w:color="000000"/>
            </w:tcBorders>
          </w:tcPr>
          <w:p w14:paraId="30AC8B87" w14:textId="5698B19F" w:rsidR="002C6A29" w:rsidRDefault="002C6A29">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tcPr>
          <w:p w14:paraId="6671753C" w14:textId="30F4AFCA" w:rsidR="002C6A29" w:rsidRDefault="00F17DFF" w:rsidP="00F17DFF">
            <w:pPr>
              <w:suppressAutoHyphens/>
              <w:snapToGrid w:val="0"/>
              <w:spacing w:before="60" w:after="60" w:line="240" w:lineRule="auto"/>
              <w:jc w:val="left"/>
              <w:rPr>
                <w:rFonts w:cs="Arial"/>
                <w:sz w:val="16"/>
                <w:szCs w:val="16"/>
                <w:lang w:val="en-US" w:eastAsia="ar-SA"/>
              </w:rPr>
            </w:pPr>
            <w:r w:rsidRPr="00E9065D">
              <w:rPr>
                <w:rFonts w:cs="Arial"/>
                <w:sz w:val="16"/>
                <w:szCs w:val="16"/>
                <w:lang w:val="en-US" w:eastAsia="ar-SA"/>
              </w:rPr>
              <w:t xml:space="preserve">The string must consist of one or more </w:t>
            </w:r>
            <w:r w:rsidR="00F95A97" w:rsidRPr="00E9065D">
              <w:rPr>
                <w:rFonts w:cs="Arial"/>
                <w:sz w:val="16"/>
                <w:szCs w:val="16"/>
                <w:lang w:val="en-US" w:eastAsia="ar-SA"/>
              </w:rPr>
              <w:t xml:space="preserve">XML </w:t>
            </w:r>
            <w:r w:rsidRPr="00E9065D">
              <w:rPr>
                <w:rFonts w:cs="Arial"/>
                <w:sz w:val="16"/>
                <w:szCs w:val="16"/>
                <w:lang w:val="en-US" w:eastAsia="ar-SA"/>
              </w:rPr>
              <w:t>fragmen</w:t>
            </w:r>
            <w:r w:rsidR="00F95A97" w:rsidRPr="00E9065D">
              <w:rPr>
                <w:rFonts w:cs="Arial"/>
                <w:sz w:val="16"/>
                <w:szCs w:val="16"/>
                <w:lang w:val="en-US" w:eastAsia="ar-SA"/>
              </w:rPr>
              <w:t xml:space="preserve">ts constructed according to the </w:t>
            </w:r>
            <w:r w:rsidRPr="00E9065D">
              <w:rPr>
                <w:rFonts w:cs="Arial"/>
                <w:sz w:val="16"/>
                <w:szCs w:val="16"/>
                <w:lang w:val="en-US" w:eastAsia="ar-SA"/>
              </w:rPr>
              <w:t>Prese</w:t>
            </w:r>
            <w:r w:rsidR="00F95A97" w:rsidRPr="00E9065D">
              <w:rPr>
                <w:rFonts w:cs="Arial"/>
                <w:sz w:val="16"/>
                <w:szCs w:val="16"/>
                <w:lang w:val="en-US" w:eastAsia="ar-SA"/>
              </w:rPr>
              <w:t>ntation schema in S-100 Part 9 or the equivalent</w:t>
            </w:r>
            <w:r w:rsidR="003A149E" w:rsidRPr="00E9065D">
              <w:rPr>
                <w:rFonts w:cs="Arial"/>
                <w:sz w:val="16"/>
                <w:szCs w:val="16"/>
                <w:lang w:val="en-US" w:eastAsia="ar-SA"/>
              </w:rPr>
              <w:t xml:space="preserve"> </w:t>
            </w:r>
            <w:r w:rsidR="00006FE3" w:rsidRPr="00E9065D">
              <w:rPr>
                <w:rFonts w:cs="Arial"/>
                <w:sz w:val="16"/>
                <w:szCs w:val="16"/>
                <w:lang w:val="en-US" w:eastAsia="ar-SA"/>
              </w:rPr>
              <w:t>in a non-XML syntax</w:t>
            </w:r>
            <w:r w:rsidR="00F95A97" w:rsidRPr="00E9065D">
              <w:rPr>
                <w:rFonts w:cs="Arial"/>
                <w:sz w:val="16"/>
                <w:szCs w:val="16"/>
                <w:lang w:val="en-US" w:eastAsia="ar-SA"/>
              </w:rPr>
              <w:t>.</w:t>
            </w:r>
            <w:r w:rsidR="003A149E" w:rsidRPr="00E9065D">
              <w:rPr>
                <w:rFonts w:cs="Arial"/>
                <w:sz w:val="16"/>
                <w:szCs w:val="16"/>
                <w:lang w:val="en-US" w:eastAsia="ar-SA"/>
              </w:rPr>
              <w:t xml:space="preserve"> A CDATA section may be used to avoid the </w:t>
            </w:r>
            <w:r w:rsidR="00E9065D">
              <w:rPr>
                <w:rFonts w:cs="Arial"/>
                <w:sz w:val="16"/>
                <w:szCs w:val="16"/>
                <w:lang w:val="en-US" w:eastAsia="ar-SA"/>
              </w:rPr>
              <w:t>explicit encoding</w:t>
            </w:r>
            <w:r w:rsidR="003A149E" w:rsidRPr="00E9065D">
              <w:rPr>
                <w:rFonts w:cs="Arial"/>
                <w:sz w:val="16"/>
                <w:szCs w:val="16"/>
                <w:lang w:val="en-US" w:eastAsia="ar-SA"/>
              </w:rPr>
              <w:t xml:space="preserve"> </w:t>
            </w:r>
            <w:r w:rsidR="00E9065D">
              <w:rPr>
                <w:rFonts w:cs="Arial"/>
                <w:sz w:val="16"/>
                <w:szCs w:val="16"/>
                <w:lang w:val="en-US" w:eastAsia="ar-SA"/>
              </w:rPr>
              <w:t xml:space="preserve">of </w:t>
            </w:r>
            <w:r w:rsidR="003A149E" w:rsidRPr="00E9065D">
              <w:rPr>
                <w:rFonts w:cs="Arial"/>
                <w:sz w:val="16"/>
                <w:szCs w:val="16"/>
                <w:lang w:val="en-US" w:eastAsia="ar-SA"/>
              </w:rPr>
              <w:t>chara</w:t>
            </w:r>
            <w:r w:rsidR="00E9065D">
              <w:rPr>
                <w:rFonts w:cs="Arial"/>
                <w:sz w:val="16"/>
                <w:szCs w:val="16"/>
                <w:lang w:val="en-US" w:eastAsia="ar-SA"/>
              </w:rPr>
              <w:t>cter entities for special characters.</w:t>
            </w:r>
          </w:p>
        </w:tc>
      </w:tr>
    </w:tbl>
    <w:p w14:paraId="41E5E463" w14:textId="4B4E83C4" w:rsidR="00F17DFF" w:rsidRDefault="00F17DFF" w:rsidP="00E9065D">
      <w:pPr>
        <w:spacing w:before="120"/>
        <w:rPr>
          <w:rFonts w:ascii="Arial Narrow" w:hAnsi="Arial Narrow"/>
          <w:sz w:val="22"/>
          <w:lang w:val="en-US" w:eastAsia="en-GB"/>
        </w:rPr>
      </w:pPr>
      <w:r w:rsidRPr="00F17DFF">
        <w:rPr>
          <w:rFonts w:ascii="Arial Narrow" w:hAnsi="Arial Narrow"/>
          <w:sz w:val="22"/>
          <w:lang w:val="en-US" w:eastAsia="en-GB"/>
        </w:rPr>
        <w:t>Note</w:t>
      </w:r>
      <w:r w:rsidR="00F162A3">
        <w:rPr>
          <w:rFonts w:ascii="Arial Narrow" w:hAnsi="Arial Narrow"/>
          <w:sz w:val="22"/>
          <w:lang w:val="en-US" w:eastAsia="en-GB"/>
        </w:rPr>
        <w:t xml:space="preserve"> for implementers</w:t>
      </w:r>
      <w:r w:rsidRPr="00F17DFF">
        <w:rPr>
          <w:rFonts w:ascii="Arial Narrow" w:hAnsi="Arial Narrow"/>
          <w:sz w:val="22"/>
          <w:lang w:val="en-US" w:eastAsia="en-GB"/>
        </w:rPr>
        <w:t xml:space="preserve">: </w:t>
      </w:r>
      <w:r w:rsidR="00F95A97">
        <w:rPr>
          <w:rFonts w:ascii="Arial Narrow" w:hAnsi="Arial Narrow"/>
          <w:sz w:val="22"/>
          <w:lang w:val="en-US" w:eastAsia="en-GB"/>
        </w:rPr>
        <w:t>Even if the Presentation schema in S-100 Part 9 is used</w:t>
      </w:r>
      <w:r w:rsidR="00F162A3">
        <w:rPr>
          <w:rFonts w:ascii="Arial Narrow" w:hAnsi="Arial Narrow"/>
          <w:sz w:val="22"/>
          <w:lang w:val="en-US" w:eastAsia="en-GB"/>
        </w:rPr>
        <w:t>,</w:t>
      </w:r>
      <w:r w:rsidR="00F95A97">
        <w:rPr>
          <w:rFonts w:ascii="Arial Narrow" w:hAnsi="Arial Narrow"/>
          <w:sz w:val="22"/>
          <w:lang w:val="en-US" w:eastAsia="en-GB"/>
        </w:rPr>
        <w:t xml:space="preserve"> implementers</w:t>
      </w:r>
      <w:r w:rsidR="007D4D0C">
        <w:rPr>
          <w:rFonts w:ascii="Arial Narrow" w:hAnsi="Arial Narrow"/>
          <w:sz w:val="22"/>
          <w:lang w:val="en-US" w:eastAsia="en-GB"/>
        </w:rPr>
        <w:t xml:space="preserve"> may </w:t>
      </w:r>
      <w:r w:rsidR="00F95A97">
        <w:rPr>
          <w:rFonts w:ascii="Arial Narrow" w:hAnsi="Arial Narrow"/>
          <w:sz w:val="22"/>
          <w:lang w:val="en-US" w:eastAsia="en-GB"/>
        </w:rPr>
        <w:t xml:space="preserve">need to </w:t>
      </w:r>
      <w:r w:rsidR="00F162A3">
        <w:rPr>
          <w:rFonts w:ascii="Arial Narrow" w:hAnsi="Arial Narrow"/>
          <w:sz w:val="22"/>
          <w:lang w:val="en-US" w:eastAsia="en-GB"/>
        </w:rPr>
        <w:t xml:space="preserve">provide specific code </w:t>
      </w:r>
      <w:r>
        <w:rPr>
          <w:rFonts w:ascii="Arial Narrow" w:hAnsi="Arial Narrow"/>
          <w:sz w:val="22"/>
          <w:lang w:val="en-US" w:eastAsia="en-GB"/>
        </w:rPr>
        <w:t>to</w:t>
      </w:r>
      <w:r w:rsidRPr="00F17DFF">
        <w:rPr>
          <w:rFonts w:ascii="Arial Narrow" w:hAnsi="Arial Narrow"/>
          <w:sz w:val="22"/>
          <w:lang w:val="en-US" w:eastAsia="en-GB"/>
        </w:rPr>
        <w:t xml:space="preserve"> validate the content of </w:t>
      </w:r>
      <w:r>
        <w:rPr>
          <w:rFonts w:ascii="Arial Narrow" w:hAnsi="Arial Narrow"/>
          <w:sz w:val="22"/>
          <w:lang w:val="en-US" w:eastAsia="en-GB"/>
        </w:rPr>
        <w:t>the substituteSymbolization</w:t>
      </w:r>
      <w:r w:rsidRPr="00F17DFF">
        <w:rPr>
          <w:rFonts w:ascii="Arial Narrow" w:hAnsi="Arial Narrow"/>
          <w:sz w:val="22"/>
          <w:lang w:val="en-US" w:eastAsia="en-GB"/>
        </w:rPr>
        <w:t xml:space="preserve"> attribute</w:t>
      </w:r>
      <w:r w:rsidR="00F162A3">
        <w:rPr>
          <w:rFonts w:ascii="Arial Narrow" w:hAnsi="Arial Narrow"/>
          <w:sz w:val="22"/>
          <w:lang w:val="en-US" w:eastAsia="en-GB"/>
        </w:rPr>
        <w:t xml:space="preserve"> instead of depending on normal XML schema validation</w:t>
      </w:r>
      <w:r>
        <w:rPr>
          <w:rFonts w:ascii="Arial Narrow" w:hAnsi="Arial Narrow"/>
          <w:sz w:val="22"/>
          <w:lang w:val="en-US" w:eastAsia="en-GB"/>
        </w:rPr>
        <w:t>.</w:t>
      </w:r>
      <w:r w:rsidR="00006FE3">
        <w:rPr>
          <w:rFonts w:ascii="Arial Narrow" w:hAnsi="Arial Narrow"/>
          <w:sz w:val="22"/>
          <w:lang w:val="en-US" w:eastAsia="en-GB"/>
        </w:rPr>
        <w:t xml:space="preserve"> The content of this attribute is not prescribed by this specification and may be a fragment of XML, or interpretable code or rules, etc., in a non-XML syntax. It may be enclosed </w:t>
      </w:r>
      <w:r w:rsidR="009B09AC">
        <w:rPr>
          <w:rFonts w:ascii="Arial Narrow" w:hAnsi="Arial Narrow"/>
          <w:sz w:val="22"/>
          <w:lang w:val="en-US" w:eastAsia="en-GB"/>
        </w:rPr>
        <w:t>in a</w:t>
      </w:r>
      <w:r w:rsidR="00006FE3">
        <w:rPr>
          <w:rFonts w:ascii="Arial Narrow" w:hAnsi="Arial Narrow"/>
          <w:sz w:val="22"/>
          <w:lang w:val="en-US" w:eastAsia="en-GB"/>
        </w:rPr>
        <w:t xml:space="preserve"> </w:t>
      </w:r>
      <w:r w:rsidR="00006FE3" w:rsidRPr="00E9065D">
        <w:rPr>
          <w:rFonts w:ascii="Courier New" w:hAnsi="Courier New" w:cs="Courier New"/>
          <w:lang w:val="en-US" w:eastAsia="en-GB"/>
        </w:rPr>
        <w:t xml:space="preserve">&lt;![CDATA[ </w:t>
      </w:r>
      <w:r w:rsidR="009B09AC" w:rsidRPr="00E9065D">
        <w:rPr>
          <w:rFonts w:ascii="Courier New" w:hAnsi="Courier New" w:cs="Courier New"/>
          <w:lang w:val="en-US" w:eastAsia="en-GB"/>
        </w:rPr>
        <w:t>… ]]&gt;</w:t>
      </w:r>
      <w:r w:rsidR="009B09AC">
        <w:rPr>
          <w:rFonts w:ascii="Arial Narrow" w:hAnsi="Arial Narrow"/>
          <w:sz w:val="22"/>
          <w:lang w:val="en-US" w:eastAsia="en-GB"/>
        </w:rPr>
        <w:t xml:space="preserve"> section so that XML validators treat it as character data instead of XML.</w:t>
      </w:r>
    </w:p>
    <w:p w14:paraId="387CED0E" w14:textId="2FEA33BE"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r w:rsidR="00CF17A6">
        <w:rPr>
          <w:noProof/>
        </w:rPr>
        <w:t>8</w:t>
      </w:r>
      <w:r w:rsidR="005500B4">
        <w:fldChar w:fldCharType="end"/>
      </w:r>
      <w:r>
        <w:t>. S100_IC_Feature</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400"/>
        <w:gridCol w:w="4320"/>
        <w:gridCol w:w="1012"/>
        <w:gridCol w:w="1900"/>
        <w:gridCol w:w="3216"/>
      </w:tblGrid>
      <w:tr w:rsidR="006B114A" w14:paraId="4F6A19B6"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2B9F173E"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400" w:type="dxa"/>
            <w:tcBorders>
              <w:top w:val="single" w:sz="4" w:space="0" w:color="000000"/>
              <w:left w:val="single" w:sz="4" w:space="0" w:color="000000"/>
              <w:bottom w:val="single" w:sz="4" w:space="0" w:color="000000"/>
              <w:right w:val="single" w:sz="4" w:space="0" w:color="000000"/>
            </w:tcBorders>
            <w:vAlign w:val="center"/>
            <w:hideMark/>
          </w:tcPr>
          <w:p w14:paraId="114B613F"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13DE5873"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1012" w:type="dxa"/>
            <w:tcBorders>
              <w:top w:val="single" w:sz="4" w:space="0" w:color="000000"/>
              <w:left w:val="single" w:sz="4" w:space="0" w:color="000000"/>
              <w:bottom w:val="single" w:sz="4" w:space="0" w:color="000000"/>
              <w:right w:val="single" w:sz="4" w:space="0" w:color="000000"/>
            </w:tcBorders>
            <w:vAlign w:val="center"/>
            <w:hideMark/>
          </w:tcPr>
          <w:p w14:paraId="53F3EDD9"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4FF86EE7"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6" w:type="dxa"/>
            <w:tcBorders>
              <w:top w:val="single" w:sz="4" w:space="0" w:color="000000"/>
              <w:left w:val="single" w:sz="4" w:space="0" w:color="000000"/>
              <w:bottom w:val="single" w:sz="4" w:space="0" w:color="000000"/>
              <w:right w:val="single" w:sz="4" w:space="0" w:color="000000"/>
            </w:tcBorders>
            <w:vAlign w:val="center"/>
            <w:hideMark/>
          </w:tcPr>
          <w:p w14:paraId="08C3824B"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0F6E700A"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4694A3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400" w:type="dxa"/>
            <w:tcBorders>
              <w:top w:val="single" w:sz="4" w:space="0" w:color="000000"/>
              <w:left w:val="single" w:sz="4" w:space="0" w:color="000000"/>
              <w:bottom w:val="single" w:sz="4" w:space="0" w:color="000000"/>
              <w:right w:val="single" w:sz="4" w:space="0" w:color="000000"/>
            </w:tcBorders>
            <w:hideMark/>
          </w:tcPr>
          <w:p w14:paraId="4651C7F2"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S100_IC_Feature</w:t>
            </w:r>
          </w:p>
        </w:tc>
        <w:tc>
          <w:tcPr>
            <w:tcW w:w="4320" w:type="dxa"/>
            <w:tcBorders>
              <w:top w:val="single" w:sz="4" w:space="0" w:color="000000"/>
              <w:left w:val="single" w:sz="4" w:space="0" w:color="000000"/>
              <w:bottom w:val="single" w:sz="4" w:space="0" w:color="000000"/>
              <w:right w:val="single" w:sz="4" w:space="0" w:color="000000"/>
            </w:tcBorders>
            <w:hideMark/>
          </w:tcPr>
          <w:p w14:paraId="4A707B2F"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Information that guides the relative layering and drawing order of feature types during portrayal.</w:t>
            </w:r>
          </w:p>
        </w:tc>
        <w:tc>
          <w:tcPr>
            <w:tcW w:w="1012" w:type="dxa"/>
            <w:tcBorders>
              <w:top w:val="single" w:sz="4" w:space="0" w:color="000000"/>
              <w:left w:val="single" w:sz="4" w:space="0" w:color="000000"/>
              <w:bottom w:val="single" w:sz="4" w:space="0" w:color="000000"/>
              <w:right w:val="single" w:sz="4" w:space="0" w:color="000000"/>
            </w:tcBorders>
            <w:hideMark/>
          </w:tcPr>
          <w:p w14:paraId="5832A5F8" w14:textId="3CA0D108" w:rsidR="006B114A" w:rsidRDefault="008216C3">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r w:rsidR="006B114A">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2A160A84" w14:textId="007FF79D"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w:t>
            </w:r>
            <w:r w:rsidR="008216C3">
              <w:rPr>
                <w:rFonts w:cs="Arial"/>
                <w:sz w:val="16"/>
                <w:szCs w:val="16"/>
                <w:lang w:val="en-US" w:eastAsia="ar-SA"/>
              </w:rPr>
              <w:t>-</w:t>
            </w:r>
          </w:p>
        </w:tc>
        <w:tc>
          <w:tcPr>
            <w:tcW w:w="3216" w:type="dxa"/>
            <w:tcBorders>
              <w:top w:val="single" w:sz="4" w:space="0" w:color="000000"/>
              <w:left w:val="single" w:sz="4" w:space="0" w:color="000000"/>
              <w:bottom w:val="single" w:sz="4" w:space="0" w:color="000000"/>
              <w:right w:val="single" w:sz="4" w:space="0" w:color="000000"/>
            </w:tcBorders>
          </w:tcPr>
          <w:p w14:paraId="2A9E2140" w14:textId="77777777" w:rsidR="006B114A" w:rsidRDefault="006B114A">
            <w:pPr>
              <w:suppressAutoHyphens/>
              <w:snapToGrid w:val="0"/>
              <w:spacing w:before="60" w:after="60" w:line="240" w:lineRule="auto"/>
              <w:jc w:val="left"/>
              <w:rPr>
                <w:rFonts w:cs="Arial"/>
                <w:sz w:val="16"/>
                <w:szCs w:val="16"/>
                <w:lang w:val="en-US" w:eastAsia="ar-SA"/>
              </w:rPr>
            </w:pPr>
          </w:p>
        </w:tc>
      </w:tr>
      <w:tr w:rsidR="007D2302" w14:paraId="34FFC20A" w14:textId="77777777" w:rsidTr="00D41419">
        <w:trPr>
          <w:cantSplit/>
        </w:trPr>
        <w:tc>
          <w:tcPr>
            <w:tcW w:w="1177" w:type="dxa"/>
            <w:tcBorders>
              <w:top w:val="single" w:sz="4" w:space="0" w:color="000000"/>
              <w:left w:val="single" w:sz="4" w:space="0" w:color="000000"/>
              <w:bottom w:val="single" w:sz="4" w:space="0" w:color="000000"/>
              <w:right w:val="single" w:sz="4" w:space="0" w:color="000000"/>
            </w:tcBorders>
          </w:tcPr>
          <w:p w14:paraId="545AE26E" w14:textId="77777777" w:rsidR="007D2302" w:rsidRDefault="007D2302" w:rsidP="00D41419">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tcPr>
          <w:p w14:paraId="3DAD6ADB" w14:textId="77777777" w:rsidR="007D2302" w:rsidRDefault="007D2302" w:rsidP="00D41419">
            <w:pPr>
              <w:suppressAutoHyphens/>
              <w:snapToGrid w:val="0"/>
              <w:spacing w:before="60" w:after="60" w:line="240" w:lineRule="auto"/>
              <w:rPr>
                <w:rFonts w:cs="Arial"/>
                <w:sz w:val="16"/>
                <w:szCs w:val="16"/>
                <w:lang w:val="en-US" w:eastAsia="ar-SA"/>
              </w:rPr>
            </w:pPr>
            <w:r>
              <w:rPr>
                <w:rFonts w:cs="Arial"/>
                <w:sz w:val="16"/>
                <w:szCs w:val="16"/>
                <w:lang w:val="en-US" w:eastAsia="ar-SA"/>
              </w:rPr>
              <w:t>identifier</w:t>
            </w:r>
          </w:p>
        </w:tc>
        <w:tc>
          <w:tcPr>
            <w:tcW w:w="4320" w:type="dxa"/>
            <w:tcBorders>
              <w:top w:val="single" w:sz="4" w:space="0" w:color="000000"/>
              <w:left w:val="single" w:sz="4" w:space="0" w:color="000000"/>
              <w:bottom w:val="single" w:sz="4" w:space="0" w:color="000000"/>
              <w:right w:val="single" w:sz="4" w:space="0" w:color="000000"/>
            </w:tcBorders>
          </w:tcPr>
          <w:p w14:paraId="40E925AE" w14:textId="77777777" w:rsidR="007D2302" w:rsidRDefault="007D2302" w:rsidP="00D41419">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Internal identifier of the catalogue element. </w:t>
            </w:r>
          </w:p>
        </w:tc>
        <w:tc>
          <w:tcPr>
            <w:tcW w:w="1012" w:type="dxa"/>
            <w:tcBorders>
              <w:top w:val="single" w:sz="4" w:space="0" w:color="000000"/>
              <w:left w:val="single" w:sz="4" w:space="0" w:color="000000"/>
              <w:bottom w:val="single" w:sz="4" w:space="0" w:color="000000"/>
              <w:right w:val="single" w:sz="4" w:space="0" w:color="000000"/>
            </w:tcBorders>
          </w:tcPr>
          <w:p w14:paraId="4B57610C" w14:textId="77777777" w:rsidR="007D2302" w:rsidRDefault="007D2302" w:rsidP="00D41419">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tcPr>
          <w:p w14:paraId="7232E538" w14:textId="77777777" w:rsidR="007D2302" w:rsidRDefault="007D2302" w:rsidP="00D41419">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tcPr>
          <w:p w14:paraId="259089B6" w14:textId="77777777" w:rsidR="007D2302" w:rsidRDefault="007D2302" w:rsidP="00D41419">
            <w:pPr>
              <w:suppressAutoHyphens/>
              <w:snapToGrid w:val="0"/>
              <w:spacing w:before="60" w:after="60" w:line="240" w:lineRule="auto"/>
              <w:jc w:val="left"/>
              <w:rPr>
                <w:rFonts w:cs="Arial"/>
                <w:sz w:val="16"/>
                <w:szCs w:val="16"/>
                <w:lang w:val="en-US" w:eastAsia="ar-SA"/>
              </w:rPr>
            </w:pPr>
          </w:p>
        </w:tc>
      </w:tr>
      <w:tr w:rsidR="00472C4C" w14:paraId="0C0FDE4C"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1ACCF6AB"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441FB917"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featureCode</w:t>
            </w:r>
          </w:p>
        </w:tc>
        <w:tc>
          <w:tcPr>
            <w:tcW w:w="4320" w:type="dxa"/>
            <w:tcBorders>
              <w:top w:val="single" w:sz="4" w:space="0" w:color="000000"/>
              <w:left w:val="single" w:sz="4" w:space="0" w:color="000000"/>
              <w:bottom w:val="single" w:sz="4" w:space="0" w:color="000000"/>
              <w:right w:val="single" w:sz="4" w:space="0" w:color="000000"/>
            </w:tcBorders>
            <w:hideMark/>
          </w:tcPr>
          <w:p w14:paraId="100C7F53"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code assigned to the feature type in feature catalogue for the product indicated in the product attribute</w:t>
            </w:r>
          </w:p>
        </w:tc>
        <w:tc>
          <w:tcPr>
            <w:tcW w:w="1012" w:type="dxa"/>
            <w:tcBorders>
              <w:top w:val="single" w:sz="4" w:space="0" w:color="000000"/>
              <w:left w:val="single" w:sz="4" w:space="0" w:color="000000"/>
              <w:bottom w:val="single" w:sz="4" w:space="0" w:color="000000"/>
              <w:right w:val="single" w:sz="4" w:space="0" w:color="000000"/>
            </w:tcBorders>
            <w:hideMark/>
          </w:tcPr>
          <w:p w14:paraId="4A7D5012"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44758FDD"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tcPr>
          <w:p w14:paraId="6D1CFC81"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1C1764F5"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57CFBFC8"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57FD4202"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product</w:t>
            </w:r>
          </w:p>
        </w:tc>
        <w:tc>
          <w:tcPr>
            <w:tcW w:w="4320" w:type="dxa"/>
            <w:tcBorders>
              <w:top w:val="single" w:sz="4" w:space="0" w:color="000000"/>
              <w:left w:val="single" w:sz="4" w:space="0" w:color="000000"/>
              <w:bottom w:val="single" w:sz="4" w:space="0" w:color="000000"/>
              <w:right w:val="single" w:sz="4" w:space="0" w:color="000000"/>
            </w:tcBorders>
            <w:hideMark/>
          </w:tcPr>
          <w:p w14:paraId="29DA2536"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A data product</w:t>
            </w:r>
          </w:p>
        </w:tc>
        <w:tc>
          <w:tcPr>
            <w:tcW w:w="1012" w:type="dxa"/>
            <w:tcBorders>
              <w:top w:val="single" w:sz="4" w:space="0" w:color="000000"/>
              <w:left w:val="single" w:sz="4" w:space="0" w:color="000000"/>
              <w:bottom w:val="single" w:sz="4" w:space="0" w:color="000000"/>
              <w:right w:val="single" w:sz="4" w:space="0" w:color="000000"/>
            </w:tcBorders>
            <w:hideMark/>
          </w:tcPr>
          <w:p w14:paraId="30D26455"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125FD0F2"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Enumeration dataProduct</w:t>
            </w:r>
          </w:p>
        </w:tc>
        <w:tc>
          <w:tcPr>
            <w:tcW w:w="3216" w:type="dxa"/>
            <w:tcBorders>
              <w:top w:val="single" w:sz="4" w:space="0" w:color="000000"/>
              <w:left w:val="single" w:sz="4" w:space="0" w:color="000000"/>
              <w:bottom w:val="single" w:sz="4" w:space="0" w:color="000000"/>
              <w:right w:val="single" w:sz="4" w:space="0" w:color="000000"/>
            </w:tcBorders>
          </w:tcPr>
          <w:p w14:paraId="00DF9302"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6F7FF6CD"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4888CB71"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42F19B7C"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drawOrder</w:t>
            </w:r>
          </w:p>
        </w:tc>
        <w:tc>
          <w:tcPr>
            <w:tcW w:w="4320" w:type="dxa"/>
            <w:tcBorders>
              <w:top w:val="single" w:sz="4" w:space="0" w:color="000000"/>
              <w:left w:val="single" w:sz="4" w:space="0" w:color="000000"/>
              <w:bottom w:val="single" w:sz="4" w:space="0" w:color="000000"/>
              <w:right w:val="single" w:sz="4" w:space="0" w:color="000000"/>
            </w:tcBorders>
            <w:hideMark/>
          </w:tcPr>
          <w:p w14:paraId="49E6B5B8"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Drawing order of feature type in the display plane</w:t>
            </w:r>
          </w:p>
        </w:tc>
        <w:tc>
          <w:tcPr>
            <w:tcW w:w="1012" w:type="dxa"/>
            <w:tcBorders>
              <w:top w:val="single" w:sz="4" w:space="0" w:color="000000"/>
              <w:left w:val="single" w:sz="4" w:space="0" w:color="000000"/>
              <w:bottom w:val="single" w:sz="4" w:space="0" w:color="000000"/>
              <w:right w:val="single" w:sz="4" w:space="0" w:color="000000"/>
            </w:tcBorders>
            <w:hideMark/>
          </w:tcPr>
          <w:p w14:paraId="32D62D3C"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5D922505"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Integer</w:t>
            </w:r>
          </w:p>
        </w:tc>
        <w:tc>
          <w:tcPr>
            <w:tcW w:w="3216" w:type="dxa"/>
            <w:tcBorders>
              <w:top w:val="single" w:sz="4" w:space="0" w:color="000000"/>
              <w:left w:val="single" w:sz="4" w:space="0" w:color="000000"/>
              <w:bottom w:val="single" w:sz="4" w:space="0" w:color="000000"/>
              <w:right w:val="single" w:sz="4" w:space="0" w:color="000000"/>
            </w:tcBorders>
          </w:tcPr>
          <w:p w14:paraId="4AA322EF"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5E956E89"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1B2BF75C"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00BD32A8"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viewingGroup</w:t>
            </w:r>
          </w:p>
        </w:tc>
        <w:tc>
          <w:tcPr>
            <w:tcW w:w="4320" w:type="dxa"/>
            <w:tcBorders>
              <w:top w:val="single" w:sz="4" w:space="0" w:color="000000"/>
              <w:left w:val="single" w:sz="4" w:space="0" w:color="000000"/>
              <w:bottom w:val="single" w:sz="4" w:space="0" w:color="000000"/>
              <w:right w:val="single" w:sz="4" w:space="0" w:color="000000"/>
            </w:tcBorders>
            <w:hideMark/>
          </w:tcPr>
          <w:p w14:paraId="754D0D47"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viewing group of the feature type</w:t>
            </w:r>
          </w:p>
        </w:tc>
        <w:tc>
          <w:tcPr>
            <w:tcW w:w="1012" w:type="dxa"/>
            <w:tcBorders>
              <w:top w:val="single" w:sz="4" w:space="0" w:color="000000"/>
              <w:left w:val="single" w:sz="4" w:space="0" w:color="000000"/>
              <w:bottom w:val="single" w:sz="4" w:space="0" w:color="000000"/>
              <w:right w:val="single" w:sz="4" w:space="0" w:color="000000"/>
            </w:tcBorders>
            <w:hideMark/>
          </w:tcPr>
          <w:p w14:paraId="28034A1E"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213F2084"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Integer</w:t>
            </w:r>
          </w:p>
        </w:tc>
        <w:tc>
          <w:tcPr>
            <w:tcW w:w="3216" w:type="dxa"/>
            <w:tcBorders>
              <w:top w:val="single" w:sz="4" w:space="0" w:color="000000"/>
              <w:left w:val="single" w:sz="4" w:space="0" w:color="000000"/>
              <w:bottom w:val="single" w:sz="4" w:space="0" w:color="000000"/>
              <w:right w:val="single" w:sz="4" w:space="0" w:color="000000"/>
            </w:tcBorders>
            <w:hideMark/>
          </w:tcPr>
          <w:p w14:paraId="0DCF2399"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Ref. S-100 § 9-12.1</w:t>
            </w:r>
          </w:p>
        </w:tc>
      </w:tr>
      <w:tr w:rsidR="00472C4C" w14:paraId="1AAE24DE"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5BE6253"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13CEDADA"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geometryType</w:t>
            </w:r>
          </w:p>
        </w:tc>
        <w:tc>
          <w:tcPr>
            <w:tcW w:w="4320" w:type="dxa"/>
            <w:tcBorders>
              <w:top w:val="single" w:sz="4" w:space="0" w:color="000000"/>
              <w:left w:val="single" w:sz="4" w:space="0" w:color="000000"/>
              <w:bottom w:val="single" w:sz="4" w:space="0" w:color="000000"/>
              <w:right w:val="single" w:sz="4" w:space="0" w:color="000000"/>
            </w:tcBorders>
            <w:hideMark/>
          </w:tcPr>
          <w:p w14:paraId="01AEA8BA"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type of spatial primitive that indicates the location.</w:t>
            </w:r>
          </w:p>
        </w:tc>
        <w:tc>
          <w:tcPr>
            <w:tcW w:w="1012" w:type="dxa"/>
            <w:tcBorders>
              <w:top w:val="single" w:sz="4" w:space="0" w:color="000000"/>
              <w:left w:val="single" w:sz="4" w:space="0" w:color="000000"/>
              <w:bottom w:val="single" w:sz="4" w:space="0" w:color="000000"/>
              <w:right w:val="single" w:sz="4" w:space="0" w:color="000000"/>
            </w:tcBorders>
            <w:hideMark/>
          </w:tcPr>
          <w:p w14:paraId="248B9EA5"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hideMark/>
          </w:tcPr>
          <w:p w14:paraId="1B51E6D4"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S100_FC_SpatialPrimitiveType</w:t>
            </w:r>
          </w:p>
        </w:tc>
        <w:tc>
          <w:tcPr>
            <w:tcW w:w="3216" w:type="dxa"/>
            <w:tcBorders>
              <w:top w:val="single" w:sz="4" w:space="0" w:color="000000"/>
              <w:left w:val="single" w:sz="4" w:space="0" w:color="000000"/>
              <w:bottom w:val="single" w:sz="4" w:space="0" w:color="000000"/>
              <w:right w:val="single" w:sz="4" w:space="0" w:color="000000"/>
            </w:tcBorders>
          </w:tcPr>
          <w:p w14:paraId="3011170D"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123A8AFD"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5C915A4"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2E5008E0"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attributeCombination</w:t>
            </w:r>
          </w:p>
        </w:tc>
        <w:tc>
          <w:tcPr>
            <w:tcW w:w="4320" w:type="dxa"/>
            <w:tcBorders>
              <w:top w:val="single" w:sz="4" w:space="0" w:color="000000"/>
              <w:left w:val="single" w:sz="4" w:space="0" w:color="000000"/>
              <w:bottom w:val="single" w:sz="4" w:space="0" w:color="000000"/>
              <w:right w:val="single" w:sz="4" w:space="0" w:color="000000"/>
            </w:tcBorders>
            <w:hideMark/>
          </w:tcPr>
          <w:p w14:paraId="4F713A1D"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Describes attribute-value filters to be applied to the specified features</w:t>
            </w:r>
          </w:p>
        </w:tc>
        <w:tc>
          <w:tcPr>
            <w:tcW w:w="1012" w:type="dxa"/>
            <w:tcBorders>
              <w:top w:val="single" w:sz="4" w:space="0" w:color="000000"/>
              <w:left w:val="single" w:sz="4" w:space="0" w:color="000000"/>
              <w:bottom w:val="single" w:sz="4" w:space="0" w:color="000000"/>
              <w:right w:val="single" w:sz="4" w:space="0" w:color="000000"/>
            </w:tcBorders>
            <w:hideMark/>
          </w:tcPr>
          <w:p w14:paraId="45CF41FA"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hideMark/>
          </w:tcPr>
          <w:p w14:paraId="3B22ECB0"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hideMark/>
          </w:tcPr>
          <w:p w14:paraId="45DEDFBF" w14:textId="4B607045"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See Section </w:t>
            </w:r>
            <w:ins w:id="501" w:author="Raphael Malyankar" w:date="2018-07-13T03:31:00Z">
              <w:r w:rsidR="009257DC">
                <w:rPr>
                  <w:rFonts w:cs="Arial"/>
                  <w:sz w:val="16"/>
                  <w:szCs w:val="16"/>
                  <w:lang w:val="en-US" w:eastAsia="ar-SA"/>
                </w:rPr>
                <w:fldChar w:fldCharType="begin"/>
              </w:r>
              <w:r w:rsidR="009257DC">
                <w:rPr>
                  <w:rFonts w:cs="Arial"/>
                  <w:sz w:val="16"/>
                  <w:szCs w:val="16"/>
                  <w:lang w:val="en-US" w:eastAsia="ar-SA"/>
                </w:rPr>
                <w:instrText xml:space="preserve"> REF _Ref519216021 \r \h </w:instrText>
              </w:r>
            </w:ins>
            <w:r w:rsidR="009257DC">
              <w:rPr>
                <w:rFonts w:cs="Arial"/>
                <w:sz w:val="16"/>
                <w:szCs w:val="16"/>
                <w:lang w:val="en-US" w:eastAsia="ar-SA"/>
              </w:rPr>
            </w:r>
            <w:r w:rsidR="009257DC">
              <w:rPr>
                <w:rFonts w:cs="Arial"/>
                <w:sz w:val="16"/>
                <w:szCs w:val="16"/>
                <w:lang w:val="en-US" w:eastAsia="ar-SA"/>
              </w:rPr>
              <w:fldChar w:fldCharType="separate"/>
            </w:r>
            <w:ins w:id="502" w:author="Raphael Malyankar" w:date="2018-07-13T03:31:00Z">
              <w:r w:rsidR="009257DC">
                <w:rPr>
                  <w:rFonts w:cs="Arial"/>
                  <w:sz w:val="16"/>
                  <w:szCs w:val="16"/>
                  <w:lang w:val="en-US" w:eastAsia="ar-SA"/>
                </w:rPr>
                <w:t>4.5</w:t>
              </w:r>
              <w:r w:rsidR="009257DC">
                <w:rPr>
                  <w:rFonts w:cs="Arial"/>
                  <w:sz w:val="16"/>
                  <w:szCs w:val="16"/>
                  <w:lang w:val="en-US" w:eastAsia="ar-SA"/>
                </w:rPr>
                <w:fldChar w:fldCharType="end"/>
              </w:r>
            </w:ins>
            <w:del w:id="503" w:author="Raphael Malyankar" w:date="2018-07-13T03:31:00Z">
              <w:r w:rsidR="00ED2332" w:rsidDel="009257DC">
                <w:rPr>
                  <w:rFonts w:cs="Arial"/>
                  <w:sz w:val="16"/>
                  <w:szCs w:val="16"/>
                  <w:lang w:val="en-US" w:eastAsia="ar-SA"/>
                </w:rPr>
                <w:delText>4.5</w:delText>
              </w:r>
            </w:del>
          </w:p>
        </w:tc>
      </w:tr>
    </w:tbl>
    <w:p w14:paraId="6AF2D543" w14:textId="77777777" w:rsidR="006B114A" w:rsidRDefault="006B114A" w:rsidP="00996B38">
      <w:pPr>
        <w:rPr>
          <w:rFonts w:ascii="Arial Narrow" w:hAnsi="Arial Narrow"/>
          <w:sz w:val="22"/>
          <w:lang w:val="en-US" w:eastAsia="en-GB"/>
        </w:rPr>
      </w:pPr>
    </w:p>
    <w:p w14:paraId="00EC64E1" w14:textId="1AED06E4" w:rsidR="006B114A" w:rsidRDefault="006B114A" w:rsidP="00996B38">
      <w:pPr>
        <w:pStyle w:val="Caption"/>
        <w:keepNext/>
      </w:pPr>
      <w:bookmarkStart w:id="504" w:name="_Ref518567962"/>
      <w:r>
        <w:lastRenderedPageBreak/>
        <w:t xml:space="preserve">Table </w:t>
      </w:r>
      <w:r w:rsidR="005500B4">
        <w:fldChar w:fldCharType="begin"/>
      </w:r>
      <w:r w:rsidR="005500B4">
        <w:instrText xml:space="preserve"> SEQ Table \* ARABIC </w:instrText>
      </w:r>
      <w:r w:rsidR="005500B4">
        <w:fldChar w:fldCharType="separate"/>
      </w:r>
      <w:r w:rsidR="00CF17A6">
        <w:rPr>
          <w:noProof/>
        </w:rPr>
        <w:t>9</w:t>
      </w:r>
      <w:r w:rsidR="005500B4">
        <w:fldChar w:fldCharType="end"/>
      </w:r>
      <w:bookmarkEnd w:id="504"/>
      <w:r>
        <w:t>. S100_IC_InteroperabilityCatalogue</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03D57214"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07E6B0D5"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381A8B7C"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vAlign w:val="center"/>
            <w:hideMark/>
          </w:tcPr>
          <w:p w14:paraId="6D65EA8D"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79E404ED"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3B9DF2E8"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5" w:type="dxa"/>
            <w:tcBorders>
              <w:top w:val="single" w:sz="4" w:space="0" w:color="000000"/>
              <w:left w:val="single" w:sz="4" w:space="0" w:color="000000"/>
              <w:bottom w:val="single" w:sz="4" w:space="0" w:color="000000"/>
              <w:right w:val="single" w:sz="4" w:space="0" w:color="000000"/>
            </w:tcBorders>
            <w:vAlign w:val="center"/>
            <w:hideMark/>
          </w:tcPr>
          <w:p w14:paraId="357C7D08"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2248ADD8"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E86186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0" w:type="dxa"/>
            <w:tcBorders>
              <w:top w:val="single" w:sz="4" w:space="0" w:color="000000"/>
              <w:left w:val="single" w:sz="4" w:space="0" w:color="000000"/>
              <w:bottom w:val="single" w:sz="4" w:space="0" w:color="000000"/>
              <w:right w:val="single" w:sz="4" w:space="0" w:color="000000"/>
            </w:tcBorders>
            <w:hideMark/>
          </w:tcPr>
          <w:p w14:paraId="6962BE32"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S100_IC_InteroperabilityCatalogue</w:t>
            </w:r>
          </w:p>
        </w:tc>
        <w:tc>
          <w:tcPr>
            <w:tcW w:w="4133" w:type="dxa"/>
            <w:tcBorders>
              <w:top w:val="single" w:sz="4" w:space="0" w:color="000000"/>
              <w:left w:val="single" w:sz="4" w:space="0" w:color="000000"/>
              <w:bottom w:val="single" w:sz="4" w:space="0" w:color="000000"/>
              <w:right w:val="single" w:sz="4" w:space="0" w:color="000000"/>
            </w:tcBorders>
            <w:hideMark/>
          </w:tcPr>
          <w:p w14:paraId="0C276666"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An interoperability catalogue contains operations and rules for the interoperation of a set of S-100-based data products.</w:t>
            </w:r>
          </w:p>
        </w:tc>
        <w:tc>
          <w:tcPr>
            <w:tcW w:w="807" w:type="dxa"/>
            <w:tcBorders>
              <w:top w:val="single" w:sz="4" w:space="0" w:color="000000"/>
              <w:left w:val="single" w:sz="4" w:space="0" w:color="000000"/>
              <w:bottom w:val="single" w:sz="4" w:space="0" w:color="000000"/>
              <w:right w:val="single" w:sz="4" w:space="0" w:color="000000"/>
            </w:tcBorders>
            <w:hideMark/>
          </w:tcPr>
          <w:p w14:paraId="5E900F8D" w14:textId="26CCB2DC"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r w:rsidR="008216C3">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57B16C6A" w14:textId="6338A95F"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r w:rsidR="008216C3">
              <w:rPr>
                <w:rFonts w:cs="Arial"/>
                <w:sz w:val="16"/>
                <w:szCs w:val="16"/>
                <w:lang w:val="en-US" w:eastAsia="ar-SA"/>
              </w:rPr>
              <w:t>-</w:t>
            </w:r>
          </w:p>
        </w:tc>
        <w:tc>
          <w:tcPr>
            <w:tcW w:w="3215" w:type="dxa"/>
            <w:tcBorders>
              <w:top w:val="single" w:sz="4" w:space="0" w:color="000000"/>
              <w:left w:val="single" w:sz="4" w:space="0" w:color="000000"/>
              <w:bottom w:val="single" w:sz="4" w:space="0" w:color="000000"/>
              <w:right w:val="single" w:sz="4" w:space="0" w:color="000000"/>
            </w:tcBorders>
            <w:hideMark/>
          </w:tcPr>
          <w:p w14:paraId="4C98F054" w14:textId="0738237B"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Specialization of CT_Catalogue (ISO </w:t>
            </w:r>
            <w:del w:id="505" w:author="Raphael Malyankar" w:date="2018-07-13T07:41:00Z">
              <w:r w:rsidR="002945C8" w:rsidDel="000A353B">
                <w:rPr>
                  <w:rFonts w:cs="Arial"/>
                  <w:sz w:val="16"/>
                  <w:szCs w:val="16"/>
                  <w:lang w:val="en-US" w:eastAsia="ar-SA"/>
                </w:rPr>
                <w:delText>19139</w:delText>
              </w:r>
            </w:del>
            <w:ins w:id="506" w:author="Raphael Malyankar" w:date="2018-07-13T07:41:00Z">
              <w:r w:rsidR="000A353B">
                <w:rPr>
                  <w:rFonts w:cs="Arial"/>
                  <w:sz w:val="16"/>
                  <w:szCs w:val="16"/>
                  <w:lang w:val="en-US" w:eastAsia="ar-SA"/>
                </w:rPr>
                <w:t>19115-3</w:t>
              </w:r>
            </w:ins>
            <w:r>
              <w:rPr>
                <w:rFonts w:cs="Arial"/>
                <w:sz w:val="16"/>
                <w:szCs w:val="16"/>
                <w:lang w:val="en-US" w:eastAsia="ar-SA"/>
              </w:rPr>
              <w:t>)</w:t>
            </w:r>
          </w:p>
        </w:tc>
      </w:tr>
      <w:tr w:rsidR="006B114A" w14:paraId="092D6A13"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5941FD7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53A517A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description</w:t>
            </w:r>
          </w:p>
        </w:tc>
        <w:tc>
          <w:tcPr>
            <w:tcW w:w="4133" w:type="dxa"/>
            <w:tcBorders>
              <w:top w:val="single" w:sz="4" w:space="0" w:color="000000"/>
              <w:left w:val="single" w:sz="4" w:space="0" w:color="000000"/>
              <w:bottom w:val="single" w:sz="4" w:space="0" w:color="000000"/>
              <w:right w:val="single" w:sz="4" w:space="0" w:color="000000"/>
            </w:tcBorders>
            <w:hideMark/>
          </w:tcPr>
          <w:p w14:paraId="7F88D9DF"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Description of the catalogue</w:t>
            </w:r>
          </w:p>
        </w:tc>
        <w:tc>
          <w:tcPr>
            <w:tcW w:w="807" w:type="dxa"/>
            <w:tcBorders>
              <w:top w:val="single" w:sz="4" w:space="0" w:color="000000"/>
              <w:left w:val="single" w:sz="4" w:space="0" w:color="000000"/>
              <w:bottom w:val="single" w:sz="4" w:space="0" w:color="000000"/>
              <w:right w:val="single" w:sz="4" w:space="0" w:color="000000"/>
            </w:tcBorders>
            <w:hideMark/>
          </w:tcPr>
          <w:p w14:paraId="401B4469"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711C487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tcPr>
          <w:p w14:paraId="65159CCE"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32E9DEF4"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E4B093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0FAD19D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comment</w:t>
            </w:r>
          </w:p>
        </w:tc>
        <w:tc>
          <w:tcPr>
            <w:tcW w:w="4133" w:type="dxa"/>
            <w:tcBorders>
              <w:top w:val="single" w:sz="4" w:space="0" w:color="000000"/>
              <w:left w:val="single" w:sz="4" w:space="0" w:color="000000"/>
              <w:bottom w:val="single" w:sz="4" w:space="0" w:color="000000"/>
              <w:right w:val="single" w:sz="4" w:space="0" w:color="000000"/>
            </w:tcBorders>
            <w:hideMark/>
          </w:tcPr>
          <w:p w14:paraId="7EC4E993"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Any additional comments</w:t>
            </w:r>
          </w:p>
        </w:tc>
        <w:tc>
          <w:tcPr>
            <w:tcW w:w="807" w:type="dxa"/>
            <w:tcBorders>
              <w:top w:val="single" w:sz="4" w:space="0" w:color="000000"/>
              <w:left w:val="single" w:sz="4" w:space="0" w:color="000000"/>
              <w:bottom w:val="single" w:sz="4" w:space="0" w:color="000000"/>
              <w:right w:val="single" w:sz="4" w:space="0" w:color="000000"/>
            </w:tcBorders>
            <w:hideMark/>
          </w:tcPr>
          <w:p w14:paraId="6341AD81"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0..1</w:t>
            </w:r>
          </w:p>
        </w:tc>
        <w:tc>
          <w:tcPr>
            <w:tcW w:w="1900" w:type="dxa"/>
            <w:tcBorders>
              <w:top w:val="single" w:sz="4" w:space="0" w:color="000000"/>
              <w:left w:val="single" w:sz="4" w:space="0" w:color="000000"/>
              <w:bottom w:val="single" w:sz="4" w:space="0" w:color="000000"/>
              <w:right w:val="single" w:sz="4" w:space="0" w:color="000000"/>
            </w:tcBorders>
            <w:hideMark/>
          </w:tcPr>
          <w:p w14:paraId="69AA068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tcPr>
          <w:p w14:paraId="3AC85822"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1AFC99DA"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511AFEDF"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13B08EC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digitalSignatureReference</w:t>
            </w:r>
          </w:p>
        </w:tc>
        <w:tc>
          <w:tcPr>
            <w:tcW w:w="4133" w:type="dxa"/>
            <w:tcBorders>
              <w:top w:val="single" w:sz="4" w:space="0" w:color="000000"/>
              <w:left w:val="single" w:sz="4" w:space="0" w:color="000000"/>
              <w:bottom w:val="single" w:sz="4" w:space="0" w:color="000000"/>
              <w:right w:val="single" w:sz="4" w:space="0" w:color="000000"/>
            </w:tcBorders>
            <w:hideMark/>
          </w:tcPr>
          <w:p w14:paraId="77611824"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Reference for digital signature algorithm</w:t>
            </w:r>
          </w:p>
        </w:tc>
        <w:tc>
          <w:tcPr>
            <w:tcW w:w="807" w:type="dxa"/>
            <w:tcBorders>
              <w:top w:val="single" w:sz="4" w:space="0" w:color="000000"/>
              <w:left w:val="single" w:sz="4" w:space="0" w:color="000000"/>
              <w:bottom w:val="single" w:sz="4" w:space="0" w:color="000000"/>
              <w:right w:val="single" w:sz="4" w:space="0" w:color="000000"/>
            </w:tcBorders>
            <w:hideMark/>
          </w:tcPr>
          <w:p w14:paraId="62E8065A"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7A488C79" w14:textId="77E23B7E" w:rsidR="006B114A" w:rsidRDefault="005F5493">
            <w:pPr>
              <w:suppressAutoHyphens/>
              <w:snapToGrid w:val="0"/>
              <w:spacing w:before="60" w:after="60" w:line="240" w:lineRule="auto"/>
              <w:rPr>
                <w:rFonts w:cs="Arial"/>
                <w:sz w:val="16"/>
                <w:szCs w:val="16"/>
                <w:lang w:val="en-US" w:eastAsia="ar-SA"/>
              </w:rPr>
            </w:pPr>
            <w:ins w:id="507" w:author="Eivind" w:date="2018-07-10T00:07:00Z">
              <w:r>
                <w:rPr>
                  <w:sz w:val="16"/>
                  <w:szCs w:val="16"/>
                </w:rPr>
                <w:t>S100_DigitalSignature</w:t>
              </w:r>
            </w:ins>
            <w:del w:id="508" w:author="Eivind" w:date="2018-07-10T00:07:00Z">
              <w:r w:rsidR="006B114A" w:rsidDel="005F5493">
                <w:rPr>
                  <w:rFonts w:cs="Arial"/>
                  <w:sz w:val="16"/>
                  <w:szCs w:val="16"/>
                  <w:lang w:val="en-US" w:eastAsia="ar-SA"/>
                </w:rPr>
                <w:delText>CharacterString</w:delText>
              </w:r>
            </w:del>
          </w:p>
        </w:tc>
        <w:tc>
          <w:tcPr>
            <w:tcW w:w="3215" w:type="dxa"/>
            <w:tcBorders>
              <w:top w:val="single" w:sz="4" w:space="0" w:color="000000"/>
              <w:left w:val="single" w:sz="4" w:space="0" w:color="000000"/>
              <w:bottom w:val="single" w:sz="4" w:space="0" w:color="000000"/>
              <w:right w:val="single" w:sz="4" w:space="0" w:color="000000"/>
            </w:tcBorders>
            <w:hideMark/>
          </w:tcPr>
          <w:p w14:paraId="4C41FFB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Reference to the appropriate digital signature algorithm</w:t>
            </w:r>
          </w:p>
        </w:tc>
      </w:tr>
      <w:tr w:rsidR="006B114A" w14:paraId="64DE0DF6"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67A70FC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0F14CEA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digitalSignatureValue</w:t>
            </w:r>
          </w:p>
        </w:tc>
        <w:tc>
          <w:tcPr>
            <w:tcW w:w="4133" w:type="dxa"/>
            <w:tcBorders>
              <w:top w:val="single" w:sz="4" w:space="0" w:color="000000"/>
              <w:left w:val="single" w:sz="4" w:space="0" w:color="000000"/>
              <w:bottom w:val="single" w:sz="4" w:space="0" w:color="000000"/>
              <w:right w:val="single" w:sz="4" w:space="0" w:color="000000"/>
            </w:tcBorders>
            <w:hideMark/>
          </w:tcPr>
          <w:p w14:paraId="2C48F7EC"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Digital Signature of the file</w:t>
            </w:r>
          </w:p>
        </w:tc>
        <w:tc>
          <w:tcPr>
            <w:tcW w:w="807" w:type="dxa"/>
            <w:tcBorders>
              <w:top w:val="single" w:sz="4" w:space="0" w:color="000000"/>
              <w:left w:val="single" w:sz="4" w:space="0" w:color="000000"/>
              <w:bottom w:val="single" w:sz="4" w:space="0" w:color="000000"/>
              <w:right w:val="single" w:sz="4" w:space="0" w:color="000000"/>
            </w:tcBorders>
            <w:hideMark/>
          </w:tcPr>
          <w:p w14:paraId="065BDA00"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0CC6ED7F" w14:textId="4D6524DA" w:rsidR="006B114A" w:rsidRDefault="005F5493">
            <w:pPr>
              <w:suppressAutoHyphens/>
              <w:snapToGrid w:val="0"/>
              <w:spacing w:before="60" w:after="60" w:line="240" w:lineRule="auto"/>
              <w:rPr>
                <w:rFonts w:cs="Arial"/>
                <w:sz w:val="16"/>
                <w:szCs w:val="16"/>
                <w:lang w:val="en-US" w:eastAsia="ar-SA"/>
              </w:rPr>
            </w:pPr>
            <w:ins w:id="509" w:author="Eivind" w:date="2018-07-10T00:08:00Z">
              <w:r>
                <w:rPr>
                  <w:i/>
                  <w:sz w:val="16"/>
                  <w:szCs w:val="16"/>
                </w:rPr>
                <w:t>S100_DigitalSignatureValue</w:t>
              </w:r>
              <w:r>
                <w:rPr>
                  <w:sz w:val="16"/>
                  <w:szCs w:val="16"/>
                </w:rPr>
                <w:t xml:space="preserve"> (Abstract type)</w:t>
              </w:r>
            </w:ins>
            <w:del w:id="510" w:author="Eivind" w:date="2018-07-10T00:08:00Z">
              <w:r w:rsidR="006B114A" w:rsidDel="005F5493">
                <w:rPr>
                  <w:rFonts w:cs="Arial"/>
                  <w:sz w:val="16"/>
                  <w:szCs w:val="16"/>
                  <w:lang w:val="en-US" w:eastAsia="ar-SA"/>
                </w:rPr>
                <w:delText>CharacterString</w:delText>
              </w:r>
            </w:del>
          </w:p>
        </w:tc>
        <w:tc>
          <w:tcPr>
            <w:tcW w:w="3215" w:type="dxa"/>
            <w:tcBorders>
              <w:top w:val="single" w:sz="4" w:space="0" w:color="000000"/>
              <w:left w:val="single" w:sz="4" w:space="0" w:color="000000"/>
              <w:bottom w:val="single" w:sz="4" w:space="0" w:color="000000"/>
              <w:right w:val="single" w:sz="4" w:space="0" w:color="000000"/>
            </w:tcBorders>
          </w:tcPr>
          <w:p w14:paraId="12A8944D" w14:textId="77777777" w:rsidR="005F5493" w:rsidRDefault="005F5493" w:rsidP="005F5493">
            <w:pPr>
              <w:snapToGrid w:val="0"/>
              <w:spacing w:before="60" w:after="60"/>
              <w:jc w:val="left"/>
              <w:rPr>
                <w:ins w:id="511" w:author="Eivind" w:date="2018-07-10T00:09:00Z"/>
                <w:rFonts w:cs="Arial"/>
                <w:sz w:val="16"/>
                <w:szCs w:val="16"/>
                <w:lang w:eastAsia="ar-SA"/>
              </w:rPr>
            </w:pPr>
            <w:ins w:id="512" w:author="Eivind" w:date="2018-07-10T00:09:00Z">
              <w:r>
                <w:rPr>
                  <w:rFonts w:cs="Arial"/>
                  <w:sz w:val="16"/>
                  <w:szCs w:val="16"/>
                </w:rPr>
                <w:t>The value resulting from application of digitalSignatureReference.</w:t>
              </w:r>
            </w:ins>
          </w:p>
          <w:p w14:paraId="4691DD27"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22194844"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5CA8CA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3683C1C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requirementType</w:t>
            </w:r>
          </w:p>
        </w:tc>
        <w:tc>
          <w:tcPr>
            <w:tcW w:w="4133" w:type="dxa"/>
            <w:tcBorders>
              <w:top w:val="single" w:sz="4" w:space="0" w:color="000000"/>
              <w:left w:val="single" w:sz="4" w:space="0" w:color="000000"/>
              <w:bottom w:val="single" w:sz="4" w:space="0" w:color="000000"/>
              <w:right w:val="single" w:sz="4" w:space="0" w:color="000000"/>
            </w:tcBorders>
            <w:hideMark/>
          </w:tcPr>
          <w:p w14:paraId="77ADF5F0"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type of authority or requestor responsible for the specifications, rules, or requirements based on which this catalogue was prepared.</w:t>
            </w:r>
          </w:p>
        </w:tc>
        <w:tc>
          <w:tcPr>
            <w:tcW w:w="807" w:type="dxa"/>
            <w:tcBorders>
              <w:top w:val="single" w:sz="4" w:space="0" w:color="000000"/>
              <w:left w:val="single" w:sz="4" w:space="0" w:color="000000"/>
              <w:bottom w:val="single" w:sz="4" w:space="0" w:color="000000"/>
              <w:right w:val="single" w:sz="4" w:space="0" w:color="000000"/>
            </w:tcBorders>
            <w:hideMark/>
          </w:tcPr>
          <w:p w14:paraId="67C0E1AF"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6D9EED2F"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Enumeration</w:t>
            </w:r>
          </w:p>
        </w:tc>
        <w:tc>
          <w:tcPr>
            <w:tcW w:w="3215" w:type="dxa"/>
            <w:tcBorders>
              <w:top w:val="single" w:sz="4" w:space="0" w:color="000000"/>
              <w:left w:val="single" w:sz="4" w:space="0" w:color="000000"/>
              <w:bottom w:val="single" w:sz="4" w:space="0" w:color="000000"/>
              <w:right w:val="single" w:sz="4" w:space="0" w:color="000000"/>
            </w:tcBorders>
          </w:tcPr>
          <w:p w14:paraId="04FE1286"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3E4918D6"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EF62B4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04E6FCB7"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requirementDescription</w:t>
            </w:r>
          </w:p>
        </w:tc>
        <w:tc>
          <w:tcPr>
            <w:tcW w:w="4133" w:type="dxa"/>
            <w:tcBorders>
              <w:top w:val="single" w:sz="4" w:space="0" w:color="000000"/>
              <w:left w:val="single" w:sz="4" w:space="0" w:color="000000"/>
              <w:bottom w:val="single" w:sz="4" w:space="0" w:color="000000"/>
              <w:right w:val="single" w:sz="4" w:space="0" w:color="000000"/>
            </w:tcBorders>
            <w:hideMark/>
          </w:tcPr>
          <w:p w14:paraId="2C79BB9E"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Description of the source of the requirements or specifications upon which this catalogue is based. This might be the name of the country, company, OEM, port, pilot, etc.</w:t>
            </w:r>
          </w:p>
        </w:tc>
        <w:tc>
          <w:tcPr>
            <w:tcW w:w="807" w:type="dxa"/>
            <w:tcBorders>
              <w:top w:val="single" w:sz="4" w:space="0" w:color="000000"/>
              <w:left w:val="single" w:sz="4" w:space="0" w:color="000000"/>
              <w:bottom w:val="single" w:sz="4" w:space="0" w:color="000000"/>
              <w:right w:val="single" w:sz="4" w:space="0" w:color="000000"/>
            </w:tcBorders>
            <w:hideMark/>
          </w:tcPr>
          <w:p w14:paraId="551F6CA5"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3197E46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tcPr>
          <w:p w14:paraId="2B2179C4"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5C9E8045"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154AB24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6DA5C37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productCovered</w:t>
            </w:r>
          </w:p>
        </w:tc>
        <w:tc>
          <w:tcPr>
            <w:tcW w:w="4133" w:type="dxa"/>
            <w:tcBorders>
              <w:top w:val="single" w:sz="4" w:space="0" w:color="000000"/>
              <w:left w:val="single" w:sz="4" w:space="0" w:color="000000"/>
              <w:bottom w:val="single" w:sz="4" w:space="0" w:color="000000"/>
              <w:right w:val="single" w:sz="4" w:space="0" w:color="000000"/>
            </w:tcBorders>
            <w:hideMark/>
          </w:tcPr>
          <w:p w14:paraId="0B481070"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products covered by this catalogue</w:t>
            </w:r>
          </w:p>
        </w:tc>
        <w:tc>
          <w:tcPr>
            <w:tcW w:w="807" w:type="dxa"/>
            <w:tcBorders>
              <w:top w:val="single" w:sz="4" w:space="0" w:color="000000"/>
              <w:left w:val="single" w:sz="4" w:space="0" w:color="000000"/>
              <w:bottom w:val="single" w:sz="4" w:space="0" w:color="000000"/>
              <w:right w:val="single" w:sz="4" w:space="0" w:color="000000"/>
            </w:tcBorders>
            <w:hideMark/>
          </w:tcPr>
          <w:p w14:paraId="66AB3D53"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525C928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Enumeration</w:t>
            </w:r>
          </w:p>
        </w:tc>
        <w:tc>
          <w:tcPr>
            <w:tcW w:w="3215" w:type="dxa"/>
            <w:tcBorders>
              <w:top w:val="single" w:sz="4" w:space="0" w:color="000000"/>
              <w:left w:val="single" w:sz="4" w:space="0" w:color="000000"/>
              <w:bottom w:val="single" w:sz="4" w:space="0" w:color="000000"/>
              <w:right w:val="single" w:sz="4" w:space="0" w:color="000000"/>
            </w:tcBorders>
          </w:tcPr>
          <w:p w14:paraId="446E7580"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35F6EE9A" w14:textId="77777777" w:rsidTr="00996B38">
        <w:trPr>
          <w:cantSplit/>
          <w:trHeight w:val="494"/>
        </w:trPr>
        <w:tc>
          <w:tcPr>
            <w:tcW w:w="1177" w:type="dxa"/>
            <w:tcBorders>
              <w:top w:val="single" w:sz="4" w:space="0" w:color="000000"/>
              <w:left w:val="single" w:sz="4" w:space="0" w:color="000000"/>
              <w:bottom w:val="single" w:sz="4" w:space="0" w:color="000000"/>
              <w:right w:val="single" w:sz="4" w:space="0" w:color="000000"/>
            </w:tcBorders>
            <w:hideMark/>
          </w:tcPr>
          <w:p w14:paraId="47ABCFE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2554906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tcPr>
          <w:p w14:paraId="3834F9C4" w14:textId="77777777" w:rsidR="006B114A" w:rsidRDefault="006B114A">
            <w:pPr>
              <w:pStyle w:val="Default"/>
              <w:rPr>
                <w:sz w:val="16"/>
                <w:szCs w:val="16"/>
              </w:rPr>
            </w:pPr>
            <w:r>
              <w:rPr>
                <w:sz w:val="16"/>
                <w:szCs w:val="16"/>
              </w:rPr>
              <w:t xml:space="preserve">The name for the catalogue </w:t>
            </w:r>
          </w:p>
          <w:p w14:paraId="635EA413" w14:textId="77777777" w:rsidR="006B114A" w:rsidRDefault="006B114A">
            <w:pPr>
              <w:suppressAutoHyphens/>
              <w:snapToGrid w:val="0"/>
              <w:spacing w:before="60" w:after="60" w:line="240" w:lineRule="auto"/>
              <w:jc w:val="left"/>
              <w:rPr>
                <w:rFonts w:cs="Arial"/>
                <w:sz w:val="16"/>
                <w:szCs w:val="16"/>
                <w:lang w:val="en-US" w:eastAsia="ar-SA"/>
              </w:rPr>
            </w:pPr>
          </w:p>
        </w:tc>
        <w:tc>
          <w:tcPr>
            <w:tcW w:w="807" w:type="dxa"/>
            <w:tcBorders>
              <w:top w:val="single" w:sz="4" w:space="0" w:color="000000"/>
              <w:left w:val="single" w:sz="4" w:space="0" w:color="000000"/>
              <w:bottom w:val="single" w:sz="4" w:space="0" w:color="000000"/>
              <w:right w:val="single" w:sz="4" w:space="0" w:color="000000"/>
            </w:tcBorders>
            <w:hideMark/>
          </w:tcPr>
          <w:p w14:paraId="40C95EDE"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08494F0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hideMark/>
          </w:tcPr>
          <w:p w14:paraId="7F6A8ED8"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Inherited from CT_Catalogue</w:t>
            </w:r>
          </w:p>
        </w:tc>
      </w:tr>
      <w:tr w:rsidR="006B114A" w14:paraId="14E71D0E" w14:textId="77777777" w:rsidTr="00996B38">
        <w:trPr>
          <w:cantSplit/>
          <w:trHeight w:val="584"/>
        </w:trPr>
        <w:tc>
          <w:tcPr>
            <w:tcW w:w="1177" w:type="dxa"/>
            <w:tcBorders>
              <w:top w:val="single" w:sz="4" w:space="0" w:color="000000"/>
              <w:left w:val="single" w:sz="4" w:space="0" w:color="000000"/>
              <w:bottom w:val="single" w:sz="4" w:space="0" w:color="000000"/>
              <w:right w:val="single" w:sz="4" w:space="0" w:color="000000"/>
            </w:tcBorders>
            <w:hideMark/>
          </w:tcPr>
          <w:p w14:paraId="5D2C66C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0B6FE28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scope</w:t>
            </w:r>
          </w:p>
        </w:tc>
        <w:tc>
          <w:tcPr>
            <w:tcW w:w="4133" w:type="dxa"/>
            <w:tcBorders>
              <w:top w:val="single" w:sz="4" w:space="0" w:color="000000"/>
              <w:left w:val="single" w:sz="4" w:space="0" w:color="000000"/>
              <w:bottom w:val="single" w:sz="4" w:space="0" w:color="000000"/>
              <w:right w:val="single" w:sz="4" w:space="0" w:color="000000"/>
            </w:tcBorders>
            <w:hideMark/>
          </w:tcPr>
          <w:p w14:paraId="5E51D651"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Subject domain of the catalogue</w:t>
            </w:r>
          </w:p>
        </w:tc>
        <w:tc>
          <w:tcPr>
            <w:tcW w:w="807" w:type="dxa"/>
            <w:tcBorders>
              <w:top w:val="single" w:sz="4" w:space="0" w:color="000000"/>
              <w:left w:val="single" w:sz="4" w:space="0" w:color="000000"/>
              <w:bottom w:val="single" w:sz="4" w:space="0" w:color="000000"/>
              <w:right w:val="single" w:sz="4" w:space="0" w:color="000000"/>
            </w:tcBorders>
            <w:hideMark/>
          </w:tcPr>
          <w:p w14:paraId="0497BEA4"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4C794B8E" w14:textId="77777777" w:rsidR="006B114A" w:rsidRDefault="006B114A">
            <w:pPr>
              <w:suppressAutoHyphens/>
              <w:spacing w:after="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hideMark/>
          </w:tcPr>
          <w:p w14:paraId="64546658"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Inherited from CT_Catalogue</w:t>
            </w:r>
          </w:p>
        </w:tc>
      </w:tr>
      <w:tr w:rsidR="006B114A" w14:paraId="6EA33A06" w14:textId="77777777" w:rsidTr="00996B38">
        <w:trPr>
          <w:cantSplit/>
          <w:trHeight w:val="539"/>
        </w:trPr>
        <w:tc>
          <w:tcPr>
            <w:tcW w:w="1177" w:type="dxa"/>
            <w:tcBorders>
              <w:top w:val="single" w:sz="4" w:space="0" w:color="000000"/>
              <w:left w:val="single" w:sz="4" w:space="0" w:color="000000"/>
              <w:bottom w:val="single" w:sz="4" w:space="0" w:color="000000"/>
              <w:right w:val="single" w:sz="4" w:space="0" w:color="000000"/>
            </w:tcBorders>
            <w:hideMark/>
          </w:tcPr>
          <w:p w14:paraId="015268D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518C05BF"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fieldOfApplication</w:t>
            </w:r>
          </w:p>
        </w:tc>
        <w:tc>
          <w:tcPr>
            <w:tcW w:w="4133" w:type="dxa"/>
            <w:tcBorders>
              <w:top w:val="single" w:sz="4" w:space="0" w:color="000000"/>
              <w:left w:val="single" w:sz="4" w:space="0" w:color="000000"/>
              <w:bottom w:val="single" w:sz="4" w:space="0" w:color="000000"/>
              <w:right w:val="single" w:sz="4" w:space="0" w:color="000000"/>
            </w:tcBorders>
            <w:hideMark/>
          </w:tcPr>
          <w:p w14:paraId="03C558D8"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Description of the use to which this catalogue may be put</w:t>
            </w:r>
          </w:p>
        </w:tc>
        <w:tc>
          <w:tcPr>
            <w:tcW w:w="807" w:type="dxa"/>
            <w:tcBorders>
              <w:top w:val="single" w:sz="4" w:space="0" w:color="000000"/>
              <w:left w:val="single" w:sz="4" w:space="0" w:color="000000"/>
              <w:bottom w:val="single" w:sz="4" w:space="0" w:color="000000"/>
              <w:right w:val="single" w:sz="4" w:space="0" w:color="000000"/>
            </w:tcBorders>
            <w:hideMark/>
          </w:tcPr>
          <w:p w14:paraId="44EDF6FD"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hideMark/>
          </w:tcPr>
          <w:p w14:paraId="78291B4D" w14:textId="77777777" w:rsidR="006B114A" w:rsidRDefault="006B114A">
            <w:pPr>
              <w:suppressAutoHyphens/>
              <w:spacing w:after="0" w:line="240" w:lineRule="auto"/>
              <w:rPr>
                <w:rFonts w:cs="Arial"/>
                <w:color w:val="000000"/>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hideMark/>
          </w:tcPr>
          <w:p w14:paraId="5C095F8B" w14:textId="77777777" w:rsidR="006B114A" w:rsidRDefault="006B114A">
            <w:pPr>
              <w:suppressAutoHyphens/>
              <w:spacing w:before="100" w:beforeAutospacing="1" w:after="0" w:line="240" w:lineRule="auto"/>
              <w:jc w:val="left"/>
              <w:rPr>
                <w:rFonts w:cs="Arial"/>
                <w:sz w:val="16"/>
                <w:szCs w:val="16"/>
                <w:lang w:val="en-US" w:eastAsia="en-US"/>
              </w:rPr>
            </w:pPr>
            <w:r>
              <w:rPr>
                <w:rFonts w:cs="Arial"/>
                <w:sz w:val="16"/>
                <w:szCs w:val="16"/>
                <w:lang w:val="en-US" w:eastAsia="ar-SA"/>
              </w:rPr>
              <w:t>Inherited from CT_Catalogue</w:t>
            </w:r>
          </w:p>
        </w:tc>
      </w:tr>
      <w:tr w:rsidR="006B114A" w14:paraId="4E73A45A" w14:textId="77777777" w:rsidTr="00996B38">
        <w:trPr>
          <w:cantSplit/>
          <w:trHeight w:val="440"/>
        </w:trPr>
        <w:tc>
          <w:tcPr>
            <w:tcW w:w="1177" w:type="dxa"/>
            <w:tcBorders>
              <w:top w:val="single" w:sz="4" w:space="0" w:color="000000"/>
              <w:left w:val="single" w:sz="4" w:space="0" w:color="000000"/>
              <w:bottom w:val="single" w:sz="4" w:space="0" w:color="000000"/>
              <w:right w:val="single" w:sz="4" w:space="0" w:color="000000"/>
            </w:tcBorders>
            <w:hideMark/>
          </w:tcPr>
          <w:p w14:paraId="06F5F2E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2474C2D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versionNumber</w:t>
            </w:r>
          </w:p>
        </w:tc>
        <w:tc>
          <w:tcPr>
            <w:tcW w:w="4133" w:type="dxa"/>
            <w:tcBorders>
              <w:top w:val="single" w:sz="4" w:space="0" w:color="000000"/>
              <w:left w:val="single" w:sz="4" w:space="0" w:color="000000"/>
              <w:bottom w:val="single" w:sz="4" w:space="0" w:color="000000"/>
              <w:right w:val="single" w:sz="4" w:space="0" w:color="000000"/>
            </w:tcBorders>
            <w:hideMark/>
          </w:tcPr>
          <w:p w14:paraId="2E64798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version number of the product specification</w:t>
            </w:r>
          </w:p>
        </w:tc>
        <w:tc>
          <w:tcPr>
            <w:tcW w:w="807" w:type="dxa"/>
            <w:tcBorders>
              <w:top w:val="single" w:sz="4" w:space="0" w:color="000000"/>
              <w:left w:val="single" w:sz="4" w:space="0" w:color="000000"/>
              <w:bottom w:val="single" w:sz="4" w:space="0" w:color="000000"/>
              <w:right w:val="single" w:sz="4" w:space="0" w:color="000000"/>
            </w:tcBorders>
            <w:hideMark/>
          </w:tcPr>
          <w:p w14:paraId="5F979A7E"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560EBB2C" w14:textId="77777777" w:rsidR="006B114A" w:rsidRDefault="006B114A">
            <w:pPr>
              <w:suppressAutoHyphens/>
              <w:spacing w:after="0" w:line="240" w:lineRule="auto"/>
              <w:rPr>
                <w:rFonts w:cs="Arial"/>
                <w:color w:val="000000"/>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hideMark/>
          </w:tcPr>
          <w:p w14:paraId="0E2F7A4D" w14:textId="77777777" w:rsidR="006B114A" w:rsidRDefault="006B114A">
            <w:pPr>
              <w:suppressAutoHyphens/>
              <w:spacing w:before="100" w:beforeAutospacing="1" w:after="0" w:line="240" w:lineRule="auto"/>
              <w:jc w:val="left"/>
              <w:rPr>
                <w:rFonts w:cs="Arial"/>
                <w:sz w:val="16"/>
                <w:szCs w:val="16"/>
                <w:lang w:val="en-US" w:eastAsia="en-US"/>
              </w:rPr>
            </w:pPr>
            <w:r>
              <w:rPr>
                <w:rFonts w:cs="Arial"/>
                <w:sz w:val="16"/>
                <w:szCs w:val="16"/>
                <w:lang w:val="en-US" w:eastAsia="ar-SA"/>
              </w:rPr>
              <w:t>Inherited from CT_Catalogue</w:t>
            </w:r>
          </w:p>
        </w:tc>
      </w:tr>
      <w:tr w:rsidR="006B114A" w14:paraId="6544E462" w14:textId="77777777" w:rsidTr="00996B38">
        <w:trPr>
          <w:cantSplit/>
          <w:trHeight w:val="431"/>
        </w:trPr>
        <w:tc>
          <w:tcPr>
            <w:tcW w:w="1177" w:type="dxa"/>
            <w:tcBorders>
              <w:top w:val="single" w:sz="4" w:space="0" w:color="000000"/>
              <w:left w:val="single" w:sz="4" w:space="0" w:color="000000"/>
              <w:bottom w:val="single" w:sz="4" w:space="0" w:color="000000"/>
              <w:right w:val="single" w:sz="4" w:space="0" w:color="000000"/>
            </w:tcBorders>
            <w:hideMark/>
          </w:tcPr>
          <w:p w14:paraId="4574FC5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34027CA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versionDate</w:t>
            </w:r>
          </w:p>
        </w:tc>
        <w:tc>
          <w:tcPr>
            <w:tcW w:w="4133" w:type="dxa"/>
            <w:tcBorders>
              <w:top w:val="single" w:sz="4" w:space="0" w:color="000000"/>
              <w:left w:val="single" w:sz="4" w:space="0" w:color="000000"/>
              <w:bottom w:val="single" w:sz="4" w:space="0" w:color="000000"/>
              <w:right w:val="single" w:sz="4" w:space="0" w:color="000000"/>
            </w:tcBorders>
            <w:hideMark/>
          </w:tcPr>
          <w:p w14:paraId="5E75496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version date of the product specification</w:t>
            </w:r>
          </w:p>
        </w:tc>
        <w:tc>
          <w:tcPr>
            <w:tcW w:w="807" w:type="dxa"/>
            <w:tcBorders>
              <w:top w:val="single" w:sz="4" w:space="0" w:color="000000"/>
              <w:left w:val="single" w:sz="4" w:space="0" w:color="000000"/>
              <w:bottom w:val="single" w:sz="4" w:space="0" w:color="000000"/>
              <w:right w:val="single" w:sz="4" w:space="0" w:color="000000"/>
            </w:tcBorders>
            <w:hideMark/>
          </w:tcPr>
          <w:p w14:paraId="548E6889"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tcPr>
          <w:p w14:paraId="764D215D" w14:textId="77777777" w:rsidR="006B114A" w:rsidRDefault="006B114A">
            <w:pPr>
              <w:suppressAutoHyphens/>
              <w:spacing w:after="0" w:line="240" w:lineRule="auto"/>
              <w:rPr>
                <w:rFonts w:cs="Arial"/>
                <w:color w:val="000000"/>
                <w:sz w:val="16"/>
                <w:szCs w:val="16"/>
                <w:lang w:val="en-US" w:eastAsia="ar-SA"/>
              </w:rPr>
            </w:pPr>
          </w:p>
        </w:tc>
        <w:tc>
          <w:tcPr>
            <w:tcW w:w="3215" w:type="dxa"/>
            <w:tcBorders>
              <w:top w:val="single" w:sz="4" w:space="0" w:color="000000"/>
              <w:left w:val="single" w:sz="4" w:space="0" w:color="000000"/>
              <w:bottom w:val="single" w:sz="4" w:space="0" w:color="000000"/>
              <w:right w:val="single" w:sz="4" w:space="0" w:color="000000"/>
            </w:tcBorders>
            <w:hideMark/>
          </w:tcPr>
          <w:p w14:paraId="0805E593" w14:textId="77777777" w:rsidR="006B114A" w:rsidRDefault="006B114A">
            <w:pPr>
              <w:suppressAutoHyphens/>
              <w:spacing w:before="100" w:beforeAutospacing="1" w:after="0" w:line="240" w:lineRule="auto"/>
              <w:jc w:val="left"/>
              <w:rPr>
                <w:rFonts w:cs="Arial"/>
                <w:sz w:val="16"/>
                <w:szCs w:val="16"/>
                <w:lang w:val="en-US" w:eastAsia="en-US"/>
              </w:rPr>
            </w:pPr>
            <w:r>
              <w:rPr>
                <w:rFonts w:cs="Arial"/>
                <w:sz w:val="16"/>
                <w:szCs w:val="16"/>
                <w:lang w:val="en-US" w:eastAsia="ar-SA"/>
              </w:rPr>
              <w:t>Inherited from CT_Catalogue</w:t>
            </w:r>
          </w:p>
        </w:tc>
      </w:tr>
      <w:tr w:rsidR="006B114A" w14:paraId="14C8294C" w14:textId="77777777" w:rsidTr="00996B38">
        <w:trPr>
          <w:cantSplit/>
          <w:trHeight w:val="449"/>
        </w:trPr>
        <w:tc>
          <w:tcPr>
            <w:tcW w:w="1177" w:type="dxa"/>
            <w:tcBorders>
              <w:top w:val="single" w:sz="4" w:space="0" w:color="000000"/>
              <w:left w:val="single" w:sz="4" w:space="0" w:color="000000"/>
              <w:bottom w:val="single" w:sz="4" w:space="0" w:color="000000"/>
              <w:right w:val="single" w:sz="4" w:space="0" w:color="000000"/>
            </w:tcBorders>
            <w:hideMark/>
          </w:tcPr>
          <w:p w14:paraId="1EFA755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0974807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language</w:t>
            </w:r>
          </w:p>
        </w:tc>
        <w:tc>
          <w:tcPr>
            <w:tcW w:w="4133" w:type="dxa"/>
            <w:tcBorders>
              <w:top w:val="single" w:sz="4" w:space="0" w:color="000000"/>
              <w:left w:val="single" w:sz="4" w:space="0" w:color="000000"/>
              <w:bottom w:val="single" w:sz="4" w:space="0" w:color="000000"/>
              <w:right w:val="single" w:sz="4" w:space="0" w:color="000000"/>
            </w:tcBorders>
            <w:hideMark/>
          </w:tcPr>
          <w:p w14:paraId="55714AB8"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language used for this catalogue</w:t>
            </w:r>
          </w:p>
        </w:tc>
        <w:tc>
          <w:tcPr>
            <w:tcW w:w="807" w:type="dxa"/>
            <w:tcBorders>
              <w:top w:val="single" w:sz="4" w:space="0" w:color="000000"/>
              <w:left w:val="single" w:sz="4" w:space="0" w:color="000000"/>
              <w:bottom w:val="single" w:sz="4" w:space="0" w:color="000000"/>
              <w:right w:val="single" w:sz="4" w:space="0" w:color="000000"/>
            </w:tcBorders>
            <w:hideMark/>
          </w:tcPr>
          <w:p w14:paraId="764C477D"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0..1</w:t>
            </w:r>
          </w:p>
        </w:tc>
        <w:tc>
          <w:tcPr>
            <w:tcW w:w="1900" w:type="dxa"/>
            <w:tcBorders>
              <w:top w:val="single" w:sz="4" w:space="0" w:color="000000"/>
              <w:left w:val="single" w:sz="4" w:space="0" w:color="000000"/>
              <w:bottom w:val="single" w:sz="4" w:space="0" w:color="000000"/>
              <w:right w:val="single" w:sz="4" w:space="0" w:color="000000"/>
            </w:tcBorders>
            <w:hideMark/>
          </w:tcPr>
          <w:p w14:paraId="675F6DA9" w14:textId="77777777" w:rsidR="006B114A" w:rsidRDefault="006B114A">
            <w:pPr>
              <w:suppressAutoHyphens/>
              <w:spacing w:after="0" w:line="240" w:lineRule="auto"/>
              <w:rPr>
                <w:rFonts w:cs="Arial"/>
                <w:color w:val="000000"/>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hideMark/>
          </w:tcPr>
          <w:p w14:paraId="52FED1EC" w14:textId="77777777" w:rsidR="006B114A" w:rsidRDefault="006B114A">
            <w:pPr>
              <w:suppressAutoHyphens/>
              <w:spacing w:before="100" w:beforeAutospacing="1" w:after="0" w:line="240" w:lineRule="auto"/>
              <w:jc w:val="left"/>
              <w:rPr>
                <w:rFonts w:cs="Arial"/>
                <w:sz w:val="16"/>
                <w:szCs w:val="16"/>
                <w:lang w:val="en-US" w:eastAsia="en-US"/>
              </w:rPr>
            </w:pPr>
            <w:r>
              <w:rPr>
                <w:rFonts w:cs="Arial"/>
                <w:sz w:val="16"/>
                <w:szCs w:val="16"/>
                <w:lang w:val="en-US" w:eastAsia="ar-SA"/>
              </w:rPr>
              <w:t>Inherited from CT_Catalogue</w:t>
            </w:r>
          </w:p>
        </w:tc>
      </w:tr>
      <w:tr w:rsidR="006B114A" w14:paraId="7B8CEC66" w14:textId="77777777" w:rsidTr="00996B38">
        <w:trPr>
          <w:cantSplit/>
          <w:trHeight w:val="467"/>
        </w:trPr>
        <w:tc>
          <w:tcPr>
            <w:tcW w:w="1177" w:type="dxa"/>
            <w:tcBorders>
              <w:top w:val="single" w:sz="4" w:space="0" w:color="000000"/>
              <w:left w:val="single" w:sz="4" w:space="0" w:color="000000"/>
              <w:bottom w:val="single" w:sz="4" w:space="0" w:color="000000"/>
              <w:right w:val="single" w:sz="4" w:space="0" w:color="000000"/>
            </w:tcBorders>
            <w:hideMark/>
          </w:tcPr>
          <w:p w14:paraId="5DE504E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35FADA6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locale</w:t>
            </w:r>
          </w:p>
        </w:tc>
        <w:tc>
          <w:tcPr>
            <w:tcW w:w="4133" w:type="dxa"/>
            <w:tcBorders>
              <w:top w:val="single" w:sz="4" w:space="0" w:color="000000"/>
              <w:left w:val="single" w:sz="4" w:space="0" w:color="000000"/>
              <w:bottom w:val="single" w:sz="4" w:space="0" w:color="000000"/>
              <w:right w:val="single" w:sz="4" w:space="0" w:color="000000"/>
            </w:tcBorders>
            <w:hideMark/>
          </w:tcPr>
          <w:p w14:paraId="7399873E"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provides information about alternatively used localised character strings</w:t>
            </w:r>
          </w:p>
        </w:tc>
        <w:tc>
          <w:tcPr>
            <w:tcW w:w="807" w:type="dxa"/>
            <w:tcBorders>
              <w:top w:val="single" w:sz="4" w:space="0" w:color="000000"/>
              <w:left w:val="single" w:sz="4" w:space="0" w:color="000000"/>
              <w:bottom w:val="single" w:sz="4" w:space="0" w:color="000000"/>
              <w:right w:val="single" w:sz="4" w:space="0" w:color="000000"/>
            </w:tcBorders>
            <w:hideMark/>
          </w:tcPr>
          <w:p w14:paraId="63E64FF4"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0..1</w:t>
            </w:r>
          </w:p>
        </w:tc>
        <w:tc>
          <w:tcPr>
            <w:tcW w:w="1900" w:type="dxa"/>
            <w:tcBorders>
              <w:top w:val="single" w:sz="4" w:space="0" w:color="000000"/>
              <w:left w:val="single" w:sz="4" w:space="0" w:color="000000"/>
              <w:bottom w:val="single" w:sz="4" w:space="0" w:color="000000"/>
              <w:right w:val="single" w:sz="4" w:space="0" w:color="000000"/>
            </w:tcBorders>
            <w:hideMark/>
          </w:tcPr>
          <w:p w14:paraId="15963C5A" w14:textId="3339F9BC" w:rsidR="006B114A" w:rsidRDefault="006B114A" w:rsidP="004733A5">
            <w:pPr>
              <w:suppressAutoHyphens/>
              <w:spacing w:after="0" w:line="240" w:lineRule="auto"/>
              <w:jc w:val="left"/>
              <w:rPr>
                <w:rFonts w:cs="Arial"/>
                <w:color w:val="000000"/>
                <w:sz w:val="16"/>
                <w:szCs w:val="16"/>
                <w:lang w:val="en-US" w:eastAsia="ar-SA"/>
              </w:rPr>
            </w:pPr>
            <w:r>
              <w:rPr>
                <w:rFonts w:cs="Arial"/>
                <w:color w:val="000000"/>
                <w:sz w:val="16"/>
                <w:szCs w:val="16"/>
                <w:lang w:val="en-US" w:eastAsia="ar-SA"/>
              </w:rPr>
              <w:t>PT_Locale  (ISO 19115</w:t>
            </w:r>
            <w:ins w:id="513" w:author="Raphael Malyankar" w:date="2018-07-08T20:07:00Z">
              <w:r w:rsidR="007D28C7">
                <w:rPr>
                  <w:rFonts w:cs="Arial"/>
                  <w:color w:val="000000"/>
                  <w:sz w:val="16"/>
                  <w:szCs w:val="16"/>
                  <w:lang w:val="en-US" w:eastAsia="ar-SA"/>
                </w:rPr>
                <w:t>-1</w:t>
              </w:r>
            </w:ins>
            <w:r>
              <w:rPr>
                <w:rFonts w:cs="Arial"/>
                <w:color w:val="000000"/>
                <w:sz w:val="16"/>
                <w:szCs w:val="16"/>
                <w:lang w:val="en-US" w:eastAsia="ar-SA"/>
              </w:rPr>
              <w:t>)</w:t>
            </w:r>
          </w:p>
        </w:tc>
        <w:tc>
          <w:tcPr>
            <w:tcW w:w="3215" w:type="dxa"/>
            <w:tcBorders>
              <w:top w:val="single" w:sz="4" w:space="0" w:color="000000"/>
              <w:left w:val="single" w:sz="4" w:space="0" w:color="000000"/>
              <w:bottom w:val="single" w:sz="4" w:space="0" w:color="000000"/>
              <w:right w:val="single" w:sz="4" w:space="0" w:color="000000"/>
            </w:tcBorders>
            <w:hideMark/>
          </w:tcPr>
          <w:p w14:paraId="3F961413" w14:textId="77777777" w:rsidR="006B114A" w:rsidRDefault="006B114A">
            <w:pPr>
              <w:suppressAutoHyphens/>
              <w:spacing w:before="100" w:beforeAutospacing="1" w:after="0" w:line="240" w:lineRule="auto"/>
              <w:jc w:val="left"/>
              <w:rPr>
                <w:rFonts w:cs="Arial"/>
                <w:sz w:val="16"/>
                <w:szCs w:val="16"/>
                <w:lang w:val="en-US" w:eastAsia="en-US"/>
              </w:rPr>
            </w:pPr>
            <w:r>
              <w:rPr>
                <w:rFonts w:cs="Arial"/>
                <w:sz w:val="16"/>
                <w:szCs w:val="16"/>
                <w:lang w:val="en-US" w:eastAsia="ar-SA"/>
              </w:rPr>
              <w:t>Inherited from CT_Catalogue</w:t>
            </w:r>
          </w:p>
        </w:tc>
      </w:tr>
      <w:tr w:rsidR="006B114A" w14:paraId="39DC61D1" w14:textId="77777777" w:rsidTr="00996B38">
        <w:trPr>
          <w:cantSplit/>
          <w:trHeight w:val="737"/>
        </w:trPr>
        <w:tc>
          <w:tcPr>
            <w:tcW w:w="1177" w:type="dxa"/>
            <w:tcBorders>
              <w:top w:val="single" w:sz="4" w:space="0" w:color="000000"/>
              <w:left w:val="single" w:sz="4" w:space="0" w:color="000000"/>
              <w:bottom w:val="single" w:sz="4" w:space="0" w:color="000000"/>
              <w:right w:val="single" w:sz="4" w:space="0" w:color="000000"/>
            </w:tcBorders>
            <w:hideMark/>
          </w:tcPr>
          <w:p w14:paraId="6855FA8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lastRenderedPageBreak/>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4579792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characterSet</w:t>
            </w:r>
          </w:p>
        </w:tc>
        <w:tc>
          <w:tcPr>
            <w:tcW w:w="4133" w:type="dxa"/>
            <w:tcBorders>
              <w:top w:val="single" w:sz="4" w:space="0" w:color="000000"/>
              <w:left w:val="single" w:sz="4" w:space="0" w:color="000000"/>
              <w:bottom w:val="single" w:sz="4" w:space="0" w:color="000000"/>
              <w:right w:val="single" w:sz="4" w:space="0" w:color="000000"/>
            </w:tcBorders>
            <w:hideMark/>
          </w:tcPr>
          <w:p w14:paraId="60294154"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Character set used in the catalogue</w:t>
            </w:r>
          </w:p>
        </w:tc>
        <w:tc>
          <w:tcPr>
            <w:tcW w:w="807" w:type="dxa"/>
            <w:tcBorders>
              <w:top w:val="single" w:sz="4" w:space="0" w:color="000000"/>
              <w:left w:val="single" w:sz="4" w:space="0" w:color="000000"/>
              <w:bottom w:val="single" w:sz="4" w:space="0" w:color="000000"/>
              <w:right w:val="single" w:sz="4" w:space="0" w:color="000000"/>
            </w:tcBorders>
            <w:hideMark/>
          </w:tcPr>
          <w:p w14:paraId="29BC18E5"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0..1</w:t>
            </w:r>
          </w:p>
        </w:tc>
        <w:tc>
          <w:tcPr>
            <w:tcW w:w="1900" w:type="dxa"/>
            <w:tcBorders>
              <w:top w:val="single" w:sz="4" w:space="0" w:color="000000"/>
              <w:left w:val="single" w:sz="4" w:space="0" w:color="000000"/>
              <w:bottom w:val="single" w:sz="4" w:space="0" w:color="000000"/>
              <w:right w:val="single" w:sz="4" w:space="0" w:color="000000"/>
            </w:tcBorders>
            <w:hideMark/>
          </w:tcPr>
          <w:p w14:paraId="3013D9D1" w14:textId="59682B38" w:rsidR="006B114A" w:rsidRDefault="006B114A">
            <w:pPr>
              <w:suppressAutoHyphens/>
              <w:spacing w:after="0" w:line="240" w:lineRule="auto"/>
              <w:rPr>
                <w:rFonts w:cs="Arial"/>
                <w:color w:val="000000"/>
                <w:sz w:val="16"/>
                <w:szCs w:val="16"/>
                <w:lang w:val="en-US" w:eastAsia="ar-SA"/>
              </w:rPr>
            </w:pPr>
            <w:r>
              <w:rPr>
                <w:rFonts w:cs="Arial"/>
                <w:color w:val="000000"/>
                <w:sz w:val="16"/>
                <w:szCs w:val="16"/>
                <w:lang w:val="en-US" w:eastAsia="ar-SA"/>
              </w:rPr>
              <w:t>MD_CharacterSetCode (ISO 19115</w:t>
            </w:r>
            <w:ins w:id="514" w:author="Raphael Malyankar" w:date="2018-07-08T20:07:00Z">
              <w:r w:rsidR="007D28C7">
                <w:rPr>
                  <w:rFonts w:cs="Arial"/>
                  <w:color w:val="000000"/>
                  <w:sz w:val="16"/>
                  <w:szCs w:val="16"/>
                  <w:lang w:val="en-US" w:eastAsia="ar-SA"/>
                </w:rPr>
                <w:t>-1</w:t>
              </w:r>
            </w:ins>
            <w:r>
              <w:rPr>
                <w:rFonts w:cs="Arial"/>
                <w:color w:val="000000"/>
                <w:sz w:val="16"/>
                <w:szCs w:val="16"/>
                <w:lang w:val="en-US" w:eastAsia="ar-SA"/>
              </w:rPr>
              <w:t>)</w:t>
            </w:r>
          </w:p>
        </w:tc>
        <w:tc>
          <w:tcPr>
            <w:tcW w:w="3215" w:type="dxa"/>
            <w:tcBorders>
              <w:top w:val="single" w:sz="4" w:space="0" w:color="000000"/>
              <w:left w:val="single" w:sz="4" w:space="0" w:color="000000"/>
              <w:bottom w:val="single" w:sz="4" w:space="0" w:color="000000"/>
              <w:right w:val="single" w:sz="4" w:space="0" w:color="000000"/>
            </w:tcBorders>
            <w:hideMark/>
          </w:tcPr>
          <w:p w14:paraId="0497EB7D" w14:textId="77777777" w:rsidR="006B114A" w:rsidRDefault="006B114A">
            <w:pPr>
              <w:suppressAutoHyphens/>
              <w:spacing w:before="100" w:beforeAutospacing="1" w:after="0" w:line="240" w:lineRule="auto"/>
              <w:jc w:val="left"/>
              <w:rPr>
                <w:rFonts w:cs="Arial"/>
                <w:sz w:val="16"/>
                <w:szCs w:val="16"/>
                <w:lang w:val="en-US" w:eastAsia="ar-SA"/>
              </w:rPr>
            </w:pPr>
            <w:r>
              <w:rPr>
                <w:rFonts w:cs="Arial"/>
                <w:sz w:val="16"/>
                <w:szCs w:val="16"/>
                <w:lang w:val="en-US" w:eastAsia="ar-SA"/>
              </w:rPr>
              <w:t>Inherited from CT_Catalogue</w:t>
            </w:r>
          </w:p>
          <w:p w14:paraId="5331D59A" w14:textId="77777777" w:rsidR="006B114A" w:rsidRDefault="006B114A">
            <w:pPr>
              <w:suppressAutoHyphens/>
              <w:spacing w:before="100" w:beforeAutospacing="1" w:after="0" w:line="240" w:lineRule="auto"/>
              <w:jc w:val="left"/>
              <w:rPr>
                <w:rFonts w:cs="Arial"/>
                <w:sz w:val="16"/>
                <w:szCs w:val="16"/>
                <w:lang w:val="en-US" w:eastAsia="en-US"/>
              </w:rPr>
            </w:pPr>
            <w:r>
              <w:rPr>
                <w:rFonts w:cs="Arial"/>
                <w:sz w:val="16"/>
                <w:szCs w:val="16"/>
                <w:lang w:val="en-US" w:eastAsia="ar-SA"/>
              </w:rPr>
              <w:t>value=utf8</w:t>
            </w:r>
          </w:p>
        </w:tc>
      </w:tr>
      <w:tr w:rsidR="006B114A" w14:paraId="24603D5D" w14:textId="77777777" w:rsidTr="00996B38">
        <w:trPr>
          <w:cantSplit/>
          <w:trHeight w:val="350"/>
        </w:trPr>
        <w:tc>
          <w:tcPr>
            <w:tcW w:w="1177" w:type="dxa"/>
            <w:tcBorders>
              <w:top w:val="single" w:sz="4" w:space="0" w:color="000000"/>
              <w:left w:val="single" w:sz="4" w:space="0" w:color="000000"/>
              <w:bottom w:val="single" w:sz="4" w:space="0" w:color="000000"/>
              <w:right w:val="single" w:sz="4" w:space="0" w:color="000000"/>
            </w:tcBorders>
            <w:hideMark/>
          </w:tcPr>
          <w:p w14:paraId="56A165D7"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Composition</w:t>
            </w:r>
          </w:p>
        </w:tc>
        <w:tc>
          <w:tcPr>
            <w:tcW w:w="2790" w:type="dxa"/>
            <w:tcBorders>
              <w:top w:val="single" w:sz="4" w:space="0" w:color="000000"/>
              <w:left w:val="single" w:sz="4" w:space="0" w:color="000000"/>
              <w:bottom w:val="single" w:sz="4" w:space="0" w:color="000000"/>
              <w:right w:val="single" w:sz="4" w:space="0" w:color="000000"/>
            </w:tcBorders>
            <w:hideMark/>
          </w:tcPr>
          <w:p w14:paraId="08CCDDE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displayPlanes</w:t>
            </w:r>
          </w:p>
        </w:tc>
        <w:tc>
          <w:tcPr>
            <w:tcW w:w="4133" w:type="dxa"/>
            <w:tcBorders>
              <w:top w:val="single" w:sz="4" w:space="0" w:color="000000"/>
              <w:left w:val="single" w:sz="4" w:space="0" w:color="000000"/>
              <w:bottom w:val="single" w:sz="4" w:space="0" w:color="000000"/>
              <w:right w:val="single" w:sz="4" w:space="0" w:color="000000"/>
            </w:tcBorders>
            <w:hideMark/>
          </w:tcPr>
          <w:p w14:paraId="366A6108"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Container for one or more S100_IC_DisplayPlane elements</w:t>
            </w:r>
          </w:p>
        </w:tc>
        <w:tc>
          <w:tcPr>
            <w:tcW w:w="807" w:type="dxa"/>
            <w:tcBorders>
              <w:top w:val="single" w:sz="4" w:space="0" w:color="000000"/>
              <w:left w:val="single" w:sz="4" w:space="0" w:color="000000"/>
              <w:bottom w:val="single" w:sz="4" w:space="0" w:color="000000"/>
              <w:right w:val="single" w:sz="4" w:space="0" w:color="000000"/>
            </w:tcBorders>
            <w:hideMark/>
          </w:tcPr>
          <w:p w14:paraId="2A192F86"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2340E353" w14:textId="77777777" w:rsidR="006B114A" w:rsidRDefault="006B114A">
            <w:pPr>
              <w:suppressAutoHyphens/>
              <w:spacing w:after="0" w:line="240" w:lineRule="auto"/>
              <w:rPr>
                <w:rFonts w:cs="Arial"/>
                <w:color w:val="000000"/>
                <w:sz w:val="16"/>
                <w:szCs w:val="16"/>
                <w:lang w:val="en-US" w:eastAsia="ar-SA"/>
              </w:rPr>
            </w:pPr>
            <w:r>
              <w:rPr>
                <w:rFonts w:cs="Arial"/>
                <w:color w:val="000000"/>
                <w:sz w:val="16"/>
                <w:szCs w:val="16"/>
                <w:lang w:val="en-US" w:eastAsia="ar-SA"/>
              </w:rPr>
              <w:t>&lt;sequence&gt;S100_IC_DisplayPlane</w:t>
            </w:r>
          </w:p>
        </w:tc>
        <w:tc>
          <w:tcPr>
            <w:tcW w:w="3215" w:type="dxa"/>
            <w:tcBorders>
              <w:top w:val="single" w:sz="4" w:space="0" w:color="000000"/>
              <w:left w:val="single" w:sz="4" w:space="0" w:color="000000"/>
              <w:bottom w:val="single" w:sz="4" w:space="0" w:color="000000"/>
              <w:right w:val="single" w:sz="4" w:space="0" w:color="000000"/>
            </w:tcBorders>
            <w:hideMark/>
          </w:tcPr>
          <w:p w14:paraId="0B5DB11C" w14:textId="77777777" w:rsidR="006B114A" w:rsidRDefault="006B114A">
            <w:pPr>
              <w:suppressAutoHyphens/>
              <w:spacing w:before="100" w:beforeAutospacing="1" w:after="0" w:line="240" w:lineRule="auto"/>
              <w:jc w:val="left"/>
              <w:rPr>
                <w:rFonts w:cs="Arial"/>
                <w:sz w:val="16"/>
                <w:szCs w:val="16"/>
                <w:lang w:val="en-US" w:eastAsia="ar-SA"/>
              </w:rPr>
            </w:pPr>
            <w:r>
              <w:rPr>
                <w:rFonts w:cs="Arial"/>
                <w:sz w:val="16"/>
                <w:szCs w:val="16"/>
                <w:lang w:val="en-US" w:eastAsia="ar-SA"/>
              </w:rPr>
              <w:t xml:space="preserve">ordered list of one or more </w:t>
            </w:r>
            <w:r>
              <w:rPr>
                <w:rFonts w:cs="Arial"/>
                <w:color w:val="000000"/>
                <w:sz w:val="16"/>
                <w:szCs w:val="16"/>
                <w:lang w:val="en-US" w:eastAsia="ar-SA"/>
              </w:rPr>
              <w:t>S100_IC_DisplayPlane elements</w:t>
            </w:r>
          </w:p>
        </w:tc>
      </w:tr>
      <w:tr w:rsidR="006B114A" w14:paraId="5C3A06E5" w14:textId="77777777" w:rsidTr="00996B38">
        <w:trPr>
          <w:cantSplit/>
          <w:trHeight w:val="350"/>
        </w:trPr>
        <w:tc>
          <w:tcPr>
            <w:tcW w:w="1177" w:type="dxa"/>
            <w:tcBorders>
              <w:top w:val="single" w:sz="4" w:space="0" w:color="000000"/>
              <w:left w:val="single" w:sz="4" w:space="0" w:color="000000"/>
              <w:bottom w:val="single" w:sz="4" w:space="0" w:color="000000"/>
              <w:right w:val="single" w:sz="4" w:space="0" w:color="000000"/>
            </w:tcBorders>
            <w:hideMark/>
          </w:tcPr>
          <w:p w14:paraId="1B1EE97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Composition</w:t>
            </w:r>
          </w:p>
        </w:tc>
        <w:tc>
          <w:tcPr>
            <w:tcW w:w="2790" w:type="dxa"/>
            <w:tcBorders>
              <w:top w:val="single" w:sz="4" w:space="0" w:color="000000"/>
              <w:left w:val="single" w:sz="4" w:space="0" w:color="000000"/>
              <w:bottom w:val="single" w:sz="4" w:space="0" w:color="000000"/>
              <w:right w:val="single" w:sz="4" w:space="0" w:color="000000"/>
            </w:tcBorders>
            <w:hideMark/>
          </w:tcPr>
          <w:p w14:paraId="0BF0059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predefinedProductCombinations</w:t>
            </w:r>
          </w:p>
        </w:tc>
        <w:tc>
          <w:tcPr>
            <w:tcW w:w="4133" w:type="dxa"/>
            <w:tcBorders>
              <w:top w:val="single" w:sz="4" w:space="0" w:color="000000"/>
              <w:left w:val="single" w:sz="4" w:space="0" w:color="000000"/>
              <w:bottom w:val="single" w:sz="4" w:space="0" w:color="000000"/>
              <w:right w:val="single" w:sz="4" w:space="0" w:color="000000"/>
            </w:tcBorders>
            <w:hideMark/>
          </w:tcPr>
          <w:p w14:paraId="1212B5D7"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Container for predefined product combinations and the interoperability operations for each</w:t>
            </w:r>
          </w:p>
        </w:tc>
        <w:tc>
          <w:tcPr>
            <w:tcW w:w="807" w:type="dxa"/>
            <w:tcBorders>
              <w:top w:val="single" w:sz="4" w:space="0" w:color="000000"/>
              <w:left w:val="single" w:sz="4" w:space="0" w:color="000000"/>
              <w:bottom w:val="single" w:sz="4" w:space="0" w:color="000000"/>
              <w:right w:val="single" w:sz="4" w:space="0" w:color="000000"/>
            </w:tcBorders>
            <w:hideMark/>
          </w:tcPr>
          <w:p w14:paraId="72D6BFFC"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hideMark/>
          </w:tcPr>
          <w:p w14:paraId="3390204E" w14:textId="77777777" w:rsidR="006B114A" w:rsidRDefault="006B114A">
            <w:pPr>
              <w:suppressAutoHyphens/>
              <w:spacing w:after="0" w:line="240" w:lineRule="auto"/>
              <w:rPr>
                <w:rFonts w:cs="Arial"/>
                <w:color w:val="000000"/>
                <w:sz w:val="16"/>
                <w:szCs w:val="16"/>
                <w:lang w:val="en-US" w:eastAsia="ar-SA"/>
              </w:rPr>
            </w:pPr>
            <w:r>
              <w:rPr>
                <w:rFonts w:cs="Arial"/>
                <w:color w:val="000000"/>
                <w:sz w:val="16"/>
                <w:szCs w:val="16"/>
                <w:lang w:val="en-US" w:eastAsia="ar-SA"/>
              </w:rPr>
              <w:t>&lt;sequence&gt;S100_IC_PredefinedCombination</w:t>
            </w:r>
          </w:p>
        </w:tc>
        <w:tc>
          <w:tcPr>
            <w:tcW w:w="3215" w:type="dxa"/>
            <w:tcBorders>
              <w:top w:val="single" w:sz="4" w:space="0" w:color="000000"/>
              <w:left w:val="single" w:sz="4" w:space="0" w:color="000000"/>
              <w:bottom w:val="single" w:sz="4" w:space="0" w:color="000000"/>
              <w:right w:val="single" w:sz="4" w:space="0" w:color="000000"/>
            </w:tcBorders>
            <w:hideMark/>
          </w:tcPr>
          <w:p w14:paraId="3B34309F" w14:textId="77777777" w:rsidR="006B114A" w:rsidRDefault="006B114A">
            <w:pPr>
              <w:suppressAutoHyphens/>
              <w:spacing w:before="100" w:beforeAutospacing="1" w:after="0" w:line="240" w:lineRule="auto"/>
              <w:jc w:val="left"/>
              <w:rPr>
                <w:rFonts w:cs="Arial"/>
                <w:sz w:val="16"/>
                <w:szCs w:val="16"/>
                <w:lang w:val="en-US" w:eastAsia="ar-SA"/>
              </w:rPr>
            </w:pPr>
            <w:r>
              <w:rPr>
                <w:rFonts w:cs="Arial"/>
                <w:color w:val="000000"/>
                <w:sz w:val="16"/>
                <w:szCs w:val="16"/>
                <w:lang w:val="en-US" w:eastAsia="ar-SA"/>
              </w:rPr>
              <w:t>sequence of S100_IC_PredefinedCombination elements</w:t>
            </w:r>
          </w:p>
        </w:tc>
      </w:tr>
    </w:tbl>
    <w:p w14:paraId="24B96F5E" w14:textId="66A357D2" w:rsidR="005F5493" w:rsidRDefault="005F5493" w:rsidP="007738C0">
      <w:pPr>
        <w:rPr>
          <w:ins w:id="515" w:author="Eivind" w:date="2018-07-10T00:09:00Z"/>
          <w:lang w:val="de-DE" w:eastAsia="ar-SA"/>
        </w:rPr>
      </w:pPr>
    </w:p>
    <w:p w14:paraId="013D110A" w14:textId="151E3A32" w:rsidR="005F5493" w:rsidRDefault="005F5493" w:rsidP="00AC1A9F">
      <w:pPr>
        <w:pStyle w:val="Caption"/>
        <w:keepNext/>
        <w:rPr>
          <w:ins w:id="516" w:author="Eivind" w:date="2018-07-10T00:11:00Z"/>
        </w:rPr>
      </w:pPr>
      <w:ins w:id="517" w:author="Eivind" w:date="2018-07-10T00:11:00Z">
        <w:r>
          <w:t xml:space="preserve">Table </w:t>
        </w:r>
        <w:r>
          <w:fldChar w:fldCharType="begin"/>
        </w:r>
        <w:r>
          <w:instrText xml:space="preserve"> SEQ Table \* ARABIC </w:instrText>
        </w:r>
      </w:ins>
      <w:r>
        <w:fldChar w:fldCharType="separate"/>
      </w:r>
      <w:ins w:id="518" w:author="Raphael Malyankar" w:date="2018-07-20T12:56:00Z">
        <w:r w:rsidR="00CF17A6">
          <w:rPr>
            <w:noProof/>
          </w:rPr>
          <w:t>10</w:t>
        </w:r>
      </w:ins>
      <w:ins w:id="519" w:author="Eivind" w:date="2018-07-10T00:11:00Z">
        <w:r>
          <w:fldChar w:fldCharType="end"/>
        </w:r>
        <w:r>
          <w:t xml:space="preserve">. </w:t>
        </w:r>
        <w:r w:rsidRPr="006C24F4">
          <w:t>S100_DigitalSignature</w:t>
        </w:r>
      </w:ins>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6"/>
        <w:gridCol w:w="3034"/>
        <w:gridCol w:w="3420"/>
        <w:gridCol w:w="804"/>
        <w:gridCol w:w="2436"/>
        <w:gridCol w:w="3060"/>
      </w:tblGrid>
      <w:tr w:rsidR="005F5493" w14:paraId="364BDA3A" w14:textId="77777777" w:rsidTr="00AC1A9F">
        <w:trPr>
          <w:trHeight w:val="304"/>
          <w:ins w:id="520" w:author="Eivind" w:date="2018-07-10T00:09:00Z"/>
        </w:trPr>
        <w:tc>
          <w:tcPr>
            <w:tcW w:w="1106" w:type="dxa"/>
            <w:tcBorders>
              <w:top w:val="single" w:sz="4" w:space="0" w:color="000000"/>
              <w:left w:val="single" w:sz="4" w:space="0" w:color="000000"/>
              <w:bottom w:val="single" w:sz="4" w:space="0" w:color="000000"/>
              <w:right w:val="single" w:sz="4" w:space="0" w:color="000000"/>
            </w:tcBorders>
            <w:hideMark/>
          </w:tcPr>
          <w:p w14:paraId="78F22038" w14:textId="77777777" w:rsidR="005F5493" w:rsidRDefault="005F5493">
            <w:pPr>
              <w:snapToGrid w:val="0"/>
              <w:spacing w:before="60" w:after="60"/>
              <w:jc w:val="left"/>
              <w:rPr>
                <w:ins w:id="521" w:author="Eivind" w:date="2018-07-10T00:09:00Z"/>
                <w:b/>
                <w:sz w:val="16"/>
                <w:szCs w:val="16"/>
              </w:rPr>
            </w:pPr>
            <w:ins w:id="522" w:author="Eivind" w:date="2018-07-10T00:09:00Z">
              <w:r>
                <w:rPr>
                  <w:b/>
                  <w:sz w:val="16"/>
                  <w:szCs w:val="16"/>
                </w:rPr>
                <w:t>Role Name</w:t>
              </w:r>
            </w:ins>
          </w:p>
        </w:tc>
        <w:tc>
          <w:tcPr>
            <w:tcW w:w="3034" w:type="dxa"/>
            <w:tcBorders>
              <w:top w:val="single" w:sz="4" w:space="0" w:color="000000"/>
              <w:left w:val="single" w:sz="4" w:space="0" w:color="000000"/>
              <w:bottom w:val="single" w:sz="4" w:space="0" w:color="000000"/>
              <w:right w:val="single" w:sz="4" w:space="0" w:color="000000"/>
            </w:tcBorders>
            <w:hideMark/>
          </w:tcPr>
          <w:p w14:paraId="7BCAF196" w14:textId="77777777" w:rsidR="005F5493" w:rsidRDefault="005F5493">
            <w:pPr>
              <w:snapToGrid w:val="0"/>
              <w:spacing w:before="60" w:after="60"/>
              <w:jc w:val="left"/>
              <w:rPr>
                <w:ins w:id="523" w:author="Eivind" w:date="2018-07-10T00:09:00Z"/>
                <w:b/>
                <w:sz w:val="16"/>
                <w:szCs w:val="16"/>
              </w:rPr>
            </w:pPr>
            <w:ins w:id="524" w:author="Eivind" w:date="2018-07-10T00:09:00Z">
              <w:r>
                <w:rPr>
                  <w:b/>
                  <w:sz w:val="16"/>
                  <w:szCs w:val="16"/>
                </w:rPr>
                <w:t>Name</w:t>
              </w:r>
            </w:ins>
          </w:p>
        </w:tc>
        <w:tc>
          <w:tcPr>
            <w:tcW w:w="3420" w:type="dxa"/>
            <w:tcBorders>
              <w:top w:val="single" w:sz="4" w:space="0" w:color="000000"/>
              <w:left w:val="single" w:sz="4" w:space="0" w:color="000000"/>
              <w:bottom w:val="single" w:sz="4" w:space="0" w:color="000000"/>
              <w:right w:val="single" w:sz="4" w:space="0" w:color="000000"/>
            </w:tcBorders>
            <w:hideMark/>
          </w:tcPr>
          <w:p w14:paraId="33A30167" w14:textId="77777777" w:rsidR="005F5493" w:rsidRDefault="005F5493">
            <w:pPr>
              <w:snapToGrid w:val="0"/>
              <w:spacing w:before="60" w:after="60"/>
              <w:jc w:val="left"/>
              <w:rPr>
                <w:ins w:id="525" w:author="Eivind" w:date="2018-07-10T00:09:00Z"/>
                <w:b/>
                <w:sz w:val="16"/>
                <w:szCs w:val="16"/>
              </w:rPr>
            </w:pPr>
            <w:ins w:id="526" w:author="Eivind" w:date="2018-07-10T00:09:00Z">
              <w:r>
                <w:rPr>
                  <w:b/>
                  <w:sz w:val="16"/>
                  <w:szCs w:val="16"/>
                </w:rPr>
                <w:t>Description</w:t>
              </w:r>
            </w:ins>
          </w:p>
        </w:tc>
        <w:tc>
          <w:tcPr>
            <w:tcW w:w="804" w:type="dxa"/>
            <w:tcBorders>
              <w:top w:val="single" w:sz="4" w:space="0" w:color="000000"/>
              <w:left w:val="single" w:sz="4" w:space="0" w:color="000000"/>
              <w:bottom w:val="single" w:sz="4" w:space="0" w:color="000000"/>
              <w:right w:val="single" w:sz="4" w:space="0" w:color="000000"/>
            </w:tcBorders>
            <w:hideMark/>
          </w:tcPr>
          <w:p w14:paraId="0F799447" w14:textId="02DE6872" w:rsidR="005F5493" w:rsidRDefault="00AC2E5D">
            <w:pPr>
              <w:snapToGrid w:val="0"/>
              <w:spacing w:before="60" w:after="60"/>
              <w:jc w:val="center"/>
              <w:rPr>
                <w:ins w:id="527" w:author="Eivind" w:date="2018-07-10T00:09:00Z"/>
                <w:b/>
                <w:sz w:val="16"/>
                <w:szCs w:val="16"/>
              </w:rPr>
            </w:pPr>
            <w:ins w:id="528" w:author="Raphael Malyankar" w:date="2018-07-13T08:38:00Z">
              <w:r>
                <w:rPr>
                  <w:b/>
                  <w:sz w:val="16"/>
                  <w:szCs w:val="16"/>
                </w:rPr>
                <w:t>Code</w:t>
              </w:r>
            </w:ins>
          </w:p>
        </w:tc>
        <w:tc>
          <w:tcPr>
            <w:tcW w:w="2436" w:type="dxa"/>
            <w:tcBorders>
              <w:top w:val="single" w:sz="4" w:space="0" w:color="000000"/>
              <w:left w:val="single" w:sz="4" w:space="0" w:color="000000"/>
              <w:bottom w:val="single" w:sz="4" w:space="0" w:color="000000"/>
              <w:right w:val="single" w:sz="4" w:space="0" w:color="000000"/>
            </w:tcBorders>
            <w:hideMark/>
          </w:tcPr>
          <w:p w14:paraId="463A22B0" w14:textId="77777777" w:rsidR="005F5493" w:rsidRDefault="005F5493">
            <w:pPr>
              <w:snapToGrid w:val="0"/>
              <w:spacing w:before="60" w:after="60"/>
              <w:jc w:val="left"/>
              <w:rPr>
                <w:ins w:id="529" w:author="Eivind" w:date="2018-07-10T00:09:00Z"/>
                <w:b/>
                <w:sz w:val="16"/>
                <w:szCs w:val="16"/>
              </w:rPr>
            </w:pPr>
            <w:ins w:id="530" w:author="Eivind" w:date="2018-07-10T00:09:00Z">
              <w:r>
                <w:rPr>
                  <w:b/>
                  <w:sz w:val="16"/>
                  <w:szCs w:val="16"/>
                </w:rPr>
                <w:t>Type</w:t>
              </w:r>
            </w:ins>
          </w:p>
        </w:tc>
        <w:tc>
          <w:tcPr>
            <w:tcW w:w="3060" w:type="dxa"/>
            <w:tcBorders>
              <w:top w:val="single" w:sz="4" w:space="0" w:color="000000"/>
              <w:left w:val="single" w:sz="4" w:space="0" w:color="000000"/>
              <w:bottom w:val="single" w:sz="4" w:space="0" w:color="000000"/>
              <w:right w:val="single" w:sz="4" w:space="0" w:color="000000"/>
            </w:tcBorders>
            <w:hideMark/>
          </w:tcPr>
          <w:p w14:paraId="3F518AEF" w14:textId="77777777" w:rsidR="005F5493" w:rsidRDefault="005F5493">
            <w:pPr>
              <w:snapToGrid w:val="0"/>
              <w:spacing w:before="60" w:after="60"/>
              <w:jc w:val="left"/>
              <w:rPr>
                <w:ins w:id="531" w:author="Eivind" w:date="2018-07-10T00:09:00Z"/>
                <w:b/>
                <w:sz w:val="16"/>
                <w:szCs w:val="16"/>
              </w:rPr>
            </w:pPr>
            <w:ins w:id="532" w:author="Eivind" w:date="2018-07-10T00:09:00Z">
              <w:r>
                <w:rPr>
                  <w:b/>
                  <w:sz w:val="16"/>
                  <w:szCs w:val="16"/>
                </w:rPr>
                <w:t>Remarks</w:t>
              </w:r>
            </w:ins>
          </w:p>
        </w:tc>
      </w:tr>
      <w:tr w:rsidR="005F5493" w14:paraId="5368904D" w14:textId="77777777" w:rsidTr="00AC1A9F">
        <w:trPr>
          <w:trHeight w:val="276"/>
          <w:ins w:id="533" w:author="Eivind" w:date="2018-07-10T00:09:00Z"/>
        </w:trPr>
        <w:tc>
          <w:tcPr>
            <w:tcW w:w="1106" w:type="dxa"/>
            <w:tcBorders>
              <w:top w:val="single" w:sz="4" w:space="0" w:color="000000"/>
              <w:left w:val="single" w:sz="4" w:space="0" w:color="000000"/>
              <w:bottom w:val="single" w:sz="4" w:space="0" w:color="000000"/>
              <w:right w:val="single" w:sz="4" w:space="0" w:color="000000"/>
            </w:tcBorders>
            <w:hideMark/>
          </w:tcPr>
          <w:p w14:paraId="16FFB006" w14:textId="77777777" w:rsidR="005F5493" w:rsidRDefault="005F5493">
            <w:pPr>
              <w:snapToGrid w:val="0"/>
              <w:spacing w:before="60" w:after="60"/>
              <w:jc w:val="left"/>
              <w:rPr>
                <w:ins w:id="534" w:author="Eivind" w:date="2018-07-10T00:09:00Z"/>
                <w:sz w:val="16"/>
                <w:szCs w:val="16"/>
              </w:rPr>
            </w:pPr>
            <w:ins w:id="535" w:author="Eivind" w:date="2018-07-10T00:09:00Z">
              <w:r>
                <w:rPr>
                  <w:sz w:val="16"/>
                  <w:szCs w:val="16"/>
                </w:rPr>
                <w:t>Enumeration</w:t>
              </w:r>
            </w:ins>
          </w:p>
        </w:tc>
        <w:tc>
          <w:tcPr>
            <w:tcW w:w="3034" w:type="dxa"/>
            <w:tcBorders>
              <w:top w:val="single" w:sz="4" w:space="0" w:color="000000"/>
              <w:left w:val="single" w:sz="4" w:space="0" w:color="000000"/>
              <w:bottom w:val="single" w:sz="4" w:space="0" w:color="000000"/>
              <w:right w:val="single" w:sz="4" w:space="0" w:color="000000"/>
            </w:tcBorders>
            <w:hideMark/>
          </w:tcPr>
          <w:p w14:paraId="6A109E8F" w14:textId="77777777" w:rsidR="005F5493" w:rsidRDefault="005F5493">
            <w:pPr>
              <w:snapToGrid w:val="0"/>
              <w:spacing w:before="60" w:after="60"/>
              <w:jc w:val="left"/>
              <w:rPr>
                <w:ins w:id="536" w:author="Eivind" w:date="2018-07-10T00:09:00Z"/>
                <w:sz w:val="16"/>
                <w:szCs w:val="16"/>
              </w:rPr>
            </w:pPr>
            <w:ins w:id="537" w:author="Eivind" w:date="2018-07-10T00:09:00Z">
              <w:r>
                <w:rPr>
                  <w:sz w:val="16"/>
                  <w:szCs w:val="16"/>
                </w:rPr>
                <w:t>S100_DigitalSignature</w:t>
              </w:r>
            </w:ins>
          </w:p>
        </w:tc>
        <w:tc>
          <w:tcPr>
            <w:tcW w:w="3420" w:type="dxa"/>
            <w:tcBorders>
              <w:top w:val="single" w:sz="4" w:space="0" w:color="000000"/>
              <w:left w:val="single" w:sz="4" w:space="0" w:color="000000"/>
              <w:bottom w:val="single" w:sz="4" w:space="0" w:color="000000"/>
              <w:right w:val="single" w:sz="4" w:space="0" w:color="000000"/>
            </w:tcBorders>
            <w:hideMark/>
          </w:tcPr>
          <w:p w14:paraId="1A9FBFA0" w14:textId="77777777" w:rsidR="005F5493" w:rsidRDefault="005F5493">
            <w:pPr>
              <w:snapToGrid w:val="0"/>
              <w:spacing w:before="60" w:after="60"/>
              <w:jc w:val="left"/>
              <w:rPr>
                <w:ins w:id="538" w:author="Eivind" w:date="2018-07-10T00:09:00Z"/>
                <w:sz w:val="16"/>
                <w:szCs w:val="16"/>
              </w:rPr>
            </w:pPr>
            <w:ins w:id="539" w:author="Eivind" w:date="2018-07-10T00:09:00Z">
              <w:r>
                <w:rPr>
                  <w:sz w:val="16"/>
                  <w:szCs w:val="16"/>
                </w:rPr>
                <w:t>Algorithm used to compute the digital signature</w:t>
              </w:r>
            </w:ins>
          </w:p>
        </w:tc>
        <w:tc>
          <w:tcPr>
            <w:tcW w:w="804" w:type="dxa"/>
            <w:tcBorders>
              <w:top w:val="single" w:sz="4" w:space="0" w:color="000000"/>
              <w:left w:val="single" w:sz="4" w:space="0" w:color="000000"/>
              <w:bottom w:val="single" w:sz="4" w:space="0" w:color="000000"/>
              <w:right w:val="single" w:sz="4" w:space="0" w:color="000000"/>
            </w:tcBorders>
            <w:hideMark/>
          </w:tcPr>
          <w:p w14:paraId="7D871146" w14:textId="77777777" w:rsidR="005F5493" w:rsidRDefault="005F5493">
            <w:pPr>
              <w:snapToGrid w:val="0"/>
              <w:spacing w:before="60" w:after="60"/>
              <w:jc w:val="center"/>
              <w:rPr>
                <w:ins w:id="540" w:author="Eivind" w:date="2018-07-10T00:09:00Z"/>
                <w:sz w:val="16"/>
                <w:szCs w:val="16"/>
              </w:rPr>
            </w:pPr>
            <w:ins w:id="541" w:author="Eivind" w:date="2018-07-10T00:09:00Z">
              <w:r>
                <w:rPr>
                  <w:sz w:val="16"/>
                  <w:szCs w:val="16"/>
                </w:rPr>
                <w:t>-</w:t>
              </w:r>
            </w:ins>
          </w:p>
        </w:tc>
        <w:tc>
          <w:tcPr>
            <w:tcW w:w="2436" w:type="dxa"/>
            <w:tcBorders>
              <w:top w:val="single" w:sz="4" w:space="0" w:color="000000"/>
              <w:left w:val="single" w:sz="4" w:space="0" w:color="000000"/>
              <w:bottom w:val="single" w:sz="4" w:space="0" w:color="000000"/>
              <w:right w:val="single" w:sz="4" w:space="0" w:color="000000"/>
            </w:tcBorders>
            <w:hideMark/>
          </w:tcPr>
          <w:p w14:paraId="41AE9474" w14:textId="77777777" w:rsidR="005F5493" w:rsidRDefault="005F5493">
            <w:pPr>
              <w:snapToGrid w:val="0"/>
              <w:spacing w:before="60" w:after="60"/>
              <w:jc w:val="left"/>
              <w:rPr>
                <w:ins w:id="542" w:author="Eivind" w:date="2018-07-10T00:09:00Z"/>
                <w:sz w:val="16"/>
                <w:szCs w:val="16"/>
              </w:rPr>
            </w:pPr>
            <w:ins w:id="543" w:author="Eivind" w:date="2018-07-10T00:09:00Z">
              <w:r>
                <w:rPr>
                  <w:sz w:val="16"/>
                  <w:szCs w:val="16"/>
                </w:rPr>
                <w:t>-</w:t>
              </w:r>
            </w:ins>
          </w:p>
        </w:tc>
        <w:tc>
          <w:tcPr>
            <w:tcW w:w="3060" w:type="dxa"/>
            <w:tcBorders>
              <w:top w:val="single" w:sz="4" w:space="0" w:color="000000"/>
              <w:left w:val="single" w:sz="4" w:space="0" w:color="000000"/>
              <w:bottom w:val="single" w:sz="4" w:space="0" w:color="000000"/>
              <w:right w:val="single" w:sz="4" w:space="0" w:color="000000"/>
            </w:tcBorders>
            <w:hideMark/>
          </w:tcPr>
          <w:p w14:paraId="618200E1" w14:textId="77777777" w:rsidR="005F5493" w:rsidRDefault="005F5493">
            <w:pPr>
              <w:snapToGrid w:val="0"/>
              <w:spacing w:before="60" w:after="60"/>
              <w:jc w:val="left"/>
              <w:rPr>
                <w:ins w:id="544" w:author="Eivind" w:date="2018-07-10T00:09:00Z"/>
                <w:sz w:val="16"/>
                <w:szCs w:val="16"/>
              </w:rPr>
            </w:pPr>
            <w:ins w:id="545" w:author="Eivind" w:date="2018-07-10T00:09:00Z">
              <w:r>
                <w:rPr>
                  <w:sz w:val="16"/>
                  <w:szCs w:val="16"/>
                </w:rPr>
                <w:t>-</w:t>
              </w:r>
            </w:ins>
          </w:p>
        </w:tc>
      </w:tr>
      <w:tr w:rsidR="005F5493" w14:paraId="78664EDA" w14:textId="77777777" w:rsidTr="00AC1A9F">
        <w:trPr>
          <w:trHeight w:val="304"/>
          <w:ins w:id="546" w:author="Eivind" w:date="2018-07-10T00:09:00Z"/>
        </w:trPr>
        <w:tc>
          <w:tcPr>
            <w:tcW w:w="1106" w:type="dxa"/>
            <w:tcBorders>
              <w:top w:val="single" w:sz="4" w:space="0" w:color="000000"/>
              <w:left w:val="single" w:sz="4" w:space="0" w:color="000000"/>
              <w:bottom w:val="single" w:sz="4" w:space="0" w:color="000000"/>
              <w:right w:val="single" w:sz="4" w:space="0" w:color="000000"/>
            </w:tcBorders>
            <w:hideMark/>
          </w:tcPr>
          <w:p w14:paraId="6D74CEA2" w14:textId="77777777" w:rsidR="005F5493" w:rsidRDefault="005F5493">
            <w:pPr>
              <w:snapToGrid w:val="0"/>
              <w:spacing w:before="60" w:after="60"/>
              <w:jc w:val="left"/>
              <w:rPr>
                <w:ins w:id="547" w:author="Eivind" w:date="2018-07-10T00:09:00Z"/>
                <w:sz w:val="16"/>
                <w:szCs w:val="16"/>
              </w:rPr>
            </w:pPr>
            <w:ins w:id="548" w:author="Eivind" w:date="2018-07-10T00:09:00Z">
              <w:r>
                <w:rPr>
                  <w:sz w:val="16"/>
                  <w:szCs w:val="16"/>
                </w:rPr>
                <w:t>Value</w:t>
              </w:r>
            </w:ins>
          </w:p>
        </w:tc>
        <w:tc>
          <w:tcPr>
            <w:tcW w:w="3034" w:type="dxa"/>
            <w:tcBorders>
              <w:top w:val="single" w:sz="4" w:space="0" w:color="000000"/>
              <w:left w:val="single" w:sz="4" w:space="0" w:color="000000"/>
              <w:bottom w:val="single" w:sz="4" w:space="0" w:color="000000"/>
              <w:right w:val="single" w:sz="4" w:space="0" w:color="000000"/>
            </w:tcBorders>
            <w:hideMark/>
          </w:tcPr>
          <w:p w14:paraId="352815F0" w14:textId="77777777" w:rsidR="005F5493" w:rsidRDefault="005F5493">
            <w:pPr>
              <w:snapToGrid w:val="0"/>
              <w:spacing w:before="60" w:after="60"/>
              <w:jc w:val="left"/>
              <w:rPr>
                <w:ins w:id="549" w:author="Eivind" w:date="2018-07-10T00:09:00Z"/>
                <w:sz w:val="16"/>
                <w:szCs w:val="16"/>
              </w:rPr>
            </w:pPr>
            <w:ins w:id="550" w:author="Eivind" w:date="2018-07-10T00:09:00Z">
              <w:r>
                <w:rPr>
                  <w:sz w:val="16"/>
                  <w:szCs w:val="16"/>
                </w:rPr>
                <w:t>S63e2.0.0</w:t>
              </w:r>
            </w:ins>
          </w:p>
        </w:tc>
        <w:tc>
          <w:tcPr>
            <w:tcW w:w="3420" w:type="dxa"/>
            <w:tcBorders>
              <w:top w:val="single" w:sz="4" w:space="0" w:color="000000"/>
              <w:left w:val="single" w:sz="4" w:space="0" w:color="000000"/>
              <w:bottom w:val="single" w:sz="4" w:space="0" w:color="000000"/>
              <w:right w:val="single" w:sz="4" w:space="0" w:color="000000"/>
            </w:tcBorders>
            <w:hideMark/>
          </w:tcPr>
          <w:p w14:paraId="5DDE600B" w14:textId="77777777" w:rsidR="005F5493" w:rsidRDefault="005F5493">
            <w:pPr>
              <w:snapToGrid w:val="0"/>
              <w:spacing w:before="60" w:after="60"/>
              <w:jc w:val="left"/>
              <w:rPr>
                <w:ins w:id="551" w:author="Eivind" w:date="2018-07-10T00:09:00Z"/>
                <w:sz w:val="16"/>
                <w:szCs w:val="16"/>
              </w:rPr>
            </w:pPr>
            <w:ins w:id="552" w:author="Eivind" w:date="2018-07-10T00:09:00Z">
              <w:r>
                <w:rPr>
                  <w:sz w:val="16"/>
                  <w:szCs w:val="16"/>
                </w:rPr>
                <w:t>S-63 digital signature algorithm specified by IHO</w:t>
              </w:r>
            </w:ins>
          </w:p>
        </w:tc>
        <w:tc>
          <w:tcPr>
            <w:tcW w:w="804" w:type="dxa"/>
            <w:tcBorders>
              <w:top w:val="single" w:sz="4" w:space="0" w:color="000000"/>
              <w:left w:val="single" w:sz="4" w:space="0" w:color="000000"/>
              <w:bottom w:val="single" w:sz="4" w:space="0" w:color="000000"/>
              <w:right w:val="single" w:sz="4" w:space="0" w:color="000000"/>
            </w:tcBorders>
            <w:hideMark/>
          </w:tcPr>
          <w:p w14:paraId="37176741" w14:textId="77777777" w:rsidR="005F5493" w:rsidRDefault="005F5493">
            <w:pPr>
              <w:snapToGrid w:val="0"/>
              <w:spacing w:before="60" w:after="60"/>
              <w:jc w:val="center"/>
              <w:rPr>
                <w:ins w:id="553" w:author="Eivind" w:date="2018-07-10T00:09:00Z"/>
                <w:sz w:val="16"/>
                <w:szCs w:val="16"/>
              </w:rPr>
            </w:pPr>
            <w:ins w:id="554" w:author="Eivind" w:date="2018-07-10T00:09:00Z">
              <w:r>
                <w:rPr>
                  <w:sz w:val="16"/>
                  <w:szCs w:val="16"/>
                </w:rPr>
                <w:t>-</w:t>
              </w:r>
            </w:ins>
          </w:p>
        </w:tc>
        <w:tc>
          <w:tcPr>
            <w:tcW w:w="2436" w:type="dxa"/>
            <w:tcBorders>
              <w:top w:val="single" w:sz="4" w:space="0" w:color="000000"/>
              <w:left w:val="single" w:sz="4" w:space="0" w:color="000000"/>
              <w:bottom w:val="single" w:sz="4" w:space="0" w:color="000000"/>
              <w:right w:val="single" w:sz="4" w:space="0" w:color="000000"/>
            </w:tcBorders>
            <w:hideMark/>
          </w:tcPr>
          <w:p w14:paraId="17E0F99D" w14:textId="77777777" w:rsidR="005F5493" w:rsidRDefault="005F5493">
            <w:pPr>
              <w:snapToGrid w:val="0"/>
              <w:spacing w:before="60" w:after="60"/>
              <w:jc w:val="left"/>
              <w:rPr>
                <w:ins w:id="555" w:author="Eivind" w:date="2018-07-10T00:09:00Z"/>
                <w:sz w:val="16"/>
                <w:szCs w:val="16"/>
              </w:rPr>
            </w:pPr>
            <w:ins w:id="556" w:author="Eivind" w:date="2018-07-10T00:09:00Z">
              <w:r>
                <w:rPr>
                  <w:sz w:val="16"/>
                  <w:szCs w:val="16"/>
                </w:rPr>
                <w:t>-</w:t>
              </w:r>
            </w:ins>
          </w:p>
        </w:tc>
        <w:tc>
          <w:tcPr>
            <w:tcW w:w="3060" w:type="dxa"/>
            <w:tcBorders>
              <w:top w:val="single" w:sz="4" w:space="0" w:color="000000"/>
              <w:left w:val="single" w:sz="4" w:space="0" w:color="000000"/>
              <w:bottom w:val="single" w:sz="4" w:space="0" w:color="000000"/>
              <w:right w:val="single" w:sz="4" w:space="0" w:color="000000"/>
            </w:tcBorders>
            <w:hideMark/>
          </w:tcPr>
          <w:p w14:paraId="2CD4BD13" w14:textId="030CC18F" w:rsidR="005F5493" w:rsidRDefault="005F5493">
            <w:pPr>
              <w:snapToGrid w:val="0"/>
              <w:spacing w:before="60" w:after="60"/>
              <w:jc w:val="left"/>
              <w:rPr>
                <w:ins w:id="557" w:author="Eivind" w:date="2018-07-10T00:09:00Z"/>
                <w:sz w:val="16"/>
                <w:szCs w:val="16"/>
              </w:rPr>
            </w:pPr>
            <w:ins w:id="558" w:author="Eivind" w:date="2018-07-10T00:09:00Z">
              <w:r>
                <w:rPr>
                  <w:sz w:val="16"/>
                  <w:szCs w:val="16"/>
                </w:rPr>
                <w:t xml:space="preserve">See </w:t>
              </w:r>
            </w:ins>
            <w:ins w:id="559" w:author="Eivind" w:date="2018-07-10T00:11:00Z">
              <w:r>
                <w:rPr>
                  <w:sz w:val="16"/>
                  <w:szCs w:val="16"/>
                </w:rPr>
                <w:t xml:space="preserve">S-100 </w:t>
              </w:r>
            </w:ins>
            <w:ins w:id="560" w:author="Eivind" w:date="2018-07-10T00:09:00Z">
              <w:r>
                <w:rPr>
                  <w:sz w:val="16"/>
                  <w:szCs w:val="16"/>
                </w:rPr>
                <w:t>Part 15.</w:t>
              </w:r>
            </w:ins>
          </w:p>
        </w:tc>
      </w:tr>
    </w:tbl>
    <w:p w14:paraId="07EBEFF1" w14:textId="77777777" w:rsidR="005F5493" w:rsidRDefault="005F5493" w:rsidP="005F5493">
      <w:pPr>
        <w:rPr>
          <w:ins w:id="561" w:author="Eivind" w:date="2018-07-10T00:09:00Z"/>
          <w:lang w:val="de-DE" w:eastAsia="ar-SA"/>
        </w:rPr>
      </w:pPr>
    </w:p>
    <w:p w14:paraId="0160B603" w14:textId="2754B932" w:rsidR="005F5493" w:rsidRDefault="005F5493" w:rsidP="00AC1A9F">
      <w:pPr>
        <w:pStyle w:val="Caption"/>
        <w:rPr>
          <w:ins w:id="562" w:author="Eivind" w:date="2018-07-10T00:09:00Z"/>
        </w:rPr>
      </w:pPr>
      <w:ins w:id="563" w:author="Eivind" w:date="2018-07-10T00:11:00Z">
        <w:r>
          <w:t xml:space="preserve">Table </w:t>
        </w:r>
        <w:r>
          <w:fldChar w:fldCharType="begin"/>
        </w:r>
        <w:r>
          <w:instrText xml:space="preserve"> SEQ Table \* ARABIC </w:instrText>
        </w:r>
      </w:ins>
      <w:r>
        <w:fldChar w:fldCharType="separate"/>
      </w:r>
      <w:ins w:id="564" w:author="Raphael Malyankar" w:date="2018-07-20T12:56:00Z">
        <w:r w:rsidR="00CF17A6">
          <w:rPr>
            <w:noProof/>
          </w:rPr>
          <w:t>11</w:t>
        </w:r>
      </w:ins>
      <w:ins w:id="565" w:author="Eivind" w:date="2018-07-10T00:11:00Z">
        <w:r>
          <w:fldChar w:fldCharType="end"/>
        </w:r>
        <w:r>
          <w:t xml:space="preserve">. </w:t>
        </w:r>
        <w:r w:rsidRPr="00BC4897">
          <w:t>S100_DigitalSignatureValue</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80"/>
        <w:gridCol w:w="3060"/>
        <w:gridCol w:w="3420"/>
        <w:gridCol w:w="804"/>
        <w:gridCol w:w="2436"/>
        <w:gridCol w:w="3060"/>
      </w:tblGrid>
      <w:tr w:rsidR="005F5493" w14:paraId="2A9D2281" w14:textId="77777777" w:rsidTr="005F5493">
        <w:trPr>
          <w:ins w:id="566" w:author="Eivind" w:date="2018-07-10T00:09:00Z"/>
        </w:trPr>
        <w:tc>
          <w:tcPr>
            <w:tcW w:w="1080" w:type="dxa"/>
            <w:tcBorders>
              <w:top w:val="single" w:sz="4" w:space="0" w:color="000000"/>
              <w:left w:val="single" w:sz="4" w:space="0" w:color="000000"/>
              <w:bottom w:val="single" w:sz="4" w:space="0" w:color="000000"/>
              <w:right w:val="single" w:sz="4" w:space="0" w:color="000000"/>
            </w:tcBorders>
            <w:hideMark/>
          </w:tcPr>
          <w:p w14:paraId="7633532C" w14:textId="77777777" w:rsidR="005F5493" w:rsidRDefault="005F5493">
            <w:pPr>
              <w:keepNext/>
              <w:keepLines/>
              <w:snapToGrid w:val="0"/>
              <w:spacing w:before="60" w:after="60"/>
              <w:rPr>
                <w:ins w:id="567" w:author="Eivind" w:date="2018-07-10T00:09:00Z"/>
                <w:b/>
                <w:sz w:val="16"/>
                <w:szCs w:val="16"/>
              </w:rPr>
            </w:pPr>
            <w:ins w:id="568" w:author="Eivind" w:date="2018-07-10T00:09:00Z">
              <w:r>
                <w:rPr>
                  <w:b/>
                  <w:sz w:val="16"/>
                  <w:szCs w:val="16"/>
                </w:rPr>
                <w:t>Role Name</w:t>
              </w:r>
            </w:ins>
          </w:p>
        </w:tc>
        <w:tc>
          <w:tcPr>
            <w:tcW w:w="3060" w:type="dxa"/>
            <w:tcBorders>
              <w:top w:val="single" w:sz="4" w:space="0" w:color="000000"/>
              <w:left w:val="single" w:sz="4" w:space="0" w:color="000000"/>
              <w:bottom w:val="single" w:sz="4" w:space="0" w:color="000000"/>
              <w:right w:val="single" w:sz="4" w:space="0" w:color="000000"/>
            </w:tcBorders>
            <w:hideMark/>
          </w:tcPr>
          <w:p w14:paraId="2A0AC722" w14:textId="77777777" w:rsidR="005F5493" w:rsidRDefault="005F5493">
            <w:pPr>
              <w:keepNext/>
              <w:keepLines/>
              <w:snapToGrid w:val="0"/>
              <w:spacing w:before="60" w:after="60"/>
              <w:rPr>
                <w:ins w:id="569" w:author="Eivind" w:date="2018-07-10T00:09:00Z"/>
                <w:b/>
                <w:sz w:val="16"/>
                <w:szCs w:val="16"/>
              </w:rPr>
            </w:pPr>
            <w:ins w:id="570" w:author="Eivind" w:date="2018-07-10T00:09:00Z">
              <w:r>
                <w:rPr>
                  <w:b/>
                  <w:sz w:val="16"/>
                  <w:szCs w:val="16"/>
                </w:rPr>
                <w:t>Name</w:t>
              </w:r>
            </w:ins>
          </w:p>
        </w:tc>
        <w:tc>
          <w:tcPr>
            <w:tcW w:w="3420" w:type="dxa"/>
            <w:tcBorders>
              <w:top w:val="single" w:sz="4" w:space="0" w:color="000000"/>
              <w:left w:val="single" w:sz="4" w:space="0" w:color="000000"/>
              <w:bottom w:val="single" w:sz="4" w:space="0" w:color="000000"/>
              <w:right w:val="single" w:sz="4" w:space="0" w:color="000000"/>
            </w:tcBorders>
            <w:hideMark/>
          </w:tcPr>
          <w:p w14:paraId="7A862403" w14:textId="77777777" w:rsidR="005F5493" w:rsidRDefault="005F5493">
            <w:pPr>
              <w:keepNext/>
              <w:keepLines/>
              <w:snapToGrid w:val="0"/>
              <w:spacing w:before="60" w:after="60"/>
              <w:rPr>
                <w:ins w:id="571" w:author="Eivind" w:date="2018-07-10T00:09:00Z"/>
                <w:b/>
                <w:sz w:val="16"/>
                <w:szCs w:val="16"/>
              </w:rPr>
            </w:pPr>
            <w:ins w:id="572" w:author="Eivind" w:date="2018-07-10T00:09:00Z">
              <w:r>
                <w:rPr>
                  <w:b/>
                  <w:sz w:val="16"/>
                  <w:szCs w:val="16"/>
                </w:rPr>
                <w:t>Description</w:t>
              </w:r>
            </w:ins>
          </w:p>
        </w:tc>
        <w:tc>
          <w:tcPr>
            <w:tcW w:w="804" w:type="dxa"/>
            <w:tcBorders>
              <w:top w:val="single" w:sz="4" w:space="0" w:color="000000"/>
              <w:left w:val="single" w:sz="4" w:space="0" w:color="000000"/>
              <w:bottom w:val="single" w:sz="4" w:space="0" w:color="000000"/>
              <w:right w:val="single" w:sz="4" w:space="0" w:color="000000"/>
            </w:tcBorders>
            <w:hideMark/>
          </w:tcPr>
          <w:p w14:paraId="07207DEE" w14:textId="77777777" w:rsidR="005F5493" w:rsidRDefault="005F5493">
            <w:pPr>
              <w:keepNext/>
              <w:keepLines/>
              <w:snapToGrid w:val="0"/>
              <w:spacing w:before="60" w:after="60"/>
              <w:jc w:val="center"/>
              <w:rPr>
                <w:ins w:id="573" w:author="Eivind" w:date="2018-07-10T00:09:00Z"/>
                <w:b/>
                <w:sz w:val="16"/>
                <w:szCs w:val="16"/>
              </w:rPr>
            </w:pPr>
            <w:ins w:id="574" w:author="Eivind" w:date="2018-07-10T00:09:00Z">
              <w:r>
                <w:rPr>
                  <w:b/>
                  <w:sz w:val="16"/>
                  <w:szCs w:val="16"/>
                </w:rPr>
                <w:t>Mult</w:t>
              </w:r>
            </w:ins>
          </w:p>
        </w:tc>
        <w:tc>
          <w:tcPr>
            <w:tcW w:w="2436" w:type="dxa"/>
            <w:tcBorders>
              <w:top w:val="single" w:sz="4" w:space="0" w:color="000000"/>
              <w:left w:val="single" w:sz="4" w:space="0" w:color="000000"/>
              <w:bottom w:val="single" w:sz="4" w:space="0" w:color="000000"/>
              <w:right w:val="single" w:sz="4" w:space="0" w:color="000000"/>
            </w:tcBorders>
            <w:hideMark/>
          </w:tcPr>
          <w:p w14:paraId="048BCA3D" w14:textId="77777777" w:rsidR="005F5493" w:rsidRDefault="005F5493">
            <w:pPr>
              <w:keepNext/>
              <w:keepLines/>
              <w:snapToGrid w:val="0"/>
              <w:spacing w:before="60" w:after="60"/>
              <w:rPr>
                <w:ins w:id="575" w:author="Eivind" w:date="2018-07-10T00:09:00Z"/>
                <w:b/>
                <w:sz w:val="16"/>
                <w:szCs w:val="16"/>
              </w:rPr>
            </w:pPr>
            <w:ins w:id="576" w:author="Eivind" w:date="2018-07-10T00:09:00Z">
              <w:r>
                <w:rPr>
                  <w:b/>
                  <w:sz w:val="16"/>
                  <w:szCs w:val="16"/>
                </w:rPr>
                <w:t>Type</w:t>
              </w:r>
            </w:ins>
          </w:p>
        </w:tc>
        <w:tc>
          <w:tcPr>
            <w:tcW w:w="3060" w:type="dxa"/>
            <w:tcBorders>
              <w:top w:val="single" w:sz="4" w:space="0" w:color="000000"/>
              <w:left w:val="single" w:sz="4" w:space="0" w:color="000000"/>
              <w:bottom w:val="single" w:sz="4" w:space="0" w:color="000000"/>
              <w:right w:val="single" w:sz="4" w:space="0" w:color="000000"/>
            </w:tcBorders>
            <w:hideMark/>
          </w:tcPr>
          <w:p w14:paraId="01DA312C" w14:textId="77777777" w:rsidR="005F5493" w:rsidRDefault="005F5493">
            <w:pPr>
              <w:keepNext/>
              <w:keepLines/>
              <w:snapToGrid w:val="0"/>
              <w:spacing w:before="60" w:after="60"/>
              <w:rPr>
                <w:ins w:id="577" w:author="Eivind" w:date="2018-07-10T00:09:00Z"/>
                <w:b/>
                <w:sz w:val="16"/>
                <w:szCs w:val="16"/>
              </w:rPr>
            </w:pPr>
            <w:ins w:id="578" w:author="Eivind" w:date="2018-07-10T00:09:00Z">
              <w:r>
                <w:rPr>
                  <w:b/>
                  <w:sz w:val="16"/>
                  <w:szCs w:val="16"/>
                </w:rPr>
                <w:t>Remarks</w:t>
              </w:r>
            </w:ins>
          </w:p>
        </w:tc>
      </w:tr>
      <w:tr w:rsidR="005F5493" w14:paraId="11365910" w14:textId="77777777" w:rsidTr="005F5493">
        <w:trPr>
          <w:ins w:id="579" w:author="Eivind" w:date="2018-07-10T00:09:00Z"/>
        </w:trPr>
        <w:tc>
          <w:tcPr>
            <w:tcW w:w="1080" w:type="dxa"/>
            <w:tcBorders>
              <w:top w:val="single" w:sz="4" w:space="0" w:color="000000"/>
              <w:left w:val="single" w:sz="4" w:space="0" w:color="000000"/>
              <w:bottom w:val="single" w:sz="4" w:space="0" w:color="000000"/>
              <w:right w:val="single" w:sz="4" w:space="0" w:color="000000"/>
            </w:tcBorders>
            <w:hideMark/>
          </w:tcPr>
          <w:p w14:paraId="69416736" w14:textId="77777777" w:rsidR="005F5493" w:rsidRDefault="005F5493">
            <w:pPr>
              <w:snapToGrid w:val="0"/>
              <w:spacing w:before="60" w:after="60"/>
              <w:rPr>
                <w:ins w:id="580" w:author="Eivind" w:date="2018-07-10T00:09:00Z"/>
                <w:sz w:val="16"/>
                <w:szCs w:val="16"/>
              </w:rPr>
            </w:pPr>
            <w:ins w:id="581" w:author="Eivind" w:date="2018-07-10T00:09:00Z">
              <w:r>
                <w:rPr>
                  <w:sz w:val="16"/>
                  <w:szCs w:val="16"/>
                </w:rPr>
                <w:t>Class</w:t>
              </w:r>
            </w:ins>
          </w:p>
        </w:tc>
        <w:tc>
          <w:tcPr>
            <w:tcW w:w="3060" w:type="dxa"/>
            <w:tcBorders>
              <w:top w:val="single" w:sz="4" w:space="0" w:color="000000"/>
              <w:left w:val="single" w:sz="4" w:space="0" w:color="000000"/>
              <w:bottom w:val="single" w:sz="4" w:space="0" w:color="000000"/>
              <w:right w:val="single" w:sz="4" w:space="0" w:color="000000"/>
            </w:tcBorders>
            <w:hideMark/>
          </w:tcPr>
          <w:p w14:paraId="0D2163E1" w14:textId="77777777" w:rsidR="005F5493" w:rsidRDefault="005F5493">
            <w:pPr>
              <w:snapToGrid w:val="0"/>
              <w:spacing w:before="60" w:after="60"/>
              <w:jc w:val="left"/>
              <w:rPr>
                <w:ins w:id="582" w:author="Eivind" w:date="2018-07-10T00:09:00Z"/>
                <w:sz w:val="16"/>
                <w:szCs w:val="16"/>
              </w:rPr>
            </w:pPr>
            <w:ins w:id="583" w:author="Eivind" w:date="2018-07-10T00:09:00Z">
              <w:r>
                <w:rPr>
                  <w:sz w:val="16"/>
                  <w:szCs w:val="16"/>
                </w:rPr>
                <w:t>S100_DigitalSignatureValue</w:t>
              </w:r>
            </w:ins>
          </w:p>
        </w:tc>
        <w:tc>
          <w:tcPr>
            <w:tcW w:w="3420" w:type="dxa"/>
            <w:tcBorders>
              <w:top w:val="single" w:sz="4" w:space="0" w:color="000000"/>
              <w:left w:val="single" w:sz="4" w:space="0" w:color="000000"/>
              <w:bottom w:val="single" w:sz="4" w:space="0" w:color="000000"/>
              <w:right w:val="single" w:sz="4" w:space="0" w:color="000000"/>
            </w:tcBorders>
            <w:hideMark/>
          </w:tcPr>
          <w:p w14:paraId="5501595F" w14:textId="77777777" w:rsidR="005F5493" w:rsidRDefault="005F5493">
            <w:pPr>
              <w:snapToGrid w:val="0"/>
              <w:spacing w:before="60" w:after="60"/>
              <w:jc w:val="left"/>
              <w:rPr>
                <w:ins w:id="584" w:author="Eivind" w:date="2018-07-10T00:09:00Z"/>
                <w:sz w:val="16"/>
                <w:szCs w:val="16"/>
              </w:rPr>
            </w:pPr>
            <w:ins w:id="585" w:author="Eivind" w:date="2018-07-10T00:09:00Z">
              <w:r>
                <w:rPr>
                  <w:sz w:val="16"/>
                  <w:szCs w:val="16"/>
                </w:rPr>
                <w:t>Abstract class representing the digital signature value</w:t>
              </w:r>
            </w:ins>
          </w:p>
        </w:tc>
        <w:tc>
          <w:tcPr>
            <w:tcW w:w="804" w:type="dxa"/>
            <w:tcBorders>
              <w:top w:val="single" w:sz="4" w:space="0" w:color="000000"/>
              <w:left w:val="single" w:sz="4" w:space="0" w:color="000000"/>
              <w:bottom w:val="single" w:sz="4" w:space="0" w:color="000000"/>
              <w:right w:val="single" w:sz="4" w:space="0" w:color="000000"/>
            </w:tcBorders>
            <w:hideMark/>
          </w:tcPr>
          <w:p w14:paraId="2FCE78EA" w14:textId="77777777" w:rsidR="005F5493" w:rsidRDefault="005F5493">
            <w:pPr>
              <w:snapToGrid w:val="0"/>
              <w:spacing w:before="60" w:after="60"/>
              <w:jc w:val="center"/>
              <w:rPr>
                <w:ins w:id="586" w:author="Eivind" w:date="2018-07-10T00:09:00Z"/>
                <w:sz w:val="16"/>
                <w:szCs w:val="16"/>
              </w:rPr>
            </w:pPr>
            <w:ins w:id="587" w:author="Eivind" w:date="2018-07-10T00:09:00Z">
              <w:r>
                <w:rPr>
                  <w:sz w:val="16"/>
                  <w:szCs w:val="16"/>
                </w:rPr>
                <w:t>-</w:t>
              </w:r>
            </w:ins>
          </w:p>
        </w:tc>
        <w:tc>
          <w:tcPr>
            <w:tcW w:w="2436" w:type="dxa"/>
            <w:tcBorders>
              <w:top w:val="single" w:sz="4" w:space="0" w:color="000000"/>
              <w:left w:val="single" w:sz="4" w:space="0" w:color="000000"/>
              <w:bottom w:val="single" w:sz="4" w:space="0" w:color="000000"/>
              <w:right w:val="single" w:sz="4" w:space="0" w:color="000000"/>
            </w:tcBorders>
            <w:hideMark/>
          </w:tcPr>
          <w:p w14:paraId="1F0175F6" w14:textId="77777777" w:rsidR="005F5493" w:rsidRDefault="005F5493">
            <w:pPr>
              <w:snapToGrid w:val="0"/>
              <w:spacing w:before="60" w:after="60"/>
              <w:rPr>
                <w:ins w:id="588" w:author="Eivind" w:date="2018-07-10T00:09:00Z"/>
                <w:sz w:val="16"/>
                <w:szCs w:val="16"/>
              </w:rPr>
            </w:pPr>
            <w:ins w:id="589" w:author="Eivind" w:date="2018-07-10T00:09:00Z">
              <w:r>
                <w:rPr>
                  <w:sz w:val="16"/>
                  <w:szCs w:val="16"/>
                </w:rPr>
                <w:t>Abstract class</w:t>
              </w:r>
            </w:ins>
          </w:p>
        </w:tc>
        <w:tc>
          <w:tcPr>
            <w:tcW w:w="3060" w:type="dxa"/>
            <w:tcBorders>
              <w:top w:val="single" w:sz="4" w:space="0" w:color="000000"/>
              <w:left w:val="single" w:sz="4" w:space="0" w:color="000000"/>
              <w:bottom w:val="single" w:sz="4" w:space="0" w:color="000000"/>
              <w:right w:val="single" w:sz="4" w:space="0" w:color="000000"/>
            </w:tcBorders>
            <w:hideMark/>
          </w:tcPr>
          <w:p w14:paraId="161726C0" w14:textId="3033C8B7" w:rsidR="005F5493" w:rsidRDefault="005F5493">
            <w:pPr>
              <w:snapToGrid w:val="0"/>
              <w:spacing w:before="60" w:after="60"/>
              <w:rPr>
                <w:ins w:id="590" w:author="Eivind" w:date="2018-07-10T00:09:00Z"/>
                <w:sz w:val="16"/>
                <w:szCs w:val="16"/>
              </w:rPr>
            </w:pPr>
            <w:ins w:id="591" w:author="Eivind" w:date="2018-07-10T00:09:00Z">
              <w:r>
                <w:rPr>
                  <w:sz w:val="16"/>
                  <w:szCs w:val="16"/>
                </w:rPr>
                <w:t xml:space="preserve">This class is implemented by a type that conforms to one of the signature formats specified in </w:t>
              </w:r>
            </w:ins>
            <w:ins w:id="592" w:author="Eivind" w:date="2018-07-10T00:12:00Z">
              <w:r>
                <w:rPr>
                  <w:sz w:val="16"/>
                  <w:szCs w:val="16"/>
                </w:rPr>
                <w:t xml:space="preserve">S-100 </w:t>
              </w:r>
            </w:ins>
            <w:ins w:id="593" w:author="Eivind" w:date="2018-07-10T00:09:00Z">
              <w:r>
                <w:rPr>
                  <w:sz w:val="16"/>
                  <w:szCs w:val="16"/>
                </w:rPr>
                <w:t>Part 15. Since the structure is at present unstable and may depend on the algorithm, it is represented here as an abstract type.</w:t>
              </w:r>
            </w:ins>
          </w:p>
        </w:tc>
      </w:tr>
    </w:tbl>
    <w:p w14:paraId="13470E34" w14:textId="77777777" w:rsidR="005F5493" w:rsidRDefault="005F5493" w:rsidP="00996B38">
      <w:pPr>
        <w:rPr>
          <w:rFonts w:ascii="Arial Narrow" w:hAnsi="Arial Narrow"/>
          <w:sz w:val="22"/>
          <w:lang w:val="en-US" w:eastAsia="en-GB"/>
        </w:rPr>
      </w:pPr>
    </w:p>
    <w:p w14:paraId="39DF27EB" w14:textId="260E8451" w:rsidR="006B114A" w:rsidRDefault="006B114A" w:rsidP="00996B38">
      <w:pPr>
        <w:pStyle w:val="Caption"/>
        <w:keepNext/>
      </w:pPr>
      <w:r>
        <w:lastRenderedPageBreak/>
        <w:t xml:space="preserve">Table </w:t>
      </w:r>
      <w:r w:rsidR="005500B4">
        <w:fldChar w:fldCharType="begin"/>
      </w:r>
      <w:r w:rsidR="005500B4">
        <w:instrText xml:space="preserve"> SEQ Table \* ARABIC </w:instrText>
      </w:r>
      <w:r w:rsidR="005500B4">
        <w:fldChar w:fldCharType="separate"/>
      </w:r>
      <w:ins w:id="594" w:author="Raphael Malyankar" w:date="2018-07-20T12:56:00Z">
        <w:r w:rsidR="00CF17A6">
          <w:rPr>
            <w:noProof/>
          </w:rPr>
          <w:t>12</w:t>
        </w:r>
      </w:ins>
      <w:ins w:id="595" w:author="Eivind" w:date="2018-07-10T00:11:00Z">
        <w:del w:id="596" w:author="Raphael Malyankar" w:date="2018-07-20T12:56:00Z">
          <w:r w:rsidR="005F5493" w:rsidDel="00CF17A6">
            <w:rPr>
              <w:noProof/>
            </w:rPr>
            <w:delText>12</w:delText>
          </w:r>
        </w:del>
      </w:ins>
      <w:del w:id="597" w:author="Raphael Malyankar" w:date="2018-07-20T12:56:00Z">
        <w:r w:rsidR="00A420D9" w:rsidDel="00CF17A6">
          <w:rPr>
            <w:noProof/>
          </w:rPr>
          <w:delText>10</w:delText>
        </w:r>
      </w:del>
      <w:r w:rsidR="005500B4">
        <w:fldChar w:fldCharType="end"/>
      </w:r>
      <w:r>
        <w:t>. S100_IC_PredefinedCombination</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669608C0"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410B322C"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6590869E"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vAlign w:val="center"/>
            <w:hideMark/>
          </w:tcPr>
          <w:p w14:paraId="748943EC"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50FF9D7C"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7949757C"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5" w:type="dxa"/>
            <w:tcBorders>
              <w:top w:val="single" w:sz="4" w:space="0" w:color="000000"/>
              <w:left w:val="single" w:sz="4" w:space="0" w:color="000000"/>
              <w:bottom w:val="single" w:sz="4" w:space="0" w:color="000000"/>
              <w:right w:val="single" w:sz="4" w:space="0" w:color="000000"/>
            </w:tcBorders>
            <w:vAlign w:val="center"/>
            <w:hideMark/>
          </w:tcPr>
          <w:p w14:paraId="122D1547"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3CD37139"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4DAA44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0" w:type="dxa"/>
            <w:tcBorders>
              <w:top w:val="single" w:sz="4" w:space="0" w:color="000000"/>
              <w:left w:val="single" w:sz="4" w:space="0" w:color="000000"/>
              <w:bottom w:val="single" w:sz="4" w:space="0" w:color="000000"/>
              <w:right w:val="single" w:sz="4" w:space="0" w:color="000000"/>
            </w:tcBorders>
            <w:hideMark/>
          </w:tcPr>
          <w:p w14:paraId="72DD6BF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S100_IC_PredefinedCombination</w:t>
            </w:r>
          </w:p>
        </w:tc>
        <w:tc>
          <w:tcPr>
            <w:tcW w:w="4133" w:type="dxa"/>
            <w:tcBorders>
              <w:top w:val="single" w:sz="4" w:space="0" w:color="000000"/>
              <w:left w:val="single" w:sz="4" w:space="0" w:color="000000"/>
              <w:bottom w:val="single" w:sz="4" w:space="0" w:color="000000"/>
              <w:right w:val="single" w:sz="4" w:space="0" w:color="000000"/>
            </w:tcBorders>
            <w:hideMark/>
          </w:tcPr>
          <w:p w14:paraId="3384E98F"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Pre-defined combinations are identifiable pre-set collections of recommended and optional S-NNN data products which are expected to be loaded by the user under specific conditions or for specified tasks. Each pre-defined combination is basically a package of data products, display priorities, context parameters, user settings, portrayal catalogues, etc. An ECDIS or other system can allow the user to initiate the loading of multiple data products and activate multiple parameter settings as a single action, by selecting one of a list of pre-defined combinations, instead of loading and unloading individual data products.</w:t>
            </w:r>
          </w:p>
        </w:tc>
        <w:tc>
          <w:tcPr>
            <w:tcW w:w="807" w:type="dxa"/>
            <w:tcBorders>
              <w:top w:val="single" w:sz="4" w:space="0" w:color="000000"/>
              <w:left w:val="single" w:sz="4" w:space="0" w:color="000000"/>
              <w:bottom w:val="single" w:sz="4" w:space="0" w:color="000000"/>
              <w:right w:val="single" w:sz="4" w:space="0" w:color="000000"/>
            </w:tcBorders>
            <w:hideMark/>
          </w:tcPr>
          <w:p w14:paraId="0D00D736" w14:textId="6C0EF29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r w:rsidR="008216C3">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744CF84C" w14:textId="3FEE22C4"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r w:rsidR="008216C3">
              <w:rPr>
                <w:rFonts w:cs="Arial"/>
                <w:sz w:val="16"/>
                <w:szCs w:val="16"/>
                <w:lang w:val="en-US" w:eastAsia="ar-SA"/>
              </w:rPr>
              <w:t>-</w:t>
            </w:r>
          </w:p>
        </w:tc>
        <w:tc>
          <w:tcPr>
            <w:tcW w:w="3215" w:type="dxa"/>
            <w:tcBorders>
              <w:top w:val="single" w:sz="4" w:space="0" w:color="000000"/>
              <w:left w:val="single" w:sz="4" w:space="0" w:color="000000"/>
              <w:bottom w:val="single" w:sz="4" w:space="0" w:color="000000"/>
              <w:right w:val="single" w:sz="4" w:space="0" w:color="000000"/>
            </w:tcBorders>
            <w:hideMark/>
          </w:tcPr>
          <w:p w14:paraId="47DE78F7"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Composition component of S100_IC_InteroperabilityCatalogue</w:t>
            </w:r>
          </w:p>
        </w:tc>
      </w:tr>
      <w:tr w:rsidR="006B114A" w14:paraId="4203B2D8"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16AB7B37"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4BA2A8D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identifier</w:t>
            </w:r>
          </w:p>
        </w:tc>
        <w:tc>
          <w:tcPr>
            <w:tcW w:w="4133" w:type="dxa"/>
            <w:tcBorders>
              <w:top w:val="single" w:sz="4" w:space="0" w:color="000000"/>
              <w:left w:val="single" w:sz="4" w:space="0" w:color="000000"/>
              <w:bottom w:val="single" w:sz="4" w:space="0" w:color="000000"/>
              <w:right w:val="single" w:sz="4" w:space="0" w:color="000000"/>
            </w:tcBorders>
            <w:hideMark/>
          </w:tcPr>
          <w:p w14:paraId="3A346BB1"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Identifier of the predefined combination</w:t>
            </w:r>
          </w:p>
        </w:tc>
        <w:tc>
          <w:tcPr>
            <w:tcW w:w="807" w:type="dxa"/>
            <w:tcBorders>
              <w:top w:val="single" w:sz="4" w:space="0" w:color="000000"/>
              <w:left w:val="single" w:sz="4" w:space="0" w:color="000000"/>
              <w:bottom w:val="single" w:sz="4" w:space="0" w:color="000000"/>
              <w:right w:val="single" w:sz="4" w:space="0" w:color="000000"/>
            </w:tcBorders>
            <w:hideMark/>
          </w:tcPr>
          <w:p w14:paraId="08143D7F"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0B87DC99" w14:textId="484AF9C8" w:rsidR="006B114A" w:rsidRDefault="008216C3">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hideMark/>
          </w:tcPr>
          <w:p w14:paraId="76269A8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E.g., sequence number, UUID or URN unique to the PDC in the catalogue. May be globally unique, but must be unique within the catalogue at least</w:t>
            </w:r>
          </w:p>
        </w:tc>
      </w:tr>
      <w:tr w:rsidR="006B114A" w14:paraId="360036C7"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2F0D51F"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0C2CD92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hideMark/>
          </w:tcPr>
          <w:p w14:paraId="2F92C325"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Name of combination</w:t>
            </w:r>
          </w:p>
        </w:tc>
        <w:tc>
          <w:tcPr>
            <w:tcW w:w="807" w:type="dxa"/>
            <w:tcBorders>
              <w:top w:val="single" w:sz="4" w:space="0" w:color="000000"/>
              <w:left w:val="single" w:sz="4" w:space="0" w:color="000000"/>
              <w:bottom w:val="single" w:sz="4" w:space="0" w:color="000000"/>
              <w:right w:val="single" w:sz="4" w:space="0" w:color="000000"/>
            </w:tcBorders>
            <w:hideMark/>
          </w:tcPr>
          <w:p w14:paraId="2C553B75"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5CD6C94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tcPr>
          <w:p w14:paraId="36F37C9C"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075C894E"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41423C6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2514C3B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description</w:t>
            </w:r>
          </w:p>
        </w:tc>
        <w:tc>
          <w:tcPr>
            <w:tcW w:w="4133" w:type="dxa"/>
            <w:tcBorders>
              <w:top w:val="single" w:sz="4" w:space="0" w:color="000000"/>
              <w:left w:val="single" w:sz="4" w:space="0" w:color="000000"/>
              <w:bottom w:val="single" w:sz="4" w:space="0" w:color="000000"/>
              <w:right w:val="single" w:sz="4" w:space="0" w:color="000000"/>
            </w:tcBorders>
            <w:hideMark/>
          </w:tcPr>
          <w:p w14:paraId="28A42994"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Brief description of combination</w:t>
            </w:r>
          </w:p>
        </w:tc>
        <w:tc>
          <w:tcPr>
            <w:tcW w:w="807" w:type="dxa"/>
            <w:tcBorders>
              <w:top w:val="single" w:sz="4" w:space="0" w:color="000000"/>
              <w:left w:val="single" w:sz="4" w:space="0" w:color="000000"/>
              <w:bottom w:val="single" w:sz="4" w:space="0" w:color="000000"/>
              <w:right w:val="single" w:sz="4" w:space="0" w:color="000000"/>
            </w:tcBorders>
            <w:hideMark/>
          </w:tcPr>
          <w:p w14:paraId="3CDBE929"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5B8C8DE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tcPr>
          <w:p w14:paraId="3A2DBA9A"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523C7921"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040C234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60B1CEC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useConditions</w:t>
            </w:r>
          </w:p>
        </w:tc>
        <w:tc>
          <w:tcPr>
            <w:tcW w:w="4133" w:type="dxa"/>
            <w:tcBorders>
              <w:top w:val="single" w:sz="4" w:space="0" w:color="000000"/>
              <w:left w:val="single" w:sz="4" w:space="0" w:color="000000"/>
              <w:bottom w:val="single" w:sz="4" w:space="0" w:color="000000"/>
              <w:right w:val="single" w:sz="4" w:space="0" w:color="000000"/>
            </w:tcBorders>
            <w:hideMark/>
          </w:tcPr>
          <w:p w14:paraId="20578C48"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Conditions for which the combination is designed</w:t>
            </w:r>
          </w:p>
        </w:tc>
        <w:tc>
          <w:tcPr>
            <w:tcW w:w="807" w:type="dxa"/>
            <w:tcBorders>
              <w:top w:val="single" w:sz="4" w:space="0" w:color="000000"/>
              <w:left w:val="single" w:sz="4" w:space="0" w:color="000000"/>
              <w:bottom w:val="single" w:sz="4" w:space="0" w:color="000000"/>
              <w:right w:val="single" w:sz="4" w:space="0" w:color="000000"/>
            </w:tcBorders>
            <w:hideMark/>
          </w:tcPr>
          <w:p w14:paraId="59AD58A8"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6A2F0F3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tcPr>
          <w:p w14:paraId="2A67267E"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40072692"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74FFBA2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1195823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interoperabilityLevel</w:t>
            </w:r>
          </w:p>
        </w:tc>
        <w:tc>
          <w:tcPr>
            <w:tcW w:w="4133" w:type="dxa"/>
            <w:tcBorders>
              <w:top w:val="single" w:sz="4" w:space="0" w:color="000000"/>
              <w:left w:val="single" w:sz="4" w:space="0" w:color="000000"/>
              <w:bottom w:val="single" w:sz="4" w:space="0" w:color="000000"/>
              <w:right w:val="single" w:sz="4" w:space="0" w:color="000000"/>
            </w:tcBorders>
            <w:hideMark/>
          </w:tcPr>
          <w:p w14:paraId="2FB0A722"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highest level of interoperability functionality encoded within an instance of this type</w:t>
            </w:r>
          </w:p>
        </w:tc>
        <w:tc>
          <w:tcPr>
            <w:tcW w:w="807" w:type="dxa"/>
            <w:tcBorders>
              <w:top w:val="single" w:sz="4" w:space="0" w:color="000000"/>
              <w:left w:val="single" w:sz="4" w:space="0" w:color="000000"/>
              <w:bottom w:val="single" w:sz="4" w:space="0" w:color="000000"/>
              <w:right w:val="single" w:sz="4" w:space="0" w:color="000000"/>
            </w:tcBorders>
            <w:hideMark/>
          </w:tcPr>
          <w:p w14:paraId="27089D91"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109191D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Integer</w:t>
            </w:r>
          </w:p>
        </w:tc>
        <w:tc>
          <w:tcPr>
            <w:tcW w:w="3215" w:type="dxa"/>
            <w:tcBorders>
              <w:top w:val="single" w:sz="4" w:space="0" w:color="000000"/>
              <w:left w:val="single" w:sz="4" w:space="0" w:color="000000"/>
              <w:bottom w:val="single" w:sz="4" w:space="0" w:color="000000"/>
              <w:right w:val="single" w:sz="4" w:space="0" w:color="000000"/>
            </w:tcBorders>
          </w:tcPr>
          <w:p w14:paraId="3B9436CD"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331ADB56"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6D5F8F8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0612C5E7"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includedProduct</w:t>
            </w:r>
          </w:p>
        </w:tc>
        <w:tc>
          <w:tcPr>
            <w:tcW w:w="4133" w:type="dxa"/>
            <w:tcBorders>
              <w:top w:val="single" w:sz="4" w:space="0" w:color="000000"/>
              <w:left w:val="single" w:sz="4" w:space="0" w:color="000000"/>
              <w:bottom w:val="single" w:sz="4" w:space="0" w:color="000000"/>
              <w:right w:val="single" w:sz="4" w:space="0" w:color="000000"/>
            </w:tcBorders>
            <w:hideMark/>
          </w:tcPr>
          <w:p w14:paraId="193EF2E1"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Products loaded in this combination and referenced by operations and rules that apply to this combination.</w:t>
            </w:r>
          </w:p>
        </w:tc>
        <w:tc>
          <w:tcPr>
            <w:tcW w:w="807" w:type="dxa"/>
            <w:tcBorders>
              <w:top w:val="single" w:sz="4" w:space="0" w:color="000000"/>
              <w:left w:val="single" w:sz="4" w:space="0" w:color="000000"/>
              <w:bottom w:val="single" w:sz="4" w:space="0" w:color="000000"/>
              <w:right w:val="single" w:sz="4" w:space="0" w:color="000000"/>
            </w:tcBorders>
            <w:hideMark/>
          </w:tcPr>
          <w:p w14:paraId="1EF871EA"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2..*</w:t>
            </w:r>
          </w:p>
        </w:tc>
        <w:tc>
          <w:tcPr>
            <w:tcW w:w="1900" w:type="dxa"/>
            <w:tcBorders>
              <w:top w:val="single" w:sz="4" w:space="0" w:color="000000"/>
              <w:left w:val="single" w:sz="4" w:space="0" w:color="000000"/>
              <w:bottom w:val="single" w:sz="4" w:space="0" w:color="000000"/>
              <w:right w:val="single" w:sz="4" w:space="0" w:color="000000"/>
            </w:tcBorders>
            <w:hideMark/>
          </w:tcPr>
          <w:p w14:paraId="3C36DF1F"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Enumeration dataProduct</w:t>
            </w:r>
          </w:p>
        </w:tc>
        <w:tc>
          <w:tcPr>
            <w:tcW w:w="3215" w:type="dxa"/>
            <w:tcBorders>
              <w:top w:val="single" w:sz="4" w:space="0" w:color="000000"/>
              <w:left w:val="single" w:sz="4" w:space="0" w:color="000000"/>
              <w:bottom w:val="single" w:sz="4" w:space="0" w:color="000000"/>
              <w:right w:val="single" w:sz="4" w:space="0" w:color="000000"/>
            </w:tcBorders>
            <w:hideMark/>
          </w:tcPr>
          <w:p w14:paraId="201A7C2F"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A combination must use at least 2 data products</w:t>
            </w:r>
          </w:p>
        </w:tc>
      </w:tr>
      <w:tr w:rsidR="00F162A3" w14:paraId="67F2C644"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tcPr>
          <w:p w14:paraId="5D78D3B8" w14:textId="74408913" w:rsidR="00F162A3" w:rsidRDefault="00F162A3">
            <w:pPr>
              <w:suppressAutoHyphens/>
              <w:snapToGrid w:val="0"/>
              <w:spacing w:before="60" w:after="60" w:line="240" w:lineRule="auto"/>
              <w:rPr>
                <w:rFonts w:cs="Arial"/>
                <w:sz w:val="16"/>
                <w:szCs w:val="16"/>
                <w:lang w:val="en-US" w:eastAsia="ar-SA"/>
              </w:rPr>
            </w:pPr>
            <w:r>
              <w:rPr>
                <w:rFonts w:cs="Arial"/>
                <w:sz w:val="16"/>
                <w:szCs w:val="16"/>
                <w:lang w:val="en-US" w:eastAsia="ar-SA"/>
              </w:rPr>
              <w:t>Role</w:t>
            </w:r>
          </w:p>
        </w:tc>
        <w:tc>
          <w:tcPr>
            <w:tcW w:w="2790" w:type="dxa"/>
            <w:tcBorders>
              <w:top w:val="single" w:sz="4" w:space="0" w:color="000000"/>
              <w:left w:val="single" w:sz="4" w:space="0" w:color="000000"/>
              <w:bottom w:val="single" w:sz="4" w:space="0" w:color="000000"/>
              <w:right w:val="single" w:sz="4" w:space="0" w:color="000000"/>
            </w:tcBorders>
          </w:tcPr>
          <w:p w14:paraId="7F5F145B" w14:textId="4407B225" w:rsidR="00F162A3" w:rsidRDefault="00F162A3">
            <w:pPr>
              <w:suppressAutoHyphens/>
              <w:snapToGrid w:val="0"/>
              <w:spacing w:before="60" w:after="60" w:line="240" w:lineRule="auto"/>
              <w:rPr>
                <w:rFonts w:cs="Arial"/>
                <w:sz w:val="16"/>
                <w:szCs w:val="16"/>
                <w:lang w:val="en-US" w:eastAsia="ar-SA"/>
              </w:rPr>
            </w:pPr>
            <w:r>
              <w:rPr>
                <w:rFonts w:cs="Arial"/>
                <w:sz w:val="16"/>
                <w:szCs w:val="16"/>
                <w:lang w:val="en-US" w:eastAsia="ar-SA"/>
              </w:rPr>
              <w:t>displayPlaneRef</w:t>
            </w:r>
          </w:p>
        </w:tc>
        <w:tc>
          <w:tcPr>
            <w:tcW w:w="4133" w:type="dxa"/>
            <w:tcBorders>
              <w:top w:val="single" w:sz="4" w:space="0" w:color="000000"/>
              <w:left w:val="single" w:sz="4" w:space="0" w:color="000000"/>
              <w:bottom w:val="single" w:sz="4" w:space="0" w:color="000000"/>
              <w:right w:val="single" w:sz="4" w:space="0" w:color="000000"/>
            </w:tcBorders>
          </w:tcPr>
          <w:p w14:paraId="7D9CD114" w14:textId="63CA269A" w:rsidR="00F162A3" w:rsidRDefault="00F162A3">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Reference to an S100_IC_DisplayPlane element in this interoperability catalogue</w:t>
            </w:r>
          </w:p>
        </w:tc>
        <w:tc>
          <w:tcPr>
            <w:tcW w:w="807" w:type="dxa"/>
            <w:tcBorders>
              <w:top w:val="single" w:sz="4" w:space="0" w:color="000000"/>
              <w:left w:val="single" w:sz="4" w:space="0" w:color="000000"/>
              <w:bottom w:val="single" w:sz="4" w:space="0" w:color="000000"/>
              <w:right w:val="single" w:sz="4" w:space="0" w:color="000000"/>
            </w:tcBorders>
          </w:tcPr>
          <w:p w14:paraId="040DED5F" w14:textId="7B469D08" w:rsidR="00F162A3" w:rsidRDefault="00F162A3">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tcPr>
          <w:p w14:paraId="255807CA" w14:textId="3802FFDB" w:rsidR="00F162A3" w:rsidRDefault="00F162A3">
            <w:pPr>
              <w:suppressAutoHyphens/>
              <w:snapToGrid w:val="0"/>
              <w:spacing w:before="60" w:after="60" w:line="240" w:lineRule="auto"/>
              <w:rPr>
                <w:rFonts w:cs="Arial"/>
                <w:sz w:val="16"/>
                <w:szCs w:val="16"/>
                <w:lang w:val="en-US" w:eastAsia="ar-SA"/>
              </w:rPr>
            </w:pPr>
            <w:r>
              <w:rPr>
                <w:rFonts w:cs="Arial"/>
                <w:sz w:val="16"/>
                <w:szCs w:val="16"/>
                <w:lang w:val="en-US" w:eastAsia="ar-SA"/>
              </w:rPr>
              <w:t>&lt;reference&gt;S100_IC_DisplayPlane</w:t>
            </w:r>
          </w:p>
        </w:tc>
        <w:tc>
          <w:tcPr>
            <w:tcW w:w="3215" w:type="dxa"/>
            <w:tcBorders>
              <w:top w:val="single" w:sz="4" w:space="0" w:color="000000"/>
              <w:left w:val="single" w:sz="4" w:space="0" w:color="000000"/>
              <w:bottom w:val="single" w:sz="4" w:space="0" w:color="000000"/>
              <w:right w:val="single" w:sz="4" w:space="0" w:color="000000"/>
            </w:tcBorders>
          </w:tcPr>
          <w:p w14:paraId="3D2FA5A7" w14:textId="77777777" w:rsidR="00F162A3" w:rsidRDefault="00F162A3">
            <w:pPr>
              <w:suppressAutoHyphens/>
              <w:snapToGrid w:val="0"/>
              <w:spacing w:before="60" w:after="60" w:line="240" w:lineRule="auto"/>
              <w:jc w:val="left"/>
              <w:rPr>
                <w:rFonts w:cs="Arial"/>
                <w:sz w:val="16"/>
                <w:szCs w:val="16"/>
                <w:lang w:val="en-US" w:eastAsia="ar-SA"/>
              </w:rPr>
            </w:pPr>
          </w:p>
        </w:tc>
      </w:tr>
    </w:tbl>
    <w:p w14:paraId="285D37ED" w14:textId="77777777" w:rsidR="006B114A" w:rsidRDefault="006B114A" w:rsidP="00996B38">
      <w:pPr>
        <w:rPr>
          <w:rFonts w:ascii="Arial Narrow" w:hAnsi="Arial Narrow"/>
          <w:sz w:val="22"/>
          <w:lang w:val="en-US" w:eastAsia="en-GB"/>
        </w:rPr>
      </w:pPr>
    </w:p>
    <w:p w14:paraId="1B375618" w14:textId="77F71361"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ins w:id="598" w:author="Raphael Malyankar" w:date="2018-07-20T12:56:00Z">
        <w:r w:rsidR="00CF17A6">
          <w:rPr>
            <w:noProof/>
          </w:rPr>
          <w:t>13</w:t>
        </w:r>
      </w:ins>
      <w:ins w:id="599" w:author="Eivind" w:date="2018-07-10T00:11:00Z">
        <w:del w:id="600" w:author="Raphael Malyankar" w:date="2018-07-20T12:56:00Z">
          <w:r w:rsidR="005F5493" w:rsidDel="00CF17A6">
            <w:rPr>
              <w:noProof/>
            </w:rPr>
            <w:delText>13</w:delText>
          </w:r>
        </w:del>
      </w:ins>
      <w:del w:id="601" w:author="Raphael Malyankar" w:date="2018-07-20T12:56:00Z">
        <w:r w:rsidR="00A420D9" w:rsidDel="00CF17A6">
          <w:rPr>
            <w:noProof/>
          </w:rPr>
          <w:delText>11</w:delText>
        </w:r>
      </w:del>
      <w:r w:rsidR="005500B4">
        <w:fldChar w:fldCharType="end"/>
      </w:r>
      <w:r>
        <w:t>. S100_IC_SuppressedFeatureLayer</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6D98DE03"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34EE85C6"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1" w:type="dxa"/>
            <w:tcBorders>
              <w:top w:val="single" w:sz="4" w:space="0" w:color="000000"/>
              <w:left w:val="single" w:sz="4" w:space="0" w:color="000000"/>
              <w:bottom w:val="single" w:sz="4" w:space="0" w:color="000000"/>
              <w:right w:val="single" w:sz="4" w:space="0" w:color="000000"/>
            </w:tcBorders>
            <w:vAlign w:val="center"/>
            <w:hideMark/>
          </w:tcPr>
          <w:p w14:paraId="3D8ED977"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4" w:type="dxa"/>
            <w:tcBorders>
              <w:top w:val="single" w:sz="4" w:space="0" w:color="000000"/>
              <w:left w:val="single" w:sz="4" w:space="0" w:color="000000"/>
              <w:bottom w:val="single" w:sz="4" w:space="0" w:color="000000"/>
              <w:right w:val="single" w:sz="4" w:space="0" w:color="000000"/>
            </w:tcBorders>
            <w:vAlign w:val="center"/>
            <w:hideMark/>
          </w:tcPr>
          <w:p w14:paraId="2C399096"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376C829D"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58DB9CBF"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6" w:type="dxa"/>
            <w:tcBorders>
              <w:top w:val="single" w:sz="4" w:space="0" w:color="000000"/>
              <w:left w:val="single" w:sz="4" w:space="0" w:color="000000"/>
              <w:bottom w:val="single" w:sz="4" w:space="0" w:color="000000"/>
              <w:right w:val="single" w:sz="4" w:space="0" w:color="000000"/>
            </w:tcBorders>
            <w:vAlign w:val="center"/>
            <w:hideMark/>
          </w:tcPr>
          <w:p w14:paraId="7C1931CF"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58D3B972"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1C8A1732"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1" w:type="dxa"/>
            <w:tcBorders>
              <w:top w:val="single" w:sz="4" w:space="0" w:color="000000"/>
              <w:left w:val="single" w:sz="4" w:space="0" w:color="000000"/>
              <w:bottom w:val="single" w:sz="4" w:space="0" w:color="000000"/>
              <w:right w:val="single" w:sz="4" w:space="0" w:color="000000"/>
            </w:tcBorders>
            <w:hideMark/>
          </w:tcPr>
          <w:p w14:paraId="78A8A79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S100_IC_SuppressedFeatureLayer</w:t>
            </w:r>
          </w:p>
        </w:tc>
        <w:tc>
          <w:tcPr>
            <w:tcW w:w="4134" w:type="dxa"/>
            <w:tcBorders>
              <w:top w:val="single" w:sz="4" w:space="0" w:color="000000"/>
              <w:left w:val="single" w:sz="4" w:space="0" w:color="000000"/>
              <w:bottom w:val="single" w:sz="4" w:space="0" w:color="000000"/>
              <w:right w:val="single" w:sz="4" w:space="0" w:color="000000"/>
            </w:tcBorders>
            <w:hideMark/>
          </w:tcPr>
          <w:p w14:paraId="793312B1"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Describes operations for suppressing all instances of a feature type in one product by features from another product.</w:t>
            </w:r>
          </w:p>
        </w:tc>
        <w:tc>
          <w:tcPr>
            <w:tcW w:w="807" w:type="dxa"/>
            <w:tcBorders>
              <w:top w:val="single" w:sz="4" w:space="0" w:color="000000"/>
              <w:left w:val="single" w:sz="4" w:space="0" w:color="000000"/>
              <w:bottom w:val="single" w:sz="4" w:space="0" w:color="000000"/>
              <w:right w:val="single" w:sz="4" w:space="0" w:color="000000"/>
            </w:tcBorders>
            <w:hideMark/>
          </w:tcPr>
          <w:p w14:paraId="3760F66E" w14:textId="7F5D4CE3" w:rsidR="006B114A" w:rsidRDefault="008216C3">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r w:rsidR="006B114A">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1DDAA39E" w14:textId="395BA6F6"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w:t>
            </w:r>
            <w:r w:rsidR="008216C3">
              <w:rPr>
                <w:rFonts w:cs="Arial"/>
                <w:sz w:val="16"/>
                <w:szCs w:val="16"/>
                <w:lang w:val="en-US" w:eastAsia="ar-SA"/>
              </w:rPr>
              <w:t>-</w:t>
            </w:r>
          </w:p>
        </w:tc>
        <w:tc>
          <w:tcPr>
            <w:tcW w:w="3216" w:type="dxa"/>
            <w:tcBorders>
              <w:top w:val="single" w:sz="4" w:space="0" w:color="000000"/>
              <w:left w:val="single" w:sz="4" w:space="0" w:color="000000"/>
              <w:bottom w:val="single" w:sz="4" w:space="0" w:color="000000"/>
              <w:right w:val="single" w:sz="4" w:space="0" w:color="000000"/>
            </w:tcBorders>
          </w:tcPr>
          <w:p w14:paraId="67C3AD14" w14:textId="77777777" w:rsidR="006B114A" w:rsidRDefault="006B114A">
            <w:pPr>
              <w:suppressAutoHyphens/>
              <w:snapToGrid w:val="0"/>
              <w:spacing w:before="60" w:after="60" w:line="240" w:lineRule="auto"/>
              <w:jc w:val="left"/>
              <w:rPr>
                <w:rFonts w:cs="Arial"/>
                <w:sz w:val="16"/>
                <w:szCs w:val="16"/>
                <w:lang w:val="en-US" w:eastAsia="ar-SA"/>
              </w:rPr>
            </w:pPr>
          </w:p>
        </w:tc>
      </w:tr>
      <w:tr w:rsidR="00472C4C" w14:paraId="6C1A9ECB"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tcPr>
          <w:p w14:paraId="0458D5A6" w14:textId="797F7531"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1" w:type="dxa"/>
            <w:tcBorders>
              <w:top w:val="single" w:sz="4" w:space="0" w:color="000000"/>
              <w:left w:val="single" w:sz="4" w:space="0" w:color="000000"/>
              <w:bottom w:val="single" w:sz="4" w:space="0" w:color="000000"/>
              <w:right w:val="single" w:sz="4" w:space="0" w:color="000000"/>
            </w:tcBorders>
          </w:tcPr>
          <w:p w14:paraId="5F08F6BB" w14:textId="29BFC12D"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identifier</w:t>
            </w:r>
          </w:p>
        </w:tc>
        <w:tc>
          <w:tcPr>
            <w:tcW w:w="4134" w:type="dxa"/>
            <w:tcBorders>
              <w:top w:val="single" w:sz="4" w:space="0" w:color="000000"/>
              <w:left w:val="single" w:sz="4" w:space="0" w:color="000000"/>
              <w:bottom w:val="single" w:sz="4" w:space="0" w:color="000000"/>
              <w:right w:val="single" w:sz="4" w:space="0" w:color="000000"/>
            </w:tcBorders>
          </w:tcPr>
          <w:p w14:paraId="75EE41F5" w14:textId="3C62B63C"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Internal identifier of the catalogue element. </w:t>
            </w:r>
          </w:p>
        </w:tc>
        <w:tc>
          <w:tcPr>
            <w:tcW w:w="807" w:type="dxa"/>
            <w:tcBorders>
              <w:top w:val="single" w:sz="4" w:space="0" w:color="000000"/>
              <w:left w:val="single" w:sz="4" w:space="0" w:color="000000"/>
              <w:bottom w:val="single" w:sz="4" w:space="0" w:color="000000"/>
              <w:right w:val="single" w:sz="4" w:space="0" w:color="000000"/>
            </w:tcBorders>
          </w:tcPr>
          <w:p w14:paraId="50654359" w14:textId="31F6024D"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tcPr>
          <w:p w14:paraId="57D5842C" w14:textId="45C30A08"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tcPr>
          <w:p w14:paraId="353C79D5"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1A5CF17E"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4D7E3ACE"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1" w:type="dxa"/>
            <w:tcBorders>
              <w:top w:val="single" w:sz="4" w:space="0" w:color="000000"/>
              <w:left w:val="single" w:sz="4" w:space="0" w:color="000000"/>
              <w:bottom w:val="single" w:sz="4" w:space="0" w:color="000000"/>
              <w:right w:val="single" w:sz="4" w:space="0" w:color="000000"/>
            </w:tcBorders>
            <w:hideMark/>
          </w:tcPr>
          <w:p w14:paraId="7EA2DC5B"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featureCode</w:t>
            </w:r>
          </w:p>
        </w:tc>
        <w:tc>
          <w:tcPr>
            <w:tcW w:w="4134" w:type="dxa"/>
            <w:tcBorders>
              <w:top w:val="single" w:sz="4" w:space="0" w:color="000000"/>
              <w:left w:val="single" w:sz="4" w:space="0" w:color="000000"/>
              <w:bottom w:val="single" w:sz="4" w:space="0" w:color="000000"/>
              <w:right w:val="single" w:sz="4" w:space="0" w:color="000000"/>
            </w:tcBorders>
            <w:hideMark/>
          </w:tcPr>
          <w:p w14:paraId="48EC8200"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feature type code in the FC for the product mentioned in attribute </w:t>
            </w:r>
            <w:r>
              <w:rPr>
                <w:rFonts w:cs="Arial"/>
                <w:b/>
                <w:sz w:val="16"/>
                <w:szCs w:val="16"/>
                <w:lang w:val="en-US" w:eastAsia="ar-SA"/>
              </w:rPr>
              <w:t>product</w:t>
            </w:r>
          </w:p>
        </w:tc>
        <w:tc>
          <w:tcPr>
            <w:tcW w:w="807" w:type="dxa"/>
            <w:tcBorders>
              <w:top w:val="single" w:sz="4" w:space="0" w:color="000000"/>
              <w:left w:val="single" w:sz="4" w:space="0" w:color="000000"/>
              <w:bottom w:val="single" w:sz="4" w:space="0" w:color="000000"/>
              <w:right w:val="single" w:sz="4" w:space="0" w:color="000000"/>
            </w:tcBorders>
            <w:hideMark/>
          </w:tcPr>
          <w:p w14:paraId="3444060E"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30A90893"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tcPr>
          <w:p w14:paraId="5FBABFCC"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446638A1"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7AA93654"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lastRenderedPageBreak/>
              <w:t>Attribute</w:t>
            </w:r>
          </w:p>
        </w:tc>
        <w:tc>
          <w:tcPr>
            <w:tcW w:w="2791" w:type="dxa"/>
            <w:tcBorders>
              <w:top w:val="single" w:sz="4" w:space="0" w:color="000000"/>
              <w:left w:val="single" w:sz="4" w:space="0" w:color="000000"/>
              <w:bottom w:val="single" w:sz="4" w:space="0" w:color="000000"/>
              <w:right w:val="single" w:sz="4" w:space="0" w:color="000000"/>
            </w:tcBorders>
            <w:hideMark/>
          </w:tcPr>
          <w:p w14:paraId="48962043"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product</w:t>
            </w:r>
          </w:p>
        </w:tc>
        <w:tc>
          <w:tcPr>
            <w:tcW w:w="4134" w:type="dxa"/>
            <w:tcBorders>
              <w:top w:val="single" w:sz="4" w:space="0" w:color="000000"/>
              <w:left w:val="single" w:sz="4" w:space="0" w:color="000000"/>
              <w:bottom w:val="single" w:sz="4" w:space="0" w:color="000000"/>
              <w:right w:val="single" w:sz="4" w:space="0" w:color="000000"/>
            </w:tcBorders>
            <w:hideMark/>
          </w:tcPr>
          <w:p w14:paraId="42608BF9"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data product for the type being replaced</w:t>
            </w:r>
          </w:p>
        </w:tc>
        <w:tc>
          <w:tcPr>
            <w:tcW w:w="807" w:type="dxa"/>
            <w:tcBorders>
              <w:top w:val="single" w:sz="4" w:space="0" w:color="000000"/>
              <w:left w:val="single" w:sz="4" w:space="0" w:color="000000"/>
              <w:bottom w:val="single" w:sz="4" w:space="0" w:color="000000"/>
              <w:right w:val="single" w:sz="4" w:space="0" w:color="000000"/>
            </w:tcBorders>
            <w:hideMark/>
          </w:tcPr>
          <w:p w14:paraId="0CE69CF0"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061F4FA0"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Enumeration dataProduct</w:t>
            </w:r>
          </w:p>
        </w:tc>
        <w:tc>
          <w:tcPr>
            <w:tcW w:w="3216" w:type="dxa"/>
            <w:tcBorders>
              <w:top w:val="single" w:sz="4" w:space="0" w:color="000000"/>
              <w:left w:val="single" w:sz="4" w:space="0" w:color="000000"/>
              <w:bottom w:val="single" w:sz="4" w:space="0" w:color="000000"/>
              <w:right w:val="single" w:sz="4" w:space="0" w:color="000000"/>
            </w:tcBorders>
          </w:tcPr>
          <w:p w14:paraId="7A3E5595"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7FE632E8"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09749F0"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Role</w:t>
            </w:r>
          </w:p>
        </w:tc>
        <w:tc>
          <w:tcPr>
            <w:tcW w:w="2791" w:type="dxa"/>
            <w:tcBorders>
              <w:top w:val="single" w:sz="4" w:space="0" w:color="000000"/>
              <w:left w:val="single" w:sz="4" w:space="0" w:color="000000"/>
              <w:bottom w:val="single" w:sz="4" w:space="0" w:color="000000"/>
              <w:right w:val="single" w:sz="4" w:space="0" w:color="000000"/>
            </w:tcBorders>
            <w:hideMark/>
          </w:tcPr>
          <w:p w14:paraId="66FC40AB"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featureRef</w:t>
            </w:r>
          </w:p>
        </w:tc>
        <w:tc>
          <w:tcPr>
            <w:tcW w:w="4134" w:type="dxa"/>
            <w:tcBorders>
              <w:top w:val="single" w:sz="4" w:space="0" w:color="000000"/>
              <w:left w:val="single" w:sz="4" w:space="0" w:color="000000"/>
              <w:bottom w:val="single" w:sz="4" w:space="0" w:color="000000"/>
              <w:right w:val="single" w:sz="4" w:space="0" w:color="000000"/>
            </w:tcBorders>
            <w:hideMark/>
          </w:tcPr>
          <w:p w14:paraId="7649E112"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references to replacement features’ display specifications in the display planes section of the interoperability catalogue</w:t>
            </w:r>
          </w:p>
        </w:tc>
        <w:tc>
          <w:tcPr>
            <w:tcW w:w="807" w:type="dxa"/>
            <w:tcBorders>
              <w:top w:val="single" w:sz="4" w:space="0" w:color="000000"/>
              <w:left w:val="single" w:sz="4" w:space="0" w:color="000000"/>
              <w:bottom w:val="single" w:sz="4" w:space="0" w:color="000000"/>
              <w:right w:val="single" w:sz="4" w:space="0" w:color="000000"/>
            </w:tcBorders>
            <w:hideMark/>
          </w:tcPr>
          <w:p w14:paraId="0B4C6089" w14:textId="0AD6ABA6"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hideMark/>
          </w:tcPr>
          <w:p w14:paraId="0C2017F4"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&lt;reference&gt;S100_IC_Feature</w:t>
            </w:r>
          </w:p>
        </w:tc>
        <w:tc>
          <w:tcPr>
            <w:tcW w:w="3216" w:type="dxa"/>
            <w:tcBorders>
              <w:top w:val="single" w:sz="4" w:space="0" w:color="000000"/>
              <w:left w:val="single" w:sz="4" w:space="0" w:color="000000"/>
              <w:bottom w:val="single" w:sz="4" w:space="0" w:color="000000"/>
              <w:right w:val="single" w:sz="4" w:space="0" w:color="000000"/>
            </w:tcBorders>
            <w:hideMark/>
          </w:tcPr>
          <w:p w14:paraId="46439740"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Replacement by multiple feature types is intended for associated feature types, e.g., different feature types for a traffic separation scheme.</w:t>
            </w:r>
          </w:p>
          <w:p w14:paraId="2A0E4127" w14:textId="0C210702"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If both feature and drawing </w:t>
            </w:r>
            <w:r w:rsidR="008216C3">
              <w:rPr>
                <w:rFonts w:cs="Arial"/>
                <w:sz w:val="16"/>
                <w:szCs w:val="16"/>
                <w:lang w:val="en-US" w:eastAsia="ar-SA"/>
              </w:rPr>
              <w:t>instruction references</w:t>
            </w:r>
            <w:r>
              <w:rPr>
                <w:rFonts w:cs="Arial"/>
                <w:sz w:val="16"/>
                <w:szCs w:val="16"/>
                <w:lang w:val="en-US" w:eastAsia="ar-SA"/>
              </w:rPr>
              <w:t xml:space="preserve"> are empty, the type is suppressed without being replaced.</w:t>
            </w:r>
          </w:p>
        </w:tc>
      </w:tr>
      <w:tr w:rsidR="00472C4C" w14:paraId="11A63B51"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D3BE1E5"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Role</w:t>
            </w:r>
          </w:p>
        </w:tc>
        <w:tc>
          <w:tcPr>
            <w:tcW w:w="2791" w:type="dxa"/>
            <w:tcBorders>
              <w:top w:val="single" w:sz="4" w:space="0" w:color="000000"/>
              <w:left w:val="single" w:sz="4" w:space="0" w:color="000000"/>
              <w:bottom w:val="single" w:sz="4" w:space="0" w:color="000000"/>
              <w:right w:val="single" w:sz="4" w:space="0" w:color="000000"/>
            </w:tcBorders>
            <w:hideMark/>
          </w:tcPr>
          <w:p w14:paraId="3D55F285"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drawingInstructionRef</w:t>
            </w:r>
          </w:p>
        </w:tc>
        <w:tc>
          <w:tcPr>
            <w:tcW w:w="4134" w:type="dxa"/>
            <w:tcBorders>
              <w:top w:val="single" w:sz="4" w:space="0" w:color="000000"/>
              <w:left w:val="single" w:sz="4" w:space="0" w:color="000000"/>
              <w:bottom w:val="single" w:sz="4" w:space="0" w:color="000000"/>
              <w:right w:val="single" w:sz="4" w:space="0" w:color="000000"/>
            </w:tcBorders>
            <w:hideMark/>
          </w:tcPr>
          <w:p w14:paraId="2545BA79"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reference to S100_DrawingInstruction element</w:t>
            </w:r>
          </w:p>
        </w:tc>
        <w:tc>
          <w:tcPr>
            <w:tcW w:w="807" w:type="dxa"/>
            <w:tcBorders>
              <w:top w:val="single" w:sz="4" w:space="0" w:color="000000"/>
              <w:left w:val="single" w:sz="4" w:space="0" w:color="000000"/>
              <w:bottom w:val="single" w:sz="4" w:space="0" w:color="000000"/>
              <w:right w:val="single" w:sz="4" w:space="0" w:color="000000"/>
            </w:tcBorders>
            <w:hideMark/>
          </w:tcPr>
          <w:p w14:paraId="7F0F8BD8" w14:textId="4F8F2FA4"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hideMark/>
          </w:tcPr>
          <w:p w14:paraId="1274E026"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&lt;reference&gt;S100_IC_DrawingInstruction</w:t>
            </w:r>
          </w:p>
        </w:tc>
        <w:tc>
          <w:tcPr>
            <w:tcW w:w="3216" w:type="dxa"/>
            <w:tcBorders>
              <w:top w:val="single" w:sz="4" w:space="0" w:color="000000"/>
              <w:left w:val="single" w:sz="4" w:space="0" w:color="000000"/>
              <w:bottom w:val="single" w:sz="4" w:space="0" w:color="000000"/>
              <w:right w:val="single" w:sz="4" w:space="0" w:color="000000"/>
            </w:tcBorders>
          </w:tcPr>
          <w:p w14:paraId="28C7BCE4" w14:textId="6A1690D2"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If both feature and drawing </w:t>
            </w:r>
            <w:r w:rsidR="008216C3">
              <w:rPr>
                <w:rFonts w:cs="Arial"/>
                <w:sz w:val="16"/>
                <w:szCs w:val="16"/>
                <w:lang w:val="en-US" w:eastAsia="ar-SA"/>
              </w:rPr>
              <w:t>instruction references</w:t>
            </w:r>
            <w:r>
              <w:rPr>
                <w:rFonts w:cs="Arial"/>
                <w:sz w:val="16"/>
                <w:szCs w:val="16"/>
                <w:lang w:val="en-US" w:eastAsia="ar-SA"/>
              </w:rPr>
              <w:t xml:space="preserve"> are empty, the type is suppressed without being replaced.</w:t>
            </w:r>
          </w:p>
        </w:tc>
      </w:tr>
    </w:tbl>
    <w:p w14:paraId="313E46A7" w14:textId="77777777" w:rsidR="006B114A" w:rsidRDefault="006B114A" w:rsidP="00996B38">
      <w:pPr>
        <w:rPr>
          <w:rFonts w:ascii="Arial Narrow" w:hAnsi="Arial Narrow"/>
          <w:sz w:val="22"/>
          <w:lang w:val="en-US" w:eastAsia="en-GB"/>
        </w:rPr>
      </w:pPr>
    </w:p>
    <w:p w14:paraId="3D293F4C" w14:textId="42DF2A2C"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ins w:id="602" w:author="Raphael Malyankar" w:date="2018-07-20T12:56:00Z">
        <w:r w:rsidR="00CF17A6">
          <w:rPr>
            <w:noProof/>
          </w:rPr>
          <w:t>14</w:t>
        </w:r>
      </w:ins>
      <w:ins w:id="603" w:author="Eivind" w:date="2018-07-10T00:11:00Z">
        <w:del w:id="604" w:author="Raphael Malyankar" w:date="2018-07-20T12:56:00Z">
          <w:r w:rsidR="005F5493" w:rsidDel="00CF17A6">
            <w:rPr>
              <w:noProof/>
            </w:rPr>
            <w:delText>14</w:delText>
          </w:r>
        </w:del>
      </w:ins>
      <w:del w:id="605" w:author="Raphael Malyankar" w:date="2018-07-20T12:56:00Z">
        <w:r w:rsidR="00A420D9" w:rsidDel="00CF17A6">
          <w:rPr>
            <w:noProof/>
          </w:rPr>
          <w:delText>12</w:delText>
        </w:r>
      </w:del>
      <w:r w:rsidR="005500B4">
        <w:fldChar w:fldCharType="end"/>
      </w:r>
      <w:r>
        <w:t>. dataProduct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2177"/>
        <w:gridCol w:w="2233"/>
        <w:gridCol w:w="4766"/>
        <w:gridCol w:w="891"/>
        <w:gridCol w:w="2883"/>
      </w:tblGrid>
      <w:tr w:rsidR="006B114A" w14:paraId="035953BD" w14:textId="77777777" w:rsidTr="00996B38">
        <w:trPr>
          <w:cantSplit/>
        </w:trPr>
        <w:tc>
          <w:tcPr>
            <w:tcW w:w="841" w:type="pct"/>
            <w:tcBorders>
              <w:top w:val="single" w:sz="4" w:space="0" w:color="000000"/>
              <w:left w:val="single" w:sz="4" w:space="0" w:color="000000"/>
              <w:bottom w:val="single" w:sz="4" w:space="0" w:color="000000"/>
              <w:right w:val="single" w:sz="4" w:space="0" w:color="000000"/>
            </w:tcBorders>
            <w:vAlign w:val="center"/>
            <w:hideMark/>
          </w:tcPr>
          <w:p w14:paraId="726E1D26"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862" w:type="pct"/>
            <w:tcBorders>
              <w:top w:val="single" w:sz="4" w:space="0" w:color="000000"/>
              <w:left w:val="single" w:sz="4" w:space="0" w:color="000000"/>
              <w:bottom w:val="single" w:sz="4" w:space="0" w:color="000000"/>
              <w:right w:val="single" w:sz="4" w:space="0" w:color="000000"/>
            </w:tcBorders>
            <w:vAlign w:val="center"/>
            <w:hideMark/>
          </w:tcPr>
          <w:p w14:paraId="05613325"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1840" w:type="pct"/>
            <w:tcBorders>
              <w:top w:val="single" w:sz="4" w:space="0" w:color="000000"/>
              <w:left w:val="single" w:sz="4" w:space="0" w:color="000000"/>
              <w:bottom w:val="single" w:sz="4" w:space="0" w:color="000000"/>
              <w:right w:val="single" w:sz="4" w:space="0" w:color="000000"/>
            </w:tcBorders>
            <w:vAlign w:val="center"/>
            <w:hideMark/>
          </w:tcPr>
          <w:p w14:paraId="7CF3BB20"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344" w:type="pct"/>
            <w:tcBorders>
              <w:top w:val="single" w:sz="4" w:space="0" w:color="000000"/>
              <w:left w:val="single" w:sz="4" w:space="0" w:color="000000"/>
              <w:bottom w:val="single" w:sz="4" w:space="0" w:color="000000"/>
              <w:right w:val="single" w:sz="4" w:space="0" w:color="000000"/>
            </w:tcBorders>
            <w:vAlign w:val="center"/>
            <w:hideMark/>
          </w:tcPr>
          <w:p w14:paraId="2D5EACAB"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Code</w:t>
            </w:r>
          </w:p>
        </w:tc>
        <w:tc>
          <w:tcPr>
            <w:tcW w:w="1113" w:type="pct"/>
            <w:tcBorders>
              <w:top w:val="single" w:sz="4" w:space="0" w:color="000000"/>
              <w:left w:val="single" w:sz="4" w:space="0" w:color="000000"/>
              <w:bottom w:val="single" w:sz="4" w:space="0" w:color="000000"/>
              <w:right w:val="single" w:sz="4" w:space="0" w:color="000000"/>
            </w:tcBorders>
            <w:vAlign w:val="center"/>
            <w:hideMark/>
          </w:tcPr>
          <w:p w14:paraId="2412E148"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1D7ED5D0" w14:textId="77777777" w:rsidTr="00996B38">
        <w:trPr>
          <w:cantSplit/>
        </w:trPr>
        <w:tc>
          <w:tcPr>
            <w:tcW w:w="841" w:type="pct"/>
            <w:tcBorders>
              <w:top w:val="single" w:sz="4" w:space="0" w:color="000000"/>
              <w:left w:val="single" w:sz="4" w:space="0" w:color="000000"/>
              <w:bottom w:val="single" w:sz="4" w:space="0" w:color="000000"/>
              <w:right w:val="single" w:sz="4" w:space="0" w:color="000000"/>
            </w:tcBorders>
            <w:hideMark/>
          </w:tcPr>
          <w:p w14:paraId="14EE1F34" w14:textId="6B02341A"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S100_Codelist</w:t>
            </w:r>
          </w:p>
        </w:tc>
        <w:tc>
          <w:tcPr>
            <w:tcW w:w="862" w:type="pct"/>
            <w:tcBorders>
              <w:top w:val="single" w:sz="4" w:space="0" w:color="000000"/>
              <w:left w:val="single" w:sz="4" w:space="0" w:color="000000"/>
              <w:bottom w:val="single" w:sz="4" w:space="0" w:color="000000"/>
              <w:right w:val="single" w:sz="4" w:space="0" w:color="000000"/>
            </w:tcBorders>
            <w:hideMark/>
          </w:tcPr>
          <w:p w14:paraId="0E2FC172"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dataProduct</w:t>
            </w:r>
          </w:p>
        </w:tc>
        <w:tc>
          <w:tcPr>
            <w:tcW w:w="1840" w:type="pct"/>
            <w:tcBorders>
              <w:top w:val="single" w:sz="4" w:space="0" w:color="000000"/>
              <w:left w:val="single" w:sz="4" w:space="0" w:color="000000"/>
              <w:bottom w:val="single" w:sz="4" w:space="0" w:color="000000"/>
              <w:right w:val="single" w:sz="4" w:space="0" w:color="000000"/>
            </w:tcBorders>
            <w:hideMark/>
          </w:tcPr>
          <w:p w14:paraId="591CE4B1"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List of data products</w:t>
            </w:r>
          </w:p>
        </w:tc>
        <w:tc>
          <w:tcPr>
            <w:tcW w:w="344" w:type="pct"/>
            <w:tcBorders>
              <w:top w:val="single" w:sz="4" w:space="0" w:color="000000"/>
              <w:left w:val="single" w:sz="4" w:space="0" w:color="000000"/>
              <w:bottom w:val="single" w:sz="4" w:space="0" w:color="000000"/>
              <w:right w:val="single" w:sz="4" w:space="0" w:color="000000"/>
            </w:tcBorders>
            <w:hideMark/>
          </w:tcPr>
          <w:p w14:paraId="447E2F92"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p>
        </w:tc>
        <w:tc>
          <w:tcPr>
            <w:tcW w:w="1113" w:type="pct"/>
            <w:tcBorders>
              <w:top w:val="single" w:sz="4" w:space="0" w:color="000000"/>
              <w:left w:val="single" w:sz="4" w:space="0" w:color="000000"/>
              <w:bottom w:val="single" w:sz="4" w:space="0" w:color="000000"/>
              <w:right w:val="single" w:sz="4" w:space="0" w:color="000000"/>
            </w:tcBorders>
            <w:hideMark/>
          </w:tcPr>
          <w:p w14:paraId="37F3C2A4"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Data products conforming to the specification identified by the item name, in the IHO list of S-100 based product specifications</w:t>
            </w:r>
          </w:p>
        </w:tc>
      </w:tr>
      <w:tr w:rsidR="006B114A" w14:paraId="2BC92D66" w14:textId="77777777" w:rsidTr="00996B38">
        <w:trPr>
          <w:cantSplit/>
        </w:trPr>
        <w:tc>
          <w:tcPr>
            <w:tcW w:w="841" w:type="pct"/>
            <w:tcBorders>
              <w:top w:val="single" w:sz="4" w:space="0" w:color="000000"/>
              <w:left w:val="single" w:sz="4" w:space="0" w:color="000000"/>
              <w:bottom w:val="single" w:sz="4" w:space="0" w:color="000000"/>
              <w:right w:val="single" w:sz="4" w:space="0" w:color="000000"/>
            </w:tcBorders>
            <w:hideMark/>
          </w:tcPr>
          <w:p w14:paraId="25DD43F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862" w:type="pct"/>
            <w:tcBorders>
              <w:top w:val="single" w:sz="4" w:space="0" w:color="000000"/>
              <w:left w:val="single" w:sz="4" w:space="0" w:color="000000"/>
              <w:bottom w:val="single" w:sz="4" w:space="0" w:color="000000"/>
              <w:right w:val="single" w:sz="4" w:space="0" w:color="000000"/>
            </w:tcBorders>
            <w:hideMark/>
          </w:tcPr>
          <w:p w14:paraId="34840A9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S-101</w:t>
            </w:r>
          </w:p>
        </w:tc>
        <w:tc>
          <w:tcPr>
            <w:tcW w:w="1840" w:type="pct"/>
            <w:tcBorders>
              <w:top w:val="single" w:sz="4" w:space="0" w:color="000000"/>
              <w:left w:val="single" w:sz="4" w:space="0" w:color="000000"/>
              <w:bottom w:val="single" w:sz="4" w:space="0" w:color="000000"/>
              <w:right w:val="single" w:sz="4" w:space="0" w:color="000000"/>
            </w:tcBorders>
            <w:hideMark/>
          </w:tcPr>
          <w:p w14:paraId="4896B90A"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ENC data product</w:t>
            </w:r>
          </w:p>
        </w:tc>
        <w:tc>
          <w:tcPr>
            <w:tcW w:w="344" w:type="pct"/>
            <w:tcBorders>
              <w:top w:val="single" w:sz="4" w:space="0" w:color="000000"/>
              <w:left w:val="single" w:sz="4" w:space="0" w:color="000000"/>
              <w:bottom w:val="single" w:sz="4" w:space="0" w:color="000000"/>
              <w:right w:val="single" w:sz="4" w:space="0" w:color="000000"/>
            </w:tcBorders>
          </w:tcPr>
          <w:p w14:paraId="59459657"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113" w:type="pct"/>
            <w:tcBorders>
              <w:top w:val="single" w:sz="4" w:space="0" w:color="000000"/>
              <w:left w:val="single" w:sz="4" w:space="0" w:color="000000"/>
              <w:bottom w:val="single" w:sz="4" w:space="0" w:color="000000"/>
              <w:right w:val="single" w:sz="4" w:space="0" w:color="000000"/>
            </w:tcBorders>
          </w:tcPr>
          <w:p w14:paraId="5DA55C0C"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702AB74B" w14:textId="77777777" w:rsidTr="00996B38">
        <w:trPr>
          <w:cantSplit/>
        </w:trPr>
        <w:tc>
          <w:tcPr>
            <w:tcW w:w="841" w:type="pct"/>
            <w:tcBorders>
              <w:top w:val="single" w:sz="4" w:space="0" w:color="000000"/>
              <w:left w:val="single" w:sz="4" w:space="0" w:color="000000"/>
              <w:bottom w:val="single" w:sz="4" w:space="0" w:color="000000"/>
              <w:right w:val="single" w:sz="4" w:space="0" w:color="000000"/>
            </w:tcBorders>
            <w:hideMark/>
          </w:tcPr>
          <w:p w14:paraId="5FDF714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862" w:type="pct"/>
            <w:tcBorders>
              <w:top w:val="single" w:sz="4" w:space="0" w:color="000000"/>
              <w:left w:val="single" w:sz="4" w:space="0" w:color="000000"/>
              <w:bottom w:val="single" w:sz="4" w:space="0" w:color="000000"/>
              <w:right w:val="single" w:sz="4" w:space="0" w:color="000000"/>
            </w:tcBorders>
            <w:hideMark/>
          </w:tcPr>
          <w:p w14:paraId="1A08A43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S-102</w:t>
            </w:r>
          </w:p>
        </w:tc>
        <w:tc>
          <w:tcPr>
            <w:tcW w:w="1840" w:type="pct"/>
            <w:tcBorders>
              <w:top w:val="single" w:sz="4" w:space="0" w:color="000000"/>
              <w:left w:val="single" w:sz="4" w:space="0" w:color="000000"/>
              <w:bottom w:val="single" w:sz="4" w:space="0" w:color="000000"/>
              <w:right w:val="single" w:sz="4" w:space="0" w:color="000000"/>
            </w:tcBorders>
            <w:hideMark/>
          </w:tcPr>
          <w:p w14:paraId="58912833"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Bathymetry data product</w:t>
            </w:r>
          </w:p>
        </w:tc>
        <w:tc>
          <w:tcPr>
            <w:tcW w:w="344" w:type="pct"/>
            <w:tcBorders>
              <w:top w:val="single" w:sz="4" w:space="0" w:color="000000"/>
              <w:left w:val="single" w:sz="4" w:space="0" w:color="000000"/>
              <w:bottom w:val="single" w:sz="4" w:space="0" w:color="000000"/>
              <w:right w:val="single" w:sz="4" w:space="0" w:color="000000"/>
            </w:tcBorders>
          </w:tcPr>
          <w:p w14:paraId="53C01247"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2</w:t>
            </w:r>
          </w:p>
        </w:tc>
        <w:tc>
          <w:tcPr>
            <w:tcW w:w="1113" w:type="pct"/>
            <w:tcBorders>
              <w:top w:val="single" w:sz="4" w:space="0" w:color="000000"/>
              <w:left w:val="single" w:sz="4" w:space="0" w:color="000000"/>
              <w:bottom w:val="single" w:sz="4" w:space="0" w:color="000000"/>
              <w:right w:val="single" w:sz="4" w:space="0" w:color="000000"/>
            </w:tcBorders>
          </w:tcPr>
          <w:p w14:paraId="0A8A2143"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602FA6C3" w14:textId="77777777" w:rsidTr="00996B38">
        <w:trPr>
          <w:cantSplit/>
        </w:trPr>
        <w:tc>
          <w:tcPr>
            <w:tcW w:w="841" w:type="pct"/>
            <w:tcBorders>
              <w:top w:val="single" w:sz="4" w:space="0" w:color="000000"/>
              <w:left w:val="single" w:sz="4" w:space="0" w:color="000000"/>
              <w:bottom w:val="single" w:sz="4" w:space="0" w:color="000000"/>
              <w:right w:val="single" w:sz="4" w:space="0" w:color="000000"/>
            </w:tcBorders>
            <w:hideMark/>
          </w:tcPr>
          <w:p w14:paraId="31C69BA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862" w:type="pct"/>
            <w:tcBorders>
              <w:top w:val="single" w:sz="4" w:space="0" w:color="000000"/>
              <w:left w:val="single" w:sz="4" w:space="0" w:color="000000"/>
              <w:bottom w:val="single" w:sz="4" w:space="0" w:color="000000"/>
              <w:right w:val="single" w:sz="4" w:space="0" w:color="000000"/>
            </w:tcBorders>
            <w:hideMark/>
          </w:tcPr>
          <w:p w14:paraId="2B4F173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S-111</w:t>
            </w:r>
          </w:p>
        </w:tc>
        <w:tc>
          <w:tcPr>
            <w:tcW w:w="1840" w:type="pct"/>
            <w:tcBorders>
              <w:top w:val="single" w:sz="4" w:space="0" w:color="000000"/>
              <w:left w:val="single" w:sz="4" w:space="0" w:color="000000"/>
              <w:bottom w:val="single" w:sz="4" w:space="0" w:color="000000"/>
              <w:right w:val="single" w:sz="4" w:space="0" w:color="000000"/>
            </w:tcBorders>
            <w:hideMark/>
          </w:tcPr>
          <w:p w14:paraId="14395007"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Surface Current data product</w:t>
            </w:r>
          </w:p>
        </w:tc>
        <w:tc>
          <w:tcPr>
            <w:tcW w:w="344" w:type="pct"/>
            <w:tcBorders>
              <w:top w:val="single" w:sz="4" w:space="0" w:color="000000"/>
              <w:left w:val="single" w:sz="4" w:space="0" w:color="000000"/>
              <w:bottom w:val="single" w:sz="4" w:space="0" w:color="000000"/>
              <w:right w:val="single" w:sz="4" w:space="0" w:color="000000"/>
            </w:tcBorders>
          </w:tcPr>
          <w:p w14:paraId="75BFC9DF"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3</w:t>
            </w:r>
          </w:p>
        </w:tc>
        <w:tc>
          <w:tcPr>
            <w:tcW w:w="1113" w:type="pct"/>
            <w:tcBorders>
              <w:top w:val="single" w:sz="4" w:space="0" w:color="000000"/>
              <w:left w:val="single" w:sz="4" w:space="0" w:color="000000"/>
              <w:bottom w:val="single" w:sz="4" w:space="0" w:color="000000"/>
              <w:right w:val="single" w:sz="4" w:space="0" w:color="000000"/>
            </w:tcBorders>
          </w:tcPr>
          <w:p w14:paraId="59B06C17"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722C3425" w14:textId="77777777" w:rsidTr="00996B38">
        <w:trPr>
          <w:cantSplit/>
        </w:trPr>
        <w:tc>
          <w:tcPr>
            <w:tcW w:w="841" w:type="pct"/>
            <w:tcBorders>
              <w:top w:val="single" w:sz="4" w:space="0" w:color="000000"/>
              <w:left w:val="single" w:sz="4" w:space="0" w:color="000000"/>
              <w:bottom w:val="single" w:sz="4" w:space="0" w:color="000000"/>
              <w:right w:val="single" w:sz="4" w:space="0" w:color="000000"/>
            </w:tcBorders>
          </w:tcPr>
          <w:p w14:paraId="1F1D831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862" w:type="pct"/>
            <w:tcBorders>
              <w:top w:val="single" w:sz="4" w:space="0" w:color="000000"/>
              <w:left w:val="single" w:sz="4" w:space="0" w:color="000000"/>
              <w:bottom w:val="single" w:sz="4" w:space="0" w:color="000000"/>
              <w:right w:val="single" w:sz="4" w:space="0" w:color="000000"/>
            </w:tcBorders>
          </w:tcPr>
          <w:p w14:paraId="4A3A2986" w14:textId="7EBEB1DC"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w:t>
            </w:r>
            <w:r w:rsidR="002023AD">
              <w:rPr>
                <w:rFonts w:cs="Arial"/>
                <w:sz w:val="16"/>
                <w:szCs w:val="16"/>
                <w:lang w:val="en-US" w:eastAsia="ar-SA"/>
              </w:rPr>
              <w:t>104</w:t>
            </w:r>
          </w:p>
        </w:tc>
        <w:tc>
          <w:tcPr>
            <w:tcW w:w="1840" w:type="pct"/>
            <w:tcBorders>
              <w:top w:val="single" w:sz="4" w:space="0" w:color="000000"/>
              <w:left w:val="single" w:sz="4" w:space="0" w:color="000000"/>
              <w:bottom w:val="single" w:sz="4" w:space="0" w:color="000000"/>
              <w:right w:val="single" w:sz="4" w:space="0" w:color="000000"/>
            </w:tcBorders>
          </w:tcPr>
          <w:p w14:paraId="3457C74E" w14:textId="74BA4280" w:rsidR="006B114A" w:rsidRDefault="002023AD">
            <w:pPr>
              <w:suppressAutoHyphens/>
              <w:snapToGrid w:val="0"/>
              <w:spacing w:before="60" w:after="60" w:line="240" w:lineRule="auto"/>
              <w:jc w:val="left"/>
              <w:rPr>
                <w:rFonts w:cs="Arial"/>
                <w:sz w:val="16"/>
                <w:szCs w:val="16"/>
                <w:lang w:val="en-US" w:eastAsia="ar-SA"/>
              </w:rPr>
            </w:pPr>
            <w:r>
              <w:rPr>
                <w:rFonts w:cs="Arial"/>
                <w:sz w:val="16"/>
                <w:szCs w:val="16"/>
                <w:lang w:val="en-US" w:eastAsia="ar-SA"/>
              </w:rPr>
              <w:t>Water Level</w:t>
            </w:r>
            <w:r w:rsidR="00C162B7">
              <w:rPr>
                <w:rFonts w:cs="Arial"/>
                <w:sz w:val="16"/>
                <w:szCs w:val="16"/>
                <w:lang w:val="en-US" w:eastAsia="ar-SA"/>
              </w:rPr>
              <w:t xml:space="preserve"> for Surface Navigation</w:t>
            </w:r>
            <w:r w:rsidR="006B114A">
              <w:rPr>
                <w:rFonts w:cs="Arial"/>
                <w:sz w:val="16"/>
                <w:szCs w:val="16"/>
                <w:lang w:val="en-US" w:eastAsia="ar-SA"/>
              </w:rPr>
              <w:t xml:space="preserve"> data product</w:t>
            </w:r>
          </w:p>
        </w:tc>
        <w:tc>
          <w:tcPr>
            <w:tcW w:w="344" w:type="pct"/>
            <w:tcBorders>
              <w:top w:val="single" w:sz="4" w:space="0" w:color="000000"/>
              <w:left w:val="single" w:sz="4" w:space="0" w:color="000000"/>
              <w:bottom w:val="single" w:sz="4" w:space="0" w:color="000000"/>
              <w:right w:val="single" w:sz="4" w:space="0" w:color="000000"/>
            </w:tcBorders>
          </w:tcPr>
          <w:p w14:paraId="2685DC12"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4</w:t>
            </w:r>
          </w:p>
        </w:tc>
        <w:tc>
          <w:tcPr>
            <w:tcW w:w="1113" w:type="pct"/>
            <w:tcBorders>
              <w:top w:val="single" w:sz="4" w:space="0" w:color="000000"/>
              <w:left w:val="single" w:sz="4" w:space="0" w:color="000000"/>
              <w:bottom w:val="single" w:sz="4" w:space="0" w:color="000000"/>
              <w:right w:val="single" w:sz="4" w:space="0" w:color="000000"/>
            </w:tcBorders>
          </w:tcPr>
          <w:p w14:paraId="7858651E"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34227D8D" w14:textId="77777777" w:rsidTr="00996B38">
        <w:trPr>
          <w:cantSplit/>
        </w:trPr>
        <w:tc>
          <w:tcPr>
            <w:tcW w:w="841" w:type="pct"/>
            <w:tcBorders>
              <w:top w:val="single" w:sz="4" w:space="0" w:color="000000"/>
              <w:left w:val="single" w:sz="4" w:space="0" w:color="000000"/>
              <w:bottom w:val="single" w:sz="4" w:space="0" w:color="000000"/>
              <w:right w:val="single" w:sz="4" w:space="0" w:color="000000"/>
            </w:tcBorders>
            <w:hideMark/>
          </w:tcPr>
          <w:p w14:paraId="24D9603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862" w:type="pct"/>
            <w:tcBorders>
              <w:top w:val="single" w:sz="4" w:space="0" w:color="000000"/>
              <w:left w:val="single" w:sz="4" w:space="0" w:color="000000"/>
              <w:bottom w:val="single" w:sz="4" w:space="0" w:color="000000"/>
              <w:right w:val="single" w:sz="4" w:space="0" w:color="000000"/>
            </w:tcBorders>
            <w:hideMark/>
          </w:tcPr>
          <w:p w14:paraId="424CB95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S-122</w:t>
            </w:r>
          </w:p>
        </w:tc>
        <w:tc>
          <w:tcPr>
            <w:tcW w:w="1840" w:type="pct"/>
            <w:tcBorders>
              <w:top w:val="single" w:sz="4" w:space="0" w:color="000000"/>
              <w:left w:val="single" w:sz="4" w:space="0" w:color="000000"/>
              <w:bottom w:val="single" w:sz="4" w:space="0" w:color="000000"/>
              <w:right w:val="single" w:sz="4" w:space="0" w:color="000000"/>
            </w:tcBorders>
            <w:hideMark/>
          </w:tcPr>
          <w:p w14:paraId="146EB0D2"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Marine Protected Areas data product</w:t>
            </w:r>
          </w:p>
        </w:tc>
        <w:tc>
          <w:tcPr>
            <w:tcW w:w="344" w:type="pct"/>
            <w:tcBorders>
              <w:top w:val="single" w:sz="4" w:space="0" w:color="000000"/>
              <w:left w:val="single" w:sz="4" w:space="0" w:color="000000"/>
              <w:bottom w:val="single" w:sz="4" w:space="0" w:color="000000"/>
              <w:right w:val="single" w:sz="4" w:space="0" w:color="000000"/>
            </w:tcBorders>
          </w:tcPr>
          <w:p w14:paraId="758231F1"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5</w:t>
            </w:r>
          </w:p>
        </w:tc>
        <w:tc>
          <w:tcPr>
            <w:tcW w:w="1113" w:type="pct"/>
            <w:tcBorders>
              <w:top w:val="single" w:sz="4" w:space="0" w:color="000000"/>
              <w:left w:val="single" w:sz="4" w:space="0" w:color="000000"/>
              <w:bottom w:val="single" w:sz="4" w:space="0" w:color="000000"/>
              <w:right w:val="single" w:sz="4" w:space="0" w:color="000000"/>
            </w:tcBorders>
          </w:tcPr>
          <w:p w14:paraId="1EC2D999"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2102CF29" w14:textId="77777777" w:rsidTr="00996B38">
        <w:trPr>
          <w:cantSplit/>
        </w:trPr>
        <w:tc>
          <w:tcPr>
            <w:tcW w:w="841" w:type="pct"/>
            <w:tcBorders>
              <w:top w:val="single" w:sz="4" w:space="0" w:color="000000"/>
              <w:left w:val="single" w:sz="4" w:space="0" w:color="000000"/>
              <w:bottom w:val="single" w:sz="4" w:space="0" w:color="000000"/>
              <w:right w:val="single" w:sz="4" w:space="0" w:color="000000"/>
            </w:tcBorders>
            <w:hideMark/>
          </w:tcPr>
          <w:p w14:paraId="2A37623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862" w:type="pct"/>
            <w:tcBorders>
              <w:top w:val="single" w:sz="4" w:space="0" w:color="000000"/>
              <w:left w:val="single" w:sz="4" w:space="0" w:color="000000"/>
              <w:bottom w:val="single" w:sz="4" w:space="0" w:color="000000"/>
              <w:right w:val="single" w:sz="4" w:space="0" w:color="000000"/>
            </w:tcBorders>
            <w:hideMark/>
          </w:tcPr>
          <w:p w14:paraId="29BEAEB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S-124</w:t>
            </w:r>
          </w:p>
        </w:tc>
        <w:tc>
          <w:tcPr>
            <w:tcW w:w="1840" w:type="pct"/>
            <w:tcBorders>
              <w:top w:val="single" w:sz="4" w:space="0" w:color="000000"/>
              <w:left w:val="single" w:sz="4" w:space="0" w:color="000000"/>
              <w:bottom w:val="single" w:sz="4" w:space="0" w:color="000000"/>
              <w:right w:val="single" w:sz="4" w:space="0" w:color="000000"/>
            </w:tcBorders>
            <w:hideMark/>
          </w:tcPr>
          <w:p w14:paraId="1341962C"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Navigational Warnings data product </w:t>
            </w:r>
          </w:p>
        </w:tc>
        <w:tc>
          <w:tcPr>
            <w:tcW w:w="344" w:type="pct"/>
            <w:tcBorders>
              <w:top w:val="single" w:sz="4" w:space="0" w:color="000000"/>
              <w:left w:val="single" w:sz="4" w:space="0" w:color="000000"/>
              <w:bottom w:val="single" w:sz="4" w:space="0" w:color="000000"/>
              <w:right w:val="single" w:sz="4" w:space="0" w:color="000000"/>
            </w:tcBorders>
          </w:tcPr>
          <w:p w14:paraId="562ADAD8"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6</w:t>
            </w:r>
          </w:p>
        </w:tc>
        <w:tc>
          <w:tcPr>
            <w:tcW w:w="1113" w:type="pct"/>
            <w:tcBorders>
              <w:top w:val="single" w:sz="4" w:space="0" w:color="000000"/>
              <w:left w:val="single" w:sz="4" w:space="0" w:color="000000"/>
              <w:bottom w:val="single" w:sz="4" w:space="0" w:color="000000"/>
              <w:right w:val="single" w:sz="4" w:space="0" w:color="000000"/>
            </w:tcBorders>
          </w:tcPr>
          <w:p w14:paraId="451A6789"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212548BC" w14:textId="77777777" w:rsidTr="00996B38">
        <w:trPr>
          <w:cantSplit/>
        </w:trPr>
        <w:tc>
          <w:tcPr>
            <w:tcW w:w="841" w:type="pct"/>
            <w:tcBorders>
              <w:top w:val="single" w:sz="4" w:space="0" w:color="000000"/>
              <w:left w:val="single" w:sz="4" w:space="0" w:color="000000"/>
              <w:bottom w:val="single" w:sz="4" w:space="0" w:color="000000"/>
              <w:right w:val="single" w:sz="4" w:space="0" w:color="000000"/>
            </w:tcBorders>
            <w:hideMark/>
          </w:tcPr>
          <w:p w14:paraId="03D209F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862" w:type="pct"/>
            <w:tcBorders>
              <w:top w:val="single" w:sz="4" w:space="0" w:color="000000"/>
              <w:left w:val="single" w:sz="4" w:space="0" w:color="000000"/>
              <w:bottom w:val="single" w:sz="4" w:space="0" w:color="000000"/>
              <w:right w:val="single" w:sz="4" w:space="0" w:color="000000"/>
            </w:tcBorders>
            <w:hideMark/>
          </w:tcPr>
          <w:p w14:paraId="2BD46FA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S-411</w:t>
            </w:r>
          </w:p>
        </w:tc>
        <w:tc>
          <w:tcPr>
            <w:tcW w:w="1840" w:type="pct"/>
            <w:tcBorders>
              <w:top w:val="single" w:sz="4" w:space="0" w:color="000000"/>
              <w:left w:val="single" w:sz="4" w:space="0" w:color="000000"/>
              <w:bottom w:val="single" w:sz="4" w:space="0" w:color="000000"/>
              <w:right w:val="single" w:sz="4" w:space="0" w:color="000000"/>
            </w:tcBorders>
            <w:hideMark/>
          </w:tcPr>
          <w:p w14:paraId="0FCBC18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Sea ice Information data product</w:t>
            </w:r>
          </w:p>
        </w:tc>
        <w:tc>
          <w:tcPr>
            <w:tcW w:w="344" w:type="pct"/>
            <w:tcBorders>
              <w:top w:val="single" w:sz="4" w:space="0" w:color="000000"/>
              <w:left w:val="single" w:sz="4" w:space="0" w:color="000000"/>
              <w:bottom w:val="single" w:sz="4" w:space="0" w:color="000000"/>
              <w:right w:val="single" w:sz="4" w:space="0" w:color="000000"/>
            </w:tcBorders>
          </w:tcPr>
          <w:p w14:paraId="16CCB89B"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7</w:t>
            </w:r>
          </w:p>
        </w:tc>
        <w:tc>
          <w:tcPr>
            <w:tcW w:w="1113" w:type="pct"/>
            <w:tcBorders>
              <w:top w:val="single" w:sz="4" w:space="0" w:color="000000"/>
              <w:left w:val="single" w:sz="4" w:space="0" w:color="000000"/>
              <w:bottom w:val="single" w:sz="4" w:space="0" w:color="000000"/>
              <w:right w:val="single" w:sz="4" w:space="0" w:color="000000"/>
            </w:tcBorders>
          </w:tcPr>
          <w:p w14:paraId="46D2D43F"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6094CC0D" w14:textId="77777777" w:rsidTr="00996B38">
        <w:trPr>
          <w:cantSplit/>
        </w:trPr>
        <w:tc>
          <w:tcPr>
            <w:tcW w:w="841" w:type="pct"/>
            <w:tcBorders>
              <w:top w:val="single" w:sz="4" w:space="0" w:color="000000"/>
              <w:left w:val="single" w:sz="4" w:space="0" w:color="000000"/>
              <w:bottom w:val="single" w:sz="4" w:space="0" w:color="000000"/>
              <w:right w:val="single" w:sz="4" w:space="0" w:color="000000"/>
            </w:tcBorders>
            <w:hideMark/>
          </w:tcPr>
          <w:p w14:paraId="2E641197"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862" w:type="pct"/>
            <w:tcBorders>
              <w:top w:val="single" w:sz="4" w:space="0" w:color="000000"/>
              <w:left w:val="single" w:sz="4" w:space="0" w:color="000000"/>
              <w:bottom w:val="single" w:sz="4" w:space="0" w:color="000000"/>
              <w:right w:val="single" w:sz="4" w:space="0" w:color="000000"/>
            </w:tcBorders>
            <w:hideMark/>
          </w:tcPr>
          <w:p w14:paraId="500397A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S-412</w:t>
            </w:r>
          </w:p>
        </w:tc>
        <w:tc>
          <w:tcPr>
            <w:tcW w:w="1840" w:type="pct"/>
            <w:tcBorders>
              <w:top w:val="single" w:sz="4" w:space="0" w:color="000000"/>
              <w:left w:val="single" w:sz="4" w:space="0" w:color="000000"/>
              <w:bottom w:val="single" w:sz="4" w:space="0" w:color="000000"/>
              <w:right w:val="single" w:sz="4" w:space="0" w:color="000000"/>
            </w:tcBorders>
            <w:hideMark/>
          </w:tcPr>
          <w:p w14:paraId="34DE0503"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Weather overlay data product</w:t>
            </w:r>
          </w:p>
        </w:tc>
        <w:tc>
          <w:tcPr>
            <w:tcW w:w="344" w:type="pct"/>
            <w:tcBorders>
              <w:top w:val="single" w:sz="4" w:space="0" w:color="000000"/>
              <w:left w:val="single" w:sz="4" w:space="0" w:color="000000"/>
              <w:bottom w:val="single" w:sz="4" w:space="0" w:color="000000"/>
              <w:right w:val="single" w:sz="4" w:space="0" w:color="000000"/>
            </w:tcBorders>
          </w:tcPr>
          <w:p w14:paraId="44731D08"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8</w:t>
            </w:r>
          </w:p>
        </w:tc>
        <w:tc>
          <w:tcPr>
            <w:tcW w:w="1113" w:type="pct"/>
            <w:tcBorders>
              <w:top w:val="single" w:sz="4" w:space="0" w:color="000000"/>
              <w:left w:val="single" w:sz="4" w:space="0" w:color="000000"/>
              <w:bottom w:val="single" w:sz="4" w:space="0" w:color="000000"/>
              <w:right w:val="single" w:sz="4" w:space="0" w:color="000000"/>
            </w:tcBorders>
          </w:tcPr>
          <w:p w14:paraId="0F2D86B0"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3114A188" w14:textId="77777777" w:rsidTr="00996B38">
        <w:trPr>
          <w:cantSplit/>
        </w:trPr>
        <w:tc>
          <w:tcPr>
            <w:tcW w:w="841" w:type="pct"/>
            <w:tcBorders>
              <w:top w:val="single" w:sz="4" w:space="0" w:color="000000"/>
              <w:left w:val="single" w:sz="4" w:space="0" w:color="000000"/>
              <w:bottom w:val="single" w:sz="4" w:space="0" w:color="000000"/>
              <w:right w:val="single" w:sz="4" w:space="0" w:color="000000"/>
            </w:tcBorders>
            <w:hideMark/>
          </w:tcPr>
          <w:p w14:paraId="4764FED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862" w:type="pct"/>
            <w:tcBorders>
              <w:top w:val="single" w:sz="4" w:space="0" w:color="000000"/>
              <w:left w:val="single" w:sz="4" w:space="0" w:color="000000"/>
              <w:bottom w:val="single" w:sz="4" w:space="0" w:color="000000"/>
              <w:right w:val="single" w:sz="4" w:space="0" w:color="000000"/>
            </w:tcBorders>
            <w:hideMark/>
          </w:tcPr>
          <w:p w14:paraId="0890679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HYBRID</w:t>
            </w:r>
          </w:p>
        </w:tc>
        <w:tc>
          <w:tcPr>
            <w:tcW w:w="1840" w:type="pct"/>
            <w:tcBorders>
              <w:top w:val="single" w:sz="4" w:space="0" w:color="000000"/>
              <w:left w:val="single" w:sz="4" w:space="0" w:color="000000"/>
              <w:bottom w:val="single" w:sz="4" w:space="0" w:color="000000"/>
              <w:right w:val="single" w:sz="4" w:space="0" w:color="000000"/>
            </w:tcBorders>
            <w:hideMark/>
          </w:tcPr>
          <w:p w14:paraId="26E24F77"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Hybrid features created during interoperability processing</w:t>
            </w:r>
          </w:p>
        </w:tc>
        <w:tc>
          <w:tcPr>
            <w:tcW w:w="344" w:type="pct"/>
            <w:tcBorders>
              <w:top w:val="single" w:sz="4" w:space="0" w:color="000000"/>
              <w:left w:val="single" w:sz="4" w:space="0" w:color="000000"/>
              <w:bottom w:val="single" w:sz="4" w:space="0" w:color="000000"/>
              <w:right w:val="single" w:sz="4" w:space="0" w:color="000000"/>
            </w:tcBorders>
          </w:tcPr>
          <w:p w14:paraId="530F52A2"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100</w:t>
            </w:r>
          </w:p>
        </w:tc>
        <w:tc>
          <w:tcPr>
            <w:tcW w:w="1113" w:type="pct"/>
            <w:tcBorders>
              <w:top w:val="single" w:sz="4" w:space="0" w:color="000000"/>
              <w:left w:val="single" w:sz="4" w:space="0" w:color="000000"/>
              <w:bottom w:val="single" w:sz="4" w:space="0" w:color="000000"/>
              <w:right w:val="single" w:sz="4" w:space="0" w:color="000000"/>
            </w:tcBorders>
            <w:hideMark/>
          </w:tcPr>
          <w:p w14:paraId="0DE1F8D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Defined for interoperability processing, not in the IHO list.</w:t>
            </w:r>
          </w:p>
        </w:tc>
      </w:tr>
    </w:tbl>
    <w:p w14:paraId="7F85AC2E" w14:textId="77777777" w:rsidR="006B114A" w:rsidRDefault="006B114A" w:rsidP="00996B38">
      <w:pPr>
        <w:spacing w:before="120" w:after="120"/>
        <w:rPr>
          <w:rFonts w:ascii="Arial Narrow" w:hAnsi="Arial Narrow"/>
          <w:sz w:val="22"/>
          <w:lang w:val="en-US" w:eastAsia="en-GB"/>
        </w:rPr>
      </w:pPr>
      <w:r>
        <w:rPr>
          <w:rFonts w:ascii="Arial Narrow" w:hAnsi="Arial Narrow"/>
          <w:sz w:val="22"/>
          <w:lang w:val="en-US" w:eastAsia="en-GB"/>
        </w:rPr>
        <w:t>Codelist Type: open enumeration</w:t>
      </w:r>
    </w:p>
    <w:p w14:paraId="1CDA48A5" w14:textId="0D794F85" w:rsidR="0055072B" w:rsidRDefault="006B114A" w:rsidP="0055072B">
      <w:pPr>
        <w:spacing w:after="120"/>
        <w:rPr>
          <w:rFonts w:ascii="Arial Narrow" w:hAnsi="Arial Narrow"/>
          <w:sz w:val="22"/>
          <w:lang w:val="en-US" w:eastAsia="en-GB"/>
        </w:rPr>
      </w:pPr>
      <w:r>
        <w:rPr>
          <w:rFonts w:ascii="Arial Narrow" w:hAnsi="Arial Narrow"/>
          <w:sz w:val="22"/>
          <w:lang w:val="en-US" w:eastAsia="en-GB"/>
        </w:rPr>
        <w:t xml:space="preserve">Encoding for extra values: other: &lt;CharacterString&gt; (Format of &lt;CharacterString&gt;: </w:t>
      </w:r>
      <w:r>
        <w:rPr>
          <w:rFonts w:ascii="Courier New" w:eastAsiaTheme="minorHAnsi" w:hAnsi="Courier New" w:cs="Courier New"/>
          <w:b/>
          <w:bCs/>
          <w:lang w:val="en-US" w:eastAsia="en-US"/>
        </w:rPr>
        <w:t>[a-zA-Z0-9]+( [a-zA-Z0-9]+)*</w:t>
      </w:r>
      <w:r>
        <w:rPr>
          <w:rFonts w:ascii="Arial Narrow" w:hAnsi="Arial Narrow"/>
          <w:sz w:val="22"/>
          <w:lang w:val="en-US" w:eastAsia="en-GB"/>
        </w:rPr>
        <w:t xml:space="preserve">  - See S-100 3-6.7.)</w:t>
      </w:r>
      <w:r w:rsidR="006B058A">
        <w:rPr>
          <w:rFonts w:ascii="Arial Narrow" w:hAnsi="Arial Narrow"/>
          <w:sz w:val="22"/>
          <w:lang w:val="en-US" w:eastAsia="en-GB"/>
        </w:rPr>
        <w:t xml:space="preserve"> Further restricted in this specification to be </w:t>
      </w:r>
      <w:r w:rsidR="00853CC4">
        <w:rPr>
          <w:rFonts w:ascii="Arial Narrow" w:hAnsi="Arial Narrow"/>
          <w:sz w:val="22"/>
          <w:lang w:val="en-US" w:eastAsia="en-GB"/>
        </w:rPr>
        <w:t>an S-100-based product</w:t>
      </w:r>
      <w:r w:rsidR="00352D42">
        <w:rPr>
          <w:rFonts w:ascii="Arial Narrow" w:hAnsi="Arial Narrow"/>
          <w:sz w:val="22"/>
          <w:lang w:val="en-US" w:eastAsia="en-GB"/>
        </w:rPr>
        <w:t xml:space="preserve"> specification from the list maintained by IHO in the GI registry.</w:t>
      </w:r>
      <w:r w:rsidR="0055072B" w:rsidRPr="0055072B">
        <w:rPr>
          <w:rFonts w:ascii="Arial Narrow" w:hAnsi="Arial Narrow"/>
          <w:sz w:val="22"/>
          <w:lang w:val="en-US" w:eastAsia="en-GB"/>
        </w:rPr>
        <w:t xml:space="preserve"> </w:t>
      </w:r>
      <w:r w:rsidR="0055072B">
        <w:rPr>
          <w:rFonts w:ascii="Arial Narrow" w:hAnsi="Arial Narrow"/>
          <w:sz w:val="22"/>
          <w:lang w:val="en-US" w:eastAsia="en-GB"/>
        </w:rPr>
        <w:t>Note that punctuation characters such as hyphens are not allowed by the S-100 pattern for the extra values.</w:t>
      </w:r>
    </w:p>
    <w:p w14:paraId="462B4F61" w14:textId="1A1A3CB3" w:rsidR="006B114A" w:rsidRDefault="0055072B" w:rsidP="00996B38">
      <w:pPr>
        <w:spacing w:after="120"/>
        <w:rPr>
          <w:rFonts w:ascii="Arial Narrow" w:hAnsi="Arial Narrow"/>
          <w:sz w:val="22"/>
          <w:lang w:val="en-US" w:eastAsia="en-GB"/>
        </w:rPr>
      </w:pPr>
      <w:r>
        <w:rPr>
          <w:rFonts w:ascii="Arial Narrow" w:hAnsi="Arial Narrow"/>
          <w:sz w:val="22"/>
          <w:lang w:val="en-US" w:eastAsia="en-GB"/>
        </w:rPr>
        <w:lastRenderedPageBreak/>
        <w:t xml:space="preserve">Combining these constraints means the extra values must be of the form: </w:t>
      </w:r>
      <w:r w:rsidRPr="004D3B64">
        <w:rPr>
          <w:rFonts w:ascii="Courier New" w:hAnsi="Courier New" w:cs="Courier New"/>
          <w:b/>
          <w:lang w:val="en-US" w:eastAsia="en-GB"/>
        </w:rPr>
        <w:t>other: [A-Z][0-9]+</w:t>
      </w:r>
      <w:r>
        <w:rPr>
          <w:rFonts w:ascii="Courier New" w:hAnsi="Courier New" w:cs="Courier New"/>
          <w:b/>
          <w:lang w:val="en-US" w:eastAsia="en-GB"/>
        </w:rPr>
        <w:t xml:space="preserve"> </w:t>
      </w:r>
      <w:r w:rsidRPr="0055072B">
        <w:rPr>
          <w:rFonts w:ascii="Arial Narrow" w:hAnsi="Arial Narrow" w:cs="Arial"/>
          <w:sz w:val="22"/>
          <w:szCs w:val="22"/>
          <w:lang w:val="en-US" w:eastAsia="en-GB"/>
        </w:rPr>
        <w:t xml:space="preserve">that is, an upper-case letter followed by a sequence of digits. </w:t>
      </w:r>
      <w:r w:rsidRPr="0055072B">
        <w:rPr>
          <w:rFonts w:ascii="Arial Narrow" w:hAnsi="Arial Narrow"/>
          <w:sz w:val="22"/>
          <w:lang w:val="en-US" w:eastAsia="en-GB"/>
        </w:rPr>
        <w:t xml:space="preserve"> For e</w:t>
      </w:r>
      <w:r w:rsidRPr="00DF7823">
        <w:rPr>
          <w:rFonts w:ascii="Arial Narrow" w:hAnsi="Arial Narrow"/>
          <w:sz w:val="22"/>
          <w:lang w:val="en-US" w:eastAsia="en-GB"/>
        </w:rPr>
        <w:t>xample:</w:t>
      </w:r>
      <w:r>
        <w:rPr>
          <w:rFonts w:ascii="Arial Narrow" w:hAnsi="Arial Narrow"/>
          <w:sz w:val="22"/>
          <w:lang w:val="en-US" w:eastAsia="en-GB"/>
        </w:rPr>
        <w:t xml:space="preserve"> </w:t>
      </w:r>
      <w:r w:rsidRPr="004D3B64">
        <w:rPr>
          <w:rFonts w:ascii="Courier New" w:hAnsi="Courier New" w:cs="Courier New"/>
          <w:b/>
          <w:lang w:val="en-US" w:eastAsia="en-GB"/>
        </w:rPr>
        <w:t>other: S127</w:t>
      </w:r>
    </w:p>
    <w:p w14:paraId="06912105" w14:textId="77777777" w:rsidR="006B114A" w:rsidRDefault="006B114A" w:rsidP="00996B38">
      <w:pPr>
        <w:spacing w:after="120"/>
        <w:rPr>
          <w:rFonts w:ascii="Arial Narrow" w:hAnsi="Arial Narrow"/>
          <w:sz w:val="22"/>
          <w:lang w:val="en-US" w:eastAsia="en-GB"/>
        </w:rPr>
      </w:pPr>
    </w:p>
    <w:p w14:paraId="08AC7C0F" w14:textId="33C8B564"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ins w:id="606" w:author="Raphael Malyankar" w:date="2018-07-20T12:56:00Z">
        <w:r w:rsidR="00CF17A6">
          <w:rPr>
            <w:noProof/>
          </w:rPr>
          <w:t>15</w:t>
        </w:r>
      </w:ins>
      <w:ins w:id="607" w:author="Eivind" w:date="2018-07-10T00:11:00Z">
        <w:del w:id="608" w:author="Raphael Malyankar" w:date="2018-07-20T12:56:00Z">
          <w:r w:rsidR="005F5493" w:rsidDel="00CF17A6">
            <w:rPr>
              <w:noProof/>
            </w:rPr>
            <w:delText>15</w:delText>
          </w:r>
        </w:del>
      </w:ins>
      <w:del w:id="609" w:author="Raphael Malyankar" w:date="2018-07-20T12:56:00Z">
        <w:r w:rsidR="00A420D9" w:rsidDel="00CF17A6">
          <w:rPr>
            <w:noProof/>
          </w:rPr>
          <w:delText>13</w:delText>
        </w:r>
      </w:del>
      <w:r w:rsidR="005500B4">
        <w:fldChar w:fldCharType="end"/>
      </w:r>
      <w:r>
        <w:t>. requirementType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256"/>
        <w:gridCol w:w="1725"/>
        <w:gridCol w:w="5996"/>
        <w:gridCol w:w="821"/>
        <w:gridCol w:w="3152"/>
      </w:tblGrid>
      <w:tr w:rsidR="006B114A" w14:paraId="3697C7D2" w14:textId="77777777" w:rsidTr="00996B38">
        <w:trPr>
          <w:cantSplit/>
        </w:trPr>
        <w:tc>
          <w:tcPr>
            <w:tcW w:w="485" w:type="pct"/>
            <w:tcBorders>
              <w:top w:val="single" w:sz="4" w:space="0" w:color="000000"/>
              <w:left w:val="single" w:sz="4" w:space="0" w:color="000000"/>
              <w:bottom w:val="single" w:sz="4" w:space="0" w:color="000000"/>
              <w:right w:val="single" w:sz="4" w:space="0" w:color="000000"/>
            </w:tcBorders>
            <w:vAlign w:val="center"/>
            <w:hideMark/>
          </w:tcPr>
          <w:p w14:paraId="5C200A9D"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666" w:type="pct"/>
            <w:tcBorders>
              <w:top w:val="single" w:sz="4" w:space="0" w:color="000000"/>
              <w:left w:val="single" w:sz="4" w:space="0" w:color="000000"/>
              <w:bottom w:val="single" w:sz="4" w:space="0" w:color="000000"/>
              <w:right w:val="single" w:sz="4" w:space="0" w:color="000000"/>
            </w:tcBorders>
            <w:vAlign w:val="center"/>
            <w:hideMark/>
          </w:tcPr>
          <w:p w14:paraId="54440798"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2315" w:type="pct"/>
            <w:tcBorders>
              <w:top w:val="single" w:sz="4" w:space="0" w:color="000000"/>
              <w:left w:val="single" w:sz="4" w:space="0" w:color="000000"/>
              <w:bottom w:val="single" w:sz="4" w:space="0" w:color="000000"/>
              <w:right w:val="single" w:sz="4" w:space="0" w:color="000000"/>
            </w:tcBorders>
            <w:vAlign w:val="center"/>
            <w:hideMark/>
          </w:tcPr>
          <w:p w14:paraId="50E434E6"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317" w:type="pct"/>
            <w:tcBorders>
              <w:top w:val="single" w:sz="4" w:space="0" w:color="000000"/>
              <w:left w:val="single" w:sz="4" w:space="0" w:color="000000"/>
              <w:bottom w:val="single" w:sz="4" w:space="0" w:color="000000"/>
              <w:right w:val="single" w:sz="4" w:space="0" w:color="000000"/>
            </w:tcBorders>
            <w:vAlign w:val="center"/>
            <w:hideMark/>
          </w:tcPr>
          <w:p w14:paraId="5DCE3DDC"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Code</w:t>
            </w:r>
          </w:p>
        </w:tc>
        <w:tc>
          <w:tcPr>
            <w:tcW w:w="1217" w:type="pct"/>
            <w:tcBorders>
              <w:top w:val="single" w:sz="4" w:space="0" w:color="000000"/>
              <w:left w:val="single" w:sz="4" w:space="0" w:color="000000"/>
              <w:bottom w:val="single" w:sz="4" w:space="0" w:color="000000"/>
              <w:right w:val="single" w:sz="4" w:space="0" w:color="000000"/>
            </w:tcBorders>
            <w:vAlign w:val="center"/>
            <w:hideMark/>
          </w:tcPr>
          <w:p w14:paraId="4C2806C0"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642C6A23" w14:textId="77777777" w:rsidTr="00996B38">
        <w:trPr>
          <w:cantSplit/>
        </w:trPr>
        <w:tc>
          <w:tcPr>
            <w:tcW w:w="485" w:type="pct"/>
            <w:tcBorders>
              <w:top w:val="single" w:sz="4" w:space="0" w:color="000000"/>
              <w:left w:val="single" w:sz="4" w:space="0" w:color="000000"/>
              <w:bottom w:val="single" w:sz="4" w:space="0" w:color="000000"/>
              <w:right w:val="single" w:sz="4" w:space="0" w:color="000000"/>
            </w:tcBorders>
            <w:hideMark/>
          </w:tcPr>
          <w:p w14:paraId="77D9957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Enumeration</w:t>
            </w:r>
          </w:p>
        </w:tc>
        <w:tc>
          <w:tcPr>
            <w:tcW w:w="666" w:type="pct"/>
            <w:tcBorders>
              <w:top w:val="single" w:sz="4" w:space="0" w:color="000000"/>
              <w:left w:val="single" w:sz="4" w:space="0" w:color="000000"/>
              <w:bottom w:val="single" w:sz="4" w:space="0" w:color="000000"/>
              <w:right w:val="single" w:sz="4" w:space="0" w:color="000000"/>
            </w:tcBorders>
            <w:hideMark/>
          </w:tcPr>
          <w:p w14:paraId="714899D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requirementType</w:t>
            </w:r>
          </w:p>
        </w:tc>
        <w:tc>
          <w:tcPr>
            <w:tcW w:w="2315" w:type="pct"/>
            <w:tcBorders>
              <w:top w:val="single" w:sz="4" w:space="0" w:color="000000"/>
              <w:left w:val="single" w:sz="4" w:space="0" w:color="000000"/>
              <w:bottom w:val="single" w:sz="4" w:space="0" w:color="000000"/>
              <w:right w:val="single" w:sz="4" w:space="0" w:color="000000"/>
            </w:tcBorders>
            <w:hideMark/>
          </w:tcPr>
          <w:p w14:paraId="094317F1"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source of the catalogue or the person or party according to whose recommendations the catalogue was prepared.</w:t>
            </w:r>
          </w:p>
        </w:tc>
        <w:tc>
          <w:tcPr>
            <w:tcW w:w="317" w:type="pct"/>
            <w:tcBorders>
              <w:top w:val="single" w:sz="4" w:space="0" w:color="000000"/>
              <w:left w:val="single" w:sz="4" w:space="0" w:color="000000"/>
              <w:bottom w:val="single" w:sz="4" w:space="0" w:color="000000"/>
              <w:right w:val="single" w:sz="4" w:space="0" w:color="000000"/>
            </w:tcBorders>
            <w:hideMark/>
          </w:tcPr>
          <w:p w14:paraId="6DFA20A3"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p>
        </w:tc>
        <w:tc>
          <w:tcPr>
            <w:tcW w:w="1217" w:type="pct"/>
            <w:tcBorders>
              <w:top w:val="single" w:sz="4" w:space="0" w:color="000000"/>
              <w:left w:val="single" w:sz="4" w:space="0" w:color="000000"/>
              <w:bottom w:val="single" w:sz="4" w:space="0" w:color="000000"/>
              <w:right w:val="single" w:sz="4" w:space="0" w:color="000000"/>
            </w:tcBorders>
          </w:tcPr>
          <w:p w14:paraId="2FC2EDE0"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53F66BDD" w14:textId="77777777" w:rsidTr="00996B38">
        <w:trPr>
          <w:cantSplit/>
        </w:trPr>
        <w:tc>
          <w:tcPr>
            <w:tcW w:w="485" w:type="pct"/>
            <w:tcBorders>
              <w:top w:val="single" w:sz="4" w:space="0" w:color="000000"/>
              <w:left w:val="single" w:sz="4" w:space="0" w:color="000000"/>
              <w:bottom w:val="single" w:sz="4" w:space="0" w:color="000000"/>
              <w:right w:val="single" w:sz="4" w:space="0" w:color="000000"/>
            </w:tcBorders>
            <w:hideMark/>
          </w:tcPr>
          <w:p w14:paraId="16F0B0A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666" w:type="pct"/>
            <w:tcBorders>
              <w:top w:val="single" w:sz="4" w:space="0" w:color="000000"/>
              <w:left w:val="single" w:sz="4" w:space="0" w:color="000000"/>
              <w:bottom w:val="single" w:sz="4" w:space="0" w:color="000000"/>
              <w:right w:val="single" w:sz="4" w:space="0" w:color="000000"/>
            </w:tcBorders>
            <w:hideMark/>
          </w:tcPr>
          <w:p w14:paraId="2AB6051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IHO</w:t>
            </w:r>
          </w:p>
        </w:tc>
        <w:tc>
          <w:tcPr>
            <w:tcW w:w="2315" w:type="pct"/>
            <w:tcBorders>
              <w:top w:val="single" w:sz="4" w:space="0" w:color="000000"/>
              <w:left w:val="single" w:sz="4" w:space="0" w:color="000000"/>
              <w:bottom w:val="single" w:sz="4" w:space="0" w:color="000000"/>
              <w:right w:val="single" w:sz="4" w:space="0" w:color="000000"/>
            </w:tcBorders>
            <w:hideMark/>
          </w:tcPr>
          <w:p w14:paraId="23EEC21D"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Original IHO interoperability catalogue</w:t>
            </w:r>
          </w:p>
        </w:tc>
        <w:tc>
          <w:tcPr>
            <w:tcW w:w="317" w:type="pct"/>
            <w:tcBorders>
              <w:top w:val="single" w:sz="4" w:space="0" w:color="000000"/>
              <w:left w:val="single" w:sz="4" w:space="0" w:color="000000"/>
              <w:bottom w:val="single" w:sz="4" w:space="0" w:color="000000"/>
              <w:right w:val="single" w:sz="4" w:space="0" w:color="000000"/>
            </w:tcBorders>
          </w:tcPr>
          <w:p w14:paraId="19999C31" w14:textId="12BE4125" w:rsidR="006B114A" w:rsidRDefault="007127CB">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217" w:type="pct"/>
            <w:tcBorders>
              <w:top w:val="single" w:sz="4" w:space="0" w:color="000000"/>
              <w:left w:val="single" w:sz="4" w:space="0" w:color="000000"/>
              <w:bottom w:val="single" w:sz="4" w:space="0" w:color="000000"/>
              <w:right w:val="single" w:sz="4" w:space="0" w:color="000000"/>
            </w:tcBorders>
          </w:tcPr>
          <w:p w14:paraId="3509CC7B"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0CAC1C41" w14:textId="77777777" w:rsidTr="00996B38">
        <w:trPr>
          <w:cantSplit/>
        </w:trPr>
        <w:tc>
          <w:tcPr>
            <w:tcW w:w="485" w:type="pct"/>
            <w:tcBorders>
              <w:top w:val="single" w:sz="4" w:space="0" w:color="000000"/>
              <w:left w:val="single" w:sz="4" w:space="0" w:color="000000"/>
              <w:bottom w:val="single" w:sz="4" w:space="0" w:color="000000"/>
              <w:right w:val="single" w:sz="4" w:space="0" w:color="000000"/>
            </w:tcBorders>
            <w:hideMark/>
          </w:tcPr>
          <w:p w14:paraId="2F94EDA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666" w:type="pct"/>
            <w:tcBorders>
              <w:top w:val="single" w:sz="4" w:space="0" w:color="000000"/>
              <w:left w:val="single" w:sz="4" w:space="0" w:color="000000"/>
              <w:bottom w:val="single" w:sz="4" w:space="0" w:color="000000"/>
              <w:right w:val="single" w:sz="4" w:space="0" w:color="000000"/>
            </w:tcBorders>
            <w:hideMark/>
          </w:tcPr>
          <w:p w14:paraId="7F6EF15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OEM</w:t>
            </w:r>
          </w:p>
        </w:tc>
        <w:tc>
          <w:tcPr>
            <w:tcW w:w="2315" w:type="pct"/>
            <w:tcBorders>
              <w:top w:val="single" w:sz="4" w:space="0" w:color="000000"/>
              <w:left w:val="single" w:sz="4" w:space="0" w:color="000000"/>
              <w:bottom w:val="single" w:sz="4" w:space="0" w:color="000000"/>
              <w:right w:val="single" w:sz="4" w:space="0" w:color="000000"/>
            </w:tcBorders>
            <w:hideMark/>
          </w:tcPr>
          <w:p w14:paraId="5E2E9616"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Prepared according to requirements specified by OEM or systems integrator</w:t>
            </w:r>
          </w:p>
        </w:tc>
        <w:tc>
          <w:tcPr>
            <w:tcW w:w="317" w:type="pct"/>
            <w:tcBorders>
              <w:top w:val="single" w:sz="4" w:space="0" w:color="000000"/>
              <w:left w:val="single" w:sz="4" w:space="0" w:color="000000"/>
              <w:bottom w:val="single" w:sz="4" w:space="0" w:color="000000"/>
              <w:right w:val="single" w:sz="4" w:space="0" w:color="000000"/>
            </w:tcBorders>
          </w:tcPr>
          <w:p w14:paraId="3C40BC69" w14:textId="5A67EC78" w:rsidR="006B114A" w:rsidRDefault="007127CB">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2</w:t>
            </w:r>
          </w:p>
        </w:tc>
        <w:tc>
          <w:tcPr>
            <w:tcW w:w="1217" w:type="pct"/>
            <w:tcBorders>
              <w:top w:val="single" w:sz="4" w:space="0" w:color="000000"/>
              <w:left w:val="single" w:sz="4" w:space="0" w:color="000000"/>
              <w:bottom w:val="single" w:sz="4" w:space="0" w:color="000000"/>
              <w:right w:val="single" w:sz="4" w:space="0" w:color="000000"/>
            </w:tcBorders>
          </w:tcPr>
          <w:p w14:paraId="1A88C9A2"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5400F311" w14:textId="77777777" w:rsidTr="00996B38">
        <w:trPr>
          <w:cantSplit/>
        </w:trPr>
        <w:tc>
          <w:tcPr>
            <w:tcW w:w="485" w:type="pct"/>
            <w:tcBorders>
              <w:top w:val="single" w:sz="4" w:space="0" w:color="000000"/>
              <w:left w:val="single" w:sz="4" w:space="0" w:color="000000"/>
              <w:bottom w:val="single" w:sz="4" w:space="0" w:color="000000"/>
              <w:right w:val="single" w:sz="4" w:space="0" w:color="000000"/>
            </w:tcBorders>
            <w:hideMark/>
          </w:tcPr>
          <w:p w14:paraId="41C4994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666" w:type="pct"/>
            <w:tcBorders>
              <w:top w:val="single" w:sz="4" w:space="0" w:color="000000"/>
              <w:left w:val="single" w:sz="4" w:space="0" w:color="000000"/>
              <w:bottom w:val="single" w:sz="4" w:space="0" w:color="000000"/>
              <w:right w:val="single" w:sz="4" w:space="0" w:color="000000"/>
            </w:tcBorders>
            <w:hideMark/>
          </w:tcPr>
          <w:p w14:paraId="2E38B3A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national</w:t>
            </w:r>
          </w:p>
        </w:tc>
        <w:tc>
          <w:tcPr>
            <w:tcW w:w="2315" w:type="pct"/>
            <w:tcBorders>
              <w:top w:val="single" w:sz="4" w:space="0" w:color="000000"/>
              <w:left w:val="single" w:sz="4" w:space="0" w:color="000000"/>
              <w:bottom w:val="single" w:sz="4" w:space="0" w:color="000000"/>
              <w:right w:val="single" w:sz="4" w:space="0" w:color="000000"/>
            </w:tcBorders>
            <w:hideMark/>
          </w:tcPr>
          <w:p w14:paraId="504FC682" w14:textId="62D48B7C"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Prepared according to requirements specified by a national government, group of national governments (e.g., the European Union), or governmental agency such as a national shipping authority or the </w:t>
            </w:r>
            <w:del w:id="610" w:author="Eivind" w:date="2018-06-20T21:19:00Z">
              <w:r w:rsidDel="00841930">
                <w:rPr>
                  <w:rFonts w:cs="Arial"/>
                  <w:sz w:val="16"/>
                  <w:szCs w:val="16"/>
                  <w:lang w:val="en-US" w:eastAsia="ar-SA"/>
                </w:rPr>
                <w:delText>US</w:delText>
              </w:r>
            </w:del>
            <w:ins w:id="611" w:author="Eivind" w:date="2018-06-20T21:18:00Z">
              <w:del w:id="612" w:author="Raphael Malyankar" w:date="2018-07-01T20:35:00Z">
                <w:r w:rsidR="00841930" w:rsidDel="001D3E14">
                  <w:rPr>
                    <w:rFonts w:cs="Arial"/>
                    <w:sz w:val="16"/>
                    <w:szCs w:val="16"/>
                    <w:lang w:val="en-US" w:eastAsia="ar-SA"/>
                  </w:rPr>
                  <w:delText xml:space="preserve"> </w:delText>
                </w:r>
              </w:del>
            </w:ins>
            <w:r>
              <w:rPr>
                <w:rFonts w:cs="Arial"/>
                <w:sz w:val="16"/>
                <w:szCs w:val="16"/>
                <w:lang w:val="en-US" w:eastAsia="ar-SA"/>
              </w:rPr>
              <w:t>C</w:t>
            </w:r>
            <w:ins w:id="613" w:author="Eivind" w:date="2018-06-20T21:18:00Z">
              <w:r w:rsidR="00841930">
                <w:rPr>
                  <w:rFonts w:cs="Arial"/>
                  <w:sz w:val="16"/>
                  <w:szCs w:val="16"/>
                  <w:lang w:val="en-US" w:eastAsia="ar-SA"/>
                </w:rPr>
                <w:t xml:space="preserve">oast </w:t>
              </w:r>
            </w:ins>
            <w:r>
              <w:rPr>
                <w:rFonts w:cs="Arial"/>
                <w:sz w:val="16"/>
                <w:szCs w:val="16"/>
                <w:lang w:val="en-US" w:eastAsia="ar-SA"/>
              </w:rPr>
              <w:t>G</w:t>
            </w:r>
            <w:ins w:id="614" w:author="Eivind" w:date="2018-06-20T21:18:00Z">
              <w:r w:rsidR="00841930">
                <w:rPr>
                  <w:rFonts w:cs="Arial"/>
                  <w:sz w:val="16"/>
                  <w:szCs w:val="16"/>
                  <w:lang w:val="en-US" w:eastAsia="ar-SA"/>
                </w:rPr>
                <w:t>uard</w:t>
              </w:r>
            </w:ins>
            <w:r>
              <w:rPr>
                <w:rFonts w:cs="Arial"/>
                <w:sz w:val="16"/>
                <w:szCs w:val="16"/>
                <w:lang w:val="en-US" w:eastAsia="ar-SA"/>
              </w:rPr>
              <w:t>.</w:t>
            </w:r>
          </w:p>
        </w:tc>
        <w:tc>
          <w:tcPr>
            <w:tcW w:w="317" w:type="pct"/>
            <w:tcBorders>
              <w:top w:val="single" w:sz="4" w:space="0" w:color="000000"/>
              <w:left w:val="single" w:sz="4" w:space="0" w:color="000000"/>
              <w:bottom w:val="single" w:sz="4" w:space="0" w:color="000000"/>
              <w:right w:val="single" w:sz="4" w:space="0" w:color="000000"/>
            </w:tcBorders>
          </w:tcPr>
          <w:p w14:paraId="1F7F4AB6" w14:textId="6163D382" w:rsidR="006B114A" w:rsidRDefault="007127CB">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3</w:t>
            </w:r>
          </w:p>
        </w:tc>
        <w:tc>
          <w:tcPr>
            <w:tcW w:w="1217" w:type="pct"/>
            <w:tcBorders>
              <w:top w:val="single" w:sz="4" w:space="0" w:color="000000"/>
              <w:left w:val="single" w:sz="4" w:space="0" w:color="000000"/>
              <w:bottom w:val="single" w:sz="4" w:space="0" w:color="000000"/>
              <w:right w:val="single" w:sz="4" w:space="0" w:color="000000"/>
            </w:tcBorders>
          </w:tcPr>
          <w:p w14:paraId="7161E7A7"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7AFD1C66" w14:textId="77777777" w:rsidTr="00996B38">
        <w:trPr>
          <w:cantSplit/>
        </w:trPr>
        <w:tc>
          <w:tcPr>
            <w:tcW w:w="485" w:type="pct"/>
            <w:tcBorders>
              <w:top w:val="single" w:sz="4" w:space="0" w:color="000000"/>
              <w:left w:val="single" w:sz="4" w:space="0" w:color="000000"/>
              <w:bottom w:val="single" w:sz="4" w:space="0" w:color="000000"/>
              <w:right w:val="single" w:sz="4" w:space="0" w:color="000000"/>
            </w:tcBorders>
            <w:hideMark/>
          </w:tcPr>
          <w:p w14:paraId="4379C7B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666" w:type="pct"/>
            <w:tcBorders>
              <w:top w:val="single" w:sz="4" w:space="0" w:color="000000"/>
              <w:left w:val="single" w:sz="4" w:space="0" w:color="000000"/>
              <w:bottom w:val="single" w:sz="4" w:space="0" w:color="000000"/>
              <w:right w:val="single" w:sz="4" w:space="0" w:color="000000"/>
            </w:tcBorders>
            <w:hideMark/>
          </w:tcPr>
          <w:p w14:paraId="31EE961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local</w:t>
            </w:r>
          </w:p>
        </w:tc>
        <w:tc>
          <w:tcPr>
            <w:tcW w:w="2315" w:type="pct"/>
            <w:tcBorders>
              <w:top w:val="single" w:sz="4" w:space="0" w:color="000000"/>
              <w:left w:val="single" w:sz="4" w:space="0" w:color="000000"/>
              <w:bottom w:val="single" w:sz="4" w:space="0" w:color="000000"/>
              <w:right w:val="single" w:sz="4" w:space="0" w:color="000000"/>
            </w:tcBorders>
            <w:hideMark/>
          </w:tcPr>
          <w:p w14:paraId="29009A18"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Prepared according to requirements specified by a sub-national governmental authority such as a state, province, or county.</w:t>
            </w:r>
          </w:p>
        </w:tc>
        <w:tc>
          <w:tcPr>
            <w:tcW w:w="317" w:type="pct"/>
            <w:tcBorders>
              <w:top w:val="single" w:sz="4" w:space="0" w:color="000000"/>
              <w:left w:val="single" w:sz="4" w:space="0" w:color="000000"/>
              <w:bottom w:val="single" w:sz="4" w:space="0" w:color="000000"/>
              <w:right w:val="single" w:sz="4" w:space="0" w:color="000000"/>
            </w:tcBorders>
          </w:tcPr>
          <w:p w14:paraId="172444DE" w14:textId="51E18BC4" w:rsidR="006B114A" w:rsidRDefault="007127CB">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4</w:t>
            </w:r>
          </w:p>
        </w:tc>
        <w:tc>
          <w:tcPr>
            <w:tcW w:w="1217" w:type="pct"/>
            <w:tcBorders>
              <w:top w:val="single" w:sz="4" w:space="0" w:color="000000"/>
              <w:left w:val="single" w:sz="4" w:space="0" w:color="000000"/>
              <w:bottom w:val="single" w:sz="4" w:space="0" w:color="000000"/>
              <w:right w:val="single" w:sz="4" w:space="0" w:color="000000"/>
            </w:tcBorders>
          </w:tcPr>
          <w:p w14:paraId="6572AA53"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3C9ECD3F" w14:textId="77777777" w:rsidTr="00996B38">
        <w:trPr>
          <w:cantSplit/>
        </w:trPr>
        <w:tc>
          <w:tcPr>
            <w:tcW w:w="485" w:type="pct"/>
            <w:tcBorders>
              <w:top w:val="single" w:sz="4" w:space="0" w:color="000000"/>
              <w:left w:val="single" w:sz="4" w:space="0" w:color="000000"/>
              <w:bottom w:val="single" w:sz="4" w:space="0" w:color="000000"/>
              <w:right w:val="single" w:sz="4" w:space="0" w:color="000000"/>
            </w:tcBorders>
            <w:hideMark/>
          </w:tcPr>
          <w:p w14:paraId="5B37649F"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666" w:type="pct"/>
            <w:tcBorders>
              <w:top w:val="single" w:sz="4" w:space="0" w:color="000000"/>
              <w:left w:val="single" w:sz="4" w:space="0" w:color="000000"/>
              <w:bottom w:val="single" w:sz="4" w:space="0" w:color="000000"/>
              <w:right w:val="single" w:sz="4" w:space="0" w:color="000000"/>
            </w:tcBorders>
            <w:hideMark/>
          </w:tcPr>
          <w:p w14:paraId="771C136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port</w:t>
            </w:r>
          </w:p>
        </w:tc>
        <w:tc>
          <w:tcPr>
            <w:tcW w:w="2315" w:type="pct"/>
            <w:tcBorders>
              <w:top w:val="single" w:sz="4" w:space="0" w:color="000000"/>
              <w:left w:val="single" w:sz="4" w:space="0" w:color="000000"/>
              <w:bottom w:val="single" w:sz="4" w:space="0" w:color="000000"/>
              <w:right w:val="single" w:sz="4" w:space="0" w:color="000000"/>
            </w:tcBorders>
            <w:hideMark/>
          </w:tcPr>
          <w:p w14:paraId="0B2263D7"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Prepared according to requirements specified by a harbormaster's office or port authority</w:t>
            </w:r>
          </w:p>
        </w:tc>
        <w:tc>
          <w:tcPr>
            <w:tcW w:w="317" w:type="pct"/>
            <w:tcBorders>
              <w:top w:val="single" w:sz="4" w:space="0" w:color="000000"/>
              <w:left w:val="single" w:sz="4" w:space="0" w:color="000000"/>
              <w:bottom w:val="single" w:sz="4" w:space="0" w:color="000000"/>
              <w:right w:val="single" w:sz="4" w:space="0" w:color="000000"/>
            </w:tcBorders>
          </w:tcPr>
          <w:p w14:paraId="415CF2C4" w14:textId="6194837B" w:rsidR="006B114A" w:rsidRDefault="007127CB">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5</w:t>
            </w:r>
          </w:p>
        </w:tc>
        <w:tc>
          <w:tcPr>
            <w:tcW w:w="1217" w:type="pct"/>
            <w:tcBorders>
              <w:top w:val="single" w:sz="4" w:space="0" w:color="000000"/>
              <w:left w:val="single" w:sz="4" w:space="0" w:color="000000"/>
              <w:bottom w:val="single" w:sz="4" w:space="0" w:color="000000"/>
              <w:right w:val="single" w:sz="4" w:space="0" w:color="000000"/>
            </w:tcBorders>
          </w:tcPr>
          <w:p w14:paraId="25DA23DE"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47D1F777" w14:textId="77777777" w:rsidTr="00996B38">
        <w:trPr>
          <w:cantSplit/>
        </w:trPr>
        <w:tc>
          <w:tcPr>
            <w:tcW w:w="485" w:type="pct"/>
            <w:tcBorders>
              <w:top w:val="single" w:sz="4" w:space="0" w:color="000000"/>
              <w:left w:val="single" w:sz="4" w:space="0" w:color="000000"/>
              <w:bottom w:val="single" w:sz="4" w:space="0" w:color="000000"/>
              <w:right w:val="single" w:sz="4" w:space="0" w:color="000000"/>
            </w:tcBorders>
            <w:hideMark/>
          </w:tcPr>
          <w:p w14:paraId="3334BC4F"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666" w:type="pct"/>
            <w:tcBorders>
              <w:top w:val="single" w:sz="4" w:space="0" w:color="000000"/>
              <w:left w:val="single" w:sz="4" w:space="0" w:color="000000"/>
              <w:bottom w:val="single" w:sz="4" w:space="0" w:color="000000"/>
              <w:right w:val="single" w:sz="4" w:space="0" w:color="000000"/>
            </w:tcBorders>
            <w:hideMark/>
          </w:tcPr>
          <w:p w14:paraId="0928F50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company</w:t>
            </w:r>
          </w:p>
        </w:tc>
        <w:tc>
          <w:tcPr>
            <w:tcW w:w="2315" w:type="pct"/>
            <w:tcBorders>
              <w:top w:val="single" w:sz="4" w:space="0" w:color="000000"/>
              <w:left w:val="single" w:sz="4" w:space="0" w:color="000000"/>
              <w:bottom w:val="single" w:sz="4" w:space="0" w:color="000000"/>
              <w:right w:val="single" w:sz="4" w:space="0" w:color="000000"/>
            </w:tcBorders>
            <w:hideMark/>
          </w:tcPr>
          <w:p w14:paraId="034D98BE"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Prepared according to requirements specified by the owner, charterer, or operator</w:t>
            </w:r>
          </w:p>
        </w:tc>
        <w:tc>
          <w:tcPr>
            <w:tcW w:w="317" w:type="pct"/>
            <w:tcBorders>
              <w:top w:val="single" w:sz="4" w:space="0" w:color="000000"/>
              <w:left w:val="single" w:sz="4" w:space="0" w:color="000000"/>
              <w:bottom w:val="single" w:sz="4" w:space="0" w:color="000000"/>
              <w:right w:val="single" w:sz="4" w:space="0" w:color="000000"/>
            </w:tcBorders>
          </w:tcPr>
          <w:p w14:paraId="52E95A29" w14:textId="1E60D9EA" w:rsidR="006B114A" w:rsidRDefault="007127CB">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6</w:t>
            </w:r>
          </w:p>
        </w:tc>
        <w:tc>
          <w:tcPr>
            <w:tcW w:w="1217" w:type="pct"/>
            <w:tcBorders>
              <w:top w:val="single" w:sz="4" w:space="0" w:color="000000"/>
              <w:left w:val="single" w:sz="4" w:space="0" w:color="000000"/>
              <w:bottom w:val="single" w:sz="4" w:space="0" w:color="000000"/>
              <w:right w:val="single" w:sz="4" w:space="0" w:color="000000"/>
            </w:tcBorders>
          </w:tcPr>
          <w:p w14:paraId="5D34A605"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67ED883D" w14:textId="77777777" w:rsidTr="00996B38">
        <w:trPr>
          <w:cantSplit/>
        </w:trPr>
        <w:tc>
          <w:tcPr>
            <w:tcW w:w="485" w:type="pct"/>
            <w:tcBorders>
              <w:top w:val="single" w:sz="4" w:space="0" w:color="000000"/>
              <w:left w:val="single" w:sz="4" w:space="0" w:color="000000"/>
              <w:bottom w:val="single" w:sz="4" w:space="0" w:color="000000"/>
              <w:right w:val="single" w:sz="4" w:space="0" w:color="000000"/>
            </w:tcBorders>
            <w:hideMark/>
          </w:tcPr>
          <w:p w14:paraId="5D0F6E6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666" w:type="pct"/>
            <w:tcBorders>
              <w:top w:val="single" w:sz="4" w:space="0" w:color="000000"/>
              <w:left w:val="single" w:sz="4" w:space="0" w:color="000000"/>
              <w:bottom w:val="single" w:sz="4" w:space="0" w:color="000000"/>
              <w:right w:val="single" w:sz="4" w:space="0" w:color="000000"/>
            </w:tcBorders>
            <w:hideMark/>
          </w:tcPr>
          <w:p w14:paraId="340BBEB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pilot</w:t>
            </w:r>
          </w:p>
        </w:tc>
        <w:tc>
          <w:tcPr>
            <w:tcW w:w="2315" w:type="pct"/>
            <w:tcBorders>
              <w:top w:val="single" w:sz="4" w:space="0" w:color="000000"/>
              <w:left w:val="single" w:sz="4" w:space="0" w:color="000000"/>
              <w:bottom w:val="single" w:sz="4" w:space="0" w:color="000000"/>
              <w:right w:val="single" w:sz="4" w:space="0" w:color="000000"/>
            </w:tcBorders>
            <w:hideMark/>
          </w:tcPr>
          <w:p w14:paraId="41A01CAA"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Prepared according to requirements specified by the vessel’s master</w:t>
            </w:r>
          </w:p>
        </w:tc>
        <w:tc>
          <w:tcPr>
            <w:tcW w:w="317" w:type="pct"/>
            <w:tcBorders>
              <w:top w:val="single" w:sz="4" w:space="0" w:color="000000"/>
              <w:left w:val="single" w:sz="4" w:space="0" w:color="000000"/>
              <w:bottom w:val="single" w:sz="4" w:space="0" w:color="000000"/>
              <w:right w:val="single" w:sz="4" w:space="0" w:color="000000"/>
            </w:tcBorders>
          </w:tcPr>
          <w:p w14:paraId="367889B7" w14:textId="165CA6B8" w:rsidR="006B114A" w:rsidRDefault="007127CB">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7</w:t>
            </w:r>
          </w:p>
        </w:tc>
        <w:tc>
          <w:tcPr>
            <w:tcW w:w="1217" w:type="pct"/>
            <w:tcBorders>
              <w:top w:val="single" w:sz="4" w:space="0" w:color="000000"/>
              <w:left w:val="single" w:sz="4" w:space="0" w:color="000000"/>
              <w:bottom w:val="single" w:sz="4" w:space="0" w:color="000000"/>
              <w:right w:val="single" w:sz="4" w:space="0" w:color="000000"/>
            </w:tcBorders>
          </w:tcPr>
          <w:p w14:paraId="4947F0CB"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17AA4A5B" w14:textId="77777777" w:rsidTr="00996B38">
        <w:trPr>
          <w:cantSplit/>
        </w:trPr>
        <w:tc>
          <w:tcPr>
            <w:tcW w:w="485" w:type="pct"/>
            <w:tcBorders>
              <w:top w:val="single" w:sz="4" w:space="0" w:color="000000"/>
              <w:left w:val="single" w:sz="4" w:space="0" w:color="000000"/>
              <w:bottom w:val="single" w:sz="4" w:space="0" w:color="000000"/>
              <w:right w:val="single" w:sz="4" w:space="0" w:color="000000"/>
            </w:tcBorders>
            <w:hideMark/>
          </w:tcPr>
          <w:p w14:paraId="1E908CF7"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666" w:type="pct"/>
            <w:tcBorders>
              <w:top w:val="single" w:sz="4" w:space="0" w:color="000000"/>
              <w:left w:val="single" w:sz="4" w:space="0" w:color="000000"/>
              <w:bottom w:val="single" w:sz="4" w:space="0" w:color="000000"/>
              <w:right w:val="single" w:sz="4" w:space="0" w:color="000000"/>
            </w:tcBorders>
            <w:hideMark/>
          </w:tcPr>
          <w:p w14:paraId="2A7C9C6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master</w:t>
            </w:r>
          </w:p>
        </w:tc>
        <w:tc>
          <w:tcPr>
            <w:tcW w:w="2315" w:type="pct"/>
            <w:tcBorders>
              <w:top w:val="single" w:sz="4" w:space="0" w:color="000000"/>
              <w:left w:val="single" w:sz="4" w:space="0" w:color="000000"/>
              <w:bottom w:val="single" w:sz="4" w:space="0" w:color="000000"/>
              <w:right w:val="single" w:sz="4" w:space="0" w:color="000000"/>
            </w:tcBorders>
            <w:hideMark/>
          </w:tcPr>
          <w:p w14:paraId="0989BA06"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Prepared according to requirements specified by a pilot</w:t>
            </w:r>
          </w:p>
        </w:tc>
        <w:tc>
          <w:tcPr>
            <w:tcW w:w="317" w:type="pct"/>
            <w:tcBorders>
              <w:top w:val="single" w:sz="4" w:space="0" w:color="000000"/>
              <w:left w:val="single" w:sz="4" w:space="0" w:color="000000"/>
              <w:bottom w:val="single" w:sz="4" w:space="0" w:color="000000"/>
              <w:right w:val="single" w:sz="4" w:space="0" w:color="000000"/>
            </w:tcBorders>
          </w:tcPr>
          <w:p w14:paraId="03B2230B" w14:textId="5F70DFFD" w:rsidR="006B114A" w:rsidRDefault="007C0317">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8</w:t>
            </w:r>
          </w:p>
        </w:tc>
        <w:tc>
          <w:tcPr>
            <w:tcW w:w="1217" w:type="pct"/>
            <w:tcBorders>
              <w:top w:val="single" w:sz="4" w:space="0" w:color="000000"/>
              <w:left w:val="single" w:sz="4" w:space="0" w:color="000000"/>
              <w:bottom w:val="single" w:sz="4" w:space="0" w:color="000000"/>
              <w:right w:val="single" w:sz="4" w:space="0" w:color="000000"/>
            </w:tcBorders>
          </w:tcPr>
          <w:p w14:paraId="63F70C93"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29A07E13" w14:textId="77777777" w:rsidTr="00996B38">
        <w:trPr>
          <w:cantSplit/>
        </w:trPr>
        <w:tc>
          <w:tcPr>
            <w:tcW w:w="485" w:type="pct"/>
            <w:tcBorders>
              <w:top w:val="single" w:sz="4" w:space="0" w:color="000000"/>
              <w:left w:val="single" w:sz="4" w:space="0" w:color="000000"/>
              <w:bottom w:val="single" w:sz="4" w:space="0" w:color="000000"/>
              <w:right w:val="single" w:sz="4" w:space="0" w:color="000000"/>
            </w:tcBorders>
            <w:hideMark/>
          </w:tcPr>
          <w:p w14:paraId="7AF34E8F"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666" w:type="pct"/>
            <w:tcBorders>
              <w:top w:val="single" w:sz="4" w:space="0" w:color="000000"/>
              <w:left w:val="single" w:sz="4" w:space="0" w:color="000000"/>
              <w:bottom w:val="single" w:sz="4" w:space="0" w:color="000000"/>
              <w:right w:val="single" w:sz="4" w:space="0" w:color="000000"/>
            </w:tcBorders>
            <w:hideMark/>
          </w:tcPr>
          <w:p w14:paraId="6319CB6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other</w:t>
            </w:r>
          </w:p>
        </w:tc>
        <w:tc>
          <w:tcPr>
            <w:tcW w:w="2315" w:type="pct"/>
            <w:tcBorders>
              <w:top w:val="single" w:sz="4" w:space="0" w:color="000000"/>
              <w:left w:val="single" w:sz="4" w:space="0" w:color="000000"/>
              <w:bottom w:val="single" w:sz="4" w:space="0" w:color="000000"/>
              <w:right w:val="single" w:sz="4" w:space="0" w:color="000000"/>
            </w:tcBorders>
            <w:hideMark/>
          </w:tcPr>
          <w:p w14:paraId="6F9DB14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Other source</w:t>
            </w:r>
          </w:p>
        </w:tc>
        <w:tc>
          <w:tcPr>
            <w:tcW w:w="317" w:type="pct"/>
            <w:tcBorders>
              <w:top w:val="single" w:sz="4" w:space="0" w:color="000000"/>
              <w:left w:val="single" w:sz="4" w:space="0" w:color="000000"/>
              <w:bottom w:val="single" w:sz="4" w:space="0" w:color="000000"/>
              <w:right w:val="single" w:sz="4" w:space="0" w:color="000000"/>
            </w:tcBorders>
          </w:tcPr>
          <w:p w14:paraId="0FA779E4" w14:textId="66C563D2" w:rsidR="006B114A" w:rsidRDefault="007C0317">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9</w:t>
            </w:r>
          </w:p>
        </w:tc>
        <w:tc>
          <w:tcPr>
            <w:tcW w:w="1217" w:type="pct"/>
            <w:tcBorders>
              <w:top w:val="single" w:sz="4" w:space="0" w:color="000000"/>
              <w:left w:val="single" w:sz="4" w:space="0" w:color="000000"/>
              <w:bottom w:val="single" w:sz="4" w:space="0" w:color="000000"/>
              <w:right w:val="single" w:sz="4" w:space="0" w:color="000000"/>
            </w:tcBorders>
          </w:tcPr>
          <w:p w14:paraId="26FBEC2F" w14:textId="77777777" w:rsidR="006B114A" w:rsidRDefault="006B114A">
            <w:pPr>
              <w:suppressAutoHyphens/>
              <w:snapToGrid w:val="0"/>
              <w:spacing w:before="60" w:after="60" w:line="240" w:lineRule="auto"/>
              <w:jc w:val="left"/>
              <w:rPr>
                <w:rFonts w:cs="Arial"/>
                <w:sz w:val="16"/>
                <w:szCs w:val="16"/>
                <w:lang w:val="en-US" w:eastAsia="ar-SA"/>
              </w:rPr>
            </w:pPr>
          </w:p>
        </w:tc>
      </w:tr>
    </w:tbl>
    <w:p w14:paraId="0D115ED2" w14:textId="77777777" w:rsidR="006B114A" w:rsidRDefault="006B114A"/>
    <w:p w14:paraId="6E6F4F71" w14:textId="77777777" w:rsidR="006B114A" w:rsidRDefault="006B114A"/>
    <w:p w14:paraId="3F4781E2" w14:textId="77777777" w:rsidR="006B114A" w:rsidRDefault="006B114A">
      <w:pPr>
        <w:sectPr w:rsidR="006B114A" w:rsidSect="00996B38">
          <w:pgSz w:w="15840" w:h="12240" w:orient="landscape"/>
          <w:pgMar w:top="1440" w:right="1440" w:bottom="1440" w:left="1440" w:header="708" w:footer="708" w:gutter="0"/>
          <w:cols w:space="708"/>
          <w:docGrid w:linePitch="360"/>
        </w:sectPr>
      </w:pPr>
    </w:p>
    <w:p w14:paraId="354EA13B" w14:textId="3091A3B1" w:rsidR="006B114A" w:rsidRDefault="006B114A" w:rsidP="008F16B5">
      <w:pPr>
        <w:pStyle w:val="Heading2"/>
        <w:numPr>
          <w:ilvl w:val="1"/>
          <w:numId w:val="3"/>
        </w:numPr>
      </w:pPr>
      <w:bookmarkStart w:id="615" w:name="_Toc519804904"/>
      <w:r>
        <w:lastRenderedPageBreak/>
        <w:t>Application schema for higher-level catalogues (informative)</w:t>
      </w:r>
      <w:bookmarkEnd w:id="615"/>
    </w:p>
    <w:p w14:paraId="349C564C" w14:textId="77777777" w:rsidR="00B577C6" w:rsidRDefault="00B577C6">
      <w:r>
        <w:t xml:space="preserve">This section describes interoperability functionality that extends the basic functionality of Levels 1 and 2. </w:t>
      </w:r>
      <w:r w:rsidRPr="00B577C6">
        <w:rPr>
          <w:b/>
        </w:rPr>
        <w:t>Implementation of the constructs in this section is not required for implementations of this version of the interoperability catalogue.</w:t>
      </w:r>
    </w:p>
    <w:p w14:paraId="248C1E04" w14:textId="3B5DD218" w:rsidR="006B114A" w:rsidRDefault="006B114A">
      <w:r>
        <w:t xml:space="preserve">The application schema for the entire catalogue, including </w:t>
      </w:r>
      <w:del w:id="616" w:author="Eivind" w:date="2018-06-21T20:18:00Z">
        <w:r w:rsidDel="00574B55">
          <w:delText xml:space="preserve">level </w:delText>
        </w:r>
      </w:del>
      <w:ins w:id="617" w:author="Eivind" w:date="2018-06-21T20:18:00Z">
        <w:r w:rsidR="00574B55">
          <w:t xml:space="preserve">Level </w:t>
        </w:r>
      </w:ins>
      <w:r>
        <w:t xml:space="preserve">3 and 4 constructs, is depicted in </w:t>
      </w:r>
      <w:r w:rsidR="00943CFF">
        <w:t>Figure 4</w:t>
      </w:r>
      <w:r w:rsidR="00943CFF">
        <w:noBreakHyphen/>
        <w:t>7</w:t>
      </w:r>
      <w:r>
        <w:t>. It consists of the components depicted in Figure 4-3 and the following additional components:</w:t>
      </w:r>
    </w:p>
    <w:p w14:paraId="2E68412B" w14:textId="77777777" w:rsidR="006B114A" w:rsidRDefault="006B114A" w:rsidP="008F16B5">
      <w:pPr>
        <w:pStyle w:val="ListParagraph"/>
        <w:numPr>
          <w:ilvl w:val="0"/>
          <w:numId w:val="7"/>
        </w:numPr>
      </w:pPr>
      <w:r>
        <w:t>operations on feature instances for a predefined combination;</w:t>
      </w:r>
    </w:p>
    <w:p w14:paraId="7098CD8F" w14:textId="77777777" w:rsidR="006B114A" w:rsidRDefault="006B114A" w:rsidP="008F16B5">
      <w:pPr>
        <w:pStyle w:val="ListParagraph"/>
        <w:numPr>
          <w:ilvl w:val="0"/>
          <w:numId w:val="7"/>
        </w:numPr>
      </w:pPr>
      <w:r>
        <w:t>rules for combining feature data into new features, used by certain operations in the predefined combination section;</w:t>
      </w:r>
    </w:p>
    <w:p w14:paraId="3112D6F8" w14:textId="77777777" w:rsidR="006B114A" w:rsidRDefault="006B114A" w:rsidP="008F16B5">
      <w:pPr>
        <w:pStyle w:val="ListParagraph"/>
        <w:numPr>
          <w:ilvl w:val="0"/>
          <w:numId w:val="7"/>
        </w:numPr>
      </w:pPr>
      <w:r>
        <w:t>feature and portrayal catalogues for the new features generated according to the combination rules.</w:t>
      </w:r>
    </w:p>
    <w:p w14:paraId="3ACDB0DA" w14:textId="00A710D1" w:rsidR="006B114A" w:rsidRDefault="006B114A" w:rsidP="008F16B5">
      <w:pPr>
        <w:pStyle w:val="Heading3"/>
        <w:numPr>
          <w:ilvl w:val="2"/>
          <w:numId w:val="3"/>
        </w:numPr>
      </w:pPr>
      <w:r>
        <w:t>Shared components</w:t>
      </w:r>
    </w:p>
    <w:p w14:paraId="00065CFD" w14:textId="77777777" w:rsidR="006B114A" w:rsidRDefault="006B114A" w:rsidP="00996B38">
      <w:r>
        <w:t>Header information, display planes, and predefined combinations are the same as in the Basic Interoperability Catalogue.</w:t>
      </w:r>
    </w:p>
    <w:p w14:paraId="0F29F575" w14:textId="38FAB358" w:rsidR="006B114A" w:rsidRDefault="006B114A" w:rsidP="008F16B5">
      <w:pPr>
        <w:pStyle w:val="Heading3"/>
        <w:numPr>
          <w:ilvl w:val="2"/>
          <w:numId w:val="3"/>
        </w:numPr>
      </w:pPr>
      <w:r>
        <w:t>Enhancements of shared components</w:t>
      </w:r>
    </w:p>
    <w:p w14:paraId="57BA4F0A" w14:textId="77777777" w:rsidR="006B114A" w:rsidRDefault="006B114A" w:rsidP="008F16B5">
      <w:pPr>
        <w:pStyle w:val="Heading4"/>
        <w:numPr>
          <w:ilvl w:val="3"/>
          <w:numId w:val="3"/>
        </w:numPr>
      </w:pPr>
      <w:r>
        <w:t>Operations in PDCs</w:t>
      </w:r>
    </w:p>
    <w:p w14:paraId="21770959" w14:textId="77777777" w:rsidR="006B114A" w:rsidRDefault="006B114A" w:rsidP="00996B38">
      <w:r>
        <w:t>In addition to the operations specified for the Basic Interoperability Catalogue, a PDC can specify the following types of interaction between its listed products.</w:t>
      </w:r>
    </w:p>
    <w:p w14:paraId="6EAE4D02" w14:textId="7A62D84D" w:rsidR="006B114A" w:rsidRDefault="006B114A" w:rsidP="008F16B5">
      <w:pPr>
        <w:pStyle w:val="ListParagraph"/>
        <w:numPr>
          <w:ilvl w:val="0"/>
          <w:numId w:val="8"/>
        </w:numPr>
      </w:pPr>
      <w:r>
        <w:t>Operations on selected instances of a feature type or conversion of input feature data into new feature data involving only thematic attributes (</w:t>
      </w:r>
      <w:del w:id="618" w:author="Eivind" w:date="2018-06-21T20:18:00Z">
        <w:r w:rsidDel="00574B55">
          <w:delText xml:space="preserve">level </w:delText>
        </w:r>
      </w:del>
      <w:ins w:id="619" w:author="Eivind" w:date="2018-06-21T20:18:00Z">
        <w:r w:rsidR="00574B55">
          <w:t xml:space="preserve">Level </w:t>
        </w:r>
      </w:ins>
      <w:r>
        <w:t>3 interoperability).</w:t>
      </w:r>
    </w:p>
    <w:p w14:paraId="2FCD2FFA" w14:textId="7E50EBD0" w:rsidR="006B114A" w:rsidRDefault="006B114A" w:rsidP="008F16B5">
      <w:pPr>
        <w:pStyle w:val="ListParagraph"/>
        <w:numPr>
          <w:ilvl w:val="0"/>
          <w:numId w:val="8"/>
        </w:numPr>
      </w:pPr>
      <w:r>
        <w:t xml:space="preserve">Operations involving operations on spatial attributes (and possibly thematic attributes as well). This is </w:t>
      </w:r>
      <w:del w:id="620" w:author="Eivind" w:date="2018-06-21T20:18:00Z">
        <w:r w:rsidDel="00574B55">
          <w:delText xml:space="preserve">level </w:delText>
        </w:r>
      </w:del>
      <w:ins w:id="621" w:author="Eivind" w:date="2018-06-21T20:18:00Z">
        <w:r w:rsidR="00574B55">
          <w:t xml:space="preserve">Level </w:t>
        </w:r>
      </w:ins>
      <w:r>
        <w:t>4 interoperability.</w:t>
      </w:r>
    </w:p>
    <w:p w14:paraId="6DB6532C" w14:textId="5C2BC31D" w:rsidR="006B114A" w:rsidRDefault="006B114A" w:rsidP="00996B38">
      <w:r>
        <w:t xml:space="preserve">The simplest operations on instances are replacement of selected instances from one product by selected instances from another product. These are described by S100_IC_SuppressedFeatureInstance elements. More complex operations, including conversion of input feature instances into new features(hybridization) are described by S100_IC_HybridFeature elements. The replacement and hybridization rules are described </w:t>
      </w:r>
      <w:del w:id="622" w:author="Eivind" w:date="2018-06-21T20:36:00Z">
        <w:r w:rsidDel="00531FA2">
          <w:delText>later</w:delText>
        </w:r>
      </w:del>
      <w:ins w:id="623" w:author="Eivind" w:date="2018-06-21T20:36:00Z">
        <w:r w:rsidR="00531FA2">
          <w:t>in</w:t>
        </w:r>
      </w:ins>
      <w:ins w:id="624" w:author="Eivind" w:date="2018-06-21T20:37:00Z">
        <w:r w:rsidR="00531FA2">
          <w:t xml:space="preserve"> </w:t>
        </w:r>
        <w:r w:rsidR="00531FA2">
          <w:rPr>
            <w:szCs w:val="18"/>
          </w:rPr>
          <w:t xml:space="preserve">Section </w:t>
        </w:r>
      </w:ins>
      <w:ins w:id="625" w:author="Eivind" w:date="2018-06-21T20:42:00Z">
        <w:r w:rsidR="00531FA2">
          <w:rPr>
            <w:szCs w:val="18"/>
          </w:rPr>
          <w:fldChar w:fldCharType="begin"/>
        </w:r>
        <w:r w:rsidR="00531FA2">
          <w:rPr>
            <w:szCs w:val="18"/>
          </w:rPr>
          <w:instrText xml:space="preserve"> REF _Ref517377054 \r \h </w:instrText>
        </w:r>
      </w:ins>
      <w:r w:rsidR="00531FA2">
        <w:rPr>
          <w:szCs w:val="18"/>
        </w:rPr>
      </w:r>
      <w:r w:rsidR="00531FA2">
        <w:rPr>
          <w:szCs w:val="18"/>
        </w:rPr>
        <w:fldChar w:fldCharType="separate"/>
      </w:r>
      <w:ins w:id="626" w:author="Eivind" w:date="2018-06-21T20:42:00Z">
        <w:r w:rsidR="00531FA2">
          <w:rPr>
            <w:szCs w:val="18"/>
          </w:rPr>
          <w:t>8.4</w:t>
        </w:r>
        <w:r w:rsidR="00531FA2">
          <w:rPr>
            <w:szCs w:val="18"/>
          </w:rPr>
          <w:fldChar w:fldCharType="end"/>
        </w:r>
      </w:ins>
      <w:r>
        <w:t>.</w:t>
      </w:r>
    </w:p>
    <w:p w14:paraId="06A1B886" w14:textId="77777777" w:rsidR="006B114A" w:rsidRDefault="006B114A" w:rsidP="008F16B5">
      <w:pPr>
        <w:pStyle w:val="Heading4"/>
        <w:numPr>
          <w:ilvl w:val="3"/>
          <w:numId w:val="3"/>
        </w:numPr>
      </w:pPr>
      <w:r>
        <w:t>Enhanced selection of feature instances</w:t>
      </w:r>
    </w:p>
    <w:p w14:paraId="053091C6" w14:textId="168A7662" w:rsidR="006B114A" w:rsidRDefault="006B114A" w:rsidP="00996B38">
      <w:r>
        <w:t>S100_IC_SuppressedFeatureInstance and S100_IC_HybridFeature elements specify the feature types on which they operate by indicating the product and feature types of two products.  Selection of feature instances is done by evaluating a filter expression (type FeatureSelector, a string expression conforming to the specified [TBD] format) with the feature instance as input parameter. A FeatureSelector is a more expressive form of the attributeCombination filter described in section 4.</w:t>
      </w:r>
      <w:r w:rsidR="00E72A6A">
        <w:t xml:space="preserve">5 </w:t>
      </w:r>
      <w:r>
        <w:t>that can include spatial operations and more complex expressions on thematic attributes.</w:t>
      </w:r>
    </w:p>
    <w:p w14:paraId="58EC5A41" w14:textId="015F9292" w:rsidR="002023B0" w:rsidRDefault="002023B0" w:rsidP="00996B38">
      <w:r>
        <w:t>[Note: If a scripting language for selection is developed it will belong in this level – the TBD in the previous sentence would be the specification of the scripting language, and equally importantly, their call/function signatures and restrictions on what the scripts are allowed to do.]</w:t>
      </w:r>
    </w:p>
    <w:p w14:paraId="33550909" w14:textId="1853F6EE" w:rsidR="006B114A" w:rsidRDefault="006B114A" w:rsidP="00996B38">
      <w:r>
        <w:t xml:space="preserve">For </w:t>
      </w:r>
      <w:del w:id="627" w:author="Eivind" w:date="2018-06-21T20:18:00Z">
        <w:r w:rsidDel="00574B55">
          <w:delText xml:space="preserve">level </w:delText>
        </w:r>
      </w:del>
      <w:ins w:id="628" w:author="Eivind" w:date="2018-06-21T20:18:00Z">
        <w:r w:rsidR="00574B55">
          <w:t xml:space="preserve">Level </w:t>
        </w:r>
      </w:ins>
      <w:r>
        <w:t>3 interoperability, spatial equality is an implied criterion in determining each input instance set of feature instances to be converted to new feature data uses spatial equality as an implicit criterion for set membership, i.e., only coincident instances (to a system-determined tolerance) are combined, and the geometry of the output is the same as the geometry of any instance in the input set.</w:t>
      </w:r>
    </w:p>
    <w:p w14:paraId="4EC3DCBD" w14:textId="290476D5" w:rsidR="004E6E2A" w:rsidRDefault="006B114A" w:rsidP="00996B38">
      <w:r>
        <w:lastRenderedPageBreak/>
        <w:t xml:space="preserve">For </w:t>
      </w:r>
      <w:del w:id="629" w:author="Eivind" w:date="2018-06-21T20:18:00Z">
        <w:r w:rsidDel="00574B55">
          <w:delText xml:space="preserve">level </w:delText>
        </w:r>
      </w:del>
      <w:ins w:id="630" w:author="Eivind" w:date="2018-06-21T20:18:00Z">
        <w:r w:rsidR="00574B55">
          <w:t xml:space="preserve">Level </w:t>
        </w:r>
      </w:ins>
      <w:r>
        <w:t xml:space="preserve">4 interoperability, complex spatial operations are permitted but there is an implicit assumption that the members of the input instance set are meaningfully related </w:t>
      </w:r>
      <w:r w:rsidR="00355CEA">
        <w:t>spatially (</w:t>
      </w:r>
      <w:r>
        <w:t xml:space="preserve">e.g., 95% common area). In </w:t>
      </w:r>
      <w:del w:id="631" w:author="Eivind" w:date="2018-06-21T20:18:00Z">
        <w:r w:rsidDel="00574B55">
          <w:delText xml:space="preserve">level </w:delText>
        </w:r>
      </w:del>
      <w:ins w:id="632" w:author="Eivind" w:date="2018-06-21T20:18:00Z">
        <w:r w:rsidR="00574B55">
          <w:t xml:space="preserve">Level </w:t>
        </w:r>
      </w:ins>
      <w:r>
        <w:t xml:space="preserve">4 interoperability, the spatial attributes of the output instance may be generated by applying spatial operators (e.g., spatial union, intersection, etc.) to the spatial attributes of the input instance set. The allowed spatial operations are </w:t>
      </w:r>
      <w:r w:rsidR="004279AB">
        <w:t>the</w:t>
      </w:r>
      <w:r w:rsidR="0022141E">
        <w:t xml:space="preserve"> methods for testing</w:t>
      </w:r>
      <w:r w:rsidR="004279AB">
        <w:t xml:space="preserve"> spatial </w:t>
      </w:r>
      <w:r w:rsidR="0022141E">
        <w:t>relations</w:t>
      </w:r>
      <w:r w:rsidR="004279AB">
        <w:t xml:space="preserve"> </w:t>
      </w:r>
      <w:r w:rsidR="00E72A6A">
        <w:t>described in</w:t>
      </w:r>
      <w:r w:rsidR="0022141E">
        <w:t xml:space="preserve"> S-58 Edition 6.0.</w:t>
      </w:r>
      <w:r w:rsidR="0022141E" w:rsidRPr="004279AB">
        <w:t>0</w:t>
      </w:r>
      <w:r w:rsidR="0022141E">
        <w:t> </w:t>
      </w:r>
      <w:r w:rsidR="0022141E" w:rsidRPr="00570F45">
        <w:rPr>
          <w:rFonts w:cs="Arial"/>
        </w:rPr>
        <w:t>§</w:t>
      </w:r>
      <w:r w:rsidR="0022141E">
        <w:rPr>
          <w:rFonts w:cs="Arial"/>
        </w:rPr>
        <w:t> </w:t>
      </w:r>
      <w:r w:rsidR="0022141E" w:rsidRPr="004279AB">
        <w:t>2</w:t>
      </w:r>
      <w:r w:rsidR="0022141E">
        <w:t xml:space="preserve"> extended with</w:t>
      </w:r>
      <w:r w:rsidR="00E72A6A">
        <w:t xml:space="preserve"> </w:t>
      </w:r>
      <w:r w:rsidRPr="0022141E">
        <w:t>[TBD].</w:t>
      </w:r>
    </w:p>
    <w:p w14:paraId="393DE0AC" w14:textId="77777777" w:rsidR="004E6E2A" w:rsidRDefault="004E6E2A" w:rsidP="00996B38">
      <w:pPr>
        <w:sectPr w:rsidR="004E6E2A">
          <w:pgSz w:w="12240" w:h="15840"/>
          <w:pgMar w:top="1440" w:right="1440" w:bottom="1440" w:left="1440" w:header="708" w:footer="708" w:gutter="0"/>
          <w:cols w:space="708"/>
          <w:docGrid w:linePitch="360"/>
        </w:sectPr>
      </w:pPr>
    </w:p>
    <w:p w14:paraId="7173B4BE" w14:textId="5973BEC3" w:rsidR="004E6E2A" w:rsidRDefault="004E6E2A" w:rsidP="00996B38"/>
    <w:p w14:paraId="18B95C22" w14:textId="33BE7B34" w:rsidR="004E6E2A" w:rsidRDefault="007D28C7" w:rsidP="004E6E2A">
      <w:pPr>
        <w:keepNext/>
      </w:pPr>
      <w:ins w:id="633" w:author="Raphael Malyankar" w:date="2018-07-08T20:10:00Z">
        <w:r>
          <w:rPr>
            <w:noProof/>
            <w:lang w:val="fr-FR" w:eastAsia="fr-FR"/>
          </w:rPr>
          <w:drawing>
            <wp:inline distT="0" distB="0" distL="0" distR="0" wp14:anchorId="2D894CD6" wp14:editId="0934816C">
              <wp:extent cx="8229600" cy="515175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C Model.png"/>
                      <pic:cNvPicPr/>
                    </pic:nvPicPr>
                    <pic:blipFill>
                      <a:blip r:embed="rId17">
                        <a:extLst>
                          <a:ext uri="{28A0092B-C50C-407E-A947-70E740481C1C}">
                            <a14:useLocalDpi xmlns:a14="http://schemas.microsoft.com/office/drawing/2010/main" val="0"/>
                          </a:ext>
                        </a:extLst>
                      </a:blip>
                      <a:stretch>
                        <a:fillRect/>
                      </a:stretch>
                    </pic:blipFill>
                    <pic:spPr>
                      <a:xfrm>
                        <a:off x="0" y="0"/>
                        <a:ext cx="8229600" cy="5151755"/>
                      </a:xfrm>
                      <a:prstGeom prst="rect">
                        <a:avLst/>
                      </a:prstGeom>
                    </pic:spPr>
                  </pic:pic>
                </a:graphicData>
              </a:graphic>
            </wp:inline>
          </w:drawing>
        </w:r>
      </w:ins>
      <w:del w:id="634" w:author="Raphael Malyankar" w:date="2018-07-08T20:10:00Z">
        <w:r w:rsidR="004E6E2A" w:rsidDel="007D28C7">
          <w:rPr>
            <w:noProof/>
            <w:lang w:val="fr-FR" w:eastAsia="fr-FR"/>
          </w:rPr>
          <w:drawing>
            <wp:inline distT="0" distB="0" distL="0" distR="0" wp14:anchorId="7B7F8E95" wp14:editId="485FE6D9">
              <wp:extent cx="8213550" cy="5084826"/>
              <wp:effectExtent l="0" t="0" r="0" b="190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 Model.jpg"/>
                      <pic:cNvPicPr/>
                    </pic:nvPicPr>
                    <pic:blipFill>
                      <a:blip r:embed="rId18">
                        <a:extLst>
                          <a:ext uri="{28A0092B-C50C-407E-A947-70E740481C1C}">
                            <a14:useLocalDpi xmlns:a14="http://schemas.microsoft.com/office/drawing/2010/main" val="0"/>
                          </a:ext>
                        </a:extLst>
                      </a:blip>
                      <a:stretch>
                        <a:fillRect/>
                      </a:stretch>
                    </pic:blipFill>
                    <pic:spPr>
                      <a:xfrm>
                        <a:off x="0" y="0"/>
                        <a:ext cx="8213550" cy="5084826"/>
                      </a:xfrm>
                      <a:prstGeom prst="rect">
                        <a:avLst/>
                      </a:prstGeom>
                    </pic:spPr>
                  </pic:pic>
                </a:graphicData>
              </a:graphic>
            </wp:inline>
          </w:drawing>
        </w:r>
      </w:del>
    </w:p>
    <w:p w14:paraId="1A1039A1" w14:textId="6F371A8A" w:rsidR="004E6E2A" w:rsidRPr="00FA7A76" w:rsidRDefault="004E6E2A" w:rsidP="004E6E2A">
      <w:pPr>
        <w:pStyle w:val="Caption"/>
        <w:jc w:val="center"/>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7</w:t>
      </w:r>
      <w:r>
        <w:fldChar w:fldCharType="end"/>
      </w:r>
      <w:del w:id="635" w:author="Eivind" w:date="2018-06-20T22:34:00Z">
        <w:r w:rsidDel="00246D85">
          <w:delText xml:space="preserve"> -</w:delText>
        </w:r>
      </w:del>
      <w:ins w:id="636" w:author="Eivind" w:date="2018-06-20T22:34:00Z">
        <w:r w:rsidR="00246D85">
          <w:t>.</w:t>
        </w:r>
      </w:ins>
      <w:r>
        <w:t xml:space="preserve"> Application schema for full interoperability catalogue</w:t>
      </w:r>
    </w:p>
    <w:p w14:paraId="3BFE1589" w14:textId="77777777" w:rsidR="004E6E2A" w:rsidRDefault="004E6E2A" w:rsidP="00996B38">
      <w:pPr>
        <w:sectPr w:rsidR="004E6E2A" w:rsidSect="004E6E2A">
          <w:pgSz w:w="15840" w:h="12240" w:orient="landscape"/>
          <w:pgMar w:top="1440" w:right="1440" w:bottom="1440" w:left="1440" w:header="708" w:footer="708" w:gutter="0"/>
          <w:cols w:space="708"/>
          <w:docGrid w:linePitch="360"/>
        </w:sectPr>
      </w:pPr>
    </w:p>
    <w:p w14:paraId="60486945" w14:textId="1B28D6CB" w:rsidR="006B114A" w:rsidRDefault="006B114A" w:rsidP="00996B38"/>
    <w:p w14:paraId="54FB7573" w14:textId="09AE303C" w:rsidR="006B114A" w:rsidRDefault="006B114A" w:rsidP="008F16B5">
      <w:pPr>
        <w:pStyle w:val="Heading3"/>
        <w:numPr>
          <w:ilvl w:val="2"/>
          <w:numId w:val="3"/>
        </w:numPr>
      </w:pPr>
      <w:r>
        <w:t>Interoperability levels</w:t>
      </w:r>
    </w:p>
    <w:p w14:paraId="4DD5A082" w14:textId="77777777" w:rsidR="006B114A" w:rsidRDefault="006B114A" w:rsidP="00996B38">
      <w:r>
        <w:t>As in the Basic Interoperability Catalogue, the interoperabilityLevel attribute in each S100_IC_PredefinedCombination element specifies the highest level of interoperability operations that are encoded in the element. S100_IC_PredefinedCombination elements are permitted to also include operations of a lower level of interoperability.</w:t>
      </w:r>
    </w:p>
    <w:p w14:paraId="177B6C01" w14:textId="383AB4F1" w:rsidR="006B114A" w:rsidRDefault="006B114A" w:rsidP="00FF7E50">
      <w:pPr>
        <w:pStyle w:val="Heading3"/>
        <w:numPr>
          <w:ilvl w:val="2"/>
          <w:numId w:val="3"/>
        </w:numPr>
      </w:pPr>
      <w:r>
        <w:t>Hybridization rules</w:t>
      </w:r>
    </w:p>
    <w:p w14:paraId="74EB0E7E" w14:textId="77777777" w:rsidR="006B114A" w:rsidRDefault="006B114A" w:rsidP="00996B38">
      <w:r>
        <w:t>Hybridization rules define how a set of feature instances is combined to create a hybrid feature type. In the simplest form of hybridization, the hybrid feature would bind all the attributes of the input types to a single output feature type. (This assumes that there are no collisions between the thematic attributes of the input types.) More complex hybridization rules can handle collisions, e.g. by defining a preference order for colliding attributes, including all the values if the input types bind the same enumerated attribute, or adding uncertainty metadata if numeric attribute values are different.</w:t>
      </w:r>
    </w:p>
    <w:p w14:paraId="7897F773" w14:textId="46858A90" w:rsidR="006B114A" w:rsidRDefault="006B114A" w:rsidP="00996B38">
      <w:r>
        <w:t xml:space="preserve">The hybridization rules require two feature instances as input and produce a single feature instance as </w:t>
      </w:r>
      <w:r w:rsidR="00D86387">
        <w:t>output.</w:t>
      </w:r>
      <w:r>
        <w:t xml:space="preserve"> The formal specification and rule language for hybridization will be described </w:t>
      </w:r>
      <w:del w:id="637" w:author="Eivind" w:date="2018-06-21T20:42:00Z">
        <w:r w:rsidDel="0087231E">
          <w:delText>later</w:delText>
        </w:r>
      </w:del>
      <w:ins w:id="638" w:author="Eivind" w:date="2018-06-21T20:43:00Z">
        <w:r w:rsidR="0087231E">
          <w:t>in a subsequent version of this specification</w:t>
        </w:r>
      </w:ins>
      <w:r>
        <w:t>.</w:t>
      </w:r>
    </w:p>
    <w:p w14:paraId="78FCE465" w14:textId="77777777" w:rsidR="006B114A" w:rsidRDefault="006B114A" w:rsidP="008F16B5">
      <w:pPr>
        <w:pStyle w:val="Heading4"/>
        <w:numPr>
          <w:ilvl w:val="3"/>
          <w:numId w:val="3"/>
        </w:numPr>
      </w:pPr>
      <w:r>
        <w:t>Simple hybridization rule</w:t>
      </w:r>
    </w:p>
    <w:p w14:paraId="18D2ED02" w14:textId="77777777" w:rsidR="006B114A" w:rsidRDefault="006B114A" w:rsidP="00996B38">
      <w:r>
        <w:t>Simple rules treat thematic attributes uniformly, for example by binding the attributes of both primary and secondary input instances to the output instance, or preferring the attribute bindings of the primary instance to those of the secondary instance in case of a difference in the values of common attributes. Location/extent spatial attributes of all input instances must be spatially equal and are passed through unchanged.</w:t>
      </w:r>
    </w:p>
    <w:p w14:paraId="6EDB1202" w14:textId="77777777" w:rsidR="006B114A" w:rsidRDefault="006B114A" w:rsidP="008F16B5">
      <w:pPr>
        <w:pStyle w:val="Heading4"/>
        <w:numPr>
          <w:ilvl w:val="3"/>
          <w:numId w:val="3"/>
        </w:numPr>
      </w:pPr>
      <w:r>
        <w:t>Thematic hybridization rule</w:t>
      </w:r>
    </w:p>
    <w:p w14:paraId="654EBDFA" w14:textId="77777777" w:rsidR="006B114A" w:rsidRDefault="006B114A" w:rsidP="00996B38">
      <w:r>
        <w:t>Thematic rules treat thematic attributes on an individual basis, for example, use specified attributes from the primary input instance and specified attributes from the secondary input instance. Combination operations on attribute values may be specified (e.g., OutputFeature.depthValue = maximum(ProductA.FeatureX.depthValue , ProductB.FeatureY.depthValue) Location/extent spatial attributes of all input instances must be spatially equal and are passed through unchanged.</w:t>
      </w:r>
    </w:p>
    <w:p w14:paraId="18DB055A" w14:textId="77777777" w:rsidR="006B114A" w:rsidRDefault="006B114A" w:rsidP="008F16B5">
      <w:pPr>
        <w:pStyle w:val="Heading4"/>
        <w:numPr>
          <w:ilvl w:val="3"/>
          <w:numId w:val="3"/>
        </w:numPr>
      </w:pPr>
      <w:r>
        <w:t>Complete hybridization rule</w:t>
      </w:r>
    </w:p>
    <w:p w14:paraId="256905E5" w14:textId="2BD50226" w:rsidR="006B114A" w:rsidRDefault="006B114A" w:rsidP="00996B38">
      <w:r>
        <w:t xml:space="preserve">Complete rules allow selection of input sets using complex spatial queries as well as spatial equality and selector expressions on attribute values. The output can combine thematic attributes in any of the ways allowed by thematic hybridization rules. In addition, it may generate complex spatial </w:t>
      </w:r>
      <w:ins w:id="639" w:author="Eivind" w:date="2018-06-21T20:46:00Z">
        <w:r w:rsidR="0087231E">
          <w:t xml:space="preserve">objects </w:t>
        </w:r>
      </w:ins>
      <w:r>
        <w:t xml:space="preserve">from the input spatial primitives by applying selected spatial operations to the input instances. The allowed spatial operations will be identified </w:t>
      </w:r>
      <w:ins w:id="640" w:author="Eivind" w:date="2018-06-21T20:47:00Z">
        <w:r w:rsidR="00C10C0F" w:rsidRPr="00C10C0F">
          <w:t>in a future edition of this specification</w:t>
        </w:r>
        <w:r w:rsidR="00C10C0F" w:rsidRPr="00C10C0F" w:rsidDel="00C10C0F">
          <w:t xml:space="preserve"> </w:t>
        </w:r>
      </w:ins>
      <w:del w:id="641" w:author="Eivind" w:date="2018-06-21T20:47:00Z">
        <w:r w:rsidDel="00C10C0F">
          <w:delText xml:space="preserve">later </w:delText>
        </w:r>
      </w:del>
      <w:r>
        <w:t xml:space="preserve">(tentatively, the spatial operations defined in S-58 6.0.0). </w:t>
      </w:r>
    </w:p>
    <w:p w14:paraId="4913DE82" w14:textId="062FC2A6" w:rsidR="006B114A" w:rsidRDefault="006B114A" w:rsidP="008F16B5">
      <w:pPr>
        <w:pStyle w:val="Heading3"/>
        <w:numPr>
          <w:ilvl w:val="2"/>
          <w:numId w:val="3"/>
        </w:numPr>
      </w:pPr>
      <w:r>
        <w:t>Hybrid feature and portrayal catalogues</w:t>
      </w:r>
    </w:p>
    <w:p w14:paraId="69DC3CD6" w14:textId="627175E5" w:rsidR="00750D65" w:rsidRDefault="006B114A" w:rsidP="00750D65">
      <w:pPr>
        <w:sectPr w:rsidR="00750D65">
          <w:pgSz w:w="12240" w:h="15840"/>
          <w:pgMar w:top="1440" w:right="1440" w:bottom="1440" w:left="1440" w:header="708" w:footer="708" w:gutter="0"/>
          <w:cols w:space="708"/>
          <w:docGrid w:linePitch="360"/>
        </w:sectPr>
      </w:pPr>
      <w:r>
        <w:t>Hybrid feature and portrayal catalogues are physically separate files from the main interoperability catalogue, but the main catalogue links to them by encoding the names of the hybrid catalogue files which are used by the feature creation rules defined in it. The hybrid feature and portrayal catalogues conform to the structures required by S-100 Parts 5 and 9 respectively.</w:t>
      </w:r>
    </w:p>
    <w:p w14:paraId="28D6B997" w14:textId="77777777" w:rsidR="004E6E2A" w:rsidRDefault="004E6E2A">
      <w:pPr>
        <w:pStyle w:val="Heading3"/>
        <w:numPr>
          <w:ilvl w:val="2"/>
          <w:numId w:val="3"/>
        </w:numPr>
        <w:pPrChange w:id="642" w:author="Eivind" w:date="2018-07-10T00:10:00Z">
          <w:pPr>
            <w:pStyle w:val="Heading3"/>
          </w:pPr>
        </w:pPrChange>
      </w:pPr>
      <w:r>
        <w:lastRenderedPageBreak/>
        <w:t>Progression of interoperability levels for advanced interoperability</w:t>
      </w:r>
    </w:p>
    <w:p w14:paraId="6F40EF11" w14:textId="3167BFFC" w:rsidR="004E6E2A" w:rsidRDefault="00777C4C" w:rsidP="004E6E2A">
      <w:pPr>
        <w:keepNext/>
      </w:pPr>
      <w:r>
        <w:t>Figure 4-8</w:t>
      </w:r>
      <w:r w:rsidR="004E6E2A">
        <w:t xml:space="preserve"> shows the additional components of the model used in Levels 3 and 4 compared to Levels 1 and 2. Level 3 adds elements related to thematic hybridization while Level 4 adds rules that can use spatial operations. As always, predefined combinations at any level can also use lower-level functionality</w:t>
      </w:r>
    </w:p>
    <w:p w14:paraId="40674110" w14:textId="65C26F9E" w:rsidR="00750D65" w:rsidRDefault="00750D65" w:rsidP="00750D65">
      <w:pPr>
        <w:keepNext/>
      </w:pPr>
      <w:r>
        <w:rPr>
          <w:noProof/>
          <w:lang w:val="fr-FR" w:eastAsia="fr-FR"/>
        </w:rPr>
        <w:drawing>
          <wp:inline distT="0" distB="0" distL="0" distR="0" wp14:anchorId="5A98B52A" wp14:editId="28C129C7">
            <wp:extent cx="8229600" cy="3670935"/>
            <wp:effectExtent l="0" t="0" r="0" b="571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Level 4 objects.png"/>
                    <pic:cNvPicPr/>
                  </pic:nvPicPr>
                  <pic:blipFill>
                    <a:blip r:embed="rId19">
                      <a:extLst>
                        <a:ext uri="{28A0092B-C50C-407E-A947-70E740481C1C}">
                          <a14:useLocalDpi xmlns:a14="http://schemas.microsoft.com/office/drawing/2010/main" val="0"/>
                        </a:ext>
                      </a:extLst>
                    </a:blip>
                    <a:stretch>
                      <a:fillRect/>
                    </a:stretch>
                  </pic:blipFill>
                  <pic:spPr>
                    <a:xfrm>
                      <a:off x="0" y="0"/>
                      <a:ext cx="8229600" cy="3670935"/>
                    </a:xfrm>
                    <a:prstGeom prst="rect">
                      <a:avLst/>
                    </a:prstGeom>
                  </pic:spPr>
                </pic:pic>
              </a:graphicData>
            </a:graphic>
          </wp:inline>
        </w:drawing>
      </w:r>
    </w:p>
    <w:p w14:paraId="4A8F0E1E" w14:textId="42A6DB4E" w:rsidR="00750D65" w:rsidRDefault="00750D65" w:rsidP="00750D65">
      <w:pPr>
        <w:pStyle w:val="Caption"/>
        <w:jc w:val="center"/>
      </w:pPr>
      <w:r>
        <w:t xml:space="preserve">Figure </w:t>
      </w:r>
      <w:r>
        <w:fldChar w:fldCharType="begin"/>
      </w:r>
      <w:r>
        <w:instrText xml:space="preserve"> STYLEREF 1 \s </w:instrText>
      </w:r>
      <w:r>
        <w:fldChar w:fldCharType="separate"/>
      </w:r>
      <w:r w:rsidR="00777C4C">
        <w:rPr>
          <w:noProof/>
        </w:rPr>
        <w:t>4</w:t>
      </w:r>
      <w:r>
        <w:fldChar w:fldCharType="end"/>
      </w:r>
      <w:r>
        <w:noBreakHyphen/>
      </w:r>
      <w:r>
        <w:fldChar w:fldCharType="begin"/>
      </w:r>
      <w:r>
        <w:instrText xml:space="preserve"> SEQ Figure \* ARABIC \s 1 </w:instrText>
      </w:r>
      <w:r>
        <w:fldChar w:fldCharType="separate"/>
      </w:r>
      <w:r w:rsidR="00777C4C">
        <w:rPr>
          <w:noProof/>
        </w:rPr>
        <w:t>8</w:t>
      </w:r>
      <w:r>
        <w:fldChar w:fldCharType="end"/>
      </w:r>
      <w:r>
        <w:t>. Progressive use of interoperability catalogue model from Level 1 to Level 4</w:t>
      </w:r>
    </w:p>
    <w:p w14:paraId="679BF7DD" w14:textId="77777777" w:rsidR="006B114A" w:rsidRDefault="006B114A">
      <w:pPr>
        <w:sectPr w:rsidR="006B114A" w:rsidSect="00750D65">
          <w:pgSz w:w="15840" w:h="12240" w:orient="landscape"/>
          <w:pgMar w:top="1440" w:right="1440" w:bottom="1440" w:left="1440" w:header="708" w:footer="708" w:gutter="0"/>
          <w:cols w:space="708"/>
          <w:docGrid w:linePitch="360"/>
        </w:sectPr>
      </w:pPr>
    </w:p>
    <w:p w14:paraId="4FD2CEC4" w14:textId="3A62D450" w:rsidR="006B114A" w:rsidRDefault="006B114A" w:rsidP="008F16B5">
      <w:pPr>
        <w:pStyle w:val="Heading2"/>
        <w:numPr>
          <w:ilvl w:val="1"/>
          <w:numId w:val="3"/>
        </w:numPr>
      </w:pPr>
      <w:bookmarkStart w:id="643" w:name="_Toc489033727"/>
      <w:bookmarkStart w:id="644" w:name="_Toc489135277"/>
      <w:bookmarkStart w:id="645" w:name="_Toc489033728"/>
      <w:bookmarkStart w:id="646" w:name="_Toc489135278"/>
      <w:bookmarkStart w:id="647" w:name="_Toc489033729"/>
      <w:bookmarkStart w:id="648" w:name="_Toc489135279"/>
      <w:bookmarkStart w:id="649" w:name="_Toc519804905"/>
      <w:bookmarkEnd w:id="643"/>
      <w:bookmarkEnd w:id="644"/>
      <w:bookmarkEnd w:id="645"/>
      <w:bookmarkEnd w:id="646"/>
      <w:bookmarkEnd w:id="647"/>
      <w:bookmarkEnd w:id="648"/>
      <w:r>
        <w:lastRenderedPageBreak/>
        <w:t xml:space="preserve">Additional documentation tables for </w:t>
      </w:r>
      <w:r w:rsidR="00750D65">
        <w:t>advanced interoperability</w:t>
      </w:r>
      <w:r>
        <w:t xml:space="preserve"> catalogues (informative)</w:t>
      </w:r>
      <w:bookmarkEnd w:id="649"/>
    </w:p>
    <w:p w14:paraId="655307D9" w14:textId="77777777" w:rsidR="006B114A" w:rsidRDefault="006B114A" w:rsidP="00996B38">
      <w:pPr>
        <w:rPr>
          <w:rFonts w:ascii="Arial Narrow" w:hAnsi="Arial Narrow"/>
          <w:lang w:val="en-US" w:eastAsia="en-GB"/>
        </w:rPr>
      </w:pPr>
      <w:r>
        <w:rPr>
          <w:lang w:val="en-US" w:eastAsia="en-GB"/>
        </w:rPr>
        <w:t>The following additions are made to the classes, attributes, and datatypes specified for the Basic Interoperability Catalogue.</w:t>
      </w:r>
    </w:p>
    <w:p w14:paraId="3D60F715" w14:textId="194D75B2"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ins w:id="650" w:author="Raphael Malyankar" w:date="2018-07-20T12:56:00Z">
        <w:r w:rsidR="00CF17A6">
          <w:rPr>
            <w:noProof/>
          </w:rPr>
          <w:t>16</w:t>
        </w:r>
      </w:ins>
      <w:ins w:id="651" w:author="Eivind" w:date="2018-07-10T00:11:00Z">
        <w:del w:id="652" w:author="Raphael Malyankar" w:date="2018-07-20T12:56:00Z">
          <w:r w:rsidR="005F5493" w:rsidDel="00CF17A6">
            <w:rPr>
              <w:noProof/>
            </w:rPr>
            <w:delText>16</w:delText>
          </w:r>
        </w:del>
      </w:ins>
      <w:del w:id="653" w:author="Raphael Malyankar" w:date="2018-07-20T12:56:00Z">
        <w:r w:rsidR="00A420D9" w:rsidDel="00CF17A6">
          <w:rPr>
            <w:noProof/>
          </w:rPr>
          <w:delText>14</w:delText>
        </w:r>
      </w:del>
      <w:r w:rsidR="005500B4">
        <w:fldChar w:fldCharType="end"/>
      </w:r>
      <w:r>
        <w:t>. S100_IC_CompleteRule</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28F555C1"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4BF3C602"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62000B59"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vAlign w:val="center"/>
            <w:hideMark/>
          </w:tcPr>
          <w:p w14:paraId="36C04041"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086DDF2C"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7A17617D"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5" w:type="dxa"/>
            <w:tcBorders>
              <w:top w:val="single" w:sz="4" w:space="0" w:color="000000"/>
              <w:left w:val="single" w:sz="4" w:space="0" w:color="000000"/>
              <w:bottom w:val="single" w:sz="4" w:space="0" w:color="000000"/>
              <w:right w:val="single" w:sz="4" w:space="0" w:color="000000"/>
            </w:tcBorders>
            <w:vAlign w:val="center"/>
            <w:hideMark/>
          </w:tcPr>
          <w:p w14:paraId="6E03F5B0"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2ED43513"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66E7877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0" w:type="dxa"/>
            <w:tcBorders>
              <w:top w:val="single" w:sz="4" w:space="0" w:color="000000"/>
              <w:left w:val="single" w:sz="4" w:space="0" w:color="000000"/>
              <w:bottom w:val="single" w:sz="4" w:space="0" w:color="000000"/>
              <w:right w:val="single" w:sz="4" w:space="0" w:color="000000"/>
            </w:tcBorders>
            <w:hideMark/>
          </w:tcPr>
          <w:p w14:paraId="5B4566A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S100_IC_CompleteRule</w:t>
            </w:r>
          </w:p>
        </w:tc>
        <w:tc>
          <w:tcPr>
            <w:tcW w:w="4133" w:type="dxa"/>
            <w:tcBorders>
              <w:top w:val="single" w:sz="4" w:space="0" w:color="000000"/>
              <w:left w:val="single" w:sz="4" w:space="0" w:color="000000"/>
              <w:bottom w:val="single" w:sz="4" w:space="0" w:color="000000"/>
              <w:right w:val="single" w:sz="4" w:space="0" w:color="000000"/>
            </w:tcBorders>
            <w:hideMark/>
          </w:tcPr>
          <w:p w14:paraId="107F0C60"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Rule describing how a set of feature instances is combined to create a hybrid feature type.Complete rules may operate on both thematic and spatial attributes.</w:t>
            </w:r>
          </w:p>
        </w:tc>
        <w:tc>
          <w:tcPr>
            <w:tcW w:w="807" w:type="dxa"/>
            <w:tcBorders>
              <w:top w:val="single" w:sz="4" w:space="0" w:color="000000"/>
              <w:left w:val="single" w:sz="4" w:space="0" w:color="000000"/>
              <w:bottom w:val="single" w:sz="4" w:space="0" w:color="000000"/>
              <w:right w:val="single" w:sz="4" w:space="0" w:color="000000"/>
            </w:tcBorders>
            <w:hideMark/>
          </w:tcPr>
          <w:p w14:paraId="750A8933" w14:textId="0084288B"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r w:rsidR="008216C3">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303E70ED" w14:textId="054FFBD1"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r w:rsidR="008216C3">
              <w:rPr>
                <w:rFonts w:cs="Arial"/>
                <w:sz w:val="16"/>
                <w:szCs w:val="16"/>
                <w:lang w:val="en-US" w:eastAsia="ar-SA"/>
              </w:rPr>
              <w:t>-</w:t>
            </w:r>
          </w:p>
        </w:tc>
        <w:tc>
          <w:tcPr>
            <w:tcW w:w="3215" w:type="dxa"/>
            <w:tcBorders>
              <w:top w:val="single" w:sz="4" w:space="0" w:color="000000"/>
              <w:left w:val="single" w:sz="4" w:space="0" w:color="000000"/>
              <w:bottom w:val="single" w:sz="4" w:space="0" w:color="000000"/>
              <w:right w:val="single" w:sz="4" w:space="0" w:color="000000"/>
            </w:tcBorders>
            <w:hideMark/>
          </w:tcPr>
          <w:p w14:paraId="667EF043"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Subclass of S100_IC_HybridFeatureCreationRule</w:t>
            </w:r>
          </w:p>
        </w:tc>
      </w:tr>
      <w:tr w:rsidR="006B114A" w14:paraId="1E04D77F"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1E04E19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3C4FF0F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ruleIdentifier</w:t>
            </w:r>
          </w:p>
        </w:tc>
        <w:tc>
          <w:tcPr>
            <w:tcW w:w="4133" w:type="dxa"/>
            <w:tcBorders>
              <w:top w:val="single" w:sz="4" w:space="0" w:color="000000"/>
              <w:left w:val="single" w:sz="4" w:space="0" w:color="000000"/>
              <w:bottom w:val="single" w:sz="4" w:space="0" w:color="000000"/>
              <w:right w:val="single" w:sz="4" w:space="0" w:color="000000"/>
            </w:tcBorders>
            <w:hideMark/>
          </w:tcPr>
          <w:p w14:paraId="61DD1983"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Rule identifier</w:t>
            </w:r>
          </w:p>
        </w:tc>
        <w:tc>
          <w:tcPr>
            <w:tcW w:w="807" w:type="dxa"/>
            <w:tcBorders>
              <w:top w:val="single" w:sz="4" w:space="0" w:color="000000"/>
              <w:left w:val="single" w:sz="4" w:space="0" w:color="000000"/>
              <w:bottom w:val="single" w:sz="4" w:space="0" w:color="000000"/>
              <w:right w:val="single" w:sz="4" w:space="0" w:color="000000"/>
            </w:tcBorders>
            <w:hideMark/>
          </w:tcPr>
          <w:p w14:paraId="7A289D3D"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0325278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hideMark/>
          </w:tcPr>
          <w:p w14:paraId="4369E49F"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Inherited from S100_IC_HybridFeatureCreationRule</w:t>
            </w:r>
          </w:p>
          <w:p w14:paraId="5074704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Mandatory unique ID used for references.</w:t>
            </w:r>
          </w:p>
        </w:tc>
      </w:tr>
    </w:tbl>
    <w:p w14:paraId="3ACBEC58" w14:textId="77777777" w:rsidR="006B114A" w:rsidRDefault="006B114A" w:rsidP="00996B38">
      <w:pPr>
        <w:rPr>
          <w:rFonts w:ascii="Arial Narrow" w:hAnsi="Arial Narrow"/>
          <w:sz w:val="22"/>
          <w:lang w:val="en-US" w:eastAsia="en-GB"/>
        </w:rPr>
      </w:pPr>
    </w:p>
    <w:p w14:paraId="3C36B134" w14:textId="5E42204C"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ins w:id="654" w:author="Raphael Malyankar" w:date="2018-07-20T12:56:00Z">
        <w:r w:rsidR="00CF17A6">
          <w:rPr>
            <w:noProof/>
          </w:rPr>
          <w:t>17</w:t>
        </w:r>
      </w:ins>
      <w:ins w:id="655" w:author="Eivind" w:date="2018-07-10T00:11:00Z">
        <w:del w:id="656" w:author="Raphael Malyankar" w:date="2018-07-20T12:56:00Z">
          <w:r w:rsidR="005F5493" w:rsidDel="00CF17A6">
            <w:rPr>
              <w:noProof/>
            </w:rPr>
            <w:delText>17</w:delText>
          </w:r>
        </w:del>
      </w:ins>
      <w:del w:id="657" w:author="Raphael Malyankar" w:date="2018-07-20T12:56:00Z">
        <w:r w:rsidR="00A420D9" w:rsidDel="00CF17A6">
          <w:rPr>
            <w:noProof/>
          </w:rPr>
          <w:delText>15</w:delText>
        </w:r>
      </w:del>
      <w:r w:rsidR="005500B4">
        <w:fldChar w:fldCharType="end"/>
      </w:r>
      <w:r>
        <w:t>. S100_IC_FeatureDerivation</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1FDA52C0"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1938EB70"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1" w:type="dxa"/>
            <w:tcBorders>
              <w:top w:val="single" w:sz="4" w:space="0" w:color="000000"/>
              <w:left w:val="single" w:sz="4" w:space="0" w:color="000000"/>
              <w:bottom w:val="single" w:sz="4" w:space="0" w:color="000000"/>
              <w:right w:val="single" w:sz="4" w:space="0" w:color="000000"/>
            </w:tcBorders>
            <w:vAlign w:val="center"/>
            <w:hideMark/>
          </w:tcPr>
          <w:p w14:paraId="37ACEF78"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4" w:type="dxa"/>
            <w:tcBorders>
              <w:top w:val="single" w:sz="4" w:space="0" w:color="000000"/>
              <w:left w:val="single" w:sz="4" w:space="0" w:color="000000"/>
              <w:bottom w:val="single" w:sz="4" w:space="0" w:color="000000"/>
              <w:right w:val="single" w:sz="4" w:space="0" w:color="000000"/>
            </w:tcBorders>
            <w:vAlign w:val="center"/>
            <w:hideMark/>
          </w:tcPr>
          <w:p w14:paraId="006BA8E3"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3D3ABB38"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112D3A60"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6" w:type="dxa"/>
            <w:tcBorders>
              <w:top w:val="single" w:sz="4" w:space="0" w:color="000000"/>
              <w:left w:val="single" w:sz="4" w:space="0" w:color="000000"/>
              <w:bottom w:val="single" w:sz="4" w:space="0" w:color="000000"/>
              <w:right w:val="single" w:sz="4" w:space="0" w:color="000000"/>
            </w:tcBorders>
            <w:vAlign w:val="center"/>
            <w:hideMark/>
          </w:tcPr>
          <w:p w14:paraId="0F252A74"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465AF5DB"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15A5427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1" w:type="dxa"/>
            <w:tcBorders>
              <w:top w:val="single" w:sz="4" w:space="0" w:color="000000"/>
              <w:left w:val="single" w:sz="4" w:space="0" w:color="000000"/>
              <w:bottom w:val="single" w:sz="4" w:space="0" w:color="000000"/>
              <w:right w:val="single" w:sz="4" w:space="0" w:color="000000"/>
            </w:tcBorders>
            <w:hideMark/>
          </w:tcPr>
          <w:p w14:paraId="7FF41B0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S100_IC_FeatureDerivation</w:t>
            </w:r>
          </w:p>
        </w:tc>
        <w:tc>
          <w:tcPr>
            <w:tcW w:w="4134" w:type="dxa"/>
            <w:tcBorders>
              <w:top w:val="single" w:sz="4" w:space="0" w:color="000000"/>
              <w:left w:val="single" w:sz="4" w:space="0" w:color="000000"/>
              <w:bottom w:val="single" w:sz="4" w:space="0" w:color="000000"/>
              <w:right w:val="single" w:sz="4" w:space="0" w:color="000000"/>
            </w:tcBorders>
          </w:tcPr>
          <w:p w14:paraId="52BE0481"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Derived features are created by consolidating features from 2 or more different products into one final view, so the changes can include geometry, attribution and/or portrayal (depending on the interoperability level).</w:t>
            </w:r>
          </w:p>
          <w:p w14:paraId="5EBFB9C7" w14:textId="77777777" w:rsidR="006B114A" w:rsidRDefault="006B114A">
            <w:pPr>
              <w:suppressAutoHyphens/>
              <w:snapToGrid w:val="0"/>
              <w:spacing w:before="60" w:after="60" w:line="240" w:lineRule="auto"/>
              <w:jc w:val="left"/>
              <w:rPr>
                <w:rFonts w:cs="Arial"/>
                <w:sz w:val="16"/>
                <w:szCs w:val="16"/>
                <w:lang w:val="en-US" w:eastAsia="ar-SA"/>
              </w:rPr>
            </w:pPr>
          </w:p>
        </w:tc>
        <w:tc>
          <w:tcPr>
            <w:tcW w:w="807" w:type="dxa"/>
            <w:tcBorders>
              <w:top w:val="single" w:sz="4" w:space="0" w:color="000000"/>
              <w:left w:val="single" w:sz="4" w:space="0" w:color="000000"/>
              <w:bottom w:val="single" w:sz="4" w:space="0" w:color="000000"/>
              <w:right w:val="single" w:sz="4" w:space="0" w:color="000000"/>
            </w:tcBorders>
            <w:hideMark/>
          </w:tcPr>
          <w:p w14:paraId="7C46FD3A"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tcPr>
          <w:p w14:paraId="4A6D9687" w14:textId="5144FD24" w:rsidR="006B114A" w:rsidRDefault="008216C3">
            <w:pPr>
              <w:suppressAutoHyphens/>
              <w:snapToGrid w:val="0"/>
              <w:spacing w:before="60" w:after="60" w:line="240" w:lineRule="auto"/>
              <w:jc w:val="left"/>
              <w:rPr>
                <w:rFonts w:cs="Arial"/>
                <w:sz w:val="16"/>
                <w:szCs w:val="16"/>
                <w:lang w:val="en-US" w:eastAsia="ar-SA"/>
              </w:rPr>
            </w:pPr>
            <w:r>
              <w:rPr>
                <w:rFonts w:cs="Arial"/>
                <w:sz w:val="16"/>
                <w:szCs w:val="16"/>
                <w:lang w:val="en-US" w:eastAsia="ar-SA"/>
              </w:rPr>
              <w:t>--</w:t>
            </w:r>
          </w:p>
        </w:tc>
        <w:tc>
          <w:tcPr>
            <w:tcW w:w="3216" w:type="dxa"/>
            <w:tcBorders>
              <w:top w:val="single" w:sz="4" w:space="0" w:color="000000"/>
              <w:left w:val="single" w:sz="4" w:space="0" w:color="000000"/>
              <w:bottom w:val="single" w:sz="4" w:space="0" w:color="000000"/>
              <w:right w:val="single" w:sz="4" w:space="0" w:color="000000"/>
            </w:tcBorders>
            <w:hideMark/>
          </w:tcPr>
          <w:p w14:paraId="693487A4"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Abstract class.</w:t>
            </w:r>
          </w:p>
          <w:p w14:paraId="1F448D2D"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Individual primary and secondary inputs are suppressed from being rendered and only the resulting derived feature is added to the data stack.</w:t>
            </w:r>
          </w:p>
          <w:p w14:paraId="23E8AEB9"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resulting derived feature does not need to have any hybrid characteristics i.e. one restricted area replaced with another restricted area will use regular PC/FC of the primary product. However if the result feature needs to be supported by any custom FC or PC elements they must be defined under hybrid FC and hybrid PC accordingly.</w:t>
            </w:r>
          </w:p>
          <w:p w14:paraId="3083AB9A"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A rule for creating the feature must be described in the rules section.</w:t>
            </w:r>
          </w:p>
        </w:tc>
      </w:tr>
      <w:tr w:rsidR="00472C4C" w14:paraId="7048E495"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tcPr>
          <w:p w14:paraId="1B497FE3" w14:textId="1513BFD8"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1" w:type="dxa"/>
            <w:tcBorders>
              <w:top w:val="single" w:sz="4" w:space="0" w:color="000000"/>
              <w:left w:val="single" w:sz="4" w:space="0" w:color="000000"/>
              <w:bottom w:val="single" w:sz="4" w:space="0" w:color="000000"/>
              <w:right w:val="single" w:sz="4" w:space="0" w:color="000000"/>
            </w:tcBorders>
          </w:tcPr>
          <w:p w14:paraId="6DBBF2EA" w14:textId="31B37BC4"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identifier</w:t>
            </w:r>
          </w:p>
        </w:tc>
        <w:tc>
          <w:tcPr>
            <w:tcW w:w="4134" w:type="dxa"/>
            <w:tcBorders>
              <w:top w:val="single" w:sz="4" w:space="0" w:color="000000"/>
              <w:left w:val="single" w:sz="4" w:space="0" w:color="000000"/>
              <w:bottom w:val="single" w:sz="4" w:space="0" w:color="000000"/>
              <w:right w:val="single" w:sz="4" w:space="0" w:color="000000"/>
            </w:tcBorders>
          </w:tcPr>
          <w:p w14:paraId="5E62F7D6" w14:textId="4D9FCDD1"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Internal identifier of the catalogue element. </w:t>
            </w:r>
          </w:p>
        </w:tc>
        <w:tc>
          <w:tcPr>
            <w:tcW w:w="807" w:type="dxa"/>
            <w:tcBorders>
              <w:top w:val="single" w:sz="4" w:space="0" w:color="000000"/>
              <w:left w:val="single" w:sz="4" w:space="0" w:color="000000"/>
              <w:bottom w:val="single" w:sz="4" w:space="0" w:color="000000"/>
              <w:right w:val="single" w:sz="4" w:space="0" w:color="000000"/>
            </w:tcBorders>
          </w:tcPr>
          <w:p w14:paraId="15CABE43" w14:textId="06A7ACF0"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tcPr>
          <w:p w14:paraId="1DF1CAF0" w14:textId="69A216C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tcPr>
          <w:p w14:paraId="60030E4F"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1BB62ED5"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A96B444"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1" w:type="dxa"/>
            <w:tcBorders>
              <w:top w:val="single" w:sz="4" w:space="0" w:color="000000"/>
              <w:left w:val="single" w:sz="4" w:space="0" w:color="000000"/>
              <w:bottom w:val="single" w:sz="4" w:space="0" w:color="000000"/>
              <w:right w:val="single" w:sz="4" w:space="0" w:color="000000"/>
            </w:tcBorders>
            <w:hideMark/>
          </w:tcPr>
          <w:p w14:paraId="728E6925"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primaryProduct</w:t>
            </w:r>
          </w:p>
        </w:tc>
        <w:tc>
          <w:tcPr>
            <w:tcW w:w="4134" w:type="dxa"/>
            <w:tcBorders>
              <w:top w:val="single" w:sz="4" w:space="0" w:color="000000"/>
              <w:left w:val="single" w:sz="4" w:space="0" w:color="000000"/>
              <w:bottom w:val="single" w:sz="4" w:space="0" w:color="000000"/>
              <w:right w:val="single" w:sz="4" w:space="0" w:color="000000"/>
            </w:tcBorders>
            <w:hideMark/>
          </w:tcPr>
          <w:p w14:paraId="5C64A57A"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one of the two interoperating data products </w:t>
            </w:r>
          </w:p>
        </w:tc>
        <w:tc>
          <w:tcPr>
            <w:tcW w:w="807" w:type="dxa"/>
            <w:tcBorders>
              <w:top w:val="single" w:sz="4" w:space="0" w:color="000000"/>
              <w:left w:val="single" w:sz="4" w:space="0" w:color="000000"/>
              <w:bottom w:val="single" w:sz="4" w:space="0" w:color="000000"/>
              <w:right w:val="single" w:sz="4" w:space="0" w:color="000000"/>
            </w:tcBorders>
            <w:hideMark/>
          </w:tcPr>
          <w:p w14:paraId="1C2D2F09"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0C722D76"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Enumeration dataProduct</w:t>
            </w:r>
          </w:p>
        </w:tc>
        <w:tc>
          <w:tcPr>
            <w:tcW w:w="3216" w:type="dxa"/>
            <w:tcBorders>
              <w:top w:val="single" w:sz="4" w:space="0" w:color="000000"/>
              <w:left w:val="single" w:sz="4" w:space="0" w:color="000000"/>
              <w:bottom w:val="single" w:sz="4" w:space="0" w:color="000000"/>
              <w:right w:val="single" w:sz="4" w:space="0" w:color="000000"/>
            </w:tcBorders>
          </w:tcPr>
          <w:p w14:paraId="1346BC65"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5A4567F0"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72F6770"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1" w:type="dxa"/>
            <w:tcBorders>
              <w:top w:val="single" w:sz="4" w:space="0" w:color="000000"/>
              <w:left w:val="single" w:sz="4" w:space="0" w:color="000000"/>
              <w:bottom w:val="single" w:sz="4" w:space="0" w:color="000000"/>
              <w:right w:val="single" w:sz="4" w:space="0" w:color="000000"/>
            </w:tcBorders>
            <w:hideMark/>
          </w:tcPr>
          <w:p w14:paraId="30A00729"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primaryFeatureCode</w:t>
            </w:r>
          </w:p>
        </w:tc>
        <w:tc>
          <w:tcPr>
            <w:tcW w:w="4134" w:type="dxa"/>
            <w:tcBorders>
              <w:top w:val="single" w:sz="4" w:space="0" w:color="000000"/>
              <w:left w:val="single" w:sz="4" w:space="0" w:color="000000"/>
              <w:bottom w:val="single" w:sz="4" w:space="0" w:color="000000"/>
              <w:right w:val="single" w:sz="4" w:space="0" w:color="000000"/>
            </w:tcBorders>
            <w:hideMark/>
          </w:tcPr>
          <w:p w14:paraId="063F70B6"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feature type code in the FC for the product mentioned in primaryProduct</w:t>
            </w:r>
          </w:p>
        </w:tc>
        <w:tc>
          <w:tcPr>
            <w:tcW w:w="807" w:type="dxa"/>
            <w:tcBorders>
              <w:top w:val="single" w:sz="4" w:space="0" w:color="000000"/>
              <w:left w:val="single" w:sz="4" w:space="0" w:color="000000"/>
              <w:bottom w:val="single" w:sz="4" w:space="0" w:color="000000"/>
              <w:right w:val="single" w:sz="4" w:space="0" w:color="000000"/>
            </w:tcBorders>
            <w:hideMark/>
          </w:tcPr>
          <w:p w14:paraId="4AD3AE2A"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35CD5601"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tcPr>
          <w:p w14:paraId="2169288D"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0BE077D1"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3B13D4D"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lastRenderedPageBreak/>
              <w:t>Attribute</w:t>
            </w:r>
          </w:p>
        </w:tc>
        <w:tc>
          <w:tcPr>
            <w:tcW w:w="2791" w:type="dxa"/>
            <w:tcBorders>
              <w:top w:val="single" w:sz="4" w:space="0" w:color="000000"/>
              <w:left w:val="single" w:sz="4" w:space="0" w:color="000000"/>
              <w:bottom w:val="single" w:sz="4" w:space="0" w:color="000000"/>
              <w:right w:val="single" w:sz="4" w:space="0" w:color="000000"/>
            </w:tcBorders>
            <w:hideMark/>
          </w:tcPr>
          <w:p w14:paraId="31898804"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primarySelector</w:t>
            </w:r>
          </w:p>
        </w:tc>
        <w:tc>
          <w:tcPr>
            <w:tcW w:w="4134" w:type="dxa"/>
            <w:tcBorders>
              <w:top w:val="single" w:sz="4" w:space="0" w:color="000000"/>
              <w:left w:val="single" w:sz="4" w:space="0" w:color="000000"/>
              <w:bottom w:val="single" w:sz="4" w:space="0" w:color="000000"/>
              <w:right w:val="single" w:sz="4" w:space="0" w:color="000000"/>
            </w:tcBorders>
            <w:hideMark/>
          </w:tcPr>
          <w:p w14:paraId="0433E184"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Selection expression for instances of the first feature type.</w:t>
            </w:r>
          </w:p>
        </w:tc>
        <w:tc>
          <w:tcPr>
            <w:tcW w:w="807" w:type="dxa"/>
            <w:tcBorders>
              <w:top w:val="single" w:sz="4" w:space="0" w:color="000000"/>
              <w:left w:val="single" w:sz="4" w:space="0" w:color="000000"/>
              <w:bottom w:val="single" w:sz="4" w:space="0" w:color="000000"/>
              <w:right w:val="single" w:sz="4" w:space="0" w:color="000000"/>
            </w:tcBorders>
            <w:hideMark/>
          </w:tcPr>
          <w:p w14:paraId="555F332F"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0..1</w:t>
            </w:r>
          </w:p>
        </w:tc>
        <w:tc>
          <w:tcPr>
            <w:tcW w:w="1900" w:type="dxa"/>
            <w:tcBorders>
              <w:top w:val="single" w:sz="4" w:space="0" w:color="000000"/>
              <w:left w:val="single" w:sz="4" w:space="0" w:color="000000"/>
              <w:bottom w:val="single" w:sz="4" w:space="0" w:color="000000"/>
              <w:right w:val="single" w:sz="4" w:space="0" w:color="000000"/>
            </w:tcBorders>
            <w:hideMark/>
          </w:tcPr>
          <w:p w14:paraId="403B6EB0"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FeatureSelector</w:t>
            </w:r>
          </w:p>
        </w:tc>
        <w:tc>
          <w:tcPr>
            <w:tcW w:w="3216" w:type="dxa"/>
            <w:tcBorders>
              <w:top w:val="single" w:sz="4" w:space="0" w:color="000000"/>
              <w:left w:val="single" w:sz="4" w:space="0" w:color="000000"/>
              <w:bottom w:val="single" w:sz="4" w:space="0" w:color="000000"/>
              <w:right w:val="single" w:sz="4" w:space="0" w:color="000000"/>
            </w:tcBorders>
            <w:hideMark/>
          </w:tcPr>
          <w:p w14:paraId="43121CE5"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If omitted, all instances of the type are included.</w:t>
            </w:r>
          </w:p>
          <w:p w14:paraId="28EB578F"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 L3 processing, may contain only thematic attributes and the primary and secondary instance geometries must be spatially equal.</w:t>
            </w:r>
          </w:p>
          <w:p w14:paraId="678ABEAC"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L3 Example: CATICE=5</w:t>
            </w:r>
          </w:p>
          <w:p w14:paraId="50C1AF64"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 L4 processing, expressions may also contain spatial attributes.</w:t>
            </w:r>
          </w:p>
          <w:p w14:paraId="3172602D"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L4 Example: CATICE=5 AND WITHIN(&lt;primary&gt;, &lt;secondary&gt;)</w:t>
            </w:r>
          </w:p>
        </w:tc>
      </w:tr>
      <w:tr w:rsidR="00472C4C" w14:paraId="692278BA"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D613BC2"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1" w:type="dxa"/>
            <w:tcBorders>
              <w:top w:val="single" w:sz="4" w:space="0" w:color="000000"/>
              <w:left w:val="single" w:sz="4" w:space="0" w:color="000000"/>
              <w:bottom w:val="single" w:sz="4" w:space="0" w:color="000000"/>
              <w:right w:val="single" w:sz="4" w:space="0" w:color="000000"/>
            </w:tcBorders>
            <w:hideMark/>
          </w:tcPr>
          <w:p w14:paraId="563E491B"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secondaryProduct</w:t>
            </w:r>
          </w:p>
        </w:tc>
        <w:tc>
          <w:tcPr>
            <w:tcW w:w="4134" w:type="dxa"/>
            <w:tcBorders>
              <w:top w:val="single" w:sz="4" w:space="0" w:color="000000"/>
              <w:left w:val="single" w:sz="4" w:space="0" w:color="000000"/>
              <w:bottom w:val="single" w:sz="4" w:space="0" w:color="000000"/>
              <w:right w:val="single" w:sz="4" w:space="0" w:color="000000"/>
            </w:tcBorders>
            <w:hideMark/>
          </w:tcPr>
          <w:p w14:paraId="2E878386"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other interoperating data product</w:t>
            </w:r>
          </w:p>
        </w:tc>
        <w:tc>
          <w:tcPr>
            <w:tcW w:w="807" w:type="dxa"/>
            <w:tcBorders>
              <w:top w:val="single" w:sz="4" w:space="0" w:color="000000"/>
              <w:left w:val="single" w:sz="4" w:space="0" w:color="000000"/>
              <w:bottom w:val="single" w:sz="4" w:space="0" w:color="000000"/>
              <w:right w:val="single" w:sz="4" w:space="0" w:color="000000"/>
            </w:tcBorders>
            <w:hideMark/>
          </w:tcPr>
          <w:p w14:paraId="1FCD890B"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2B0F2AE9"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Enumeration dataProduct</w:t>
            </w:r>
          </w:p>
        </w:tc>
        <w:tc>
          <w:tcPr>
            <w:tcW w:w="3216" w:type="dxa"/>
            <w:tcBorders>
              <w:top w:val="single" w:sz="4" w:space="0" w:color="000000"/>
              <w:left w:val="single" w:sz="4" w:space="0" w:color="000000"/>
              <w:bottom w:val="single" w:sz="4" w:space="0" w:color="000000"/>
              <w:right w:val="single" w:sz="4" w:space="0" w:color="000000"/>
            </w:tcBorders>
          </w:tcPr>
          <w:p w14:paraId="7FEE0428"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052664D6"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6A7E5DB2"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1" w:type="dxa"/>
            <w:tcBorders>
              <w:top w:val="single" w:sz="4" w:space="0" w:color="000000"/>
              <w:left w:val="single" w:sz="4" w:space="0" w:color="000000"/>
              <w:bottom w:val="single" w:sz="4" w:space="0" w:color="000000"/>
              <w:right w:val="single" w:sz="4" w:space="0" w:color="000000"/>
            </w:tcBorders>
            <w:hideMark/>
          </w:tcPr>
          <w:p w14:paraId="0CDD659C"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secondaryFeatureCode</w:t>
            </w:r>
          </w:p>
        </w:tc>
        <w:tc>
          <w:tcPr>
            <w:tcW w:w="4134" w:type="dxa"/>
            <w:tcBorders>
              <w:top w:val="single" w:sz="4" w:space="0" w:color="000000"/>
              <w:left w:val="single" w:sz="4" w:space="0" w:color="000000"/>
              <w:bottom w:val="single" w:sz="4" w:space="0" w:color="000000"/>
              <w:right w:val="single" w:sz="4" w:space="0" w:color="000000"/>
            </w:tcBorders>
            <w:hideMark/>
          </w:tcPr>
          <w:p w14:paraId="248FD363"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feature type code in the FC for the product mentioned in secondaryProduct</w:t>
            </w:r>
          </w:p>
        </w:tc>
        <w:tc>
          <w:tcPr>
            <w:tcW w:w="807" w:type="dxa"/>
            <w:tcBorders>
              <w:top w:val="single" w:sz="4" w:space="0" w:color="000000"/>
              <w:left w:val="single" w:sz="4" w:space="0" w:color="000000"/>
              <w:bottom w:val="single" w:sz="4" w:space="0" w:color="000000"/>
              <w:right w:val="single" w:sz="4" w:space="0" w:color="000000"/>
            </w:tcBorders>
            <w:hideMark/>
          </w:tcPr>
          <w:p w14:paraId="3CAD3BE8"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5CDFFCEF"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tcPr>
          <w:p w14:paraId="17F74BDF"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0CDA7A04"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CF70969"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1" w:type="dxa"/>
            <w:tcBorders>
              <w:top w:val="single" w:sz="4" w:space="0" w:color="000000"/>
              <w:left w:val="single" w:sz="4" w:space="0" w:color="000000"/>
              <w:bottom w:val="single" w:sz="4" w:space="0" w:color="000000"/>
              <w:right w:val="single" w:sz="4" w:space="0" w:color="000000"/>
            </w:tcBorders>
            <w:hideMark/>
          </w:tcPr>
          <w:p w14:paraId="1C30C64E"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secondarySelector</w:t>
            </w:r>
          </w:p>
        </w:tc>
        <w:tc>
          <w:tcPr>
            <w:tcW w:w="4134" w:type="dxa"/>
            <w:tcBorders>
              <w:top w:val="single" w:sz="4" w:space="0" w:color="000000"/>
              <w:left w:val="single" w:sz="4" w:space="0" w:color="000000"/>
              <w:bottom w:val="single" w:sz="4" w:space="0" w:color="000000"/>
              <w:right w:val="single" w:sz="4" w:space="0" w:color="000000"/>
            </w:tcBorders>
            <w:hideMark/>
          </w:tcPr>
          <w:p w14:paraId="16346AEA"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Selection expression for instances of the second feature type.</w:t>
            </w:r>
          </w:p>
        </w:tc>
        <w:tc>
          <w:tcPr>
            <w:tcW w:w="807" w:type="dxa"/>
            <w:tcBorders>
              <w:top w:val="single" w:sz="4" w:space="0" w:color="000000"/>
              <w:left w:val="single" w:sz="4" w:space="0" w:color="000000"/>
              <w:bottom w:val="single" w:sz="4" w:space="0" w:color="000000"/>
              <w:right w:val="single" w:sz="4" w:space="0" w:color="000000"/>
            </w:tcBorders>
            <w:hideMark/>
          </w:tcPr>
          <w:p w14:paraId="73F65EE8"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0..1</w:t>
            </w:r>
          </w:p>
        </w:tc>
        <w:tc>
          <w:tcPr>
            <w:tcW w:w="1900" w:type="dxa"/>
            <w:tcBorders>
              <w:top w:val="single" w:sz="4" w:space="0" w:color="000000"/>
              <w:left w:val="single" w:sz="4" w:space="0" w:color="000000"/>
              <w:bottom w:val="single" w:sz="4" w:space="0" w:color="000000"/>
              <w:right w:val="single" w:sz="4" w:space="0" w:color="000000"/>
            </w:tcBorders>
            <w:hideMark/>
          </w:tcPr>
          <w:p w14:paraId="4DA3EA8F"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FeatureSelector</w:t>
            </w:r>
          </w:p>
        </w:tc>
        <w:tc>
          <w:tcPr>
            <w:tcW w:w="3216" w:type="dxa"/>
            <w:tcBorders>
              <w:top w:val="single" w:sz="4" w:space="0" w:color="000000"/>
              <w:left w:val="single" w:sz="4" w:space="0" w:color="000000"/>
              <w:bottom w:val="single" w:sz="4" w:space="0" w:color="000000"/>
              <w:right w:val="single" w:sz="4" w:space="0" w:color="000000"/>
            </w:tcBorders>
            <w:hideMark/>
          </w:tcPr>
          <w:p w14:paraId="246A4897"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If omitted, all instances of the type are included.</w:t>
            </w:r>
          </w:p>
          <w:p w14:paraId="1C6F9E20"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 L3 processing, may contain only thematic attributes and the primary and secondary instance geometries must be spatially equal.</w:t>
            </w:r>
          </w:p>
          <w:p w14:paraId="0112003B"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L3 Example: CATICE=5</w:t>
            </w:r>
          </w:p>
          <w:p w14:paraId="2A9F794E"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 L4 processing, expressions may also contain spatial attributes.</w:t>
            </w:r>
          </w:p>
          <w:p w14:paraId="42FD5CB6"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L4 Example: CATICE=5 AND WITHIN(&lt;secondary&gt;, &lt;primary&gt;)</w:t>
            </w:r>
          </w:p>
        </w:tc>
      </w:tr>
      <w:tr w:rsidR="00472C4C" w14:paraId="59D99C57"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487969D"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1" w:type="dxa"/>
            <w:tcBorders>
              <w:top w:val="single" w:sz="4" w:space="0" w:color="000000"/>
              <w:left w:val="single" w:sz="4" w:space="0" w:color="000000"/>
              <w:bottom w:val="single" w:sz="4" w:space="0" w:color="000000"/>
              <w:right w:val="single" w:sz="4" w:space="0" w:color="000000"/>
            </w:tcBorders>
            <w:hideMark/>
          </w:tcPr>
          <w:p w14:paraId="50A9D07D"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outputProduct</w:t>
            </w:r>
          </w:p>
        </w:tc>
        <w:tc>
          <w:tcPr>
            <w:tcW w:w="4134" w:type="dxa"/>
            <w:tcBorders>
              <w:top w:val="single" w:sz="4" w:space="0" w:color="000000"/>
              <w:left w:val="single" w:sz="4" w:space="0" w:color="000000"/>
              <w:bottom w:val="single" w:sz="4" w:space="0" w:color="000000"/>
              <w:right w:val="single" w:sz="4" w:space="0" w:color="000000"/>
            </w:tcBorders>
            <w:hideMark/>
          </w:tcPr>
          <w:p w14:paraId="1DB021E1"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data product of the resulting hybrid feature</w:t>
            </w:r>
          </w:p>
        </w:tc>
        <w:tc>
          <w:tcPr>
            <w:tcW w:w="807" w:type="dxa"/>
            <w:tcBorders>
              <w:top w:val="single" w:sz="4" w:space="0" w:color="000000"/>
              <w:left w:val="single" w:sz="4" w:space="0" w:color="000000"/>
              <w:bottom w:val="single" w:sz="4" w:space="0" w:color="000000"/>
              <w:right w:val="single" w:sz="4" w:space="0" w:color="000000"/>
            </w:tcBorders>
            <w:hideMark/>
          </w:tcPr>
          <w:p w14:paraId="09107FBF"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59016F0B"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Enumeration dataProduct</w:t>
            </w:r>
          </w:p>
        </w:tc>
        <w:tc>
          <w:tcPr>
            <w:tcW w:w="3216" w:type="dxa"/>
            <w:tcBorders>
              <w:top w:val="single" w:sz="4" w:space="0" w:color="000000"/>
              <w:left w:val="single" w:sz="4" w:space="0" w:color="000000"/>
              <w:bottom w:val="single" w:sz="4" w:space="0" w:color="000000"/>
              <w:right w:val="single" w:sz="4" w:space="0" w:color="000000"/>
            </w:tcBorders>
            <w:hideMark/>
          </w:tcPr>
          <w:p w14:paraId="270DDCBA"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default value = HYBRID, to indicate the result is a hybrid feature.</w:t>
            </w:r>
          </w:p>
        </w:tc>
      </w:tr>
      <w:tr w:rsidR="00472C4C" w14:paraId="6DED6A52"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0C4FAE78"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1" w:type="dxa"/>
            <w:tcBorders>
              <w:top w:val="single" w:sz="4" w:space="0" w:color="000000"/>
              <w:left w:val="single" w:sz="4" w:space="0" w:color="000000"/>
              <w:bottom w:val="single" w:sz="4" w:space="0" w:color="000000"/>
              <w:right w:val="single" w:sz="4" w:space="0" w:color="000000"/>
            </w:tcBorders>
            <w:hideMark/>
          </w:tcPr>
          <w:p w14:paraId="67E4E48B"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outputFeatureCode</w:t>
            </w:r>
          </w:p>
        </w:tc>
        <w:tc>
          <w:tcPr>
            <w:tcW w:w="4134" w:type="dxa"/>
            <w:tcBorders>
              <w:top w:val="single" w:sz="4" w:space="0" w:color="000000"/>
              <w:left w:val="single" w:sz="4" w:space="0" w:color="000000"/>
              <w:bottom w:val="single" w:sz="4" w:space="0" w:color="000000"/>
              <w:right w:val="single" w:sz="4" w:space="0" w:color="000000"/>
            </w:tcBorders>
            <w:hideMark/>
          </w:tcPr>
          <w:p w14:paraId="5320961E"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feature type code in the hybrid FC</w:t>
            </w:r>
          </w:p>
        </w:tc>
        <w:tc>
          <w:tcPr>
            <w:tcW w:w="807" w:type="dxa"/>
            <w:tcBorders>
              <w:top w:val="single" w:sz="4" w:space="0" w:color="000000"/>
              <w:left w:val="single" w:sz="4" w:space="0" w:color="000000"/>
              <w:bottom w:val="single" w:sz="4" w:space="0" w:color="000000"/>
              <w:right w:val="single" w:sz="4" w:space="0" w:color="000000"/>
            </w:tcBorders>
            <w:hideMark/>
          </w:tcPr>
          <w:p w14:paraId="242BCCC6"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3F5B9388"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tcPr>
          <w:p w14:paraId="3737ACD0"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1DCB0D5B"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4814C5EC"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Role</w:t>
            </w:r>
          </w:p>
        </w:tc>
        <w:tc>
          <w:tcPr>
            <w:tcW w:w="2791" w:type="dxa"/>
            <w:tcBorders>
              <w:top w:val="single" w:sz="4" w:space="0" w:color="000000"/>
              <w:left w:val="single" w:sz="4" w:space="0" w:color="000000"/>
              <w:bottom w:val="single" w:sz="4" w:space="0" w:color="000000"/>
              <w:right w:val="single" w:sz="4" w:space="0" w:color="000000"/>
            </w:tcBorders>
            <w:hideMark/>
          </w:tcPr>
          <w:p w14:paraId="5FF9CB92"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featureRef</w:t>
            </w:r>
          </w:p>
        </w:tc>
        <w:tc>
          <w:tcPr>
            <w:tcW w:w="4134" w:type="dxa"/>
            <w:tcBorders>
              <w:top w:val="single" w:sz="4" w:space="0" w:color="000000"/>
              <w:left w:val="single" w:sz="4" w:space="0" w:color="000000"/>
              <w:bottom w:val="single" w:sz="4" w:space="0" w:color="000000"/>
              <w:right w:val="single" w:sz="4" w:space="0" w:color="000000"/>
            </w:tcBorders>
            <w:hideMark/>
          </w:tcPr>
          <w:p w14:paraId="0D037BE8"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reference to the output feature’s display specification in the display planes section of the interoperability catalogue</w:t>
            </w:r>
          </w:p>
        </w:tc>
        <w:tc>
          <w:tcPr>
            <w:tcW w:w="807" w:type="dxa"/>
            <w:tcBorders>
              <w:top w:val="single" w:sz="4" w:space="0" w:color="000000"/>
              <w:left w:val="single" w:sz="4" w:space="0" w:color="000000"/>
              <w:bottom w:val="single" w:sz="4" w:space="0" w:color="000000"/>
              <w:right w:val="single" w:sz="4" w:space="0" w:color="000000"/>
            </w:tcBorders>
            <w:hideMark/>
          </w:tcPr>
          <w:p w14:paraId="59B51AEB"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13D68696"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&lt;reference&gt;S100_IC_Feature</w:t>
            </w:r>
          </w:p>
        </w:tc>
        <w:tc>
          <w:tcPr>
            <w:tcW w:w="3216" w:type="dxa"/>
            <w:tcBorders>
              <w:top w:val="single" w:sz="4" w:space="0" w:color="000000"/>
              <w:left w:val="single" w:sz="4" w:space="0" w:color="000000"/>
              <w:bottom w:val="single" w:sz="4" w:space="0" w:color="000000"/>
              <w:right w:val="single" w:sz="4" w:space="0" w:color="000000"/>
            </w:tcBorders>
          </w:tcPr>
          <w:p w14:paraId="27F5DA79" w14:textId="77777777" w:rsidR="00472C4C" w:rsidRDefault="00472C4C" w:rsidP="00472C4C">
            <w:pPr>
              <w:suppressAutoHyphens/>
              <w:snapToGrid w:val="0"/>
              <w:spacing w:before="60" w:after="60" w:line="240" w:lineRule="auto"/>
              <w:jc w:val="left"/>
              <w:rPr>
                <w:rFonts w:cs="Arial"/>
                <w:sz w:val="16"/>
                <w:szCs w:val="16"/>
                <w:lang w:val="en-US" w:eastAsia="ar-SA"/>
              </w:rPr>
            </w:pPr>
          </w:p>
        </w:tc>
      </w:tr>
    </w:tbl>
    <w:p w14:paraId="11CC14C8" w14:textId="77777777" w:rsidR="006B114A" w:rsidRDefault="006B114A" w:rsidP="00996B38">
      <w:pPr>
        <w:rPr>
          <w:rFonts w:ascii="Arial Narrow" w:hAnsi="Arial Narrow"/>
          <w:sz w:val="22"/>
          <w:lang w:val="en-US" w:eastAsia="en-GB"/>
        </w:rPr>
      </w:pPr>
    </w:p>
    <w:p w14:paraId="5D460363" w14:textId="77777777" w:rsidR="006B114A" w:rsidRDefault="006B114A" w:rsidP="00996B38">
      <w:pPr>
        <w:rPr>
          <w:lang w:val="en-US" w:eastAsia="en-GB"/>
        </w:rPr>
      </w:pPr>
      <w:r>
        <w:rPr>
          <w:lang w:val="en-US" w:eastAsia="en-GB"/>
        </w:rPr>
        <w:t>Notes: S100_IC_FeatureDerivation is an abstract super-class for different types of feature hybridization operations.</w:t>
      </w:r>
    </w:p>
    <w:p w14:paraId="61FCD8C9" w14:textId="0C7658EA" w:rsidR="006B114A" w:rsidRDefault="006B114A" w:rsidP="00996B38">
      <w:pPr>
        <w:pStyle w:val="Caption"/>
        <w:keepNext/>
      </w:pPr>
      <w:r>
        <w:lastRenderedPageBreak/>
        <w:t xml:space="preserve">Table </w:t>
      </w:r>
      <w:r w:rsidR="005500B4">
        <w:fldChar w:fldCharType="begin"/>
      </w:r>
      <w:r w:rsidR="005500B4">
        <w:instrText xml:space="preserve"> SEQ Table \* ARABIC </w:instrText>
      </w:r>
      <w:r w:rsidR="005500B4">
        <w:fldChar w:fldCharType="separate"/>
      </w:r>
      <w:ins w:id="658" w:author="Raphael Malyankar" w:date="2018-07-20T12:56:00Z">
        <w:r w:rsidR="00CF17A6">
          <w:rPr>
            <w:noProof/>
          </w:rPr>
          <w:t>18</w:t>
        </w:r>
      </w:ins>
      <w:ins w:id="659" w:author="Eivind" w:date="2018-07-10T00:11:00Z">
        <w:del w:id="660" w:author="Raphael Malyankar" w:date="2018-07-20T12:56:00Z">
          <w:r w:rsidR="005F5493" w:rsidDel="00CF17A6">
            <w:rPr>
              <w:noProof/>
            </w:rPr>
            <w:delText>18</w:delText>
          </w:r>
        </w:del>
      </w:ins>
      <w:del w:id="661" w:author="Raphael Malyankar" w:date="2018-07-20T12:56:00Z">
        <w:r w:rsidR="00A420D9" w:rsidDel="00CF17A6">
          <w:rPr>
            <w:noProof/>
          </w:rPr>
          <w:delText>16</w:delText>
        </w:r>
      </w:del>
      <w:r w:rsidR="005500B4">
        <w:fldChar w:fldCharType="end"/>
      </w:r>
      <w:r>
        <w:t>. S100_IC_HybridFC</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28B82BDA"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3C157F78"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1FC80061"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vAlign w:val="center"/>
            <w:hideMark/>
          </w:tcPr>
          <w:p w14:paraId="56C33E49"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1B396770"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04420344"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5" w:type="dxa"/>
            <w:tcBorders>
              <w:top w:val="single" w:sz="4" w:space="0" w:color="000000"/>
              <w:left w:val="single" w:sz="4" w:space="0" w:color="000000"/>
              <w:bottom w:val="single" w:sz="4" w:space="0" w:color="000000"/>
              <w:right w:val="single" w:sz="4" w:space="0" w:color="000000"/>
            </w:tcBorders>
            <w:vAlign w:val="center"/>
            <w:hideMark/>
          </w:tcPr>
          <w:p w14:paraId="7383F76E"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4B85C442"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C770B7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0" w:type="dxa"/>
            <w:tcBorders>
              <w:top w:val="single" w:sz="4" w:space="0" w:color="000000"/>
              <w:left w:val="single" w:sz="4" w:space="0" w:color="000000"/>
              <w:bottom w:val="single" w:sz="4" w:space="0" w:color="000000"/>
              <w:right w:val="single" w:sz="4" w:space="0" w:color="000000"/>
            </w:tcBorders>
            <w:hideMark/>
          </w:tcPr>
          <w:p w14:paraId="3DFF695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S100_IC_HybridFC</w:t>
            </w:r>
          </w:p>
        </w:tc>
        <w:tc>
          <w:tcPr>
            <w:tcW w:w="4133" w:type="dxa"/>
            <w:tcBorders>
              <w:top w:val="single" w:sz="4" w:space="0" w:color="000000"/>
              <w:left w:val="single" w:sz="4" w:space="0" w:color="000000"/>
              <w:bottom w:val="single" w:sz="4" w:space="0" w:color="000000"/>
              <w:right w:val="single" w:sz="4" w:space="0" w:color="000000"/>
            </w:tcBorders>
            <w:hideMark/>
          </w:tcPr>
          <w:p w14:paraId="0A79D0CE"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Feature catalogue defining any "hybrid feature types" that are created by combining feature types from two or more products for the purposes of an interoperable display.</w:t>
            </w:r>
          </w:p>
        </w:tc>
        <w:tc>
          <w:tcPr>
            <w:tcW w:w="807" w:type="dxa"/>
            <w:tcBorders>
              <w:top w:val="single" w:sz="4" w:space="0" w:color="000000"/>
              <w:left w:val="single" w:sz="4" w:space="0" w:color="000000"/>
              <w:bottom w:val="single" w:sz="4" w:space="0" w:color="000000"/>
              <w:right w:val="single" w:sz="4" w:space="0" w:color="000000"/>
            </w:tcBorders>
            <w:hideMark/>
          </w:tcPr>
          <w:p w14:paraId="7E4C3544" w14:textId="69F563B7" w:rsidR="006B114A" w:rsidRDefault="008216C3">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r w:rsidR="006B114A">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4CA46804"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S100_FC_FeatureCatalogue </w:t>
            </w:r>
          </w:p>
        </w:tc>
        <w:tc>
          <w:tcPr>
            <w:tcW w:w="3215" w:type="dxa"/>
            <w:tcBorders>
              <w:top w:val="single" w:sz="4" w:space="0" w:color="000000"/>
              <w:left w:val="single" w:sz="4" w:space="0" w:color="000000"/>
              <w:bottom w:val="single" w:sz="4" w:space="0" w:color="000000"/>
              <w:right w:val="single" w:sz="4" w:space="0" w:color="000000"/>
            </w:tcBorders>
          </w:tcPr>
          <w:p w14:paraId="5A373419"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Interoperability Catalogue contains references to local resources (files) containing hybrid FCs.</w:t>
            </w:r>
          </w:p>
          <w:p w14:paraId="12D68A56"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4B5722A8"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65C6E89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Attributes and Roles</w:t>
            </w:r>
          </w:p>
        </w:tc>
        <w:tc>
          <w:tcPr>
            <w:tcW w:w="2790" w:type="dxa"/>
            <w:tcBorders>
              <w:top w:val="single" w:sz="4" w:space="0" w:color="000000"/>
              <w:left w:val="single" w:sz="4" w:space="0" w:color="000000"/>
              <w:bottom w:val="single" w:sz="4" w:space="0" w:color="000000"/>
              <w:right w:val="single" w:sz="4" w:space="0" w:color="000000"/>
            </w:tcBorders>
            <w:hideMark/>
          </w:tcPr>
          <w:p w14:paraId="1AD62082"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(See S-100 Part 5)</w:t>
            </w:r>
          </w:p>
        </w:tc>
        <w:tc>
          <w:tcPr>
            <w:tcW w:w="4133" w:type="dxa"/>
            <w:tcBorders>
              <w:top w:val="single" w:sz="4" w:space="0" w:color="000000"/>
              <w:left w:val="single" w:sz="4" w:space="0" w:color="000000"/>
              <w:bottom w:val="single" w:sz="4" w:space="0" w:color="000000"/>
              <w:right w:val="single" w:sz="4" w:space="0" w:color="000000"/>
            </w:tcBorders>
          </w:tcPr>
          <w:p w14:paraId="23A9D66C" w14:textId="77777777" w:rsidR="006B114A" w:rsidRDefault="006B114A">
            <w:pPr>
              <w:suppressAutoHyphens/>
              <w:snapToGrid w:val="0"/>
              <w:spacing w:before="60" w:after="60" w:line="240" w:lineRule="auto"/>
              <w:jc w:val="left"/>
              <w:rPr>
                <w:rFonts w:cs="Arial"/>
                <w:sz w:val="16"/>
                <w:szCs w:val="16"/>
                <w:lang w:val="en-US" w:eastAsia="ar-SA"/>
              </w:rPr>
            </w:pPr>
          </w:p>
        </w:tc>
        <w:tc>
          <w:tcPr>
            <w:tcW w:w="807" w:type="dxa"/>
            <w:tcBorders>
              <w:top w:val="single" w:sz="4" w:space="0" w:color="000000"/>
              <w:left w:val="single" w:sz="4" w:space="0" w:color="000000"/>
              <w:bottom w:val="single" w:sz="4" w:space="0" w:color="000000"/>
              <w:right w:val="single" w:sz="4" w:space="0" w:color="000000"/>
            </w:tcBorders>
          </w:tcPr>
          <w:p w14:paraId="4593B3BE" w14:textId="77777777" w:rsidR="006B114A" w:rsidRDefault="006B114A">
            <w:pPr>
              <w:suppressAutoHyphens/>
              <w:snapToGrid w:val="0"/>
              <w:spacing w:before="60" w:after="60" w:line="240" w:lineRule="auto"/>
              <w:jc w:val="center"/>
              <w:rPr>
                <w:rFonts w:cs="Arial"/>
                <w:sz w:val="16"/>
                <w:szCs w:val="16"/>
                <w:lang w:val="en-US" w:eastAsia="ar-SA"/>
              </w:rPr>
            </w:pPr>
          </w:p>
        </w:tc>
        <w:tc>
          <w:tcPr>
            <w:tcW w:w="1900" w:type="dxa"/>
            <w:tcBorders>
              <w:top w:val="single" w:sz="4" w:space="0" w:color="000000"/>
              <w:left w:val="single" w:sz="4" w:space="0" w:color="000000"/>
              <w:bottom w:val="single" w:sz="4" w:space="0" w:color="000000"/>
              <w:right w:val="single" w:sz="4" w:space="0" w:color="000000"/>
            </w:tcBorders>
          </w:tcPr>
          <w:p w14:paraId="4E6356F1" w14:textId="77777777" w:rsidR="006B114A" w:rsidRDefault="006B114A">
            <w:pPr>
              <w:suppressAutoHyphens/>
              <w:snapToGrid w:val="0"/>
              <w:spacing w:before="60" w:after="60" w:line="240" w:lineRule="auto"/>
              <w:rPr>
                <w:rFonts w:cs="Arial"/>
                <w:sz w:val="16"/>
                <w:szCs w:val="16"/>
                <w:lang w:val="en-US" w:eastAsia="ar-SA"/>
              </w:rPr>
            </w:pPr>
          </w:p>
        </w:tc>
        <w:tc>
          <w:tcPr>
            <w:tcW w:w="3215" w:type="dxa"/>
            <w:tcBorders>
              <w:top w:val="single" w:sz="4" w:space="0" w:color="000000"/>
              <w:left w:val="single" w:sz="4" w:space="0" w:color="000000"/>
              <w:bottom w:val="single" w:sz="4" w:space="0" w:color="000000"/>
              <w:right w:val="single" w:sz="4" w:space="0" w:color="000000"/>
            </w:tcBorders>
          </w:tcPr>
          <w:p w14:paraId="540B2A00" w14:textId="77777777" w:rsidR="006B114A" w:rsidRDefault="006B114A">
            <w:pPr>
              <w:suppressAutoHyphens/>
              <w:snapToGrid w:val="0"/>
              <w:spacing w:before="60" w:after="60" w:line="240" w:lineRule="auto"/>
              <w:jc w:val="left"/>
              <w:rPr>
                <w:rFonts w:cs="Arial"/>
                <w:sz w:val="16"/>
                <w:szCs w:val="16"/>
                <w:lang w:val="en-US" w:eastAsia="ar-SA"/>
              </w:rPr>
            </w:pPr>
          </w:p>
        </w:tc>
      </w:tr>
    </w:tbl>
    <w:p w14:paraId="68D96D02" w14:textId="77777777" w:rsidR="006B114A" w:rsidRDefault="006B114A" w:rsidP="00996B38">
      <w:pPr>
        <w:rPr>
          <w:rFonts w:ascii="Arial Narrow" w:hAnsi="Arial Narrow"/>
          <w:sz w:val="22"/>
          <w:lang w:val="en-US" w:eastAsia="en-GB"/>
        </w:rPr>
      </w:pPr>
    </w:p>
    <w:p w14:paraId="7837C7BB" w14:textId="336385DF"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ins w:id="662" w:author="Raphael Malyankar" w:date="2018-07-20T12:56:00Z">
        <w:r w:rsidR="00CF17A6">
          <w:rPr>
            <w:noProof/>
          </w:rPr>
          <w:t>19</w:t>
        </w:r>
      </w:ins>
      <w:ins w:id="663" w:author="Eivind" w:date="2018-07-10T00:11:00Z">
        <w:del w:id="664" w:author="Raphael Malyankar" w:date="2018-07-20T12:56:00Z">
          <w:r w:rsidR="005F5493" w:rsidDel="00CF17A6">
            <w:rPr>
              <w:noProof/>
            </w:rPr>
            <w:delText>19</w:delText>
          </w:r>
        </w:del>
      </w:ins>
      <w:del w:id="665" w:author="Raphael Malyankar" w:date="2018-07-20T12:56:00Z">
        <w:r w:rsidR="00A420D9" w:rsidDel="00CF17A6">
          <w:rPr>
            <w:noProof/>
          </w:rPr>
          <w:delText>17</w:delText>
        </w:r>
      </w:del>
      <w:r w:rsidR="005500B4">
        <w:fldChar w:fldCharType="end"/>
      </w:r>
      <w:r>
        <w:t>. S100_IC_HybridFeature</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2A3386E7"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0EF64141"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183218E2"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vAlign w:val="center"/>
            <w:hideMark/>
          </w:tcPr>
          <w:p w14:paraId="54F14767"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474D2830"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760B973F"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5" w:type="dxa"/>
            <w:tcBorders>
              <w:top w:val="single" w:sz="4" w:space="0" w:color="000000"/>
              <w:left w:val="single" w:sz="4" w:space="0" w:color="000000"/>
              <w:bottom w:val="single" w:sz="4" w:space="0" w:color="000000"/>
              <w:right w:val="single" w:sz="4" w:space="0" w:color="000000"/>
            </w:tcBorders>
            <w:vAlign w:val="center"/>
            <w:hideMark/>
          </w:tcPr>
          <w:p w14:paraId="35B6359D"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2D584AF4"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15CB0E9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0" w:type="dxa"/>
            <w:tcBorders>
              <w:top w:val="single" w:sz="4" w:space="0" w:color="000000"/>
              <w:left w:val="single" w:sz="4" w:space="0" w:color="000000"/>
              <w:bottom w:val="single" w:sz="4" w:space="0" w:color="000000"/>
              <w:right w:val="single" w:sz="4" w:space="0" w:color="000000"/>
            </w:tcBorders>
            <w:hideMark/>
          </w:tcPr>
          <w:p w14:paraId="29FC1D1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S100_IC_HybridFeature</w:t>
            </w:r>
          </w:p>
        </w:tc>
        <w:tc>
          <w:tcPr>
            <w:tcW w:w="4133" w:type="dxa"/>
            <w:tcBorders>
              <w:top w:val="single" w:sz="4" w:space="0" w:color="000000"/>
              <w:left w:val="single" w:sz="4" w:space="0" w:color="000000"/>
              <w:bottom w:val="single" w:sz="4" w:space="0" w:color="000000"/>
              <w:right w:val="single" w:sz="4" w:space="0" w:color="000000"/>
            </w:tcBorders>
            <w:hideMark/>
          </w:tcPr>
          <w:p w14:paraId="47F59BF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Feature created by combining feature types from two or more products for the purposes of an interoperable display.</w:t>
            </w:r>
          </w:p>
        </w:tc>
        <w:tc>
          <w:tcPr>
            <w:tcW w:w="807" w:type="dxa"/>
            <w:tcBorders>
              <w:top w:val="single" w:sz="4" w:space="0" w:color="000000"/>
              <w:left w:val="single" w:sz="4" w:space="0" w:color="000000"/>
              <w:bottom w:val="single" w:sz="4" w:space="0" w:color="000000"/>
              <w:right w:val="single" w:sz="4" w:space="0" w:color="000000"/>
            </w:tcBorders>
            <w:hideMark/>
          </w:tcPr>
          <w:p w14:paraId="346DB9BC" w14:textId="3F9F930B"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r w:rsidR="008216C3">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707B3B0F"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S100_IC_FeatureDerivation </w:t>
            </w:r>
          </w:p>
        </w:tc>
        <w:tc>
          <w:tcPr>
            <w:tcW w:w="3215" w:type="dxa"/>
            <w:tcBorders>
              <w:top w:val="single" w:sz="4" w:space="0" w:color="000000"/>
              <w:left w:val="single" w:sz="4" w:space="0" w:color="000000"/>
              <w:bottom w:val="single" w:sz="4" w:space="0" w:color="000000"/>
              <w:right w:val="single" w:sz="4" w:space="0" w:color="000000"/>
            </w:tcBorders>
          </w:tcPr>
          <w:p w14:paraId="42959F84"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Sub-class of S100_IC_FeatureDerivation</w:t>
            </w:r>
          </w:p>
          <w:p w14:paraId="0115688B"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12C66C02"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F403DC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4E8F813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creationRule</w:t>
            </w:r>
          </w:p>
        </w:tc>
        <w:tc>
          <w:tcPr>
            <w:tcW w:w="4133" w:type="dxa"/>
            <w:tcBorders>
              <w:top w:val="single" w:sz="4" w:space="0" w:color="000000"/>
              <w:left w:val="single" w:sz="4" w:space="0" w:color="000000"/>
              <w:bottom w:val="single" w:sz="4" w:space="0" w:color="000000"/>
              <w:right w:val="single" w:sz="4" w:space="0" w:color="000000"/>
            </w:tcBorders>
            <w:hideMark/>
          </w:tcPr>
          <w:p w14:paraId="725C9206"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Reference to a rule defined in the hybridization rules section of the catalogue</w:t>
            </w:r>
          </w:p>
        </w:tc>
        <w:tc>
          <w:tcPr>
            <w:tcW w:w="807" w:type="dxa"/>
            <w:tcBorders>
              <w:top w:val="single" w:sz="4" w:space="0" w:color="000000"/>
              <w:left w:val="single" w:sz="4" w:space="0" w:color="000000"/>
              <w:bottom w:val="single" w:sz="4" w:space="0" w:color="000000"/>
              <w:right w:val="single" w:sz="4" w:space="0" w:color="000000"/>
            </w:tcBorders>
            <w:hideMark/>
          </w:tcPr>
          <w:p w14:paraId="645AE883"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0E96DF0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&lt;reference&gt;S100_IC_HybridfeatureCreationRule</w:t>
            </w:r>
          </w:p>
        </w:tc>
        <w:tc>
          <w:tcPr>
            <w:tcW w:w="3215" w:type="dxa"/>
            <w:tcBorders>
              <w:top w:val="single" w:sz="4" w:space="0" w:color="000000"/>
              <w:left w:val="single" w:sz="4" w:space="0" w:color="000000"/>
              <w:bottom w:val="single" w:sz="4" w:space="0" w:color="000000"/>
              <w:right w:val="single" w:sz="4" w:space="0" w:color="000000"/>
            </w:tcBorders>
          </w:tcPr>
          <w:p w14:paraId="4CF5F50A"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3513D885"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612A475D" w14:textId="534E763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ins w:id="666" w:author="Raphael Malyankar" w:date="2018-07-13T07:50:00Z">
              <w:r w:rsidR="00FB26BF">
                <w:rPr>
                  <w:rFonts w:cs="Arial"/>
                  <w:sz w:val="16"/>
                  <w:szCs w:val="16"/>
                  <w:lang w:val="en-US" w:eastAsia="ar-SA"/>
                </w:rPr>
                <w:t>s</w:t>
              </w:r>
            </w:ins>
          </w:p>
        </w:tc>
        <w:tc>
          <w:tcPr>
            <w:tcW w:w="2790" w:type="dxa"/>
            <w:tcBorders>
              <w:top w:val="single" w:sz="4" w:space="0" w:color="000000"/>
              <w:left w:val="single" w:sz="4" w:space="0" w:color="000000"/>
              <w:bottom w:val="single" w:sz="4" w:space="0" w:color="000000"/>
              <w:right w:val="single" w:sz="4" w:space="0" w:color="000000"/>
            </w:tcBorders>
            <w:hideMark/>
          </w:tcPr>
          <w:p w14:paraId="2E00B54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primaryProduct</w:t>
            </w:r>
          </w:p>
          <w:p w14:paraId="6C37D76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primaryFeatureCode</w:t>
            </w:r>
          </w:p>
          <w:p w14:paraId="354FB6D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primarySelector</w:t>
            </w:r>
          </w:p>
          <w:p w14:paraId="4E25BB3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secondaryProduct</w:t>
            </w:r>
          </w:p>
          <w:p w14:paraId="188BB21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secondaryFeatureCode</w:t>
            </w:r>
          </w:p>
          <w:p w14:paraId="423B6A3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secondarySelector</w:t>
            </w:r>
          </w:p>
          <w:p w14:paraId="7C671F6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outputProduct</w:t>
            </w:r>
          </w:p>
          <w:p w14:paraId="1B2D186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outputFeatureCode</w:t>
            </w:r>
          </w:p>
        </w:tc>
        <w:tc>
          <w:tcPr>
            <w:tcW w:w="4133" w:type="dxa"/>
            <w:tcBorders>
              <w:top w:val="single" w:sz="4" w:space="0" w:color="000000"/>
              <w:left w:val="single" w:sz="4" w:space="0" w:color="000000"/>
              <w:bottom w:val="single" w:sz="4" w:space="0" w:color="000000"/>
              <w:right w:val="single" w:sz="4" w:space="0" w:color="000000"/>
            </w:tcBorders>
            <w:hideMark/>
          </w:tcPr>
          <w:p w14:paraId="2C0CDFE3"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(See S100_IC_FeatureDerivation) </w:t>
            </w:r>
          </w:p>
        </w:tc>
        <w:tc>
          <w:tcPr>
            <w:tcW w:w="807" w:type="dxa"/>
            <w:tcBorders>
              <w:top w:val="single" w:sz="4" w:space="0" w:color="000000"/>
              <w:left w:val="single" w:sz="4" w:space="0" w:color="000000"/>
              <w:bottom w:val="single" w:sz="4" w:space="0" w:color="000000"/>
              <w:right w:val="single" w:sz="4" w:space="0" w:color="000000"/>
            </w:tcBorders>
          </w:tcPr>
          <w:p w14:paraId="04F5C61C" w14:textId="77777777" w:rsidR="006B114A" w:rsidRDefault="006B114A">
            <w:pPr>
              <w:suppressAutoHyphens/>
              <w:snapToGrid w:val="0"/>
              <w:spacing w:before="60" w:after="60" w:line="240" w:lineRule="auto"/>
              <w:jc w:val="center"/>
              <w:rPr>
                <w:rFonts w:cs="Arial"/>
                <w:sz w:val="16"/>
                <w:szCs w:val="16"/>
                <w:lang w:val="en-US" w:eastAsia="ar-SA"/>
              </w:rPr>
            </w:pPr>
          </w:p>
        </w:tc>
        <w:tc>
          <w:tcPr>
            <w:tcW w:w="1900" w:type="dxa"/>
            <w:tcBorders>
              <w:top w:val="single" w:sz="4" w:space="0" w:color="000000"/>
              <w:left w:val="single" w:sz="4" w:space="0" w:color="000000"/>
              <w:bottom w:val="single" w:sz="4" w:space="0" w:color="000000"/>
              <w:right w:val="single" w:sz="4" w:space="0" w:color="000000"/>
            </w:tcBorders>
            <w:hideMark/>
          </w:tcPr>
          <w:p w14:paraId="63BDCDF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p>
        </w:tc>
        <w:tc>
          <w:tcPr>
            <w:tcW w:w="3215" w:type="dxa"/>
            <w:tcBorders>
              <w:top w:val="single" w:sz="4" w:space="0" w:color="000000"/>
              <w:left w:val="single" w:sz="4" w:space="0" w:color="000000"/>
              <w:bottom w:val="single" w:sz="4" w:space="0" w:color="000000"/>
              <w:right w:val="single" w:sz="4" w:space="0" w:color="000000"/>
            </w:tcBorders>
            <w:hideMark/>
          </w:tcPr>
          <w:p w14:paraId="0392E2CF"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Inherited from S100_IC_FeatureDerivation</w:t>
            </w:r>
          </w:p>
        </w:tc>
      </w:tr>
      <w:tr w:rsidR="006B114A" w14:paraId="3CDA889A"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55663E6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Role</w:t>
            </w:r>
          </w:p>
        </w:tc>
        <w:tc>
          <w:tcPr>
            <w:tcW w:w="2790" w:type="dxa"/>
            <w:tcBorders>
              <w:top w:val="single" w:sz="4" w:space="0" w:color="000000"/>
              <w:left w:val="single" w:sz="4" w:space="0" w:color="000000"/>
              <w:bottom w:val="single" w:sz="4" w:space="0" w:color="000000"/>
              <w:right w:val="single" w:sz="4" w:space="0" w:color="000000"/>
            </w:tcBorders>
            <w:hideMark/>
          </w:tcPr>
          <w:p w14:paraId="4E75F32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featureRef</w:t>
            </w:r>
          </w:p>
        </w:tc>
        <w:tc>
          <w:tcPr>
            <w:tcW w:w="4133" w:type="dxa"/>
            <w:tcBorders>
              <w:top w:val="single" w:sz="4" w:space="0" w:color="000000"/>
              <w:left w:val="single" w:sz="4" w:space="0" w:color="000000"/>
              <w:bottom w:val="single" w:sz="4" w:space="0" w:color="000000"/>
              <w:right w:val="single" w:sz="4" w:space="0" w:color="000000"/>
            </w:tcBorders>
            <w:hideMark/>
          </w:tcPr>
          <w:p w14:paraId="1DFEF0CC"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(See S100_IC_FeatureDerivation) </w:t>
            </w:r>
          </w:p>
        </w:tc>
        <w:tc>
          <w:tcPr>
            <w:tcW w:w="807" w:type="dxa"/>
            <w:tcBorders>
              <w:top w:val="single" w:sz="4" w:space="0" w:color="000000"/>
              <w:left w:val="single" w:sz="4" w:space="0" w:color="000000"/>
              <w:bottom w:val="single" w:sz="4" w:space="0" w:color="000000"/>
              <w:right w:val="single" w:sz="4" w:space="0" w:color="000000"/>
            </w:tcBorders>
            <w:hideMark/>
          </w:tcPr>
          <w:p w14:paraId="586887B7"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3D2B6DD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&lt;reference&gt;S100_IC_Feature</w:t>
            </w:r>
          </w:p>
        </w:tc>
        <w:tc>
          <w:tcPr>
            <w:tcW w:w="3215" w:type="dxa"/>
            <w:tcBorders>
              <w:top w:val="single" w:sz="4" w:space="0" w:color="000000"/>
              <w:left w:val="single" w:sz="4" w:space="0" w:color="000000"/>
              <w:bottom w:val="single" w:sz="4" w:space="0" w:color="000000"/>
              <w:right w:val="single" w:sz="4" w:space="0" w:color="000000"/>
            </w:tcBorders>
            <w:hideMark/>
          </w:tcPr>
          <w:p w14:paraId="4622B730"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Inherited from S100_IC_FeatureDerivation</w:t>
            </w:r>
          </w:p>
        </w:tc>
      </w:tr>
    </w:tbl>
    <w:p w14:paraId="26B73F75" w14:textId="77777777" w:rsidR="006B114A" w:rsidRDefault="006B114A" w:rsidP="00996B38">
      <w:pPr>
        <w:rPr>
          <w:rFonts w:ascii="Arial Narrow" w:hAnsi="Arial Narrow"/>
          <w:sz w:val="22"/>
          <w:lang w:val="en-US" w:eastAsia="en-GB"/>
        </w:rPr>
      </w:pPr>
    </w:p>
    <w:p w14:paraId="5F0A383B" w14:textId="7273E01B"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ins w:id="667" w:author="Raphael Malyankar" w:date="2018-07-20T12:56:00Z">
        <w:r w:rsidR="00CF17A6">
          <w:rPr>
            <w:noProof/>
          </w:rPr>
          <w:t>20</w:t>
        </w:r>
      </w:ins>
      <w:ins w:id="668" w:author="Eivind" w:date="2018-07-10T00:11:00Z">
        <w:del w:id="669" w:author="Raphael Malyankar" w:date="2018-07-20T12:56:00Z">
          <w:r w:rsidR="005F5493" w:rsidDel="00CF17A6">
            <w:rPr>
              <w:noProof/>
            </w:rPr>
            <w:delText>20</w:delText>
          </w:r>
        </w:del>
      </w:ins>
      <w:del w:id="670" w:author="Raphael Malyankar" w:date="2018-07-20T12:56:00Z">
        <w:r w:rsidR="00A420D9" w:rsidDel="00CF17A6">
          <w:rPr>
            <w:noProof/>
          </w:rPr>
          <w:delText>18</w:delText>
        </w:r>
      </w:del>
      <w:r w:rsidR="005500B4">
        <w:fldChar w:fldCharType="end"/>
      </w:r>
      <w:r>
        <w:t>. S100_IC_HybridFeatureCreationRule</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4576D015"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261C0946"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1C9C941B"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vAlign w:val="center"/>
            <w:hideMark/>
          </w:tcPr>
          <w:p w14:paraId="3DEA82D6"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68AA19F7"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60B30AD8"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5" w:type="dxa"/>
            <w:tcBorders>
              <w:top w:val="single" w:sz="4" w:space="0" w:color="000000"/>
              <w:left w:val="single" w:sz="4" w:space="0" w:color="000000"/>
              <w:bottom w:val="single" w:sz="4" w:space="0" w:color="000000"/>
              <w:right w:val="single" w:sz="4" w:space="0" w:color="000000"/>
            </w:tcBorders>
            <w:vAlign w:val="center"/>
            <w:hideMark/>
          </w:tcPr>
          <w:p w14:paraId="4FB3F2CF"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2C5C479E"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7A198A2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0" w:type="dxa"/>
            <w:tcBorders>
              <w:top w:val="single" w:sz="4" w:space="0" w:color="000000"/>
              <w:left w:val="single" w:sz="4" w:space="0" w:color="000000"/>
              <w:bottom w:val="single" w:sz="4" w:space="0" w:color="000000"/>
              <w:right w:val="single" w:sz="4" w:space="0" w:color="000000"/>
            </w:tcBorders>
            <w:hideMark/>
          </w:tcPr>
          <w:p w14:paraId="40D5A97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S100_IC_HybridFeatureCreationRule</w:t>
            </w:r>
          </w:p>
        </w:tc>
        <w:tc>
          <w:tcPr>
            <w:tcW w:w="4133" w:type="dxa"/>
            <w:tcBorders>
              <w:top w:val="single" w:sz="4" w:space="0" w:color="000000"/>
              <w:left w:val="single" w:sz="4" w:space="0" w:color="000000"/>
              <w:bottom w:val="single" w:sz="4" w:space="0" w:color="000000"/>
              <w:right w:val="single" w:sz="4" w:space="0" w:color="000000"/>
            </w:tcBorders>
            <w:hideMark/>
          </w:tcPr>
          <w:p w14:paraId="5FD26BEE"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Hybrid feature creation rule captures the entire data filtering logic (i.e. finding all features to be operated on) as well as the entire processing logic.</w:t>
            </w:r>
          </w:p>
        </w:tc>
        <w:tc>
          <w:tcPr>
            <w:tcW w:w="807" w:type="dxa"/>
            <w:tcBorders>
              <w:top w:val="single" w:sz="4" w:space="0" w:color="000000"/>
              <w:left w:val="single" w:sz="4" w:space="0" w:color="000000"/>
              <w:bottom w:val="single" w:sz="4" w:space="0" w:color="000000"/>
              <w:right w:val="single" w:sz="4" w:space="0" w:color="000000"/>
            </w:tcBorders>
            <w:hideMark/>
          </w:tcPr>
          <w:p w14:paraId="26836A6C" w14:textId="4F27EFA2"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r w:rsidR="008216C3">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1A96665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p>
        </w:tc>
        <w:tc>
          <w:tcPr>
            <w:tcW w:w="3215" w:type="dxa"/>
            <w:tcBorders>
              <w:top w:val="single" w:sz="4" w:space="0" w:color="000000"/>
              <w:left w:val="single" w:sz="4" w:space="0" w:color="000000"/>
              <w:bottom w:val="single" w:sz="4" w:space="0" w:color="000000"/>
              <w:right w:val="single" w:sz="4" w:space="0" w:color="000000"/>
            </w:tcBorders>
          </w:tcPr>
          <w:p w14:paraId="16E1A8F2"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Abstract class.</w:t>
            </w:r>
          </w:p>
          <w:p w14:paraId="6A1B175D"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4A65019F"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6B34436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4F0A997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ruleIdentifier</w:t>
            </w:r>
          </w:p>
        </w:tc>
        <w:tc>
          <w:tcPr>
            <w:tcW w:w="4133" w:type="dxa"/>
            <w:tcBorders>
              <w:top w:val="single" w:sz="4" w:space="0" w:color="000000"/>
              <w:left w:val="single" w:sz="4" w:space="0" w:color="000000"/>
              <w:bottom w:val="single" w:sz="4" w:space="0" w:color="000000"/>
              <w:right w:val="single" w:sz="4" w:space="0" w:color="000000"/>
            </w:tcBorders>
            <w:hideMark/>
          </w:tcPr>
          <w:p w14:paraId="64AD416A"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Rule identifier</w:t>
            </w:r>
          </w:p>
        </w:tc>
        <w:tc>
          <w:tcPr>
            <w:tcW w:w="807" w:type="dxa"/>
            <w:tcBorders>
              <w:top w:val="single" w:sz="4" w:space="0" w:color="000000"/>
              <w:left w:val="single" w:sz="4" w:space="0" w:color="000000"/>
              <w:bottom w:val="single" w:sz="4" w:space="0" w:color="000000"/>
              <w:right w:val="single" w:sz="4" w:space="0" w:color="000000"/>
            </w:tcBorders>
            <w:hideMark/>
          </w:tcPr>
          <w:p w14:paraId="65B376A4"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30DB6A7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hideMark/>
          </w:tcPr>
          <w:p w14:paraId="6C8F2400"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Mandatory unique ID used for references.</w:t>
            </w:r>
          </w:p>
        </w:tc>
      </w:tr>
    </w:tbl>
    <w:p w14:paraId="1FFC00B6" w14:textId="77777777" w:rsidR="006B114A" w:rsidRDefault="006B114A" w:rsidP="00996B38">
      <w:pPr>
        <w:rPr>
          <w:rFonts w:ascii="Arial Narrow" w:hAnsi="Arial Narrow"/>
          <w:sz w:val="22"/>
          <w:lang w:val="en-US" w:eastAsia="en-GB"/>
        </w:rPr>
      </w:pPr>
    </w:p>
    <w:p w14:paraId="21B418B1" w14:textId="77777777" w:rsidR="006B114A" w:rsidRDefault="006B114A" w:rsidP="00996B38">
      <w:pPr>
        <w:rPr>
          <w:lang w:val="en-US" w:eastAsia="en-GB"/>
        </w:rPr>
      </w:pPr>
      <w:r>
        <w:rPr>
          <w:lang w:val="en-US" w:eastAsia="en-GB"/>
        </w:rPr>
        <w:t xml:space="preserve">Notes: S100_IC_HybridFeatureCreationRule is an abstract super-class for different types of hybridization rules. This functionality needs to be worked out but OGC Filter seems to be the ideal option for defining data filtering logic. </w:t>
      </w:r>
    </w:p>
    <w:p w14:paraId="1523F839" w14:textId="77777777" w:rsidR="006B114A" w:rsidRDefault="006B114A" w:rsidP="00996B38">
      <w:pPr>
        <w:rPr>
          <w:lang w:val="en-US" w:eastAsia="en-GB"/>
        </w:rPr>
      </w:pPr>
      <w:r>
        <w:rPr>
          <w:lang w:val="en-US" w:eastAsia="en-GB"/>
        </w:rPr>
        <w:t>Overall, the output from execution of S100_IC_HybridFeatureCreationRule is a set of hybrid features for which predefined FC, PC and display plane definitions already exist so such feature will be suitable for passing to the portrayal engine for processing just like any other S100 features.</w:t>
      </w:r>
    </w:p>
    <w:p w14:paraId="1FF665D8" w14:textId="756F826F"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ins w:id="671" w:author="Raphael Malyankar" w:date="2018-07-20T12:56:00Z">
        <w:r w:rsidR="00CF17A6">
          <w:rPr>
            <w:noProof/>
          </w:rPr>
          <w:t>21</w:t>
        </w:r>
      </w:ins>
      <w:ins w:id="672" w:author="Eivind" w:date="2018-07-10T00:11:00Z">
        <w:del w:id="673" w:author="Raphael Malyankar" w:date="2018-07-20T12:56:00Z">
          <w:r w:rsidR="005F5493" w:rsidDel="00CF17A6">
            <w:rPr>
              <w:noProof/>
            </w:rPr>
            <w:delText>21</w:delText>
          </w:r>
        </w:del>
      </w:ins>
      <w:del w:id="674" w:author="Raphael Malyankar" w:date="2018-07-20T12:56:00Z">
        <w:r w:rsidR="00A420D9" w:rsidDel="00CF17A6">
          <w:rPr>
            <w:noProof/>
          </w:rPr>
          <w:delText>19</w:delText>
        </w:r>
      </w:del>
      <w:r w:rsidR="005500B4">
        <w:fldChar w:fldCharType="end"/>
      </w:r>
      <w:r>
        <w:t>. S100_HybridPC</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6409ED56"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4AADDFB7"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0B6C5DEE"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vAlign w:val="center"/>
            <w:hideMark/>
          </w:tcPr>
          <w:p w14:paraId="575C1CE5"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03CD6831"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7A22E1F6"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5" w:type="dxa"/>
            <w:tcBorders>
              <w:top w:val="single" w:sz="4" w:space="0" w:color="000000"/>
              <w:left w:val="single" w:sz="4" w:space="0" w:color="000000"/>
              <w:bottom w:val="single" w:sz="4" w:space="0" w:color="000000"/>
              <w:right w:val="single" w:sz="4" w:space="0" w:color="000000"/>
            </w:tcBorders>
            <w:vAlign w:val="center"/>
            <w:hideMark/>
          </w:tcPr>
          <w:p w14:paraId="2743831E"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6B33B4F1"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6BE2FB7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0" w:type="dxa"/>
            <w:tcBorders>
              <w:top w:val="single" w:sz="4" w:space="0" w:color="000000"/>
              <w:left w:val="single" w:sz="4" w:space="0" w:color="000000"/>
              <w:bottom w:val="single" w:sz="4" w:space="0" w:color="000000"/>
              <w:right w:val="single" w:sz="4" w:space="0" w:color="000000"/>
            </w:tcBorders>
            <w:hideMark/>
          </w:tcPr>
          <w:p w14:paraId="7DD614C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S100_IC_HybridPC</w:t>
            </w:r>
          </w:p>
        </w:tc>
        <w:tc>
          <w:tcPr>
            <w:tcW w:w="4133" w:type="dxa"/>
            <w:tcBorders>
              <w:top w:val="single" w:sz="4" w:space="0" w:color="000000"/>
              <w:left w:val="single" w:sz="4" w:space="0" w:color="000000"/>
              <w:bottom w:val="single" w:sz="4" w:space="0" w:color="000000"/>
              <w:right w:val="single" w:sz="4" w:space="0" w:color="000000"/>
            </w:tcBorders>
            <w:hideMark/>
          </w:tcPr>
          <w:p w14:paraId="18E78BE1" w14:textId="289612D3"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Portrayal catalogue defining portrayal rules for the "hybrid feature types" defined in </w:t>
            </w:r>
            <w:r w:rsidR="008216C3">
              <w:rPr>
                <w:rFonts w:cs="Arial"/>
                <w:sz w:val="16"/>
                <w:szCs w:val="16"/>
                <w:lang w:val="en-US" w:eastAsia="ar-SA"/>
              </w:rPr>
              <w:t>a Hybrid</w:t>
            </w:r>
            <w:r>
              <w:rPr>
                <w:rFonts w:cs="Arial"/>
                <w:sz w:val="16"/>
                <w:szCs w:val="16"/>
                <w:lang w:val="en-US" w:eastAsia="ar-SA"/>
              </w:rPr>
              <w:t xml:space="preserve"> Features Catalogue.</w:t>
            </w:r>
          </w:p>
        </w:tc>
        <w:tc>
          <w:tcPr>
            <w:tcW w:w="807" w:type="dxa"/>
            <w:tcBorders>
              <w:top w:val="single" w:sz="4" w:space="0" w:color="000000"/>
              <w:left w:val="single" w:sz="4" w:space="0" w:color="000000"/>
              <w:bottom w:val="single" w:sz="4" w:space="0" w:color="000000"/>
              <w:right w:val="single" w:sz="4" w:space="0" w:color="000000"/>
            </w:tcBorders>
            <w:hideMark/>
          </w:tcPr>
          <w:p w14:paraId="05EE0724" w14:textId="5550DA5C" w:rsidR="006B114A" w:rsidRDefault="008216C3">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r w:rsidR="006B114A">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17949FBC"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(S-100 Part 9) PortrayalCatalog </w:t>
            </w:r>
          </w:p>
        </w:tc>
        <w:tc>
          <w:tcPr>
            <w:tcW w:w="3215" w:type="dxa"/>
            <w:tcBorders>
              <w:top w:val="single" w:sz="4" w:space="0" w:color="000000"/>
              <w:left w:val="single" w:sz="4" w:space="0" w:color="000000"/>
              <w:bottom w:val="single" w:sz="4" w:space="0" w:color="000000"/>
              <w:right w:val="single" w:sz="4" w:space="0" w:color="000000"/>
            </w:tcBorders>
            <w:hideMark/>
          </w:tcPr>
          <w:p w14:paraId="3BC0B6D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Interoperability Catalogue contains references to local resources (files or folders) defining hybrid PCs.</w:t>
            </w:r>
          </w:p>
        </w:tc>
      </w:tr>
      <w:tr w:rsidR="006B114A" w14:paraId="660507AC"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9B1630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Attributes and Roles</w:t>
            </w:r>
          </w:p>
        </w:tc>
        <w:tc>
          <w:tcPr>
            <w:tcW w:w="2790" w:type="dxa"/>
            <w:tcBorders>
              <w:top w:val="single" w:sz="4" w:space="0" w:color="000000"/>
              <w:left w:val="single" w:sz="4" w:space="0" w:color="000000"/>
              <w:bottom w:val="single" w:sz="4" w:space="0" w:color="000000"/>
              <w:right w:val="single" w:sz="4" w:space="0" w:color="000000"/>
            </w:tcBorders>
            <w:hideMark/>
          </w:tcPr>
          <w:p w14:paraId="65310FE2"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(See S-100 Part 9)</w:t>
            </w:r>
          </w:p>
        </w:tc>
        <w:tc>
          <w:tcPr>
            <w:tcW w:w="4133" w:type="dxa"/>
            <w:tcBorders>
              <w:top w:val="single" w:sz="4" w:space="0" w:color="000000"/>
              <w:left w:val="single" w:sz="4" w:space="0" w:color="000000"/>
              <w:bottom w:val="single" w:sz="4" w:space="0" w:color="000000"/>
              <w:right w:val="single" w:sz="4" w:space="0" w:color="000000"/>
            </w:tcBorders>
          </w:tcPr>
          <w:p w14:paraId="263B331C" w14:textId="77777777" w:rsidR="006B114A" w:rsidRDefault="006B114A">
            <w:pPr>
              <w:suppressAutoHyphens/>
              <w:snapToGrid w:val="0"/>
              <w:spacing w:before="60" w:after="60" w:line="240" w:lineRule="auto"/>
              <w:jc w:val="left"/>
              <w:rPr>
                <w:rFonts w:cs="Arial"/>
                <w:sz w:val="16"/>
                <w:szCs w:val="16"/>
                <w:lang w:val="en-US" w:eastAsia="ar-SA"/>
              </w:rPr>
            </w:pPr>
          </w:p>
        </w:tc>
        <w:tc>
          <w:tcPr>
            <w:tcW w:w="807" w:type="dxa"/>
            <w:tcBorders>
              <w:top w:val="single" w:sz="4" w:space="0" w:color="000000"/>
              <w:left w:val="single" w:sz="4" w:space="0" w:color="000000"/>
              <w:bottom w:val="single" w:sz="4" w:space="0" w:color="000000"/>
              <w:right w:val="single" w:sz="4" w:space="0" w:color="000000"/>
            </w:tcBorders>
          </w:tcPr>
          <w:p w14:paraId="48248320" w14:textId="77777777" w:rsidR="006B114A" w:rsidRDefault="006B114A">
            <w:pPr>
              <w:suppressAutoHyphens/>
              <w:snapToGrid w:val="0"/>
              <w:spacing w:before="60" w:after="60" w:line="240" w:lineRule="auto"/>
              <w:jc w:val="center"/>
              <w:rPr>
                <w:rFonts w:cs="Arial"/>
                <w:sz w:val="16"/>
                <w:szCs w:val="16"/>
                <w:lang w:val="en-US" w:eastAsia="ar-SA"/>
              </w:rPr>
            </w:pPr>
          </w:p>
        </w:tc>
        <w:tc>
          <w:tcPr>
            <w:tcW w:w="1900" w:type="dxa"/>
            <w:tcBorders>
              <w:top w:val="single" w:sz="4" w:space="0" w:color="000000"/>
              <w:left w:val="single" w:sz="4" w:space="0" w:color="000000"/>
              <w:bottom w:val="single" w:sz="4" w:space="0" w:color="000000"/>
              <w:right w:val="single" w:sz="4" w:space="0" w:color="000000"/>
            </w:tcBorders>
          </w:tcPr>
          <w:p w14:paraId="3BC7472E" w14:textId="77777777" w:rsidR="006B114A" w:rsidRDefault="006B114A">
            <w:pPr>
              <w:suppressAutoHyphens/>
              <w:snapToGrid w:val="0"/>
              <w:spacing w:before="60" w:after="60" w:line="240" w:lineRule="auto"/>
              <w:rPr>
                <w:rFonts w:cs="Arial"/>
                <w:sz w:val="16"/>
                <w:szCs w:val="16"/>
                <w:lang w:val="en-US" w:eastAsia="ar-SA"/>
              </w:rPr>
            </w:pPr>
          </w:p>
        </w:tc>
        <w:tc>
          <w:tcPr>
            <w:tcW w:w="3215" w:type="dxa"/>
            <w:tcBorders>
              <w:top w:val="single" w:sz="4" w:space="0" w:color="000000"/>
              <w:left w:val="single" w:sz="4" w:space="0" w:color="000000"/>
              <w:bottom w:val="single" w:sz="4" w:space="0" w:color="000000"/>
              <w:right w:val="single" w:sz="4" w:space="0" w:color="000000"/>
            </w:tcBorders>
          </w:tcPr>
          <w:p w14:paraId="67028068" w14:textId="77777777" w:rsidR="006B114A" w:rsidRDefault="006B114A">
            <w:pPr>
              <w:suppressAutoHyphens/>
              <w:snapToGrid w:val="0"/>
              <w:spacing w:before="60" w:after="60" w:line="240" w:lineRule="auto"/>
              <w:jc w:val="left"/>
              <w:rPr>
                <w:rFonts w:cs="Arial"/>
                <w:sz w:val="16"/>
                <w:szCs w:val="16"/>
                <w:lang w:val="en-US" w:eastAsia="ar-SA"/>
              </w:rPr>
            </w:pPr>
          </w:p>
        </w:tc>
      </w:tr>
    </w:tbl>
    <w:p w14:paraId="6A042EEB" w14:textId="77777777" w:rsidR="006B114A" w:rsidRDefault="006B114A" w:rsidP="00996B38">
      <w:pPr>
        <w:rPr>
          <w:rFonts w:ascii="Arial Narrow" w:hAnsi="Arial Narrow"/>
          <w:sz w:val="22"/>
          <w:lang w:val="en-US" w:eastAsia="en-GB"/>
        </w:rPr>
      </w:pPr>
    </w:p>
    <w:p w14:paraId="3D88DA9E" w14:textId="7DA8426C"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ins w:id="675" w:author="Raphael Malyankar" w:date="2018-07-20T12:56:00Z">
        <w:r w:rsidR="00CF17A6">
          <w:rPr>
            <w:noProof/>
          </w:rPr>
          <w:t>22</w:t>
        </w:r>
      </w:ins>
      <w:ins w:id="676" w:author="Eivind" w:date="2018-07-10T00:11:00Z">
        <w:del w:id="677" w:author="Raphael Malyankar" w:date="2018-07-20T12:56:00Z">
          <w:r w:rsidR="005F5493" w:rsidDel="00CF17A6">
            <w:rPr>
              <w:noProof/>
            </w:rPr>
            <w:delText>22</w:delText>
          </w:r>
        </w:del>
      </w:ins>
      <w:del w:id="678" w:author="Raphael Malyankar" w:date="2018-07-20T12:56:00Z">
        <w:r w:rsidR="00A420D9" w:rsidDel="00CF17A6">
          <w:rPr>
            <w:noProof/>
          </w:rPr>
          <w:delText>20</w:delText>
        </w:r>
      </w:del>
      <w:r w:rsidR="005500B4">
        <w:fldChar w:fldCharType="end"/>
      </w:r>
      <w:r>
        <w:t>. S100_IC_InteroperabilityCatalogue</w:t>
      </w:r>
    </w:p>
    <w:p w14:paraId="4637B2CB" w14:textId="77777777" w:rsidR="006B114A" w:rsidRDefault="006B114A" w:rsidP="00996B38">
      <w:r>
        <w:t>The following roles are added to the specification for Phase 1.</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0180BB6F"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61D2F5F4"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7532742B"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vAlign w:val="center"/>
            <w:hideMark/>
          </w:tcPr>
          <w:p w14:paraId="2B9F905B"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2371BAEB"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5D1C8443"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5" w:type="dxa"/>
            <w:tcBorders>
              <w:top w:val="single" w:sz="4" w:space="0" w:color="000000"/>
              <w:left w:val="single" w:sz="4" w:space="0" w:color="000000"/>
              <w:bottom w:val="single" w:sz="4" w:space="0" w:color="000000"/>
              <w:right w:val="single" w:sz="4" w:space="0" w:color="000000"/>
            </w:tcBorders>
            <w:vAlign w:val="center"/>
            <w:hideMark/>
          </w:tcPr>
          <w:p w14:paraId="2A0AF5B4"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22A2570C"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42A337E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0" w:type="dxa"/>
            <w:tcBorders>
              <w:top w:val="single" w:sz="4" w:space="0" w:color="000000"/>
              <w:left w:val="single" w:sz="4" w:space="0" w:color="000000"/>
              <w:bottom w:val="single" w:sz="4" w:space="0" w:color="000000"/>
              <w:right w:val="single" w:sz="4" w:space="0" w:color="000000"/>
            </w:tcBorders>
            <w:hideMark/>
          </w:tcPr>
          <w:p w14:paraId="0AA4D46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S100_IC_InteroperabilityCatalogue</w:t>
            </w:r>
          </w:p>
        </w:tc>
        <w:tc>
          <w:tcPr>
            <w:tcW w:w="4133" w:type="dxa"/>
            <w:tcBorders>
              <w:top w:val="single" w:sz="4" w:space="0" w:color="000000"/>
              <w:left w:val="single" w:sz="4" w:space="0" w:color="000000"/>
              <w:bottom w:val="single" w:sz="4" w:space="0" w:color="000000"/>
              <w:right w:val="single" w:sz="4" w:space="0" w:color="000000"/>
            </w:tcBorders>
            <w:hideMark/>
          </w:tcPr>
          <w:p w14:paraId="7074D119"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An interoperability catalogue contains operations and rules for the interoperation of a set of S-100-based data products.</w:t>
            </w:r>
          </w:p>
        </w:tc>
        <w:tc>
          <w:tcPr>
            <w:tcW w:w="807" w:type="dxa"/>
            <w:tcBorders>
              <w:top w:val="single" w:sz="4" w:space="0" w:color="000000"/>
              <w:left w:val="single" w:sz="4" w:space="0" w:color="000000"/>
              <w:bottom w:val="single" w:sz="4" w:space="0" w:color="000000"/>
              <w:right w:val="single" w:sz="4" w:space="0" w:color="000000"/>
            </w:tcBorders>
            <w:hideMark/>
          </w:tcPr>
          <w:p w14:paraId="4C86A4F1" w14:textId="62A4CD63"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r w:rsidR="008216C3">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64728AF0" w14:textId="2C146943"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r w:rsidR="008216C3">
              <w:rPr>
                <w:rFonts w:cs="Arial"/>
                <w:sz w:val="16"/>
                <w:szCs w:val="16"/>
                <w:lang w:val="en-US" w:eastAsia="ar-SA"/>
              </w:rPr>
              <w:t>-</w:t>
            </w:r>
          </w:p>
        </w:tc>
        <w:tc>
          <w:tcPr>
            <w:tcW w:w="3215" w:type="dxa"/>
            <w:tcBorders>
              <w:top w:val="single" w:sz="4" w:space="0" w:color="000000"/>
              <w:left w:val="single" w:sz="4" w:space="0" w:color="000000"/>
              <w:bottom w:val="single" w:sz="4" w:space="0" w:color="000000"/>
              <w:right w:val="single" w:sz="4" w:space="0" w:color="000000"/>
            </w:tcBorders>
            <w:hideMark/>
          </w:tcPr>
          <w:p w14:paraId="19490DC7" w14:textId="2BBB8FF5"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Specialization of CT_Catalogue (ISO </w:t>
            </w:r>
            <w:del w:id="679" w:author="Raphael Malyankar" w:date="2018-07-13T07:48:00Z">
              <w:r w:rsidR="002945C8" w:rsidDel="00FB26BF">
                <w:rPr>
                  <w:rFonts w:cs="Arial"/>
                  <w:sz w:val="16"/>
                  <w:szCs w:val="16"/>
                  <w:lang w:val="en-US" w:eastAsia="ar-SA"/>
                </w:rPr>
                <w:delText>19139</w:delText>
              </w:r>
            </w:del>
            <w:ins w:id="680" w:author="Raphael Malyankar" w:date="2018-07-13T07:48:00Z">
              <w:r w:rsidR="00FB26BF">
                <w:rPr>
                  <w:rFonts w:cs="Arial"/>
                  <w:sz w:val="16"/>
                  <w:szCs w:val="16"/>
                  <w:lang w:val="en-US" w:eastAsia="ar-SA"/>
                </w:rPr>
                <w:t>19115-3</w:t>
              </w:r>
            </w:ins>
            <w:r>
              <w:rPr>
                <w:rFonts w:cs="Arial"/>
                <w:sz w:val="16"/>
                <w:szCs w:val="16"/>
                <w:lang w:val="en-US" w:eastAsia="ar-SA"/>
              </w:rPr>
              <w:t>)</w:t>
            </w:r>
          </w:p>
        </w:tc>
      </w:tr>
      <w:tr w:rsidR="006B114A" w14:paraId="31F4F9A7" w14:textId="77777777" w:rsidTr="00996B38">
        <w:trPr>
          <w:cantSplit/>
          <w:trHeight w:val="350"/>
        </w:trPr>
        <w:tc>
          <w:tcPr>
            <w:tcW w:w="1177" w:type="dxa"/>
            <w:tcBorders>
              <w:top w:val="single" w:sz="4" w:space="0" w:color="000000"/>
              <w:left w:val="single" w:sz="4" w:space="0" w:color="000000"/>
              <w:bottom w:val="single" w:sz="4" w:space="0" w:color="000000"/>
              <w:right w:val="single" w:sz="4" w:space="0" w:color="000000"/>
            </w:tcBorders>
            <w:hideMark/>
          </w:tcPr>
          <w:p w14:paraId="48F2335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Role</w:t>
            </w:r>
          </w:p>
        </w:tc>
        <w:tc>
          <w:tcPr>
            <w:tcW w:w="2790" w:type="dxa"/>
            <w:tcBorders>
              <w:top w:val="single" w:sz="4" w:space="0" w:color="000000"/>
              <w:left w:val="single" w:sz="4" w:space="0" w:color="000000"/>
              <w:bottom w:val="single" w:sz="4" w:space="0" w:color="000000"/>
              <w:right w:val="single" w:sz="4" w:space="0" w:color="000000"/>
            </w:tcBorders>
            <w:hideMark/>
          </w:tcPr>
          <w:p w14:paraId="0EA84B2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hybridFC</w:t>
            </w:r>
          </w:p>
        </w:tc>
        <w:tc>
          <w:tcPr>
            <w:tcW w:w="4133" w:type="dxa"/>
            <w:tcBorders>
              <w:top w:val="single" w:sz="4" w:space="0" w:color="000000"/>
              <w:left w:val="single" w:sz="4" w:space="0" w:color="000000"/>
              <w:bottom w:val="single" w:sz="4" w:space="0" w:color="000000"/>
              <w:right w:val="single" w:sz="4" w:space="0" w:color="000000"/>
            </w:tcBorders>
            <w:hideMark/>
          </w:tcPr>
          <w:p w14:paraId="6956DF24"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Reference to hybrid feature catalogue used by operations in this interoperability catalogue</w:t>
            </w:r>
          </w:p>
        </w:tc>
        <w:tc>
          <w:tcPr>
            <w:tcW w:w="807" w:type="dxa"/>
            <w:tcBorders>
              <w:top w:val="single" w:sz="4" w:space="0" w:color="000000"/>
              <w:left w:val="single" w:sz="4" w:space="0" w:color="000000"/>
              <w:bottom w:val="single" w:sz="4" w:space="0" w:color="000000"/>
              <w:right w:val="single" w:sz="4" w:space="0" w:color="000000"/>
            </w:tcBorders>
            <w:hideMark/>
          </w:tcPr>
          <w:p w14:paraId="44BB6416"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hideMark/>
          </w:tcPr>
          <w:p w14:paraId="63FB6B12" w14:textId="77777777" w:rsidR="006B114A" w:rsidRDefault="006B114A">
            <w:pPr>
              <w:suppressAutoHyphens/>
              <w:spacing w:after="0" w:line="240" w:lineRule="auto"/>
              <w:rPr>
                <w:rFonts w:cs="Arial"/>
                <w:color w:val="000000"/>
                <w:sz w:val="16"/>
                <w:szCs w:val="16"/>
                <w:lang w:val="en-US" w:eastAsia="ar-SA"/>
              </w:rPr>
            </w:pPr>
            <w:r>
              <w:rPr>
                <w:rFonts w:cs="Arial"/>
                <w:color w:val="000000"/>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hideMark/>
          </w:tcPr>
          <w:p w14:paraId="3F476B87" w14:textId="77777777" w:rsidR="006B114A" w:rsidRDefault="006B114A">
            <w:pPr>
              <w:suppressAutoHyphens/>
              <w:spacing w:before="100" w:beforeAutospacing="1" w:after="0" w:line="240" w:lineRule="auto"/>
              <w:jc w:val="left"/>
              <w:rPr>
                <w:rFonts w:cs="Arial"/>
                <w:sz w:val="16"/>
                <w:szCs w:val="16"/>
                <w:lang w:val="en-US" w:eastAsia="ar-SA"/>
              </w:rPr>
            </w:pPr>
            <w:r>
              <w:rPr>
                <w:rFonts w:cs="Arial"/>
                <w:sz w:val="16"/>
                <w:szCs w:val="16"/>
                <w:lang w:val="en-US" w:eastAsia="ar-SA"/>
              </w:rPr>
              <w:t>URI referencing a local file containing the hybrid FC.</w:t>
            </w:r>
          </w:p>
        </w:tc>
      </w:tr>
      <w:tr w:rsidR="006B114A" w14:paraId="444E404D" w14:textId="77777777" w:rsidTr="00996B38">
        <w:trPr>
          <w:cantSplit/>
          <w:trHeight w:val="350"/>
        </w:trPr>
        <w:tc>
          <w:tcPr>
            <w:tcW w:w="1177" w:type="dxa"/>
            <w:tcBorders>
              <w:top w:val="single" w:sz="4" w:space="0" w:color="000000"/>
              <w:left w:val="single" w:sz="4" w:space="0" w:color="000000"/>
              <w:bottom w:val="single" w:sz="4" w:space="0" w:color="000000"/>
              <w:right w:val="single" w:sz="4" w:space="0" w:color="000000"/>
            </w:tcBorders>
            <w:hideMark/>
          </w:tcPr>
          <w:p w14:paraId="1E1A4CD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Role</w:t>
            </w:r>
          </w:p>
        </w:tc>
        <w:tc>
          <w:tcPr>
            <w:tcW w:w="2790" w:type="dxa"/>
            <w:tcBorders>
              <w:top w:val="single" w:sz="4" w:space="0" w:color="000000"/>
              <w:left w:val="single" w:sz="4" w:space="0" w:color="000000"/>
              <w:bottom w:val="single" w:sz="4" w:space="0" w:color="000000"/>
              <w:right w:val="single" w:sz="4" w:space="0" w:color="000000"/>
            </w:tcBorders>
            <w:hideMark/>
          </w:tcPr>
          <w:p w14:paraId="7201BCE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hybridPC</w:t>
            </w:r>
          </w:p>
        </w:tc>
        <w:tc>
          <w:tcPr>
            <w:tcW w:w="4133" w:type="dxa"/>
            <w:tcBorders>
              <w:top w:val="single" w:sz="4" w:space="0" w:color="000000"/>
              <w:left w:val="single" w:sz="4" w:space="0" w:color="000000"/>
              <w:bottom w:val="single" w:sz="4" w:space="0" w:color="000000"/>
              <w:right w:val="single" w:sz="4" w:space="0" w:color="000000"/>
            </w:tcBorders>
            <w:hideMark/>
          </w:tcPr>
          <w:p w14:paraId="47B8AEA1"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Reference to hybrid portrayal catalogue used by operations in this interoperability catalogue</w:t>
            </w:r>
          </w:p>
        </w:tc>
        <w:tc>
          <w:tcPr>
            <w:tcW w:w="807" w:type="dxa"/>
            <w:tcBorders>
              <w:top w:val="single" w:sz="4" w:space="0" w:color="000000"/>
              <w:left w:val="single" w:sz="4" w:space="0" w:color="000000"/>
              <w:bottom w:val="single" w:sz="4" w:space="0" w:color="000000"/>
              <w:right w:val="single" w:sz="4" w:space="0" w:color="000000"/>
            </w:tcBorders>
            <w:hideMark/>
          </w:tcPr>
          <w:p w14:paraId="13101FB2"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hideMark/>
          </w:tcPr>
          <w:p w14:paraId="6C9CB4E5" w14:textId="77777777" w:rsidR="006B114A" w:rsidRDefault="006B114A">
            <w:pPr>
              <w:suppressAutoHyphens/>
              <w:spacing w:after="0" w:line="240" w:lineRule="auto"/>
              <w:rPr>
                <w:rFonts w:cs="Arial"/>
                <w:color w:val="000000"/>
                <w:sz w:val="16"/>
                <w:szCs w:val="16"/>
                <w:lang w:val="en-US" w:eastAsia="ar-SA"/>
              </w:rPr>
            </w:pPr>
            <w:r>
              <w:rPr>
                <w:rFonts w:cs="Arial"/>
                <w:color w:val="000000"/>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hideMark/>
          </w:tcPr>
          <w:p w14:paraId="52D4AF19" w14:textId="77777777" w:rsidR="006B114A" w:rsidRDefault="006B114A">
            <w:pPr>
              <w:suppressAutoHyphens/>
              <w:spacing w:before="100" w:beforeAutospacing="1" w:after="0" w:line="240" w:lineRule="auto"/>
              <w:jc w:val="left"/>
              <w:rPr>
                <w:rFonts w:cs="Arial"/>
                <w:sz w:val="16"/>
                <w:szCs w:val="16"/>
                <w:lang w:val="en-US" w:eastAsia="ar-SA"/>
              </w:rPr>
            </w:pPr>
            <w:r>
              <w:rPr>
                <w:rFonts w:cs="Arial"/>
                <w:sz w:val="16"/>
                <w:szCs w:val="16"/>
                <w:lang w:val="en-US" w:eastAsia="ar-SA"/>
              </w:rPr>
              <w:t>URI referencing the local file containing the main file for the hybrid portrayal catalogue.</w:t>
            </w:r>
          </w:p>
        </w:tc>
      </w:tr>
      <w:tr w:rsidR="006B114A" w14:paraId="1A04AF05" w14:textId="77777777" w:rsidTr="00996B38">
        <w:trPr>
          <w:cantSplit/>
          <w:trHeight w:val="350"/>
        </w:trPr>
        <w:tc>
          <w:tcPr>
            <w:tcW w:w="1177" w:type="dxa"/>
            <w:tcBorders>
              <w:top w:val="single" w:sz="4" w:space="0" w:color="000000"/>
              <w:left w:val="single" w:sz="4" w:space="0" w:color="000000"/>
              <w:bottom w:val="single" w:sz="4" w:space="0" w:color="000000"/>
              <w:right w:val="single" w:sz="4" w:space="0" w:color="000000"/>
            </w:tcBorders>
            <w:hideMark/>
          </w:tcPr>
          <w:p w14:paraId="0905AB3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Composition</w:t>
            </w:r>
          </w:p>
        </w:tc>
        <w:tc>
          <w:tcPr>
            <w:tcW w:w="2790" w:type="dxa"/>
            <w:tcBorders>
              <w:top w:val="single" w:sz="4" w:space="0" w:color="000000"/>
              <w:left w:val="single" w:sz="4" w:space="0" w:color="000000"/>
              <w:bottom w:val="single" w:sz="4" w:space="0" w:color="000000"/>
              <w:right w:val="single" w:sz="4" w:space="0" w:color="000000"/>
            </w:tcBorders>
            <w:hideMark/>
          </w:tcPr>
          <w:p w14:paraId="3986C76F"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hybridizationRules</w:t>
            </w:r>
          </w:p>
        </w:tc>
        <w:tc>
          <w:tcPr>
            <w:tcW w:w="4133" w:type="dxa"/>
            <w:tcBorders>
              <w:top w:val="single" w:sz="4" w:space="0" w:color="000000"/>
              <w:left w:val="single" w:sz="4" w:space="0" w:color="000000"/>
              <w:bottom w:val="single" w:sz="4" w:space="0" w:color="000000"/>
              <w:right w:val="single" w:sz="4" w:space="0" w:color="000000"/>
            </w:tcBorders>
            <w:hideMark/>
          </w:tcPr>
          <w:p w14:paraId="029DAE5E"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Container for hybridization rules</w:t>
            </w:r>
          </w:p>
        </w:tc>
        <w:tc>
          <w:tcPr>
            <w:tcW w:w="807" w:type="dxa"/>
            <w:tcBorders>
              <w:top w:val="single" w:sz="4" w:space="0" w:color="000000"/>
              <w:left w:val="single" w:sz="4" w:space="0" w:color="000000"/>
              <w:bottom w:val="single" w:sz="4" w:space="0" w:color="000000"/>
              <w:right w:val="single" w:sz="4" w:space="0" w:color="000000"/>
            </w:tcBorders>
            <w:hideMark/>
          </w:tcPr>
          <w:p w14:paraId="7636F2BC"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hideMark/>
          </w:tcPr>
          <w:p w14:paraId="350B050B" w14:textId="77777777" w:rsidR="006B114A" w:rsidRDefault="006B114A">
            <w:pPr>
              <w:suppressAutoHyphens/>
              <w:spacing w:after="0" w:line="240" w:lineRule="auto"/>
              <w:rPr>
                <w:rFonts w:cs="Arial"/>
                <w:color w:val="000000"/>
                <w:sz w:val="16"/>
                <w:szCs w:val="16"/>
                <w:lang w:val="en-US" w:eastAsia="ar-SA"/>
              </w:rPr>
            </w:pPr>
            <w:r>
              <w:rPr>
                <w:rFonts w:cs="Arial"/>
                <w:color w:val="000000"/>
                <w:sz w:val="16"/>
                <w:szCs w:val="16"/>
                <w:lang w:val="en-US" w:eastAsia="ar-SA"/>
              </w:rPr>
              <w:t>&lt;sequence&gt;S100_IC_HybridizationRule</w:t>
            </w:r>
          </w:p>
        </w:tc>
        <w:tc>
          <w:tcPr>
            <w:tcW w:w="3215" w:type="dxa"/>
            <w:tcBorders>
              <w:top w:val="single" w:sz="4" w:space="0" w:color="000000"/>
              <w:left w:val="single" w:sz="4" w:space="0" w:color="000000"/>
              <w:bottom w:val="single" w:sz="4" w:space="0" w:color="000000"/>
              <w:right w:val="single" w:sz="4" w:space="0" w:color="000000"/>
            </w:tcBorders>
            <w:hideMark/>
          </w:tcPr>
          <w:p w14:paraId="02CD5363" w14:textId="205CF8E7" w:rsidR="006B114A" w:rsidRDefault="006B114A">
            <w:pPr>
              <w:suppressAutoHyphens/>
              <w:spacing w:before="100" w:beforeAutospacing="1" w:after="0" w:line="240" w:lineRule="auto"/>
              <w:jc w:val="left"/>
              <w:rPr>
                <w:rFonts w:cs="Arial"/>
                <w:sz w:val="16"/>
                <w:szCs w:val="16"/>
                <w:lang w:val="en-US" w:eastAsia="ar-SA"/>
              </w:rPr>
            </w:pPr>
            <w:r>
              <w:rPr>
                <w:rFonts w:cs="Arial"/>
                <w:color w:val="000000"/>
                <w:sz w:val="16"/>
                <w:szCs w:val="16"/>
                <w:lang w:val="en-US" w:eastAsia="ar-SA"/>
              </w:rPr>
              <w:t xml:space="preserve">sequence </w:t>
            </w:r>
            <w:r w:rsidR="008216C3">
              <w:rPr>
                <w:rFonts w:cs="Arial"/>
                <w:color w:val="000000"/>
                <w:sz w:val="16"/>
                <w:szCs w:val="16"/>
                <w:lang w:val="en-US" w:eastAsia="ar-SA"/>
              </w:rPr>
              <w:t>of non</w:t>
            </w:r>
            <w:r>
              <w:rPr>
                <w:rFonts w:cs="Arial"/>
                <w:color w:val="000000"/>
                <w:sz w:val="16"/>
                <w:szCs w:val="16"/>
                <w:lang w:val="en-US" w:eastAsia="ar-SA"/>
              </w:rPr>
              <w:t>-abstract specializations of S100_IC_HybridizationRule</w:t>
            </w:r>
          </w:p>
        </w:tc>
      </w:tr>
    </w:tbl>
    <w:p w14:paraId="40BB132F" w14:textId="77777777" w:rsidR="006B114A" w:rsidRDefault="006B114A" w:rsidP="00996B38">
      <w:pPr>
        <w:rPr>
          <w:rFonts w:ascii="Arial Narrow" w:hAnsi="Arial Narrow"/>
          <w:sz w:val="22"/>
          <w:lang w:val="en-US" w:eastAsia="en-GB"/>
        </w:rPr>
      </w:pPr>
    </w:p>
    <w:p w14:paraId="63DBBDAD" w14:textId="4DB9A814"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ins w:id="681" w:author="Raphael Malyankar" w:date="2018-07-20T12:56:00Z">
        <w:r w:rsidR="00CF17A6">
          <w:rPr>
            <w:noProof/>
          </w:rPr>
          <w:t>23</w:t>
        </w:r>
      </w:ins>
      <w:ins w:id="682" w:author="Eivind" w:date="2018-07-10T00:11:00Z">
        <w:del w:id="683" w:author="Raphael Malyankar" w:date="2018-07-20T12:56:00Z">
          <w:r w:rsidR="005F5493" w:rsidDel="00CF17A6">
            <w:rPr>
              <w:noProof/>
            </w:rPr>
            <w:delText>23</w:delText>
          </w:r>
        </w:del>
      </w:ins>
      <w:del w:id="684" w:author="Raphael Malyankar" w:date="2018-07-20T12:56:00Z">
        <w:r w:rsidR="00A420D9" w:rsidDel="00CF17A6">
          <w:rPr>
            <w:noProof/>
          </w:rPr>
          <w:delText>21</w:delText>
        </w:r>
      </w:del>
      <w:r w:rsidR="005500B4">
        <w:fldChar w:fldCharType="end"/>
      </w:r>
      <w:r>
        <w:t>. S100_IC_PredefinedCombination</w:t>
      </w:r>
    </w:p>
    <w:p w14:paraId="00087A41" w14:textId="77777777" w:rsidR="006B114A" w:rsidRDefault="006B114A" w:rsidP="00996B38">
      <w:r>
        <w:t>The following composition is added to the specification for Phase 1.</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0B14193D"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6046D25F"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lastRenderedPageBreak/>
              <w:t>Role Name</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180180A6"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vAlign w:val="center"/>
            <w:hideMark/>
          </w:tcPr>
          <w:p w14:paraId="0CB12445"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02C914E1"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7732BCD9"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5" w:type="dxa"/>
            <w:tcBorders>
              <w:top w:val="single" w:sz="4" w:space="0" w:color="000000"/>
              <w:left w:val="single" w:sz="4" w:space="0" w:color="000000"/>
              <w:bottom w:val="single" w:sz="4" w:space="0" w:color="000000"/>
              <w:right w:val="single" w:sz="4" w:space="0" w:color="000000"/>
            </w:tcBorders>
            <w:vAlign w:val="center"/>
            <w:hideMark/>
          </w:tcPr>
          <w:p w14:paraId="7083CB1D"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71B7B586"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1D18FCD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0" w:type="dxa"/>
            <w:tcBorders>
              <w:top w:val="single" w:sz="4" w:space="0" w:color="000000"/>
              <w:left w:val="single" w:sz="4" w:space="0" w:color="000000"/>
              <w:bottom w:val="single" w:sz="4" w:space="0" w:color="000000"/>
              <w:right w:val="single" w:sz="4" w:space="0" w:color="000000"/>
            </w:tcBorders>
            <w:hideMark/>
          </w:tcPr>
          <w:p w14:paraId="62A7DEF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S100_IC_PredefinedCombination</w:t>
            </w:r>
          </w:p>
        </w:tc>
        <w:tc>
          <w:tcPr>
            <w:tcW w:w="4133" w:type="dxa"/>
            <w:tcBorders>
              <w:top w:val="single" w:sz="4" w:space="0" w:color="000000"/>
              <w:left w:val="single" w:sz="4" w:space="0" w:color="000000"/>
              <w:bottom w:val="single" w:sz="4" w:space="0" w:color="000000"/>
              <w:right w:val="single" w:sz="4" w:space="0" w:color="000000"/>
            </w:tcBorders>
            <w:hideMark/>
          </w:tcPr>
          <w:p w14:paraId="5D21083C"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Pre-defined combinations are identifiable pre-set collections of recommended and optional S-NNN data products which are expected to be loaded by the user under specific conditions or for specified tasks. Each pre-defined combination is basically a package of data products, display priorities, context parameters, user settings, portrayal catalogues, etc. An ECDIS or other system can allow the user to initiate the loading of multiple data products and activate multiple parameter settings as a single action, by selecting one of a list of pre-defined combinations, instead of loading and unloading individual data products.</w:t>
            </w:r>
          </w:p>
        </w:tc>
        <w:tc>
          <w:tcPr>
            <w:tcW w:w="807" w:type="dxa"/>
            <w:tcBorders>
              <w:top w:val="single" w:sz="4" w:space="0" w:color="000000"/>
              <w:left w:val="single" w:sz="4" w:space="0" w:color="000000"/>
              <w:bottom w:val="single" w:sz="4" w:space="0" w:color="000000"/>
              <w:right w:val="single" w:sz="4" w:space="0" w:color="000000"/>
            </w:tcBorders>
            <w:hideMark/>
          </w:tcPr>
          <w:p w14:paraId="5745DE95"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2E78CC7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p>
        </w:tc>
        <w:tc>
          <w:tcPr>
            <w:tcW w:w="3215" w:type="dxa"/>
            <w:tcBorders>
              <w:top w:val="single" w:sz="4" w:space="0" w:color="000000"/>
              <w:left w:val="single" w:sz="4" w:space="0" w:color="000000"/>
              <w:bottom w:val="single" w:sz="4" w:space="0" w:color="000000"/>
              <w:right w:val="single" w:sz="4" w:space="0" w:color="000000"/>
            </w:tcBorders>
            <w:hideMark/>
          </w:tcPr>
          <w:p w14:paraId="6B492FB2"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Composition component of S100_IC_InteroperabilityCatalogue</w:t>
            </w:r>
          </w:p>
        </w:tc>
      </w:tr>
      <w:tr w:rsidR="006B114A" w14:paraId="2C45F808"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FBBCB3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Composition</w:t>
            </w:r>
          </w:p>
        </w:tc>
        <w:tc>
          <w:tcPr>
            <w:tcW w:w="2790" w:type="dxa"/>
            <w:tcBorders>
              <w:top w:val="single" w:sz="4" w:space="0" w:color="000000"/>
              <w:left w:val="single" w:sz="4" w:space="0" w:color="000000"/>
              <w:bottom w:val="single" w:sz="4" w:space="0" w:color="000000"/>
              <w:right w:val="single" w:sz="4" w:space="0" w:color="000000"/>
            </w:tcBorders>
            <w:hideMark/>
          </w:tcPr>
          <w:p w14:paraId="5270E33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derivedFeatures</w:t>
            </w:r>
          </w:p>
        </w:tc>
        <w:tc>
          <w:tcPr>
            <w:tcW w:w="4133" w:type="dxa"/>
            <w:tcBorders>
              <w:top w:val="single" w:sz="4" w:space="0" w:color="000000"/>
              <w:left w:val="single" w:sz="4" w:space="0" w:color="000000"/>
              <w:bottom w:val="single" w:sz="4" w:space="0" w:color="000000"/>
              <w:right w:val="single" w:sz="4" w:space="0" w:color="000000"/>
            </w:tcBorders>
            <w:hideMark/>
          </w:tcPr>
          <w:p w14:paraId="4FC978B7" w14:textId="29C57E00"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Container for S100_SuppressedFeatureInstance or S100_IC_HybridFeature elements (concrete </w:t>
            </w:r>
            <w:r w:rsidR="008216C3">
              <w:rPr>
                <w:rFonts w:cs="Arial"/>
                <w:sz w:val="16"/>
                <w:szCs w:val="16"/>
                <w:lang w:val="en-US" w:eastAsia="ar-SA"/>
              </w:rPr>
              <w:t>specializations of</w:t>
            </w:r>
            <w:r>
              <w:rPr>
                <w:rFonts w:cs="Arial"/>
                <w:sz w:val="16"/>
                <w:szCs w:val="16"/>
                <w:lang w:val="en-US" w:eastAsia="ar-SA"/>
              </w:rPr>
              <w:t xml:space="preserve"> S100_IC_DerivedFeature) </w:t>
            </w:r>
          </w:p>
        </w:tc>
        <w:tc>
          <w:tcPr>
            <w:tcW w:w="807" w:type="dxa"/>
            <w:tcBorders>
              <w:top w:val="single" w:sz="4" w:space="0" w:color="000000"/>
              <w:left w:val="single" w:sz="4" w:space="0" w:color="000000"/>
              <w:bottom w:val="single" w:sz="4" w:space="0" w:color="000000"/>
              <w:right w:val="single" w:sz="4" w:space="0" w:color="000000"/>
            </w:tcBorders>
            <w:hideMark/>
          </w:tcPr>
          <w:p w14:paraId="7F28E61C"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hideMark/>
          </w:tcPr>
          <w:p w14:paraId="5F10B402"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&lt;sequence&gt; of sub-classes of S100_IC_DerivedFeature</w:t>
            </w:r>
          </w:p>
        </w:tc>
        <w:tc>
          <w:tcPr>
            <w:tcW w:w="3215" w:type="dxa"/>
            <w:tcBorders>
              <w:top w:val="single" w:sz="4" w:space="0" w:color="000000"/>
              <w:left w:val="single" w:sz="4" w:space="0" w:color="000000"/>
              <w:bottom w:val="single" w:sz="4" w:space="0" w:color="000000"/>
              <w:right w:val="single" w:sz="4" w:space="0" w:color="000000"/>
            </w:tcBorders>
            <w:hideMark/>
          </w:tcPr>
          <w:p w14:paraId="1ED6AA0A"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sequence of S100_SuppressedFeatureInstance or S100_IC_HybridFeature elements</w:t>
            </w:r>
          </w:p>
        </w:tc>
      </w:tr>
    </w:tbl>
    <w:p w14:paraId="13491FCE" w14:textId="77777777" w:rsidR="006B114A" w:rsidRDefault="006B114A" w:rsidP="00996B38">
      <w:pPr>
        <w:rPr>
          <w:rFonts w:ascii="Arial Narrow" w:hAnsi="Arial Narrow"/>
          <w:sz w:val="22"/>
          <w:lang w:val="en-US" w:eastAsia="en-GB"/>
        </w:rPr>
      </w:pPr>
    </w:p>
    <w:p w14:paraId="7755CD97" w14:textId="40F9C112"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ins w:id="685" w:author="Raphael Malyankar" w:date="2018-07-20T12:56:00Z">
        <w:r w:rsidR="00CF17A6">
          <w:rPr>
            <w:noProof/>
          </w:rPr>
          <w:t>24</w:t>
        </w:r>
      </w:ins>
      <w:ins w:id="686" w:author="Eivind" w:date="2018-07-10T00:11:00Z">
        <w:del w:id="687" w:author="Raphael Malyankar" w:date="2018-07-20T12:56:00Z">
          <w:r w:rsidR="005F5493" w:rsidDel="00CF17A6">
            <w:rPr>
              <w:noProof/>
            </w:rPr>
            <w:delText>24</w:delText>
          </w:r>
        </w:del>
      </w:ins>
      <w:del w:id="688" w:author="Raphael Malyankar" w:date="2018-07-20T12:56:00Z">
        <w:r w:rsidR="00A420D9" w:rsidDel="00CF17A6">
          <w:rPr>
            <w:noProof/>
          </w:rPr>
          <w:delText>22</w:delText>
        </w:r>
      </w:del>
      <w:r w:rsidR="005500B4">
        <w:fldChar w:fldCharType="end"/>
      </w:r>
      <w:r>
        <w:t>. S100_IC_SimpleRule</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1C2C76B0"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31BD1D0E"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3F107E06"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vAlign w:val="center"/>
            <w:hideMark/>
          </w:tcPr>
          <w:p w14:paraId="76BF8125"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2BCA67E5"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0F0094FC"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5" w:type="dxa"/>
            <w:tcBorders>
              <w:top w:val="single" w:sz="4" w:space="0" w:color="000000"/>
              <w:left w:val="single" w:sz="4" w:space="0" w:color="000000"/>
              <w:bottom w:val="single" w:sz="4" w:space="0" w:color="000000"/>
              <w:right w:val="single" w:sz="4" w:space="0" w:color="000000"/>
            </w:tcBorders>
            <w:vAlign w:val="center"/>
            <w:hideMark/>
          </w:tcPr>
          <w:p w14:paraId="24604464"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2B6FFF4C"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70D206E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0" w:type="dxa"/>
            <w:tcBorders>
              <w:top w:val="single" w:sz="4" w:space="0" w:color="000000"/>
              <w:left w:val="single" w:sz="4" w:space="0" w:color="000000"/>
              <w:bottom w:val="single" w:sz="4" w:space="0" w:color="000000"/>
              <w:right w:val="single" w:sz="4" w:space="0" w:color="000000"/>
            </w:tcBorders>
            <w:hideMark/>
          </w:tcPr>
          <w:p w14:paraId="44603C1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S100_IC_SimpleRule</w:t>
            </w:r>
          </w:p>
        </w:tc>
        <w:tc>
          <w:tcPr>
            <w:tcW w:w="4133" w:type="dxa"/>
            <w:tcBorders>
              <w:top w:val="single" w:sz="4" w:space="0" w:color="000000"/>
              <w:left w:val="single" w:sz="4" w:space="0" w:color="000000"/>
              <w:bottom w:val="single" w:sz="4" w:space="0" w:color="000000"/>
              <w:right w:val="single" w:sz="4" w:space="0" w:color="000000"/>
            </w:tcBorders>
            <w:hideMark/>
          </w:tcPr>
          <w:p w14:paraId="3AED11CC"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Rule describing how</w:t>
            </w:r>
            <w:r>
              <w:t xml:space="preserve"> a </w:t>
            </w:r>
            <w:r>
              <w:rPr>
                <w:rFonts w:cs="Arial"/>
                <w:sz w:val="16"/>
                <w:szCs w:val="16"/>
                <w:lang w:val="en-US" w:eastAsia="ar-SA"/>
              </w:rPr>
              <w:t>set of feature instances is combined to create a hybrid feature type. Simple rules may operate only on thematic attributes. Simple rules treat thematic attributes uniformly during hybridization and therefore do not mention specific attributes. Location/extent spatial attributes of all input features must be spatially equal.</w:t>
            </w:r>
          </w:p>
        </w:tc>
        <w:tc>
          <w:tcPr>
            <w:tcW w:w="807" w:type="dxa"/>
            <w:tcBorders>
              <w:top w:val="single" w:sz="4" w:space="0" w:color="000000"/>
              <w:left w:val="single" w:sz="4" w:space="0" w:color="000000"/>
              <w:bottom w:val="single" w:sz="4" w:space="0" w:color="000000"/>
              <w:right w:val="single" w:sz="4" w:space="0" w:color="000000"/>
            </w:tcBorders>
            <w:hideMark/>
          </w:tcPr>
          <w:p w14:paraId="33D08CBC" w14:textId="56EDEA9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r w:rsidR="008216C3">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62B3E907" w14:textId="1888C23A"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r w:rsidR="008216C3">
              <w:rPr>
                <w:rFonts w:cs="Arial"/>
                <w:sz w:val="16"/>
                <w:szCs w:val="16"/>
                <w:lang w:val="en-US" w:eastAsia="ar-SA"/>
              </w:rPr>
              <w:t>-</w:t>
            </w:r>
          </w:p>
        </w:tc>
        <w:tc>
          <w:tcPr>
            <w:tcW w:w="3215" w:type="dxa"/>
            <w:tcBorders>
              <w:top w:val="single" w:sz="4" w:space="0" w:color="000000"/>
              <w:left w:val="single" w:sz="4" w:space="0" w:color="000000"/>
              <w:bottom w:val="single" w:sz="4" w:space="0" w:color="000000"/>
              <w:right w:val="single" w:sz="4" w:space="0" w:color="000000"/>
            </w:tcBorders>
            <w:hideMark/>
          </w:tcPr>
          <w:p w14:paraId="2AFF9E7E"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Subclass of S100_IC_HybridFeatureCreationRule</w:t>
            </w:r>
          </w:p>
        </w:tc>
      </w:tr>
      <w:tr w:rsidR="006B114A" w14:paraId="6B308709"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02A1D0F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14D9683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ruleIdentifier</w:t>
            </w:r>
          </w:p>
        </w:tc>
        <w:tc>
          <w:tcPr>
            <w:tcW w:w="4133" w:type="dxa"/>
            <w:tcBorders>
              <w:top w:val="single" w:sz="4" w:space="0" w:color="000000"/>
              <w:left w:val="single" w:sz="4" w:space="0" w:color="000000"/>
              <w:bottom w:val="single" w:sz="4" w:space="0" w:color="000000"/>
              <w:right w:val="single" w:sz="4" w:space="0" w:color="000000"/>
            </w:tcBorders>
            <w:hideMark/>
          </w:tcPr>
          <w:p w14:paraId="73800ECD"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Rule identifier</w:t>
            </w:r>
          </w:p>
        </w:tc>
        <w:tc>
          <w:tcPr>
            <w:tcW w:w="807" w:type="dxa"/>
            <w:tcBorders>
              <w:top w:val="single" w:sz="4" w:space="0" w:color="000000"/>
              <w:left w:val="single" w:sz="4" w:space="0" w:color="000000"/>
              <w:bottom w:val="single" w:sz="4" w:space="0" w:color="000000"/>
              <w:right w:val="single" w:sz="4" w:space="0" w:color="000000"/>
            </w:tcBorders>
            <w:hideMark/>
          </w:tcPr>
          <w:p w14:paraId="12C4B2E1"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1F0F248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hideMark/>
          </w:tcPr>
          <w:p w14:paraId="22F81646"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Inherited from S100_IC_HybridFeatureCreationRule</w:t>
            </w:r>
          </w:p>
          <w:p w14:paraId="227B31C1"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Mandatory unique ID used for references.</w:t>
            </w:r>
          </w:p>
        </w:tc>
      </w:tr>
    </w:tbl>
    <w:p w14:paraId="3FB960E0" w14:textId="77777777" w:rsidR="006B114A" w:rsidRDefault="006B114A" w:rsidP="00996B38">
      <w:pPr>
        <w:rPr>
          <w:rFonts w:ascii="Arial Narrow" w:hAnsi="Arial Narrow"/>
          <w:sz w:val="22"/>
          <w:lang w:val="en-US" w:eastAsia="en-GB"/>
        </w:rPr>
      </w:pPr>
    </w:p>
    <w:p w14:paraId="45C64DE9" w14:textId="17E274FE"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ins w:id="689" w:author="Raphael Malyankar" w:date="2018-07-20T12:56:00Z">
        <w:r w:rsidR="00CF17A6">
          <w:rPr>
            <w:noProof/>
          </w:rPr>
          <w:t>25</w:t>
        </w:r>
      </w:ins>
      <w:ins w:id="690" w:author="Eivind" w:date="2018-07-10T00:11:00Z">
        <w:del w:id="691" w:author="Raphael Malyankar" w:date="2018-07-20T12:56:00Z">
          <w:r w:rsidR="005F5493" w:rsidDel="00CF17A6">
            <w:rPr>
              <w:noProof/>
            </w:rPr>
            <w:delText>25</w:delText>
          </w:r>
        </w:del>
      </w:ins>
      <w:del w:id="692" w:author="Raphael Malyankar" w:date="2018-07-20T12:56:00Z">
        <w:r w:rsidR="00A420D9" w:rsidDel="00CF17A6">
          <w:rPr>
            <w:noProof/>
          </w:rPr>
          <w:delText>23</w:delText>
        </w:r>
      </w:del>
      <w:r w:rsidR="005500B4">
        <w:fldChar w:fldCharType="end"/>
      </w:r>
      <w:r>
        <w:t>. S100_IC_SuppressedFeatureInstance</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3D2462E4"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63A7C9FF"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36FD1A1F"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vAlign w:val="center"/>
            <w:hideMark/>
          </w:tcPr>
          <w:p w14:paraId="26DFF2FA"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787920E2"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59EF638E"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5" w:type="dxa"/>
            <w:tcBorders>
              <w:top w:val="single" w:sz="4" w:space="0" w:color="000000"/>
              <w:left w:val="single" w:sz="4" w:space="0" w:color="000000"/>
              <w:bottom w:val="single" w:sz="4" w:space="0" w:color="000000"/>
              <w:right w:val="single" w:sz="4" w:space="0" w:color="000000"/>
            </w:tcBorders>
            <w:vAlign w:val="center"/>
            <w:hideMark/>
          </w:tcPr>
          <w:p w14:paraId="4FCB1654"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036946D8"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7F29E8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0" w:type="dxa"/>
            <w:tcBorders>
              <w:top w:val="single" w:sz="4" w:space="0" w:color="000000"/>
              <w:left w:val="single" w:sz="4" w:space="0" w:color="000000"/>
              <w:bottom w:val="single" w:sz="4" w:space="0" w:color="000000"/>
              <w:right w:val="single" w:sz="4" w:space="0" w:color="000000"/>
            </w:tcBorders>
            <w:hideMark/>
          </w:tcPr>
          <w:p w14:paraId="71B8180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S100_IC_SuppressedFeatureInstance</w:t>
            </w:r>
          </w:p>
        </w:tc>
        <w:tc>
          <w:tcPr>
            <w:tcW w:w="4133" w:type="dxa"/>
            <w:tcBorders>
              <w:top w:val="single" w:sz="4" w:space="0" w:color="000000"/>
              <w:left w:val="single" w:sz="4" w:space="0" w:color="000000"/>
              <w:bottom w:val="single" w:sz="4" w:space="0" w:color="000000"/>
              <w:right w:val="single" w:sz="4" w:space="0" w:color="000000"/>
            </w:tcBorders>
            <w:hideMark/>
          </w:tcPr>
          <w:p w14:paraId="3E7F8C5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Operations for replacement of feature instances in one product by instances in another product. The “secondary” product replaces the “primary”.</w:t>
            </w:r>
          </w:p>
        </w:tc>
        <w:tc>
          <w:tcPr>
            <w:tcW w:w="807" w:type="dxa"/>
            <w:tcBorders>
              <w:top w:val="single" w:sz="4" w:space="0" w:color="000000"/>
              <w:left w:val="single" w:sz="4" w:space="0" w:color="000000"/>
              <w:bottom w:val="single" w:sz="4" w:space="0" w:color="000000"/>
              <w:right w:val="single" w:sz="4" w:space="0" w:color="000000"/>
            </w:tcBorders>
          </w:tcPr>
          <w:p w14:paraId="3E384C9C" w14:textId="3B6EA975" w:rsidR="006B114A" w:rsidRDefault="008216C3">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tcPr>
          <w:p w14:paraId="10DFD670" w14:textId="4F594141" w:rsidR="006B114A" w:rsidRDefault="008216C3">
            <w:pPr>
              <w:suppressAutoHyphens/>
              <w:snapToGrid w:val="0"/>
              <w:spacing w:before="60" w:after="60" w:line="240" w:lineRule="auto"/>
              <w:jc w:val="left"/>
              <w:rPr>
                <w:rFonts w:cs="Arial"/>
                <w:sz w:val="16"/>
                <w:szCs w:val="16"/>
                <w:lang w:val="en-US" w:eastAsia="ar-SA"/>
              </w:rPr>
            </w:pPr>
            <w:r>
              <w:rPr>
                <w:rFonts w:cs="Arial"/>
                <w:sz w:val="16"/>
                <w:szCs w:val="16"/>
                <w:lang w:val="en-US" w:eastAsia="ar-SA"/>
              </w:rPr>
              <w:t>--</w:t>
            </w:r>
          </w:p>
        </w:tc>
        <w:tc>
          <w:tcPr>
            <w:tcW w:w="3215" w:type="dxa"/>
            <w:tcBorders>
              <w:top w:val="single" w:sz="4" w:space="0" w:color="000000"/>
              <w:left w:val="single" w:sz="4" w:space="0" w:color="000000"/>
              <w:bottom w:val="single" w:sz="4" w:space="0" w:color="000000"/>
              <w:right w:val="single" w:sz="4" w:space="0" w:color="000000"/>
            </w:tcBorders>
            <w:hideMark/>
          </w:tcPr>
          <w:p w14:paraId="76325163"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Sub-class of S100_IC_FeatureDerivation</w:t>
            </w:r>
          </w:p>
        </w:tc>
      </w:tr>
      <w:tr w:rsidR="006B114A" w14:paraId="76E7ECC3"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78CF73F4" w14:textId="558E6891"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lastRenderedPageBreak/>
              <w:t>Attribute</w:t>
            </w:r>
            <w:ins w:id="693" w:author="Raphael Malyankar" w:date="2018-07-13T07:49:00Z">
              <w:r w:rsidR="00FB26BF">
                <w:rPr>
                  <w:rFonts w:cs="Arial"/>
                  <w:sz w:val="16"/>
                  <w:szCs w:val="16"/>
                  <w:lang w:val="en-US" w:eastAsia="ar-SA"/>
                </w:rPr>
                <w:t>s</w:t>
              </w:r>
            </w:ins>
          </w:p>
        </w:tc>
        <w:tc>
          <w:tcPr>
            <w:tcW w:w="2790" w:type="dxa"/>
            <w:tcBorders>
              <w:top w:val="single" w:sz="4" w:space="0" w:color="000000"/>
              <w:left w:val="single" w:sz="4" w:space="0" w:color="000000"/>
              <w:bottom w:val="single" w:sz="4" w:space="0" w:color="000000"/>
              <w:right w:val="single" w:sz="4" w:space="0" w:color="000000"/>
            </w:tcBorders>
            <w:hideMark/>
          </w:tcPr>
          <w:p w14:paraId="1C04C21C" w14:textId="4DD7CD05" w:rsidR="00472C4C" w:rsidRDefault="00472C4C">
            <w:pPr>
              <w:suppressAutoHyphens/>
              <w:snapToGrid w:val="0"/>
              <w:spacing w:before="60" w:after="60" w:line="240" w:lineRule="auto"/>
              <w:rPr>
                <w:rFonts w:cs="Arial"/>
                <w:sz w:val="16"/>
                <w:szCs w:val="16"/>
                <w:lang w:val="en-US" w:eastAsia="ar-SA"/>
              </w:rPr>
            </w:pPr>
            <w:r>
              <w:rPr>
                <w:rFonts w:cs="Arial"/>
                <w:sz w:val="16"/>
                <w:szCs w:val="16"/>
                <w:lang w:val="en-US" w:eastAsia="ar-SA"/>
              </w:rPr>
              <w:t>identifier</w:t>
            </w:r>
          </w:p>
          <w:p w14:paraId="49A04D47" w14:textId="3C47729D"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primaryProduct</w:t>
            </w:r>
          </w:p>
          <w:p w14:paraId="25C17D87"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primaryFeatureCode</w:t>
            </w:r>
          </w:p>
          <w:p w14:paraId="0AF96AA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primarySelector</w:t>
            </w:r>
          </w:p>
          <w:p w14:paraId="1D7C5A0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secondaryProduct</w:t>
            </w:r>
          </w:p>
          <w:p w14:paraId="4695EF6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secondaryFeatureCode</w:t>
            </w:r>
          </w:p>
          <w:p w14:paraId="010EBCE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secondarySelector</w:t>
            </w:r>
          </w:p>
          <w:p w14:paraId="2D71CC6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outputProduct</w:t>
            </w:r>
          </w:p>
          <w:p w14:paraId="01BA4C4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outputFeatureCode</w:t>
            </w:r>
          </w:p>
        </w:tc>
        <w:tc>
          <w:tcPr>
            <w:tcW w:w="4133" w:type="dxa"/>
            <w:tcBorders>
              <w:top w:val="single" w:sz="4" w:space="0" w:color="000000"/>
              <w:left w:val="single" w:sz="4" w:space="0" w:color="000000"/>
              <w:bottom w:val="single" w:sz="4" w:space="0" w:color="000000"/>
              <w:right w:val="single" w:sz="4" w:space="0" w:color="000000"/>
            </w:tcBorders>
            <w:hideMark/>
          </w:tcPr>
          <w:p w14:paraId="630D171F"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(See S100_IC_FeatureDerivation) </w:t>
            </w:r>
          </w:p>
        </w:tc>
        <w:tc>
          <w:tcPr>
            <w:tcW w:w="807" w:type="dxa"/>
            <w:tcBorders>
              <w:top w:val="single" w:sz="4" w:space="0" w:color="000000"/>
              <w:left w:val="single" w:sz="4" w:space="0" w:color="000000"/>
              <w:bottom w:val="single" w:sz="4" w:space="0" w:color="000000"/>
              <w:right w:val="single" w:sz="4" w:space="0" w:color="000000"/>
            </w:tcBorders>
          </w:tcPr>
          <w:p w14:paraId="083CE1DD" w14:textId="77777777" w:rsidR="006B114A" w:rsidRDefault="006B114A">
            <w:pPr>
              <w:suppressAutoHyphens/>
              <w:snapToGrid w:val="0"/>
              <w:spacing w:before="60" w:after="60" w:line="240" w:lineRule="auto"/>
              <w:jc w:val="center"/>
              <w:rPr>
                <w:rFonts w:cs="Arial"/>
                <w:sz w:val="16"/>
                <w:szCs w:val="16"/>
                <w:lang w:val="en-US" w:eastAsia="ar-SA"/>
              </w:rPr>
            </w:pPr>
          </w:p>
        </w:tc>
        <w:tc>
          <w:tcPr>
            <w:tcW w:w="1900" w:type="dxa"/>
            <w:tcBorders>
              <w:top w:val="single" w:sz="4" w:space="0" w:color="000000"/>
              <w:left w:val="single" w:sz="4" w:space="0" w:color="000000"/>
              <w:bottom w:val="single" w:sz="4" w:space="0" w:color="000000"/>
              <w:right w:val="single" w:sz="4" w:space="0" w:color="000000"/>
            </w:tcBorders>
            <w:hideMark/>
          </w:tcPr>
          <w:p w14:paraId="22B182B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p>
        </w:tc>
        <w:tc>
          <w:tcPr>
            <w:tcW w:w="3215" w:type="dxa"/>
            <w:tcBorders>
              <w:top w:val="single" w:sz="4" w:space="0" w:color="000000"/>
              <w:left w:val="single" w:sz="4" w:space="0" w:color="000000"/>
              <w:bottom w:val="single" w:sz="4" w:space="0" w:color="000000"/>
              <w:right w:val="single" w:sz="4" w:space="0" w:color="000000"/>
            </w:tcBorders>
            <w:hideMark/>
          </w:tcPr>
          <w:p w14:paraId="0EEFD556"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Inherited from S100_IC_FeatureDerivation</w:t>
            </w:r>
          </w:p>
          <w:p w14:paraId="21D80296"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If attributes bindings of the result are the same as secondary product type, the outputProduct and outputFeatureCode can be the same as the secondaryProduct and secondaryFeatureCode; if the attribute binds change, the outputProduct must be HYBRID and the outputFeatureCode must be the code of a feature type defined in the hybrid FC.</w:t>
            </w:r>
          </w:p>
        </w:tc>
      </w:tr>
      <w:tr w:rsidR="006B114A" w14:paraId="2289E789"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A72DE7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Role</w:t>
            </w:r>
          </w:p>
        </w:tc>
        <w:tc>
          <w:tcPr>
            <w:tcW w:w="2790" w:type="dxa"/>
            <w:tcBorders>
              <w:top w:val="single" w:sz="4" w:space="0" w:color="000000"/>
              <w:left w:val="single" w:sz="4" w:space="0" w:color="000000"/>
              <w:bottom w:val="single" w:sz="4" w:space="0" w:color="000000"/>
              <w:right w:val="single" w:sz="4" w:space="0" w:color="000000"/>
            </w:tcBorders>
            <w:hideMark/>
          </w:tcPr>
          <w:p w14:paraId="63CE3FB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featureRef</w:t>
            </w:r>
          </w:p>
        </w:tc>
        <w:tc>
          <w:tcPr>
            <w:tcW w:w="4133" w:type="dxa"/>
            <w:tcBorders>
              <w:top w:val="single" w:sz="4" w:space="0" w:color="000000"/>
              <w:left w:val="single" w:sz="4" w:space="0" w:color="000000"/>
              <w:bottom w:val="single" w:sz="4" w:space="0" w:color="000000"/>
              <w:right w:val="single" w:sz="4" w:space="0" w:color="000000"/>
            </w:tcBorders>
            <w:hideMark/>
          </w:tcPr>
          <w:p w14:paraId="7A705029"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(See S100_IC_FeatureDerivation) </w:t>
            </w:r>
          </w:p>
        </w:tc>
        <w:tc>
          <w:tcPr>
            <w:tcW w:w="807" w:type="dxa"/>
            <w:tcBorders>
              <w:top w:val="single" w:sz="4" w:space="0" w:color="000000"/>
              <w:left w:val="single" w:sz="4" w:space="0" w:color="000000"/>
              <w:bottom w:val="single" w:sz="4" w:space="0" w:color="000000"/>
              <w:right w:val="single" w:sz="4" w:space="0" w:color="000000"/>
            </w:tcBorders>
            <w:hideMark/>
          </w:tcPr>
          <w:p w14:paraId="41C02390"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0321301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&lt;reference&gt;S100_IC_Feature</w:t>
            </w:r>
          </w:p>
        </w:tc>
        <w:tc>
          <w:tcPr>
            <w:tcW w:w="3215" w:type="dxa"/>
            <w:tcBorders>
              <w:top w:val="single" w:sz="4" w:space="0" w:color="000000"/>
              <w:left w:val="single" w:sz="4" w:space="0" w:color="000000"/>
              <w:bottom w:val="single" w:sz="4" w:space="0" w:color="000000"/>
              <w:right w:val="single" w:sz="4" w:space="0" w:color="000000"/>
            </w:tcBorders>
            <w:hideMark/>
          </w:tcPr>
          <w:p w14:paraId="2B3EC7F6"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Inherited from S100_IC_FeatureDerivation</w:t>
            </w:r>
          </w:p>
        </w:tc>
      </w:tr>
    </w:tbl>
    <w:p w14:paraId="1F8441F9" w14:textId="77777777" w:rsidR="006B114A" w:rsidRDefault="006B114A" w:rsidP="00996B38">
      <w:pPr>
        <w:rPr>
          <w:rFonts w:ascii="Arial Narrow" w:hAnsi="Arial Narrow"/>
          <w:sz w:val="22"/>
          <w:lang w:val="en-US" w:eastAsia="en-GB"/>
        </w:rPr>
      </w:pPr>
    </w:p>
    <w:p w14:paraId="2FE3A0B6" w14:textId="61C1AB58"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ins w:id="694" w:author="Raphael Malyankar" w:date="2018-07-20T12:56:00Z">
        <w:r w:rsidR="00CF17A6">
          <w:rPr>
            <w:noProof/>
          </w:rPr>
          <w:t>26</w:t>
        </w:r>
      </w:ins>
      <w:ins w:id="695" w:author="Eivind" w:date="2018-07-10T00:11:00Z">
        <w:del w:id="696" w:author="Raphael Malyankar" w:date="2018-07-20T12:56:00Z">
          <w:r w:rsidR="005F5493" w:rsidDel="00CF17A6">
            <w:rPr>
              <w:noProof/>
            </w:rPr>
            <w:delText>26</w:delText>
          </w:r>
        </w:del>
      </w:ins>
      <w:del w:id="697" w:author="Raphael Malyankar" w:date="2018-07-20T12:56:00Z">
        <w:r w:rsidR="00A420D9" w:rsidDel="00CF17A6">
          <w:rPr>
            <w:noProof/>
          </w:rPr>
          <w:delText>24</w:delText>
        </w:r>
      </w:del>
      <w:r w:rsidR="005500B4">
        <w:fldChar w:fldCharType="end"/>
      </w:r>
      <w:r>
        <w:t>. S100_IC_ThematicRule</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66E36B71"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4A9922E2"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6FDC1DDA"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vAlign w:val="center"/>
            <w:hideMark/>
          </w:tcPr>
          <w:p w14:paraId="6A7227A8"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386854CA"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15898D6C"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5" w:type="dxa"/>
            <w:tcBorders>
              <w:top w:val="single" w:sz="4" w:space="0" w:color="000000"/>
              <w:left w:val="single" w:sz="4" w:space="0" w:color="000000"/>
              <w:bottom w:val="single" w:sz="4" w:space="0" w:color="000000"/>
              <w:right w:val="single" w:sz="4" w:space="0" w:color="000000"/>
            </w:tcBorders>
            <w:vAlign w:val="center"/>
            <w:hideMark/>
          </w:tcPr>
          <w:p w14:paraId="59031903"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242624D2"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D9DC8B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0" w:type="dxa"/>
            <w:tcBorders>
              <w:top w:val="single" w:sz="4" w:space="0" w:color="000000"/>
              <w:left w:val="single" w:sz="4" w:space="0" w:color="000000"/>
              <w:bottom w:val="single" w:sz="4" w:space="0" w:color="000000"/>
              <w:right w:val="single" w:sz="4" w:space="0" w:color="000000"/>
            </w:tcBorders>
            <w:hideMark/>
          </w:tcPr>
          <w:p w14:paraId="6929AED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S100_IC_ThematicRule</w:t>
            </w:r>
          </w:p>
        </w:tc>
        <w:tc>
          <w:tcPr>
            <w:tcW w:w="4133" w:type="dxa"/>
            <w:tcBorders>
              <w:top w:val="single" w:sz="4" w:space="0" w:color="000000"/>
              <w:left w:val="single" w:sz="4" w:space="0" w:color="000000"/>
              <w:bottom w:val="single" w:sz="4" w:space="0" w:color="000000"/>
              <w:right w:val="single" w:sz="4" w:space="0" w:color="000000"/>
            </w:tcBorders>
            <w:hideMark/>
          </w:tcPr>
          <w:p w14:paraId="7F25DEFF" w14:textId="1F220610"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Rule describing how</w:t>
            </w:r>
            <w:r w:rsidRPr="00E01F41">
              <w:rPr>
                <w:sz w:val="16"/>
                <w:szCs w:val="16"/>
              </w:rPr>
              <w:t xml:space="preserve"> a</w:t>
            </w:r>
            <w:r>
              <w:t xml:space="preserve"> </w:t>
            </w:r>
            <w:r>
              <w:rPr>
                <w:rFonts w:cs="Arial"/>
                <w:sz w:val="16"/>
                <w:szCs w:val="16"/>
                <w:lang w:val="en-US" w:eastAsia="ar-SA"/>
              </w:rPr>
              <w:t>set of feature instances is combined to create a hybrid feature type.</w:t>
            </w:r>
            <w:r w:rsidR="00E01F41">
              <w:rPr>
                <w:rFonts w:cs="Arial"/>
                <w:sz w:val="16"/>
                <w:szCs w:val="16"/>
                <w:lang w:val="en-US" w:eastAsia="ar-SA"/>
              </w:rPr>
              <w:t xml:space="preserve"> </w:t>
            </w:r>
            <w:r>
              <w:rPr>
                <w:rFonts w:cs="Arial"/>
                <w:sz w:val="16"/>
                <w:szCs w:val="16"/>
                <w:lang w:val="en-US" w:eastAsia="ar-SA"/>
              </w:rPr>
              <w:t>Thematic rules may operate on only thematic attributes. The input features are required to have spatially equal geometry within a tolerance set by the system.</w:t>
            </w:r>
          </w:p>
        </w:tc>
        <w:tc>
          <w:tcPr>
            <w:tcW w:w="807" w:type="dxa"/>
            <w:tcBorders>
              <w:top w:val="single" w:sz="4" w:space="0" w:color="000000"/>
              <w:left w:val="single" w:sz="4" w:space="0" w:color="000000"/>
              <w:bottom w:val="single" w:sz="4" w:space="0" w:color="000000"/>
              <w:right w:val="single" w:sz="4" w:space="0" w:color="000000"/>
            </w:tcBorders>
            <w:hideMark/>
          </w:tcPr>
          <w:p w14:paraId="6AE8DBDD" w14:textId="213AE2CB"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r w:rsidR="008216C3">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0247979D" w14:textId="2B11FFD4"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r w:rsidR="008216C3">
              <w:rPr>
                <w:rFonts w:cs="Arial"/>
                <w:sz w:val="16"/>
                <w:szCs w:val="16"/>
                <w:lang w:val="en-US" w:eastAsia="ar-SA"/>
              </w:rPr>
              <w:t>-</w:t>
            </w:r>
          </w:p>
        </w:tc>
        <w:tc>
          <w:tcPr>
            <w:tcW w:w="3215" w:type="dxa"/>
            <w:tcBorders>
              <w:top w:val="single" w:sz="4" w:space="0" w:color="000000"/>
              <w:left w:val="single" w:sz="4" w:space="0" w:color="000000"/>
              <w:bottom w:val="single" w:sz="4" w:space="0" w:color="000000"/>
              <w:right w:val="single" w:sz="4" w:space="0" w:color="000000"/>
            </w:tcBorders>
            <w:hideMark/>
          </w:tcPr>
          <w:p w14:paraId="0F900BEC"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Subclass of S100_IC_HybridFeatureCreationRule</w:t>
            </w:r>
          </w:p>
        </w:tc>
      </w:tr>
      <w:tr w:rsidR="006B114A" w14:paraId="01A86768"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665F4CB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710F5D8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ruleIdentifier</w:t>
            </w:r>
          </w:p>
        </w:tc>
        <w:tc>
          <w:tcPr>
            <w:tcW w:w="4133" w:type="dxa"/>
            <w:tcBorders>
              <w:top w:val="single" w:sz="4" w:space="0" w:color="000000"/>
              <w:left w:val="single" w:sz="4" w:space="0" w:color="000000"/>
              <w:bottom w:val="single" w:sz="4" w:space="0" w:color="000000"/>
              <w:right w:val="single" w:sz="4" w:space="0" w:color="000000"/>
            </w:tcBorders>
            <w:hideMark/>
          </w:tcPr>
          <w:p w14:paraId="7582E0D9"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Rule identifier</w:t>
            </w:r>
          </w:p>
        </w:tc>
        <w:tc>
          <w:tcPr>
            <w:tcW w:w="807" w:type="dxa"/>
            <w:tcBorders>
              <w:top w:val="single" w:sz="4" w:space="0" w:color="000000"/>
              <w:left w:val="single" w:sz="4" w:space="0" w:color="000000"/>
              <w:bottom w:val="single" w:sz="4" w:space="0" w:color="000000"/>
              <w:right w:val="single" w:sz="4" w:space="0" w:color="000000"/>
            </w:tcBorders>
            <w:hideMark/>
          </w:tcPr>
          <w:p w14:paraId="38F8CDA8"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3BF6845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hideMark/>
          </w:tcPr>
          <w:p w14:paraId="7B40D7EC"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Mandatory unique ID used for references.</w:t>
            </w:r>
          </w:p>
        </w:tc>
      </w:tr>
    </w:tbl>
    <w:p w14:paraId="3493BF33" w14:textId="77777777" w:rsidR="006B114A" w:rsidRDefault="006B114A" w:rsidP="00996B38">
      <w:pPr>
        <w:rPr>
          <w:lang w:val="en-US" w:eastAsia="en-GB"/>
        </w:rPr>
      </w:pPr>
    </w:p>
    <w:p w14:paraId="231AC6C5" w14:textId="3667D13F"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ins w:id="698" w:author="Raphael Malyankar" w:date="2018-07-20T12:56:00Z">
        <w:r w:rsidR="00CF17A6">
          <w:rPr>
            <w:noProof/>
          </w:rPr>
          <w:t>27</w:t>
        </w:r>
      </w:ins>
      <w:ins w:id="699" w:author="Eivind" w:date="2018-07-10T00:11:00Z">
        <w:del w:id="700" w:author="Raphael Malyankar" w:date="2018-07-20T12:56:00Z">
          <w:r w:rsidR="005F5493" w:rsidDel="00CF17A6">
            <w:rPr>
              <w:noProof/>
            </w:rPr>
            <w:delText>27</w:delText>
          </w:r>
        </w:del>
      </w:ins>
      <w:del w:id="701" w:author="Raphael Malyankar" w:date="2018-07-20T12:56:00Z">
        <w:r w:rsidR="00A420D9" w:rsidDel="00CF17A6">
          <w:rPr>
            <w:noProof/>
          </w:rPr>
          <w:delText>25</w:delText>
        </w:r>
      </w:del>
      <w:r w:rsidR="005500B4">
        <w:fldChar w:fldCharType="end"/>
      </w:r>
      <w:r>
        <w:t>. FeatureSelector</w:t>
      </w:r>
    </w:p>
    <w:tbl>
      <w:tblPr>
        <w:tblW w:w="4967" w:type="pct"/>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040"/>
        <w:gridCol w:w="1369"/>
        <w:gridCol w:w="4572"/>
        <w:gridCol w:w="2766"/>
        <w:gridCol w:w="3118"/>
      </w:tblGrid>
      <w:tr w:rsidR="006B114A" w14:paraId="6849E9A1" w14:textId="77777777" w:rsidTr="00996B38">
        <w:trPr>
          <w:cantSplit/>
        </w:trPr>
        <w:tc>
          <w:tcPr>
            <w:tcW w:w="404" w:type="pct"/>
            <w:tcBorders>
              <w:top w:val="single" w:sz="4" w:space="0" w:color="000000"/>
              <w:left w:val="single" w:sz="4" w:space="0" w:color="000000"/>
              <w:bottom w:val="single" w:sz="4" w:space="0" w:color="000000"/>
              <w:right w:val="single" w:sz="4" w:space="0" w:color="000000"/>
            </w:tcBorders>
            <w:vAlign w:val="center"/>
            <w:hideMark/>
          </w:tcPr>
          <w:p w14:paraId="55483E3B"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532" w:type="pct"/>
            <w:tcBorders>
              <w:top w:val="single" w:sz="4" w:space="0" w:color="000000"/>
              <w:left w:val="single" w:sz="4" w:space="0" w:color="000000"/>
              <w:bottom w:val="single" w:sz="4" w:space="0" w:color="000000"/>
              <w:right w:val="single" w:sz="4" w:space="0" w:color="000000"/>
            </w:tcBorders>
            <w:vAlign w:val="center"/>
            <w:hideMark/>
          </w:tcPr>
          <w:p w14:paraId="4F884AA4"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1777" w:type="pct"/>
            <w:tcBorders>
              <w:top w:val="single" w:sz="4" w:space="0" w:color="000000"/>
              <w:left w:val="single" w:sz="4" w:space="0" w:color="000000"/>
              <w:bottom w:val="single" w:sz="4" w:space="0" w:color="000000"/>
              <w:right w:val="single" w:sz="4" w:space="0" w:color="000000"/>
            </w:tcBorders>
            <w:vAlign w:val="center"/>
            <w:hideMark/>
          </w:tcPr>
          <w:p w14:paraId="3AA458A2"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1075" w:type="pct"/>
            <w:tcBorders>
              <w:top w:val="single" w:sz="4" w:space="0" w:color="000000"/>
              <w:left w:val="single" w:sz="4" w:space="0" w:color="000000"/>
              <w:bottom w:val="single" w:sz="4" w:space="0" w:color="000000"/>
              <w:right w:val="single" w:sz="4" w:space="0" w:color="000000"/>
            </w:tcBorders>
            <w:vAlign w:val="center"/>
            <w:hideMark/>
          </w:tcPr>
          <w:p w14:paraId="4DE91DA3"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Derivation</w:t>
            </w:r>
          </w:p>
        </w:tc>
        <w:tc>
          <w:tcPr>
            <w:tcW w:w="1213" w:type="pct"/>
            <w:tcBorders>
              <w:top w:val="single" w:sz="4" w:space="0" w:color="000000"/>
              <w:left w:val="single" w:sz="4" w:space="0" w:color="000000"/>
              <w:bottom w:val="single" w:sz="4" w:space="0" w:color="000000"/>
              <w:right w:val="single" w:sz="4" w:space="0" w:color="000000"/>
            </w:tcBorders>
            <w:vAlign w:val="center"/>
            <w:hideMark/>
          </w:tcPr>
          <w:p w14:paraId="0322C771"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2E406EC2" w14:textId="77777777" w:rsidTr="00996B38">
        <w:trPr>
          <w:cantSplit/>
        </w:trPr>
        <w:tc>
          <w:tcPr>
            <w:tcW w:w="404" w:type="pct"/>
            <w:tcBorders>
              <w:top w:val="single" w:sz="4" w:space="0" w:color="000000"/>
              <w:left w:val="single" w:sz="4" w:space="0" w:color="000000"/>
              <w:bottom w:val="single" w:sz="4" w:space="0" w:color="000000"/>
              <w:right w:val="single" w:sz="4" w:space="0" w:color="000000"/>
            </w:tcBorders>
            <w:hideMark/>
          </w:tcPr>
          <w:p w14:paraId="7694AC7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datatype</w:t>
            </w:r>
          </w:p>
        </w:tc>
        <w:tc>
          <w:tcPr>
            <w:tcW w:w="532" w:type="pct"/>
            <w:tcBorders>
              <w:top w:val="single" w:sz="4" w:space="0" w:color="000000"/>
              <w:left w:val="single" w:sz="4" w:space="0" w:color="000000"/>
              <w:bottom w:val="single" w:sz="4" w:space="0" w:color="000000"/>
              <w:right w:val="single" w:sz="4" w:space="0" w:color="000000"/>
            </w:tcBorders>
            <w:hideMark/>
          </w:tcPr>
          <w:p w14:paraId="40A84B8F"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FeatureSelector</w:t>
            </w:r>
          </w:p>
        </w:tc>
        <w:tc>
          <w:tcPr>
            <w:tcW w:w="1777" w:type="pct"/>
            <w:tcBorders>
              <w:top w:val="single" w:sz="4" w:space="0" w:color="000000"/>
              <w:left w:val="single" w:sz="4" w:space="0" w:color="000000"/>
              <w:bottom w:val="single" w:sz="4" w:space="0" w:color="000000"/>
              <w:right w:val="single" w:sz="4" w:space="0" w:color="000000"/>
            </w:tcBorders>
            <w:hideMark/>
          </w:tcPr>
          <w:p w14:paraId="136784FE"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A template, logical expression, or match condition that, given a feature instance as parameter, can be evaluated to produce a TRUE/FALSE result</w:t>
            </w:r>
          </w:p>
        </w:tc>
        <w:tc>
          <w:tcPr>
            <w:tcW w:w="1075" w:type="pct"/>
            <w:tcBorders>
              <w:top w:val="single" w:sz="4" w:space="0" w:color="000000"/>
              <w:left w:val="single" w:sz="4" w:space="0" w:color="000000"/>
              <w:bottom w:val="single" w:sz="4" w:space="0" w:color="000000"/>
              <w:right w:val="single" w:sz="4" w:space="0" w:color="000000"/>
            </w:tcBorders>
            <w:hideMark/>
          </w:tcPr>
          <w:p w14:paraId="0565C82A"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subtype of CharacterString</w:t>
            </w:r>
          </w:p>
          <w:p w14:paraId="2CBC961A"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Format and expression language are TBD</w:t>
            </w:r>
          </w:p>
        </w:tc>
        <w:tc>
          <w:tcPr>
            <w:tcW w:w="1213" w:type="pct"/>
            <w:tcBorders>
              <w:top w:val="single" w:sz="4" w:space="0" w:color="000000"/>
              <w:left w:val="single" w:sz="4" w:space="0" w:color="000000"/>
              <w:bottom w:val="single" w:sz="4" w:space="0" w:color="000000"/>
              <w:right w:val="single" w:sz="4" w:space="0" w:color="000000"/>
            </w:tcBorders>
            <w:hideMark/>
          </w:tcPr>
          <w:p w14:paraId="59D728AE"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Example: XSLT match condition.</w:t>
            </w:r>
          </w:p>
        </w:tc>
      </w:tr>
    </w:tbl>
    <w:p w14:paraId="78E5D041" w14:textId="77777777" w:rsidR="006B114A" w:rsidRDefault="006B114A" w:rsidP="00996B38">
      <w:pPr>
        <w:rPr>
          <w:rFonts w:ascii="Arial Narrow" w:hAnsi="Arial Narrow"/>
          <w:sz w:val="22"/>
          <w:lang w:val="en-US" w:eastAsia="en-GB"/>
        </w:rPr>
      </w:pPr>
    </w:p>
    <w:p w14:paraId="23734E44" w14:textId="77777777" w:rsidR="006B114A" w:rsidRDefault="006B114A"/>
    <w:p w14:paraId="198E5BE6" w14:textId="77777777" w:rsidR="006B114A" w:rsidRDefault="006B114A">
      <w:pPr>
        <w:sectPr w:rsidR="006B114A" w:rsidSect="008F16B5">
          <w:pgSz w:w="15840" w:h="12240" w:orient="landscape"/>
          <w:pgMar w:top="1440" w:right="1440" w:bottom="1440" w:left="1440" w:header="708" w:footer="708" w:gutter="0"/>
          <w:cols w:space="708"/>
          <w:docGrid w:linePitch="360"/>
        </w:sectPr>
      </w:pPr>
    </w:p>
    <w:p w14:paraId="05684E31" w14:textId="295BEC24" w:rsidR="006B114A" w:rsidRDefault="006B114A" w:rsidP="008F16B5">
      <w:pPr>
        <w:pStyle w:val="Heading2"/>
        <w:numPr>
          <w:ilvl w:val="1"/>
          <w:numId w:val="3"/>
        </w:numPr>
      </w:pPr>
      <w:bookmarkStart w:id="702" w:name="_Toc519804906"/>
      <w:r>
        <w:lastRenderedPageBreak/>
        <w:t>Processing overview for catalogues with Levels 3 and 4 (Informative)</w:t>
      </w:r>
      <w:bookmarkEnd w:id="702"/>
    </w:p>
    <w:p w14:paraId="0D8C53CB" w14:textId="77777777" w:rsidR="006B114A" w:rsidRDefault="006B114A">
      <w:r>
        <w:t>Processing remains as depicted in Figure 4-2, with the addition of inputs for the hybrid feature and portrayal catalogues:</w:t>
      </w:r>
    </w:p>
    <w:p w14:paraId="5B7749BE" w14:textId="55CCFB42" w:rsidR="006B114A" w:rsidRDefault="006B114A" w:rsidP="00996B38">
      <w:pPr>
        <w:keepNext/>
        <w:jc w:val="center"/>
      </w:pPr>
      <w:r>
        <w:rPr>
          <w:noProof/>
          <w:lang w:val="fr-FR" w:eastAsia="fr-FR"/>
        </w:rPr>
        <w:drawing>
          <wp:inline distT="0" distB="0" distL="0" distR="0" wp14:anchorId="7148DBE2" wp14:editId="13286451">
            <wp:extent cx="5790976" cy="428244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05796" cy="4293399"/>
                    </a:xfrm>
                    <a:prstGeom prst="rect">
                      <a:avLst/>
                    </a:prstGeom>
                    <a:noFill/>
                  </pic:spPr>
                </pic:pic>
              </a:graphicData>
            </a:graphic>
          </wp:inline>
        </w:drawing>
      </w:r>
    </w:p>
    <w:p w14:paraId="0A54E44E" w14:textId="10F84B9F" w:rsidR="006B114A" w:rsidRDefault="006B114A" w:rsidP="00A42EF8">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4</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9</w:t>
      </w:r>
      <w:r w:rsidR="00750D65">
        <w:fldChar w:fldCharType="end"/>
      </w:r>
      <w:r>
        <w:t>. Processing overview for complete interoperability catalogue</w:t>
      </w:r>
    </w:p>
    <w:p w14:paraId="765BDC3E" w14:textId="77777777" w:rsidR="006B114A" w:rsidRDefault="006B114A"/>
    <w:p w14:paraId="54F43966" w14:textId="6F0B5007" w:rsidR="006B114A" w:rsidRDefault="006B114A" w:rsidP="008F16B5">
      <w:pPr>
        <w:pStyle w:val="Heading1"/>
        <w:numPr>
          <w:ilvl w:val="0"/>
          <w:numId w:val="3"/>
        </w:numPr>
        <w:rPr>
          <w:rFonts w:eastAsia="MS Mincho"/>
        </w:rPr>
      </w:pPr>
      <w:bookmarkStart w:id="703" w:name="_Toc484523849"/>
      <w:bookmarkStart w:id="704" w:name="_Toc519804907"/>
      <w:r>
        <w:rPr>
          <w:rFonts w:eastAsia="MS Mincho"/>
        </w:rPr>
        <w:t>Coordinate Reference Systems (CRS)</w:t>
      </w:r>
      <w:bookmarkEnd w:id="703"/>
      <w:bookmarkEnd w:id="704"/>
    </w:p>
    <w:p w14:paraId="5302AD40" w14:textId="39A44BF0" w:rsidR="006B114A" w:rsidRDefault="006B114A">
      <w:r w:rsidRPr="008F16B5">
        <w:t>The interoperability catalogue does not have a CRS of its own, and it is therefore expected that the interoperability-ready product’s own CRS should be used by the viewing system to generate the portrayal.</w:t>
      </w:r>
      <w:r>
        <w:t xml:space="preserve"> Product specifications created for the primary use in ECDIS is strongly recommended to use EPSG:4326 (WGS84) for CRS.</w:t>
      </w:r>
    </w:p>
    <w:p w14:paraId="15AC4DE8" w14:textId="245C5171" w:rsidR="006B114A" w:rsidRDefault="006B114A" w:rsidP="008F16B5">
      <w:pPr>
        <w:pStyle w:val="Heading1"/>
        <w:numPr>
          <w:ilvl w:val="0"/>
          <w:numId w:val="3"/>
        </w:numPr>
        <w:rPr>
          <w:rFonts w:eastAsia="MS Mincho"/>
        </w:rPr>
      </w:pPr>
      <w:bookmarkStart w:id="705" w:name="_Toc225065184"/>
      <w:bookmarkStart w:id="706" w:name="_Toc225648327"/>
      <w:bookmarkStart w:id="707" w:name="_Toc519804908"/>
      <w:bookmarkStart w:id="708" w:name="_Toc484523851"/>
      <w:r>
        <w:rPr>
          <w:rFonts w:eastAsia="MS Mincho"/>
        </w:rPr>
        <w:t>Data Quality</w:t>
      </w:r>
      <w:bookmarkEnd w:id="705"/>
      <w:bookmarkEnd w:id="706"/>
      <w:bookmarkEnd w:id="707"/>
      <w:r>
        <w:rPr>
          <w:rFonts w:eastAsia="MS Mincho"/>
        </w:rPr>
        <w:t xml:space="preserve"> </w:t>
      </w:r>
      <w:bookmarkEnd w:id="708"/>
    </w:p>
    <w:p w14:paraId="377EBBBA" w14:textId="094C5B9E" w:rsidR="009F3087" w:rsidRDefault="006B114A" w:rsidP="00996B38">
      <w:pPr>
        <w:pStyle w:val="CommentText"/>
      </w:pPr>
      <w:r>
        <w:t>Data quality in the individual dataset should be kept available and accessible by user selection, either portrayed in the chart pane or accessible via pick report. Amalgamating data quality between products is outside the scope of this specification and is not addressed in interoperability catalogues.</w:t>
      </w:r>
      <w:r w:rsidR="00C17929">
        <w:t xml:space="preserve"> See also</w:t>
      </w:r>
      <w:ins w:id="709" w:author="Raphael Malyankar" w:date="2018-07-18T17:43:00Z">
        <w:r w:rsidR="00485A70">
          <w:t xml:space="preserve"> section</w:t>
        </w:r>
      </w:ins>
      <w:r w:rsidR="00C17929">
        <w:t xml:space="preserve"> </w:t>
      </w:r>
      <w:ins w:id="710" w:author="Eivind" w:date="2018-06-22T07:59:00Z">
        <w:r w:rsidR="00EA7ECA">
          <w:fldChar w:fldCharType="begin"/>
        </w:r>
        <w:r w:rsidR="00EA7ECA">
          <w:instrText xml:space="preserve"> REF _Ref517417687 \r \h </w:instrText>
        </w:r>
      </w:ins>
      <w:r w:rsidR="00EA7ECA">
        <w:fldChar w:fldCharType="separate"/>
      </w:r>
      <w:ins w:id="711" w:author="Eivind" w:date="2018-06-22T07:59:00Z">
        <w:r w:rsidR="00EA7ECA">
          <w:t>10.7</w:t>
        </w:r>
        <w:r w:rsidR="00EA7ECA">
          <w:fldChar w:fldCharType="end"/>
        </w:r>
      </w:ins>
      <w:ins w:id="712" w:author="Raphael Malyankar" w:date="2018-07-13T07:50:00Z">
        <w:r w:rsidR="00FB26BF">
          <w:t xml:space="preserve"> </w:t>
        </w:r>
      </w:ins>
      <w:del w:id="713" w:author="Eivind" w:date="2018-06-22T07:59:00Z">
        <w:r w:rsidR="00C17929" w:rsidDel="00EA7ECA">
          <w:delText xml:space="preserve">9.1.7 </w:delText>
        </w:r>
      </w:del>
      <w:r w:rsidR="00C17929">
        <w:t>for portrayal considerations.</w:t>
      </w:r>
    </w:p>
    <w:p w14:paraId="50DA60E9" w14:textId="17D26E46" w:rsidR="00DF1B0B" w:rsidRDefault="00F32921" w:rsidP="006E544F">
      <w:pPr>
        <w:pStyle w:val="Heading1"/>
        <w:numPr>
          <w:ilvl w:val="0"/>
          <w:numId w:val="3"/>
        </w:numPr>
      </w:pPr>
      <w:bookmarkStart w:id="714" w:name="_Toc519804909"/>
      <w:r w:rsidRPr="006E544F">
        <w:rPr>
          <w:rFonts w:eastAsia="MS Mincho"/>
        </w:rPr>
        <w:lastRenderedPageBreak/>
        <w:t>Performance Standards for ECDIS</w:t>
      </w:r>
      <w:bookmarkEnd w:id="714"/>
    </w:p>
    <w:p w14:paraId="7EDD2268" w14:textId="7ADA63C0" w:rsidR="00F32921" w:rsidRPr="00F32921" w:rsidRDefault="000A2BFA" w:rsidP="006E544F">
      <w:r>
        <w:t>IMO Performance Standards remains in effect, including standards about alerts and indications. ECDIS that implement this specification will still be subject to the rules and limitations put in place by applicable performance standards.</w:t>
      </w:r>
    </w:p>
    <w:p w14:paraId="10C7443C" w14:textId="77777777" w:rsidR="00C17929" w:rsidRDefault="00C17929" w:rsidP="00C17929">
      <w:pPr>
        <w:pStyle w:val="Heading1"/>
        <w:numPr>
          <w:ilvl w:val="0"/>
          <w:numId w:val="3"/>
        </w:numPr>
        <w:rPr>
          <w:rFonts w:eastAsia="MS Mincho"/>
        </w:rPr>
      </w:pPr>
      <w:bookmarkStart w:id="715" w:name="_Toc488010243"/>
      <w:bookmarkStart w:id="716" w:name="_Toc519804910"/>
      <w:bookmarkStart w:id="717" w:name="_Toc484523852"/>
      <w:r>
        <w:rPr>
          <w:rFonts w:eastAsia="MS Mincho"/>
        </w:rPr>
        <w:t>How to make product specifications interoperable</w:t>
      </w:r>
      <w:bookmarkEnd w:id="715"/>
      <w:bookmarkEnd w:id="716"/>
    </w:p>
    <w:p w14:paraId="4791595C" w14:textId="77777777" w:rsidR="00C17929" w:rsidRDefault="00C17929" w:rsidP="00C17929">
      <w:r>
        <w:t xml:space="preserve">This section gives guidelines for how to identify concepts that need to be factored into an interoperability catalogue, and suggestions for how to write rules to address associated interoperability issues. Moreover, these guidelines can be useful in the development of product specifications that will be included in an interoperability catalogue, in order to make these ready for interoperability in ECDIS. </w:t>
      </w:r>
    </w:p>
    <w:p w14:paraId="2E1DF4AA" w14:textId="4D0558FE" w:rsidR="00C17929" w:rsidRDefault="00C17929" w:rsidP="00C17929">
      <w:r>
        <w:t xml:space="preserve">For portrayal considerations, see </w:t>
      </w:r>
      <w:del w:id="718" w:author="Raphael Malyankar" w:date="2018-07-02T18:16:00Z">
        <w:r w:rsidDel="006D7C1F">
          <w:delText xml:space="preserve">chapter </w:delText>
        </w:r>
      </w:del>
      <w:ins w:id="719" w:author="Raphael Malyankar" w:date="2018-07-02T18:16:00Z">
        <w:r w:rsidR="006D7C1F">
          <w:t xml:space="preserve">section </w:t>
        </w:r>
      </w:ins>
      <w:ins w:id="720" w:author="Eivind" w:date="2018-06-22T08:08:00Z">
        <w:r w:rsidR="00D9735E">
          <w:fldChar w:fldCharType="begin"/>
        </w:r>
        <w:r w:rsidR="00D9735E">
          <w:instrText xml:space="preserve"> REF _Ref517418214 \r \h </w:instrText>
        </w:r>
      </w:ins>
      <w:r w:rsidR="00D9735E">
        <w:fldChar w:fldCharType="separate"/>
      </w:r>
      <w:ins w:id="721" w:author="Eivind" w:date="2018-06-22T08:08:00Z">
        <w:r w:rsidR="00D9735E">
          <w:t>10</w:t>
        </w:r>
        <w:r w:rsidR="00D9735E">
          <w:fldChar w:fldCharType="end"/>
        </w:r>
      </w:ins>
      <w:del w:id="722" w:author="Eivind" w:date="2018-06-22T08:08:00Z">
        <w:r w:rsidDel="00D9735E">
          <w:delText>9</w:delText>
        </w:r>
      </w:del>
      <w:r>
        <w:t>.</w:t>
      </w:r>
    </w:p>
    <w:p w14:paraId="4E3FFA38" w14:textId="77777777" w:rsidR="00C17929" w:rsidRDefault="00C17929" w:rsidP="004E6E2A">
      <w:pPr>
        <w:pStyle w:val="Heading2"/>
        <w:numPr>
          <w:ilvl w:val="1"/>
          <w:numId w:val="3"/>
        </w:numPr>
      </w:pPr>
      <w:bookmarkStart w:id="723" w:name="_Toc519804911"/>
      <w:r>
        <w:t>Duplicated features</w:t>
      </w:r>
      <w:bookmarkEnd w:id="723"/>
    </w:p>
    <w:p w14:paraId="076F15BB" w14:textId="77777777" w:rsidR="00C17929" w:rsidRDefault="00C17929" w:rsidP="00C17929">
      <w:r>
        <w:rPr>
          <w:noProof/>
          <w:lang w:val="fr-FR" w:eastAsia="fr-FR"/>
        </w:rPr>
        <mc:AlternateContent>
          <mc:Choice Requires="wps">
            <w:drawing>
              <wp:anchor distT="45720" distB="45720" distL="114300" distR="114300" simplePos="0" relativeHeight="251669504" behindDoc="0" locked="0" layoutInCell="1" allowOverlap="1" wp14:anchorId="3A3D3103" wp14:editId="588E0805">
                <wp:simplePos x="0" y="0"/>
                <wp:positionH relativeFrom="column">
                  <wp:posOffset>7620</wp:posOffset>
                </wp:positionH>
                <wp:positionV relativeFrom="paragraph">
                  <wp:posOffset>494030</wp:posOffset>
                </wp:positionV>
                <wp:extent cx="5951220" cy="762000"/>
                <wp:effectExtent l="0" t="0" r="1143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762000"/>
                        </a:xfrm>
                        <a:prstGeom prst="rect">
                          <a:avLst/>
                        </a:prstGeom>
                        <a:solidFill>
                          <a:srgbClr val="FFFFFF"/>
                        </a:solidFill>
                        <a:ln w="9525">
                          <a:solidFill>
                            <a:srgbClr val="000000"/>
                          </a:solidFill>
                          <a:miter lim="800000"/>
                          <a:headEnd/>
                          <a:tailEnd/>
                        </a:ln>
                      </wps:spPr>
                      <wps:txbx>
                        <w:txbxContent>
                          <w:p w14:paraId="6EEC7906" w14:textId="0FA0F914" w:rsidR="00820BA8" w:rsidRDefault="00820BA8" w:rsidP="00C17929">
                            <w:r>
                              <w:t xml:space="preserve">Level 1 and </w:t>
                            </w:r>
                            <w:del w:id="724" w:author="Eivind" w:date="2018-06-21T20:23:00Z">
                              <w:r w:rsidDel="00574B55">
                                <w:delText xml:space="preserve">level </w:delText>
                              </w:r>
                            </w:del>
                            <w:ins w:id="725" w:author="Eivind" w:date="2018-06-21T20:23:00Z">
                              <w:r>
                                <w:t xml:space="preserve">Level </w:t>
                              </w:r>
                            </w:ins>
                            <w:r>
                              <w:t xml:space="preserve">2 interoperability modes only permit creating rules that apply to all instances of a feature class, or subset of that feature class. Supressing or promoting single instances is reserved for interoperability </w:t>
                            </w:r>
                            <w:del w:id="726" w:author="Eivind" w:date="2018-06-21T20:23:00Z">
                              <w:r w:rsidDel="00574B55">
                                <w:delText xml:space="preserve">levels </w:delText>
                              </w:r>
                            </w:del>
                            <w:ins w:id="727" w:author="Eivind" w:date="2018-06-21T20:23:00Z">
                              <w:r>
                                <w:t xml:space="preserve">Levels </w:t>
                              </w:r>
                            </w:ins>
                            <w:r>
                              <w:t>3 and 4, which are outside of scope for this version of the interoperability catalogue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3D3103" id="_x0000_s1030" type="#_x0000_t202" style="position:absolute;left:0;text-align:left;margin-left:.6pt;margin-top:38.9pt;width:468.6pt;height:60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">
                <v:textbox>
                  <w:txbxContent>
                    <w:p w14:paraId="6EEC7906" w14:textId="0FA0F914" w:rsidR="00820BA8" w:rsidRDefault="00820BA8" w:rsidP="00C17929">
                      <w:r>
                        <w:t xml:space="preserve">Level 1 and </w:t>
                      </w:r>
                      <w:del w:id="737" w:author="Eivind" w:date="2018-06-21T20:23:00Z">
                        <w:r w:rsidDel="00574B55">
                          <w:delText xml:space="preserve">level </w:delText>
                        </w:r>
                      </w:del>
                      <w:ins w:id="738" w:author="Eivind" w:date="2018-06-21T20:23:00Z">
                        <w:r>
                          <w:t xml:space="preserve">Level </w:t>
                        </w:r>
                      </w:ins>
                      <w:r>
                        <w:t xml:space="preserve">2 interoperability modes only permit creating rules that apply to all instances of a feature class, or subset of that feature class. Supressing or promoting single instances is reserved for interoperability </w:t>
                      </w:r>
                      <w:del w:id="739" w:author="Eivind" w:date="2018-06-21T20:23:00Z">
                        <w:r w:rsidDel="00574B55">
                          <w:delText xml:space="preserve">levels </w:delText>
                        </w:r>
                      </w:del>
                      <w:ins w:id="740" w:author="Eivind" w:date="2018-06-21T20:23:00Z">
                        <w:r>
                          <w:t xml:space="preserve">Levels </w:t>
                        </w:r>
                      </w:ins>
                      <w:r>
                        <w:t>3 and 4, which are outside of scope for this version of the interoperability catalogue specification.</w:t>
                      </w:r>
                    </w:p>
                  </w:txbxContent>
                </v:textbox>
                <w10:wrap type="square"/>
              </v:shape>
            </w:pict>
          </mc:Fallback>
        </mc:AlternateContent>
      </w:r>
      <w:r>
        <w:t>Perhaps the most significant issue to deal with when considering interoperability is how to deconflict duplicated features between layers. The following paragraphs deal with major categories of duplicate features.</w:t>
      </w:r>
    </w:p>
    <w:p w14:paraId="4BA1632D" w14:textId="77777777" w:rsidR="00C17929" w:rsidRDefault="00C17929" w:rsidP="00C17929">
      <w:pPr>
        <w:pStyle w:val="Heading3"/>
        <w:numPr>
          <w:ilvl w:val="2"/>
          <w:numId w:val="3"/>
        </w:numPr>
        <w:rPr>
          <w:rFonts w:eastAsia="MS Mincho"/>
        </w:rPr>
      </w:pPr>
      <w:r>
        <w:rPr>
          <w:rFonts w:eastAsia="MS Mincho"/>
        </w:rPr>
        <w:t>Duplicated features same model</w:t>
      </w:r>
    </w:p>
    <w:p w14:paraId="096690B0" w14:textId="77777777" w:rsidR="00C17929" w:rsidRDefault="00C17929" w:rsidP="00C17929">
      <w:bookmarkStart w:id="728" w:name="_Hlk488134728"/>
      <w:r>
        <w:t xml:space="preserve">Where there are equivalent models </w:t>
      </w:r>
      <w:bookmarkEnd w:id="728"/>
      <w:r>
        <w:t xml:space="preserve">with same feature concept and attribute bindings, there still may be different attribute values due to issues with maintaining the same update sequence between different products. When considering this for the interoperability catalogue, priority should be given to the product that is most likely to be up to date with the latest information. </w:t>
      </w:r>
    </w:p>
    <w:p w14:paraId="3EC97386" w14:textId="18ABFF5B" w:rsidR="00C17929" w:rsidRDefault="003D059B" w:rsidP="00C17929">
      <w:r>
        <w:rPr>
          <w:noProof/>
          <w:lang w:val="fr-FR" w:eastAsia="fr-FR"/>
        </w:rPr>
        <mc:AlternateContent>
          <mc:Choice Requires="wps">
            <w:drawing>
              <wp:anchor distT="45720" distB="45720" distL="114300" distR="114300" simplePos="0" relativeHeight="251672576" behindDoc="0" locked="0" layoutInCell="1" allowOverlap="1" wp14:anchorId="7DE0D2C3" wp14:editId="43836179">
                <wp:simplePos x="0" y="0"/>
                <wp:positionH relativeFrom="column">
                  <wp:posOffset>7620</wp:posOffset>
                </wp:positionH>
                <wp:positionV relativeFrom="paragraph">
                  <wp:posOffset>881380</wp:posOffset>
                </wp:positionV>
                <wp:extent cx="5905500" cy="982980"/>
                <wp:effectExtent l="0" t="0" r="19050" b="2667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982980"/>
                        </a:xfrm>
                        <a:prstGeom prst="rect">
                          <a:avLst/>
                        </a:prstGeom>
                        <a:solidFill>
                          <a:srgbClr val="FFFFFF"/>
                        </a:solidFill>
                        <a:ln w="9525">
                          <a:solidFill>
                            <a:srgbClr val="000000"/>
                          </a:solidFill>
                          <a:miter lim="800000"/>
                          <a:headEnd/>
                          <a:tailEnd/>
                        </a:ln>
                      </wps:spPr>
                      <wps:txbx>
                        <w:txbxContent>
                          <w:p w14:paraId="36612D29" w14:textId="3B2F2B04" w:rsidR="00820BA8" w:rsidRDefault="00820BA8" w:rsidP="001F7CC9">
                            <w:r w:rsidRPr="003B61A9">
                              <w:t>IC_SuppressedFeatureLayer</w:t>
                            </w:r>
                            <w:r w:rsidRPr="00D6442A">
                              <w:t xml:space="preserve"> </w:t>
                            </w:r>
                            <w:r>
                              <w:t xml:space="preserve">elements </w:t>
                            </w:r>
                            <w:r w:rsidRPr="00D6442A">
                              <w:t>only have feature code and product as attribute</w:t>
                            </w:r>
                            <w:r>
                              <w:t>s for suppression</w:t>
                            </w:r>
                            <w:r w:rsidRPr="00D6442A">
                              <w:t xml:space="preserve">, this means that </w:t>
                            </w:r>
                            <w:r>
                              <w:t>all instances of a li</w:t>
                            </w:r>
                            <w:r>
                              <w:rPr>
                                <w:lang w:val="en-CA"/>
                              </w:rPr>
                              <w:t>st</w:t>
                            </w:r>
                            <w:r>
                              <w:t>ed feature class</w:t>
                            </w:r>
                            <w:r w:rsidRPr="00D6442A">
                              <w:t xml:space="preserve"> </w:t>
                            </w:r>
                            <w:r>
                              <w:t>will</w:t>
                            </w:r>
                            <w:r w:rsidRPr="00D6442A">
                              <w:t xml:space="preserve"> be suppressed. </w:t>
                            </w:r>
                            <w:r w:rsidRPr="006E544F">
                              <w:t>This is</w:t>
                            </w:r>
                            <w:r w:rsidRPr="00306041">
                              <w:t xml:space="preserve"> important to remember </w:t>
                            </w:r>
                            <w:r w:rsidRPr="006E544F">
                              <w:t>when</w:t>
                            </w:r>
                            <w:r w:rsidRPr="00306041">
                              <w:t xml:space="preserve"> creating </w:t>
                            </w:r>
                            <w:r w:rsidRPr="006E544F">
                              <w:t xml:space="preserve">rules </w:t>
                            </w:r>
                            <w:r w:rsidRPr="00306041">
                              <w:t xml:space="preserve">that promote </w:t>
                            </w:r>
                            <w:r w:rsidRPr="006E544F">
                              <w:t>alternative</w:t>
                            </w:r>
                            <w:r w:rsidRPr="00306041">
                              <w:t xml:space="preserve"> instances</w:t>
                            </w:r>
                            <w:r w:rsidRPr="006E544F">
                              <w:t xml:space="preserve">. </w:t>
                            </w:r>
                            <w:r w:rsidRPr="00306041">
                              <w:t>IC_Feature</w:t>
                            </w:r>
                            <w:r w:rsidRPr="006E544F">
                              <w:t xml:space="preserve"> and </w:t>
                            </w:r>
                            <w:r w:rsidRPr="00306041">
                              <w:t>IC_DrawingInstruction can have attribute combinations and spatial primitives</w:t>
                            </w:r>
                            <w:r w:rsidRPr="006E544F">
                              <w:t xml:space="preserve"> to select the alternative instances.</w:t>
                            </w:r>
                            <w:r w:rsidRPr="00306041">
                              <w:t xml:space="preserve"> There</w:t>
                            </w:r>
                            <w:r>
                              <w:t xml:space="preserve"> is therefore, a risk that unless sufficient attention to details is given, important instances may be omitted.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E0D2C3" id="_x0000_s1031" type="#_x0000_t202" style="position:absolute;left:0;text-align:left;margin-left:.6pt;margin-top:69.4pt;width:465pt;height:77.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">
                <v:textbox>
                  <w:txbxContent>
                    <w:p w14:paraId="36612D29" w14:textId="3B2F2B04" w:rsidR="00820BA8" w:rsidRDefault="00820BA8" w:rsidP="001F7CC9">
                      <w:r w:rsidRPr="003B61A9">
                        <w:t>IC_SuppressedFeatureLayer</w:t>
                      </w:r>
                      <w:r w:rsidRPr="00D6442A">
                        <w:t xml:space="preserve"> </w:t>
                      </w:r>
                      <w:r>
                        <w:t xml:space="preserve">elements </w:t>
                      </w:r>
                      <w:r w:rsidRPr="00D6442A">
                        <w:t>only have feature code and product as attribute</w:t>
                      </w:r>
                      <w:r>
                        <w:t>s for suppression</w:t>
                      </w:r>
                      <w:r w:rsidRPr="00D6442A">
                        <w:t xml:space="preserve">, this means that </w:t>
                      </w:r>
                      <w:r>
                        <w:t>all instances of a li</w:t>
                      </w:r>
                      <w:r>
                        <w:rPr>
                          <w:lang w:val="en-CA"/>
                        </w:rPr>
                        <w:t>st</w:t>
                      </w:r>
                      <w:r>
                        <w:t>ed feature class</w:t>
                      </w:r>
                      <w:r w:rsidRPr="00D6442A">
                        <w:t xml:space="preserve"> </w:t>
                      </w:r>
                      <w:r>
                        <w:t>will</w:t>
                      </w:r>
                      <w:r w:rsidRPr="00D6442A">
                        <w:t xml:space="preserve"> be suppressed. </w:t>
                      </w:r>
                      <w:r w:rsidRPr="006E544F">
                        <w:t>This is</w:t>
                      </w:r>
                      <w:r w:rsidRPr="00306041">
                        <w:t xml:space="preserve"> important to remember </w:t>
                      </w:r>
                      <w:r w:rsidRPr="006E544F">
                        <w:t>when</w:t>
                      </w:r>
                      <w:r w:rsidRPr="00306041">
                        <w:t xml:space="preserve"> creating </w:t>
                      </w:r>
                      <w:r w:rsidRPr="006E544F">
                        <w:t xml:space="preserve">rules </w:t>
                      </w:r>
                      <w:r w:rsidRPr="00306041">
                        <w:t xml:space="preserve">that promote </w:t>
                      </w:r>
                      <w:r w:rsidRPr="006E544F">
                        <w:t>alternative</w:t>
                      </w:r>
                      <w:r w:rsidRPr="00306041">
                        <w:t xml:space="preserve"> instances</w:t>
                      </w:r>
                      <w:r w:rsidRPr="006E544F">
                        <w:t xml:space="preserve">. </w:t>
                      </w:r>
                      <w:r w:rsidRPr="00306041">
                        <w:t>IC_Feature</w:t>
                      </w:r>
                      <w:r w:rsidRPr="006E544F">
                        <w:t xml:space="preserve"> and </w:t>
                      </w:r>
                      <w:r w:rsidRPr="00306041">
                        <w:t>IC_DrawingInstruction can have attribute combinations and spatial primitives</w:t>
                      </w:r>
                      <w:r w:rsidRPr="006E544F">
                        <w:t xml:space="preserve"> to select the alternative instances.</w:t>
                      </w:r>
                      <w:r w:rsidRPr="00306041">
                        <w:t xml:space="preserve"> There</w:t>
                      </w:r>
                      <w:r>
                        <w:t xml:space="preserve"> is therefore, a risk that unless sufficient attention to details is given, important instances may be omitted. </w:t>
                      </w:r>
                    </w:p>
                  </w:txbxContent>
                </v:textbox>
                <w10:wrap type="square"/>
              </v:shape>
            </w:pict>
          </mc:Fallback>
        </mc:AlternateContent>
      </w:r>
      <w:r w:rsidR="00C17929">
        <w:t>Developers of product specifications that are expected to be used in an ECDIS in interoperability mode should consider if the features within the specification are likely to be more frequently updated tha</w:t>
      </w:r>
      <w:r w:rsidR="00992462">
        <w:t>n</w:t>
      </w:r>
      <w:r w:rsidR="00C17929">
        <w:t xml:space="preserve"> those of the ENC or other products that may serve as a base layer or base layer combination for the product being developed. These considerations should be factored in when describing the production of the product and envisioned future use of the product.</w:t>
      </w:r>
    </w:p>
    <w:p w14:paraId="2546FD63" w14:textId="5286657C" w:rsidR="00C65FAE" w:rsidRDefault="00C65FAE" w:rsidP="00892C39">
      <w:r>
        <w:t xml:space="preserve">EXAMPLE: </w:t>
      </w:r>
      <w:r w:rsidR="00DF7823">
        <w:t>If</w:t>
      </w:r>
      <w:r>
        <w:t xml:space="preserve"> </w:t>
      </w:r>
      <w:r w:rsidR="001F7CC9" w:rsidRPr="00DF7823">
        <w:rPr>
          <w:b/>
        </w:rPr>
        <w:t xml:space="preserve">Restricted </w:t>
      </w:r>
      <w:r w:rsidR="00892C39" w:rsidRPr="00DF7823">
        <w:rPr>
          <w:b/>
        </w:rPr>
        <w:t>A</w:t>
      </w:r>
      <w:r w:rsidR="001F7CC9" w:rsidRPr="00DF7823">
        <w:rPr>
          <w:b/>
        </w:rPr>
        <w:t>rea</w:t>
      </w:r>
      <w:r w:rsidR="00892C39" w:rsidRPr="00DF7823">
        <w:rPr>
          <w:b/>
        </w:rPr>
        <w:t xml:space="preserve"> N</w:t>
      </w:r>
      <w:r w:rsidR="001F7CC9" w:rsidRPr="00DF7823">
        <w:rPr>
          <w:b/>
        </w:rPr>
        <w:t>avigational</w:t>
      </w:r>
      <w:r w:rsidR="001F7CC9">
        <w:t xml:space="preserve"> in ENC</w:t>
      </w:r>
      <w:r>
        <w:t xml:space="preserve"> is sup</w:t>
      </w:r>
      <w:r w:rsidR="00DF7823">
        <w:t>p</w:t>
      </w:r>
      <w:r>
        <w:t xml:space="preserve">ressed, and </w:t>
      </w:r>
      <w:r w:rsidR="00892C39" w:rsidRPr="00DF7823">
        <w:rPr>
          <w:b/>
        </w:rPr>
        <w:t>Restricted Area Navigational</w:t>
      </w:r>
      <w:r w:rsidR="00892C39" w:rsidDel="00892C39">
        <w:t xml:space="preserve"> </w:t>
      </w:r>
      <w:r>
        <w:t xml:space="preserve">with attribute </w:t>
      </w:r>
      <w:r w:rsidR="007E1A82" w:rsidRPr="00DF7823">
        <w:rPr>
          <w:b/>
        </w:rPr>
        <w:t>category of restricted area = 4 (nature reserve)</w:t>
      </w:r>
      <w:r w:rsidR="007E1A82" w:rsidRPr="007E1A82" w:rsidDel="007E1A82">
        <w:t xml:space="preserve"> </w:t>
      </w:r>
      <w:r>
        <w:t xml:space="preserve">in </w:t>
      </w:r>
      <w:r w:rsidR="007E1A82">
        <w:t>Marine Protected Area dataset</w:t>
      </w:r>
      <w:r>
        <w:t xml:space="preserve"> is promoted in its place, there is a chance that only instances with </w:t>
      </w:r>
      <w:r w:rsidRPr="002161F1">
        <w:t>that combination</w:t>
      </w:r>
      <w:r>
        <w:t xml:space="preserve"> will be visible</w:t>
      </w:r>
      <w:r w:rsidR="007E1A82">
        <w:t>, and all others supressed</w:t>
      </w:r>
      <w:r>
        <w:t>.</w:t>
      </w:r>
    </w:p>
    <w:p w14:paraId="5161AF60" w14:textId="7ED0A496" w:rsidR="00C17929" w:rsidRDefault="00C17929" w:rsidP="00C17929">
      <w:pPr>
        <w:pStyle w:val="Heading3"/>
        <w:numPr>
          <w:ilvl w:val="2"/>
          <w:numId w:val="3"/>
        </w:numPr>
        <w:rPr>
          <w:rFonts w:eastAsia="MS Mincho"/>
        </w:rPr>
      </w:pPr>
      <w:r>
        <w:rPr>
          <w:rFonts w:eastAsia="MS Mincho"/>
        </w:rPr>
        <w:t>Duplicated features, different models</w:t>
      </w:r>
    </w:p>
    <w:p w14:paraId="2B91CB98" w14:textId="08FF7FC4" w:rsidR="00C17929" w:rsidRDefault="00C17929" w:rsidP="00C17929">
      <w:r>
        <w:t>Where the feature concept, attribute bindings, and values of selected attributes are mostly the same but there are minor differences in the different products</w:t>
      </w:r>
      <w:ins w:id="729" w:author="Eivind" w:date="2018-07-10T21:24:00Z">
        <w:r w:rsidR="00CA40C1">
          <w:t>,</w:t>
        </w:r>
      </w:ins>
      <w:r>
        <w:t xml:space="preserve"> such as extra attribute bindings</w:t>
      </w:r>
      <w:ins w:id="730" w:author="Eivind" w:date="2018-07-10T21:24:00Z">
        <w:r w:rsidR="00CA40C1">
          <w:t>,</w:t>
        </w:r>
      </w:ins>
      <w:r>
        <w:t xml:space="preserve"> the interoperability </w:t>
      </w:r>
      <w:r>
        <w:lastRenderedPageBreak/>
        <w:t>catalogue should consider which version of the feature is the higher value for the end user, and give that</w:t>
      </w:r>
      <w:ins w:id="731" w:author="Eivind" w:date="2018-07-10T21:24:00Z">
        <w:r w:rsidR="00CA40C1">
          <w:t xml:space="preserve"> version</w:t>
        </w:r>
      </w:ins>
      <w:r>
        <w:t xml:space="preserve"> priority. There may be different answers depending on the operational situation that the predefined combination tries to support, and this must be considered as part of constructing the interoperability catalogue.</w:t>
      </w:r>
    </w:p>
    <w:p w14:paraId="06A6D794" w14:textId="6EE7981C" w:rsidR="002161F1" w:rsidRDefault="002161F1" w:rsidP="00C17929">
      <w:r>
        <w:t xml:space="preserve">EXAMPLE: </w:t>
      </w:r>
      <w:r w:rsidR="00127F2E">
        <w:t xml:space="preserve">Interoperability catalogue developers compare the specifications and data samples of </w:t>
      </w:r>
      <w:r w:rsidRPr="00DF7823">
        <w:rPr>
          <w:b/>
        </w:rPr>
        <w:t>Pilot Boarding Place</w:t>
      </w:r>
      <w:r w:rsidR="00127F2E">
        <w:t xml:space="preserve"> features</w:t>
      </w:r>
      <w:r>
        <w:t xml:space="preserve"> from a </w:t>
      </w:r>
      <w:del w:id="732" w:author="Eivind" w:date="2018-06-20T22:55:00Z">
        <w:r w:rsidDel="009261A0">
          <w:delText>‘</w:delText>
        </w:r>
      </w:del>
      <w:ins w:id="733" w:author="Raphael Malyankar" w:date="2018-07-01T20:38:00Z">
        <w:r w:rsidR="001D3E14">
          <w:t>“</w:t>
        </w:r>
      </w:ins>
      <w:ins w:id="734" w:author="Eivind" w:date="2018-06-20T22:55:00Z">
        <w:del w:id="735" w:author="Raphael Malyankar" w:date="2018-07-01T20:38:00Z">
          <w:r w:rsidR="009261A0" w:rsidDel="001D3E14">
            <w:delText>”</w:delText>
          </w:r>
        </w:del>
      </w:ins>
      <w:r>
        <w:t xml:space="preserve">Piloting </w:t>
      </w:r>
      <w:del w:id="736" w:author="Eivind" w:date="2018-06-20T22:55:00Z">
        <w:r w:rsidDel="009261A0">
          <w:delText xml:space="preserve">Information’ </w:delText>
        </w:r>
      </w:del>
      <w:ins w:id="737" w:author="Eivind" w:date="2018-06-20T22:55:00Z">
        <w:r w:rsidR="009261A0">
          <w:t xml:space="preserve">Information” </w:t>
        </w:r>
      </w:ins>
      <w:r>
        <w:t xml:space="preserve">data product </w:t>
      </w:r>
      <w:r w:rsidR="00127F2E">
        <w:t>and the</w:t>
      </w:r>
      <w:r>
        <w:t xml:space="preserve"> Pilot Boarding Place features in S-101 </w:t>
      </w:r>
      <w:r w:rsidR="00127F2E">
        <w:t xml:space="preserve">and decide that features from the </w:t>
      </w:r>
      <w:del w:id="738" w:author="Eivind" w:date="2018-06-20T22:55:00Z">
        <w:r w:rsidR="00127F2E" w:rsidDel="009261A0">
          <w:delText>‘</w:delText>
        </w:r>
      </w:del>
      <w:ins w:id="739" w:author="Eivind" w:date="2018-06-20T22:55:00Z">
        <w:del w:id="740" w:author="Raphael Malyankar" w:date="2018-07-01T20:39:00Z">
          <w:r w:rsidR="009261A0" w:rsidDel="001D3E14">
            <w:delText>”</w:delText>
          </w:r>
        </w:del>
      </w:ins>
      <w:ins w:id="741" w:author="Raphael Malyankar" w:date="2018-07-01T20:39:00Z">
        <w:r w:rsidR="001D3E14">
          <w:t>“</w:t>
        </w:r>
      </w:ins>
      <w:r w:rsidR="00127F2E">
        <w:t xml:space="preserve">Piloting </w:t>
      </w:r>
      <w:del w:id="742" w:author="Eivind" w:date="2018-06-20T22:55:00Z">
        <w:r w:rsidR="00127F2E" w:rsidDel="009261A0">
          <w:delText xml:space="preserve">Information’ </w:delText>
        </w:r>
      </w:del>
      <w:ins w:id="743" w:author="Eivind" w:date="2018-06-20T22:55:00Z">
        <w:r w:rsidR="009261A0">
          <w:t xml:space="preserve">Information” </w:t>
        </w:r>
      </w:ins>
      <w:r w:rsidR="00127F2E">
        <w:t>datasets have more value in approach and harbour entry scenarios.</w:t>
      </w:r>
    </w:p>
    <w:p w14:paraId="133C5845" w14:textId="77777777" w:rsidR="00C17929" w:rsidRDefault="00C17929" w:rsidP="00C17929">
      <w:r>
        <w:t>Developers of product specifications should consider how their data model is similar and/or different from other related product specifications, and the justification for this, and make recommendations to the developers of the interoperability catalogue for how to best select between their version of the feature and related features.</w:t>
      </w:r>
    </w:p>
    <w:p w14:paraId="0D12FE93" w14:textId="77777777" w:rsidR="00C17929" w:rsidRDefault="00C17929" w:rsidP="00C17929">
      <w:pPr>
        <w:pStyle w:val="Heading3"/>
        <w:numPr>
          <w:ilvl w:val="2"/>
          <w:numId w:val="3"/>
        </w:numPr>
        <w:rPr>
          <w:rFonts w:eastAsia="MS Mincho"/>
          <w:lang w:eastAsia="en-CA"/>
        </w:rPr>
      </w:pPr>
      <w:r>
        <w:rPr>
          <w:rFonts w:eastAsia="MS Mincho"/>
          <w:lang w:eastAsia="en-CA"/>
        </w:rPr>
        <w:t>Duplicate feature domains</w:t>
      </w:r>
    </w:p>
    <w:p w14:paraId="2CBD0706" w14:textId="07B7AC47" w:rsidR="00C17929" w:rsidRDefault="00C17929" w:rsidP="00C17929">
      <w:r>
        <w:t xml:space="preserve">Where feature concepts are different, but the information content is equivalent, considerations should include </w:t>
      </w:r>
      <w:r w:rsidR="00EC75DA">
        <w:t>the update cycle</w:t>
      </w:r>
      <w:r>
        <w:t xml:space="preserve"> of the information and when creating the interoperability catalogue priority should be given to the concept that is most likely to be updated most frequently. Other considerations should include any relations that the concepts has to other feature concepts, and consequences of breaking these must be considered when choosing which concept to give the priority and which concept to suppress.</w:t>
      </w:r>
    </w:p>
    <w:p w14:paraId="66D104D4" w14:textId="255CA48D" w:rsidR="00272F47" w:rsidRDefault="00272F47" w:rsidP="00C17929">
      <w:r>
        <w:t xml:space="preserve">EXAMPLE: </w:t>
      </w:r>
      <w:r w:rsidR="00595FD6">
        <w:t>Developers investigate the update cycles of r</w:t>
      </w:r>
      <w:r>
        <w:t xml:space="preserve">eal-time current data products </w:t>
      </w:r>
      <w:r w:rsidR="00595FD6">
        <w:t xml:space="preserve">and discover that they </w:t>
      </w:r>
      <w:r>
        <w:t xml:space="preserve">are updated more frequently than S-101 </w:t>
      </w:r>
      <w:r w:rsidRPr="00DF7823">
        <w:rPr>
          <w:b/>
        </w:rPr>
        <w:t>Current – Non-gravitational</w:t>
      </w:r>
      <w:r>
        <w:t xml:space="preserve"> </w:t>
      </w:r>
      <w:r w:rsidR="003B61A9">
        <w:t xml:space="preserve">and </w:t>
      </w:r>
      <w:r w:rsidR="003B61A9" w:rsidRPr="00DF7823">
        <w:rPr>
          <w:b/>
        </w:rPr>
        <w:t>Tidal stream – flood/ebb</w:t>
      </w:r>
      <w:r w:rsidR="003B61A9" w:rsidRPr="003B61A9">
        <w:t xml:space="preserve"> </w:t>
      </w:r>
      <w:r>
        <w:t>features</w:t>
      </w:r>
      <w:r w:rsidR="00595FD6">
        <w:t>,</w:t>
      </w:r>
      <w:r>
        <w:t xml:space="preserve"> and</w:t>
      </w:r>
      <w:r w:rsidR="00595FD6">
        <w:t xml:space="preserve"> features from the real-time current datasets</w:t>
      </w:r>
      <w:r>
        <w:t xml:space="preserve"> are </w:t>
      </w:r>
      <w:r w:rsidR="00595FD6">
        <w:t>therefore preferred replacements for</w:t>
      </w:r>
      <w:r>
        <w:t xml:space="preserve"> S-101 current features.</w:t>
      </w:r>
      <w:ins w:id="744" w:author="Raphael Malyankar" w:date="2018-07-13T16:31:00Z">
        <w:r w:rsidR="00EC3FDE">
          <w:t xml:space="preserve"> Note that the </w:t>
        </w:r>
      </w:ins>
      <w:ins w:id="745" w:author="Raphael Malyankar" w:date="2018-07-13T16:34:00Z">
        <w:r w:rsidR="00337956">
          <w:t>qu</w:t>
        </w:r>
      </w:ins>
      <w:ins w:id="746" w:author="Raphael Malyankar" w:date="2018-07-13T16:35:00Z">
        <w:r w:rsidR="00337956">
          <w:t>estion is decided not</w:t>
        </w:r>
      </w:ins>
      <w:ins w:id="747" w:author="Raphael Malyankar" w:date="2018-07-13T16:38:00Z">
        <w:r w:rsidR="00337956">
          <w:t xml:space="preserve"> </w:t>
        </w:r>
      </w:ins>
      <w:ins w:id="748" w:author="Raphael Malyankar" w:date="2018-07-13T16:35:00Z">
        <w:r w:rsidR="00337956">
          <w:t xml:space="preserve">by comparing dates encoded in features, but </w:t>
        </w:r>
      </w:ins>
      <w:ins w:id="749" w:author="Raphael Malyankar" w:date="2018-07-13T16:31:00Z">
        <w:r w:rsidR="00EC3FDE">
          <w:t>on the basis of real-time</w:t>
        </w:r>
      </w:ins>
      <w:ins w:id="750" w:author="Raphael Malyankar" w:date="2018-07-13T16:33:00Z">
        <w:r w:rsidR="00337956">
          <w:t xml:space="preserve"> data that is</w:t>
        </w:r>
      </w:ins>
      <w:ins w:id="751" w:author="Raphael Malyankar" w:date="2018-07-13T16:36:00Z">
        <w:r w:rsidR="00337956">
          <w:t xml:space="preserve"> </w:t>
        </w:r>
      </w:ins>
      <w:ins w:id="752" w:author="Raphael Malyankar" w:date="2018-07-13T16:33:00Z">
        <w:r w:rsidR="00337956">
          <w:t>available on a</w:t>
        </w:r>
      </w:ins>
      <w:ins w:id="753" w:author="Eivind" w:date="2018-07-17T22:13:00Z">
        <w:r w:rsidR="0025381A">
          <w:t>n</w:t>
        </w:r>
      </w:ins>
      <w:ins w:id="754" w:author="Raphael Malyankar" w:date="2018-07-13T16:33:00Z">
        <w:r w:rsidR="00337956">
          <w:t xml:space="preserve"> </w:t>
        </w:r>
      </w:ins>
      <w:ins w:id="755" w:author="Raphael Malyankar" w:date="2018-07-13T16:36:00Z">
        <w:r w:rsidR="00337956">
          <w:t>ongoing</w:t>
        </w:r>
      </w:ins>
      <w:ins w:id="756" w:author="Raphael Malyankar" w:date="2018-07-13T16:33:00Z">
        <w:r w:rsidR="00337956">
          <w:t xml:space="preserve"> basis</w:t>
        </w:r>
      </w:ins>
      <w:ins w:id="757" w:author="Raphael Malyankar" w:date="2018-07-13T16:31:00Z">
        <w:r w:rsidR="00EC3FDE">
          <w:t xml:space="preserve"> vs. historical </w:t>
        </w:r>
      </w:ins>
      <w:ins w:id="758" w:author="Raphael Malyankar" w:date="2018-07-13T16:32:00Z">
        <w:r w:rsidR="00337956">
          <w:t>information</w:t>
        </w:r>
      </w:ins>
      <w:ins w:id="759" w:author="Raphael Malyankar" w:date="2018-07-13T16:33:00Z">
        <w:r w:rsidR="00337956">
          <w:t xml:space="preserve"> gathered at a past date.</w:t>
        </w:r>
      </w:ins>
    </w:p>
    <w:p w14:paraId="6AC33ECE" w14:textId="76D3069A" w:rsidR="00C17929" w:rsidRDefault="00C17929" w:rsidP="00C17929">
      <w:pPr>
        <w:rPr>
          <w:ins w:id="760" w:author="Eivind" w:date="2018-07-11T22:28:00Z"/>
        </w:rPr>
      </w:pPr>
      <w:del w:id="761" w:author="Eivind" w:date="2018-07-11T23:18:00Z">
        <w:r w:rsidDel="0085337A">
          <w:delText xml:space="preserve">Developers of product </w:delText>
        </w:r>
      </w:del>
      <w:ins w:id="762" w:author="Eivind" w:date="2018-07-11T23:18:00Z">
        <w:r w:rsidR="0085337A">
          <w:t xml:space="preserve">Product </w:t>
        </w:r>
      </w:ins>
      <w:r>
        <w:t xml:space="preserve">specifications </w:t>
      </w:r>
      <w:ins w:id="763" w:author="Eivind" w:date="2018-07-11T23:18:00Z">
        <w:r w:rsidR="0085337A">
          <w:t xml:space="preserve">developers </w:t>
        </w:r>
      </w:ins>
      <w:r>
        <w:t>should strive to maintain a data model that is as harmonized with related data models as possible. Due considerations should be taken before developing a concept that is different but functionally equal to similar concepts in other product specifications.</w:t>
      </w:r>
    </w:p>
    <w:p w14:paraId="64D5C14A" w14:textId="500020EC" w:rsidR="00CC790E" w:rsidRPr="00473220" w:rsidDel="00365D2F" w:rsidRDefault="00CC790E" w:rsidP="00C17929">
      <w:pPr>
        <w:rPr>
          <w:del w:id="764" w:author="Eivind" w:date="2018-07-11T23:13:00Z"/>
          <w:lang w:val="en-CA"/>
        </w:rPr>
      </w:pPr>
      <w:bookmarkStart w:id="765" w:name="_Toc519268864"/>
      <w:bookmarkStart w:id="766" w:name="_Toc519804912"/>
      <w:bookmarkEnd w:id="765"/>
      <w:bookmarkEnd w:id="766"/>
    </w:p>
    <w:p w14:paraId="5F4D4591" w14:textId="77777777" w:rsidR="00C17929" w:rsidRDefault="00C17929" w:rsidP="004E6E2A">
      <w:pPr>
        <w:pStyle w:val="Heading2"/>
        <w:numPr>
          <w:ilvl w:val="1"/>
          <w:numId w:val="3"/>
        </w:numPr>
        <w:rPr>
          <w:rFonts w:eastAsia="MS Mincho"/>
          <w:lang w:eastAsia="en-CA"/>
        </w:rPr>
      </w:pPr>
      <w:bookmarkStart w:id="767" w:name="_Toc519804913"/>
      <w:r>
        <w:rPr>
          <w:rFonts w:eastAsia="MS Mincho"/>
          <w:lang w:eastAsia="en-CA"/>
        </w:rPr>
        <w:t>Geometry</w:t>
      </w:r>
      <w:bookmarkEnd w:id="767"/>
    </w:p>
    <w:p w14:paraId="3CD9F9FB" w14:textId="2BD95EBF" w:rsidR="003D059B" w:rsidRPr="00F92809" w:rsidRDefault="003D059B" w:rsidP="003D059B">
      <w:pPr>
        <w:rPr>
          <w:lang w:eastAsia="en-CA"/>
        </w:rPr>
      </w:pPr>
      <w:r>
        <w:rPr>
          <w:lang w:eastAsia="en-CA"/>
        </w:rPr>
        <w:t xml:space="preserve">The geometry of a feature is a significant attribute that must be considered when developing the interoperability catalogue, as it defines the where-part of the feature object. Similar to other attributes, decisions may have to be made to address issues such as select one feature over another, e.g. where types in one product is affected by small scale, while another by large scale, or if merging the two is a better approach (only in interoperability </w:t>
      </w:r>
      <w:del w:id="768" w:author="Eivind" w:date="2018-06-21T20:19:00Z">
        <w:r w:rsidDel="00574B55">
          <w:rPr>
            <w:lang w:eastAsia="en-CA"/>
          </w:rPr>
          <w:delText xml:space="preserve">level </w:delText>
        </w:r>
      </w:del>
      <w:ins w:id="769" w:author="Eivind" w:date="2018-06-21T20:19:00Z">
        <w:r w:rsidR="00574B55">
          <w:rPr>
            <w:lang w:eastAsia="en-CA"/>
          </w:rPr>
          <w:t xml:space="preserve">Levels </w:t>
        </w:r>
      </w:ins>
      <w:r>
        <w:rPr>
          <w:lang w:eastAsia="en-CA"/>
        </w:rPr>
        <w:t>3 and 4). The following paragraphs give more details about options for deconflicting geometry between products with the help of an interoperability catalogue.</w:t>
      </w:r>
    </w:p>
    <w:p w14:paraId="762189A5" w14:textId="77777777" w:rsidR="00C17929" w:rsidRDefault="00C17929" w:rsidP="00C17929">
      <w:pPr>
        <w:pStyle w:val="Heading3"/>
        <w:numPr>
          <w:ilvl w:val="2"/>
          <w:numId w:val="3"/>
        </w:numPr>
        <w:rPr>
          <w:rFonts w:eastAsia="MS Mincho"/>
          <w:lang w:eastAsia="en-CA"/>
        </w:rPr>
      </w:pPr>
      <w:bookmarkStart w:id="770" w:name="_Ref517458140"/>
      <w:r>
        <w:rPr>
          <w:rFonts w:eastAsia="MS Mincho"/>
          <w:lang w:eastAsia="en-CA"/>
        </w:rPr>
        <w:t>Combined geometry</w:t>
      </w:r>
      <w:bookmarkEnd w:id="770"/>
    </w:p>
    <w:p w14:paraId="7FAA6FA1" w14:textId="257AABD3" w:rsidR="00C17929" w:rsidRDefault="00C17929" w:rsidP="00C17929">
      <w:r>
        <w:t xml:space="preserve">Where there </w:t>
      </w:r>
      <w:r w:rsidR="000D49C0">
        <w:t>is a feature</w:t>
      </w:r>
      <w:r>
        <w:t xml:space="preserve"> in one dataset that effectively augments the geometry of a conceptually different feature in another dataset, interoperability catalogue developers need to specify a hybrid feature with portrayal that can correctly portray the combined information. Moreover, it should be considered if it is appropriate for clarity in the navigation screen to supress the features in the origin datasets.</w:t>
      </w:r>
    </w:p>
    <w:p w14:paraId="48897AE2" w14:textId="2526C3C1" w:rsidR="00C17929" w:rsidRDefault="00C17929" w:rsidP="00C17929">
      <w:r>
        <w:rPr>
          <w:noProof/>
          <w:lang w:val="fr-FR" w:eastAsia="fr-FR"/>
        </w:rPr>
        <w:lastRenderedPageBreak/>
        <mc:AlternateContent>
          <mc:Choice Requires="wps">
            <w:drawing>
              <wp:anchor distT="45720" distB="45720" distL="114300" distR="114300" simplePos="0" relativeHeight="251670528" behindDoc="0" locked="0" layoutInCell="1" allowOverlap="1" wp14:anchorId="5BD6900A" wp14:editId="5160C2DF">
                <wp:simplePos x="0" y="0"/>
                <wp:positionH relativeFrom="column">
                  <wp:posOffset>7620</wp:posOffset>
                </wp:positionH>
                <wp:positionV relativeFrom="paragraph">
                  <wp:posOffset>520700</wp:posOffset>
                </wp:positionV>
                <wp:extent cx="5943600" cy="571500"/>
                <wp:effectExtent l="0" t="0" r="19050"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71500"/>
                        </a:xfrm>
                        <a:prstGeom prst="rect">
                          <a:avLst/>
                        </a:prstGeom>
                        <a:solidFill>
                          <a:srgbClr val="FFFFFF"/>
                        </a:solidFill>
                        <a:ln w="9525">
                          <a:solidFill>
                            <a:srgbClr val="000000"/>
                          </a:solidFill>
                          <a:miter lim="800000"/>
                          <a:headEnd/>
                          <a:tailEnd/>
                        </a:ln>
                      </wps:spPr>
                      <wps:txbx>
                        <w:txbxContent>
                          <w:p w14:paraId="71356866" w14:textId="3940125F" w:rsidR="00820BA8" w:rsidRDefault="00820BA8" w:rsidP="00C17929">
                            <w:r>
                              <w:t xml:space="preserve">The hybrid feature concept is only for interoperability </w:t>
                            </w:r>
                            <w:del w:id="771" w:author="Eivind" w:date="2018-06-21T20:23:00Z">
                              <w:r w:rsidDel="00574B55">
                                <w:delText xml:space="preserve">levels </w:delText>
                              </w:r>
                            </w:del>
                            <w:ins w:id="772" w:author="Eivind" w:date="2018-06-21T20:23:00Z">
                              <w:r>
                                <w:t xml:space="preserve">Levels </w:t>
                              </w:r>
                            </w:ins>
                            <w:r>
                              <w:t xml:space="preserve">3 and 4. Spatial hybridization/fusion is only available for interoperability </w:t>
                            </w:r>
                            <w:del w:id="773" w:author="Eivind" w:date="2018-06-21T20:23:00Z">
                              <w:r w:rsidDel="00574B55">
                                <w:delText xml:space="preserve">level </w:delText>
                              </w:r>
                            </w:del>
                            <w:ins w:id="774" w:author="Eivind" w:date="2018-06-21T20:23:00Z">
                              <w:r>
                                <w:t xml:space="preserve">Level </w:t>
                              </w:r>
                            </w:ins>
                            <w:r>
                              <w:t>4. Both are out of scope for this version of the interoperability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D6900A" id="_x0000_s1032" type="#_x0000_t202" style="position:absolute;left:0;text-align:left;margin-left:.6pt;margin-top:41pt;width:468pt;height: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">
                <v:textbox>
                  <w:txbxContent>
                    <w:p w14:paraId="71356866" w14:textId="3940125F" w:rsidR="00820BA8" w:rsidRDefault="00820BA8" w:rsidP="00C17929">
                      <w:r>
                        <w:t xml:space="preserve">The hybrid feature concept is only for interoperability </w:t>
                      </w:r>
                      <w:del w:id="788" w:author="Eivind" w:date="2018-06-21T20:23:00Z">
                        <w:r w:rsidDel="00574B55">
                          <w:delText xml:space="preserve">levels </w:delText>
                        </w:r>
                      </w:del>
                      <w:ins w:id="789" w:author="Eivind" w:date="2018-06-21T20:23:00Z">
                        <w:r>
                          <w:t xml:space="preserve">Levels </w:t>
                        </w:r>
                      </w:ins>
                      <w:r>
                        <w:t xml:space="preserve">3 and 4. Spatial hybridization/fusion is only available for interoperability </w:t>
                      </w:r>
                      <w:del w:id="790" w:author="Eivind" w:date="2018-06-21T20:23:00Z">
                        <w:r w:rsidDel="00574B55">
                          <w:delText xml:space="preserve">level </w:delText>
                        </w:r>
                      </w:del>
                      <w:ins w:id="791" w:author="Eivind" w:date="2018-06-21T20:23:00Z">
                        <w:r>
                          <w:t xml:space="preserve">Level </w:t>
                        </w:r>
                      </w:ins>
                      <w:r>
                        <w:t>4. Both are out of scope for this version of the interoperability specification.</w:t>
                      </w:r>
                    </w:p>
                  </w:txbxContent>
                </v:textbox>
                <w10:wrap type="square"/>
              </v:shape>
            </w:pict>
          </mc:Fallback>
        </mc:AlternateContent>
      </w:r>
      <w:r>
        <w:t>Example; dredge</w:t>
      </w:r>
      <w:r w:rsidR="00C65FAE">
        <w:t>d</w:t>
      </w:r>
      <w:r>
        <w:t xml:space="preserve"> area augmented with high def bathy from survey of recent dredging operation giving more water and wider area than dredged area in ENC, combine to give a bigger (new boundary) dredged area than present in ENC.</w:t>
      </w:r>
    </w:p>
    <w:p w14:paraId="5D3C12A1" w14:textId="3680AE00" w:rsidR="00C17929" w:rsidRDefault="00C17929" w:rsidP="00C17929">
      <w:r>
        <w:t xml:space="preserve">Developers of product specifications that </w:t>
      </w:r>
      <w:r w:rsidR="00420615">
        <w:t>may result in</w:t>
      </w:r>
      <w:r>
        <w:t xml:space="preserve"> hybrid features when interacting with specific other products, should cooperate with the developer</w:t>
      </w:r>
      <w:r w:rsidR="00420615">
        <w:t>s</w:t>
      </w:r>
      <w:r>
        <w:t xml:space="preserve"> of the related product specifications to correctly define the conditions for </w:t>
      </w:r>
      <w:r w:rsidR="00420615">
        <w:t>appropriate use of</w:t>
      </w:r>
      <w:r>
        <w:t xml:space="preserve"> hybrid features</w:t>
      </w:r>
      <w:r w:rsidR="00420615">
        <w:t>,</w:t>
      </w:r>
      <w:r>
        <w:t xml:space="preserve"> and communicate these specifications to the interoperability catalogue developers.</w:t>
      </w:r>
    </w:p>
    <w:p w14:paraId="64A3A538" w14:textId="77777777" w:rsidR="00C17929" w:rsidRDefault="00C17929" w:rsidP="00C17929">
      <w:pPr>
        <w:pStyle w:val="Heading3"/>
        <w:numPr>
          <w:ilvl w:val="2"/>
          <w:numId w:val="3"/>
        </w:numPr>
        <w:rPr>
          <w:rFonts w:eastAsia="MS Mincho"/>
          <w:lang w:eastAsia="en-CA"/>
        </w:rPr>
      </w:pPr>
      <w:r>
        <w:rPr>
          <w:rFonts w:eastAsia="MS Mincho"/>
          <w:lang w:eastAsia="en-CA"/>
        </w:rPr>
        <w:t>Spatial discrepancy, unrelated to scaled or cartographic smoothing</w:t>
      </w:r>
    </w:p>
    <w:p w14:paraId="5E8D4AEC" w14:textId="67DB15F4" w:rsidR="00A76D91" w:rsidRDefault="00F824AE" w:rsidP="004378E5">
      <w:pPr>
        <w:rPr>
          <w:lang w:eastAsia="en-CA"/>
        </w:rPr>
      </w:pPr>
      <w:ins w:id="775" w:author="Eivind" w:date="2018-06-22T18:31:00Z">
        <w:del w:id="776" w:author="Raphael Malyankar" w:date="2018-07-02T18:45:00Z">
          <w:r w:rsidDel="00B5546D">
            <w:rPr>
              <w:lang w:eastAsia="en-CA"/>
            </w:rPr>
            <w:delText xml:space="preserve">Developers of interoperability catalogues should examine </w:delText>
          </w:r>
          <w:r w:rsidR="00D572C9" w:rsidDel="00B5546D">
            <w:rPr>
              <w:lang w:eastAsia="en-CA"/>
            </w:rPr>
            <w:delText xml:space="preserve">in-scope product specifications, and </w:delText>
          </w:r>
        </w:del>
      </w:ins>
      <w:del w:id="777" w:author="Raphael Malyankar" w:date="2018-07-02T18:45:00Z">
        <w:r w:rsidR="00C17929" w:rsidDel="00B5546D">
          <w:rPr>
            <w:lang w:eastAsia="en-CA"/>
          </w:rPr>
          <w:delText>W</w:delText>
        </w:r>
      </w:del>
      <w:ins w:id="778" w:author="Eivind" w:date="2018-06-22T18:31:00Z">
        <w:del w:id="779" w:author="Raphael Malyankar" w:date="2018-07-02T18:45:00Z">
          <w:r w:rsidR="00D572C9" w:rsidDel="00B5546D">
            <w:rPr>
              <w:lang w:eastAsia="en-CA"/>
            </w:rPr>
            <w:delText>w</w:delText>
          </w:r>
        </w:del>
      </w:ins>
      <w:del w:id="780" w:author="Raphael Malyankar" w:date="2018-07-02T18:45:00Z">
        <w:r w:rsidR="00C17929" w:rsidDel="00B5546D">
          <w:rPr>
            <w:lang w:eastAsia="en-CA"/>
          </w:rPr>
          <w:delText>here there is the</w:delText>
        </w:r>
      </w:del>
      <w:ins w:id="781" w:author="Eivind" w:date="2018-06-22T18:32:00Z">
        <w:del w:id="782" w:author="Raphael Malyankar" w:date="2018-07-02T18:45:00Z">
          <w:r w:rsidR="00D572C9" w:rsidDel="00B5546D">
            <w:rPr>
              <w:lang w:eastAsia="en-CA"/>
            </w:rPr>
            <w:delText>are</w:delText>
          </w:r>
        </w:del>
      </w:ins>
      <w:del w:id="783" w:author="Raphael Malyankar" w:date="2018-07-02T18:45:00Z">
        <w:r w:rsidR="00C17929" w:rsidDel="00B5546D">
          <w:rPr>
            <w:lang w:eastAsia="en-CA"/>
          </w:rPr>
          <w:delText xml:space="preserve"> expectation</w:delText>
        </w:r>
      </w:del>
      <w:ins w:id="784" w:author="Eivind" w:date="2018-06-22T18:32:00Z">
        <w:del w:id="785" w:author="Raphael Malyankar" w:date="2018-07-02T18:45:00Z">
          <w:r w:rsidR="00D572C9" w:rsidDel="00B5546D">
            <w:rPr>
              <w:lang w:eastAsia="en-CA"/>
            </w:rPr>
            <w:delText>s</w:delText>
          </w:r>
        </w:del>
      </w:ins>
      <w:del w:id="786" w:author="Raphael Malyankar" w:date="2018-07-02T18:45:00Z">
        <w:r w:rsidR="00C17929" w:rsidDel="00B5546D">
          <w:rPr>
            <w:lang w:eastAsia="en-CA"/>
          </w:rPr>
          <w:delText xml:space="preserve"> of differences of geometry for same feature instance in different products it is important to </w:delText>
        </w:r>
      </w:del>
      <w:ins w:id="787" w:author="Eivind" w:date="2018-06-22T18:32:00Z">
        <w:del w:id="788" w:author="Raphael Malyankar" w:date="2018-07-02T18:45:00Z">
          <w:r w:rsidR="00D572C9" w:rsidDel="00B5546D">
            <w:rPr>
              <w:lang w:eastAsia="en-CA"/>
            </w:rPr>
            <w:delText xml:space="preserve">that </w:delText>
          </w:r>
        </w:del>
      </w:ins>
      <w:del w:id="789" w:author="Raphael Malyankar" w:date="2018-07-02T18:45:00Z">
        <w:r w:rsidR="00C17929" w:rsidDel="00B5546D">
          <w:rPr>
            <w:lang w:eastAsia="en-CA"/>
          </w:rPr>
          <w:delText>establish the cause</w:delText>
        </w:r>
      </w:del>
      <w:ins w:id="790" w:author="Eivind" w:date="2018-06-22T18:32:00Z">
        <w:del w:id="791" w:author="Raphael Malyankar" w:date="2018-07-02T18:45:00Z">
          <w:r w:rsidR="00D572C9" w:rsidDel="00B5546D">
            <w:rPr>
              <w:lang w:eastAsia="en-CA"/>
            </w:rPr>
            <w:delText xml:space="preserve"> is </w:delText>
          </w:r>
        </w:del>
      </w:ins>
      <w:ins w:id="792" w:author="Eivind" w:date="2018-06-22T18:45:00Z">
        <w:del w:id="793" w:author="Raphael Malyankar" w:date="2018-07-02T18:45:00Z">
          <w:r w:rsidR="00BB1F90" w:rsidDel="00B5546D">
            <w:rPr>
              <w:lang w:eastAsia="en-CA"/>
            </w:rPr>
            <w:delText>established</w:delText>
          </w:r>
        </w:del>
      </w:ins>
      <w:ins w:id="794" w:author="Eivind" w:date="2018-06-22T18:32:00Z">
        <w:del w:id="795" w:author="Raphael Malyankar" w:date="2018-07-02T18:45:00Z">
          <w:r w:rsidR="00D572C9" w:rsidDel="00B5546D">
            <w:rPr>
              <w:lang w:eastAsia="en-CA"/>
            </w:rPr>
            <w:delText>.</w:delText>
          </w:r>
        </w:del>
      </w:ins>
      <w:del w:id="796" w:author="Raphael Malyankar" w:date="2018-07-02T18:45:00Z">
        <w:r w:rsidR="00C17929" w:rsidDel="00B5546D">
          <w:rPr>
            <w:lang w:eastAsia="en-CA"/>
          </w:rPr>
          <w:delText>, as this</w:delText>
        </w:r>
      </w:del>
      <w:ins w:id="797" w:author="Eivind" w:date="2018-06-22T18:32:00Z">
        <w:del w:id="798" w:author="Raphael Malyankar" w:date="2018-07-02T18:45:00Z">
          <w:r w:rsidR="00D572C9" w:rsidDel="00B5546D">
            <w:rPr>
              <w:lang w:eastAsia="en-CA"/>
            </w:rPr>
            <w:delText xml:space="preserve">The cause </w:delText>
          </w:r>
        </w:del>
      </w:ins>
      <w:ins w:id="799" w:author="Eivind" w:date="2018-06-22T18:45:00Z">
        <w:del w:id="800" w:author="Raphael Malyankar" w:date="2018-07-02T18:45:00Z">
          <w:r w:rsidR="00BB1F90" w:rsidDel="00B5546D">
            <w:rPr>
              <w:lang w:eastAsia="en-CA"/>
            </w:rPr>
            <w:delText>of any</w:delText>
          </w:r>
        </w:del>
      </w:ins>
      <w:ins w:id="801" w:author="Eivind" w:date="2018-06-22T18:32:00Z">
        <w:del w:id="802" w:author="Raphael Malyankar" w:date="2018-07-02T18:45:00Z">
          <w:r w:rsidR="00D572C9" w:rsidDel="00B5546D">
            <w:rPr>
              <w:lang w:eastAsia="en-CA"/>
            </w:rPr>
            <w:delText xml:space="preserve"> </w:delText>
          </w:r>
        </w:del>
      </w:ins>
      <w:ins w:id="803" w:author="Eivind" w:date="2018-06-22T18:33:00Z">
        <w:del w:id="804" w:author="Raphael Malyankar" w:date="2018-07-02T18:45:00Z">
          <w:r w:rsidR="00D572C9" w:rsidDel="00B5546D">
            <w:rPr>
              <w:lang w:eastAsia="en-CA"/>
            </w:rPr>
            <w:delText>discrepancy</w:delText>
          </w:r>
        </w:del>
      </w:ins>
      <w:del w:id="805" w:author="Raphael Malyankar" w:date="2018-07-02T18:45:00Z">
        <w:r w:rsidR="00C17929" w:rsidDel="00B5546D">
          <w:rPr>
            <w:lang w:eastAsia="en-CA"/>
          </w:rPr>
          <w:delText xml:space="preserve"> will likely impact the solution implemented in the interoperability catalogue. </w:delText>
        </w:r>
      </w:del>
      <w:bookmarkStart w:id="806" w:name="_Hlk518319873"/>
      <w:ins w:id="807" w:author="Eivind" w:date="2018-06-22T18:45:00Z">
        <w:del w:id="808" w:author="Raphael Malyankar" w:date="2018-07-02T18:45:00Z">
          <w:r w:rsidR="00BB1F90" w:rsidDel="00B5546D">
            <w:rPr>
              <w:lang w:eastAsia="en-CA"/>
            </w:rPr>
            <w:delText>For example, if</w:delText>
          </w:r>
        </w:del>
      </w:ins>
      <w:del w:id="809" w:author="Raphael Malyankar" w:date="2018-07-02T18:45:00Z">
        <w:r w:rsidR="00C17929" w:rsidDel="00B5546D">
          <w:rPr>
            <w:lang w:eastAsia="en-CA"/>
          </w:rPr>
          <w:delText xml:space="preserve">If the </w:delText>
        </w:r>
      </w:del>
      <w:ins w:id="810" w:author="Eivind" w:date="2018-06-22T18:32:00Z">
        <w:del w:id="811" w:author="Raphael Malyankar" w:date="2018-07-02T18:45:00Z">
          <w:r w:rsidR="00D572C9" w:rsidDel="00B5546D">
            <w:rPr>
              <w:lang w:eastAsia="en-CA"/>
            </w:rPr>
            <w:delText xml:space="preserve">it is </w:delText>
          </w:r>
        </w:del>
      </w:ins>
      <w:ins w:id="812" w:author="Eivind" w:date="2018-06-22T18:33:00Z">
        <w:del w:id="813" w:author="Raphael Malyankar" w:date="2018-07-02T18:45:00Z">
          <w:r w:rsidR="00D572C9" w:rsidDel="00B5546D">
            <w:rPr>
              <w:lang w:eastAsia="en-CA"/>
            </w:rPr>
            <w:delText>ascertained that</w:delText>
          </w:r>
        </w:del>
      </w:ins>
      <w:ins w:id="814" w:author="Eivind" w:date="2018-06-22T18:32:00Z">
        <w:del w:id="815" w:author="Raphael Malyankar" w:date="2018-07-02T18:45:00Z">
          <w:r w:rsidR="00D572C9" w:rsidDel="00B5546D">
            <w:rPr>
              <w:lang w:eastAsia="en-CA"/>
            </w:rPr>
            <w:delText xml:space="preserve"> </w:delText>
          </w:r>
        </w:del>
      </w:ins>
      <w:ins w:id="816" w:author="Eivind" w:date="2018-06-22T18:33:00Z">
        <w:del w:id="817" w:author="Raphael Malyankar" w:date="2018-07-02T18:45:00Z">
          <w:r w:rsidR="00D572C9" w:rsidDel="00B5546D">
            <w:rPr>
              <w:lang w:eastAsia="en-CA"/>
            </w:rPr>
            <w:delText xml:space="preserve">the </w:delText>
          </w:r>
        </w:del>
      </w:ins>
      <w:del w:id="818" w:author="Raphael Malyankar" w:date="2018-07-02T18:45:00Z">
        <w:r w:rsidR="00C17929" w:rsidDel="00B5546D">
          <w:rPr>
            <w:lang w:eastAsia="en-CA"/>
          </w:rPr>
          <w:delText xml:space="preserve">cause </w:delText>
        </w:r>
      </w:del>
      <w:ins w:id="819" w:author="Eivind" w:date="2018-06-22T18:46:00Z">
        <w:del w:id="820" w:author="Raphael Malyankar" w:date="2018-07-02T18:45:00Z">
          <w:r w:rsidR="00BB1F90" w:rsidDel="00B5546D">
            <w:rPr>
              <w:lang w:eastAsia="en-CA"/>
            </w:rPr>
            <w:delText>of</w:delText>
          </w:r>
        </w:del>
      </w:ins>
      <w:del w:id="821" w:author="Raphael Malyankar" w:date="2018-07-02T18:45:00Z">
        <w:r w:rsidR="00C17929" w:rsidDel="00B5546D">
          <w:rPr>
            <w:lang w:eastAsia="en-CA"/>
          </w:rPr>
          <w:delText xml:space="preserve">is that there is generally more detailed </w:delText>
        </w:r>
      </w:del>
      <w:ins w:id="822" w:author="Eivind" w:date="2018-06-22T18:33:00Z">
        <w:del w:id="823" w:author="Raphael Malyankar" w:date="2018-07-02T18:45:00Z">
          <w:r w:rsidR="00D572C9" w:rsidDel="00B5546D">
            <w:rPr>
              <w:lang w:eastAsia="en-CA"/>
            </w:rPr>
            <w:delText xml:space="preserve">information </w:delText>
          </w:r>
        </w:del>
      </w:ins>
      <w:del w:id="824" w:author="Raphael Malyankar" w:date="2018-07-02T18:45:00Z">
        <w:r w:rsidR="00C17929" w:rsidDel="00B5546D">
          <w:rPr>
            <w:lang w:eastAsia="en-CA"/>
          </w:rPr>
          <w:delText xml:space="preserve">in one product over another </w:delText>
        </w:r>
      </w:del>
      <w:ins w:id="825" w:author="Eivind" w:date="2018-06-22T18:46:00Z">
        <w:del w:id="826" w:author="Raphael Malyankar" w:date="2018-07-02T18:45:00Z">
          <w:r w:rsidR="00BB1F90" w:rsidDel="00B5546D">
            <w:rPr>
              <w:lang w:eastAsia="en-CA"/>
            </w:rPr>
            <w:delText xml:space="preserve">is </w:delText>
          </w:r>
        </w:del>
      </w:ins>
      <w:del w:id="827" w:author="Raphael Malyankar" w:date="2018-07-02T18:45:00Z">
        <w:r w:rsidR="00C17929" w:rsidDel="00B5546D">
          <w:rPr>
            <w:lang w:eastAsia="en-CA"/>
          </w:rPr>
          <w:delText>due to issues such as different scopes of the specifications, the interoperability catalogue developers should consider supressing the</w:delText>
        </w:r>
      </w:del>
      <w:ins w:id="828" w:author="Eivind" w:date="2018-06-22T18:34:00Z">
        <w:del w:id="829" w:author="Raphael Malyankar" w:date="2018-07-02T18:45:00Z">
          <w:r w:rsidR="00D572C9" w:rsidDel="00B5546D">
            <w:rPr>
              <w:lang w:eastAsia="en-CA"/>
            </w:rPr>
            <w:delText xml:space="preserve"> feature class in</w:delText>
          </w:r>
        </w:del>
      </w:ins>
      <w:del w:id="830" w:author="Raphael Malyankar" w:date="2018-07-02T18:45:00Z">
        <w:r w:rsidR="00C17929" w:rsidDel="00B5546D">
          <w:rPr>
            <w:lang w:eastAsia="en-CA"/>
          </w:rPr>
          <w:delText xml:space="preserve"> lesser detailed product and promoting the </w:delText>
        </w:r>
      </w:del>
      <w:ins w:id="831" w:author="Eivind" w:date="2018-06-22T18:34:00Z">
        <w:del w:id="832" w:author="Raphael Malyankar" w:date="2018-07-02T18:45:00Z">
          <w:r w:rsidR="00D572C9" w:rsidDel="00B5546D">
            <w:rPr>
              <w:lang w:eastAsia="en-CA"/>
            </w:rPr>
            <w:delText xml:space="preserve">same </w:delText>
          </w:r>
        </w:del>
      </w:ins>
      <w:ins w:id="833" w:author="Eivind" w:date="2018-06-22T18:43:00Z">
        <w:del w:id="834" w:author="Raphael Malyankar" w:date="2018-07-02T18:45:00Z">
          <w:r w:rsidR="00BB1F90" w:rsidDel="00B5546D">
            <w:rPr>
              <w:lang w:eastAsia="en-CA"/>
            </w:rPr>
            <w:delText xml:space="preserve">feature class in the </w:delText>
          </w:r>
        </w:del>
      </w:ins>
      <w:del w:id="835" w:author="Raphael Malyankar" w:date="2018-07-02T18:45:00Z">
        <w:r w:rsidR="00C17929" w:rsidDel="00B5546D">
          <w:rPr>
            <w:lang w:eastAsia="en-CA"/>
          </w:rPr>
          <w:delText xml:space="preserve">product with greater detail. </w:delText>
        </w:r>
      </w:del>
      <w:ins w:id="836" w:author="Eivind" w:date="2018-06-22T18:43:00Z">
        <w:del w:id="837" w:author="Raphael Malyankar" w:date="2018-07-02T18:45:00Z">
          <w:r w:rsidR="00BB1F90" w:rsidDel="00B5546D">
            <w:rPr>
              <w:lang w:eastAsia="en-CA"/>
            </w:rPr>
            <w:delText xml:space="preserve">Alternatively, </w:delText>
          </w:r>
        </w:del>
      </w:ins>
      <w:del w:id="838" w:author="Raphael Malyankar" w:date="2018-07-02T18:45:00Z">
        <w:r w:rsidR="00C17929" w:rsidDel="00B5546D">
          <w:rPr>
            <w:lang w:eastAsia="en-CA"/>
          </w:rPr>
          <w:delText>I</w:delText>
        </w:r>
      </w:del>
      <w:ins w:id="839" w:author="Eivind" w:date="2018-06-22T18:43:00Z">
        <w:del w:id="840" w:author="Raphael Malyankar" w:date="2018-07-02T18:45:00Z">
          <w:r w:rsidR="00BB1F90" w:rsidDel="00B5546D">
            <w:rPr>
              <w:lang w:eastAsia="en-CA"/>
            </w:rPr>
            <w:delText>i</w:delText>
          </w:r>
        </w:del>
      </w:ins>
      <w:del w:id="841" w:author="Raphael Malyankar" w:date="2018-07-02T18:45:00Z">
        <w:r w:rsidR="00C17929" w:rsidDel="00B5546D">
          <w:rPr>
            <w:lang w:eastAsia="en-CA"/>
          </w:rPr>
          <w:delText xml:space="preserve">f it </w:delText>
        </w:r>
      </w:del>
      <w:ins w:id="842" w:author="Eivind" w:date="2018-06-22T18:43:00Z">
        <w:del w:id="843" w:author="Raphael Malyankar" w:date="2018-07-02T18:45:00Z">
          <w:r w:rsidR="00BB1F90" w:rsidDel="00B5546D">
            <w:rPr>
              <w:lang w:eastAsia="en-CA"/>
            </w:rPr>
            <w:delText xml:space="preserve">the discrepancy </w:delText>
          </w:r>
        </w:del>
      </w:ins>
      <w:del w:id="844" w:author="Raphael Malyankar" w:date="2018-07-02T18:45:00Z">
        <w:r w:rsidR="00C17929" w:rsidDel="00B5546D">
          <w:rPr>
            <w:lang w:eastAsia="en-CA"/>
          </w:rPr>
          <w:delText xml:space="preserve">is </w:delText>
        </w:r>
      </w:del>
      <w:ins w:id="845" w:author="Eivind" w:date="2018-06-22T18:47:00Z">
        <w:del w:id="846" w:author="Raphael Malyankar" w:date="2018-07-02T18:45:00Z">
          <w:r w:rsidR="00BB1F90" w:rsidDel="00B5546D">
            <w:rPr>
              <w:lang w:eastAsia="en-CA"/>
            </w:rPr>
            <w:delText xml:space="preserve">found to be </w:delText>
          </w:r>
        </w:del>
      </w:ins>
      <w:del w:id="847" w:author="Raphael Malyankar" w:date="2018-07-02T18:45:00Z">
        <w:r w:rsidR="00C17929" w:rsidDel="00B5546D">
          <w:rPr>
            <w:lang w:eastAsia="en-CA"/>
          </w:rPr>
          <w:delText>irregular</w:delText>
        </w:r>
      </w:del>
      <w:ins w:id="848" w:author="Eivind" w:date="2018-06-22T18:43:00Z">
        <w:del w:id="849" w:author="Raphael Malyankar" w:date="2018-07-02T18:45:00Z">
          <w:r w:rsidR="00BB1F90" w:rsidDel="00B5546D">
            <w:rPr>
              <w:lang w:eastAsia="en-CA"/>
            </w:rPr>
            <w:delText>ly</w:delText>
          </w:r>
        </w:del>
      </w:ins>
      <w:del w:id="850" w:author="Raphael Malyankar" w:date="2018-07-02T18:45:00Z">
        <w:r w:rsidR="00C17929" w:rsidDel="00B5546D">
          <w:rPr>
            <w:lang w:eastAsia="en-CA"/>
          </w:rPr>
          <w:delText xml:space="preserve"> occurr</w:delText>
        </w:r>
      </w:del>
      <w:ins w:id="851" w:author="Eivind" w:date="2018-06-22T18:43:00Z">
        <w:del w:id="852" w:author="Raphael Malyankar" w:date="2018-07-02T18:45:00Z">
          <w:r w:rsidR="00BB1F90" w:rsidDel="00B5546D">
            <w:rPr>
              <w:lang w:eastAsia="en-CA"/>
            </w:rPr>
            <w:delText>ing</w:delText>
          </w:r>
        </w:del>
      </w:ins>
      <w:del w:id="853" w:author="Raphael Malyankar" w:date="2018-07-02T18:45:00Z">
        <w:r w:rsidR="00C17929" w:rsidDel="00B5546D">
          <w:rPr>
            <w:lang w:eastAsia="en-CA"/>
          </w:rPr>
          <w:delText xml:space="preserve">ences of spatial </w:delText>
        </w:r>
        <w:r w:rsidR="00C17929" w:rsidRPr="00E824BF" w:rsidDel="00B5546D">
          <w:rPr>
            <w:lang w:eastAsia="en-CA"/>
          </w:rPr>
          <w:delText>discrepancies</w:delText>
        </w:r>
        <w:r w:rsidR="00C17929" w:rsidDel="00B5546D">
          <w:rPr>
            <w:lang w:eastAsia="en-CA"/>
          </w:rPr>
          <w:delText>, it may be appropriate to supress the instances where there are less detail and promote the more detailed instances.</w:delText>
        </w:r>
      </w:del>
      <w:bookmarkEnd w:id="806"/>
      <w:ins w:id="854" w:author="Raphael Malyankar" w:date="2018-07-02T18:31:00Z">
        <w:r w:rsidR="00A76D91">
          <w:rPr>
            <w:lang w:eastAsia="en-CA"/>
          </w:rPr>
          <w:t xml:space="preserve">If </w:t>
        </w:r>
      </w:ins>
      <w:ins w:id="855" w:author="Raphael Malyankar" w:date="2018-07-02T18:43:00Z">
        <w:r w:rsidR="00311746">
          <w:rPr>
            <w:lang w:eastAsia="en-CA"/>
          </w:rPr>
          <w:t xml:space="preserve">the same feature instances in </w:t>
        </w:r>
      </w:ins>
      <w:ins w:id="856" w:author="Raphael Malyankar" w:date="2018-07-02T18:31:00Z">
        <w:r w:rsidR="00A76D91">
          <w:rPr>
            <w:lang w:eastAsia="en-CA"/>
          </w:rPr>
          <w:t xml:space="preserve">different data products are expected to have </w:t>
        </w:r>
      </w:ins>
      <w:ins w:id="857" w:author="Raphael Malyankar" w:date="2018-07-02T18:43:00Z">
        <w:r w:rsidR="00311746">
          <w:rPr>
            <w:lang w:eastAsia="en-CA"/>
          </w:rPr>
          <w:t>discrepant</w:t>
        </w:r>
      </w:ins>
      <w:ins w:id="858" w:author="Raphael Malyankar" w:date="2018-07-02T18:31:00Z">
        <w:r w:rsidR="00A76D91">
          <w:rPr>
            <w:lang w:eastAsia="en-CA"/>
          </w:rPr>
          <w:t xml:space="preserve"> </w:t>
        </w:r>
      </w:ins>
      <w:ins w:id="859" w:author="Raphael Malyankar" w:date="2018-07-02T18:32:00Z">
        <w:r w:rsidR="00A76D91">
          <w:rPr>
            <w:lang w:eastAsia="en-CA"/>
          </w:rPr>
          <w:t xml:space="preserve">geometries, interoperability catalogue developers should establish the </w:t>
        </w:r>
        <w:r w:rsidR="0072622F">
          <w:rPr>
            <w:lang w:eastAsia="en-CA"/>
          </w:rPr>
          <w:t>c</w:t>
        </w:r>
      </w:ins>
      <w:ins w:id="860" w:author="Raphael Malyankar" w:date="2018-07-02T18:33:00Z">
        <w:r w:rsidR="0072622F">
          <w:rPr>
            <w:lang w:eastAsia="en-CA"/>
          </w:rPr>
          <w:t xml:space="preserve">ause of the discrepancy. </w:t>
        </w:r>
      </w:ins>
      <w:ins w:id="861" w:author="Raphael Malyankar" w:date="2018-07-02T18:34:00Z">
        <w:r w:rsidR="0072622F">
          <w:rPr>
            <w:lang w:eastAsia="en-CA"/>
          </w:rPr>
          <w:t xml:space="preserve">The cause will probably affect the solution </w:t>
        </w:r>
      </w:ins>
      <w:ins w:id="862" w:author="Raphael Malyankar" w:date="2018-07-02T18:35:00Z">
        <w:r w:rsidR="0072622F">
          <w:rPr>
            <w:lang w:eastAsia="en-CA"/>
          </w:rPr>
          <w:t xml:space="preserve">implemented in the interoperability catalogue. </w:t>
        </w:r>
        <w:r w:rsidR="0072622F" w:rsidRPr="0072622F">
          <w:rPr>
            <w:lang w:eastAsia="en-CA"/>
          </w:rPr>
          <w:t xml:space="preserve">For example, </w:t>
        </w:r>
      </w:ins>
      <w:ins w:id="863" w:author="Raphael Malyankar" w:date="2018-07-02T18:38:00Z">
        <w:r w:rsidR="0072622F">
          <w:rPr>
            <w:lang w:eastAsia="en-CA"/>
          </w:rPr>
          <w:t>if one of the</w:t>
        </w:r>
      </w:ins>
      <w:ins w:id="864" w:author="Raphael Malyankar" w:date="2018-07-02T18:36:00Z">
        <w:r w:rsidR="0072622F">
          <w:rPr>
            <w:lang w:eastAsia="en-CA"/>
          </w:rPr>
          <w:t xml:space="preserve"> data product</w:t>
        </w:r>
      </w:ins>
      <w:ins w:id="865" w:author="Raphael Malyankar" w:date="2018-07-02T18:38:00Z">
        <w:r w:rsidR="0072622F">
          <w:rPr>
            <w:lang w:eastAsia="en-CA"/>
          </w:rPr>
          <w:t>s</w:t>
        </w:r>
      </w:ins>
      <w:ins w:id="866" w:author="Raphael Malyankar" w:date="2018-07-02T18:36:00Z">
        <w:r w:rsidR="0072622F">
          <w:rPr>
            <w:lang w:eastAsia="en-CA"/>
          </w:rPr>
          <w:t xml:space="preserve"> has more detailed information</w:t>
        </w:r>
      </w:ins>
      <w:ins w:id="867" w:author="Raphael Malyankar" w:date="2018-07-02T18:35:00Z">
        <w:r w:rsidR="0072622F" w:rsidRPr="0072622F">
          <w:rPr>
            <w:lang w:eastAsia="en-CA"/>
          </w:rPr>
          <w:t xml:space="preserve"> due to </w:t>
        </w:r>
      </w:ins>
      <w:ins w:id="868" w:author="Raphael Malyankar" w:date="2018-07-02T18:37:00Z">
        <w:r w:rsidR="0072622F">
          <w:rPr>
            <w:lang w:eastAsia="en-CA"/>
          </w:rPr>
          <w:t>differences in the scopes of the product specifications</w:t>
        </w:r>
      </w:ins>
      <w:ins w:id="869" w:author="Raphael Malyankar" w:date="2018-07-02T18:35:00Z">
        <w:r w:rsidR="0072622F" w:rsidRPr="0072622F">
          <w:rPr>
            <w:lang w:eastAsia="en-CA"/>
          </w:rPr>
          <w:t>, the interoperability catalogue developers should consider sup</w:t>
        </w:r>
      </w:ins>
      <w:ins w:id="870" w:author="Raphael Malyankar" w:date="2018-07-02T18:39:00Z">
        <w:r w:rsidR="00311746">
          <w:rPr>
            <w:lang w:eastAsia="en-CA"/>
          </w:rPr>
          <w:t>p</w:t>
        </w:r>
      </w:ins>
      <w:ins w:id="871" w:author="Raphael Malyankar" w:date="2018-07-02T18:35:00Z">
        <w:r w:rsidR="0072622F" w:rsidRPr="0072622F">
          <w:rPr>
            <w:lang w:eastAsia="en-CA"/>
          </w:rPr>
          <w:t xml:space="preserve">ressing the feature class in </w:t>
        </w:r>
      </w:ins>
      <w:ins w:id="872" w:author="Raphael Malyankar" w:date="2018-07-02T18:37:00Z">
        <w:r w:rsidR="0072622F">
          <w:rPr>
            <w:lang w:eastAsia="en-CA"/>
          </w:rPr>
          <w:t>the less-</w:t>
        </w:r>
      </w:ins>
      <w:ins w:id="873" w:author="Raphael Malyankar" w:date="2018-07-02T18:35:00Z">
        <w:r w:rsidR="0072622F" w:rsidRPr="0072622F">
          <w:rPr>
            <w:lang w:eastAsia="en-CA"/>
          </w:rPr>
          <w:t xml:space="preserve">detailed product and </w:t>
        </w:r>
      </w:ins>
      <w:ins w:id="874" w:author="Raphael Malyankar" w:date="2018-07-02T18:38:00Z">
        <w:r w:rsidR="0072622F">
          <w:rPr>
            <w:lang w:eastAsia="en-CA"/>
          </w:rPr>
          <w:t>prefer</w:t>
        </w:r>
      </w:ins>
      <w:ins w:id="875" w:author="Raphael Malyankar" w:date="2018-07-02T18:39:00Z">
        <w:r w:rsidR="00311746">
          <w:rPr>
            <w:lang w:eastAsia="en-CA"/>
          </w:rPr>
          <w:t>ring</w:t>
        </w:r>
      </w:ins>
      <w:ins w:id="876" w:author="Raphael Malyankar" w:date="2018-07-02T18:35:00Z">
        <w:r w:rsidR="0072622F" w:rsidRPr="0072622F">
          <w:rPr>
            <w:lang w:eastAsia="en-CA"/>
          </w:rPr>
          <w:t xml:space="preserve"> the same feature class in the product with greater detail. </w:t>
        </w:r>
      </w:ins>
      <w:ins w:id="877" w:author="Raphael Malyankar" w:date="2018-07-02T18:47:00Z">
        <w:r w:rsidR="00B5546D">
          <w:rPr>
            <w:lang w:eastAsia="en-CA"/>
          </w:rPr>
          <w:t>On the other hand</w:t>
        </w:r>
      </w:ins>
      <w:ins w:id="878" w:author="Raphael Malyankar" w:date="2018-07-02T18:35:00Z">
        <w:r w:rsidR="0072622F" w:rsidRPr="0072622F">
          <w:rPr>
            <w:lang w:eastAsia="en-CA"/>
          </w:rPr>
          <w:t>, if the discrepancy is found to occur</w:t>
        </w:r>
      </w:ins>
      <w:ins w:id="879" w:author="Raphael Malyankar" w:date="2018-07-02T18:39:00Z">
        <w:r w:rsidR="00311746">
          <w:rPr>
            <w:lang w:eastAsia="en-CA"/>
          </w:rPr>
          <w:t xml:space="preserve"> irregularly</w:t>
        </w:r>
      </w:ins>
      <w:ins w:id="880" w:author="Raphael Malyankar" w:date="2018-07-02T18:35:00Z">
        <w:r w:rsidR="0072622F" w:rsidRPr="0072622F">
          <w:rPr>
            <w:lang w:eastAsia="en-CA"/>
          </w:rPr>
          <w:t xml:space="preserve">, it may be </w:t>
        </w:r>
      </w:ins>
      <w:ins w:id="881" w:author="Raphael Malyankar" w:date="2018-07-02T18:44:00Z">
        <w:r w:rsidR="00B5546D">
          <w:rPr>
            <w:lang w:eastAsia="en-CA"/>
          </w:rPr>
          <w:t>more</w:t>
        </w:r>
      </w:ins>
      <w:ins w:id="882" w:author="Raphael Malyankar" w:date="2018-07-02T18:45:00Z">
        <w:r w:rsidR="00B5546D">
          <w:rPr>
            <w:lang w:eastAsia="en-CA"/>
          </w:rPr>
          <w:t xml:space="preserve"> </w:t>
        </w:r>
      </w:ins>
      <w:ins w:id="883" w:author="Raphael Malyankar" w:date="2018-07-02T18:35:00Z">
        <w:r w:rsidR="0072622F" w:rsidRPr="0072622F">
          <w:rPr>
            <w:lang w:eastAsia="en-CA"/>
          </w:rPr>
          <w:t>appropriate to sup</w:t>
        </w:r>
      </w:ins>
      <w:ins w:id="884" w:author="Raphael Malyankar" w:date="2018-07-02T18:40:00Z">
        <w:r w:rsidR="00311746">
          <w:rPr>
            <w:lang w:eastAsia="en-CA"/>
          </w:rPr>
          <w:t>p</w:t>
        </w:r>
      </w:ins>
      <w:ins w:id="885" w:author="Raphael Malyankar" w:date="2018-07-02T18:35:00Z">
        <w:r w:rsidR="0072622F" w:rsidRPr="0072622F">
          <w:rPr>
            <w:lang w:eastAsia="en-CA"/>
          </w:rPr>
          <w:t xml:space="preserve">ress the </w:t>
        </w:r>
      </w:ins>
      <w:ins w:id="886" w:author="Raphael Malyankar" w:date="2018-07-02T18:49:00Z">
        <w:r w:rsidR="00B5546D">
          <w:rPr>
            <w:lang w:eastAsia="en-CA"/>
          </w:rPr>
          <w:t xml:space="preserve">less-detailed </w:t>
        </w:r>
      </w:ins>
      <w:ins w:id="887" w:author="Raphael Malyankar" w:date="2018-07-02T18:35:00Z">
        <w:r w:rsidR="0072622F" w:rsidRPr="0072622F">
          <w:rPr>
            <w:lang w:eastAsia="en-CA"/>
          </w:rPr>
          <w:t>instances</w:t>
        </w:r>
      </w:ins>
      <w:ins w:id="888" w:author="Raphael Malyankar" w:date="2018-07-02T18:49:00Z">
        <w:r w:rsidR="00B5546D">
          <w:rPr>
            <w:lang w:eastAsia="en-CA"/>
          </w:rPr>
          <w:t xml:space="preserve"> </w:t>
        </w:r>
      </w:ins>
      <w:ins w:id="889" w:author="Raphael Malyankar" w:date="2018-07-02T18:35:00Z">
        <w:r w:rsidR="0072622F" w:rsidRPr="0072622F">
          <w:rPr>
            <w:lang w:eastAsia="en-CA"/>
          </w:rPr>
          <w:t xml:space="preserve">and </w:t>
        </w:r>
      </w:ins>
      <w:ins w:id="890" w:author="Raphael Malyankar" w:date="2018-07-02T18:49:00Z">
        <w:r w:rsidR="00B5546D">
          <w:rPr>
            <w:lang w:eastAsia="en-CA"/>
          </w:rPr>
          <w:t>prefer</w:t>
        </w:r>
      </w:ins>
      <w:ins w:id="891" w:author="Raphael Malyankar" w:date="2018-07-02T18:35:00Z">
        <w:r w:rsidR="0072622F" w:rsidRPr="0072622F">
          <w:rPr>
            <w:lang w:eastAsia="en-CA"/>
          </w:rPr>
          <w:t xml:space="preserve"> the more</w:t>
        </w:r>
      </w:ins>
      <w:ins w:id="892" w:author="Raphael Malyankar" w:date="2018-07-02T18:49:00Z">
        <w:r w:rsidR="00B5546D">
          <w:rPr>
            <w:lang w:eastAsia="en-CA"/>
          </w:rPr>
          <w:t>-</w:t>
        </w:r>
      </w:ins>
      <w:ins w:id="893" w:author="Raphael Malyankar" w:date="2018-07-02T18:35:00Z">
        <w:r w:rsidR="0072622F" w:rsidRPr="0072622F">
          <w:rPr>
            <w:lang w:eastAsia="en-CA"/>
          </w:rPr>
          <w:t>detailed instances</w:t>
        </w:r>
      </w:ins>
      <w:ins w:id="894" w:author="Raphael Malyankar" w:date="2018-07-02T18:48:00Z">
        <w:r w:rsidR="00B5546D">
          <w:rPr>
            <w:lang w:eastAsia="en-CA"/>
          </w:rPr>
          <w:t>, independently of the data products to which they belong</w:t>
        </w:r>
      </w:ins>
      <w:ins w:id="895" w:author="Raphael Malyankar" w:date="2018-07-02T18:35:00Z">
        <w:r w:rsidR="0072622F" w:rsidRPr="0072622F">
          <w:rPr>
            <w:lang w:eastAsia="en-CA"/>
          </w:rPr>
          <w:t>.</w:t>
        </w:r>
      </w:ins>
    </w:p>
    <w:p w14:paraId="06627645" w14:textId="08C2E698" w:rsidR="00C17929" w:rsidRDefault="00C17929" w:rsidP="004378E5">
      <w:pPr>
        <w:rPr>
          <w:lang w:eastAsia="en-CA"/>
        </w:rPr>
      </w:pPr>
      <w:r>
        <w:rPr>
          <w:lang w:eastAsia="en-CA"/>
        </w:rPr>
        <w:t>Example</w:t>
      </w:r>
      <w:r w:rsidR="002E6E57">
        <w:rPr>
          <w:lang w:eastAsia="en-CA"/>
        </w:rPr>
        <w:t>:</w:t>
      </w:r>
      <w:r>
        <w:rPr>
          <w:lang w:eastAsia="en-CA"/>
        </w:rPr>
        <w:t xml:space="preserve"> ENC has </w:t>
      </w:r>
      <w:r w:rsidR="002E6E57">
        <w:rPr>
          <w:lang w:eastAsia="en-CA"/>
        </w:rPr>
        <w:t>R</w:t>
      </w:r>
      <w:r>
        <w:rPr>
          <w:lang w:eastAsia="en-CA"/>
        </w:rPr>
        <w:t xml:space="preserve">estricted </w:t>
      </w:r>
      <w:r w:rsidR="002E6E57">
        <w:rPr>
          <w:lang w:eastAsia="en-CA"/>
        </w:rPr>
        <w:t>A</w:t>
      </w:r>
      <w:r>
        <w:rPr>
          <w:lang w:eastAsia="en-CA"/>
        </w:rPr>
        <w:t>rea</w:t>
      </w:r>
      <w:ins w:id="896" w:author="Raphael Malyankar" w:date="2018-07-02T18:51:00Z">
        <w:r w:rsidR="007D3D0F">
          <w:rPr>
            <w:lang w:eastAsia="en-CA"/>
          </w:rPr>
          <w:t xml:space="preserve"> features</w:t>
        </w:r>
      </w:ins>
      <w:r>
        <w:rPr>
          <w:lang w:eastAsia="en-CA"/>
        </w:rPr>
        <w:t xml:space="preserve">, while MPA has </w:t>
      </w:r>
      <w:r w:rsidR="002E6E57">
        <w:rPr>
          <w:lang w:eastAsia="en-CA"/>
        </w:rPr>
        <w:t>M</w:t>
      </w:r>
      <w:r>
        <w:rPr>
          <w:lang w:eastAsia="en-CA"/>
        </w:rPr>
        <w:t xml:space="preserve">arine </w:t>
      </w:r>
      <w:r w:rsidR="002E6E57">
        <w:rPr>
          <w:lang w:eastAsia="en-CA"/>
        </w:rPr>
        <w:t>P</w:t>
      </w:r>
      <w:r>
        <w:rPr>
          <w:lang w:eastAsia="en-CA"/>
        </w:rPr>
        <w:t xml:space="preserve">rotected </w:t>
      </w:r>
      <w:r w:rsidR="002E6E57">
        <w:rPr>
          <w:lang w:eastAsia="en-CA"/>
        </w:rPr>
        <w:t>A</w:t>
      </w:r>
      <w:r>
        <w:rPr>
          <w:lang w:eastAsia="en-CA"/>
        </w:rPr>
        <w:t>rea</w:t>
      </w:r>
      <w:r w:rsidR="002E6E57">
        <w:rPr>
          <w:lang w:eastAsia="en-CA"/>
        </w:rPr>
        <w:t xml:space="preserve"> feature</w:t>
      </w:r>
      <w:r>
        <w:rPr>
          <w:lang w:eastAsia="en-CA"/>
        </w:rPr>
        <w:t>s which show greater details and several sub areas with sub categories.</w:t>
      </w:r>
    </w:p>
    <w:p w14:paraId="1B88B842" w14:textId="1775F892" w:rsidR="00C17929" w:rsidRDefault="00C17929" w:rsidP="004378E5">
      <w:pPr>
        <w:rPr>
          <w:rFonts w:ascii="Calibri" w:eastAsia="Times New Roman" w:hAnsi="Calibri" w:cs="Calibri"/>
          <w:color w:val="000000"/>
          <w:lang w:eastAsia="en-CA"/>
        </w:rPr>
      </w:pPr>
      <w:r>
        <w:rPr>
          <w:lang w:eastAsia="en-CA"/>
        </w:rPr>
        <w:t>Developers of product specifications should examine the specification scope and consider if it is likely that resulting data products include information that will be better or worse than the same information in other products. For example, if information is only for contextual purposes, it is likely that better information is available in another product and in an interoperability ready ECDIS these contextual features should be supressed in the presence of more accurate information. Such expectations should be communicated with the interoperability catalogue developers who can then add appropriate rules to the interoperability catalogue.</w:t>
      </w:r>
    </w:p>
    <w:p w14:paraId="67117D89" w14:textId="77777777" w:rsidR="00C17929" w:rsidRDefault="00C17929" w:rsidP="00C17929">
      <w:pPr>
        <w:pStyle w:val="Heading3"/>
        <w:numPr>
          <w:ilvl w:val="2"/>
          <w:numId w:val="3"/>
        </w:numPr>
        <w:rPr>
          <w:rFonts w:eastAsia="MS Mincho"/>
        </w:rPr>
      </w:pPr>
      <w:r>
        <w:rPr>
          <w:rFonts w:eastAsia="MS Mincho"/>
        </w:rPr>
        <w:t>Spatial discrepancies, related to scale or cartographic smoothing</w:t>
      </w:r>
    </w:p>
    <w:p w14:paraId="090F7666" w14:textId="7B968409" w:rsidR="00C17929" w:rsidRDefault="00C17929" w:rsidP="004378E5">
      <w:pPr>
        <w:rPr>
          <w:lang w:eastAsia="en-CA"/>
        </w:rPr>
      </w:pPr>
      <w:r>
        <w:rPr>
          <w:lang w:eastAsia="en-CA"/>
        </w:rPr>
        <w:t xml:space="preserve">Where there is the expectation of differences of geometry for same feature instance in different products it is important to establish the cause, as this will likely impact the solution implemented in the interoperability catalogue. If the cause is </w:t>
      </w:r>
      <w:r w:rsidRPr="00BB0A77">
        <w:rPr>
          <w:lang w:eastAsia="en-CA"/>
        </w:rPr>
        <w:t>related to scale or cartographic smoothing</w:t>
      </w:r>
      <w:r>
        <w:rPr>
          <w:lang w:eastAsia="en-CA"/>
        </w:rPr>
        <w:t xml:space="preserve"> in one product over another due to issues such as different scopes (intended use) of the specifications, the interoperability catalogue developers should consider supressing the lesser detailed product and promoting the product with greater detail. If it is irregular occurrences of spatial </w:t>
      </w:r>
      <w:r w:rsidRPr="00E824BF">
        <w:rPr>
          <w:lang w:eastAsia="en-CA"/>
        </w:rPr>
        <w:t>discrepancies</w:t>
      </w:r>
      <w:r>
        <w:rPr>
          <w:lang w:eastAsia="en-CA"/>
        </w:rPr>
        <w:t>, it may be appropriate to supress the instances where there are less detail and promote the more detailed instances.</w:t>
      </w:r>
    </w:p>
    <w:p w14:paraId="313DEEFD" w14:textId="63E0B259" w:rsidR="00C17929" w:rsidRPr="00473220" w:rsidRDefault="00C17929" w:rsidP="004378E5">
      <w:pPr>
        <w:rPr>
          <w:lang w:eastAsia="en-CA"/>
        </w:rPr>
      </w:pPr>
      <w:r w:rsidRPr="00473220">
        <w:rPr>
          <w:lang w:eastAsia="en-CA"/>
        </w:rPr>
        <w:t xml:space="preserve">Example 1: ENC has approximate surface current instances using climatic data, Surface current gridded data has greater details and </w:t>
      </w:r>
      <w:r w:rsidR="002E6E57">
        <w:rPr>
          <w:lang w:eastAsia="en-CA"/>
        </w:rPr>
        <w:t xml:space="preserve">is </w:t>
      </w:r>
      <w:r w:rsidRPr="00473220">
        <w:rPr>
          <w:lang w:eastAsia="en-CA"/>
        </w:rPr>
        <w:t>daily updated.</w:t>
      </w:r>
    </w:p>
    <w:p w14:paraId="300621C6" w14:textId="77777777" w:rsidR="00C17929" w:rsidRDefault="00C17929" w:rsidP="004378E5">
      <w:r w:rsidRPr="00BB0A77">
        <w:t>Developers of product specifications should examine the specification scope and consider if it is likely that resulting data products include information that will be better or worse than the same information in other products. For example, if information is only for contextual purposes</w:t>
      </w:r>
      <w:r>
        <w:t xml:space="preserve"> or is reduced in detail due to scale</w:t>
      </w:r>
      <w:r w:rsidRPr="00BB0A77">
        <w:t xml:space="preserve">, it </w:t>
      </w:r>
      <w:r>
        <w:t>may be</w:t>
      </w:r>
      <w:r w:rsidRPr="00BB0A77">
        <w:t xml:space="preserve"> that better information is available in another product and in an interoperability ready ECDIS these </w:t>
      </w:r>
      <w:r>
        <w:t>lesser detailed</w:t>
      </w:r>
      <w:r w:rsidRPr="00BB0A77">
        <w:t xml:space="preserve"> features should be supressed in the presence of more accurate information. Such expectations should be communicated with the interoperability catalogue developers who can then add appropriate rules to the interoperability catalogue.</w:t>
      </w:r>
    </w:p>
    <w:p w14:paraId="764A75CE" w14:textId="77777777" w:rsidR="00C17929" w:rsidRDefault="00C17929" w:rsidP="00C17929">
      <w:pPr>
        <w:pStyle w:val="Heading2"/>
        <w:numPr>
          <w:ilvl w:val="1"/>
          <w:numId w:val="3"/>
        </w:numPr>
        <w:rPr>
          <w:rFonts w:eastAsia="MS Mincho"/>
        </w:rPr>
      </w:pPr>
      <w:bookmarkStart w:id="897" w:name="_Toc488010244"/>
      <w:bookmarkStart w:id="898" w:name="_Toc519804914"/>
      <w:r>
        <w:rPr>
          <w:rFonts w:eastAsia="MS Mincho"/>
        </w:rPr>
        <w:lastRenderedPageBreak/>
        <w:t>Display of text</w:t>
      </w:r>
      <w:bookmarkEnd w:id="897"/>
      <w:bookmarkEnd w:id="898"/>
    </w:p>
    <w:p w14:paraId="2196479D" w14:textId="6918957F" w:rsidR="00C17929" w:rsidRDefault="00C17929" w:rsidP="00C17929">
      <w:r>
        <w:t>For details about display of text, including placement, display selection and management of long text. See</w:t>
      </w:r>
      <w:ins w:id="899" w:author="Raphael Malyankar" w:date="2018-07-18T17:49:00Z">
        <w:r w:rsidR="00C275FB">
          <w:t xml:space="preserve"> section</w:t>
        </w:r>
      </w:ins>
      <w:r>
        <w:t xml:space="preserve"> </w:t>
      </w:r>
      <w:ins w:id="900" w:author="Eivind" w:date="2018-06-22T18:48:00Z">
        <w:r w:rsidR="00BB1F90">
          <w:fldChar w:fldCharType="begin"/>
        </w:r>
        <w:r w:rsidR="00BB1F90">
          <w:instrText xml:space="preserve"> REF _Ref517456642 \r \h </w:instrText>
        </w:r>
      </w:ins>
      <w:r w:rsidR="00BB1F90">
        <w:fldChar w:fldCharType="separate"/>
      </w:r>
      <w:ins w:id="901" w:author="Eivind" w:date="2018-06-22T18:48:00Z">
        <w:r w:rsidR="00BB1F90">
          <w:t>10.8</w:t>
        </w:r>
        <w:r w:rsidR="00BB1F90">
          <w:fldChar w:fldCharType="end"/>
        </w:r>
      </w:ins>
      <w:del w:id="902" w:author="Eivind" w:date="2018-06-22T18:48:00Z">
        <w:r w:rsidDel="00BB1F90">
          <w:delText>9.1.8</w:delText>
        </w:r>
      </w:del>
      <w:r>
        <w:t>. The interoperability catalogue does</w:t>
      </w:r>
      <w:r w:rsidR="00C4475F">
        <w:t xml:space="preserve"> not address these issues</w:t>
      </w:r>
      <w:r>
        <w:t xml:space="preserve"> in general terms.</w:t>
      </w:r>
    </w:p>
    <w:p w14:paraId="1D461B8B" w14:textId="31280087" w:rsidR="00C17929" w:rsidRPr="00473220" w:rsidRDefault="00C17929" w:rsidP="00C17929">
      <w:pPr>
        <w:rPr>
          <w:lang w:val="en-CA"/>
        </w:rPr>
      </w:pPr>
      <w:r>
        <w:t>Developers of product specifications should be aware that the instructions they place within the product specification generally carry through even when the product is used in ECDIS in interoperability mode. Moreover, text placement issues in interoperability mode are expected to occur at the border between two products which may result in text being partially obscured due to priority issues. OEMs have long experience with solving such issues from S</w:t>
      </w:r>
      <w:r>
        <w:rPr>
          <w:lang w:val="en-CA"/>
        </w:rPr>
        <w:t>-57 ECDIS, and advi</w:t>
      </w:r>
      <w:r w:rsidR="007A20D7">
        <w:rPr>
          <w:lang w:val="en-CA"/>
        </w:rPr>
        <w:t>c</w:t>
      </w:r>
      <w:r>
        <w:rPr>
          <w:lang w:val="en-CA"/>
        </w:rPr>
        <w:t xml:space="preserve">e should be sought with them in how to mitigate such issues. Additionally, </w:t>
      </w:r>
      <w:ins w:id="903" w:author="Raphael Malyankar" w:date="2018-07-18T17:50:00Z">
        <w:r w:rsidR="00C275FB">
          <w:rPr>
            <w:lang w:val="en-CA"/>
          </w:rPr>
          <w:t xml:space="preserve">section </w:t>
        </w:r>
      </w:ins>
      <w:ins w:id="904" w:author="Eivind" w:date="2018-06-22T18:48:00Z">
        <w:r w:rsidR="00BB1F90">
          <w:rPr>
            <w:lang w:val="en-CA"/>
          </w:rPr>
          <w:fldChar w:fldCharType="begin"/>
        </w:r>
        <w:r w:rsidR="00BB1F90">
          <w:rPr>
            <w:lang w:val="en-CA"/>
          </w:rPr>
          <w:instrText xml:space="preserve"> REF _Ref517456662 \r \h </w:instrText>
        </w:r>
      </w:ins>
      <w:r w:rsidR="00BB1F90">
        <w:rPr>
          <w:lang w:val="en-CA"/>
        </w:rPr>
      </w:r>
      <w:r w:rsidR="00BB1F90">
        <w:rPr>
          <w:lang w:val="en-CA"/>
        </w:rPr>
        <w:fldChar w:fldCharType="separate"/>
      </w:r>
      <w:ins w:id="905" w:author="Eivind" w:date="2018-06-22T18:48:00Z">
        <w:r w:rsidR="00BB1F90">
          <w:rPr>
            <w:lang w:val="en-CA"/>
          </w:rPr>
          <w:t>10.8</w:t>
        </w:r>
        <w:r w:rsidR="00BB1F90">
          <w:rPr>
            <w:lang w:val="en-CA"/>
          </w:rPr>
          <w:fldChar w:fldCharType="end"/>
        </w:r>
        <w:r w:rsidR="00BB1F90">
          <w:rPr>
            <w:lang w:val="en-CA"/>
          </w:rPr>
          <w:t xml:space="preserve"> </w:t>
        </w:r>
      </w:ins>
      <w:del w:id="906" w:author="Eivind" w:date="2018-06-22T18:48:00Z">
        <w:r w:rsidDel="00BB1F90">
          <w:rPr>
            <w:lang w:val="en-CA"/>
          </w:rPr>
          <w:delText xml:space="preserve">9.1.8 </w:delText>
        </w:r>
      </w:del>
      <w:r>
        <w:rPr>
          <w:lang w:val="en-CA"/>
        </w:rPr>
        <w:t>invites OEMs to provide functionality that seek to address most of the issues that cause text to be partially obscured.</w:t>
      </w:r>
    </w:p>
    <w:p w14:paraId="259B5E3E" w14:textId="77777777" w:rsidR="00C17929" w:rsidRDefault="00C17929" w:rsidP="00C17929">
      <w:pPr>
        <w:pStyle w:val="Heading2"/>
        <w:numPr>
          <w:ilvl w:val="1"/>
          <w:numId w:val="3"/>
        </w:numPr>
        <w:rPr>
          <w:rFonts w:eastAsia="MS Mincho"/>
        </w:rPr>
      </w:pPr>
      <w:bookmarkStart w:id="907" w:name="_Toc488010245"/>
      <w:bookmarkStart w:id="908" w:name="_Ref517377054"/>
      <w:bookmarkStart w:id="909" w:name="_Toc519804915"/>
      <w:r>
        <w:rPr>
          <w:rFonts w:eastAsia="MS Mincho"/>
        </w:rPr>
        <w:t>Skin-of-the-earth replacement</w:t>
      </w:r>
      <w:bookmarkEnd w:id="907"/>
      <w:bookmarkEnd w:id="908"/>
      <w:bookmarkEnd w:id="909"/>
    </w:p>
    <w:p w14:paraId="547B3395" w14:textId="6CDDD31C" w:rsidR="00C17929" w:rsidRDefault="00C17929" w:rsidP="00C17929">
      <w:r>
        <w:t xml:space="preserve">In interoperability mode, skin-of-the-earth replacement is a specialization of combined geometry, see </w:t>
      </w:r>
      <w:ins w:id="910" w:author="Raphael Malyankar" w:date="2018-07-18T17:50:00Z">
        <w:r w:rsidR="00545000">
          <w:t xml:space="preserve">section </w:t>
        </w:r>
      </w:ins>
      <w:ins w:id="911" w:author="Eivind" w:date="2018-06-22T19:13:00Z">
        <w:r w:rsidR="00FE3F15">
          <w:fldChar w:fldCharType="begin"/>
        </w:r>
        <w:r w:rsidR="00FE3F15">
          <w:instrText xml:space="preserve"> REF _Ref517458140 \r \h </w:instrText>
        </w:r>
      </w:ins>
      <w:r w:rsidR="00FE3F15">
        <w:fldChar w:fldCharType="separate"/>
      </w:r>
      <w:ins w:id="912" w:author="Eivind" w:date="2018-06-22T19:13:00Z">
        <w:r w:rsidR="00FE3F15">
          <w:t>8.2.1</w:t>
        </w:r>
        <w:r w:rsidR="00FE3F15">
          <w:fldChar w:fldCharType="end"/>
        </w:r>
      </w:ins>
      <w:del w:id="913" w:author="Eivind" w:date="2018-06-22T19:13:00Z">
        <w:r w:rsidDel="00FE3F15">
          <w:delText>7.2.1</w:delText>
        </w:r>
      </w:del>
      <w:r>
        <w:t xml:space="preserve"> for details. Also see </w:t>
      </w:r>
      <w:ins w:id="914" w:author="Raphael Malyankar" w:date="2018-07-18T17:50:00Z">
        <w:r w:rsidR="00C275FB">
          <w:t xml:space="preserve">sections </w:t>
        </w:r>
      </w:ins>
      <w:ins w:id="915" w:author="Eivind" w:date="2018-06-22T19:14:00Z">
        <w:r w:rsidR="00CC6E2F">
          <w:fldChar w:fldCharType="begin"/>
        </w:r>
        <w:r w:rsidR="00CC6E2F">
          <w:instrText xml:space="preserve"> REF _Ref517458200 \r \h </w:instrText>
        </w:r>
      </w:ins>
      <w:r w:rsidR="00CC6E2F">
        <w:fldChar w:fldCharType="separate"/>
      </w:r>
      <w:ins w:id="916" w:author="Eivind" w:date="2018-06-22T19:14:00Z">
        <w:r w:rsidR="00CC6E2F">
          <w:t>10.9</w:t>
        </w:r>
        <w:r w:rsidR="00CC6E2F">
          <w:fldChar w:fldCharType="end"/>
        </w:r>
        <w:r w:rsidR="00CC6E2F">
          <w:t xml:space="preserve"> </w:t>
        </w:r>
      </w:ins>
      <w:del w:id="917" w:author="Eivind" w:date="2018-06-22T19:14:00Z">
        <w:r w:rsidDel="00CC6E2F">
          <w:delText xml:space="preserve">9.2 </w:delText>
        </w:r>
      </w:del>
      <w:r>
        <w:t xml:space="preserve">and </w:t>
      </w:r>
      <w:ins w:id="918" w:author="Eivind" w:date="2018-06-22T19:14:00Z">
        <w:r w:rsidR="00CC6E2F">
          <w:fldChar w:fldCharType="begin"/>
        </w:r>
        <w:r w:rsidR="00CC6E2F">
          <w:instrText xml:space="preserve"> REF _Ref517458225 \r \h </w:instrText>
        </w:r>
      </w:ins>
      <w:r w:rsidR="00CC6E2F">
        <w:fldChar w:fldCharType="separate"/>
      </w:r>
      <w:ins w:id="919" w:author="Eivind" w:date="2018-06-22T19:14:00Z">
        <w:r w:rsidR="00CC6E2F">
          <w:t>10.9.1</w:t>
        </w:r>
        <w:r w:rsidR="00CC6E2F">
          <w:fldChar w:fldCharType="end"/>
        </w:r>
      </w:ins>
      <w:del w:id="920" w:author="Eivind" w:date="2018-06-22T19:14:00Z">
        <w:r w:rsidDel="00CC6E2F">
          <w:delText>9.2.1</w:delText>
        </w:r>
      </w:del>
      <w:r>
        <w:t xml:space="preserve"> for portrayal considerations.</w:t>
      </w:r>
    </w:p>
    <w:p w14:paraId="1576CAC6" w14:textId="77777777" w:rsidR="00C17929" w:rsidRDefault="00C17929" w:rsidP="00C17929">
      <w:pPr>
        <w:pStyle w:val="Heading3"/>
        <w:numPr>
          <w:ilvl w:val="2"/>
          <w:numId w:val="3"/>
        </w:numPr>
        <w:rPr>
          <w:rFonts w:eastAsia="MS Mincho"/>
        </w:rPr>
      </w:pPr>
      <w:r>
        <w:rPr>
          <w:rFonts w:eastAsia="MS Mincho"/>
        </w:rPr>
        <w:t>Skin-of-the earth feature adjusting</w:t>
      </w:r>
    </w:p>
    <w:p w14:paraId="094DDA23" w14:textId="45FD6D7D" w:rsidR="00C17929" w:rsidRDefault="00C17929" w:rsidP="00C17929">
      <w:r>
        <w:t>In interoperability mode, skin-of-the-earth feature adjustment is a specialization of combined geometry, see</w:t>
      </w:r>
      <w:ins w:id="921" w:author="Raphael Malyankar" w:date="2018-07-18T22:19:00Z">
        <w:r w:rsidR="001D66C2">
          <w:t xml:space="preserve"> section</w:t>
        </w:r>
      </w:ins>
      <w:r>
        <w:t xml:space="preserve"> </w:t>
      </w:r>
      <w:ins w:id="922" w:author="Eivind" w:date="2018-06-22T19:15:00Z">
        <w:r w:rsidR="00CC6E2F">
          <w:fldChar w:fldCharType="begin"/>
        </w:r>
        <w:r w:rsidR="00CC6E2F">
          <w:instrText xml:space="preserve"> REF _Ref517458140 \r \h </w:instrText>
        </w:r>
      </w:ins>
      <w:r w:rsidR="00CC6E2F">
        <w:fldChar w:fldCharType="separate"/>
      </w:r>
      <w:ins w:id="923" w:author="Eivind" w:date="2018-06-22T19:15:00Z">
        <w:r w:rsidR="00CC6E2F">
          <w:t>8.2.1</w:t>
        </w:r>
        <w:r w:rsidR="00CC6E2F">
          <w:fldChar w:fldCharType="end"/>
        </w:r>
      </w:ins>
      <w:del w:id="924" w:author="Eivind" w:date="2018-06-22T19:15:00Z">
        <w:r w:rsidDel="00CC6E2F">
          <w:delText>7.2.1</w:delText>
        </w:r>
      </w:del>
      <w:r>
        <w:t xml:space="preserve"> for details. Also see</w:t>
      </w:r>
      <w:ins w:id="925" w:author="Raphael Malyankar" w:date="2018-07-18T22:20:00Z">
        <w:r w:rsidR="001D66C2">
          <w:t xml:space="preserve"> sections</w:t>
        </w:r>
      </w:ins>
      <w:r>
        <w:t xml:space="preserve"> </w:t>
      </w:r>
      <w:ins w:id="926" w:author="Eivind" w:date="2018-06-22T19:15:00Z">
        <w:r w:rsidR="00CC6E2F">
          <w:fldChar w:fldCharType="begin"/>
        </w:r>
        <w:r w:rsidR="00CC6E2F">
          <w:instrText xml:space="preserve"> REF _Ref517458283 \r \h </w:instrText>
        </w:r>
      </w:ins>
      <w:r w:rsidR="00CC6E2F">
        <w:fldChar w:fldCharType="separate"/>
      </w:r>
      <w:ins w:id="927" w:author="Eivind" w:date="2018-06-22T19:15:00Z">
        <w:r w:rsidR="00CC6E2F">
          <w:t>10.9</w:t>
        </w:r>
        <w:r w:rsidR="00CC6E2F">
          <w:fldChar w:fldCharType="end"/>
        </w:r>
      </w:ins>
      <w:del w:id="928" w:author="Eivind" w:date="2018-06-22T19:15:00Z">
        <w:r w:rsidDel="00CC6E2F">
          <w:delText>9.2</w:delText>
        </w:r>
      </w:del>
      <w:r>
        <w:t xml:space="preserve"> and </w:t>
      </w:r>
      <w:ins w:id="929" w:author="Eivind" w:date="2018-06-22T19:16:00Z">
        <w:r w:rsidR="00CC6E2F">
          <w:fldChar w:fldCharType="begin"/>
        </w:r>
        <w:r w:rsidR="00CC6E2F">
          <w:instrText xml:space="preserve"> REF _Ref517458304 \r \h </w:instrText>
        </w:r>
      </w:ins>
      <w:r w:rsidR="00CC6E2F">
        <w:fldChar w:fldCharType="separate"/>
      </w:r>
      <w:ins w:id="930" w:author="Eivind" w:date="2018-06-22T19:16:00Z">
        <w:r w:rsidR="00CC6E2F">
          <w:t>10.9.1</w:t>
        </w:r>
        <w:r w:rsidR="00CC6E2F">
          <w:fldChar w:fldCharType="end"/>
        </w:r>
      </w:ins>
      <w:del w:id="931" w:author="Eivind" w:date="2018-06-22T19:16:00Z">
        <w:r w:rsidDel="00CC6E2F">
          <w:delText>9.2.1</w:delText>
        </w:r>
      </w:del>
      <w:r>
        <w:t xml:space="preserve"> for portrayal considerations. Additional considerations should be given to the attributes of the resulting skin of the earth feature, as a combined feature may have altered geographical representation, attribute combinations or attribute values.</w:t>
      </w:r>
    </w:p>
    <w:p w14:paraId="0AB619C7" w14:textId="79DCAB14" w:rsidR="00C17929" w:rsidRDefault="00C17929" w:rsidP="00C17929">
      <w:r>
        <w:t>Example</w:t>
      </w:r>
      <w:ins w:id="932" w:author="Raphael Malyankar" w:date="2018-07-02T18:59:00Z">
        <w:r w:rsidR="006D7C53">
          <w:t>:</w:t>
        </w:r>
      </w:ins>
      <w:del w:id="933" w:author="Raphael Malyankar" w:date="2018-07-02T18:59:00Z">
        <w:r w:rsidDel="006D7C53">
          <w:delText>;</w:delText>
        </w:r>
      </w:del>
      <w:r>
        <w:t xml:space="preserve"> Shoaling in a channel in an ENC may be indicated by high definition bathymetry, and a shallower channel hybrid feature replaces the ENC feature, which also has an amended shape. Depth areas adjacent grows due to the shoaling. </w:t>
      </w:r>
    </w:p>
    <w:p w14:paraId="0707AF74" w14:textId="77777777" w:rsidR="00C17929" w:rsidRDefault="00C17929" w:rsidP="004E6E2A">
      <w:pPr>
        <w:pStyle w:val="Heading3"/>
        <w:numPr>
          <w:ilvl w:val="2"/>
          <w:numId w:val="3"/>
        </w:numPr>
        <w:rPr>
          <w:rFonts w:eastAsia="MS Mincho"/>
        </w:rPr>
      </w:pPr>
      <w:r>
        <w:rPr>
          <w:rFonts w:eastAsia="MS Mincho"/>
        </w:rPr>
        <w:t>Blended feature concepts</w:t>
      </w:r>
    </w:p>
    <w:p w14:paraId="4CE2A58B" w14:textId="26BCC6E6" w:rsidR="00C17929" w:rsidRDefault="00C17929" w:rsidP="00C17929">
      <w:pPr>
        <w:pStyle w:val="Heading3"/>
        <w:numPr>
          <w:ilvl w:val="0"/>
          <w:numId w:val="0"/>
        </w:numPr>
      </w:pPr>
      <w:r w:rsidRPr="0001571B">
        <w:rPr>
          <w:rFonts w:eastAsia="MS Mincho"/>
          <w:b w:val="0"/>
          <w:bCs w:val="0"/>
        </w:rPr>
        <w:t>Blended feature concepts or blended portrayals</w:t>
      </w:r>
      <w:r>
        <w:rPr>
          <w:rFonts w:eastAsia="MS Mincho"/>
          <w:b w:val="0"/>
          <w:bCs w:val="0"/>
        </w:rPr>
        <w:t xml:space="preserve"> can be </w:t>
      </w:r>
      <w:r w:rsidRPr="0001571B">
        <w:rPr>
          <w:rFonts w:eastAsia="MS Mincho"/>
          <w:b w:val="0"/>
          <w:bCs w:val="0"/>
        </w:rPr>
        <w:t>produced by using transparency</w:t>
      </w:r>
      <w:r>
        <w:rPr>
          <w:rFonts w:eastAsia="MS Mincho"/>
          <w:b w:val="0"/>
          <w:bCs w:val="0"/>
        </w:rPr>
        <w:t xml:space="preserve"> between related features;</w:t>
      </w:r>
      <w:r w:rsidRPr="0001571B">
        <w:rPr>
          <w:rFonts w:eastAsia="MS Mincho"/>
          <w:b w:val="0"/>
          <w:bCs w:val="0"/>
        </w:rPr>
        <w:t xml:space="preserve"> or creating a temporary blended feature</w:t>
      </w:r>
      <w:r>
        <w:rPr>
          <w:rFonts w:eastAsia="MS Mincho"/>
          <w:b w:val="0"/>
          <w:bCs w:val="0"/>
        </w:rPr>
        <w:t>;</w:t>
      </w:r>
      <w:r w:rsidRPr="0001571B">
        <w:rPr>
          <w:rFonts w:eastAsia="MS Mincho"/>
          <w:b w:val="0"/>
          <w:bCs w:val="0"/>
        </w:rPr>
        <w:t xml:space="preserve"> or blended portrayal (rule and/or symbol) of specific combinations of features from different products. </w:t>
      </w:r>
      <w:r>
        <w:rPr>
          <w:rFonts w:eastAsia="MS Mincho"/>
          <w:b w:val="0"/>
          <w:bCs w:val="0"/>
        </w:rPr>
        <w:t xml:space="preserve">See </w:t>
      </w:r>
      <w:ins w:id="934" w:author="Raphael Malyankar" w:date="2018-07-18T17:50:00Z">
        <w:r w:rsidR="00545000">
          <w:rPr>
            <w:rFonts w:eastAsia="MS Mincho"/>
            <w:b w:val="0"/>
            <w:bCs w:val="0"/>
          </w:rPr>
          <w:t xml:space="preserve">section </w:t>
        </w:r>
      </w:ins>
      <w:ins w:id="935" w:author="Eivind" w:date="2018-06-24T21:35:00Z">
        <w:r w:rsidR="000C2455">
          <w:rPr>
            <w:rFonts w:eastAsia="MS Mincho"/>
            <w:b w:val="0"/>
            <w:bCs w:val="0"/>
          </w:rPr>
          <w:fldChar w:fldCharType="begin"/>
        </w:r>
        <w:r w:rsidR="000C2455">
          <w:rPr>
            <w:rFonts w:eastAsia="MS Mincho"/>
            <w:b w:val="0"/>
            <w:bCs w:val="0"/>
          </w:rPr>
          <w:instrText xml:space="preserve"> REF _Ref517639467 \r \h </w:instrText>
        </w:r>
      </w:ins>
      <w:r w:rsidR="000C2455">
        <w:rPr>
          <w:rFonts w:eastAsia="MS Mincho"/>
          <w:b w:val="0"/>
          <w:bCs w:val="0"/>
        </w:rPr>
      </w:r>
      <w:r w:rsidR="000C2455">
        <w:rPr>
          <w:rFonts w:eastAsia="MS Mincho"/>
          <w:b w:val="0"/>
          <w:bCs w:val="0"/>
        </w:rPr>
        <w:fldChar w:fldCharType="separate"/>
      </w:r>
      <w:ins w:id="936" w:author="Eivind" w:date="2018-06-24T21:35:00Z">
        <w:r w:rsidR="000C2455">
          <w:rPr>
            <w:rFonts w:eastAsia="MS Mincho"/>
            <w:b w:val="0"/>
            <w:bCs w:val="0"/>
          </w:rPr>
          <w:t>10.9.2</w:t>
        </w:r>
        <w:r w:rsidR="000C2455">
          <w:rPr>
            <w:rFonts w:eastAsia="MS Mincho"/>
            <w:b w:val="0"/>
            <w:bCs w:val="0"/>
          </w:rPr>
          <w:fldChar w:fldCharType="end"/>
        </w:r>
        <w:r w:rsidR="000C2455">
          <w:rPr>
            <w:rFonts w:eastAsia="MS Mincho"/>
            <w:b w:val="0"/>
            <w:bCs w:val="0"/>
          </w:rPr>
          <w:t xml:space="preserve"> </w:t>
        </w:r>
      </w:ins>
      <w:del w:id="937" w:author="Eivind" w:date="2018-06-24T21:35:00Z">
        <w:r w:rsidDel="000C2455">
          <w:rPr>
            <w:rFonts w:eastAsia="MS Mincho"/>
            <w:b w:val="0"/>
            <w:bCs w:val="0"/>
          </w:rPr>
          <w:delText xml:space="preserve">9.2.2 </w:delText>
        </w:r>
      </w:del>
      <w:r>
        <w:rPr>
          <w:rFonts w:eastAsia="MS Mincho"/>
          <w:b w:val="0"/>
          <w:bCs w:val="0"/>
        </w:rPr>
        <w:t xml:space="preserve">for portrayal considerations and example of use case. </w:t>
      </w:r>
      <w:r w:rsidRPr="0001571B">
        <w:rPr>
          <w:rFonts w:eastAsia="MS Mincho"/>
          <w:b w:val="0"/>
          <w:bCs w:val="0"/>
        </w:rPr>
        <w:t xml:space="preserve">Blended feature or blended portrayal are only possible in interoperability </w:t>
      </w:r>
      <w:del w:id="938" w:author="Eivind" w:date="2018-06-21T20:19:00Z">
        <w:r w:rsidRPr="0001571B" w:rsidDel="00574B55">
          <w:rPr>
            <w:rFonts w:eastAsia="MS Mincho"/>
            <w:b w:val="0"/>
            <w:bCs w:val="0"/>
          </w:rPr>
          <w:delText xml:space="preserve">levels </w:delText>
        </w:r>
      </w:del>
      <w:ins w:id="939" w:author="Eivind" w:date="2018-06-21T20:19:00Z">
        <w:r w:rsidR="00574B55">
          <w:rPr>
            <w:rFonts w:eastAsia="MS Mincho"/>
            <w:b w:val="0"/>
            <w:bCs w:val="0"/>
          </w:rPr>
          <w:t>L</w:t>
        </w:r>
        <w:r w:rsidR="00574B55" w:rsidRPr="0001571B">
          <w:rPr>
            <w:rFonts w:eastAsia="MS Mincho"/>
            <w:b w:val="0"/>
            <w:bCs w:val="0"/>
          </w:rPr>
          <w:t xml:space="preserve">evels </w:t>
        </w:r>
      </w:ins>
      <w:r w:rsidRPr="0001571B">
        <w:rPr>
          <w:rFonts w:eastAsia="MS Mincho"/>
          <w:b w:val="0"/>
          <w:bCs w:val="0"/>
        </w:rPr>
        <w:t>3 and 4. Such blended concepts will typically be created by using S100_IC_PredefinedCombination which link to a hybrid portrayal catalogue that include the features to be combined and a suppression rule</w:t>
      </w:r>
      <w:r>
        <w:rPr>
          <w:rFonts w:eastAsia="MS Mincho"/>
          <w:b w:val="0"/>
          <w:bCs w:val="0"/>
        </w:rPr>
        <w:t xml:space="preserve">, for example by </w:t>
      </w:r>
      <w:r w:rsidRPr="0001571B">
        <w:rPr>
          <w:rFonts w:eastAsia="MS Mincho"/>
          <w:b w:val="0"/>
          <w:bCs w:val="0"/>
        </w:rPr>
        <w:t xml:space="preserve">using </w:t>
      </w:r>
      <w:r>
        <w:rPr>
          <w:rFonts w:eastAsia="MS Mincho"/>
          <w:b w:val="0"/>
          <w:bCs w:val="0"/>
        </w:rPr>
        <w:t>S-100_IC_SuppressedFeatureLayer,</w:t>
      </w:r>
      <w:r w:rsidRPr="0001571B">
        <w:rPr>
          <w:rFonts w:eastAsia="MS Mincho"/>
          <w:b w:val="0"/>
          <w:bCs w:val="0"/>
        </w:rPr>
        <w:t xml:space="preserve"> for the features that are to be replaced.</w:t>
      </w:r>
    </w:p>
    <w:p w14:paraId="2DF5AC60" w14:textId="40066354" w:rsidR="00C17929" w:rsidRPr="00BF7BE4" w:rsidRDefault="00C17929" w:rsidP="00C17929">
      <w:r>
        <w:t xml:space="preserve">Developers of product specifications that </w:t>
      </w:r>
      <w:r w:rsidR="002A3E3A">
        <w:t xml:space="preserve">are likely </w:t>
      </w:r>
      <w:r>
        <w:t>to be used in blended feature concepts by ECDIS in interoperability mode should communicate the</w:t>
      </w:r>
      <w:r w:rsidR="002A3E3A">
        <w:t>ir</w:t>
      </w:r>
      <w:r>
        <w:t xml:space="preserve"> intentions with developers of related specifications </w:t>
      </w:r>
      <w:r w:rsidR="002A3E3A">
        <w:t>so</w:t>
      </w:r>
      <w:r>
        <w:t xml:space="preserve"> that awareness is created about the </w:t>
      </w:r>
      <w:r w:rsidR="002A3E3A">
        <w:t>inter-</w:t>
      </w:r>
      <w:r>
        <w:t xml:space="preserve">dependencies of these types of relationships. </w:t>
      </w:r>
      <w:r w:rsidR="002A3E3A">
        <w:t>Such communication is especially important</w:t>
      </w:r>
      <w:r>
        <w:t xml:space="preserve"> when revisions to these specifications are considered. </w:t>
      </w:r>
      <w:r w:rsidR="002A3E3A">
        <w:t xml:space="preserve">Doing so </w:t>
      </w:r>
      <w:r>
        <w:t>will help manage risks to breaking the relationships as the related product specifications transition through their life cycle.</w:t>
      </w:r>
    </w:p>
    <w:p w14:paraId="44E2A169" w14:textId="77777777" w:rsidR="00C17929" w:rsidRDefault="00C17929" w:rsidP="00C17929">
      <w:pPr>
        <w:pStyle w:val="Heading2"/>
        <w:numPr>
          <w:ilvl w:val="1"/>
          <w:numId w:val="3"/>
        </w:numPr>
        <w:rPr>
          <w:rFonts w:eastAsia="MS Mincho"/>
        </w:rPr>
      </w:pPr>
      <w:bookmarkStart w:id="940" w:name="_Toc488010246"/>
      <w:bookmarkStart w:id="941" w:name="_Toc519804916"/>
      <w:r>
        <w:rPr>
          <w:rFonts w:eastAsia="MS Mincho"/>
        </w:rPr>
        <w:t>Hierarchy of data</w:t>
      </w:r>
      <w:bookmarkEnd w:id="940"/>
      <w:bookmarkEnd w:id="941"/>
    </w:p>
    <w:p w14:paraId="45571E5F" w14:textId="435D61BD" w:rsidR="00C17929" w:rsidRPr="00BF7BE4" w:rsidRDefault="00C17929" w:rsidP="00C17929">
      <w:r>
        <w:t>In this context, hierarchy of data means the stacking of data products (layers) within a predefined combination. Predefined combinations are generally created with a particular type of operational view in mind, and therefore the hierarchy of data may vary between predefined combinations. Typically, the ENC will be the base layer, i.e</w:t>
      </w:r>
      <w:r w:rsidR="002A3E3A">
        <w:t xml:space="preserve">., </w:t>
      </w:r>
      <w:r>
        <w:t>the lowest layer in a predefined combination.</w:t>
      </w:r>
    </w:p>
    <w:p w14:paraId="3A350B90" w14:textId="77777777" w:rsidR="00C17929" w:rsidRDefault="00C17929" w:rsidP="00C17929">
      <w:pPr>
        <w:pStyle w:val="Heading3"/>
        <w:numPr>
          <w:ilvl w:val="2"/>
          <w:numId w:val="3"/>
        </w:numPr>
        <w:rPr>
          <w:rFonts w:eastAsia="MS Mincho"/>
        </w:rPr>
      </w:pPr>
      <w:r>
        <w:rPr>
          <w:rFonts w:eastAsia="MS Mincho"/>
        </w:rPr>
        <w:lastRenderedPageBreak/>
        <w:t>Predefined combinations</w:t>
      </w:r>
    </w:p>
    <w:p w14:paraId="2009601E" w14:textId="77777777" w:rsidR="00C17929" w:rsidRDefault="00C17929" w:rsidP="00C17929">
      <w:r>
        <w:t>Predefined combinations are used to define</w:t>
      </w:r>
      <w:del w:id="942" w:author="Eivind" w:date="2018-06-24T21:36:00Z">
        <w:r w:rsidDel="00107592">
          <w:delText>d</w:delText>
        </w:r>
      </w:del>
      <w:r>
        <w:t xml:space="preserve"> the hierarchy of data between different S-100 based specifications. An instance of </w:t>
      </w:r>
      <w:r w:rsidRPr="007D2B47">
        <w:t>IC_PredefinedCombination</w:t>
      </w:r>
      <w:r>
        <w:t xml:space="preserve"> is associated to IC_</w:t>
      </w:r>
      <w:r w:rsidRPr="007D2B47">
        <w:t>DisplayPlane</w:t>
      </w:r>
      <w:r>
        <w:t xml:space="preserve"> instances to give the hierarchy of the data products that are intended to be used. The attribute displayPriority within the IC_</w:t>
      </w:r>
      <w:r w:rsidRPr="007D2B47">
        <w:t>DisplayPlane</w:t>
      </w:r>
      <w:r>
        <w:t xml:space="preserve"> gives the order in which the layers are drawn. </w:t>
      </w:r>
    </w:p>
    <w:p w14:paraId="22B91958" w14:textId="77777777" w:rsidR="00C17929" w:rsidRDefault="00C17929" w:rsidP="00C17929">
      <w:pPr>
        <w:pStyle w:val="Heading2"/>
        <w:numPr>
          <w:ilvl w:val="1"/>
          <w:numId w:val="3"/>
        </w:numPr>
        <w:rPr>
          <w:rFonts w:eastAsia="MS Mincho"/>
        </w:rPr>
      </w:pPr>
      <w:bookmarkStart w:id="943" w:name="_Toc488010247"/>
      <w:bookmarkStart w:id="944" w:name="_Toc519804917"/>
      <w:r>
        <w:rPr>
          <w:rFonts w:eastAsia="MS Mincho"/>
        </w:rPr>
        <w:t>New datasets</w:t>
      </w:r>
      <w:bookmarkEnd w:id="943"/>
      <w:bookmarkEnd w:id="944"/>
    </w:p>
    <w:p w14:paraId="320E1285" w14:textId="032CEA4F" w:rsidR="00C17929" w:rsidRDefault="00C17929" w:rsidP="00C17929">
      <w:r>
        <w:t>New datasets that that are added to an ECDIS with interoperability mode will be managed</w:t>
      </w:r>
      <w:r w:rsidRPr="0025172E">
        <w:t xml:space="preserve"> by </w:t>
      </w:r>
      <w:r>
        <w:t xml:space="preserve">any </w:t>
      </w:r>
      <w:r w:rsidRPr="0025172E">
        <w:t xml:space="preserve">existing </w:t>
      </w:r>
      <w:r>
        <w:t>interoperability catalogue</w:t>
      </w:r>
      <w:r w:rsidR="002A3E3A">
        <w:t xml:space="preserve"> if the relevant data product is listed in it</w:t>
      </w:r>
      <w:r>
        <w:t xml:space="preserve">. Data producers should </w:t>
      </w:r>
      <w:r w:rsidRPr="0025172E">
        <w:t xml:space="preserve">therefore </w:t>
      </w:r>
      <w:r>
        <w:t xml:space="preserve">perform </w:t>
      </w:r>
      <w:bookmarkStart w:id="945" w:name="_Hlk488391235"/>
      <w:r>
        <w:t xml:space="preserve">sufficient </w:t>
      </w:r>
      <w:r w:rsidRPr="0025172E">
        <w:t xml:space="preserve">tests </w:t>
      </w:r>
      <w:r>
        <w:t xml:space="preserve">to ensure new datasets perform as envisioned. </w:t>
      </w:r>
      <w:bookmarkEnd w:id="945"/>
    </w:p>
    <w:p w14:paraId="60E95214" w14:textId="0D02D9B7" w:rsidR="00C17929" w:rsidRPr="0025172E" w:rsidRDefault="00C17929" w:rsidP="00C17929">
      <w:r>
        <w:t xml:space="preserve">See </w:t>
      </w:r>
      <w:ins w:id="946" w:author="Raphael Malyankar" w:date="2018-07-18T17:50:00Z">
        <w:r w:rsidR="00545000">
          <w:t xml:space="preserve">section </w:t>
        </w:r>
      </w:ins>
      <w:ins w:id="947" w:author="Eivind" w:date="2018-06-24T21:37:00Z">
        <w:r w:rsidR="00107592">
          <w:fldChar w:fldCharType="begin"/>
        </w:r>
        <w:r w:rsidR="00107592">
          <w:instrText xml:space="preserve"> REF _Ref517639584 \r \h </w:instrText>
        </w:r>
      </w:ins>
      <w:r w:rsidR="00107592">
        <w:fldChar w:fldCharType="separate"/>
      </w:r>
      <w:ins w:id="948" w:author="Eivind" w:date="2018-06-24T21:37:00Z">
        <w:r w:rsidR="00107592">
          <w:t>8.8</w:t>
        </w:r>
        <w:r w:rsidR="00107592">
          <w:fldChar w:fldCharType="end"/>
        </w:r>
        <w:r w:rsidR="00107592">
          <w:t xml:space="preserve"> </w:t>
        </w:r>
      </w:ins>
      <w:del w:id="949" w:author="Eivind" w:date="2018-06-24T21:37:00Z">
        <w:r w:rsidDel="00107592">
          <w:delText xml:space="preserve">8.7 </w:delText>
        </w:r>
      </w:del>
      <w:r>
        <w:t>for additional information about new data products.</w:t>
      </w:r>
    </w:p>
    <w:p w14:paraId="71FEBA54" w14:textId="77777777" w:rsidR="00C17929" w:rsidRDefault="00C17929" w:rsidP="00C17929">
      <w:pPr>
        <w:pStyle w:val="Heading3"/>
        <w:numPr>
          <w:ilvl w:val="2"/>
          <w:numId w:val="3"/>
        </w:numPr>
        <w:rPr>
          <w:rFonts w:eastAsia="MS Mincho"/>
        </w:rPr>
      </w:pPr>
      <w:r>
        <w:rPr>
          <w:rFonts w:eastAsia="MS Mincho"/>
        </w:rPr>
        <w:t>New datasets - coverages</w:t>
      </w:r>
    </w:p>
    <w:p w14:paraId="543F2C63" w14:textId="77777777" w:rsidR="00C17929" w:rsidRDefault="00C17929" w:rsidP="00C17929">
      <w:bookmarkStart w:id="950" w:name="_Hlk488392048"/>
      <w:r>
        <w:t xml:space="preserve">New datasets may alter the available coverages of particular data that is used for interoperability views, and therefore any new dataset should be </w:t>
      </w:r>
      <w:r w:rsidRPr="0025172E">
        <w:t>sufficient</w:t>
      </w:r>
      <w:r>
        <w:t>ly</w:t>
      </w:r>
      <w:r w:rsidRPr="0025172E">
        <w:t xml:space="preserve"> test</w:t>
      </w:r>
      <w:r>
        <w:t>ed</w:t>
      </w:r>
      <w:r w:rsidRPr="0025172E">
        <w:t xml:space="preserve"> to ensure perform</w:t>
      </w:r>
      <w:r>
        <w:t>ance is</w:t>
      </w:r>
      <w:r w:rsidRPr="0025172E">
        <w:t xml:space="preserve"> as envisioned.</w:t>
      </w:r>
    </w:p>
    <w:bookmarkEnd w:id="950"/>
    <w:p w14:paraId="1696C62E" w14:textId="77777777" w:rsidR="00C17929" w:rsidRDefault="00C17929" w:rsidP="00C17929">
      <w:pPr>
        <w:pStyle w:val="Heading3"/>
        <w:numPr>
          <w:ilvl w:val="2"/>
          <w:numId w:val="3"/>
        </w:numPr>
        <w:rPr>
          <w:rFonts w:eastAsia="MS Mincho"/>
        </w:rPr>
      </w:pPr>
      <w:r>
        <w:rPr>
          <w:rFonts w:eastAsia="MS Mincho"/>
        </w:rPr>
        <w:t>New datasets - max and min display scales</w:t>
      </w:r>
    </w:p>
    <w:p w14:paraId="313DA1FC" w14:textId="69D997D5" w:rsidR="00C17929" w:rsidRDefault="00BF1ED8" w:rsidP="00C17929">
      <w:r>
        <w:t>New datasets may alter the available data in particular scales and/or scale bands, for example</w:t>
      </w:r>
      <w:r w:rsidR="002E6E57">
        <w:t>,</w:t>
      </w:r>
      <w:r>
        <w:t xml:space="preserve"> </w:t>
      </w:r>
      <w:r w:rsidR="002E6E57">
        <w:t xml:space="preserve">by </w:t>
      </w:r>
      <w:r>
        <w:t>adding or removing data coverage. Considerations should therefore be given to harmonization of maximum and minimum display scales when a new dataset is provided.</w:t>
      </w:r>
    </w:p>
    <w:p w14:paraId="247C2122" w14:textId="77777777" w:rsidR="00C17929" w:rsidRDefault="00C17929" w:rsidP="00C17929">
      <w:pPr>
        <w:pStyle w:val="Heading3"/>
        <w:numPr>
          <w:ilvl w:val="2"/>
          <w:numId w:val="3"/>
        </w:numPr>
        <w:rPr>
          <w:rFonts w:eastAsia="MS Mincho"/>
        </w:rPr>
      </w:pPr>
      <w:r>
        <w:rPr>
          <w:rFonts w:eastAsia="MS Mincho"/>
        </w:rPr>
        <w:t>New datasets - feature geometry</w:t>
      </w:r>
    </w:p>
    <w:p w14:paraId="490FCDFF" w14:textId="77777777" w:rsidR="00C17929" w:rsidRDefault="00C17929" w:rsidP="00C17929">
      <w:r>
        <w:t xml:space="preserve">New datasets may alter the available feature geometry of available data that is used for interoperability views. Changes include extending or reducing size of areas, changing geometry type from area to point, point to area, area to line or line to area. Therefore, any new dataset should be </w:t>
      </w:r>
      <w:r w:rsidRPr="0025172E">
        <w:t>sufficient</w:t>
      </w:r>
      <w:r>
        <w:t>ly</w:t>
      </w:r>
      <w:r w:rsidRPr="0025172E">
        <w:t xml:space="preserve"> test</w:t>
      </w:r>
      <w:r>
        <w:t>ed</w:t>
      </w:r>
      <w:r w:rsidRPr="0025172E">
        <w:t xml:space="preserve"> to ensure perform</w:t>
      </w:r>
      <w:r>
        <w:t>ance is</w:t>
      </w:r>
      <w:r w:rsidRPr="0025172E">
        <w:t xml:space="preserve"> as envisioned.</w:t>
      </w:r>
    </w:p>
    <w:p w14:paraId="7E5E95C3" w14:textId="77777777" w:rsidR="00C17929" w:rsidRDefault="00C17929" w:rsidP="00C17929">
      <w:pPr>
        <w:pStyle w:val="Heading3"/>
        <w:numPr>
          <w:ilvl w:val="2"/>
          <w:numId w:val="3"/>
        </w:numPr>
        <w:rPr>
          <w:rFonts w:eastAsia="MS Mincho"/>
        </w:rPr>
      </w:pPr>
      <w:r>
        <w:rPr>
          <w:rFonts w:eastAsia="MS Mincho"/>
        </w:rPr>
        <w:t>New datasets - types and attributes</w:t>
      </w:r>
    </w:p>
    <w:p w14:paraId="70CB41D7" w14:textId="77777777" w:rsidR="00C86F62" w:rsidRDefault="00C86F62" w:rsidP="00C86F62">
      <w:bookmarkStart w:id="951" w:name="_Toc488010248"/>
      <w:r>
        <w:t xml:space="preserve">New datasets may change type and attributes of instances in the ECDIS, for example a platform may be removed and an obstruction remain. These changes may impact the situational view created by the interoperability catalogue as changes to feature classes and attribute combinations may mean objects are no longer covered by conditions specific to a predefined combination, or new objects are new covered. Therefore, any new dataset should be </w:t>
      </w:r>
      <w:r w:rsidRPr="0025172E">
        <w:t>sufficient</w:t>
      </w:r>
      <w:r>
        <w:t>ly</w:t>
      </w:r>
      <w:r w:rsidRPr="0025172E">
        <w:t xml:space="preserve"> test</w:t>
      </w:r>
      <w:r>
        <w:t>ed</w:t>
      </w:r>
      <w:r w:rsidRPr="0025172E">
        <w:t xml:space="preserve"> to ensure perform</w:t>
      </w:r>
      <w:r>
        <w:t>ance is</w:t>
      </w:r>
      <w:r w:rsidRPr="0025172E">
        <w:t xml:space="preserve"> as envisioned.</w:t>
      </w:r>
    </w:p>
    <w:p w14:paraId="72AF65E1" w14:textId="77777777" w:rsidR="00C17929" w:rsidRDefault="00C17929" w:rsidP="00C17929">
      <w:pPr>
        <w:pStyle w:val="Heading2"/>
        <w:numPr>
          <w:ilvl w:val="1"/>
          <w:numId w:val="3"/>
        </w:numPr>
        <w:rPr>
          <w:rFonts w:eastAsia="MS Mincho"/>
        </w:rPr>
      </w:pPr>
      <w:bookmarkStart w:id="952" w:name="_Toc519804918"/>
      <w:r>
        <w:rPr>
          <w:rFonts w:eastAsia="MS Mincho"/>
        </w:rPr>
        <w:t>Dataset loading and unloading</w:t>
      </w:r>
      <w:bookmarkEnd w:id="951"/>
      <w:bookmarkEnd w:id="952"/>
    </w:p>
    <w:p w14:paraId="4DE45BFA" w14:textId="18042B38" w:rsidR="00C17929" w:rsidRDefault="00C17929" w:rsidP="00C17929">
      <w:r>
        <w:t>Developers of product specifications and producers of data should</w:t>
      </w:r>
      <w:r w:rsidR="007D2B47">
        <w:t xml:space="preserve"> make</w:t>
      </w:r>
      <w:r>
        <w:t xml:space="preserve"> every effort to harmonize effects of maximum and minimum display scales at loading/unloading time between related product to control over-scale indicators and datasets</w:t>
      </w:r>
      <w:r w:rsidR="007D2B47">
        <w:t>, in order</w:t>
      </w:r>
      <w:r>
        <w:t xml:space="preserve"> to avoid situations where one overlay is in scale but not another. </w:t>
      </w:r>
    </w:p>
    <w:p w14:paraId="4CA96DBF" w14:textId="77777777" w:rsidR="00C17929" w:rsidRPr="00473220" w:rsidRDefault="00C17929" w:rsidP="00C17929">
      <w:pPr>
        <w:pStyle w:val="Heading2"/>
        <w:numPr>
          <w:ilvl w:val="1"/>
          <w:numId w:val="3"/>
        </w:numPr>
        <w:rPr>
          <w:rFonts w:eastAsia="MS Mincho"/>
        </w:rPr>
      </w:pPr>
      <w:bookmarkStart w:id="953" w:name="_Ref517639584"/>
      <w:bookmarkStart w:id="954" w:name="_Toc519804919"/>
      <w:r w:rsidRPr="00473220">
        <w:rPr>
          <w:rFonts w:eastAsia="MS Mincho"/>
        </w:rPr>
        <w:t>New data products</w:t>
      </w:r>
      <w:bookmarkEnd w:id="953"/>
      <w:bookmarkEnd w:id="954"/>
    </w:p>
    <w:p w14:paraId="1AE40FC1" w14:textId="75362E0B" w:rsidR="00C17929" w:rsidRDefault="00C17929" w:rsidP="00C17929">
      <w:pPr>
        <w:rPr>
          <w:ins w:id="955" w:author="Raphael Malyankar" w:date="2018-07-13T16:20:00Z"/>
        </w:rPr>
      </w:pPr>
      <w:r>
        <w:t xml:space="preserve">When a new product is added to an existing interoperability catalogue, a new version will be required, see </w:t>
      </w:r>
      <w:ins w:id="956" w:author="Raphael Malyankar" w:date="2018-07-18T17:50:00Z">
        <w:r w:rsidR="00545000">
          <w:t xml:space="preserve">section </w:t>
        </w:r>
      </w:ins>
      <w:ins w:id="957" w:author="Eivind" w:date="2018-06-24T21:40:00Z">
        <w:r w:rsidR="00107592">
          <w:fldChar w:fldCharType="begin"/>
        </w:r>
        <w:r w:rsidR="00107592">
          <w:instrText xml:space="preserve"> REF _Ref517639740 \r \h </w:instrText>
        </w:r>
      </w:ins>
      <w:r w:rsidR="00107592">
        <w:fldChar w:fldCharType="separate"/>
      </w:r>
      <w:ins w:id="958" w:author="Eivind" w:date="2018-06-24T21:40:00Z">
        <w:r w:rsidR="00107592">
          <w:t>9.7</w:t>
        </w:r>
        <w:r w:rsidR="00107592">
          <w:fldChar w:fldCharType="end"/>
        </w:r>
      </w:ins>
      <w:del w:id="959" w:author="Eivind" w:date="2018-06-24T21:40:00Z">
        <w:r w:rsidDel="00107592">
          <w:delText>8.7</w:delText>
        </w:r>
      </w:del>
      <w:r>
        <w:t>. During the development of the new version, the interoperability catalogue developers should review existing predefined combinations for impact in addition to developing the new predefined combinations to manage</w:t>
      </w:r>
      <w:del w:id="960" w:author="Eivind" w:date="2018-06-24T21:47:00Z">
        <w:r w:rsidDel="00785794">
          <w:delText>d</w:delText>
        </w:r>
      </w:del>
      <w:r>
        <w:t xml:space="preserve"> the situational views that the new product is intended for.</w:t>
      </w:r>
    </w:p>
    <w:p w14:paraId="02F5A3AD" w14:textId="4E8F5AEE" w:rsidR="006F4AB3" w:rsidRDefault="006F4AB3" w:rsidP="00545000">
      <w:pPr>
        <w:pStyle w:val="Heading2"/>
        <w:rPr>
          <w:ins w:id="961" w:author="Raphael Malyankar" w:date="2018-07-13T16:19:00Z"/>
        </w:rPr>
      </w:pPr>
      <w:bookmarkStart w:id="962" w:name="_Toc519804920"/>
      <w:ins w:id="963" w:author="Raphael Malyankar" w:date="2018-07-13T16:20:00Z">
        <w:r>
          <w:lastRenderedPageBreak/>
          <w:t>Metadata</w:t>
        </w:r>
      </w:ins>
      <w:bookmarkEnd w:id="962"/>
    </w:p>
    <w:p w14:paraId="6AB7A7BE" w14:textId="5A137709" w:rsidR="006F4AB3" w:rsidRDefault="006F4AB3" w:rsidP="00C17929">
      <w:pPr>
        <w:rPr>
          <w:ins w:id="964" w:author="Raphael Malyankar" w:date="2018-07-13T16:45:00Z"/>
        </w:rPr>
      </w:pPr>
      <w:ins w:id="965" w:author="Raphael Malyankar" w:date="2018-07-13T16:19:00Z">
        <w:r w:rsidRPr="006F4AB3">
          <w:t xml:space="preserve">This edition of the specification does not provide for comparing information that is not encoded as attributes of feature (or information type) instances. This means that metadata cannot be used in </w:t>
        </w:r>
      </w:ins>
      <w:ins w:id="966" w:author="Raphael Malyankar" w:date="2018-07-13T16:51:00Z">
        <w:r w:rsidR="00346D17">
          <w:t>interleaving,</w:t>
        </w:r>
      </w:ins>
      <w:ins w:id="967" w:author="Raphael Malyankar" w:date="2018-07-13T16:19:00Z">
        <w:r w:rsidRPr="006F4AB3">
          <w:t xml:space="preserve"> filters</w:t>
        </w:r>
      </w:ins>
      <w:ins w:id="968" w:author="Raphael Malyankar" w:date="2018-07-13T16:51:00Z">
        <w:r w:rsidR="00346D17">
          <w:t>,</w:t>
        </w:r>
      </w:ins>
      <w:ins w:id="969" w:author="Raphael Malyankar" w:date="2018-07-13T16:19:00Z">
        <w:r w:rsidRPr="006F4AB3">
          <w:t xml:space="preserve"> or rules unless it is encoded in feature attributes (e.g., “horizontal position uncertainty” attributes) or  meta-features (e.g., Quality of Bathymetric Data). If product specification authors envisage a need to use metadata in interoperability, the application schema should be designed so as to make the relevant metadata available as feature attributes or meta-features.</w:t>
        </w:r>
      </w:ins>
    </w:p>
    <w:p w14:paraId="15957788" w14:textId="2BC4711E" w:rsidR="00A86CF6" w:rsidRDefault="00A86CF6" w:rsidP="00C17929">
      <w:ins w:id="970" w:author="Raphael Malyankar" w:date="2018-07-13T16:45:00Z">
        <w:r>
          <w:t xml:space="preserve">Note that using </w:t>
        </w:r>
      </w:ins>
      <w:ins w:id="971" w:author="Raphael Malyankar" w:date="2018-07-13T16:47:00Z">
        <w:r>
          <w:t xml:space="preserve">information from </w:t>
        </w:r>
      </w:ins>
      <w:ins w:id="972" w:author="Raphael Malyankar" w:date="2018-07-13T16:45:00Z">
        <w:r>
          <w:t xml:space="preserve">meta-features </w:t>
        </w:r>
      </w:ins>
      <w:ins w:id="973" w:author="Raphael Malyankar" w:date="2018-07-13T16:46:00Z">
        <w:r>
          <w:t>in interoperability operations may involve spatial operations and thus require a</w:t>
        </w:r>
      </w:ins>
      <w:ins w:id="974" w:author="Raphael Malyankar" w:date="2018-07-13T16:47:00Z">
        <w:r>
          <w:t>n interoperability catalogue to implement Level 3.</w:t>
        </w:r>
      </w:ins>
    </w:p>
    <w:p w14:paraId="56BE3EDF" w14:textId="4AD0DED9" w:rsidR="006B114A" w:rsidRDefault="006B114A" w:rsidP="008F16B5">
      <w:pPr>
        <w:pStyle w:val="Heading1"/>
        <w:numPr>
          <w:ilvl w:val="0"/>
          <w:numId w:val="3"/>
        </w:numPr>
        <w:rPr>
          <w:rFonts w:eastAsia="MS Mincho"/>
        </w:rPr>
      </w:pPr>
      <w:bookmarkStart w:id="975" w:name="_Toc488794125"/>
      <w:bookmarkStart w:id="976" w:name="_Toc488794254"/>
      <w:bookmarkStart w:id="977" w:name="_Toc488794134"/>
      <w:bookmarkStart w:id="978" w:name="_Toc488794263"/>
      <w:bookmarkStart w:id="979" w:name="_Toc488794135"/>
      <w:bookmarkStart w:id="980" w:name="_Toc488794264"/>
      <w:bookmarkStart w:id="981" w:name="_Toc488794137"/>
      <w:bookmarkStart w:id="982" w:name="_Toc488794266"/>
      <w:bookmarkStart w:id="983" w:name="_Toc488794138"/>
      <w:bookmarkStart w:id="984" w:name="_Toc488794267"/>
      <w:bookmarkStart w:id="985" w:name="_Toc488794141"/>
      <w:bookmarkStart w:id="986" w:name="_Toc488794270"/>
      <w:bookmarkStart w:id="987" w:name="_Toc488794149"/>
      <w:bookmarkStart w:id="988" w:name="_Toc488794278"/>
      <w:bookmarkStart w:id="989" w:name="_Toc488794161"/>
      <w:bookmarkStart w:id="990" w:name="_Toc488794290"/>
      <w:bookmarkStart w:id="991" w:name="_Toc484523871"/>
      <w:bookmarkStart w:id="992" w:name="_Toc225065208"/>
      <w:bookmarkStart w:id="993" w:name="_Toc225648351"/>
      <w:bookmarkStart w:id="994" w:name="_Ref518318955"/>
      <w:bookmarkStart w:id="995" w:name="_Toc519804921"/>
      <w:bookmarkEnd w:id="717"/>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r>
        <w:rPr>
          <w:rFonts w:eastAsia="MS Mincho"/>
        </w:rPr>
        <w:t>Maintenance</w:t>
      </w:r>
      <w:bookmarkEnd w:id="991"/>
      <w:bookmarkEnd w:id="992"/>
      <w:bookmarkEnd w:id="993"/>
      <w:bookmarkEnd w:id="994"/>
      <w:bookmarkEnd w:id="995"/>
    </w:p>
    <w:p w14:paraId="5B7EC72E" w14:textId="77777777" w:rsidR="006B114A" w:rsidRPr="008F16B5" w:rsidRDefault="006B114A" w:rsidP="008F16B5">
      <w:r>
        <w:t>This section describes the potential sources for change to an interoperability catalogue, together with the processes that should be considered when implementing a change to the interoperability catalogue.</w:t>
      </w:r>
    </w:p>
    <w:p w14:paraId="29AC0535" w14:textId="503BBD0C" w:rsidR="006B114A" w:rsidRDefault="006B114A" w:rsidP="008F16B5">
      <w:pPr>
        <w:pStyle w:val="Heading2"/>
        <w:numPr>
          <w:ilvl w:val="1"/>
          <w:numId w:val="3"/>
        </w:numPr>
        <w:rPr>
          <w:rFonts w:eastAsia="MS Mincho"/>
        </w:rPr>
      </w:pPr>
      <w:bookmarkStart w:id="996" w:name="_Toc484523872"/>
      <w:bookmarkStart w:id="997" w:name="_Toc519804922"/>
      <w:r>
        <w:rPr>
          <w:rFonts w:eastAsia="MS Mincho"/>
        </w:rPr>
        <w:t>Maintenance and Update Frequency</w:t>
      </w:r>
      <w:bookmarkEnd w:id="996"/>
      <w:bookmarkEnd w:id="997"/>
    </w:p>
    <w:p w14:paraId="47507F65" w14:textId="079638BF" w:rsidR="006B114A" w:rsidRDefault="006B114A" w:rsidP="00996B38">
      <w:pPr>
        <w:rPr>
          <w:lang w:eastAsia="en-US"/>
        </w:rPr>
      </w:pPr>
      <w:bookmarkStart w:id="998" w:name="_Toc484523874"/>
      <w:r>
        <w:rPr>
          <w:lang w:eastAsia="en-US"/>
        </w:rPr>
        <w:t>Changes to this specification will be released by the IHO as a new edition, revision, or clarification, details of what constitute a new edition, revision</w:t>
      </w:r>
      <w:ins w:id="999" w:author="Eivind" w:date="2018-06-25T08:12:00Z">
        <w:r w:rsidR="007D24D5">
          <w:rPr>
            <w:lang w:eastAsia="en-US"/>
          </w:rPr>
          <w:t>,</w:t>
        </w:r>
      </w:ins>
      <w:r>
        <w:rPr>
          <w:lang w:eastAsia="en-US"/>
        </w:rPr>
        <w:t xml:space="preserve"> or clarification are found in </w:t>
      </w:r>
      <w:del w:id="1000" w:author="Raphael Malyankar" w:date="2018-07-18T17:52:00Z">
        <w:r w:rsidDel="00545000">
          <w:rPr>
            <w:lang w:eastAsia="en-US"/>
          </w:rPr>
          <w:delText xml:space="preserve">paragraph </w:delText>
        </w:r>
      </w:del>
      <w:ins w:id="1001" w:author="Raphael Malyankar" w:date="2018-07-18T17:52:00Z">
        <w:r w:rsidR="00545000">
          <w:rPr>
            <w:lang w:eastAsia="en-US"/>
          </w:rPr>
          <w:t xml:space="preserve">section </w:t>
        </w:r>
      </w:ins>
      <w:r>
        <w:rPr>
          <w:lang w:eastAsia="en-US"/>
        </w:rPr>
        <w:t xml:space="preserve">1.5.1. This specification will be periodically reviewed by IHO at intervals of no less than 5 years for confirmation or update. New editions, revisions, and clarifications may be released more frequently as needed. </w:t>
      </w:r>
    </w:p>
    <w:p w14:paraId="763427EB" w14:textId="249E6F15" w:rsidR="006B114A" w:rsidRDefault="006B114A" w:rsidP="008F16B5">
      <w:pPr>
        <w:pStyle w:val="Heading2"/>
        <w:numPr>
          <w:ilvl w:val="1"/>
          <w:numId w:val="3"/>
        </w:numPr>
        <w:rPr>
          <w:rFonts w:eastAsia="MS Mincho"/>
        </w:rPr>
      </w:pPr>
      <w:bookmarkStart w:id="1002" w:name="_Toc519804923"/>
      <w:r>
        <w:rPr>
          <w:rFonts w:eastAsia="MS Mincho"/>
        </w:rPr>
        <w:t>Typical Source</w:t>
      </w:r>
      <w:bookmarkEnd w:id="998"/>
      <w:r>
        <w:rPr>
          <w:rFonts w:eastAsia="MS Mincho"/>
        </w:rPr>
        <w:t>s of Change</w:t>
      </w:r>
      <w:bookmarkEnd w:id="1002"/>
    </w:p>
    <w:p w14:paraId="49EC6798" w14:textId="401869D9" w:rsidR="006B114A" w:rsidRDefault="006D4934" w:rsidP="00996B38">
      <w:r w:rsidRPr="006D4934">
        <w:t>Due to the nature of interoperability catalogues as a set of rules describing how a limited list of products are to interoperate within an ECDIS, the majority of all data sources for change will be from the list</w:t>
      </w:r>
      <w:r w:rsidR="000D3DFC">
        <w:t>ed</w:t>
      </w:r>
      <w:r w:rsidRPr="006D4934">
        <w:t xml:space="preserve"> supported products. Exception</w:t>
      </w:r>
      <w:r w:rsidR="000D3DFC">
        <w:t>s</w:t>
      </w:r>
      <w:r w:rsidRPr="006D4934">
        <w:t xml:space="preserve"> to this general practice will be when a new product specification is added to the list of supported products, along with changes to any relevant ECDIS related standards from IMO, IEC</w:t>
      </w:r>
      <w:ins w:id="1003" w:author="Eivind" w:date="2018-06-25T08:13:00Z">
        <w:r w:rsidR="007D24D5">
          <w:t>,</w:t>
        </w:r>
      </w:ins>
      <w:r w:rsidRPr="006D4934">
        <w:t xml:space="preserve"> and IHO that could be a source for change to an interoperability catalogue.</w:t>
      </w:r>
    </w:p>
    <w:p w14:paraId="0D4F0A90" w14:textId="781E0C69" w:rsidR="006B114A" w:rsidRDefault="006B114A" w:rsidP="008F16B5">
      <w:pPr>
        <w:pStyle w:val="Heading2"/>
        <w:numPr>
          <w:ilvl w:val="1"/>
          <w:numId w:val="3"/>
        </w:numPr>
        <w:rPr>
          <w:rFonts w:eastAsia="MS Mincho"/>
        </w:rPr>
      </w:pPr>
      <w:bookmarkStart w:id="1004" w:name="_Toc484523875"/>
      <w:bookmarkStart w:id="1005" w:name="_Toc519804924"/>
      <w:r>
        <w:rPr>
          <w:rFonts w:eastAsia="MS Mincho"/>
        </w:rPr>
        <w:t>Production Process</w:t>
      </w:r>
      <w:bookmarkEnd w:id="1004"/>
      <w:bookmarkEnd w:id="1005"/>
    </w:p>
    <w:p w14:paraId="2C54EFB6" w14:textId="75E496BC" w:rsidR="006B114A" w:rsidRDefault="006B114A" w:rsidP="00996B38">
      <w:r>
        <w:t xml:space="preserve">Interoperability catalogues are created in an XML editor environment. It is generally expected that any off-the-shelf XML Editor can perform this task. The creation process of any new versions may benefit from starting from the previous version. </w:t>
      </w:r>
      <w:ins w:id="1006" w:author="Eivind" w:date="2018-07-11T21:28:00Z">
        <w:r w:rsidR="0014343C">
          <w:t xml:space="preserve">Another alternative is to develop a dedicated Interoperability </w:t>
        </w:r>
      </w:ins>
      <w:ins w:id="1007" w:author="Eivind" w:date="2018-07-11T21:29:00Z">
        <w:r w:rsidR="00410B18">
          <w:t xml:space="preserve">Catalogue </w:t>
        </w:r>
      </w:ins>
      <w:ins w:id="1008" w:author="Eivind" w:date="2018-07-11T21:28:00Z">
        <w:r w:rsidR="0014343C">
          <w:t>Editor</w:t>
        </w:r>
      </w:ins>
      <w:ins w:id="1009" w:author="Eivind" w:date="2018-07-11T21:29:00Z">
        <w:r w:rsidR="0014343C">
          <w:t xml:space="preserve"> that can create </w:t>
        </w:r>
        <w:r w:rsidR="00410B18">
          <w:t xml:space="preserve">and maintain the Interoperability Catalogue with dedicated functions </w:t>
        </w:r>
      </w:ins>
      <w:ins w:id="1010" w:author="Eivind" w:date="2018-07-11T21:30:00Z">
        <w:r w:rsidR="00410B18">
          <w:t xml:space="preserve">for creating the </w:t>
        </w:r>
      </w:ins>
      <w:ins w:id="1011" w:author="Eivind" w:date="2018-07-11T21:31:00Z">
        <w:r w:rsidR="00410B18">
          <w:t xml:space="preserve">various </w:t>
        </w:r>
      </w:ins>
      <w:ins w:id="1012" w:author="Eivind" w:date="2018-07-11T21:32:00Z">
        <w:r w:rsidR="00410B18">
          <w:t>components</w:t>
        </w:r>
      </w:ins>
      <w:ins w:id="1013" w:author="Eivind" w:date="2018-07-11T21:31:00Z">
        <w:r w:rsidR="00410B18">
          <w:t>, such as display planes and predefined combinations.</w:t>
        </w:r>
      </w:ins>
    </w:p>
    <w:p w14:paraId="517CD1D6" w14:textId="5D7CFF98" w:rsidR="006B114A" w:rsidRDefault="006B114A" w:rsidP="00996B38">
      <w:r>
        <w:t xml:space="preserve">Due to the interconnected nature of the product specifications that are under the interoperability schema, a form of overarching change management is a necessity. Any revision or new edition required in a product specification should be announced well in advance, giving the whole stakeholder community ample time to review the impact before it goes into effect. Any revisions and new editions to a supported product specification may require a new version of the interoperability catalogue and the IHO body responsible for the maintenance of the </w:t>
      </w:r>
      <w:del w:id="1014" w:author="Eivind" w:date="2018-06-20T21:52:00Z">
        <w:r w:rsidDel="00ED1461">
          <w:delText>IC</w:delText>
        </w:r>
      </w:del>
      <w:ins w:id="1015" w:author="Eivind" w:date="2018-06-20T21:52:00Z">
        <w:r w:rsidR="00ED1461">
          <w:t>Interoperability Catalogue</w:t>
        </w:r>
      </w:ins>
      <w:r>
        <w:t xml:space="preserve"> need to be informed and involved to assess any impacts. </w:t>
      </w:r>
      <w:bookmarkStart w:id="1016" w:name="_Hlk487534527"/>
      <w:r>
        <w:t>This includes updates to dataset metadata, as metadata changes, such as product specification references, may impact the link between the dataset and the interoperability catalogue.</w:t>
      </w:r>
      <w:bookmarkEnd w:id="1016"/>
    </w:p>
    <w:p w14:paraId="3C8AEBD7" w14:textId="6AA76FF2" w:rsidR="006B114A" w:rsidRDefault="006B114A" w:rsidP="008F16B5">
      <w:pPr>
        <w:pStyle w:val="Heading2"/>
        <w:numPr>
          <w:ilvl w:val="1"/>
          <w:numId w:val="3"/>
        </w:numPr>
        <w:rPr>
          <w:rFonts w:eastAsia="MS Mincho"/>
        </w:rPr>
      </w:pPr>
      <w:bookmarkStart w:id="1017" w:name="_Toc484523876"/>
      <w:bookmarkStart w:id="1018" w:name="_Toc519804925"/>
      <w:r>
        <w:rPr>
          <w:rFonts w:eastAsia="MS Mincho"/>
        </w:rPr>
        <w:lastRenderedPageBreak/>
        <w:t>Management of FC and PC updates</w:t>
      </w:r>
      <w:bookmarkEnd w:id="1017"/>
      <w:bookmarkEnd w:id="1018"/>
    </w:p>
    <w:p w14:paraId="38865C91" w14:textId="2DEE8291" w:rsidR="006B114A" w:rsidRDefault="006B114A" w:rsidP="00996B38">
      <w:r>
        <w:rPr>
          <w:noProof/>
          <w:lang w:val="fr-FR" w:eastAsia="fr-FR"/>
        </w:rPr>
        <mc:AlternateContent>
          <mc:Choice Requires="wps">
            <w:drawing>
              <wp:anchor distT="45720" distB="45720" distL="114300" distR="114300" simplePos="0" relativeHeight="251662336" behindDoc="0" locked="0" layoutInCell="1" allowOverlap="1" wp14:anchorId="55B0687A" wp14:editId="6BA4F9BE">
                <wp:simplePos x="0" y="0"/>
                <wp:positionH relativeFrom="margin">
                  <wp:align>right</wp:align>
                </wp:positionH>
                <wp:positionV relativeFrom="paragraph">
                  <wp:posOffset>1461770</wp:posOffset>
                </wp:positionV>
                <wp:extent cx="5920740" cy="571500"/>
                <wp:effectExtent l="0" t="0" r="2286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571500"/>
                        </a:xfrm>
                        <a:prstGeom prst="rect">
                          <a:avLst/>
                        </a:prstGeom>
                        <a:solidFill>
                          <a:srgbClr val="FFFFFF"/>
                        </a:solidFill>
                        <a:ln w="9525">
                          <a:solidFill>
                            <a:srgbClr val="000000"/>
                          </a:solidFill>
                          <a:miter lim="800000"/>
                          <a:headEnd/>
                          <a:tailEnd/>
                        </a:ln>
                      </wps:spPr>
                      <wps:txbx>
                        <w:txbxContent>
                          <w:p w14:paraId="14318439" w14:textId="40C08005" w:rsidR="00820BA8" w:rsidRDefault="00820BA8">
                            <w:r>
                              <w:t>In cases of navigational safety, it may be necessary to issue a new edition of the interoperability catalogue in order to cancel previous versions and ensure all stakeholders and users are utilizing the most re</w:t>
                            </w:r>
                            <w:ins w:id="1019" w:author="Raphael Malyankar" w:date="2018-07-02T19:02:00Z">
                              <w:r>
                                <w:t>c</w:t>
                              </w:r>
                            </w:ins>
                            <w:del w:id="1020" w:author="Raphael Malyankar" w:date="2018-07-02T19:02:00Z">
                              <w:r w:rsidDel="00266BAE">
                                <w:delText>s</w:delText>
                              </w:r>
                            </w:del>
                            <w:r>
                              <w:t>ent 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0687A" id="_x0000_s1033" type="#_x0000_t202" style="position:absolute;left:0;text-align:left;margin-left:415pt;margin-top:115.1pt;width:466.2pt;height:4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">
                <v:textbox>
                  <w:txbxContent>
                    <w:p w14:paraId="14318439" w14:textId="40C08005" w:rsidR="00820BA8" w:rsidRDefault="00820BA8">
                      <w:r>
                        <w:t>In cases of navigational safety, it may be necessary to issue a new edition of the interoperability catalogue in order to cancel previous versions and ensure all stakeholders and users are utilizing the most re</w:t>
                      </w:r>
                      <w:ins w:id="1038" w:author="Raphael Malyankar" w:date="2018-07-02T19:02:00Z">
                        <w:r>
                          <w:t>c</w:t>
                        </w:r>
                      </w:ins>
                      <w:del w:id="1039" w:author="Raphael Malyankar" w:date="2018-07-02T19:02:00Z">
                        <w:r w:rsidDel="00266BAE">
                          <w:delText>s</w:delText>
                        </w:r>
                      </w:del>
                      <w:r>
                        <w:t>ent version.</w:t>
                      </w:r>
                    </w:p>
                  </w:txbxContent>
                </v:textbox>
                <w10:wrap type="square" anchorx="margin"/>
              </v:shape>
            </w:pict>
          </mc:Fallback>
        </mc:AlternateContent>
      </w:r>
      <w:r w:rsidR="006D4934" w:rsidRPr="006D4934">
        <w:t>Changes to a supported product specification may have impacts on the interoperability catalogue. Revisions to the feature catalogue or portrayal catalogue are the most likely to require a revision of the interoperability catalogue in order to support the change. These types of changes will generally require a new version (n.n.0) of the interoperability catalogue to ensure support. It should be noted that revisions to a supported feature catalogue or portrayal catalogue may be ignored by previous versions of the interoperability catalogue and it is therefore necessary to consider this as part of the change management process, especially if the change is a matter of navigational safety. Major changes to product specifications, such as adding functionality, or adding new product specifications to the supported list will result in a new edition (n.0.0) of an interoperability catalogue</w:t>
      </w:r>
      <w:r>
        <w:t>.</w:t>
      </w:r>
      <w:r w:rsidRPr="00AA4A03">
        <w:t xml:space="preserve"> </w:t>
      </w:r>
    </w:p>
    <w:p w14:paraId="1599E8C4" w14:textId="77777777" w:rsidR="006B114A" w:rsidRPr="008F16B5" w:rsidRDefault="006B114A" w:rsidP="00996B38">
      <w:r>
        <w:t>Versions of the interoperability catalogue within the same edition are considered a compatible group. When a new edition is issued, this compatibility is broken, and efforts should be undertaken to update all impacted systems as soon as possible.</w:t>
      </w:r>
    </w:p>
    <w:p w14:paraId="4C83629F" w14:textId="77777777" w:rsidR="006B114A" w:rsidRDefault="006B114A" w:rsidP="00996B38"/>
    <w:p w14:paraId="676B492C" w14:textId="301A625E" w:rsidR="006B114A" w:rsidRDefault="006B114A" w:rsidP="00996B38">
      <w:r w:rsidRPr="00EA49C9">
        <w:rPr>
          <w:noProof/>
          <w:lang w:val="fr-FR" w:eastAsia="fr-FR"/>
        </w:rPr>
        <w:drawing>
          <wp:inline distT="0" distB="0" distL="0" distR="0" wp14:anchorId="330DDDAB" wp14:editId="35FDB579">
            <wp:extent cx="5774690" cy="30248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410" t="5093" r="1400" b="2990"/>
                    <a:stretch/>
                  </pic:blipFill>
                  <pic:spPr bwMode="auto">
                    <a:xfrm>
                      <a:off x="0" y="0"/>
                      <a:ext cx="5776559" cy="3025840"/>
                    </a:xfrm>
                    <a:prstGeom prst="rect">
                      <a:avLst/>
                    </a:prstGeom>
                    <a:noFill/>
                    <a:ln>
                      <a:noFill/>
                    </a:ln>
                    <a:extLst>
                      <a:ext uri="{53640926-AAD7-44D8-BBD7-CCE9431645EC}">
                        <a14:shadowObscured xmlns:a14="http://schemas.microsoft.com/office/drawing/2010/main"/>
                      </a:ext>
                    </a:extLst>
                  </pic:spPr>
                </pic:pic>
              </a:graphicData>
            </a:graphic>
          </wp:inline>
        </w:drawing>
      </w:r>
    </w:p>
    <w:p w14:paraId="19E30DE7" w14:textId="371B3621" w:rsidR="006B114A" w:rsidRPr="00611749" w:rsidRDefault="006B114A" w:rsidP="00996B38">
      <w:pPr>
        <w:pStyle w:val="Caption"/>
        <w:jc w:val="center"/>
        <w:rPr>
          <w:i/>
        </w:rPr>
      </w:pPr>
      <w:r w:rsidRPr="00611749">
        <w:t xml:space="preserve">Figure </w:t>
      </w:r>
      <w:r w:rsidR="00905DD6" w:rsidRPr="00246D85">
        <w:rPr>
          <w:rPrChange w:id="1021" w:author="Eivind" w:date="2018-06-20T22:34:00Z">
            <w:rPr>
              <w:i/>
            </w:rPr>
          </w:rPrChange>
        </w:rPr>
        <w:t>9</w:t>
      </w:r>
      <w:r w:rsidRPr="00611749">
        <w:noBreakHyphen/>
        <w:t>1</w:t>
      </w:r>
      <w:ins w:id="1022" w:author="Eivind" w:date="2018-06-20T22:34:00Z">
        <w:r w:rsidR="00246D85">
          <w:t>.</w:t>
        </w:r>
      </w:ins>
      <w:r w:rsidRPr="00611749">
        <w:t xml:space="preserve"> </w:t>
      </w:r>
      <w:r>
        <w:t>Examples of h</w:t>
      </w:r>
      <w:r w:rsidRPr="00611749">
        <w:t xml:space="preserve">ow feature catalogue change </w:t>
      </w:r>
      <w:r>
        <w:t xml:space="preserve">may </w:t>
      </w:r>
      <w:r w:rsidRPr="00611749">
        <w:t xml:space="preserve">impact </w:t>
      </w:r>
      <w:del w:id="1023" w:author="Eivind" w:date="2018-06-20T21:52:00Z">
        <w:r w:rsidRPr="00611749" w:rsidDel="00ED1461">
          <w:delText>IC</w:delText>
        </w:r>
      </w:del>
      <w:ins w:id="1024" w:author="Eivind" w:date="2018-06-20T21:52:00Z">
        <w:r w:rsidR="00ED1461">
          <w:t>Interoperability Catalogue</w:t>
        </w:r>
      </w:ins>
      <w:r w:rsidRPr="00611749">
        <w:t xml:space="preserve"> lifecycle</w:t>
      </w:r>
    </w:p>
    <w:p w14:paraId="3699267E" w14:textId="5BA75CFF" w:rsidR="006B114A" w:rsidRDefault="006B114A" w:rsidP="00996B38">
      <w:r>
        <w:t>Several types of changes to supported product specifications may impact the interoperability catalogue in such a way that a new version is needed to maintain full support. These include</w:t>
      </w:r>
      <w:ins w:id="1025" w:author="Eivind" w:date="2018-06-25T08:27:00Z">
        <w:r w:rsidR="0027752D">
          <w:t>:</w:t>
        </w:r>
      </w:ins>
    </w:p>
    <w:p w14:paraId="2C6685DE" w14:textId="2CBA6946" w:rsidR="006B114A" w:rsidRDefault="006B114A" w:rsidP="008F16B5">
      <w:pPr>
        <w:pStyle w:val="ListParagraph"/>
        <w:numPr>
          <w:ilvl w:val="0"/>
          <w:numId w:val="9"/>
        </w:numPr>
        <w:contextualSpacing/>
      </w:pPr>
      <w:r>
        <w:t>New feature added to a supported product specification that require</w:t>
      </w:r>
      <w:ins w:id="1026" w:author="Eivind" w:date="2018-06-25T08:31:00Z">
        <w:r w:rsidR="0027752D">
          <w:t>s</w:t>
        </w:r>
      </w:ins>
      <w:r>
        <w:t xml:space="preserve"> a new feature combination to be added to the interoperability catalogue.</w:t>
      </w:r>
    </w:p>
    <w:p w14:paraId="742A642C" w14:textId="0352099F" w:rsidR="006B114A" w:rsidRDefault="006B114A" w:rsidP="008F16B5">
      <w:pPr>
        <w:pStyle w:val="ListParagraph"/>
        <w:numPr>
          <w:ilvl w:val="0"/>
          <w:numId w:val="9"/>
        </w:numPr>
        <w:contextualSpacing/>
      </w:pPr>
      <w:r>
        <w:t>New attribute added to a feature in a supported product specification that require</w:t>
      </w:r>
      <w:ins w:id="1027" w:author="Eivind" w:date="2018-06-25T08:32:00Z">
        <w:r w:rsidR="0027752D">
          <w:t>s</w:t>
        </w:r>
      </w:ins>
      <w:r>
        <w:t xml:space="preserve"> a new attribute combination to be added to the interoperability catalogue.</w:t>
      </w:r>
    </w:p>
    <w:p w14:paraId="1951D39D" w14:textId="27E501BC" w:rsidR="006B114A" w:rsidRDefault="006B114A" w:rsidP="008F16B5">
      <w:pPr>
        <w:pStyle w:val="ListParagraph"/>
        <w:numPr>
          <w:ilvl w:val="0"/>
          <w:numId w:val="9"/>
        </w:numPr>
        <w:contextualSpacing/>
      </w:pPr>
      <w:r>
        <w:lastRenderedPageBreak/>
        <w:t>New product specification is added to the list of supported product specifications in the interoperability catalogue. This could also require new feature and attribute combinations to be added.</w:t>
      </w:r>
    </w:p>
    <w:p w14:paraId="732FE99A" w14:textId="77777777" w:rsidR="006B114A" w:rsidRDefault="006B114A" w:rsidP="008F16B5">
      <w:pPr>
        <w:pStyle w:val="ListParagraph"/>
        <w:numPr>
          <w:ilvl w:val="0"/>
          <w:numId w:val="9"/>
        </w:numPr>
        <w:contextualSpacing/>
      </w:pPr>
      <w:r>
        <w:t xml:space="preserve">Removal of feature or attribute from a supported product specification, and </w:t>
      </w:r>
      <w:r w:rsidDel="005F4D68">
        <w:t xml:space="preserve">that </w:t>
      </w:r>
      <w:r>
        <w:t>are present in a feature or attribute combination within the interoperability catalogue.</w:t>
      </w:r>
    </w:p>
    <w:p w14:paraId="1021A24C" w14:textId="346597EE" w:rsidR="006B114A" w:rsidRDefault="006B114A" w:rsidP="008F16B5">
      <w:pPr>
        <w:pStyle w:val="ListParagraph"/>
        <w:numPr>
          <w:ilvl w:val="0"/>
          <w:numId w:val="9"/>
        </w:numPr>
        <w:contextualSpacing/>
      </w:pPr>
      <w:r>
        <w:t>A correction to a supported product specification that triggers a version increment</w:t>
      </w:r>
      <w:del w:id="1028" w:author="Eivind" w:date="2018-06-25T08:32:00Z">
        <w:r w:rsidDel="00A079B1">
          <w:delText>ation</w:delText>
        </w:r>
      </w:del>
      <w:r>
        <w:t xml:space="preserve"> </w:t>
      </w:r>
      <w:r>
        <w:rPr>
          <w:lang w:val="en-CA"/>
        </w:rPr>
        <w:t>(n.</w:t>
      </w:r>
      <w:r w:rsidRPr="000C650A">
        <w:rPr>
          <w:b/>
          <w:lang w:val="en-CA"/>
        </w:rPr>
        <w:t>n</w:t>
      </w:r>
      <w:r>
        <w:rPr>
          <w:lang w:val="en-CA"/>
        </w:rPr>
        <w:t xml:space="preserve">.0), which may break the link from the </w:t>
      </w:r>
      <w:r>
        <w:t>interoperability catalogue to the supported product specification.</w:t>
      </w:r>
    </w:p>
    <w:p w14:paraId="755C0011" w14:textId="77777777" w:rsidR="006B114A" w:rsidRDefault="006B114A" w:rsidP="008F16B5">
      <w:pPr>
        <w:pStyle w:val="ListParagraph"/>
        <w:numPr>
          <w:ilvl w:val="0"/>
          <w:numId w:val="9"/>
        </w:numPr>
        <w:contextualSpacing/>
      </w:pPr>
      <w:r>
        <w:t>Matters of navigational safety as they arise.</w:t>
      </w:r>
    </w:p>
    <w:p w14:paraId="506ECF6E" w14:textId="676D9A8F" w:rsidR="006B114A" w:rsidRDefault="006B114A" w:rsidP="00996B38">
      <w:r>
        <w:t>New functions in either a supported product specification or the Interoperability Specification may require a new version of the Interoperability Catalogue.</w:t>
      </w:r>
    </w:p>
    <w:p w14:paraId="3659113D" w14:textId="62A6E9CB" w:rsidR="006B114A" w:rsidRDefault="006B114A" w:rsidP="008F16B5">
      <w:pPr>
        <w:pStyle w:val="Heading2"/>
        <w:numPr>
          <w:ilvl w:val="1"/>
          <w:numId w:val="3"/>
        </w:numPr>
        <w:rPr>
          <w:rFonts w:eastAsia="MS Mincho"/>
        </w:rPr>
      </w:pPr>
      <w:bookmarkStart w:id="1029" w:name="_Toc484523877"/>
      <w:bookmarkStart w:id="1030" w:name="_Toc519804926"/>
      <w:r>
        <w:rPr>
          <w:rFonts w:eastAsia="MS Mincho"/>
        </w:rPr>
        <w:t>PS updates other than FC/PC</w:t>
      </w:r>
      <w:bookmarkEnd w:id="1029"/>
      <w:bookmarkEnd w:id="1030"/>
    </w:p>
    <w:p w14:paraId="11F73412" w14:textId="74F420D6" w:rsidR="006B114A" w:rsidRDefault="006B114A" w:rsidP="00996B38">
      <w:r>
        <w:t>U</w:t>
      </w:r>
      <w:r w:rsidRPr="00FB1CDD">
        <w:t>pdates to dataset metadata, such as product specification references, may impact the link between the dataset and the interoperability catalogue</w:t>
      </w:r>
      <w:r>
        <w:t xml:space="preserve"> and therefore require a revision to the interoperability catalogue (</w:t>
      </w:r>
      <w:r w:rsidRPr="003C2A85">
        <w:t>n.</w:t>
      </w:r>
      <w:r w:rsidRPr="003C2A85">
        <w:rPr>
          <w:b/>
        </w:rPr>
        <w:t>n</w:t>
      </w:r>
      <w:r w:rsidRPr="003C2A85">
        <w:t>.0</w:t>
      </w:r>
      <w:r>
        <w:t xml:space="preserve">). Some changes to an interoperability-ready product specification may not require any changes to the interoperability specification or the interoperability catalogue. This includes amendments to the definitions of features, attributes or attribute values. It also includes minor changes to product specifications, such as clarifying language. Other changes may only require an update to the metadata of the </w:t>
      </w:r>
      <w:r w:rsidRPr="00AC66F6">
        <w:t xml:space="preserve">interoperability specification </w:t>
      </w:r>
      <w:r>
        <w:t>and/</w:t>
      </w:r>
      <w:r w:rsidRPr="00AC66F6">
        <w:t>or the interoperability catalogue</w:t>
      </w:r>
      <w:r>
        <w:t>, such as in case of supported product specification</w:t>
      </w:r>
      <w:r w:rsidR="006D4934">
        <w:t xml:space="preserve"> version references. Such minor </w:t>
      </w:r>
      <w:r>
        <w:t xml:space="preserve">changes to the </w:t>
      </w:r>
      <w:r w:rsidRPr="00AC66F6">
        <w:t xml:space="preserve">interoperability specification </w:t>
      </w:r>
      <w:r>
        <w:t>and/</w:t>
      </w:r>
      <w:r w:rsidRPr="00AC66F6">
        <w:t>or the interoperability catalogue</w:t>
      </w:r>
      <w:r>
        <w:t xml:space="preserve"> may be collected and be applied at a later time when a more substantial revision is to be done anyhow.</w:t>
      </w:r>
    </w:p>
    <w:p w14:paraId="53954106" w14:textId="561CC4B1" w:rsidR="006B114A" w:rsidRDefault="006B114A" w:rsidP="008F16B5">
      <w:pPr>
        <w:pStyle w:val="Heading2"/>
        <w:numPr>
          <w:ilvl w:val="1"/>
          <w:numId w:val="3"/>
        </w:numPr>
        <w:rPr>
          <w:rFonts w:eastAsia="MS Mincho"/>
        </w:rPr>
      </w:pPr>
      <w:bookmarkStart w:id="1031" w:name="_Toc484523878"/>
      <w:bookmarkStart w:id="1032" w:name="_Toc519804927"/>
      <w:r>
        <w:rPr>
          <w:rFonts w:eastAsia="MS Mincho"/>
        </w:rPr>
        <w:t>Unpredictable PS updates</w:t>
      </w:r>
      <w:bookmarkEnd w:id="1031"/>
      <w:bookmarkEnd w:id="1032"/>
    </w:p>
    <w:p w14:paraId="1FEC5CA5" w14:textId="660C0EC9" w:rsidR="006B114A" w:rsidRDefault="006B114A" w:rsidP="00996B38">
      <w:r>
        <w:rPr>
          <w:noProof/>
          <w:lang w:val="fr-FR" w:eastAsia="fr-FR"/>
        </w:rPr>
        <mc:AlternateContent>
          <mc:Choice Requires="wps">
            <w:drawing>
              <wp:anchor distT="45720" distB="45720" distL="114300" distR="114300" simplePos="0" relativeHeight="251663360" behindDoc="0" locked="0" layoutInCell="1" allowOverlap="1" wp14:anchorId="6127C051" wp14:editId="4630556E">
                <wp:simplePos x="0" y="0"/>
                <wp:positionH relativeFrom="margin">
                  <wp:posOffset>0</wp:posOffset>
                </wp:positionH>
                <wp:positionV relativeFrom="paragraph">
                  <wp:posOffset>1078230</wp:posOffset>
                </wp:positionV>
                <wp:extent cx="5920740" cy="563880"/>
                <wp:effectExtent l="0" t="0" r="22860" b="266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563880"/>
                        </a:xfrm>
                        <a:prstGeom prst="rect">
                          <a:avLst/>
                        </a:prstGeom>
                        <a:solidFill>
                          <a:srgbClr val="FFFFFF"/>
                        </a:solidFill>
                        <a:ln w="9525">
                          <a:solidFill>
                            <a:srgbClr val="000000"/>
                          </a:solidFill>
                          <a:miter lim="800000"/>
                          <a:headEnd/>
                          <a:tailEnd/>
                        </a:ln>
                      </wps:spPr>
                      <wps:txbx>
                        <w:txbxContent>
                          <w:p w14:paraId="7E56E69D" w14:textId="65C2918E" w:rsidR="00820BA8" w:rsidRDefault="00820BA8">
                            <w:r>
                              <w:t>If a situation arises where a product is not compatible with the IC, this product will only be available in interoperability mode Level 0. Meaning as an overlay that may obscure any data below the incompatible product, and the overlay may be obscured by any data with higher priority.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27C051" id="_x0000_s1034" type="#_x0000_t202" style="position:absolute;left:0;text-align:left;margin-left:0;margin-top:84.9pt;width:466.2pt;height:44.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">
                <v:textbox>
                  <w:txbxContent>
                    <w:p w14:paraId="7E56E69D" w14:textId="65C2918E" w:rsidR="00820BA8" w:rsidRDefault="00820BA8">
                      <w:r>
                        <w:t>If a situation arises where a product is not compatible with the IC, this product will only be available in interoperability mode Level 0. Meaning as an overlay that may obscure any data below the incompatible product, and the overlay may be obscured by any data with higher priority.</w:t>
                      </w:r>
                    </w:p>
                  </w:txbxContent>
                </v:textbox>
                <w10:wrap type="square" anchorx="margin"/>
              </v:shape>
            </w:pict>
          </mc:Fallback>
        </mc:AlternateContent>
      </w:r>
      <w:r>
        <w:t xml:space="preserve">Unpredictable changes to an interoperability-ready product specification, or its FCs and PCs should be avoided. Great care should be taken in coordinating changes among all stakeholders to avoid any unforeseen consequences. </w:t>
      </w:r>
      <w:r w:rsidRPr="00FE2CA8">
        <w:t xml:space="preserve"> </w:t>
      </w:r>
      <w:del w:id="1033" w:author="Eivind" w:date="2018-06-25T08:33:00Z">
        <w:r w:rsidDel="00A079B1">
          <w:delText>Any p</w:delText>
        </w:r>
      </w:del>
      <w:ins w:id="1034" w:author="Eivind" w:date="2018-06-25T08:33:00Z">
        <w:r w:rsidR="00A079B1">
          <w:t>P</w:t>
        </w:r>
      </w:ins>
      <w:r>
        <w:t>roduct specification</w:t>
      </w:r>
      <w:ins w:id="1035" w:author="Eivind" w:date="2018-06-25T08:33:00Z">
        <w:r w:rsidR="00A079B1">
          <w:t>s</w:t>
        </w:r>
      </w:ins>
      <w:r>
        <w:t xml:space="preserve"> that are under the ECDIS interoperability umbrella are interconnected and </w:t>
      </w:r>
      <w:ins w:id="1036" w:author="Raphael Malyankar" w:date="2018-07-02T19:10:00Z">
        <w:r w:rsidR="00595FF4">
          <w:t xml:space="preserve">the responsible groups </w:t>
        </w:r>
      </w:ins>
      <w:r>
        <w:t>should therefore coordinate change</w:t>
      </w:r>
      <w:ins w:id="1037" w:author="Eivind" w:date="2018-06-25T08:41:00Z">
        <w:r w:rsidR="00A079B1">
          <w:t>s</w:t>
        </w:r>
      </w:ins>
      <w:r>
        <w:t xml:space="preserve"> with other groups that issue interoperability-ready product specifications. </w:t>
      </w:r>
      <w:del w:id="1038" w:author="Eivind" w:date="2018-06-25T08:38:00Z">
        <w:r w:rsidDel="00A079B1">
          <w:delText xml:space="preserve">This </w:delText>
        </w:r>
      </w:del>
      <w:ins w:id="1039" w:author="Eivind" w:date="2018-06-25T08:38:00Z">
        <w:r w:rsidR="00A079B1">
          <w:t xml:space="preserve">Such coordination </w:t>
        </w:r>
      </w:ins>
      <w:r>
        <w:t xml:space="preserve">can be done, </w:t>
      </w:r>
      <w:del w:id="1040" w:author="Eivind" w:date="2018-06-25T08:39:00Z">
        <w:r w:rsidDel="00A079B1">
          <w:delText xml:space="preserve">by </w:delText>
        </w:r>
      </w:del>
      <w:r>
        <w:t xml:space="preserve">for example, </w:t>
      </w:r>
      <w:ins w:id="1041" w:author="Eivind" w:date="2018-06-25T08:39:00Z">
        <w:r w:rsidR="00A079B1">
          <w:t xml:space="preserve">by having an agreed </w:t>
        </w:r>
      </w:ins>
      <w:del w:id="1042" w:author="Eivind" w:date="2018-06-25T08:39:00Z">
        <w:r w:rsidDel="00A079B1">
          <w:delText xml:space="preserve">a </w:delText>
        </w:r>
      </w:del>
      <w:r>
        <w:t xml:space="preserve">fixed period between </w:t>
      </w:r>
      <w:del w:id="1043" w:author="Eivind" w:date="2018-06-25T08:40:00Z">
        <w:r w:rsidDel="00A079B1">
          <w:delText xml:space="preserve">change </w:delText>
        </w:r>
      </w:del>
      <w:ins w:id="1044" w:author="Eivind" w:date="2018-06-25T08:40:00Z">
        <w:r w:rsidR="00A079B1">
          <w:t xml:space="preserve">releases </w:t>
        </w:r>
      </w:ins>
      <w:r>
        <w:t xml:space="preserve">in which all </w:t>
      </w:r>
      <w:ins w:id="1045" w:author="Eivind" w:date="2018-06-25T08:39:00Z">
        <w:r w:rsidR="00A079B1">
          <w:t xml:space="preserve">pending </w:t>
        </w:r>
      </w:ins>
      <w:r>
        <w:t>change</w:t>
      </w:r>
      <w:ins w:id="1046" w:author="Eivind" w:date="2018-06-25T08:39:00Z">
        <w:r w:rsidR="00A079B1">
          <w:t>s</w:t>
        </w:r>
      </w:ins>
      <w:r>
        <w:t xml:space="preserve"> </w:t>
      </w:r>
      <w:del w:id="1047" w:author="Eivind" w:date="2018-06-25T08:39:00Z">
        <w:r w:rsidDel="00A079B1">
          <w:delText xml:space="preserve">is </w:delText>
        </w:r>
      </w:del>
      <w:ins w:id="1048" w:author="Eivind" w:date="2018-06-25T08:39:00Z">
        <w:r w:rsidR="00A079B1">
          <w:t xml:space="preserve">are </w:t>
        </w:r>
      </w:ins>
      <w:r>
        <w:t>collected, implemented and issued in a coordinated fashion.</w:t>
      </w:r>
    </w:p>
    <w:p w14:paraId="49AAFB22" w14:textId="093A7BB2" w:rsidR="006B114A" w:rsidRDefault="006B114A" w:rsidP="008F16B5">
      <w:pPr>
        <w:pStyle w:val="Heading2"/>
        <w:numPr>
          <w:ilvl w:val="1"/>
          <w:numId w:val="3"/>
        </w:numPr>
        <w:rPr>
          <w:rFonts w:eastAsia="MS Mincho"/>
        </w:rPr>
      </w:pPr>
      <w:bookmarkStart w:id="1049" w:name="_Toc484523879"/>
      <w:bookmarkStart w:id="1050" w:name="_Ref517639740"/>
      <w:bookmarkStart w:id="1051" w:name="_Toc519804928"/>
      <w:r>
        <w:rPr>
          <w:rFonts w:eastAsia="MS Mincho"/>
        </w:rPr>
        <w:t>Additional data products to be defined in catalogue</w:t>
      </w:r>
      <w:bookmarkEnd w:id="1049"/>
      <w:bookmarkEnd w:id="1050"/>
      <w:bookmarkEnd w:id="1051"/>
    </w:p>
    <w:p w14:paraId="3F713559" w14:textId="00B6BB06" w:rsidR="006B114A" w:rsidRDefault="006B114A" w:rsidP="00996B38">
      <w:pPr>
        <w:pStyle w:val="CommentText"/>
      </w:pPr>
      <w:r>
        <w:t xml:space="preserve">The interoperability catalogue should in theory be extensible to products not yet defined, provided these are within the same S-100 Edition. New products can be included in the catalogue, but such scenarios will require a new edition of the Interoperability Catalogue. The default processing for any interoperability catalogue is that any new product follows the default rules in interoperability </w:t>
      </w:r>
      <w:del w:id="1052" w:author="Eivind" w:date="2018-06-21T20:19:00Z">
        <w:r w:rsidDel="00574B55">
          <w:delText xml:space="preserve">level </w:delText>
        </w:r>
      </w:del>
      <w:ins w:id="1053" w:author="Eivind" w:date="2018-06-21T20:19:00Z">
        <w:r w:rsidR="00574B55">
          <w:t xml:space="preserve">Level </w:t>
        </w:r>
      </w:ins>
      <w:r>
        <w:t>0.</w:t>
      </w:r>
      <w:r w:rsidDel="00891E5D">
        <w:t xml:space="preserve"> </w:t>
      </w:r>
      <w:r>
        <w:t xml:space="preserve">This means </w:t>
      </w:r>
      <w:r w:rsidDel="00891E5D">
        <w:t xml:space="preserve">with </w:t>
      </w:r>
      <w:r>
        <w:t>default viewing groups are in effect, and</w:t>
      </w:r>
      <w:r w:rsidDel="00891E5D">
        <w:t xml:space="preserve"> </w:t>
      </w:r>
      <w:r>
        <w:t>user selected stacking when there are two or more new products displayed on the screen simultaneously.</w:t>
      </w:r>
    </w:p>
    <w:p w14:paraId="751863AE" w14:textId="778592A7" w:rsidR="006B114A" w:rsidRDefault="006B114A" w:rsidP="008F16B5">
      <w:pPr>
        <w:pStyle w:val="Heading2"/>
        <w:numPr>
          <w:ilvl w:val="1"/>
          <w:numId w:val="3"/>
        </w:numPr>
        <w:rPr>
          <w:rFonts w:eastAsia="MS Mincho"/>
        </w:rPr>
      </w:pPr>
      <w:bookmarkStart w:id="1054" w:name="_Toc484523880"/>
      <w:bookmarkStart w:id="1055" w:name="_Toc519804929"/>
      <w:r>
        <w:rPr>
          <w:rFonts w:eastAsia="MS Mincho"/>
        </w:rPr>
        <w:t>Backward compatibility</w:t>
      </w:r>
      <w:bookmarkEnd w:id="1054"/>
      <w:bookmarkEnd w:id="1055"/>
    </w:p>
    <w:p w14:paraId="43B50DEF" w14:textId="48204252" w:rsidR="006B114A" w:rsidRDefault="006B114A" w:rsidP="00996B38">
      <w:r>
        <w:t xml:space="preserve">Different versions of data products may be simultaneously active, the </w:t>
      </w:r>
      <w:del w:id="1056" w:author="Eivind" w:date="2018-06-20T21:52:00Z">
        <w:r w:rsidDel="00ED1461">
          <w:delText>IC</w:delText>
        </w:r>
      </w:del>
      <w:ins w:id="1057" w:author="Eivind" w:date="2018-06-20T21:52:00Z">
        <w:r w:rsidR="00ED1461">
          <w:t>Interoperability Catalogue</w:t>
        </w:r>
      </w:ins>
      <w:r>
        <w:t xml:space="preserve"> design allow for backward-compatible updates if and when </w:t>
      </w:r>
      <w:ins w:id="1058" w:author="Eivind" w:date="2018-06-20T21:53:00Z">
        <w:r w:rsidR="00ED1461">
          <w:t xml:space="preserve">the </w:t>
        </w:r>
      </w:ins>
      <w:del w:id="1059" w:author="Eivind" w:date="2018-06-20T21:52:00Z">
        <w:r w:rsidDel="00ED1461">
          <w:delText>IC</w:delText>
        </w:r>
      </w:del>
      <w:ins w:id="1060" w:author="Eivind" w:date="2018-06-20T21:52:00Z">
        <w:r w:rsidR="00ED1461">
          <w:t>Interoperability Catalogue</w:t>
        </w:r>
      </w:ins>
      <w:r>
        <w:t xml:space="preserve"> has to be updated, within the same major edition. Figure </w:t>
      </w:r>
      <w:r w:rsidR="00777C4C">
        <w:t>9</w:t>
      </w:r>
      <w:r>
        <w:t xml:space="preserve">-2 shows an example of how the </w:t>
      </w:r>
      <w:del w:id="1061" w:author="Eivind" w:date="2018-06-20T21:53:00Z">
        <w:r w:rsidDel="00ED1461">
          <w:delText>IC</w:delText>
        </w:r>
      </w:del>
      <w:ins w:id="1062" w:author="Eivind" w:date="2018-06-20T21:53:00Z">
        <w:r w:rsidR="00ED1461">
          <w:t>Interoperability Catalogue</w:t>
        </w:r>
      </w:ins>
      <w:r>
        <w:t xml:space="preserve"> may evolve with change over time.</w:t>
      </w:r>
    </w:p>
    <w:p w14:paraId="13E47041" w14:textId="08FF41DA" w:rsidR="006B114A" w:rsidRDefault="006B114A" w:rsidP="00996B38">
      <w:pPr>
        <w:keepNext/>
        <w:jc w:val="center"/>
      </w:pPr>
      <w:r>
        <w:rPr>
          <w:noProof/>
          <w:lang w:val="fr-FR" w:eastAsia="fr-FR"/>
        </w:rPr>
        <w:lastRenderedPageBreak/>
        <w:drawing>
          <wp:inline distT="0" distB="0" distL="0" distR="0" wp14:anchorId="0B8BD5E9" wp14:editId="0E9A051E">
            <wp:extent cx="4640580" cy="4429926"/>
            <wp:effectExtent l="0" t="0" r="7620" b="8890"/>
            <wp:docPr id="10" name="Picture 10" descr="C:\Users\Eivind\AppData\Local\Microsoft\Windows\INetCache\Content.Word\Data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ivind\AppData\Local\Microsoft\Windows\INetCache\Content.Word\Data Flow Diagram.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926" t="3097" r="1926" b="8303"/>
                    <a:stretch/>
                  </pic:blipFill>
                  <pic:spPr bwMode="auto">
                    <a:xfrm>
                      <a:off x="0" y="0"/>
                      <a:ext cx="4643850" cy="4433047"/>
                    </a:xfrm>
                    <a:prstGeom prst="rect">
                      <a:avLst/>
                    </a:prstGeom>
                    <a:noFill/>
                    <a:ln>
                      <a:noFill/>
                    </a:ln>
                    <a:extLst>
                      <a:ext uri="{53640926-AAD7-44D8-BBD7-CCE9431645EC}">
                        <a14:shadowObscured xmlns:a14="http://schemas.microsoft.com/office/drawing/2010/main"/>
                      </a:ext>
                    </a:extLst>
                  </pic:spPr>
                </pic:pic>
              </a:graphicData>
            </a:graphic>
          </wp:inline>
        </w:drawing>
      </w:r>
    </w:p>
    <w:p w14:paraId="3DB32CB4" w14:textId="1714365C" w:rsidR="006B114A" w:rsidRDefault="006B114A" w:rsidP="00996B38">
      <w:pPr>
        <w:pStyle w:val="Caption"/>
        <w:jc w:val="center"/>
        <w:rPr>
          <w:i/>
        </w:rPr>
      </w:pPr>
      <w:r w:rsidRPr="00611749">
        <w:t xml:space="preserve">Figure </w:t>
      </w:r>
      <w:r w:rsidR="00905DD6" w:rsidRPr="00246D85">
        <w:rPr>
          <w:rPrChange w:id="1063" w:author="Eivind" w:date="2018-06-20T22:34:00Z">
            <w:rPr>
              <w:i/>
            </w:rPr>
          </w:rPrChange>
        </w:rPr>
        <w:t>9</w:t>
      </w:r>
      <w:r w:rsidRPr="00611749">
        <w:noBreakHyphen/>
        <w:t>2</w:t>
      </w:r>
      <w:ins w:id="1064" w:author="Eivind" w:date="2018-06-20T22:35:00Z">
        <w:r w:rsidR="00246D85">
          <w:t>.</w:t>
        </w:r>
      </w:ins>
      <w:r w:rsidRPr="00611749">
        <w:t xml:space="preserve"> Example life cycle of Interoperability Catalogue</w:t>
      </w:r>
    </w:p>
    <w:p w14:paraId="6EB29FFC" w14:textId="07923DD3" w:rsidR="006B114A" w:rsidRDefault="006B114A" w:rsidP="00996B38">
      <w:pPr>
        <w:keepNext/>
      </w:pPr>
    </w:p>
    <w:p w14:paraId="623B727B" w14:textId="257C2642" w:rsidR="006B114A" w:rsidRDefault="006B114A" w:rsidP="008F16B5">
      <w:pPr>
        <w:pStyle w:val="Heading1"/>
        <w:numPr>
          <w:ilvl w:val="0"/>
          <w:numId w:val="3"/>
        </w:numPr>
        <w:rPr>
          <w:rFonts w:eastAsia="MS Mincho"/>
        </w:rPr>
      </w:pPr>
      <w:bookmarkStart w:id="1065" w:name="_Toc484523881"/>
      <w:bookmarkStart w:id="1066" w:name="_Ref517418214"/>
      <w:bookmarkStart w:id="1067" w:name="_Toc519804930"/>
      <w:r>
        <w:rPr>
          <w:rFonts w:eastAsia="MS Mincho"/>
        </w:rPr>
        <w:t>Portrayal</w:t>
      </w:r>
      <w:bookmarkEnd w:id="1065"/>
      <w:bookmarkEnd w:id="1066"/>
      <w:bookmarkEnd w:id="1067"/>
    </w:p>
    <w:p w14:paraId="1DA3B945" w14:textId="71BAC5E4" w:rsidR="006B114A" w:rsidRDefault="006B114A" w:rsidP="00996B38">
      <w:r>
        <w:t xml:space="preserve">This section gives guidelines and instruction to portrayal considerations related to the use of the interoperability catalogue in an ECDIS. The interoperability catalogue </w:t>
      </w:r>
      <w:del w:id="1068" w:author="Eivind" w:date="2018-06-20T20:01:00Z">
        <w:r w:rsidDel="00EB3BA6">
          <w:delText>shall</w:delText>
        </w:r>
      </w:del>
      <w:ins w:id="1069" w:author="Eivind" w:date="2018-06-20T20:01:00Z">
        <w:r w:rsidR="00EB3BA6">
          <w:t>must</w:t>
        </w:r>
      </w:ins>
      <w:r>
        <w:t xml:space="preserve"> apply to the specific product specifications listed in the interoperability catalogue metadata, </w:t>
      </w:r>
      <w:r w:rsidRPr="00137B76">
        <w:t>interoperabilityCatalogueProducts</w:t>
      </w:r>
      <w:r>
        <w:t xml:space="preserve"> attribute under S100_IC_Cata</w:t>
      </w:r>
      <w:r w:rsidR="002E780A">
        <w:t>l</w:t>
      </w:r>
      <w:r>
        <w:t>ogueMetadata.</w:t>
      </w:r>
    </w:p>
    <w:p w14:paraId="4CC35AC6" w14:textId="5CA208BB" w:rsidR="00F00A84" w:rsidRPr="00137B76" w:rsidRDefault="006B114A" w:rsidP="00996B38">
      <w:pPr>
        <w:rPr>
          <w:lang w:val="en-CA"/>
        </w:rPr>
      </w:pPr>
      <w:r>
        <w:t xml:space="preserve">There may be additional data products present in the S-100 ECDIS that are external to the interoperability catalogue, in such cases the interoperability catalogue should continue to function in presence of product not defined in the catalogue. Data products that are outside of the interoperability scope must be treated in Interoperability Level 0 </w:t>
      </w:r>
      <w:r>
        <w:rPr>
          <w:lang w:val="en-CA"/>
        </w:rPr>
        <w:t xml:space="preserve">(see </w:t>
      </w:r>
      <w:r w:rsidR="00D73C4B">
        <w:rPr>
          <w:lang w:val="en-CA"/>
        </w:rPr>
        <w:t>section 9</w:t>
      </w:r>
      <w:r w:rsidR="00D86387" w:rsidRPr="002E6E57">
        <w:rPr>
          <w:lang w:val="en-CA"/>
        </w:rPr>
        <w:t>.7</w:t>
      </w:r>
      <w:r>
        <w:rPr>
          <w:lang w:val="en-CA"/>
        </w:rPr>
        <w:t>).</w:t>
      </w:r>
    </w:p>
    <w:p w14:paraId="0E56588B" w14:textId="7D341FB6" w:rsidR="006B114A" w:rsidRDefault="006B114A" w:rsidP="004E6E2A">
      <w:pPr>
        <w:pStyle w:val="Heading2"/>
        <w:numPr>
          <w:ilvl w:val="1"/>
          <w:numId w:val="3"/>
        </w:numPr>
        <w:rPr>
          <w:rFonts w:eastAsia="MS Mincho"/>
        </w:rPr>
      </w:pPr>
      <w:bookmarkStart w:id="1070" w:name="_Toc484523882"/>
      <w:bookmarkStart w:id="1071" w:name="_Toc519804931"/>
      <w:r>
        <w:rPr>
          <w:rFonts w:eastAsia="MS Mincho"/>
        </w:rPr>
        <w:t>Display of significant features</w:t>
      </w:r>
      <w:bookmarkEnd w:id="1070"/>
      <w:bookmarkEnd w:id="1071"/>
    </w:p>
    <w:p w14:paraId="218F96E7" w14:textId="77777777" w:rsidR="006B114A" w:rsidRDefault="006B114A" w:rsidP="00996B38">
      <w:r>
        <w:t xml:space="preserve">Significant features in a display plane should have the highest displayPriority value within the </w:t>
      </w:r>
      <w:r w:rsidRPr="00865B1A">
        <w:t>S100_IC_DisplayPlane</w:t>
      </w:r>
      <w:r>
        <w:t xml:space="preserve">. Care should also be given to assigning significant features with high </w:t>
      </w:r>
      <w:r w:rsidRPr="00865B1A">
        <w:t>drawing</w:t>
      </w:r>
      <w:r>
        <w:t xml:space="preserve"> o</w:t>
      </w:r>
      <w:r w:rsidRPr="00865B1A">
        <w:t>rder</w:t>
      </w:r>
      <w:r>
        <w:t xml:space="preserve"> values within the relevant S100_IC_Feature and S100_IC_DrawingInstruction. This ensures that less significant features in one data product are not displayed more prominently than more significant features in another product.</w:t>
      </w:r>
    </w:p>
    <w:p w14:paraId="1C9CDD8F" w14:textId="1DA63376" w:rsidR="006B114A" w:rsidRDefault="006B114A" w:rsidP="004E6E2A">
      <w:pPr>
        <w:pStyle w:val="Heading2"/>
        <w:numPr>
          <w:ilvl w:val="1"/>
          <w:numId w:val="3"/>
        </w:numPr>
        <w:rPr>
          <w:rFonts w:eastAsia="MS Mincho"/>
        </w:rPr>
      </w:pPr>
      <w:bookmarkStart w:id="1072" w:name="_Toc484523883"/>
      <w:bookmarkStart w:id="1073" w:name="_Toc519804932"/>
      <w:r>
        <w:rPr>
          <w:rFonts w:eastAsia="MS Mincho"/>
        </w:rPr>
        <w:lastRenderedPageBreak/>
        <w:t>Display of significant features - switching to original</w:t>
      </w:r>
      <w:bookmarkEnd w:id="1072"/>
      <w:bookmarkEnd w:id="1073"/>
    </w:p>
    <w:p w14:paraId="48EC6EEC" w14:textId="0D85042B" w:rsidR="006B114A" w:rsidRDefault="006B114A" w:rsidP="00996B38">
      <w:r>
        <w:t xml:space="preserve">Users must be provided means to easily switch on and off the interoperability function and display </w:t>
      </w:r>
      <w:del w:id="1074" w:author="Eivind" w:date="2018-06-25T08:42:00Z">
        <w:r w:rsidDel="006569AF">
          <w:delText xml:space="preserve">the </w:delText>
        </w:r>
      </w:del>
      <w:r>
        <w:t xml:space="preserve">only the ENC data.  </w:t>
      </w:r>
    </w:p>
    <w:p w14:paraId="31682183" w14:textId="7FF1A6D8" w:rsidR="006B114A" w:rsidRDefault="006B114A" w:rsidP="004E6E2A">
      <w:pPr>
        <w:pStyle w:val="Heading2"/>
        <w:numPr>
          <w:ilvl w:val="1"/>
          <w:numId w:val="3"/>
        </w:numPr>
        <w:rPr>
          <w:rFonts w:eastAsia="MS Mincho"/>
        </w:rPr>
      </w:pPr>
      <w:bookmarkStart w:id="1075" w:name="_Toc484523884"/>
      <w:bookmarkStart w:id="1076" w:name="_Toc519804933"/>
      <w:r>
        <w:rPr>
          <w:rFonts w:eastAsia="MS Mincho"/>
        </w:rPr>
        <w:t>Portrayal distinguishability - colour set-asides</w:t>
      </w:r>
      <w:bookmarkEnd w:id="1075"/>
      <w:bookmarkEnd w:id="1076"/>
    </w:p>
    <w:p w14:paraId="02DA66E6" w14:textId="2D8EC67C" w:rsidR="006B114A" w:rsidRDefault="006B114A" w:rsidP="00996B38">
      <w:r>
        <w:t xml:space="preserve">Special consideration </w:t>
      </w:r>
      <w:del w:id="1077" w:author="Eivind" w:date="2018-06-25T08:44:00Z">
        <w:r w:rsidDel="006569AF">
          <w:delText xml:space="preserve">should </w:delText>
        </w:r>
      </w:del>
      <w:ins w:id="1078" w:author="Eivind" w:date="2018-06-25T08:44:00Z">
        <w:r w:rsidR="006569AF">
          <w:t xml:space="preserve">must </w:t>
        </w:r>
      </w:ins>
      <w:r>
        <w:t xml:space="preserve">be made when creating portrayal rules related to colour choices for a product specification that is on the list of ECDIS relevant product specifications. S-101 ENC portrayal follow the rules laid out in S-4, where it is stated that certain colours have specific meaning. For example, S-4 gives indications for magenta line meaning something non-physical, while black line means a physical item. See IHO S-4 B-141 to B-145 for additional details. </w:t>
      </w:r>
    </w:p>
    <w:p w14:paraId="0FAA43E6" w14:textId="77777777" w:rsidR="006B114A" w:rsidRDefault="006B114A" w:rsidP="00996B38">
      <w:r>
        <w:t xml:space="preserve">On ENC the light sectors marking intricate inshore channels in for example Scandinavian waters are shown in red, green, and yellow. </w:t>
      </w:r>
    </w:p>
    <w:p w14:paraId="11FB86D5" w14:textId="77777777" w:rsidR="006B114A" w:rsidRDefault="006B114A" w:rsidP="004E6E2A">
      <w:pPr>
        <w:pStyle w:val="Heading3"/>
        <w:numPr>
          <w:ilvl w:val="2"/>
          <w:numId w:val="3"/>
        </w:numPr>
        <w:rPr>
          <w:rFonts w:eastAsia="MS Mincho"/>
        </w:rPr>
      </w:pPr>
      <w:r>
        <w:rPr>
          <w:rFonts w:eastAsia="MS Mincho"/>
        </w:rPr>
        <w:t>Black (S-4 B-141)</w:t>
      </w:r>
    </w:p>
    <w:p w14:paraId="79704D4D" w14:textId="77777777" w:rsidR="006B114A" w:rsidRDefault="006B114A" w:rsidP="00996B38">
      <w:r>
        <w:t>Black is normally used for all physical (solid) features, including depth information (see S-4 B-142.2(2)) for submarine cables and pipelines and S-4 B-144 for some depth contours.</w:t>
      </w:r>
    </w:p>
    <w:p w14:paraId="64527E74" w14:textId="77777777" w:rsidR="006B114A" w:rsidRDefault="006B114A" w:rsidP="004E6E2A">
      <w:pPr>
        <w:pStyle w:val="Heading3"/>
        <w:numPr>
          <w:ilvl w:val="2"/>
          <w:numId w:val="3"/>
        </w:numPr>
        <w:rPr>
          <w:rFonts w:eastAsia="MS Mincho"/>
        </w:rPr>
      </w:pPr>
      <w:r>
        <w:rPr>
          <w:rFonts w:eastAsia="MS Mincho"/>
        </w:rPr>
        <w:t>Magenta (S-4 B-142)</w:t>
      </w:r>
    </w:p>
    <w:p w14:paraId="4BCA0F2B" w14:textId="77777777" w:rsidR="006B114A" w:rsidRDefault="006B114A" w:rsidP="00996B38">
      <w:r>
        <w:t xml:space="preserve">The general principles for the use of magenta are that it should be reserved for: </w:t>
      </w:r>
    </w:p>
    <w:p w14:paraId="21B4B519" w14:textId="142AA634" w:rsidR="006B114A" w:rsidRDefault="006B114A" w:rsidP="008F16B5">
      <w:pPr>
        <w:pStyle w:val="ListParagraph"/>
        <w:numPr>
          <w:ilvl w:val="0"/>
          <w:numId w:val="10"/>
        </w:numPr>
      </w:pPr>
      <w:r>
        <w:t xml:space="preserve">Drawing attention to symbols for features which have a significance extending beyond their </w:t>
      </w:r>
      <w:r w:rsidRPr="008D6CFB">
        <w:t>immediate</w:t>
      </w:r>
      <w:r>
        <w:t xml:space="preserve"> location.</w:t>
      </w:r>
    </w:p>
    <w:p w14:paraId="2C9436B5" w14:textId="77777777" w:rsidR="006B114A" w:rsidRDefault="006B114A" w:rsidP="008F16B5">
      <w:pPr>
        <w:pStyle w:val="ListParagraph"/>
        <w:numPr>
          <w:ilvl w:val="0"/>
          <w:numId w:val="10"/>
        </w:numPr>
      </w:pPr>
      <w:r>
        <w:t>Distinguishing information superimposed on the physical features and not implying any permanent physical obstruction (see S</w:t>
      </w:r>
      <w:r>
        <w:rPr>
          <w:lang w:val="en-CA"/>
        </w:rPr>
        <w:t xml:space="preserve">-4 </w:t>
      </w:r>
      <w:r>
        <w:t>B-145 for the use of green for environmental information).</w:t>
      </w:r>
    </w:p>
    <w:p w14:paraId="4D038130" w14:textId="77777777" w:rsidR="006B114A" w:rsidRDefault="006B114A" w:rsidP="004E6E2A">
      <w:pPr>
        <w:pStyle w:val="Heading3"/>
        <w:numPr>
          <w:ilvl w:val="2"/>
          <w:numId w:val="3"/>
        </w:numPr>
        <w:rPr>
          <w:rFonts w:eastAsia="MS Mincho"/>
        </w:rPr>
      </w:pPr>
      <w:r>
        <w:rPr>
          <w:rFonts w:eastAsia="MS Mincho"/>
        </w:rPr>
        <w:t>Buff (yellow) or grey (S-4 B-143)</w:t>
      </w:r>
    </w:p>
    <w:p w14:paraId="1A7FFA90" w14:textId="77777777" w:rsidR="006B114A" w:rsidRDefault="006B114A" w:rsidP="00996B38">
      <w:r>
        <w:t xml:space="preserve">A colour, usually buff (yellow) or grey, must be used as a land tint in paper charts. ENC portrayed with S-52 in an ECDIS uses a yellow/brown colour (LANDA). </w:t>
      </w:r>
    </w:p>
    <w:p w14:paraId="3ABC1DE9" w14:textId="77777777" w:rsidR="006B114A" w:rsidRDefault="006B114A" w:rsidP="004E6E2A">
      <w:pPr>
        <w:pStyle w:val="Heading3"/>
        <w:numPr>
          <w:ilvl w:val="2"/>
          <w:numId w:val="3"/>
        </w:numPr>
        <w:rPr>
          <w:rFonts w:eastAsia="MS Mincho"/>
        </w:rPr>
      </w:pPr>
      <w:r>
        <w:rPr>
          <w:rFonts w:eastAsia="MS Mincho"/>
        </w:rPr>
        <w:t>Blue (S-4 B-144)</w:t>
      </w:r>
    </w:p>
    <w:p w14:paraId="5DD444F1" w14:textId="77777777" w:rsidR="006B114A" w:rsidRDefault="006B114A" w:rsidP="00996B38">
      <w:r>
        <w:t xml:space="preserve">The colour blue has been used as a tint to emphasize </w:t>
      </w:r>
      <w:r>
        <w:rPr>
          <w:b/>
          <w:bCs/>
        </w:rPr>
        <w:t xml:space="preserve">shallow water. </w:t>
      </w:r>
      <w:r>
        <w:t>Two (or more) densities of blue tint may be used to show different depth bands of shallow water, the darkest tint showing the shallowest water.</w:t>
      </w:r>
    </w:p>
    <w:p w14:paraId="3365AE77" w14:textId="77777777" w:rsidR="006B114A" w:rsidRDefault="006B114A" w:rsidP="004E6E2A">
      <w:pPr>
        <w:pStyle w:val="Heading3"/>
        <w:numPr>
          <w:ilvl w:val="2"/>
          <w:numId w:val="3"/>
        </w:numPr>
        <w:rPr>
          <w:rFonts w:eastAsia="MS Mincho"/>
        </w:rPr>
      </w:pPr>
      <w:r>
        <w:rPr>
          <w:rFonts w:eastAsia="MS Mincho"/>
        </w:rPr>
        <w:t>Green (S-4 B-145)</w:t>
      </w:r>
    </w:p>
    <w:p w14:paraId="5EE2C7B2" w14:textId="77777777" w:rsidR="006B114A" w:rsidRDefault="006B114A" w:rsidP="00996B38">
      <w:pPr>
        <w:spacing w:line="240" w:lineRule="auto"/>
      </w:pPr>
      <w:r>
        <w:t>The colour green may be used as a tint for inter-tidal areas. Green may also be used, instead of magenta, for environmental information and limits; see S-4 B-437.2b.</w:t>
      </w:r>
    </w:p>
    <w:p w14:paraId="3D13E7E8" w14:textId="77777777" w:rsidR="006B114A" w:rsidRDefault="006B114A" w:rsidP="004E6E2A">
      <w:pPr>
        <w:pStyle w:val="Heading3"/>
        <w:numPr>
          <w:ilvl w:val="2"/>
          <w:numId w:val="3"/>
        </w:numPr>
        <w:rPr>
          <w:rFonts w:eastAsia="MS Mincho"/>
        </w:rPr>
      </w:pPr>
      <w:r>
        <w:rPr>
          <w:rFonts w:eastAsia="MS Mincho"/>
        </w:rPr>
        <w:t>Red</w:t>
      </w:r>
    </w:p>
    <w:p w14:paraId="3FB48CDE" w14:textId="77777777" w:rsidR="006B114A" w:rsidRDefault="006B114A" w:rsidP="00996B38">
      <w:pPr>
        <w:spacing w:line="240" w:lineRule="auto"/>
      </w:pPr>
      <w:r>
        <w:t>It should be noted that any symbology using red may be an issue for ECDIS operated in night mode, and therefore the use of red should be avoided as much as possible.</w:t>
      </w:r>
    </w:p>
    <w:p w14:paraId="0C8CF579" w14:textId="66101D49" w:rsidR="006B114A" w:rsidRDefault="006B114A" w:rsidP="004E6E2A">
      <w:pPr>
        <w:pStyle w:val="Heading2"/>
        <w:numPr>
          <w:ilvl w:val="1"/>
          <w:numId w:val="3"/>
        </w:numPr>
        <w:rPr>
          <w:rFonts w:eastAsia="MS Mincho"/>
        </w:rPr>
      </w:pPr>
      <w:bookmarkStart w:id="1079" w:name="_Toc484523885"/>
      <w:bookmarkStart w:id="1080" w:name="_Toc519804934"/>
      <w:r>
        <w:rPr>
          <w:rFonts w:eastAsia="MS Mincho"/>
        </w:rPr>
        <w:t>Day/night/dusk modes</w:t>
      </w:r>
      <w:bookmarkEnd w:id="1079"/>
      <w:bookmarkEnd w:id="1080"/>
    </w:p>
    <w:p w14:paraId="16B1C7C0" w14:textId="7A1F6DF6" w:rsidR="006B114A" w:rsidRDefault="006B114A" w:rsidP="00996B38">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It is required that every product specification that is included in the supported list has colours specified for day, dusk</w:t>
      </w:r>
      <w:ins w:id="1081" w:author="Eivind" w:date="2018-06-25T08:16:00Z">
        <w:r w:rsidR="007D24D5">
          <w:rPr>
            <w:rFonts w:ascii="Calibri" w:eastAsia="Times New Roman" w:hAnsi="Calibri" w:cs="Calibri"/>
            <w:color w:val="000000"/>
            <w:lang w:eastAsia="en-CA"/>
          </w:rPr>
          <w:t>,</w:t>
        </w:r>
      </w:ins>
      <w:r>
        <w:rPr>
          <w:rFonts w:ascii="Calibri" w:eastAsia="Times New Roman" w:hAnsi="Calibri" w:cs="Calibri"/>
          <w:color w:val="000000"/>
          <w:lang w:eastAsia="en-CA"/>
        </w:rPr>
        <w:t xml:space="preserve"> and night modes. The system </w:t>
      </w:r>
      <w:del w:id="1082" w:author="Eivind" w:date="2018-06-20T20:01:00Z">
        <w:r w:rsidDel="00EB3BA6">
          <w:rPr>
            <w:rFonts w:ascii="Calibri" w:eastAsia="Times New Roman" w:hAnsi="Calibri" w:cs="Calibri"/>
            <w:color w:val="000000"/>
            <w:lang w:eastAsia="en-CA"/>
          </w:rPr>
          <w:delText>shall</w:delText>
        </w:r>
      </w:del>
      <w:ins w:id="1083" w:author="Eivind" w:date="2018-06-20T20:01:00Z">
        <w:r w:rsidR="00EB3BA6">
          <w:rPr>
            <w:rFonts w:ascii="Calibri" w:eastAsia="Times New Roman" w:hAnsi="Calibri" w:cs="Calibri"/>
            <w:color w:val="000000"/>
            <w:lang w:eastAsia="en-CA"/>
          </w:rPr>
          <w:t>must</w:t>
        </w:r>
      </w:ins>
      <w:r>
        <w:rPr>
          <w:rFonts w:ascii="Calibri" w:eastAsia="Times New Roman" w:hAnsi="Calibri" w:cs="Calibri"/>
          <w:color w:val="000000"/>
          <w:lang w:eastAsia="en-CA"/>
        </w:rPr>
        <w:t xml:space="preserve"> utilize these colours depending on the mode the viewing system is set to.</w:t>
      </w:r>
    </w:p>
    <w:p w14:paraId="3D48CB58" w14:textId="77777777" w:rsidR="006B114A" w:rsidRDefault="006B114A" w:rsidP="00996B38">
      <w:pPr>
        <w:spacing w:after="0" w:line="240" w:lineRule="auto"/>
        <w:rPr>
          <w:rFonts w:ascii="Calibri" w:eastAsia="Times New Roman" w:hAnsi="Calibri" w:cs="Calibri"/>
          <w:color w:val="000000"/>
          <w:lang w:eastAsia="en-CA"/>
        </w:rPr>
      </w:pPr>
    </w:p>
    <w:p w14:paraId="2CADCA75" w14:textId="2928783E" w:rsidR="006B114A" w:rsidRDefault="006B114A" w:rsidP="004E6E2A">
      <w:pPr>
        <w:pStyle w:val="Heading2"/>
        <w:numPr>
          <w:ilvl w:val="1"/>
          <w:numId w:val="3"/>
        </w:numPr>
        <w:rPr>
          <w:rFonts w:eastAsia="MS Mincho"/>
          <w:lang w:eastAsia="en-CA"/>
        </w:rPr>
      </w:pPr>
      <w:bookmarkStart w:id="1084" w:name="_Toc484523886"/>
      <w:bookmarkStart w:id="1085" w:name="_Toc519804935"/>
      <w:r>
        <w:rPr>
          <w:rFonts w:eastAsia="MS Mincho"/>
          <w:lang w:eastAsia="en-CA"/>
        </w:rPr>
        <w:lastRenderedPageBreak/>
        <w:t>Impacts on viewing groups</w:t>
      </w:r>
      <w:bookmarkEnd w:id="1084"/>
      <w:bookmarkEnd w:id="1085"/>
    </w:p>
    <w:p w14:paraId="223CBC07" w14:textId="77777777" w:rsidR="006B114A" w:rsidRDefault="006B114A" w:rsidP="00996B38">
      <w:r>
        <w:t xml:space="preserve">The viewing group is a concept to control the content of the display. It works as an on/off switch for any drawing instruction assigned to the corresponding viewing group. The concept can be seen as a filter on the list of drawing instructions [S-100, </w:t>
      </w:r>
      <w:r w:rsidRPr="00005F17">
        <w:t>9-11.1.3</w:t>
      </w:r>
      <w:r>
        <w:t xml:space="preserve">]. </w:t>
      </w:r>
    </w:p>
    <w:p w14:paraId="0F062400" w14:textId="30ABF35D" w:rsidR="006B114A" w:rsidRPr="00727DD2" w:rsidRDefault="006B114A" w:rsidP="00996B38">
      <w:pPr>
        <w:rPr>
          <w:lang w:val="en-CA"/>
        </w:rPr>
      </w:pPr>
      <w:r>
        <w:t>Interoperability catalogue viewing groups take</w:t>
      </w:r>
      <w:del w:id="1086" w:author="Eivind" w:date="2018-06-25T08:46:00Z">
        <w:r w:rsidDel="00765AEC">
          <w:delText>s</w:delText>
        </w:r>
      </w:del>
      <w:r>
        <w:t xml:space="preserve"> precedence over the applicable viewing groups for those feature instances in a supported product specification, and that are included in a </w:t>
      </w:r>
      <w:r w:rsidRPr="00E4795A">
        <w:t>S100_IC_DrawingInstruction</w:t>
      </w:r>
      <w:r>
        <w:t xml:space="preserve"> or </w:t>
      </w:r>
      <w:r w:rsidRPr="00E4795A">
        <w:t>S100_IC_Feature</w:t>
      </w:r>
      <w:r>
        <w:t xml:space="preserve"> instance.</w:t>
      </w:r>
    </w:p>
    <w:p w14:paraId="799FC41A" w14:textId="5E9EF0DA" w:rsidR="006B114A" w:rsidRDefault="006B114A" w:rsidP="004E6E2A">
      <w:pPr>
        <w:pStyle w:val="Heading2"/>
        <w:numPr>
          <w:ilvl w:val="1"/>
          <w:numId w:val="3"/>
        </w:numPr>
        <w:rPr>
          <w:rFonts w:eastAsia="MS Mincho"/>
        </w:rPr>
      </w:pPr>
      <w:bookmarkStart w:id="1087" w:name="_Toc484523887"/>
      <w:bookmarkStart w:id="1088" w:name="_Toc519804936"/>
      <w:r>
        <w:rPr>
          <w:rFonts w:eastAsia="MS Mincho"/>
        </w:rPr>
        <w:t>Impacts on portrayal catalogues</w:t>
      </w:r>
      <w:bookmarkEnd w:id="1087"/>
      <w:bookmarkEnd w:id="1088"/>
    </w:p>
    <w:p w14:paraId="01330AD1" w14:textId="187F95CD" w:rsidR="006B114A" w:rsidRDefault="006B114A" w:rsidP="00996B38">
      <w:r>
        <w:t>Viewing systems must manag</w:t>
      </w:r>
      <w:r w:rsidR="005E2091">
        <w:t>e</w:t>
      </w:r>
      <w:r>
        <w:t xml:space="preserve"> the visibility and display priority of data products, especially relative to radar/ARPA or AIS display. Moreover, systems must ensure significant features with over radar flag, in all products are distinguishable in the presence of radar/ARPA and AIS.</w:t>
      </w:r>
      <w:r w:rsidR="00BE1BE0">
        <w:t xml:space="preserve"> Tracks and vessel position information </w:t>
      </w:r>
      <w:r w:rsidR="0011005A">
        <w:t>are</w:t>
      </w:r>
      <w:r w:rsidR="00BE1BE0">
        <w:t xml:space="preserve"> high priority but </w:t>
      </w:r>
      <w:r w:rsidR="007F325E">
        <w:t xml:space="preserve">AIS </w:t>
      </w:r>
      <w:r w:rsidR="00BE1BE0">
        <w:t xml:space="preserve">ASM </w:t>
      </w:r>
      <w:r w:rsidR="007F325E">
        <w:t xml:space="preserve">(application specific messages) </w:t>
      </w:r>
      <w:r w:rsidR="00BE1BE0">
        <w:t>may carry lower-priority information</w:t>
      </w:r>
      <w:r w:rsidR="00CA0301">
        <w:t>,</w:t>
      </w:r>
      <w:r w:rsidR="007F325E">
        <w:t xml:space="preserve"> including </w:t>
      </w:r>
      <w:r w:rsidR="00CA0301">
        <w:t>data</w:t>
      </w:r>
      <w:r w:rsidR="007F325E">
        <w:t xml:space="preserve"> described by an S-100 based product specification (e.g., meteorological and hydrographic information as described in </w:t>
      </w:r>
      <w:r w:rsidR="002023AD">
        <w:t>S-104</w:t>
      </w:r>
      <w:r w:rsidR="00590460">
        <w:t>)</w:t>
      </w:r>
      <w:r w:rsidR="007F325E">
        <w:t>.</w:t>
      </w:r>
    </w:p>
    <w:p w14:paraId="1E32A0A9" w14:textId="77777777" w:rsidR="006B114A" w:rsidRDefault="006B114A" w:rsidP="004E6E2A">
      <w:pPr>
        <w:pStyle w:val="Heading2"/>
        <w:numPr>
          <w:ilvl w:val="1"/>
          <w:numId w:val="3"/>
        </w:numPr>
        <w:rPr>
          <w:rFonts w:eastAsia="MS Mincho"/>
        </w:rPr>
      </w:pPr>
      <w:bookmarkStart w:id="1089" w:name="_Ref517417687"/>
      <w:bookmarkStart w:id="1090" w:name="_Toc519804937"/>
      <w:bookmarkStart w:id="1091" w:name="_Toc484523888"/>
      <w:r>
        <w:rPr>
          <w:rFonts w:eastAsia="MS Mincho"/>
        </w:rPr>
        <w:t>Meta-features</w:t>
      </w:r>
      <w:bookmarkEnd w:id="1089"/>
      <w:bookmarkEnd w:id="1090"/>
    </w:p>
    <w:p w14:paraId="174A37BC" w14:textId="77777777" w:rsidR="006B114A" w:rsidRDefault="006B114A" w:rsidP="00996B38">
      <w:r>
        <w:t>In general, the viewing system should allow display of meta features for only one product at a time. This is in order to minimize display clutter, user confusion, and the possibility of interpreting meta-features for one product as applying to a different product.</w:t>
      </w:r>
    </w:p>
    <w:p w14:paraId="1548D917" w14:textId="77777777" w:rsidR="006B114A" w:rsidRDefault="006B114A" w:rsidP="00996B38">
      <w:r>
        <w:t>This means, for example, that data quality meta features for different on-screen products should not be displayed simultaneously, and that only the top most product data quality should be shown at any given time. This also applies in areas of the screen where the topmost product does not cover.</w:t>
      </w:r>
    </w:p>
    <w:p w14:paraId="64FF6AEC" w14:textId="77777777" w:rsidR="00C17929" w:rsidRDefault="00C17929" w:rsidP="004E6E2A">
      <w:pPr>
        <w:pStyle w:val="Heading3"/>
        <w:numPr>
          <w:ilvl w:val="2"/>
          <w:numId w:val="3"/>
        </w:numPr>
        <w:rPr>
          <w:rFonts w:eastAsia="MS Mincho"/>
        </w:rPr>
      </w:pPr>
      <w:r>
        <w:rPr>
          <w:rFonts w:eastAsia="MS Mincho"/>
        </w:rPr>
        <w:t>Data quality for individual products</w:t>
      </w:r>
    </w:p>
    <w:p w14:paraId="1A6EE323" w14:textId="5B304289" w:rsidR="00C17929" w:rsidRDefault="00C17929" w:rsidP="00C17929">
      <w:r>
        <w:t xml:space="preserve">This </w:t>
      </w:r>
      <w:del w:id="1092" w:author="Raphael Malyankar" w:date="2018-07-02T18:21:00Z">
        <w:r w:rsidDel="002E440F">
          <w:delText xml:space="preserve">clause </w:delText>
        </w:r>
      </w:del>
      <w:ins w:id="1093" w:author="Raphael Malyankar" w:date="2018-07-02T18:21:00Z">
        <w:r w:rsidR="002E440F">
          <w:t xml:space="preserve">section </w:t>
        </w:r>
      </w:ins>
      <w:r>
        <w:t>applies to the case where multiple products are on-screen and quality meta-features are enabled. Only one set of quality features should be displayed at any given time to avoid clutter and mis</w:t>
      </w:r>
      <w:del w:id="1094" w:author="Eivind" w:date="2018-06-25T08:47:00Z">
        <w:r w:rsidDel="00765AEC">
          <w:delText>-</w:delText>
        </w:r>
      </w:del>
      <w:r>
        <w:t>reading the meaning of the quality metadata.</w:t>
      </w:r>
    </w:p>
    <w:p w14:paraId="2B0C71CF" w14:textId="77777777" w:rsidR="00C17929" w:rsidRDefault="00C17929" w:rsidP="00C17929">
      <w:r>
        <w:t xml:space="preserve">Interoperability catalogues do not specify means of distinguishing data quality portrayals for individual products. Product specifications must provide rules for display of data quality metadata (including data quality meta-feature information), which the ECDIS will used to portray data quality. </w:t>
      </w:r>
    </w:p>
    <w:p w14:paraId="1776DF9A" w14:textId="219380F3" w:rsidR="00C17929" w:rsidRDefault="00C17929" w:rsidP="00C17929">
      <w:r>
        <w:t>Means of distinguishing data quality portrayals for individual products</w:t>
      </w:r>
      <w:r w:rsidDel="005B3536">
        <w:t xml:space="preserve"> </w:t>
      </w:r>
      <w:r>
        <w:t xml:space="preserve">is left to the </w:t>
      </w:r>
      <w:r w:rsidR="005177DD">
        <w:t xml:space="preserve">product </w:t>
      </w:r>
      <w:r w:rsidR="00AB1170">
        <w:t xml:space="preserve">specification </w:t>
      </w:r>
      <w:r w:rsidR="005177DD">
        <w:t>authors</w:t>
      </w:r>
      <w:r w:rsidR="00AB1170">
        <w:t xml:space="preserve"> (in particular, portrayal catalogue </w:t>
      </w:r>
      <w:r w:rsidR="005177DD">
        <w:t>authors</w:t>
      </w:r>
      <w:r w:rsidR="00AB1170">
        <w:t xml:space="preserve">) and </w:t>
      </w:r>
      <w:r>
        <w:t>OEM, and can be handled by distinguishing portrayal rules or symbology for different products’ data quality meta-features, such as c</w:t>
      </w:r>
      <w:r w:rsidRPr="005B3536">
        <w:t>olour coding</w:t>
      </w:r>
      <w:r>
        <w:t xml:space="preserve"> or</w:t>
      </w:r>
      <w:r w:rsidRPr="005B3536">
        <w:t xml:space="preserve"> special line symbol</w:t>
      </w:r>
      <w:r>
        <w:t>. There should also be a clear</w:t>
      </w:r>
      <w:r w:rsidRPr="005B3536">
        <w:t xml:space="preserve"> </w:t>
      </w:r>
      <w:r>
        <w:t>on-screen</w:t>
      </w:r>
      <w:r w:rsidRPr="005B3536">
        <w:t xml:space="preserve"> message saying what </w:t>
      </w:r>
      <w:del w:id="1095" w:author="Eivind" w:date="2018-06-20T21:22:00Z">
        <w:r w:rsidRPr="005B3536" w:rsidDel="00606361">
          <w:delText xml:space="preserve">DQ </w:delText>
        </w:r>
      </w:del>
      <w:ins w:id="1096" w:author="Eivind" w:date="2018-06-20T21:22:00Z">
        <w:r w:rsidR="00606361">
          <w:t>data quality</w:t>
        </w:r>
        <w:r w:rsidR="00606361" w:rsidRPr="005B3536">
          <w:t xml:space="preserve"> </w:t>
        </w:r>
      </w:ins>
      <w:r w:rsidRPr="005B3536">
        <w:t>features are displayed</w:t>
      </w:r>
      <w:r>
        <w:t xml:space="preserve"> in order to give users a firm indication of </w:t>
      </w:r>
      <w:r w:rsidR="002E6E57">
        <w:t>the layer to which</w:t>
      </w:r>
      <w:r>
        <w:t xml:space="preserve"> the </w:t>
      </w:r>
      <w:r w:rsidR="008C4886">
        <w:t xml:space="preserve">currently </w:t>
      </w:r>
      <w:r w:rsidR="002E6E57">
        <w:t xml:space="preserve">displayed </w:t>
      </w:r>
      <w:r>
        <w:t xml:space="preserve">quality metadata </w:t>
      </w:r>
      <w:r w:rsidR="002E6E57">
        <w:t>applies</w:t>
      </w:r>
      <w:r w:rsidRPr="005B3536">
        <w:t>.</w:t>
      </w:r>
    </w:p>
    <w:p w14:paraId="466CE2C6" w14:textId="77777777" w:rsidR="00C17929" w:rsidRDefault="00C17929" w:rsidP="004E6E2A">
      <w:pPr>
        <w:pStyle w:val="Heading3"/>
        <w:numPr>
          <w:ilvl w:val="2"/>
          <w:numId w:val="3"/>
        </w:numPr>
        <w:rPr>
          <w:rFonts w:eastAsia="MS Mincho"/>
        </w:rPr>
      </w:pPr>
      <w:r>
        <w:rPr>
          <w:rFonts w:eastAsia="MS Mincho"/>
        </w:rPr>
        <w:t>Portrayal of data quality for combinations</w:t>
      </w:r>
    </w:p>
    <w:p w14:paraId="5A4498E0" w14:textId="4A8943D4" w:rsidR="00C17929" w:rsidRDefault="00C17929" w:rsidP="00C17929">
      <w:r w:rsidRPr="00F92809">
        <w:t xml:space="preserve">Interoperability catalogues do not include combining data quality portrayals. The recommendation in </w:t>
      </w:r>
      <w:r w:rsidR="00A374AE">
        <w:t>section 10</w:t>
      </w:r>
      <w:r w:rsidRPr="00F92809">
        <w:t>.7 about displaying only o</w:t>
      </w:r>
      <w:r w:rsidRPr="00BF7BE4">
        <w:t>ne set of meta-features is strengthened for data quality in particular. This specification recommends against simultaneous portrayal of data quality from different products.</w:t>
      </w:r>
    </w:p>
    <w:p w14:paraId="14A9A624" w14:textId="6DF9435B" w:rsidR="00C17929" w:rsidRDefault="00C17929" w:rsidP="00C17929">
      <w:r>
        <w:t xml:space="preserve">Since </w:t>
      </w:r>
      <w:r w:rsidRPr="005B3536">
        <w:t>ENC</w:t>
      </w:r>
      <w:r>
        <w:t xml:space="preserve"> data is expected to be the base layer in most, if not all, combinations, the ENC data quality</w:t>
      </w:r>
      <w:r w:rsidRPr="005B3536">
        <w:t xml:space="preserve"> may not be shown if only top layer d</w:t>
      </w:r>
      <w:r>
        <w:t xml:space="preserve">ata </w:t>
      </w:r>
      <w:r w:rsidRPr="005B3536">
        <w:t>q</w:t>
      </w:r>
      <w:r>
        <w:t>uality</w:t>
      </w:r>
      <w:r w:rsidRPr="005B3536">
        <w:t xml:space="preserve"> is displayed</w:t>
      </w:r>
      <w:r w:rsidR="00274464">
        <w:t>. This would</w:t>
      </w:r>
      <w:r w:rsidRPr="005B3536">
        <w:t xml:space="preserve"> </w:t>
      </w:r>
      <w:r>
        <w:t>forc</w:t>
      </w:r>
      <w:r w:rsidR="00274464">
        <w:t>e</w:t>
      </w:r>
      <w:r>
        <w:t xml:space="preserve"> user</w:t>
      </w:r>
      <w:r w:rsidR="00274464">
        <w:t>s</w:t>
      </w:r>
      <w:r>
        <w:t xml:space="preserve"> to turn off </w:t>
      </w:r>
      <w:r w:rsidRPr="005B3536">
        <w:t xml:space="preserve">all other layers </w:t>
      </w:r>
      <w:r w:rsidR="00274464">
        <w:t xml:space="preserve">in </w:t>
      </w:r>
      <w:r w:rsidR="00274464">
        <w:lastRenderedPageBreak/>
        <w:t>order</w:t>
      </w:r>
      <w:r w:rsidRPr="005B3536">
        <w:t xml:space="preserve"> to </w:t>
      </w:r>
      <w:r w:rsidR="00274464">
        <w:t>see</w:t>
      </w:r>
      <w:r w:rsidRPr="005B3536">
        <w:t xml:space="preserve"> </w:t>
      </w:r>
      <w:r>
        <w:t>ENC</w:t>
      </w:r>
      <w:r w:rsidRPr="005B3536">
        <w:t xml:space="preserve"> d</w:t>
      </w:r>
      <w:r>
        <w:t xml:space="preserve">ata </w:t>
      </w:r>
      <w:r w:rsidRPr="005B3536">
        <w:t>q</w:t>
      </w:r>
      <w:r>
        <w:t>uality</w:t>
      </w:r>
      <w:r w:rsidR="00274464">
        <w:t xml:space="preserve"> features on the graphic display. It</w:t>
      </w:r>
      <w:r>
        <w:t xml:space="preserve"> is therefore recommended that OEMs include functions to let the user select which </w:t>
      </w:r>
      <w:r w:rsidR="00E62C89">
        <w:t xml:space="preserve">product’s </w:t>
      </w:r>
      <w:r>
        <w:t>data quality should be displayed.</w:t>
      </w:r>
      <w:r w:rsidRPr="005B3536">
        <w:t xml:space="preserve"> </w:t>
      </w:r>
    </w:p>
    <w:p w14:paraId="12E65EC8" w14:textId="333BC1C5" w:rsidR="006B114A" w:rsidRDefault="006B114A" w:rsidP="00DA7F8F">
      <w:pPr>
        <w:pStyle w:val="Heading2"/>
        <w:numPr>
          <w:ilvl w:val="1"/>
          <w:numId w:val="3"/>
        </w:numPr>
        <w:rPr>
          <w:rFonts w:eastAsia="MS Mincho"/>
        </w:rPr>
      </w:pPr>
      <w:bookmarkStart w:id="1097" w:name="_Toc484523889"/>
      <w:bookmarkStart w:id="1098" w:name="_Ref517456642"/>
      <w:bookmarkStart w:id="1099" w:name="_Ref517456662"/>
      <w:bookmarkStart w:id="1100" w:name="_Toc519804938"/>
      <w:bookmarkEnd w:id="1091"/>
      <w:r>
        <w:rPr>
          <w:rFonts w:eastAsia="MS Mincho"/>
        </w:rPr>
        <w:t>Display of text</w:t>
      </w:r>
      <w:bookmarkEnd w:id="1097"/>
      <w:bookmarkEnd w:id="1098"/>
      <w:bookmarkEnd w:id="1099"/>
      <w:bookmarkEnd w:id="1100"/>
    </w:p>
    <w:p w14:paraId="2ACECCD0" w14:textId="0A3DDB74" w:rsidR="006B114A" w:rsidRDefault="006B114A" w:rsidP="00996B38">
      <w:r>
        <w:t>Text is typically the last item drawn, before own ship. In general, rules for placement, display selection</w:t>
      </w:r>
      <w:ins w:id="1101" w:author="Eivind" w:date="2018-06-25T08:17:00Z">
        <w:r w:rsidR="007D24D5">
          <w:t>,</w:t>
        </w:r>
      </w:ins>
      <w:r>
        <w:t xml:space="preserve"> and management of long text are defined in the individual product specification. The interoperability catalogue would, in general, only govern when a feature that text is generated from is displayed. </w:t>
      </w:r>
    </w:p>
    <w:p w14:paraId="5A941D34" w14:textId="521A00A0" w:rsidR="006B114A" w:rsidRDefault="006B114A" w:rsidP="00996B38">
      <w:r>
        <w:t>Viewer systems should ensure that text never overlap</w:t>
      </w:r>
      <w:r w:rsidR="00E62C89">
        <w:t>s</w:t>
      </w:r>
      <w:r>
        <w:t xml:space="preserve"> significant features that are of navigational significance, specifically dangers (e.g. obstruction, wreck, rock) that are shallower than the mariner's safety contour</w:t>
      </w:r>
      <w:ins w:id="1102" w:author="Eivind" w:date="2018-06-25T08:18:00Z">
        <w:r w:rsidR="007D24D5">
          <w:t>,</w:t>
        </w:r>
      </w:ins>
      <w:r>
        <w:t xml:space="preserve"> or an aid to navigation.</w:t>
      </w:r>
    </w:p>
    <w:p w14:paraId="7F314554" w14:textId="77777777" w:rsidR="006B114A" w:rsidRDefault="006B114A" w:rsidP="00996B38">
      <w:r>
        <w:rPr>
          <w:noProof/>
          <w:lang w:val="fr-FR" w:eastAsia="fr-FR"/>
        </w:rPr>
        <mc:AlternateContent>
          <mc:Choice Requires="wps">
            <w:drawing>
              <wp:anchor distT="45720" distB="45720" distL="114300" distR="114300" simplePos="0" relativeHeight="251665408" behindDoc="0" locked="0" layoutInCell="1" allowOverlap="1" wp14:anchorId="11BF0EAD" wp14:editId="69A2CBFA">
                <wp:simplePos x="0" y="0"/>
                <wp:positionH relativeFrom="column">
                  <wp:posOffset>-12700</wp:posOffset>
                </wp:positionH>
                <wp:positionV relativeFrom="paragraph">
                  <wp:posOffset>295910</wp:posOffset>
                </wp:positionV>
                <wp:extent cx="5791200" cy="274320"/>
                <wp:effectExtent l="0" t="0" r="19050" b="1143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74320"/>
                        </a:xfrm>
                        <a:prstGeom prst="rect">
                          <a:avLst/>
                        </a:prstGeom>
                        <a:solidFill>
                          <a:srgbClr val="FFFFFF"/>
                        </a:solidFill>
                        <a:ln w="9525">
                          <a:solidFill>
                            <a:srgbClr val="000000"/>
                          </a:solidFill>
                          <a:miter lim="800000"/>
                          <a:headEnd/>
                          <a:tailEnd/>
                        </a:ln>
                      </wps:spPr>
                      <wps:txbx>
                        <w:txbxContent>
                          <w:p w14:paraId="0EFBDC41" w14:textId="77777777" w:rsidR="00820BA8" w:rsidRDefault="00820BA8" w:rsidP="00996B38">
                            <w:r>
                              <w:t>OEMs may add functions for enhanced automatic text placement.</w:t>
                            </w:r>
                          </w:p>
                          <w:p w14:paraId="6F3D6747" w14:textId="77777777" w:rsidR="00820BA8" w:rsidRDefault="00820B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BF0EAD" id="_x0000_s1035" type="#_x0000_t202" style="position:absolute;left:0;text-align:left;margin-left:-1pt;margin-top:23.3pt;width:456pt;height:21.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">
                <v:textbox>
                  <w:txbxContent>
                    <w:p w14:paraId="0EFBDC41" w14:textId="77777777" w:rsidR="00820BA8" w:rsidRDefault="00820BA8" w:rsidP="00996B38">
                      <w:r>
                        <w:t>OEMs may add functions for enhanced automatic text placement.</w:t>
                      </w:r>
                    </w:p>
                    <w:p w14:paraId="6F3D6747" w14:textId="77777777" w:rsidR="00820BA8" w:rsidRDefault="00820BA8"/>
                  </w:txbxContent>
                </v:textbox>
                <w10:wrap type="square"/>
              </v:shape>
            </w:pict>
          </mc:Fallback>
        </mc:AlternateContent>
      </w:r>
      <w:r w:rsidRPr="00937E15">
        <w:t xml:space="preserve">If the centre of the </w:t>
      </w:r>
      <w:r>
        <w:t>text</w:t>
      </w:r>
      <w:r w:rsidRPr="00937E15">
        <w:t xml:space="preserve"> bounding box falls outside of the </w:t>
      </w:r>
      <w:r>
        <w:t xml:space="preserve">dataset </w:t>
      </w:r>
      <w:r w:rsidRPr="00937E15">
        <w:t>area</w:t>
      </w:r>
      <w:r>
        <w:t>,</w:t>
      </w:r>
      <w:r w:rsidRPr="00937E15">
        <w:t xml:space="preserve"> then it must not be drawn.</w:t>
      </w:r>
    </w:p>
    <w:p w14:paraId="203DA7DF" w14:textId="583ACB1C" w:rsidR="006B114A" w:rsidRDefault="006B114A" w:rsidP="00BB3374">
      <w:pPr>
        <w:pStyle w:val="Heading2"/>
        <w:numPr>
          <w:ilvl w:val="1"/>
          <w:numId w:val="3"/>
        </w:numPr>
        <w:rPr>
          <w:rFonts w:eastAsia="MS Mincho"/>
        </w:rPr>
      </w:pPr>
      <w:bookmarkStart w:id="1103" w:name="_Toc484523890"/>
      <w:bookmarkStart w:id="1104" w:name="_Ref517458200"/>
      <w:bookmarkStart w:id="1105" w:name="_Ref517458283"/>
      <w:bookmarkStart w:id="1106" w:name="_Toc519804939"/>
      <w:r>
        <w:rPr>
          <w:rFonts w:eastAsia="MS Mincho"/>
        </w:rPr>
        <w:t>Skin-of-the earth replacement</w:t>
      </w:r>
      <w:bookmarkEnd w:id="1103"/>
      <w:bookmarkEnd w:id="1104"/>
      <w:bookmarkEnd w:id="1105"/>
      <w:bookmarkEnd w:id="1106"/>
    </w:p>
    <w:p w14:paraId="785DCF54" w14:textId="7FD69BE5" w:rsidR="006B114A" w:rsidRDefault="006B114A" w:rsidP="00996B38">
      <w:r>
        <w:t>Skin of the earth replacement within the sense of interoperability depends on the interoperability level chosen. Common among all the levels is that anything that replace</w:t>
      </w:r>
      <w:r w:rsidR="00E62C89">
        <w:t>s</w:t>
      </w:r>
      <w:r>
        <w:t xml:space="preserve"> S-101 </w:t>
      </w:r>
      <w:bookmarkStart w:id="1107" w:name="_Hlk487712751"/>
      <w:r>
        <w:t>skin of the earth features</w:t>
      </w:r>
      <w:bookmarkEnd w:id="1107"/>
      <w:r>
        <w:t xml:space="preserve">, will overwrite it by having a higher priority, i.e. drawn later. The major difference between the levels is in the overwriting, where the lowest level overwrites </w:t>
      </w:r>
      <w:r w:rsidRPr="005A6B76">
        <w:t xml:space="preserve">skin of the earth features </w:t>
      </w:r>
      <w:r>
        <w:t>and everything else, while the subsequent levels permit interleaving, replacing or merging of features from different products creating hybrid features.</w:t>
      </w:r>
    </w:p>
    <w:p w14:paraId="41E7C7FF" w14:textId="5EB4D193" w:rsidR="006B114A" w:rsidRDefault="006B114A" w:rsidP="00996B38">
      <w:r>
        <w:t xml:space="preserve">Gridded data will generally go over ENC and obscure ENC features, either all (interoperability </w:t>
      </w:r>
      <w:del w:id="1108" w:author="Eivind" w:date="2018-06-21T20:19:00Z">
        <w:r w:rsidDel="00574B55">
          <w:delText xml:space="preserve">level </w:delText>
        </w:r>
      </w:del>
      <w:ins w:id="1109" w:author="Eivind" w:date="2018-06-21T20:19:00Z">
        <w:r w:rsidR="00574B55">
          <w:t xml:space="preserve">Level </w:t>
        </w:r>
      </w:ins>
      <w:r>
        <w:t xml:space="preserve">0) or specific features (interoperability </w:t>
      </w:r>
      <w:del w:id="1110" w:author="Eivind" w:date="2018-06-21T20:19:00Z">
        <w:r w:rsidDel="00574B55">
          <w:delText xml:space="preserve">level </w:delText>
        </w:r>
      </w:del>
      <w:ins w:id="1111" w:author="Eivind" w:date="2018-06-21T20:20:00Z">
        <w:r w:rsidR="00574B55">
          <w:t>L</w:t>
        </w:r>
      </w:ins>
      <w:ins w:id="1112" w:author="Eivind" w:date="2018-06-21T20:19:00Z">
        <w:r w:rsidR="00574B55">
          <w:t>eve</w:t>
        </w:r>
      </w:ins>
      <w:ins w:id="1113" w:author="Eivind" w:date="2018-06-21T20:20:00Z">
        <w:r w:rsidR="00574B55">
          <w:t>ls</w:t>
        </w:r>
      </w:ins>
      <w:ins w:id="1114" w:author="Eivind" w:date="2018-06-21T20:19:00Z">
        <w:r w:rsidR="00574B55">
          <w:t xml:space="preserve"> </w:t>
        </w:r>
      </w:ins>
      <w:r>
        <w:t>1 or 2) depending on interoperability level chosen, the predefined combinations or display plane of the features that are interacting.</w:t>
      </w:r>
    </w:p>
    <w:p w14:paraId="73F04C7D" w14:textId="45CEF7A0" w:rsidR="006B114A" w:rsidRDefault="006B114A" w:rsidP="00996B38">
      <w:r>
        <w:t>Example 1</w:t>
      </w:r>
      <w:ins w:id="1115" w:author="Raphael Malyankar" w:date="2018-07-02T19:20:00Z">
        <w:r w:rsidR="009F259B">
          <w:rPr>
            <w:lang w:val="en-CA"/>
          </w:rPr>
          <w:t>:</w:t>
        </w:r>
      </w:ins>
      <w:del w:id="1116" w:author="Raphael Malyankar" w:date="2018-07-02T19:20:00Z">
        <w:r w:rsidDel="009F259B">
          <w:rPr>
            <w:lang w:val="en-CA"/>
          </w:rPr>
          <w:delText>;</w:delText>
        </w:r>
      </w:del>
      <w:r>
        <w:t xml:space="preserve"> </w:t>
      </w:r>
      <w:ins w:id="1117" w:author="Raphael Malyankar" w:date="2018-07-02T19:20:00Z">
        <w:r w:rsidR="009F259B">
          <w:t>H</w:t>
        </w:r>
      </w:ins>
      <w:del w:id="1118" w:author="Raphael Malyankar" w:date="2018-07-02T19:20:00Z">
        <w:r w:rsidDel="009F259B">
          <w:delText>h</w:delText>
        </w:r>
      </w:del>
      <w:r>
        <w:t>igh definition gridded bathymetry replaces (overwrite) depth area and depth contours, but soundings, aids to navigation,</w:t>
      </w:r>
      <w:ins w:id="1119" w:author="Eivind" w:date="2018-06-25T08:57:00Z">
        <w:r w:rsidR="00A300E7">
          <w:t xml:space="preserve"> and</w:t>
        </w:r>
      </w:ins>
      <w:r>
        <w:t xml:space="preserve"> obstructions are over the high definition bathy</w:t>
      </w:r>
      <w:ins w:id="1120" w:author="Raphael Malyankar" w:date="2018-07-02T19:20:00Z">
        <w:r w:rsidR="009F259B">
          <w:t>metry</w:t>
        </w:r>
      </w:ins>
      <w:r>
        <w:t xml:space="preserve"> (interoperability </w:t>
      </w:r>
      <w:del w:id="1121" w:author="Eivind" w:date="2018-06-21T20:20:00Z">
        <w:r w:rsidDel="00574B55">
          <w:delText xml:space="preserve">level </w:delText>
        </w:r>
      </w:del>
      <w:ins w:id="1122" w:author="Eivind" w:date="2018-06-21T20:20:00Z">
        <w:r w:rsidR="00574B55">
          <w:t xml:space="preserve">Level </w:t>
        </w:r>
      </w:ins>
      <w:r>
        <w:t>1).</w:t>
      </w:r>
    </w:p>
    <w:p w14:paraId="64B342DB" w14:textId="57620D4E" w:rsidR="006B114A" w:rsidRDefault="006B114A" w:rsidP="00996B38">
      <w:r w:rsidRPr="00B257DF">
        <w:rPr>
          <w:strike/>
          <w:noProof/>
          <w:lang w:val="fr-FR" w:eastAsia="fr-FR"/>
        </w:rPr>
        <mc:AlternateContent>
          <mc:Choice Requires="wps">
            <w:drawing>
              <wp:anchor distT="45720" distB="45720" distL="114300" distR="114300" simplePos="0" relativeHeight="251666432" behindDoc="0" locked="0" layoutInCell="1" allowOverlap="1" wp14:anchorId="25781A73" wp14:editId="0B9B8572">
                <wp:simplePos x="0" y="0"/>
                <wp:positionH relativeFrom="column">
                  <wp:posOffset>-12700</wp:posOffset>
                </wp:positionH>
                <wp:positionV relativeFrom="paragraph">
                  <wp:posOffset>364490</wp:posOffset>
                </wp:positionV>
                <wp:extent cx="5905500" cy="876300"/>
                <wp:effectExtent l="0" t="0" r="1905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876300"/>
                        </a:xfrm>
                        <a:prstGeom prst="rect">
                          <a:avLst/>
                        </a:prstGeom>
                        <a:solidFill>
                          <a:srgbClr val="FFFFFF"/>
                        </a:solidFill>
                        <a:ln w="9525">
                          <a:solidFill>
                            <a:srgbClr val="000000"/>
                          </a:solidFill>
                          <a:miter lim="800000"/>
                          <a:headEnd/>
                          <a:tailEnd/>
                        </a:ln>
                      </wps:spPr>
                      <wps:txbx>
                        <w:txbxContent>
                          <w:p w14:paraId="774DE036" w14:textId="26C0D7D4" w:rsidR="00820BA8" w:rsidRDefault="00820BA8">
                            <w:r>
                              <w:t xml:space="preserve">Safety contour comes from ENC and is generated by viewer system. This safety contour is an IMO requirement </w:t>
                            </w:r>
                            <w:r>
                              <w:rPr>
                                <w:lang w:val="en-CA"/>
                              </w:rPr>
                              <w:t>(IMO Performance Standard 5.8</w:t>
                            </w:r>
                            <w:r>
                              <w:t xml:space="preserve"> (MAS.232(82))) for ECDIS and should be presented with highest priority when turned on by the user. OEMs are permitted to add additional safety contour functions, for example; generated from combining high definition gridded bathymetry (S-102) and S-104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781A73" id="_x0000_s1036" type="#_x0000_t202" style="position:absolute;left:0;text-align:left;margin-left:-1pt;margin-top:28.7pt;width:465pt;height:69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">
                <v:textbox>
                  <w:txbxContent>
                    <w:p w14:paraId="774DE036" w14:textId="26C0D7D4" w:rsidR="00820BA8" w:rsidRDefault="00820BA8">
                      <w:r>
                        <w:t xml:space="preserve">Safety contour comes from ENC and is generated by viewer system. This safety contour is an IMO requirement </w:t>
                      </w:r>
                      <w:r>
                        <w:rPr>
                          <w:lang w:val="en-CA"/>
                        </w:rPr>
                        <w:t>(IMO Performance Standard 5.8</w:t>
                      </w:r>
                      <w:r>
                        <w:t xml:space="preserve"> (MAS.232(82))) for ECDIS and should be presented with highest priority when turned on by the user. OEMs are permitted to add additional safety contour functions, for example; generated from combining high definition gridded bathymetry (S-102) and S-104 input.</w:t>
                      </w:r>
                    </w:p>
                  </w:txbxContent>
                </v:textbox>
                <w10:wrap type="square"/>
              </v:shape>
            </w:pict>
          </mc:Fallback>
        </mc:AlternateContent>
      </w:r>
      <w:r>
        <w:t>Example 2</w:t>
      </w:r>
      <w:ins w:id="1123" w:author="Raphael Malyankar" w:date="2018-07-02T19:20:00Z">
        <w:r w:rsidR="009F259B">
          <w:t>:</w:t>
        </w:r>
      </w:ins>
      <w:del w:id="1124" w:author="Raphael Malyankar" w:date="2018-07-02T19:20:00Z">
        <w:r w:rsidDel="009F259B">
          <w:delText>;</w:delText>
        </w:r>
      </w:del>
      <w:r>
        <w:t xml:space="preserve"> </w:t>
      </w:r>
      <w:ins w:id="1125" w:author="Raphael Malyankar" w:date="2018-07-02T19:20:00Z">
        <w:r w:rsidR="009F259B">
          <w:t>S</w:t>
        </w:r>
      </w:ins>
      <w:del w:id="1126" w:author="Raphael Malyankar" w:date="2018-07-02T19:20:00Z">
        <w:r w:rsidDel="009F259B">
          <w:delText>s</w:delText>
        </w:r>
      </w:del>
      <w:r>
        <w:t>urface current gridded data goes over ENC and replace</w:t>
      </w:r>
      <w:ins w:id="1127" w:author="Eivind" w:date="2018-06-25T08:59:00Z">
        <w:r w:rsidR="00A300E7">
          <w:t>s</w:t>
        </w:r>
      </w:ins>
      <w:r>
        <w:t xml:space="preserve"> all surface current features (interoperability </w:t>
      </w:r>
      <w:del w:id="1128" w:author="Eivind" w:date="2018-06-21T20:20:00Z">
        <w:r w:rsidDel="00574B55">
          <w:delText xml:space="preserve">level </w:delText>
        </w:r>
      </w:del>
      <w:ins w:id="1129" w:author="Eivind" w:date="2018-06-21T20:20:00Z">
        <w:r w:rsidR="00574B55">
          <w:t xml:space="preserve">Level </w:t>
        </w:r>
      </w:ins>
      <w:r>
        <w:t>2).</w:t>
      </w:r>
    </w:p>
    <w:p w14:paraId="4C18B7AE" w14:textId="368D402A" w:rsidR="006B114A" w:rsidRDefault="006B114A" w:rsidP="00BB3374">
      <w:pPr>
        <w:pStyle w:val="Heading3"/>
        <w:numPr>
          <w:ilvl w:val="2"/>
          <w:numId w:val="3"/>
        </w:numPr>
        <w:rPr>
          <w:rFonts w:eastAsia="MS Mincho"/>
        </w:rPr>
      </w:pPr>
      <w:bookmarkStart w:id="1130" w:name="_Toc484523891"/>
      <w:bookmarkStart w:id="1131" w:name="_Ref517458225"/>
      <w:bookmarkStart w:id="1132" w:name="_Ref517458304"/>
      <w:r>
        <w:rPr>
          <w:rFonts w:eastAsia="MS Mincho"/>
        </w:rPr>
        <w:t>Skin-of-the earth feature adjusting</w:t>
      </w:r>
      <w:bookmarkEnd w:id="1130"/>
      <w:bookmarkEnd w:id="1131"/>
      <w:bookmarkEnd w:id="1132"/>
    </w:p>
    <w:p w14:paraId="6B4B6C2B" w14:textId="77777777" w:rsidR="006B114A" w:rsidRPr="00033566" w:rsidRDefault="006B114A" w:rsidP="00996B38">
      <w:pPr>
        <w:jc w:val="left"/>
        <w:rPr>
          <w:lang w:val="en-US"/>
        </w:rPr>
      </w:pPr>
      <w:r w:rsidRPr="00033566">
        <w:rPr>
          <w:lang w:val="en-US"/>
        </w:rPr>
        <w:t>This section covers the possibility of the skin of the earth features geometry and/or attribute values being dynamically adjusted based on the corresponding features in other data layers.</w:t>
      </w:r>
    </w:p>
    <w:p w14:paraId="4781A548" w14:textId="74C5F6E5" w:rsidR="006B114A" w:rsidRDefault="006B114A" w:rsidP="00996B38">
      <w:r w:rsidRPr="005D138E">
        <w:t xml:space="preserve">Changes to the location or extent of symbols displayed on the screen due to a feature in </w:t>
      </w:r>
      <w:r w:rsidR="004E70D4">
        <w:t>another</w:t>
      </w:r>
      <w:r w:rsidR="004E70D4" w:rsidRPr="005D138E">
        <w:t xml:space="preserve"> </w:t>
      </w:r>
      <w:r w:rsidRPr="005D138E">
        <w:t xml:space="preserve">dataset </w:t>
      </w:r>
      <w:r w:rsidR="00E62C89">
        <w:t>are</w:t>
      </w:r>
      <w:r>
        <w:t xml:space="preserve"> only possible in interoperability </w:t>
      </w:r>
      <w:del w:id="1133" w:author="Eivind" w:date="2018-06-21T20:20:00Z">
        <w:r w:rsidDel="00574B55">
          <w:delText xml:space="preserve">levels </w:delText>
        </w:r>
      </w:del>
      <w:ins w:id="1134" w:author="Eivind" w:date="2018-06-21T20:20:00Z">
        <w:r w:rsidR="00574B55">
          <w:t xml:space="preserve">Levels </w:t>
        </w:r>
      </w:ins>
      <w:r>
        <w:t xml:space="preserve">3 and 4. These changes </w:t>
      </w:r>
      <w:r w:rsidRPr="005D138E">
        <w:t xml:space="preserve">effectively augment the geometry </w:t>
      </w:r>
      <w:r>
        <w:t>and/or</w:t>
      </w:r>
      <w:r w:rsidRPr="005D138E">
        <w:t xml:space="preserve"> </w:t>
      </w:r>
      <w:r>
        <w:t xml:space="preserve">attributes of </w:t>
      </w:r>
      <w:r w:rsidRPr="005D138E">
        <w:t>a conceptually different feature in another dataset (though the nominal value remains unchanged). E.g., surface or sea-floor ice may effectively change the geometry of safety contours, by reducing the extent of safe water or affecting depths and underkeel clearance in ways that depend on vessel characteristics and icebreaker activity.</w:t>
      </w:r>
    </w:p>
    <w:p w14:paraId="53AE9824" w14:textId="7D7F5A35" w:rsidR="006B114A" w:rsidRPr="00F541DD" w:rsidRDefault="006B114A" w:rsidP="00BB3374">
      <w:pPr>
        <w:pStyle w:val="Heading3"/>
        <w:numPr>
          <w:ilvl w:val="2"/>
          <w:numId w:val="3"/>
        </w:numPr>
        <w:rPr>
          <w:rFonts w:eastAsia="MS Mincho"/>
        </w:rPr>
      </w:pPr>
      <w:bookmarkStart w:id="1135" w:name="_Toc484523892"/>
      <w:bookmarkStart w:id="1136" w:name="_Ref517639467"/>
      <w:r>
        <w:rPr>
          <w:rFonts w:eastAsia="MS Mincho"/>
        </w:rPr>
        <w:lastRenderedPageBreak/>
        <w:t>Blended feature concepts</w:t>
      </w:r>
      <w:bookmarkEnd w:id="1135"/>
      <w:r>
        <w:rPr>
          <w:rFonts w:eastAsia="MS Mincho"/>
        </w:rPr>
        <w:t xml:space="preserve"> or blended portrayals</w:t>
      </w:r>
      <w:bookmarkEnd w:id="1136"/>
    </w:p>
    <w:p w14:paraId="6C0F86E0" w14:textId="2E79AFB9" w:rsidR="006B114A" w:rsidRPr="00EC08E1" w:rsidRDefault="006B114A" w:rsidP="00996B38">
      <w:pPr>
        <w:jc w:val="left"/>
        <w:rPr>
          <w:lang w:val="en-CA"/>
        </w:rPr>
      </w:pPr>
      <w:r>
        <w:rPr>
          <w:lang w:val="en-US"/>
        </w:rPr>
        <w:t>This section describes t</w:t>
      </w:r>
      <w:r w:rsidRPr="00EC08E1">
        <w:rPr>
          <w:lang w:val="en-US"/>
        </w:rPr>
        <w:t xml:space="preserve">he interoperability solution </w:t>
      </w:r>
      <w:r>
        <w:rPr>
          <w:lang w:val="en-US"/>
        </w:rPr>
        <w:t>for blended feature or blended portrayal. These can be produced by</w:t>
      </w:r>
      <w:r w:rsidRPr="00EC08E1">
        <w:rPr>
          <w:lang w:val="en-US"/>
        </w:rPr>
        <w:t xml:space="preserve"> using transparency or creating a temporary blended feature or blended portrayal (rule and/or symbol) of specific combinations of features from different products.</w:t>
      </w:r>
      <w:r>
        <w:rPr>
          <w:lang w:val="en-US"/>
        </w:rPr>
        <w:t xml:space="preserve"> Blended feature or blended portrayal</w:t>
      </w:r>
      <w:r>
        <w:t xml:space="preserve"> are only possible in interoperability </w:t>
      </w:r>
      <w:del w:id="1137" w:author="Eivind" w:date="2018-06-21T20:20:00Z">
        <w:r w:rsidDel="00574B55">
          <w:delText xml:space="preserve">levels </w:delText>
        </w:r>
      </w:del>
      <w:ins w:id="1138" w:author="Eivind" w:date="2018-06-21T20:20:00Z">
        <w:r w:rsidR="00574B55">
          <w:t xml:space="preserve">Levels </w:t>
        </w:r>
      </w:ins>
      <w:r>
        <w:t>3 and 4. Such blended concepts will typically be created by using S100</w:t>
      </w:r>
      <w:r>
        <w:rPr>
          <w:lang w:val="en-CA"/>
        </w:rPr>
        <w:t>_IC_PredefinedCombination which link</w:t>
      </w:r>
      <w:ins w:id="1139" w:author="Eivind" w:date="2018-06-25T09:01:00Z">
        <w:r w:rsidR="00A300E7">
          <w:rPr>
            <w:lang w:val="en-CA"/>
          </w:rPr>
          <w:t>s</w:t>
        </w:r>
      </w:ins>
      <w:r>
        <w:rPr>
          <w:lang w:val="en-CA"/>
        </w:rPr>
        <w:t xml:space="preserve"> to a hybrid portrayal catalogue that include</w:t>
      </w:r>
      <w:ins w:id="1140" w:author="Eivind" w:date="2018-06-25T09:01:00Z">
        <w:r w:rsidR="00A300E7">
          <w:rPr>
            <w:lang w:val="en-CA"/>
          </w:rPr>
          <w:t>s</w:t>
        </w:r>
      </w:ins>
      <w:r>
        <w:rPr>
          <w:lang w:val="en-CA"/>
        </w:rPr>
        <w:t xml:space="preserve"> the features to be combined and a suppression rule (using S-100_IC_SuppressedFeatureLayer) for the features that are to be replaced.</w:t>
      </w:r>
    </w:p>
    <w:p w14:paraId="2AB62B80" w14:textId="77777777" w:rsidR="006B114A" w:rsidRPr="00AB0FD2" w:rsidRDefault="006B114A" w:rsidP="00996B38">
      <w:pPr>
        <w:jc w:val="left"/>
        <w:rPr>
          <w:lang w:val="en-US"/>
        </w:rPr>
      </w:pPr>
      <w:r>
        <w:rPr>
          <w:lang w:val="en-US"/>
        </w:rPr>
        <w:t>An example where a blended concept could be used is where</w:t>
      </w:r>
      <w:r w:rsidRPr="00AB0FD2">
        <w:rPr>
          <w:lang w:val="en-US"/>
        </w:rPr>
        <w:t xml:space="preserve"> wind</w:t>
      </w:r>
      <w:r>
        <w:rPr>
          <w:lang w:val="en-US"/>
        </w:rPr>
        <w:t>s</w:t>
      </w:r>
      <w:r w:rsidRPr="00AB0FD2">
        <w:rPr>
          <w:lang w:val="en-US"/>
        </w:rPr>
        <w:t xml:space="preserve"> blowing from </w:t>
      </w:r>
      <w:r>
        <w:rPr>
          <w:lang w:val="en-US"/>
        </w:rPr>
        <w:t xml:space="preserve">the </w:t>
      </w:r>
      <w:r w:rsidRPr="00AB0FD2">
        <w:rPr>
          <w:lang w:val="en-US"/>
        </w:rPr>
        <w:t xml:space="preserve">west </w:t>
      </w:r>
      <w:r>
        <w:rPr>
          <w:lang w:val="en-US"/>
        </w:rPr>
        <w:t>cause</w:t>
      </w:r>
      <w:r w:rsidRPr="00AB0FD2">
        <w:rPr>
          <w:lang w:val="en-US"/>
        </w:rPr>
        <w:t xml:space="preserve"> fairways to some west coast ports of Finland </w:t>
      </w:r>
      <w:r>
        <w:rPr>
          <w:lang w:val="en-US"/>
        </w:rPr>
        <w:t>to</w:t>
      </w:r>
      <w:r w:rsidRPr="00AB0FD2">
        <w:rPr>
          <w:lang w:val="en-US"/>
        </w:rPr>
        <w:t xml:space="preserve"> get layered ice (wind push</w:t>
      </w:r>
      <w:r>
        <w:rPr>
          <w:lang w:val="en-US"/>
        </w:rPr>
        <w:t>es ice layers o</w:t>
      </w:r>
      <w:r w:rsidRPr="00AB0FD2">
        <w:rPr>
          <w:lang w:val="en-US"/>
        </w:rPr>
        <w:t xml:space="preserve">n top of each other until there is ice from </w:t>
      </w:r>
      <w:r>
        <w:rPr>
          <w:lang w:val="en-US"/>
        </w:rPr>
        <w:t xml:space="preserve">the </w:t>
      </w:r>
      <w:r w:rsidRPr="00AB0FD2">
        <w:rPr>
          <w:lang w:val="en-US"/>
        </w:rPr>
        <w:t xml:space="preserve">sea bottom up to the surface). </w:t>
      </w:r>
      <w:r>
        <w:rPr>
          <w:lang w:val="en-US"/>
        </w:rPr>
        <w:t>When</w:t>
      </w:r>
      <w:r w:rsidRPr="00AB0FD2">
        <w:rPr>
          <w:lang w:val="en-US"/>
        </w:rPr>
        <w:t xml:space="preserve"> an ice-breaker </w:t>
      </w:r>
      <w:r>
        <w:rPr>
          <w:lang w:val="en-US"/>
        </w:rPr>
        <w:t>makes a path through</w:t>
      </w:r>
      <w:r w:rsidRPr="00AB0FD2">
        <w:rPr>
          <w:lang w:val="en-US"/>
        </w:rPr>
        <w:t xml:space="preserve"> some ice remain</w:t>
      </w:r>
      <w:r>
        <w:rPr>
          <w:lang w:val="en-US"/>
        </w:rPr>
        <w:t>s</w:t>
      </w:r>
      <w:r w:rsidRPr="00AB0FD2">
        <w:rPr>
          <w:lang w:val="en-US"/>
        </w:rPr>
        <w:t xml:space="preserve"> between the sea bottom an</w:t>
      </w:r>
      <w:r>
        <w:rPr>
          <w:lang w:val="en-US"/>
        </w:rPr>
        <w:t xml:space="preserve">d the keel of the ice-breaker. </w:t>
      </w:r>
      <w:r w:rsidRPr="00AB0FD2">
        <w:rPr>
          <w:lang w:val="en-US"/>
        </w:rPr>
        <w:t>Ice thickness in such a place could be up to 11 m while the ice-breaker draught is around 7-8 meters.</w:t>
      </w:r>
      <w:r>
        <w:rPr>
          <w:lang w:val="en-US"/>
        </w:rPr>
        <w:t xml:space="preserve"> In such cases a</w:t>
      </w:r>
      <w:r w:rsidRPr="00AB0FD2">
        <w:rPr>
          <w:lang w:val="en-US"/>
        </w:rPr>
        <w:t xml:space="preserve"> simultaneous display of both ice coverage and underlying depth are</w:t>
      </w:r>
      <w:r>
        <w:rPr>
          <w:lang w:val="en-US"/>
        </w:rPr>
        <w:t>a is required.  O</w:t>
      </w:r>
      <w:r w:rsidRPr="00AB0FD2">
        <w:rPr>
          <w:lang w:val="en-US"/>
        </w:rPr>
        <w:t>ther depth area features such as spot sounding</w:t>
      </w:r>
      <w:r>
        <w:rPr>
          <w:lang w:val="en-US"/>
        </w:rPr>
        <w:t>s</w:t>
      </w:r>
      <w:r w:rsidRPr="00AB0FD2">
        <w:rPr>
          <w:lang w:val="en-US"/>
        </w:rPr>
        <w:t>, rocks, wrecks, etc.</w:t>
      </w:r>
      <w:r>
        <w:rPr>
          <w:lang w:val="en-US"/>
        </w:rPr>
        <w:t>,</w:t>
      </w:r>
      <w:r w:rsidRPr="00AB0FD2">
        <w:rPr>
          <w:lang w:val="en-US"/>
        </w:rPr>
        <w:t xml:space="preserve"> </w:t>
      </w:r>
      <w:r>
        <w:rPr>
          <w:lang w:val="en-US"/>
        </w:rPr>
        <w:t>are also still important</w:t>
      </w:r>
      <w:r w:rsidRPr="00AB0FD2">
        <w:rPr>
          <w:lang w:val="en-US"/>
        </w:rPr>
        <w:t>.</w:t>
      </w:r>
    </w:p>
    <w:p w14:paraId="6F32ED28" w14:textId="77777777" w:rsidR="00C17929" w:rsidRPr="00473220" w:rsidRDefault="00C17929" w:rsidP="00C17929">
      <w:pPr>
        <w:pStyle w:val="Heading2"/>
        <w:numPr>
          <w:ilvl w:val="1"/>
          <w:numId w:val="3"/>
        </w:numPr>
        <w:rPr>
          <w:rFonts w:eastAsia="MS Mincho"/>
        </w:rPr>
      </w:pPr>
      <w:bookmarkStart w:id="1141" w:name="_Toc488010260"/>
      <w:bookmarkStart w:id="1142" w:name="_Toc519804940"/>
      <w:bookmarkStart w:id="1143" w:name="_Toc484523893"/>
      <w:r w:rsidRPr="00473220">
        <w:rPr>
          <w:rFonts w:eastAsia="MS Mincho"/>
        </w:rPr>
        <w:t>Blended portrayals</w:t>
      </w:r>
      <w:bookmarkEnd w:id="1141"/>
      <w:bookmarkEnd w:id="1142"/>
    </w:p>
    <w:p w14:paraId="0FC0FD36" w14:textId="33C825DD" w:rsidR="00C17929" w:rsidRDefault="00C17929" w:rsidP="00C17929">
      <w:r>
        <w:t>When combining various layers, that may be of different compilation scale and coverage, it is likely that symbols and area patterns will end up at borders</w:t>
      </w:r>
      <w:r w:rsidR="00E62C89">
        <w:t>,</w:t>
      </w:r>
      <w:r>
        <w:t xml:space="preserve"> or conflict with symbols and area patterns in other layers. It is important that symbols remain legible, and that OEMs use appropriate methods to avoid displaying partial symbols, or </w:t>
      </w:r>
      <w:del w:id="1144" w:author="Eivind" w:date="2018-06-20T22:52:00Z">
        <w:r w:rsidDel="009261A0">
          <w:delText>‘</w:delText>
        </w:r>
      </w:del>
      <w:ins w:id="1145" w:author="Eivind" w:date="2018-06-20T22:52:00Z">
        <w:del w:id="1146" w:author="Raphael Malyankar" w:date="2018-07-01T20:39:00Z">
          <w:r w:rsidR="009261A0" w:rsidDel="001D3E14">
            <w:delText>”</w:delText>
          </w:r>
        </w:del>
      </w:ins>
      <w:ins w:id="1147" w:author="Raphael Malyankar" w:date="2018-07-01T20:39:00Z">
        <w:r w:rsidR="001D3E14">
          <w:t>“</w:t>
        </w:r>
      </w:ins>
      <w:del w:id="1148" w:author="Eivind" w:date="2018-06-20T22:52:00Z">
        <w:r w:rsidDel="009261A0">
          <w:delText xml:space="preserve">grafting’ </w:delText>
        </w:r>
      </w:del>
      <w:ins w:id="1149" w:author="Eivind" w:date="2018-06-20T22:52:00Z">
        <w:r w:rsidR="009261A0">
          <w:t xml:space="preserve">grafting” </w:t>
        </w:r>
      </w:ins>
      <w:r>
        <w:t>part of lower-layer symbols onto symbols in upper layers.</w:t>
      </w:r>
    </w:p>
    <w:p w14:paraId="79BEC6D2" w14:textId="68C2D876" w:rsidR="00C17929" w:rsidRPr="00473220" w:rsidRDefault="00C17929" w:rsidP="00C17929">
      <w:r>
        <w:t xml:space="preserve">For area fills the symbols of a pattern fill must be closer together for a small or </w:t>
      </w:r>
      <w:r w:rsidR="00E62C89">
        <w:t>narrow</w:t>
      </w:r>
      <w:r>
        <w:t xml:space="preserve"> area, to ensure enough symbols are seen, and farther apart for a large area, to avoid clutter. An area pattern may be substituted by a single centred symbol if sufficient space is not available for a pattern to be shown.</w:t>
      </w:r>
    </w:p>
    <w:p w14:paraId="26DE6E10" w14:textId="77777777" w:rsidR="00C17929" w:rsidRDefault="00C17929" w:rsidP="00C17929">
      <w:pPr>
        <w:pStyle w:val="Heading2"/>
        <w:numPr>
          <w:ilvl w:val="1"/>
          <w:numId w:val="3"/>
        </w:numPr>
        <w:rPr>
          <w:rFonts w:eastAsia="MS Mincho"/>
        </w:rPr>
      </w:pPr>
      <w:bookmarkStart w:id="1150" w:name="_Toc488010261"/>
      <w:bookmarkStart w:id="1151" w:name="_Toc519804941"/>
      <w:r>
        <w:rPr>
          <w:rFonts w:eastAsia="MS Mincho"/>
        </w:rPr>
        <w:t>Hierarchy of data</w:t>
      </w:r>
      <w:bookmarkEnd w:id="1150"/>
      <w:bookmarkEnd w:id="1151"/>
    </w:p>
    <w:p w14:paraId="3E311462" w14:textId="1C9526C9" w:rsidR="00C17929" w:rsidRDefault="00C17929" w:rsidP="00C17929">
      <w:r>
        <w:t>Hierarchy between different product specification</w:t>
      </w:r>
      <w:ins w:id="1152" w:author="Eivind" w:date="2018-06-25T09:05:00Z">
        <w:r w:rsidR="00204981">
          <w:t>s</w:t>
        </w:r>
      </w:ins>
      <w:r>
        <w:t xml:space="preserve"> can be influenced by several factors such as intended use and navigational operation. It may not be possible to </w:t>
      </w:r>
      <w:r w:rsidR="00163D7D">
        <w:t>prescribe</w:t>
      </w:r>
      <w:r>
        <w:t xml:space="preserve"> a fixed hierarchy list</w:t>
      </w:r>
      <w:r w:rsidR="00163D7D">
        <w:t xml:space="preserve"> as a universal standard</w:t>
      </w:r>
      <w:r>
        <w:t>, and the interoperability catalogue model therefore offer</w:t>
      </w:r>
      <w:r w:rsidR="00163D7D">
        <w:t>s</w:t>
      </w:r>
      <w:r>
        <w:t xml:space="preserve"> a flexible approach. Within the interoperability catalogue the hierarchy of data between different S-100 based specifications is determined using predefined combinations. The DisplayPlane</w:t>
      </w:r>
      <w:r w:rsidR="00163D7D">
        <w:t>s</w:t>
      </w:r>
      <w:r>
        <w:t xml:space="preserve"> referenced within a PreDefinedCombination give the order</w:t>
      </w:r>
      <w:r w:rsidR="00163D7D">
        <w:t xml:space="preserve"> of feature layers</w:t>
      </w:r>
      <w:r>
        <w:t>.</w:t>
      </w:r>
    </w:p>
    <w:p w14:paraId="69EB12D6" w14:textId="77777777" w:rsidR="006B114A" w:rsidRDefault="006B114A" w:rsidP="00BB3374">
      <w:pPr>
        <w:pStyle w:val="Heading3"/>
        <w:numPr>
          <w:ilvl w:val="2"/>
          <w:numId w:val="3"/>
        </w:numPr>
        <w:rPr>
          <w:rFonts w:eastAsia="MS Mincho"/>
        </w:rPr>
      </w:pPr>
      <w:bookmarkStart w:id="1153" w:name="_Toc484523899"/>
      <w:bookmarkStart w:id="1154" w:name="_Toc484523896"/>
      <w:bookmarkEnd w:id="1143"/>
      <w:r>
        <w:rPr>
          <w:rFonts w:eastAsia="MS Mincho"/>
        </w:rPr>
        <w:t>Interacting gridded information</w:t>
      </w:r>
      <w:bookmarkEnd w:id="1153"/>
    </w:p>
    <w:p w14:paraId="7A3E877C" w14:textId="77777777" w:rsidR="006B114A" w:rsidRDefault="006B114A" w:rsidP="00996B38">
      <w:r>
        <w:t xml:space="preserve">If two or more gridded data types are to interact, the hierarchy between them should be established using predefined combinations as with other data types. Particular care has to be taken depending on how the presentation of the data is to be done when deciding which gridded data type has the highest priority, considering items such as will one gridded data type obscure the other. </w:t>
      </w:r>
    </w:p>
    <w:p w14:paraId="4BE0A7E4" w14:textId="77777777" w:rsidR="006B114A" w:rsidRPr="00F73004" w:rsidRDefault="006B114A" w:rsidP="00996B38">
      <w:r>
        <w:t>For example; gridded bathymetry will likely obscure gridded surface currents, and therefore the gridded surface currents should be given the highest priority between the two if they are to be displayed simultaneously.</w:t>
      </w:r>
    </w:p>
    <w:p w14:paraId="0495BBCF" w14:textId="7FB2824B" w:rsidR="006B114A" w:rsidRDefault="006B114A" w:rsidP="00BB3374">
      <w:pPr>
        <w:pStyle w:val="Heading2"/>
        <w:numPr>
          <w:ilvl w:val="1"/>
          <w:numId w:val="3"/>
        </w:numPr>
        <w:rPr>
          <w:rFonts w:eastAsia="MS Mincho"/>
        </w:rPr>
      </w:pPr>
      <w:bookmarkStart w:id="1155" w:name="_Toc519804942"/>
      <w:r>
        <w:rPr>
          <w:rFonts w:eastAsia="MS Mincho"/>
        </w:rPr>
        <w:t>Pick reports</w:t>
      </w:r>
      <w:bookmarkEnd w:id="1154"/>
      <w:bookmarkEnd w:id="1155"/>
    </w:p>
    <w:p w14:paraId="7F52AFD7" w14:textId="2D2FC19F" w:rsidR="006B114A" w:rsidRDefault="006B114A" w:rsidP="00996B38">
      <w:r>
        <w:t>Pick reports are typically defined in the individual product specification. The interoperability catalogue permit</w:t>
      </w:r>
      <w:ins w:id="1156" w:author="Eivind" w:date="2018-06-25T09:05:00Z">
        <w:r w:rsidR="00204981">
          <w:t>s</w:t>
        </w:r>
      </w:ins>
      <w:r>
        <w:t xml:space="preserve"> reuse of these specifications as it does not specify pick report design for the individual supported product specification. This specification rather outlines the general principles that apply to pick reports when a system is used in interoperability mode.  </w:t>
      </w:r>
    </w:p>
    <w:p w14:paraId="2230BB6D" w14:textId="64024F13" w:rsidR="006B114A" w:rsidRDefault="006B114A" w:rsidP="00BB3374">
      <w:pPr>
        <w:pStyle w:val="Heading3"/>
        <w:numPr>
          <w:ilvl w:val="2"/>
          <w:numId w:val="3"/>
        </w:numPr>
        <w:rPr>
          <w:rFonts w:eastAsia="MS Mincho"/>
        </w:rPr>
      </w:pPr>
      <w:bookmarkStart w:id="1157" w:name="_Toc484523897"/>
      <w:r>
        <w:rPr>
          <w:rFonts w:eastAsia="MS Mincho"/>
        </w:rPr>
        <w:lastRenderedPageBreak/>
        <w:t>Combined pick reports</w:t>
      </w:r>
      <w:bookmarkEnd w:id="1157"/>
    </w:p>
    <w:p w14:paraId="429302DD" w14:textId="4F9DBA8A" w:rsidR="006B114A" w:rsidRDefault="006B114A" w:rsidP="00996B38">
      <w:r>
        <w:t>In interoperability mode</w:t>
      </w:r>
      <w:ins w:id="1158" w:author="Eivind" w:date="2018-06-25T09:09:00Z">
        <w:r w:rsidR="00204981">
          <w:t>,</w:t>
        </w:r>
      </w:ins>
      <w:r>
        <w:t xml:space="preserve"> pick reports should be combined </w:t>
      </w:r>
      <w:ins w:id="1159" w:author="Eivind" w:date="2018-06-25T09:09:00Z">
        <w:r w:rsidR="00204981">
          <w:t>into one pick report that</w:t>
        </w:r>
      </w:ins>
      <w:del w:id="1160" w:author="Eivind" w:date="2018-06-25T09:09:00Z">
        <w:r w:rsidDel="00204981">
          <w:delText>to</w:delText>
        </w:r>
      </w:del>
      <w:r>
        <w:t xml:space="preserve"> contain</w:t>
      </w:r>
      <w:ins w:id="1161" w:author="Eivind" w:date="2018-06-25T09:10:00Z">
        <w:r w:rsidR="00204981">
          <w:t>s</w:t>
        </w:r>
      </w:ins>
      <w:r>
        <w:t xml:space="preserve"> </w:t>
      </w:r>
      <w:del w:id="1162" w:author="Eivind" w:date="2018-06-25T09:09:00Z">
        <w:r w:rsidDel="00204981">
          <w:delText xml:space="preserve">data </w:delText>
        </w:r>
      </w:del>
      <w:ins w:id="1163" w:author="Eivind" w:date="2018-06-25T09:09:00Z">
        <w:r w:rsidR="00204981">
          <w:t xml:space="preserve">information </w:t>
        </w:r>
      </w:ins>
      <w:r>
        <w:t>from all underl</w:t>
      </w:r>
      <w:del w:id="1164" w:author="Eivind" w:date="2018-06-25T09:07:00Z">
        <w:r w:rsidDel="00204981">
          <w:delText>a</w:delText>
        </w:r>
      </w:del>
      <w:r>
        <w:t>ying products. A tree structure should be presented to the user, where the top most layer is the open branch, and the lower layers are closed branches, by default, but can be expanded by the user as required. Each branch should support the particulars of the product specification that is represented by that branch.</w:t>
      </w:r>
    </w:p>
    <w:p w14:paraId="1F204085" w14:textId="3B908012" w:rsidR="00C86F62" w:rsidRDefault="00C86F62" w:rsidP="00C86F62">
      <w:r>
        <w:t xml:space="preserve">Means must be provided to distinguish which product a feature comes from, for example the product can be used as a </w:t>
      </w:r>
      <w:del w:id="1165" w:author="Eivind" w:date="2018-06-20T22:56:00Z">
        <w:r w:rsidDel="009261A0">
          <w:delText>‘</w:delText>
        </w:r>
      </w:del>
      <w:ins w:id="1166" w:author="Eivind" w:date="2018-06-20T22:56:00Z">
        <w:del w:id="1167" w:author="Raphael Malyankar" w:date="2018-07-01T20:40:00Z">
          <w:r w:rsidR="009261A0" w:rsidDel="009537FB">
            <w:delText>”</w:delText>
          </w:r>
        </w:del>
      </w:ins>
      <w:ins w:id="1168" w:author="Raphael Malyankar" w:date="2018-07-01T20:40:00Z">
        <w:r w:rsidR="009537FB">
          <w:t>“</w:t>
        </w:r>
      </w:ins>
      <w:r>
        <w:t>namespace</w:t>
      </w:r>
      <w:r w:rsidR="008C4886">
        <w:t xml:space="preserve"> </w:t>
      </w:r>
      <w:del w:id="1169" w:author="Eivind" w:date="2018-06-20T22:56:00Z">
        <w:r w:rsidR="008C4886" w:rsidDel="009261A0">
          <w:delText>prefix</w:delText>
        </w:r>
        <w:r w:rsidDel="009261A0">
          <w:delText xml:space="preserve">’ </w:delText>
        </w:r>
      </w:del>
      <w:ins w:id="1170" w:author="Eivind" w:date="2018-06-20T22:56:00Z">
        <w:r w:rsidR="009261A0">
          <w:t xml:space="preserve">prefix” </w:t>
        </w:r>
      </w:ins>
      <w:r>
        <w:t>for attributes or objects.</w:t>
      </w:r>
    </w:p>
    <w:p w14:paraId="3357EFCE" w14:textId="62F93C74" w:rsidR="00C86F62" w:rsidRDefault="00C86F62" w:rsidP="00C86F62">
      <w:pPr>
        <w:spacing w:line="240" w:lineRule="auto"/>
        <w:jc w:val="left"/>
      </w:pPr>
      <w:r>
        <w:t>S-101: RestrictedAreaNavigational:…</w:t>
      </w:r>
      <w:r>
        <w:br/>
        <w:t>S-122:</w:t>
      </w:r>
      <w:r w:rsidR="00120B23">
        <w:t xml:space="preserve"> </w:t>
      </w:r>
      <w:r>
        <w:t>RestrictedAreaNavigational:…</w:t>
      </w:r>
    </w:p>
    <w:p w14:paraId="4F97823C" w14:textId="2A81CF10" w:rsidR="00C86F62" w:rsidRDefault="00120B23" w:rsidP="00C86F62">
      <w:r>
        <w:t>Pick reports may create a display that c</w:t>
      </w:r>
      <w:r w:rsidR="00C86F62">
        <w:t>ombine</w:t>
      </w:r>
      <w:r w:rsidR="00216B10">
        <w:t>s</w:t>
      </w:r>
      <w:r w:rsidR="00C86F62">
        <w:t xml:space="preserve"> attributes from </w:t>
      </w:r>
      <w:r>
        <w:t xml:space="preserve">features from </w:t>
      </w:r>
      <w:r w:rsidR="00C86F62">
        <w:t>different products, and it should then be possible to distinguish where the attribute is from. For example, the method below may be used.</w:t>
      </w:r>
    </w:p>
    <w:p w14:paraId="026C0DD2" w14:textId="601B7B86" w:rsidR="00C86F62" w:rsidRDefault="00C86F62" w:rsidP="00C86F62">
      <w:pPr>
        <w:jc w:val="left"/>
      </w:pPr>
      <w:r>
        <w:rPr>
          <w:noProof/>
          <w:lang w:val="fr-FR" w:eastAsia="fr-FR"/>
        </w:rPr>
        <mc:AlternateContent>
          <mc:Choice Requires="wps">
            <w:drawing>
              <wp:anchor distT="45720" distB="45720" distL="114300" distR="114300" simplePos="0" relativeHeight="251674624" behindDoc="0" locked="0" layoutInCell="1" allowOverlap="1" wp14:anchorId="065AD27C" wp14:editId="6549A46E">
                <wp:simplePos x="0" y="0"/>
                <wp:positionH relativeFrom="column">
                  <wp:posOffset>17780</wp:posOffset>
                </wp:positionH>
                <wp:positionV relativeFrom="paragraph">
                  <wp:posOffset>504190</wp:posOffset>
                </wp:positionV>
                <wp:extent cx="5875020" cy="251460"/>
                <wp:effectExtent l="0" t="0" r="11430" b="15240"/>
                <wp:wrapSquare wrapText="bothSides"/>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251460"/>
                        </a:xfrm>
                        <a:prstGeom prst="rect">
                          <a:avLst/>
                        </a:prstGeom>
                        <a:solidFill>
                          <a:srgbClr val="FFFFFF"/>
                        </a:solidFill>
                        <a:ln w="9525">
                          <a:solidFill>
                            <a:srgbClr val="000000"/>
                          </a:solidFill>
                          <a:miter lim="800000"/>
                          <a:headEnd/>
                          <a:tailEnd/>
                        </a:ln>
                      </wps:spPr>
                      <wps:txbx>
                        <w:txbxContent>
                          <w:p w14:paraId="77B6329A" w14:textId="77777777" w:rsidR="00820BA8" w:rsidRDefault="00820BA8" w:rsidP="00C86F62">
                            <w:r>
                              <w:t>OEMs may include a common pick report style for the whole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5AD27C" id="Text Box 197" o:spid="_x0000_s1037" type="#_x0000_t202" style="position:absolute;margin-left:1.4pt;margin-top:39.7pt;width:462.6pt;height:19.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">
                <v:textbox>
                  <w:txbxContent>
                    <w:p w14:paraId="77B6329A" w14:textId="77777777" w:rsidR="00820BA8" w:rsidRDefault="00820BA8" w:rsidP="00C86F62">
                      <w:r>
                        <w:t>OEMs may include a common pick report style for the whole tree.</w:t>
                      </w:r>
                    </w:p>
                  </w:txbxContent>
                </v:textbox>
                <w10:wrap type="square"/>
              </v:shape>
            </w:pict>
          </mc:Fallback>
        </mc:AlternateContent>
      </w:r>
      <w:r>
        <w:t>RestrictedAreaNav</w:t>
      </w:r>
      <w:r w:rsidR="005C5BBC">
        <w:t>igational</w:t>
      </w:r>
      <w:r>
        <w:br/>
        <w:t xml:space="preserve">S-101: </w:t>
      </w:r>
      <w:r w:rsidR="005C5BBC">
        <w:t>restriction</w:t>
      </w:r>
      <w:r>
        <w:t>:…</w:t>
      </w:r>
      <w:r>
        <w:br/>
        <w:t xml:space="preserve">S-122: </w:t>
      </w:r>
      <w:r w:rsidR="005C5BBC">
        <w:t>restriction</w:t>
      </w:r>
      <w:r>
        <w:t>:…</w:t>
      </w:r>
    </w:p>
    <w:p w14:paraId="3AC72185" w14:textId="77777777" w:rsidR="00C86F62" w:rsidRDefault="00C86F62" w:rsidP="00996B38"/>
    <w:p w14:paraId="1CE1AFF4" w14:textId="1B67F280" w:rsidR="006B114A" w:rsidRDefault="006B114A" w:rsidP="00BB3374">
      <w:pPr>
        <w:pStyle w:val="Heading3"/>
        <w:numPr>
          <w:ilvl w:val="2"/>
          <w:numId w:val="3"/>
        </w:numPr>
        <w:rPr>
          <w:rFonts w:eastAsia="MS Mincho"/>
        </w:rPr>
      </w:pPr>
      <w:bookmarkStart w:id="1171" w:name="_Toc484523898"/>
      <w:r>
        <w:rPr>
          <w:rFonts w:eastAsia="MS Mincho"/>
        </w:rPr>
        <w:t>Prioritized pick reports</w:t>
      </w:r>
      <w:bookmarkEnd w:id="1171"/>
    </w:p>
    <w:p w14:paraId="1927EB0D" w14:textId="77777777" w:rsidR="006B114A" w:rsidRDefault="006B114A" w:rsidP="00996B38">
      <w:r>
        <w:t xml:space="preserve">Pick reports should be prioritized in the order of layer stacking, with the top most layer on top and the lower layers made available in succession below. </w:t>
      </w:r>
    </w:p>
    <w:p w14:paraId="2B71092C" w14:textId="1D440ED0" w:rsidR="006B114A" w:rsidRDefault="006B114A" w:rsidP="00BB3374">
      <w:pPr>
        <w:pStyle w:val="Heading3"/>
        <w:numPr>
          <w:ilvl w:val="2"/>
          <w:numId w:val="3"/>
        </w:numPr>
        <w:rPr>
          <w:rFonts w:eastAsia="MS Mincho"/>
          <w:lang w:eastAsia="en-CA"/>
        </w:rPr>
      </w:pPr>
      <w:bookmarkStart w:id="1172" w:name="_Toc484523900"/>
      <w:r>
        <w:rPr>
          <w:rFonts w:eastAsia="MS Mincho"/>
          <w:lang w:eastAsia="en-CA"/>
        </w:rPr>
        <w:t>Full information availability</w:t>
      </w:r>
      <w:bookmarkEnd w:id="1172"/>
    </w:p>
    <w:p w14:paraId="2A79A059" w14:textId="77777777" w:rsidR="006B114A" w:rsidRDefault="006B114A" w:rsidP="00996B38">
      <w:r>
        <w:t>Complete data from all products on the screen must be available to the ECDIS user, irrespective of all these products being in the scope of the interoperability catalogue or not.</w:t>
      </w:r>
    </w:p>
    <w:p w14:paraId="17093520" w14:textId="77777777" w:rsidR="006B114A" w:rsidRDefault="006B114A" w:rsidP="00996B38">
      <w:r>
        <w:t>Features that have been suppressed must be included in the pick report, and must to be clearly marked as suppressed features.</w:t>
      </w:r>
    </w:p>
    <w:p w14:paraId="5747C857" w14:textId="158CE561" w:rsidR="006B114A" w:rsidRDefault="006B114A" w:rsidP="00996B38">
      <w:r>
        <w:t xml:space="preserve">In interoperability </w:t>
      </w:r>
      <w:del w:id="1173" w:author="Eivind" w:date="2018-06-21T20:20:00Z">
        <w:r w:rsidDel="00574B55">
          <w:delText xml:space="preserve">levels </w:delText>
        </w:r>
      </w:del>
      <w:ins w:id="1174" w:author="Eivind" w:date="2018-06-21T20:20:00Z">
        <w:r w:rsidR="00574B55">
          <w:t xml:space="preserve">Levels </w:t>
        </w:r>
      </w:ins>
      <w:r>
        <w:t>3 and 4, hybrid features much be present in the pick report and marked as hybrid features.</w:t>
      </w:r>
    </w:p>
    <w:p w14:paraId="77DDA8E3" w14:textId="366A8DE3" w:rsidR="006B114A" w:rsidRDefault="006B114A" w:rsidP="00BB3374">
      <w:pPr>
        <w:pStyle w:val="Heading2"/>
        <w:numPr>
          <w:ilvl w:val="1"/>
          <w:numId w:val="3"/>
        </w:numPr>
        <w:rPr>
          <w:rFonts w:eastAsia="MS Mincho"/>
          <w:lang w:eastAsia="en-GB"/>
        </w:rPr>
      </w:pPr>
      <w:bookmarkStart w:id="1175" w:name="_Toc484523901"/>
      <w:bookmarkStart w:id="1176" w:name="_Toc519804943"/>
      <w:r>
        <w:rPr>
          <w:rFonts w:eastAsia="MS Mincho"/>
          <w:lang w:eastAsia="en-GB"/>
        </w:rPr>
        <w:t>User control over loaded set</w:t>
      </w:r>
      <w:bookmarkEnd w:id="1175"/>
      <w:bookmarkEnd w:id="1176"/>
    </w:p>
    <w:p w14:paraId="0DA51344" w14:textId="2177A495" w:rsidR="006B114A" w:rsidRDefault="006B114A" w:rsidP="00996B38">
      <w:pPr>
        <w:rPr>
          <w:lang w:eastAsia="en-GB"/>
        </w:rPr>
      </w:pPr>
      <w:r>
        <w:rPr>
          <w:lang w:eastAsia="en-GB"/>
        </w:rPr>
        <w:t>Users must always have the option to load an additional product, or turn off one or more of the data products in a predefined combination.</w:t>
      </w:r>
      <w:r w:rsidR="00CE35CA">
        <w:rPr>
          <w:lang w:eastAsia="en-GB"/>
        </w:rPr>
        <w:t xml:space="preserve"> Portrayal must adjust to the loaded set </w:t>
      </w:r>
      <w:r w:rsidR="00E70FF1">
        <w:rPr>
          <w:lang w:eastAsia="en-GB"/>
        </w:rPr>
        <w:t>as appropriate, e.g., if an additional product is loaded, it should be interleaved with layers from data products in the predefined combination according to the drawing priorities and drawing order in its portrayal catalogue.</w:t>
      </w:r>
    </w:p>
    <w:p w14:paraId="05F1BAB4" w14:textId="09BE0DCF" w:rsidR="00E70FF1" w:rsidRDefault="00E70FF1" w:rsidP="00996B38">
      <w:pPr>
        <w:rPr>
          <w:lang w:eastAsia="en-GB"/>
        </w:rPr>
      </w:pPr>
      <w:r>
        <w:rPr>
          <w:lang w:eastAsia="en-GB"/>
        </w:rPr>
        <w:t xml:space="preserve">The user interaction aspect of user control over loaded data products are discussed in section </w:t>
      </w:r>
      <w:r w:rsidR="00ED2332">
        <w:rPr>
          <w:lang w:eastAsia="en-GB"/>
        </w:rPr>
        <w:t>15</w:t>
      </w:r>
      <w:r>
        <w:rPr>
          <w:lang w:eastAsia="en-GB"/>
        </w:rPr>
        <w:t>.6.</w:t>
      </w:r>
    </w:p>
    <w:p w14:paraId="10E0C27E" w14:textId="75FE4B9D" w:rsidR="006B114A" w:rsidRDefault="006B114A" w:rsidP="00BB3374">
      <w:pPr>
        <w:pStyle w:val="Heading2"/>
        <w:numPr>
          <w:ilvl w:val="1"/>
          <w:numId w:val="3"/>
        </w:numPr>
        <w:rPr>
          <w:rFonts w:eastAsia="MS Mincho"/>
          <w:lang w:eastAsia="en-GB"/>
        </w:rPr>
      </w:pPr>
      <w:bookmarkStart w:id="1177" w:name="_Toc484523902"/>
      <w:bookmarkStart w:id="1178" w:name="_Toc519804944"/>
      <w:r>
        <w:rPr>
          <w:rFonts w:eastAsia="MS Mincho"/>
          <w:lang w:eastAsia="en-GB"/>
        </w:rPr>
        <w:t>User control over interoperation level</w:t>
      </w:r>
      <w:bookmarkEnd w:id="1177"/>
      <w:bookmarkEnd w:id="1178"/>
    </w:p>
    <w:p w14:paraId="19920463" w14:textId="133A0FE3" w:rsidR="006B114A" w:rsidRDefault="006B114A">
      <w:pPr>
        <w:rPr>
          <w:lang w:eastAsia="en-GB"/>
        </w:rPr>
      </w:pPr>
      <w:r>
        <w:rPr>
          <w:lang w:eastAsia="en-GB"/>
        </w:rPr>
        <w:t xml:space="preserve">Users must always have the option to select the interoperability levels they wish to use. Only predefined combinations that correspond to the levels chosen should then be available to the user. Alternatively, the </w:t>
      </w:r>
      <w:r>
        <w:rPr>
          <w:lang w:eastAsia="en-GB"/>
        </w:rPr>
        <w:lastRenderedPageBreak/>
        <w:t>user should be warned if picking a predefined combination that is not among the interoperability levels already selected.</w:t>
      </w:r>
    </w:p>
    <w:p w14:paraId="358045FE" w14:textId="73AEB679" w:rsidR="00E70FF1" w:rsidRDefault="00E70FF1">
      <w:r>
        <w:rPr>
          <w:lang w:eastAsia="en-GB"/>
        </w:rPr>
        <w:t xml:space="preserve">The user interface aspects of user control over interoperation level are addressed in section </w:t>
      </w:r>
      <w:r w:rsidR="00ED2332">
        <w:rPr>
          <w:lang w:eastAsia="en-GB"/>
        </w:rPr>
        <w:t>15</w:t>
      </w:r>
      <w:r>
        <w:rPr>
          <w:lang w:eastAsia="en-GB"/>
        </w:rPr>
        <w:t>.7.</w:t>
      </w:r>
    </w:p>
    <w:p w14:paraId="5BFB3D5B" w14:textId="78A05F9E" w:rsidR="006B114A" w:rsidRDefault="006B114A" w:rsidP="00BB3374">
      <w:pPr>
        <w:pStyle w:val="Heading1"/>
        <w:numPr>
          <w:ilvl w:val="0"/>
          <w:numId w:val="3"/>
        </w:numPr>
        <w:rPr>
          <w:rFonts w:eastAsia="MS Mincho"/>
        </w:rPr>
      </w:pPr>
      <w:bookmarkStart w:id="1179" w:name="_Toc519804945"/>
      <w:bookmarkStart w:id="1180" w:name="_Toc484523903"/>
      <w:r>
        <w:rPr>
          <w:rFonts w:eastAsia="MS Mincho"/>
        </w:rPr>
        <w:t>Data Product format (encoding)</w:t>
      </w:r>
      <w:bookmarkEnd w:id="1179"/>
      <w:r>
        <w:rPr>
          <w:rFonts w:eastAsia="MS Mincho"/>
        </w:rPr>
        <w:t xml:space="preserve"> </w:t>
      </w:r>
      <w:bookmarkEnd w:id="1180"/>
    </w:p>
    <w:p w14:paraId="506DA479" w14:textId="45077B23" w:rsidR="006B114A" w:rsidRDefault="006B114A" w:rsidP="00BB3374">
      <w:pPr>
        <w:pStyle w:val="Heading2"/>
        <w:numPr>
          <w:ilvl w:val="1"/>
          <w:numId w:val="3"/>
        </w:numPr>
        <w:rPr>
          <w:rFonts w:eastAsia="MS Mincho"/>
        </w:rPr>
      </w:pPr>
      <w:bookmarkStart w:id="1181" w:name="_Toc484523904"/>
      <w:bookmarkStart w:id="1182" w:name="_Toc519804946"/>
      <w:r>
        <w:rPr>
          <w:rFonts w:eastAsia="MS Mincho"/>
        </w:rPr>
        <w:t>Introduction</w:t>
      </w:r>
      <w:bookmarkEnd w:id="1181"/>
      <w:bookmarkEnd w:id="1182"/>
    </w:p>
    <w:p w14:paraId="04C6C08B" w14:textId="0F8CA285" w:rsidR="006B114A" w:rsidRDefault="00AD1832" w:rsidP="00996B38">
      <w:pPr>
        <w:pStyle w:val="Label1"/>
      </w:pPr>
      <w:r>
        <w:t>Format Name:</w:t>
      </w:r>
      <w:r>
        <w:tab/>
      </w:r>
      <w:r w:rsidR="001F5E97">
        <w:t>XML</w:t>
      </w:r>
    </w:p>
    <w:p w14:paraId="57D5353D" w14:textId="6DB1BE6D" w:rsidR="006B114A" w:rsidRDefault="00AD1832" w:rsidP="00996B38">
      <w:pPr>
        <w:pStyle w:val="Label1"/>
      </w:pPr>
      <w:r>
        <w:t>Version:</w:t>
      </w:r>
      <w:r>
        <w:tab/>
      </w:r>
      <w:r w:rsidR="001F5E97">
        <w:t>0.</w:t>
      </w:r>
      <w:del w:id="1183" w:author="Raphael Malyankar" w:date="2018-07-02T22:19:00Z">
        <w:r w:rsidR="00442945" w:rsidDel="00291D1B">
          <w:delText>2</w:delText>
        </w:r>
      </w:del>
      <w:ins w:id="1184" w:author="Raphael Malyankar" w:date="2018-07-02T22:19:00Z">
        <w:r w:rsidR="00291D1B">
          <w:t>3</w:t>
        </w:r>
      </w:ins>
      <w:r w:rsidR="001F5E97">
        <w:t>-</w:t>
      </w:r>
      <w:del w:id="1185" w:author="Raphael Malyankar" w:date="2018-07-02T21:33:00Z">
        <w:r w:rsidR="00442945" w:rsidDel="004538CB">
          <w:delText>20171212</w:delText>
        </w:r>
      </w:del>
      <w:ins w:id="1186" w:author="Raphael Malyankar" w:date="2018-07-02T22:03:00Z">
        <w:r w:rsidR="000667B8">
          <w:t>YYYYMMDD</w:t>
        </w:r>
      </w:ins>
    </w:p>
    <w:p w14:paraId="29684D76" w14:textId="3C177C5C" w:rsidR="006B114A" w:rsidRDefault="006B114A" w:rsidP="00996B38">
      <w:pPr>
        <w:pStyle w:val="Label1"/>
      </w:pPr>
      <w:r>
        <w:t>Character Set:</w:t>
      </w:r>
      <w:r>
        <w:tab/>
      </w:r>
      <w:r w:rsidR="001F5E97">
        <w:t>UTF-8</w:t>
      </w:r>
    </w:p>
    <w:p w14:paraId="21707BB7" w14:textId="71ADD4CE" w:rsidR="006B114A" w:rsidRDefault="00AD1832" w:rsidP="00996B38">
      <w:pPr>
        <w:pStyle w:val="Label1"/>
        <w:rPr>
          <w:ins w:id="1187" w:author="Raphael Malyankar" w:date="2018-07-02T21:35:00Z"/>
        </w:rPr>
      </w:pPr>
      <w:r>
        <w:t>Specification:</w:t>
      </w:r>
      <w:r>
        <w:tab/>
      </w:r>
      <w:r w:rsidR="00B5540B">
        <w:t>(This document.)</w:t>
      </w:r>
    </w:p>
    <w:p w14:paraId="34C9CB36" w14:textId="66DEB1D7" w:rsidR="00CE07E6" w:rsidRPr="00CE07E6" w:rsidRDefault="00DE2744" w:rsidP="00B33339">
      <w:ins w:id="1188" w:author="Raphael Malyankar" w:date="2018-07-02T21:43:00Z">
        <w:r>
          <w:t xml:space="preserve">The </w:t>
        </w:r>
      </w:ins>
      <w:ins w:id="1189" w:author="Raphael Malyankar" w:date="2018-07-02T21:57:00Z">
        <w:r w:rsidR="00AF2A9D">
          <w:t xml:space="preserve">data format </w:t>
        </w:r>
      </w:ins>
      <w:ins w:id="1190" w:author="Raphael Malyankar" w:date="2018-07-02T21:43:00Z">
        <w:r>
          <w:t>version is of the form &lt;</w:t>
        </w:r>
      </w:ins>
      <w:ins w:id="1191" w:author="Raphael Malyankar" w:date="2018-07-02T21:49:00Z">
        <w:r w:rsidR="007872D3">
          <w:t>edition</w:t>
        </w:r>
      </w:ins>
      <w:ins w:id="1192" w:author="Raphael Malyankar" w:date="2018-07-02T21:43:00Z">
        <w:r>
          <w:t>&gt;.&lt;</w:t>
        </w:r>
      </w:ins>
      <w:ins w:id="1193" w:author="Raphael Malyankar" w:date="2018-07-02T21:49:00Z">
        <w:r w:rsidR="007872D3">
          <w:t>revision</w:t>
        </w:r>
      </w:ins>
      <w:ins w:id="1194" w:author="Raphael Malyankar" w:date="2018-07-02T21:43:00Z">
        <w:r>
          <w:t>&gt;-&lt;build&gt;</w:t>
        </w:r>
      </w:ins>
      <w:ins w:id="1195" w:author="Raphael Malyankar" w:date="2018-07-02T21:57:00Z">
        <w:r w:rsidR="00AF2A9D">
          <w:t xml:space="preserve"> (or &lt;edition&gt;.&lt;revision&gt;</w:t>
        </w:r>
      </w:ins>
      <w:ins w:id="1196" w:author="Raphael Malyankar" w:date="2018-07-02T21:59:00Z">
        <w:r w:rsidR="000667B8">
          <w:t>.</w:t>
        </w:r>
      </w:ins>
      <w:ins w:id="1197" w:author="Raphael Malyankar" w:date="2018-07-02T21:57:00Z">
        <w:r w:rsidR="00AF2A9D">
          <w:t>&lt;clarification&gt;-&lt;</w:t>
        </w:r>
      </w:ins>
      <w:ins w:id="1198" w:author="Raphael Malyankar" w:date="2018-07-02T21:58:00Z">
        <w:r w:rsidR="00AF2A9D">
          <w:t>build&gt;)</w:t>
        </w:r>
      </w:ins>
      <w:ins w:id="1199" w:author="Raphael Malyankar" w:date="2018-07-02T21:43:00Z">
        <w:r>
          <w:t xml:space="preserve">. </w:t>
        </w:r>
      </w:ins>
      <w:ins w:id="1200" w:author="Raphael Malyankar" w:date="2018-07-02T21:44:00Z">
        <w:r>
          <w:t>The &lt;</w:t>
        </w:r>
      </w:ins>
      <w:ins w:id="1201" w:author="Raphael Malyankar" w:date="2018-07-02T21:49:00Z">
        <w:r w:rsidR="007872D3">
          <w:t>edition</w:t>
        </w:r>
      </w:ins>
      <w:ins w:id="1202" w:author="Raphael Malyankar" w:date="2018-07-02T21:44:00Z">
        <w:r>
          <w:t>&gt;.&lt;</w:t>
        </w:r>
      </w:ins>
      <w:ins w:id="1203" w:author="Raphael Malyankar" w:date="2018-07-02T21:49:00Z">
        <w:r w:rsidR="007872D3">
          <w:t>revision</w:t>
        </w:r>
      </w:ins>
      <w:ins w:id="1204" w:author="Raphael Malyankar" w:date="2018-07-02T21:44:00Z">
        <w:r>
          <w:t xml:space="preserve">&gt; sequence will </w:t>
        </w:r>
      </w:ins>
      <w:ins w:id="1205" w:author="Raphael Malyankar" w:date="2018-07-02T21:45:00Z">
        <w:r>
          <w:t xml:space="preserve">be the same as the corresponding components of the </w:t>
        </w:r>
      </w:ins>
      <w:ins w:id="1206" w:author="Raphael Malyankar" w:date="2018-07-02T21:50:00Z">
        <w:r w:rsidR="007872D3">
          <w:t xml:space="preserve">interoperability </w:t>
        </w:r>
      </w:ins>
      <w:ins w:id="1207" w:author="Raphael Malyankar" w:date="2018-07-02T21:45:00Z">
        <w:r>
          <w:t>specification version.</w:t>
        </w:r>
      </w:ins>
      <w:ins w:id="1208" w:author="Raphael Malyankar" w:date="2018-07-02T21:48:00Z">
        <w:r w:rsidR="007872D3">
          <w:t xml:space="preserve"> </w:t>
        </w:r>
      </w:ins>
      <w:ins w:id="1209" w:author="Raphael Malyankar" w:date="2018-07-02T21:58:00Z">
        <w:r w:rsidR="00AF2A9D">
          <w:t>(The &lt;cla</w:t>
        </w:r>
      </w:ins>
      <w:ins w:id="1210" w:author="Raphael Malyankar" w:date="2018-07-02T21:59:00Z">
        <w:r w:rsidR="00AF2A9D">
          <w:t>rification&gt; component is optional</w:t>
        </w:r>
        <w:r w:rsidR="000667B8">
          <w:t xml:space="preserve">, but if present will be the same as the clarification </w:t>
        </w:r>
      </w:ins>
      <w:ins w:id="1211" w:author="Raphael Malyankar" w:date="2018-07-02T22:00:00Z">
        <w:r w:rsidR="000667B8">
          <w:t>component</w:t>
        </w:r>
      </w:ins>
      <w:ins w:id="1212" w:author="Raphael Malyankar" w:date="2018-07-02T21:59:00Z">
        <w:r w:rsidR="00AF2A9D">
          <w:t xml:space="preserve">.) </w:t>
        </w:r>
      </w:ins>
      <w:ins w:id="1213" w:author="Raphael Malyankar" w:date="2018-07-02T21:54:00Z">
        <w:r w:rsidR="00F46106" w:rsidRPr="00CE07E6">
          <w:t>The</w:t>
        </w:r>
        <w:r w:rsidR="00F46106">
          <w:t xml:space="preserve"> </w:t>
        </w:r>
      </w:ins>
      <w:ins w:id="1214" w:author="Raphael Malyankar" w:date="2018-07-02T22:03:00Z">
        <w:r w:rsidR="000667B8">
          <w:t>YYYYMMDD</w:t>
        </w:r>
      </w:ins>
      <w:ins w:id="1215" w:author="Raphael Malyankar" w:date="2018-07-02T21:54:00Z">
        <w:r w:rsidR="00F46106">
          <w:t xml:space="preserve"> </w:t>
        </w:r>
      </w:ins>
      <w:ins w:id="1216" w:author="Raphael Malyankar" w:date="2018-07-02T22:02:00Z">
        <w:r w:rsidR="000667B8">
          <w:t>component</w:t>
        </w:r>
      </w:ins>
      <w:ins w:id="1217" w:author="Raphael Malyankar" w:date="2018-07-02T21:54:00Z">
        <w:r w:rsidR="00F46106">
          <w:t xml:space="preserve"> is a build </w:t>
        </w:r>
      </w:ins>
      <w:ins w:id="1218" w:author="Raphael Malyankar" w:date="2018-07-02T22:02:00Z">
        <w:r w:rsidR="000667B8">
          <w:t>date</w:t>
        </w:r>
      </w:ins>
      <w:ins w:id="1219" w:author="Raphael Malyankar" w:date="2018-07-02T21:54:00Z">
        <w:r w:rsidR="00F46106">
          <w:t xml:space="preserve"> for the </w:t>
        </w:r>
      </w:ins>
      <w:ins w:id="1220" w:author="Raphael Malyankar" w:date="2018-07-02T22:02:00Z">
        <w:r w:rsidR="000667B8">
          <w:t xml:space="preserve">XSD </w:t>
        </w:r>
      </w:ins>
      <w:ins w:id="1221" w:author="Raphael Malyankar" w:date="2018-07-02T21:54:00Z">
        <w:r w:rsidR="00F46106">
          <w:t xml:space="preserve">files which constitute the machine-readable data format description. </w:t>
        </w:r>
      </w:ins>
      <w:ins w:id="1222" w:author="Raphael Malyankar" w:date="2018-07-02T21:48:00Z">
        <w:r w:rsidR="007872D3">
          <w:t>This format allows</w:t>
        </w:r>
      </w:ins>
      <w:ins w:id="1223" w:author="Raphael Malyankar" w:date="2018-07-02T21:49:00Z">
        <w:r w:rsidR="007872D3">
          <w:t xml:space="preserve"> harmonization of the </w:t>
        </w:r>
      </w:ins>
      <w:ins w:id="1224" w:author="Raphael Malyankar" w:date="2018-07-02T21:50:00Z">
        <w:r w:rsidR="007872D3">
          <w:t>version number</w:t>
        </w:r>
      </w:ins>
      <w:ins w:id="1225" w:author="Raphael Malyankar" w:date="2018-07-02T22:00:00Z">
        <w:r w:rsidR="000667B8">
          <w:t>ing</w:t>
        </w:r>
      </w:ins>
      <w:ins w:id="1226" w:author="Raphael Malyankar" w:date="2018-07-02T21:50:00Z">
        <w:r w:rsidR="007872D3">
          <w:t xml:space="preserve"> of the XSD files and this specification.</w:t>
        </w:r>
      </w:ins>
      <w:ins w:id="1227" w:author="Raphael Malyankar" w:date="2018-07-02T21:51:00Z">
        <w:r w:rsidR="007872D3">
          <w:t xml:space="preserve"> (Clarifications to the specification will generally not re</w:t>
        </w:r>
      </w:ins>
      <w:ins w:id="1228" w:author="Raphael Malyankar" w:date="2018-07-02T21:52:00Z">
        <w:r w:rsidR="007872D3">
          <w:t>quire</w:t>
        </w:r>
      </w:ins>
      <w:ins w:id="1229" w:author="Raphael Malyankar" w:date="2018-07-02T21:51:00Z">
        <w:r w:rsidR="007872D3">
          <w:t xml:space="preserve"> changes to the XS</w:t>
        </w:r>
      </w:ins>
      <w:ins w:id="1230" w:author="Raphael Malyankar" w:date="2018-07-02T21:52:00Z">
        <w:r w:rsidR="007872D3">
          <w:t>D</w:t>
        </w:r>
      </w:ins>
      <w:ins w:id="1231" w:author="Raphael Malyankar" w:date="2018-07-02T21:51:00Z">
        <w:r w:rsidR="007872D3">
          <w:t xml:space="preserve"> files</w:t>
        </w:r>
      </w:ins>
      <w:ins w:id="1232" w:author="Raphael Malyankar" w:date="2018-07-02T21:52:00Z">
        <w:r w:rsidR="007872D3">
          <w:t xml:space="preserve">, but if they do, a </w:t>
        </w:r>
      </w:ins>
      <w:ins w:id="1233" w:author="Raphael Malyankar" w:date="2018-07-02T21:53:00Z">
        <w:r w:rsidR="007872D3">
          <w:t xml:space="preserve">new </w:t>
        </w:r>
      </w:ins>
      <w:ins w:id="1234" w:author="Raphael Malyankar" w:date="2018-07-02T22:00:00Z">
        <w:r w:rsidR="000667B8">
          <w:t>set</w:t>
        </w:r>
      </w:ins>
      <w:ins w:id="1235" w:author="Raphael Malyankar" w:date="2018-07-02T22:01:00Z">
        <w:r w:rsidR="000667B8">
          <w:t xml:space="preserve"> with &lt;clarification&gt; and new &lt;build&gt; </w:t>
        </w:r>
      </w:ins>
      <w:ins w:id="1236" w:author="Raphael Malyankar" w:date="2018-07-02T22:02:00Z">
        <w:r w:rsidR="000667B8">
          <w:t>date</w:t>
        </w:r>
      </w:ins>
      <w:ins w:id="1237" w:author="Raphael Malyankar" w:date="2018-07-02T21:53:00Z">
        <w:r w:rsidR="007872D3">
          <w:t xml:space="preserve"> will be issued</w:t>
        </w:r>
      </w:ins>
      <w:ins w:id="1238" w:author="Raphael Malyankar" w:date="2018-07-02T21:51:00Z">
        <w:r w:rsidR="007872D3">
          <w:t>.)</w:t>
        </w:r>
      </w:ins>
    </w:p>
    <w:p w14:paraId="7346D8C5" w14:textId="77777777" w:rsidR="006B114A" w:rsidRPr="00960FF8" w:rsidRDefault="006B114A" w:rsidP="00BB3374">
      <w:pPr>
        <w:pStyle w:val="Heading2"/>
        <w:numPr>
          <w:ilvl w:val="1"/>
          <w:numId w:val="3"/>
        </w:numPr>
        <w:rPr>
          <w:rFonts w:eastAsia="MS Mincho"/>
        </w:rPr>
      </w:pPr>
      <w:bookmarkStart w:id="1239" w:name="_Toc519804947"/>
      <w:bookmarkStart w:id="1240" w:name="_Toc484523905"/>
      <w:r w:rsidRPr="00960FF8">
        <w:rPr>
          <w:rFonts w:eastAsia="MS Mincho"/>
        </w:rPr>
        <w:t>Unknown Attribute Values</w:t>
      </w:r>
      <w:bookmarkEnd w:id="1239"/>
      <w:r w:rsidRPr="00960FF8">
        <w:rPr>
          <w:rFonts w:eastAsia="MS Mincho"/>
        </w:rPr>
        <w:t xml:space="preserve"> </w:t>
      </w:r>
    </w:p>
    <w:p w14:paraId="7FF6EDBB" w14:textId="122F38D1" w:rsidR="006B114A" w:rsidRPr="00960FF8" w:rsidRDefault="006B114A" w:rsidP="00CA03D4">
      <w:r w:rsidRPr="00960FF8">
        <w:t>When a mandatory attribute code or tag is present but the attribute value is missing, it means that the producer wishes to indicate that this attribute value is unknown.  Missing mandatory attrib</w:t>
      </w:r>
      <w:r>
        <w:t>utes must be “nilled”</w:t>
      </w:r>
      <w:r w:rsidRPr="00960FF8">
        <w:t>.</w:t>
      </w:r>
      <w:r>
        <w:t xml:space="preserve"> </w:t>
      </w:r>
      <w:r w:rsidRPr="00960FF8">
        <w:t>Optional attributes must be omitted altogether if the value is unknown or mi</w:t>
      </w:r>
      <w:r>
        <w:t>ssing. They must not be “nilled</w:t>
      </w:r>
      <w:r w:rsidRPr="00960FF8">
        <w:t>”</w:t>
      </w:r>
      <w:r>
        <w:t>. This rule also applies to metadata.</w:t>
      </w:r>
    </w:p>
    <w:p w14:paraId="3F0B1BFD" w14:textId="7B0A0A17" w:rsidR="006B114A" w:rsidRDefault="006B114A" w:rsidP="00BB3374">
      <w:pPr>
        <w:pStyle w:val="Heading2"/>
        <w:numPr>
          <w:ilvl w:val="1"/>
          <w:numId w:val="3"/>
        </w:numPr>
        <w:rPr>
          <w:rFonts w:eastAsia="MS Mincho"/>
        </w:rPr>
      </w:pPr>
      <w:bookmarkStart w:id="1241" w:name="_Toc519804948"/>
      <w:r>
        <w:rPr>
          <w:rFonts w:eastAsia="MS Mincho"/>
        </w:rPr>
        <w:t>XML schemas</w:t>
      </w:r>
      <w:bookmarkEnd w:id="1240"/>
      <w:bookmarkEnd w:id="1241"/>
    </w:p>
    <w:p w14:paraId="4B320D70" w14:textId="6858A5E5" w:rsidR="008664C2" w:rsidRDefault="008664C2" w:rsidP="004E6E2A">
      <w:pPr>
        <w:pStyle w:val="Heading3"/>
        <w:numPr>
          <w:ilvl w:val="2"/>
          <w:numId w:val="3"/>
        </w:numPr>
      </w:pPr>
      <w:r>
        <w:t>Overview</w:t>
      </w:r>
    </w:p>
    <w:p w14:paraId="44A35525" w14:textId="7396E90E" w:rsidR="00BA05AC" w:rsidRDefault="00BA05AC" w:rsidP="00BA05AC">
      <w:r>
        <w:t xml:space="preserve">This data format consists of a root or container element S100_IC_InteroperabilityCatalogue, whose structure is shown in </w:t>
      </w:r>
      <w:ins w:id="1242" w:author="Eivind" w:date="2018-06-25T22:44:00Z">
        <w:r w:rsidR="00CE1263">
          <w:t>Figure 11-1</w:t>
        </w:r>
      </w:ins>
      <w:del w:id="1243" w:author="Eivind" w:date="2018-06-25T22:44:00Z">
        <w:r w:rsidDel="00CE1263">
          <w:delText>the figure below</w:delText>
        </w:r>
      </w:del>
      <w:r>
        <w:t>. An interoperability catalogue contains header information identifying the catalogue (derived from the ISO abstract catalogue type and extended with specific elements appropriate to S-100 and interoperability, such as digital signatures and elements identifying the source of interoperability requirements for this catalogue). The header is followed by a list of products covered by the catalogue and containers for display planes and predefined combinations. Levels 1 and 2 catalogues</w:t>
      </w:r>
      <w:r w:rsidR="00FB2E21">
        <w:t xml:space="preserve"> will </w:t>
      </w:r>
      <w:r w:rsidR="00E052B5">
        <w:t>contain only display planes and predefined combinations</w:t>
      </w:r>
      <w:r>
        <w:t xml:space="preserve">. Level 3 and 4 catalogues will have additional containers for hybridization rules and references to the hybrid portrayal and feature catalogues used by the results of hybridization rules. The general structure is depicted in </w:t>
      </w:r>
      <w:del w:id="1244" w:author="Eivind" w:date="2018-06-25T22:43:00Z">
        <w:r w:rsidDel="00CE1263">
          <w:delText>the f</w:delText>
        </w:r>
      </w:del>
      <w:ins w:id="1245" w:author="Eivind" w:date="2018-06-25T22:43:00Z">
        <w:r w:rsidR="00CE1263">
          <w:t>F</w:t>
        </w:r>
      </w:ins>
      <w:r>
        <w:t>igure</w:t>
      </w:r>
      <w:ins w:id="1246" w:author="Eivind" w:date="2018-06-25T22:43:00Z">
        <w:r w:rsidR="00CE1263">
          <w:t xml:space="preserve"> 11-1</w:t>
        </w:r>
      </w:ins>
      <w:del w:id="1247" w:author="Eivind" w:date="2018-06-25T22:43:00Z">
        <w:r w:rsidDel="00CE1263">
          <w:delText xml:space="preserve"> below</w:delText>
        </w:r>
      </w:del>
      <w:r>
        <w:t>.</w:t>
      </w:r>
    </w:p>
    <w:p w14:paraId="542388CE" w14:textId="6669F43A" w:rsidR="00EB05D3" w:rsidRDefault="00786FE4" w:rsidP="00EB05D3">
      <w:pPr>
        <w:keepNext/>
        <w:jc w:val="center"/>
      </w:pPr>
      <w:ins w:id="1248" w:author="Raphael Malyankar" w:date="2018-07-08T20:36:00Z">
        <w:r>
          <w:rPr>
            <w:noProof/>
            <w:lang w:val="fr-FR" w:eastAsia="fr-FR"/>
          </w:rPr>
          <w:lastRenderedPageBreak/>
          <w:drawing>
            <wp:inline distT="0" distB="0" distL="0" distR="0" wp14:anchorId="09CB4E3C" wp14:editId="4E2B36DB">
              <wp:extent cx="3705282" cy="4069080"/>
              <wp:effectExtent l="0" t="0" r="9525" b="762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100_IC_S100_IC_InteroperabilityCatalogue.png"/>
                      <pic:cNvPicPr/>
                    </pic:nvPicPr>
                    <pic:blipFill>
                      <a:blip r:embed="rId23">
                        <a:extLst>
                          <a:ext uri="{28A0092B-C50C-407E-A947-70E740481C1C}">
                            <a14:useLocalDpi xmlns:a14="http://schemas.microsoft.com/office/drawing/2010/main" val="0"/>
                          </a:ext>
                        </a:extLst>
                      </a:blip>
                      <a:stretch>
                        <a:fillRect/>
                      </a:stretch>
                    </pic:blipFill>
                    <pic:spPr>
                      <a:xfrm>
                        <a:off x="0" y="0"/>
                        <a:ext cx="3716972" cy="4081918"/>
                      </a:xfrm>
                      <a:prstGeom prst="rect">
                        <a:avLst/>
                      </a:prstGeom>
                    </pic:spPr>
                  </pic:pic>
                </a:graphicData>
              </a:graphic>
            </wp:inline>
          </w:drawing>
        </w:r>
      </w:ins>
      <w:commentRangeStart w:id="1249"/>
      <w:del w:id="1250" w:author="Raphael Malyankar" w:date="2018-07-08T20:36:00Z">
        <w:r w:rsidR="00BA05AC" w:rsidDel="00786FE4">
          <w:rPr>
            <w:noProof/>
            <w:lang w:val="fr-FR" w:eastAsia="fr-FR"/>
          </w:rPr>
          <w:drawing>
            <wp:inline distT="0" distB="0" distL="0" distR="0" wp14:anchorId="242670E9" wp14:editId="784C300E">
              <wp:extent cx="3574861" cy="344424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100_IC_S100_IC_InteroperabilityCatalogue.png"/>
                      <pic:cNvPicPr/>
                    </pic:nvPicPr>
                    <pic:blipFill>
                      <a:blip r:embed="rId24">
                        <a:extLst>
                          <a:ext uri="{28A0092B-C50C-407E-A947-70E740481C1C}">
                            <a14:useLocalDpi xmlns:a14="http://schemas.microsoft.com/office/drawing/2010/main" val="0"/>
                          </a:ext>
                        </a:extLst>
                      </a:blip>
                      <a:stretch>
                        <a:fillRect/>
                      </a:stretch>
                    </pic:blipFill>
                    <pic:spPr>
                      <a:xfrm>
                        <a:off x="0" y="0"/>
                        <a:ext cx="3574861" cy="3444240"/>
                      </a:xfrm>
                      <a:prstGeom prst="rect">
                        <a:avLst/>
                      </a:prstGeom>
                    </pic:spPr>
                  </pic:pic>
                </a:graphicData>
              </a:graphic>
            </wp:inline>
          </w:drawing>
        </w:r>
      </w:del>
      <w:commentRangeEnd w:id="1249"/>
      <w:r w:rsidR="00035B7D">
        <w:rPr>
          <w:rStyle w:val="CommentReference"/>
        </w:rPr>
        <w:commentReference w:id="1249"/>
      </w:r>
    </w:p>
    <w:p w14:paraId="69E80F3A" w14:textId="1BE59C3E" w:rsidR="00EB05D3" w:rsidRDefault="00EB05D3" w:rsidP="00D372F5">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1</w:t>
      </w:r>
      <w:r w:rsidR="00750D65">
        <w:fldChar w:fldCharType="end"/>
      </w:r>
      <w:ins w:id="1251" w:author="Eivind" w:date="2018-06-20T22:35:00Z">
        <w:r w:rsidR="00246D85">
          <w:t>.</w:t>
        </w:r>
      </w:ins>
      <w:r>
        <w:t xml:space="preserve"> </w:t>
      </w:r>
      <w:r w:rsidRPr="00E55694">
        <w:t>Basic structure of an interoperability catalogue</w:t>
      </w:r>
    </w:p>
    <w:p w14:paraId="706BF960" w14:textId="19E10C65" w:rsidR="00BA05AC" w:rsidRDefault="00E052B5" w:rsidP="00BA05AC">
      <w:r>
        <w:t>The displayPlanes container is a collection of 1 or more S100_IC_DisplayPlane elements. The predefinedProductCombination</w:t>
      </w:r>
      <w:ins w:id="1252" w:author="Raphael Malyankar" w:date="2018-07-02T22:04:00Z">
        <w:r w:rsidR="00A3399E">
          <w:t>s</w:t>
        </w:r>
      </w:ins>
      <w:r>
        <w:t xml:space="preserve"> container is a collection of 0 or more </w:t>
      </w:r>
      <w:del w:id="1253" w:author="Eivind" w:date="2018-06-25T22:43:00Z">
        <w:r w:rsidDel="00BA7292">
          <w:delText xml:space="preserve">0 or more </w:delText>
        </w:r>
      </w:del>
      <w:r>
        <w:t>S100_IC_PredefinedCombination containers. (The difference in the lower bound arises from the fact that it is possible for a catalogue to implement only interleaving but no higher level of interoperability.)</w:t>
      </w:r>
      <w:r w:rsidR="00891324">
        <w:t xml:space="preserve"> The containers are depicted in </w:t>
      </w:r>
      <w:ins w:id="1254" w:author="Eivind" w:date="2018-06-25T22:47:00Z">
        <w:r w:rsidR="00606097">
          <w:t>Figure 11-2 and Figure 11-3</w:t>
        </w:r>
      </w:ins>
      <w:del w:id="1255" w:author="Eivind" w:date="2018-06-25T22:47:00Z">
        <w:r w:rsidR="00891324" w:rsidDel="00606097">
          <w:delText>the two figures below</w:delText>
        </w:r>
      </w:del>
      <w:r w:rsidR="00891324">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43" w:type="dxa"/>
          <w:right w:w="43" w:type="dxa"/>
        </w:tblCellMar>
        <w:tblLook w:val="04A0" w:firstRow="1" w:lastRow="0" w:firstColumn="1" w:lastColumn="0" w:noHBand="0" w:noVBand="1"/>
      </w:tblPr>
      <w:tblGrid>
        <w:gridCol w:w="3985"/>
        <w:gridCol w:w="5366"/>
      </w:tblGrid>
      <w:tr w:rsidR="00843A3B" w14:paraId="31872B9A" w14:textId="77777777" w:rsidTr="00B84736">
        <w:tc>
          <w:tcPr>
            <w:tcW w:w="2500" w:type="pct"/>
          </w:tcPr>
          <w:p w14:paraId="389F030E" w14:textId="77777777" w:rsidR="00843A3B" w:rsidRDefault="00843A3B" w:rsidP="00643C3D">
            <w:pPr>
              <w:keepNext/>
              <w:jc w:val="center"/>
            </w:pPr>
            <w:r>
              <w:rPr>
                <w:noProof/>
                <w:lang w:val="fr-FR" w:eastAsia="fr-FR"/>
              </w:rPr>
              <w:drawing>
                <wp:inline distT="0" distB="0" distL="0" distR="0" wp14:anchorId="26C4599D" wp14:editId="4DC7E783">
                  <wp:extent cx="2423160" cy="462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100_IC_displayPlanes-small.png"/>
                          <pic:cNvPicPr/>
                        </pic:nvPicPr>
                        <pic:blipFill>
                          <a:blip r:embed="rId27">
                            <a:extLst>
                              <a:ext uri="{28A0092B-C50C-407E-A947-70E740481C1C}">
                                <a14:useLocalDpi xmlns:a14="http://schemas.microsoft.com/office/drawing/2010/main" val="0"/>
                              </a:ext>
                            </a:extLst>
                          </a:blip>
                          <a:stretch>
                            <a:fillRect/>
                          </a:stretch>
                        </pic:blipFill>
                        <pic:spPr>
                          <a:xfrm>
                            <a:off x="0" y="0"/>
                            <a:ext cx="2447398" cy="467480"/>
                          </a:xfrm>
                          <a:prstGeom prst="rect">
                            <a:avLst/>
                          </a:prstGeom>
                        </pic:spPr>
                      </pic:pic>
                    </a:graphicData>
                  </a:graphic>
                </wp:inline>
              </w:drawing>
            </w:r>
          </w:p>
          <w:p w14:paraId="5CCE8FBF" w14:textId="7F0008CF" w:rsidR="00843A3B" w:rsidRDefault="00843A3B" w:rsidP="00643C3D">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2</w:t>
            </w:r>
            <w:r w:rsidR="00750D65">
              <w:fldChar w:fldCharType="end"/>
            </w:r>
            <w:r>
              <w:t>. Container for display planes</w:t>
            </w:r>
          </w:p>
        </w:tc>
        <w:tc>
          <w:tcPr>
            <w:tcW w:w="2500" w:type="pct"/>
          </w:tcPr>
          <w:p w14:paraId="00849030" w14:textId="77777777" w:rsidR="00843A3B" w:rsidRDefault="00843A3B" w:rsidP="00643C3D">
            <w:pPr>
              <w:keepNext/>
              <w:jc w:val="center"/>
            </w:pPr>
            <w:r>
              <w:rPr>
                <w:noProof/>
                <w:lang w:val="fr-FR" w:eastAsia="fr-FR"/>
              </w:rPr>
              <w:drawing>
                <wp:inline distT="0" distB="0" distL="0" distR="0" wp14:anchorId="63888040" wp14:editId="6AC06A62">
                  <wp:extent cx="3352800" cy="471834"/>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100_IC_predefinedProductCombinations.png"/>
                          <pic:cNvPicPr/>
                        </pic:nvPicPr>
                        <pic:blipFill>
                          <a:blip r:embed="rId28">
                            <a:extLst>
                              <a:ext uri="{28A0092B-C50C-407E-A947-70E740481C1C}">
                                <a14:useLocalDpi xmlns:a14="http://schemas.microsoft.com/office/drawing/2010/main" val="0"/>
                              </a:ext>
                            </a:extLst>
                          </a:blip>
                          <a:stretch>
                            <a:fillRect/>
                          </a:stretch>
                        </pic:blipFill>
                        <pic:spPr>
                          <a:xfrm>
                            <a:off x="0" y="0"/>
                            <a:ext cx="3582619" cy="504176"/>
                          </a:xfrm>
                          <a:prstGeom prst="rect">
                            <a:avLst/>
                          </a:prstGeom>
                        </pic:spPr>
                      </pic:pic>
                    </a:graphicData>
                  </a:graphic>
                </wp:inline>
              </w:drawing>
            </w:r>
          </w:p>
          <w:p w14:paraId="7B6D7750" w14:textId="297D01D1" w:rsidR="00843A3B" w:rsidRDefault="00843A3B" w:rsidP="00643C3D">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3</w:t>
            </w:r>
            <w:r w:rsidR="00750D65">
              <w:fldChar w:fldCharType="end"/>
            </w:r>
            <w:r>
              <w:t>. Container for predefined product combinations</w:t>
            </w:r>
          </w:p>
        </w:tc>
      </w:tr>
    </w:tbl>
    <w:p w14:paraId="219744B3" w14:textId="74F1DE3E" w:rsidR="00C31312" w:rsidRDefault="00F46D8E" w:rsidP="00BA05AC">
      <w:r>
        <w:t xml:space="preserve">The elements in each S100_IC_DisplayPlane and S100_IC_PredefinedCombination correspond to the model described in Section 4 and are depicted in </w:t>
      </w:r>
      <w:ins w:id="1256" w:author="Eivind" w:date="2018-06-25T22:48:00Z">
        <w:r w:rsidR="00606097">
          <w:t>Figures 11-4 and 11-5</w:t>
        </w:r>
      </w:ins>
      <w:del w:id="1257" w:author="Eivind" w:date="2018-06-25T22:48:00Z">
        <w:r w:rsidDel="00606097">
          <w:delText>the two figures that follow</w:delText>
        </w:r>
      </w:del>
      <w:r w:rsidR="004D0C4A">
        <w:t>. The contents of</w:t>
      </w:r>
      <w:r w:rsidR="00C31312">
        <w:t xml:space="preserve"> these elements are as described below:</w:t>
      </w:r>
    </w:p>
    <w:p w14:paraId="733B065F" w14:textId="2F461F48" w:rsidR="00C31312" w:rsidRDefault="004D0C4A" w:rsidP="00C31312">
      <w:pPr>
        <w:pStyle w:val="ListParagraph"/>
        <w:numPr>
          <w:ilvl w:val="0"/>
          <w:numId w:val="75"/>
        </w:numPr>
      </w:pPr>
      <w:r>
        <w:t>S100_</w:t>
      </w:r>
      <w:r w:rsidR="00C31312">
        <w:t>IC_DisplayPlane element:</w:t>
      </w:r>
    </w:p>
    <w:p w14:paraId="0EE47706" w14:textId="7675F02A" w:rsidR="00C31312" w:rsidRDefault="00C31312" w:rsidP="00C31312">
      <w:pPr>
        <w:pStyle w:val="ListParagraph"/>
        <w:numPr>
          <w:ilvl w:val="1"/>
          <w:numId w:val="75"/>
        </w:numPr>
      </w:pPr>
      <w:r>
        <w:t>the priority for the plane (displayPriority);</w:t>
      </w:r>
    </w:p>
    <w:p w14:paraId="616D07A3" w14:textId="3763B828" w:rsidR="00C31312" w:rsidRDefault="004D0C4A" w:rsidP="00C31312">
      <w:pPr>
        <w:pStyle w:val="ListParagraph"/>
        <w:numPr>
          <w:ilvl w:val="1"/>
          <w:numId w:val="75"/>
        </w:numPr>
      </w:pPr>
      <w:r>
        <w:t>identifying and descriptive elements (</w:t>
      </w:r>
      <w:r w:rsidR="00C31312">
        <w:t>identifier, name, description</w:t>
      </w:r>
      <w:r>
        <w:t>)</w:t>
      </w:r>
      <w:r w:rsidR="00C31312">
        <w:t>;</w:t>
      </w:r>
    </w:p>
    <w:p w14:paraId="3A276778" w14:textId="78CCE46B" w:rsidR="00C31312" w:rsidRDefault="004D0C4A" w:rsidP="00C31312">
      <w:pPr>
        <w:pStyle w:val="ListParagraph"/>
        <w:numPr>
          <w:ilvl w:val="1"/>
          <w:numId w:val="75"/>
        </w:numPr>
      </w:pPr>
      <w:r>
        <w:t>containers for S100_IC_Feature and S100_IC_Drawing</w:t>
      </w:r>
      <w:r w:rsidR="00C31312">
        <w:t>Instruction elements.</w:t>
      </w:r>
    </w:p>
    <w:p w14:paraId="27F200AC" w14:textId="77777777" w:rsidR="00C31312" w:rsidRDefault="004D0C4A" w:rsidP="00C31312">
      <w:pPr>
        <w:pStyle w:val="ListParagraph"/>
        <w:numPr>
          <w:ilvl w:val="0"/>
          <w:numId w:val="75"/>
        </w:numPr>
      </w:pPr>
      <w:r>
        <w:t>S100_PredefinedCombination e</w:t>
      </w:r>
      <w:r w:rsidR="00C31312">
        <w:t>lement:</w:t>
      </w:r>
    </w:p>
    <w:p w14:paraId="7D7154C5" w14:textId="6B274485" w:rsidR="00C31312" w:rsidRDefault="00C31312" w:rsidP="00C31312">
      <w:pPr>
        <w:pStyle w:val="ListParagraph"/>
        <w:numPr>
          <w:ilvl w:val="1"/>
          <w:numId w:val="75"/>
        </w:numPr>
      </w:pPr>
      <w:r>
        <w:t>the interoperability level;</w:t>
      </w:r>
    </w:p>
    <w:p w14:paraId="2C57930F" w14:textId="3D7ABC2A" w:rsidR="00C31312" w:rsidRDefault="00C31312" w:rsidP="00C31312">
      <w:pPr>
        <w:pStyle w:val="ListParagraph"/>
        <w:numPr>
          <w:ilvl w:val="1"/>
          <w:numId w:val="75"/>
        </w:numPr>
      </w:pPr>
      <w:r>
        <w:lastRenderedPageBreak/>
        <w:t>a list of the data products covered by this predefined combination (includedProduct elements);</w:t>
      </w:r>
    </w:p>
    <w:p w14:paraId="2DB2576C" w14:textId="3AE6FC86" w:rsidR="00C31312" w:rsidRDefault="00C31312" w:rsidP="00C31312">
      <w:pPr>
        <w:pStyle w:val="ListParagraph"/>
        <w:numPr>
          <w:ilvl w:val="1"/>
          <w:numId w:val="75"/>
        </w:numPr>
      </w:pPr>
      <w:r>
        <w:t>references to S100_IC_DisplayPlane elements;</w:t>
      </w:r>
    </w:p>
    <w:p w14:paraId="40EB7B31" w14:textId="2FC29638" w:rsidR="00891324" w:rsidRDefault="004D0C4A" w:rsidP="00C31312">
      <w:pPr>
        <w:pStyle w:val="ListParagraph"/>
        <w:numPr>
          <w:ilvl w:val="1"/>
          <w:numId w:val="75"/>
        </w:numPr>
      </w:pPr>
      <w:r>
        <w:t>optional containers for feature suppression rules (used in Level 2) and feature de</w:t>
      </w:r>
      <w:r w:rsidR="00C31312">
        <w:t>rivation rules (Levels 3 and 4);</w:t>
      </w:r>
    </w:p>
    <w:p w14:paraId="13A23543" w14:textId="403FF9B8" w:rsidR="00C31312" w:rsidRDefault="00C31312" w:rsidP="00C31312">
      <w:pPr>
        <w:pStyle w:val="ListParagraph"/>
        <w:numPr>
          <w:ilvl w:val="1"/>
          <w:numId w:val="75"/>
        </w:numPr>
      </w:pPr>
      <w:r>
        <w:t>identifying and descriptive elements (identifier, name, description, useConditions).</w:t>
      </w:r>
    </w:p>
    <w:p w14:paraId="715BDC83" w14:textId="77777777" w:rsidR="00C31312" w:rsidRDefault="00C31312" w:rsidP="00C31312"/>
    <w:p w14:paraId="2A8D95C0" w14:textId="77777777" w:rsidR="004D0C4A" w:rsidRDefault="00F46D8E" w:rsidP="0053659E">
      <w:pPr>
        <w:keepNext/>
        <w:jc w:val="center"/>
      </w:pPr>
      <w:r>
        <w:rPr>
          <w:noProof/>
          <w:lang w:val="fr-FR" w:eastAsia="fr-FR"/>
        </w:rPr>
        <w:drawing>
          <wp:inline distT="0" distB="0" distL="0" distR="0" wp14:anchorId="3C266BE0" wp14:editId="6B3E90DD">
            <wp:extent cx="2910840" cy="1853894"/>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100_IC_S100_IC_DisplayPlane.png"/>
                    <pic:cNvPicPr/>
                  </pic:nvPicPr>
                  <pic:blipFill>
                    <a:blip r:embed="rId29">
                      <a:extLst>
                        <a:ext uri="{28A0092B-C50C-407E-A947-70E740481C1C}">
                          <a14:useLocalDpi xmlns:a14="http://schemas.microsoft.com/office/drawing/2010/main" val="0"/>
                        </a:ext>
                      </a:extLst>
                    </a:blip>
                    <a:stretch>
                      <a:fillRect/>
                    </a:stretch>
                  </pic:blipFill>
                  <pic:spPr>
                    <a:xfrm>
                      <a:off x="0" y="0"/>
                      <a:ext cx="2920935" cy="1860323"/>
                    </a:xfrm>
                    <a:prstGeom prst="rect">
                      <a:avLst/>
                    </a:prstGeom>
                  </pic:spPr>
                </pic:pic>
              </a:graphicData>
            </a:graphic>
          </wp:inline>
        </w:drawing>
      </w:r>
    </w:p>
    <w:p w14:paraId="3ABD88C2" w14:textId="39B345B5" w:rsidR="00F46D8E" w:rsidRDefault="004D0C4A" w:rsidP="0053659E">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4</w:t>
      </w:r>
      <w:r w:rsidR="00750D65">
        <w:fldChar w:fldCharType="end"/>
      </w:r>
      <w:r>
        <w:t>. Structure of individual display plane element</w:t>
      </w:r>
    </w:p>
    <w:p w14:paraId="076B1FCC" w14:textId="77777777" w:rsidR="004D0C4A" w:rsidRDefault="00F46D8E" w:rsidP="0053659E">
      <w:pPr>
        <w:keepNext/>
        <w:jc w:val="center"/>
      </w:pPr>
      <w:r>
        <w:rPr>
          <w:noProof/>
          <w:lang w:val="fr-FR" w:eastAsia="fr-FR"/>
        </w:rPr>
        <w:drawing>
          <wp:inline distT="0" distB="0" distL="0" distR="0" wp14:anchorId="67A84726" wp14:editId="178ED83F">
            <wp:extent cx="3688080" cy="358169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100_IC_S100_IC_PredefinedCombination.png"/>
                    <pic:cNvPicPr/>
                  </pic:nvPicPr>
                  <pic:blipFill>
                    <a:blip r:embed="rId30">
                      <a:extLst>
                        <a:ext uri="{28A0092B-C50C-407E-A947-70E740481C1C}">
                          <a14:useLocalDpi xmlns:a14="http://schemas.microsoft.com/office/drawing/2010/main" val="0"/>
                        </a:ext>
                      </a:extLst>
                    </a:blip>
                    <a:stretch>
                      <a:fillRect/>
                    </a:stretch>
                  </pic:blipFill>
                  <pic:spPr>
                    <a:xfrm>
                      <a:off x="0" y="0"/>
                      <a:ext cx="3703983" cy="3597137"/>
                    </a:xfrm>
                    <a:prstGeom prst="rect">
                      <a:avLst/>
                    </a:prstGeom>
                  </pic:spPr>
                </pic:pic>
              </a:graphicData>
            </a:graphic>
          </wp:inline>
        </w:drawing>
      </w:r>
    </w:p>
    <w:p w14:paraId="334CA791" w14:textId="2A4F890D" w:rsidR="00F46D8E" w:rsidRDefault="004D0C4A" w:rsidP="00E11B24">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5</w:t>
      </w:r>
      <w:r w:rsidR="00750D65">
        <w:fldChar w:fldCharType="end"/>
      </w:r>
      <w:r>
        <w:t>. Structure of individual predefined combination element</w:t>
      </w:r>
    </w:p>
    <w:p w14:paraId="12864A5D" w14:textId="6475A980" w:rsidR="00B84736" w:rsidRDefault="003F3476" w:rsidP="00B84736">
      <w:r>
        <w:t>The structures of S100_IC_Feature</w:t>
      </w:r>
      <w:r w:rsidR="002B3821">
        <w:t xml:space="preserve">, </w:t>
      </w:r>
      <w:r>
        <w:t>S100_DrawingInstruction</w:t>
      </w:r>
      <w:r w:rsidR="002B3821">
        <w:t>, and S100_IC_SuppressedFeatureLayer</w:t>
      </w:r>
      <w:r>
        <w:t xml:space="preserve"> elements correspond to the model and documentation in Section 4 and are depicted </w:t>
      </w:r>
      <w:ins w:id="1258" w:author="Eivind" w:date="2018-06-25T22:49:00Z">
        <w:r w:rsidR="00606097">
          <w:t xml:space="preserve">in Figure 11-6, Figure </w:t>
        </w:r>
        <w:r w:rsidR="00606097">
          <w:lastRenderedPageBreak/>
          <w:t>11-7, and Figure 11-8</w:t>
        </w:r>
      </w:ins>
      <w:del w:id="1259" w:author="Eivind" w:date="2018-06-25T22:49:00Z">
        <w:r w:rsidDel="00606097">
          <w:delText>below</w:delText>
        </w:r>
      </w:del>
      <w:r>
        <w:t>.</w:t>
      </w:r>
      <w:r w:rsidR="00B84736">
        <w:t xml:space="preserve"> The elements in the derivedFeatures container are intended for Level 3 and 4 functionality and are not described in this edition of the specification.</w:t>
      </w:r>
    </w:p>
    <w:p w14:paraId="334E17DE" w14:textId="77777777" w:rsidR="00B84736" w:rsidRDefault="00B84736" w:rsidP="00BA05AC"/>
    <w:tbl>
      <w:tblPr>
        <w:tblStyle w:val="TableGrid"/>
        <w:tblW w:w="9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1"/>
        <w:gridCol w:w="5299"/>
      </w:tblGrid>
      <w:tr w:rsidR="003F3476" w14:paraId="6A02BD2B" w14:textId="77777777" w:rsidTr="00D372F5">
        <w:trPr>
          <w:trHeight w:val="3768"/>
        </w:trPr>
        <w:tc>
          <w:tcPr>
            <w:tcW w:w="4241" w:type="dxa"/>
          </w:tcPr>
          <w:p w14:paraId="10A95D41" w14:textId="77777777" w:rsidR="003F3476" w:rsidRDefault="003F3476" w:rsidP="003F3476">
            <w:pPr>
              <w:keepNext/>
            </w:pPr>
            <w:r>
              <w:rPr>
                <w:noProof/>
                <w:lang w:val="fr-FR" w:eastAsia="fr-FR"/>
              </w:rPr>
              <w:drawing>
                <wp:inline distT="0" distB="0" distL="0" distR="0" wp14:anchorId="02EEFEC5" wp14:editId="0FDA45B6">
                  <wp:extent cx="2534340" cy="1769046"/>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100_IC_S100_IC_Feature.png"/>
                          <pic:cNvPicPr/>
                        </pic:nvPicPr>
                        <pic:blipFill>
                          <a:blip r:embed="rId31">
                            <a:extLst>
                              <a:ext uri="{28A0092B-C50C-407E-A947-70E740481C1C}">
                                <a14:useLocalDpi xmlns:a14="http://schemas.microsoft.com/office/drawing/2010/main" val="0"/>
                              </a:ext>
                            </a:extLst>
                          </a:blip>
                          <a:stretch>
                            <a:fillRect/>
                          </a:stretch>
                        </pic:blipFill>
                        <pic:spPr>
                          <a:xfrm>
                            <a:off x="0" y="0"/>
                            <a:ext cx="2534340" cy="1769046"/>
                          </a:xfrm>
                          <a:prstGeom prst="rect">
                            <a:avLst/>
                          </a:prstGeom>
                        </pic:spPr>
                      </pic:pic>
                    </a:graphicData>
                  </a:graphic>
                </wp:inline>
              </w:drawing>
            </w:r>
          </w:p>
          <w:p w14:paraId="26D9C81A" w14:textId="6DB4F841" w:rsidR="003F3476" w:rsidRDefault="003F3476" w:rsidP="003F3476">
            <w:pPr>
              <w:pStyle w:val="Caption"/>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6</w:t>
            </w:r>
            <w:r w:rsidR="00750D65">
              <w:fldChar w:fldCharType="end"/>
            </w:r>
            <w:r>
              <w:t>. Structure of S100_IC_Feature</w:t>
            </w:r>
          </w:p>
        </w:tc>
        <w:tc>
          <w:tcPr>
            <w:tcW w:w="5299" w:type="dxa"/>
          </w:tcPr>
          <w:p w14:paraId="2F1BBCE9" w14:textId="77777777" w:rsidR="003F3476" w:rsidRDefault="003F3476" w:rsidP="003F3476">
            <w:pPr>
              <w:keepNext/>
            </w:pPr>
            <w:r>
              <w:rPr>
                <w:noProof/>
                <w:lang w:val="fr-FR" w:eastAsia="fr-FR"/>
              </w:rPr>
              <w:drawing>
                <wp:inline distT="0" distB="0" distL="0" distR="0" wp14:anchorId="296C823A" wp14:editId="4145B2EB">
                  <wp:extent cx="3200400" cy="180466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100_IC_S100_IC_DrawingInstruction.png"/>
                          <pic:cNvPicPr/>
                        </pic:nvPicPr>
                        <pic:blipFill>
                          <a:blip r:embed="rId32">
                            <a:extLst>
                              <a:ext uri="{28A0092B-C50C-407E-A947-70E740481C1C}">
                                <a14:useLocalDpi xmlns:a14="http://schemas.microsoft.com/office/drawing/2010/main" val="0"/>
                              </a:ext>
                            </a:extLst>
                          </a:blip>
                          <a:stretch>
                            <a:fillRect/>
                          </a:stretch>
                        </pic:blipFill>
                        <pic:spPr>
                          <a:xfrm>
                            <a:off x="0" y="0"/>
                            <a:ext cx="3227747" cy="1820089"/>
                          </a:xfrm>
                          <a:prstGeom prst="rect">
                            <a:avLst/>
                          </a:prstGeom>
                        </pic:spPr>
                      </pic:pic>
                    </a:graphicData>
                  </a:graphic>
                </wp:inline>
              </w:drawing>
            </w:r>
          </w:p>
          <w:p w14:paraId="0BDE4B7D" w14:textId="4AD598E4" w:rsidR="003F3476" w:rsidRDefault="003F3476" w:rsidP="00D372F5">
            <w:pPr>
              <w:pStyle w:val="Caption"/>
              <w:jc w:val="left"/>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7</w:t>
            </w:r>
            <w:r w:rsidR="00750D65">
              <w:fldChar w:fldCharType="end"/>
            </w:r>
            <w:r>
              <w:t>. Structure of S100_IC_DrawingInstruction</w:t>
            </w:r>
          </w:p>
        </w:tc>
      </w:tr>
    </w:tbl>
    <w:p w14:paraId="2D46D5BD" w14:textId="77777777" w:rsidR="002B3821" w:rsidRDefault="002B3821" w:rsidP="002B3821">
      <w:pPr>
        <w:keepNext/>
        <w:jc w:val="center"/>
      </w:pPr>
      <w:r>
        <w:rPr>
          <w:noProof/>
          <w:lang w:val="fr-FR" w:eastAsia="fr-FR"/>
        </w:rPr>
        <w:drawing>
          <wp:inline distT="0" distB="0" distL="0" distR="0" wp14:anchorId="07D39C92" wp14:editId="076A6B91">
            <wp:extent cx="3375660" cy="167622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100_IC_S100_IC_SuppressedFeatureLayer.png"/>
                    <pic:cNvPicPr/>
                  </pic:nvPicPr>
                  <pic:blipFill>
                    <a:blip r:embed="rId33">
                      <a:extLst>
                        <a:ext uri="{28A0092B-C50C-407E-A947-70E740481C1C}">
                          <a14:useLocalDpi xmlns:a14="http://schemas.microsoft.com/office/drawing/2010/main" val="0"/>
                        </a:ext>
                      </a:extLst>
                    </a:blip>
                    <a:stretch>
                      <a:fillRect/>
                    </a:stretch>
                  </pic:blipFill>
                  <pic:spPr>
                    <a:xfrm>
                      <a:off x="0" y="0"/>
                      <a:ext cx="3375660" cy="1676229"/>
                    </a:xfrm>
                    <a:prstGeom prst="rect">
                      <a:avLst/>
                    </a:prstGeom>
                  </pic:spPr>
                </pic:pic>
              </a:graphicData>
            </a:graphic>
          </wp:inline>
        </w:drawing>
      </w:r>
    </w:p>
    <w:p w14:paraId="63FC4420" w14:textId="1B8AD372" w:rsidR="003F3476" w:rsidRDefault="002B3821" w:rsidP="002B3821">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8</w:t>
      </w:r>
      <w:r w:rsidR="00750D65">
        <w:fldChar w:fldCharType="end"/>
      </w:r>
      <w:r>
        <w:t>. Structure of S100_IC_SuppressedFeatureLayer</w:t>
      </w:r>
    </w:p>
    <w:p w14:paraId="7033A4C9" w14:textId="2B1B3DE0" w:rsidR="00BA05AC" w:rsidRDefault="00FA657E" w:rsidP="00BA05AC">
      <w:r>
        <w:t xml:space="preserve">An example of the XML conforming to the structures is shown in </w:t>
      </w:r>
      <w:ins w:id="1260" w:author="Raphael Malyankar" w:date="2018-07-20T15:20:00Z">
        <w:r w:rsidR="004C6E34">
          <w:fldChar w:fldCharType="begin"/>
        </w:r>
        <w:r w:rsidR="004C6E34">
          <w:instrText xml:space="preserve"> REF _Ref519863368 \h </w:instrText>
        </w:r>
      </w:ins>
      <w:r w:rsidR="004C6E34">
        <w:fldChar w:fldCharType="separate"/>
      </w:r>
      <w:ins w:id="1261" w:author="Raphael Malyankar" w:date="2018-07-20T15:20:00Z">
        <w:r w:rsidR="004C6E34">
          <w:t xml:space="preserve">Figure </w:t>
        </w:r>
        <w:r w:rsidR="004C6E34">
          <w:rPr>
            <w:noProof/>
          </w:rPr>
          <w:t>11</w:t>
        </w:r>
        <w:r w:rsidR="004C6E34">
          <w:noBreakHyphen/>
        </w:r>
        <w:r w:rsidR="004C6E34">
          <w:rPr>
            <w:noProof/>
          </w:rPr>
          <w:t>9</w:t>
        </w:r>
        <w:r w:rsidR="004C6E34">
          <w:fldChar w:fldCharType="end"/>
        </w:r>
      </w:ins>
      <w:del w:id="1262" w:author="Raphael Malyankar" w:date="2018-07-20T15:20:00Z">
        <w:r w:rsidDel="004C6E34">
          <w:delText>the</w:delText>
        </w:r>
        <w:r w:rsidR="00B40D04" w:rsidDel="004C6E34">
          <w:delText xml:space="preserve"> first</w:delText>
        </w:r>
        <w:r w:rsidDel="004C6E34">
          <w:delText xml:space="preserve"> figure </w:delText>
        </w:r>
        <w:r w:rsidR="00B40D04" w:rsidDel="004C6E34">
          <w:delText>that follows</w:delText>
        </w:r>
      </w:del>
      <w:r>
        <w:t>. This figure shows</w:t>
      </w:r>
      <w:r w:rsidR="00B40D04">
        <w:t xml:space="preserve"> the higher-level structure consisting of</w:t>
      </w:r>
      <w:r>
        <w:t xml:space="preserve"> the catalogue header elements (</w:t>
      </w:r>
      <w:del w:id="1263" w:author="Raphael Malyankar" w:date="2018-07-08T20:38:00Z">
        <w:r w:rsidRPr="00B40D04" w:rsidDel="00786FE4">
          <w:rPr>
            <w:i/>
          </w:rPr>
          <w:delText>gmx</w:delText>
        </w:r>
      </w:del>
      <w:ins w:id="1264" w:author="Raphael Malyankar" w:date="2018-07-08T20:38:00Z">
        <w:r w:rsidR="00786FE4">
          <w:rPr>
            <w:i/>
          </w:rPr>
          <w:t>cat</w:t>
        </w:r>
      </w:ins>
      <w:r w:rsidRPr="00B40D04">
        <w:rPr>
          <w:i/>
        </w:rPr>
        <w:t>:name</w:t>
      </w:r>
      <w:r>
        <w:t xml:space="preserve"> through </w:t>
      </w:r>
      <w:r w:rsidRPr="00B40D04">
        <w:rPr>
          <w:i/>
        </w:rPr>
        <w:t>requirementType</w:t>
      </w:r>
      <w:r>
        <w:t>), followed by exemplary display plane and predefined product combinations.</w:t>
      </w:r>
      <w:r w:rsidR="00B40D04">
        <w:t xml:space="preserve"> The lower-level containers </w:t>
      </w:r>
      <w:r w:rsidR="00B40D04" w:rsidRPr="00B40D04">
        <w:rPr>
          <w:i/>
        </w:rPr>
        <w:t>features</w:t>
      </w:r>
      <w:r w:rsidR="00B40D04">
        <w:t xml:space="preserve">, </w:t>
      </w:r>
      <w:r w:rsidR="00B40D04" w:rsidRPr="00B40D04">
        <w:rPr>
          <w:i/>
        </w:rPr>
        <w:t>drawingInstructions</w:t>
      </w:r>
      <w:r w:rsidR="00B40D04">
        <w:t xml:space="preserve">, and </w:t>
      </w:r>
      <w:r w:rsidR="00B40D04" w:rsidRPr="00B40D04">
        <w:rPr>
          <w:i/>
        </w:rPr>
        <w:t>suppressedFeatureLayers</w:t>
      </w:r>
      <w:r w:rsidR="00B40D04">
        <w:t xml:space="preserve"> are shown expanded in </w:t>
      </w:r>
      <w:ins w:id="1265" w:author="Eivind" w:date="2018-06-25T22:50:00Z">
        <w:r w:rsidR="00606097">
          <w:t>Figure 11-10 and Figure 11-11</w:t>
        </w:r>
      </w:ins>
      <w:del w:id="1266" w:author="Eivind" w:date="2018-06-25T22:50:00Z">
        <w:r w:rsidR="00B40D04" w:rsidDel="00606097">
          <w:delText>subsequent figures</w:delText>
        </w:r>
      </w:del>
      <w:r w:rsidR="00B40D04">
        <w:t>.</w:t>
      </w:r>
    </w:p>
    <w:p w14:paraId="1A3BB58B" w14:textId="77777777" w:rsidR="00FA657E" w:rsidRPr="009C5674" w:rsidRDefault="00FA657E" w:rsidP="00464E7E">
      <w:pPr>
        <w:keepNext/>
      </w:pPr>
      <w:r>
        <w:rPr>
          <w:noProof/>
          <w:lang w:val="fr-FR" w:eastAsia="fr-FR"/>
        </w:rPr>
        <w:lastRenderedPageBreak/>
        <w:drawing>
          <wp:inline distT="0" distB="0" distL="0" distR="0" wp14:anchorId="11DC6C99" wp14:editId="2F5CD849">
            <wp:extent cx="5102725" cy="5268318"/>
            <wp:effectExtent l="0" t="0" r="317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C_Content1.JPG"/>
                    <pic:cNvPicPr/>
                  </pic:nvPicPr>
                  <pic:blipFill>
                    <a:blip r:embed="rId34">
                      <a:extLst>
                        <a:ext uri="{28A0092B-C50C-407E-A947-70E740481C1C}">
                          <a14:useLocalDpi xmlns:a14="http://schemas.microsoft.com/office/drawing/2010/main" val="0"/>
                        </a:ext>
                      </a:extLst>
                    </a:blip>
                    <a:stretch>
                      <a:fillRect/>
                    </a:stretch>
                  </pic:blipFill>
                  <pic:spPr>
                    <a:xfrm>
                      <a:off x="0" y="0"/>
                      <a:ext cx="5102725" cy="5268318"/>
                    </a:xfrm>
                    <a:prstGeom prst="rect">
                      <a:avLst/>
                    </a:prstGeom>
                  </pic:spPr>
                </pic:pic>
              </a:graphicData>
            </a:graphic>
          </wp:inline>
        </w:drawing>
      </w:r>
    </w:p>
    <w:p w14:paraId="60DD6A93" w14:textId="3A9C3BC4" w:rsidR="00FA657E" w:rsidRDefault="00FA657E" w:rsidP="00D372F5">
      <w:pPr>
        <w:pStyle w:val="Caption"/>
        <w:jc w:val="center"/>
      </w:pPr>
      <w:bookmarkStart w:id="1267" w:name="_Ref519863368"/>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9</w:t>
      </w:r>
      <w:r w:rsidR="00750D65">
        <w:fldChar w:fldCharType="end"/>
      </w:r>
      <w:bookmarkEnd w:id="1267"/>
      <w:r>
        <w:t>. Example of interoperability catalog</w:t>
      </w:r>
      <w:r w:rsidR="006D36D1">
        <w:t>ue</w:t>
      </w:r>
      <w:r>
        <w:t xml:space="preserve"> showing the higher level structure</w:t>
      </w:r>
    </w:p>
    <w:p w14:paraId="438EE5C0" w14:textId="77777777" w:rsidR="006971C4" w:rsidRDefault="006971C4" w:rsidP="00EE2DFB">
      <w:pPr>
        <w:keepNext/>
      </w:pPr>
      <w:r>
        <w:rPr>
          <w:noProof/>
          <w:lang w:val="fr-FR" w:eastAsia="fr-FR"/>
        </w:rPr>
        <w:lastRenderedPageBreak/>
        <w:drawing>
          <wp:inline distT="0" distB="0" distL="0" distR="0" wp14:anchorId="18DCE02F" wp14:editId="60EA553C">
            <wp:extent cx="2833036" cy="3236869"/>
            <wp:effectExtent l="0" t="0" r="5715"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C_Content_FeaturesDrwInst.JPG"/>
                    <pic:cNvPicPr/>
                  </pic:nvPicPr>
                  <pic:blipFill>
                    <a:blip r:embed="rId35">
                      <a:extLst>
                        <a:ext uri="{28A0092B-C50C-407E-A947-70E740481C1C}">
                          <a14:useLocalDpi xmlns:a14="http://schemas.microsoft.com/office/drawing/2010/main" val="0"/>
                        </a:ext>
                      </a:extLst>
                    </a:blip>
                    <a:stretch>
                      <a:fillRect/>
                    </a:stretch>
                  </pic:blipFill>
                  <pic:spPr>
                    <a:xfrm>
                      <a:off x="0" y="0"/>
                      <a:ext cx="2833036" cy="3236869"/>
                    </a:xfrm>
                    <a:prstGeom prst="rect">
                      <a:avLst/>
                    </a:prstGeom>
                  </pic:spPr>
                </pic:pic>
              </a:graphicData>
            </a:graphic>
          </wp:inline>
        </w:drawing>
      </w:r>
    </w:p>
    <w:p w14:paraId="39A51C08" w14:textId="2D53EFA4" w:rsidR="00FA657E" w:rsidRDefault="006971C4" w:rsidP="00D372F5">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10</w:t>
      </w:r>
      <w:r w:rsidR="00750D65">
        <w:fldChar w:fldCharType="end"/>
      </w:r>
      <w:r>
        <w:t>. S100_IC_Feature and S100_IC_DrawingInstruction - XML examples</w:t>
      </w:r>
    </w:p>
    <w:p w14:paraId="1A501774" w14:textId="77777777" w:rsidR="006971C4" w:rsidRDefault="006971C4" w:rsidP="00EE2DFB">
      <w:pPr>
        <w:keepNext/>
      </w:pPr>
      <w:r>
        <w:rPr>
          <w:noProof/>
          <w:lang w:val="fr-FR" w:eastAsia="fr-FR"/>
        </w:rPr>
        <w:drawing>
          <wp:inline distT="0" distB="0" distL="0" distR="0" wp14:anchorId="3A704DCD" wp14:editId="177E519E">
            <wp:extent cx="4704889" cy="1880587"/>
            <wp:effectExtent l="0" t="0" r="635"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C_Content PDC.JPG"/>
                    <pic:cNvPicPr/>
                  </pic:nvPicPr>
                  <pic:blipFill>
                    <a:blip r:embed="rId36">
                      <a:extLst>
                        <a:ext uri="{28A0092B-C50C-407E-A947-70E740481C1C}">
                          <a14:useLocalDpi xmlns:a14="http://schemas.microsoft.com/office/drawing/2010/main" val="0"/>
                        </a:ext>
                      </a:extLst>
                    </a:blip>
                    <a:stretch>
                      <a:fillRect/>
                    </a:stretch>
                  </pic:blipFill>
                  <pic:spPr>
                    <a:xfrm>
                      <a:off x="0" y="0"/>
                      <a:ext cx="4704889" cy="1880587"/>
                    </a:xfrm>
                    <a:prstGeom prst="rect">
                      <a:avLst/>
                    </a:prstGeom>
                  </pic:spPr>
                </pic:pic>
              </a:graphicData>
            </a:graphic>
          </wp:inline>
        </w:drawing>
      </w:r>
    </w:p>
    <w:p w14:paraId="0B73CD5E" w14:textId="4D4BE370" w:rsidR="006971C4" w:rsidRDefault="006971C4" w:rsidP="00EE2DFB">
      <w:pPr>
        <w:pStyle w:val="Caption"/>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11</w:t>
      </w:r>
      <w:r w:rsidR="00750D65">
        <w:fldChar w:fldCharType="end"/>
      </w:r>
      <w:r>
        <w:t>. S100_IC_PredefinedCombination and S100_IC_</w:t>
      </w:r>
      <w:r w:rsidR="00785468">
        <w:t>Suppressed</w:t>
      </w:r>
      <w:r>
        <w:t>Feature</w:t>
      </w:r>
      <w:r w:rsidR="00785468">
        <w:t>Layer</w:t>
      </w:r>
      <w:r>
        <w:t xml:space="preserve"> - XML examples</w:t>
      </w:r>
    </w:p>
    <w:p w14:paraId="5D6F9AEA" w14:textId="70115B77" w:rsidR="00EE2DFB" w:rsidRDefault="00606097" w:rsidP="006D36D1">
      <w:ins w:id="1268" w:author="Eivind" w:date="2018-06-25T22:51:00Z">
        <w:r>
          <w:t xml:space="preserve">Figure 11-12 </w:t>
        </w:r>
      </w:ins>
      <w:del w:id="1269" w:author="Eivind" w:date="2018-06-25T22:51:00Z">
        <w:r w:rsidR="00EE2DFB" w:rsidDel="00606097">
          <w:delText xml:space="preserve">The next figure </w:delText>
        </w:r>
      </w:del>
      <w:r w:rsidR="00EE2DFB">
        <w:t xml:space="preserve">shows an expanded example of a display plane derived from S-101 showing one of the display planes for S-101 – this one contains navigation aids. The specification for one feature has been expanded as an example. As described earlier in this specification, the drawing order and viewing group given in the portrayal catalogue can be overridden for interoperation purposes by different values encoded here, on a per-feature </w:t>
      </w:r>
      <w:r w:rsidR="0041712A">
        <w:t xml:space="preserve">(type) </w:t>
      </w:r>
      <w:r w:rsidR="00EE2DFB">
        <w:t>basis.</w:t>
      </w:r>
    </w:p>
    <w:p w14:paraId="247D1D59" w14:textId="77777777" w:rsidR="00607B20" w:rsidRDefault="00EE2DFB" w:rsidP="00D372F5">
      <w:pPr>
        <w:keepNext/>
      </w:pPr>
      <w:r>
        <w:rPr>
          <w:noProof/>
          <w:lang w:val="fr-FR" w:eastAsia="fr-FR"/>
        </w:rPr>
        <w:lastRenderedPageBreak/>
        <w:drawing>
          <wp:inline distT="0" distB="0" distL="0" distR="0" wp14:anchorId="0619C793" wp14:editId="091254CE">
            <wp:extent cx="3044484" cy="3063240"/>
            <wp:effectExtent l="0" t="0" r="381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C_Content_DisplayPlane.JPG"/>
                    <pic:cNvPicPr/>
                  </pic:nvPicPr>
                  <pic:blipFill>
                    <a:blip r:embed="rId37">
                      <a:extLst>
                        <a:ext uri="{28A0092B-C50C-407E-A947-70E740481C1C}">
                          <a14:useLocalDpi xmlns:a14="http://schemas.microsoft.com/office/drawing/2010/main" val="0"/>
                        </a:ext>
                      </a:extLst>
                    </a:blip>
                    <a:stretch>
                      <a:fillRect/>
                    </a:stretch>
                  </pic:blipFill>
                  <pic:spPr>
                    <a:xfrm>
                      <a:off x="0" y="0"/>
                      <a:ext cx="3053393" cy="3072204"/>
                    </a:xfrm>
                    <a:prstGeom prst="rect">
                      <a:avLst/>
                    </a:prstGeom>
                  </pic:spPr>
                </pic:pic>
              </a:graphicData>
            </a:graphic>
          </wp:inline>
        </w:drawing>
      </w:r>
    </w:p>
    <w:p w14:paraId="5D3B912D" w14:textId="0A522185" w:rsidR="00EE2DFB" w:rsidRPr="00EE2DFB" w:rsidRDefault="00607B20" w:rsidP="00D372F5">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12</w:t>
      </w:r>
      <w:r w:rsidR="00750D65">
        <w:fldChar w:fldCharType="end"/>
      </w:r>
      <w:r>
        <w:t>. Example of display plane with S-101 features (informative)</w:t>
      </w:r>
    </w:p>
    <w:p w14:paraId="78E0C7C2" w14:textId="334FFBAB" w:rsidR="00EE2DFB" w:rsidRDefault="0041712A" w:rsidP="00EE2DFB">
      <w:r>
        <w:t xml:space="preserve">The figure </w:t>
      </w:r>
      <w:r w:rsidR="00D33DC6">
        <w:t xml:space="preserve">below </w:t>
      </w:r>
      <w:r>
        <w:t xml:space="preserve">depicts the use of the substitution capabilities of the interoperability catalogue. The element substituteSymbolization for S-101 feature CurrentNonGravitational has </w:t>
      </w:r>
      <w:r w:rsidR="00D33DC6">
        <w:t xml:space="preserve">its point and line symbols replaced by new symbols which are identified inline. (The symbol and linestyle files are hypothetically included in the portrayal catalogue identified by IHOICPCEXMP0001.) </w:t>
      </w:r>
    </w:p>
    <w:p w14:paraId="77B0B01F" w14:textId="77777777" w:rsidR="009D7C88" w:rsidRDefault="00EE2DFB" w:rsidP="00AF006B">
      <w:pPr>
        <w:keepNext/>
      </w:pPr>
      <w:r>
        <w:rPr>
          <w:noProof/>
          <w:lang w:val="fr-FR" w:eastAsia="fr-FR"/>
        </w:rPr>
        <w:drawing>
          <wp:inline distT="0" distB="0" distL="0" distR="0" wp14:anchorId="2E1FE441" wp14:editId="65C4DA5C">
            <wp:extent cx="4027097" cy="3219113"/>
            <wp:effectExtent l="0" t="0" r="0" b="63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C_Content_SubstSym.JPG"/>
                    <pic:cNvPicPr/>
                  </pic:nvPicPr>
                  <pic:blipFill>
                    <a:blip r:embed="rId38">
                      <a:extLst>
                        <a:ext uri="{28A0092B-C50C-407E-A947-70E740481C1C}">
                          <a14:useLocalDpi xmlns:a14="http://schemas.microsoft.com/office/drawing/2010/main" val="0"/>
                        </a:ext>
                      </a:extLst>
                    </a:blip>
                    <a:stretch>
                      <a:fillRect/>
                    </a:stretch>
                  </pic:blipFill>
                  <pic:spPr>
                    <a:xfrm>
                      <a:off x="0" y="0"/>
                      <a:ext cx="4027097" cy="3219113"/>
                    </a:xfrm>
                    <a:prstGeom prst="rect">
                      <a:avLst/>
                    </a:prstGeom>
                  </pic:spPr>
                </pic:pic>
              </a:graphicData>
            </a:graphic>
          </wp:inline>
        </w:drawing>
      </w:r>
    </w:p>
    <w:p w14:paraId="2B335FA9" w14:textId="5ED85A35" w:rsidR="00EE2DFB" w:rsidRDefault="009D7C88" w:rsidP="00D372F5">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13</w:t>
      </w:r>
      <w:r w:rsidR="00750D65">
        <w:fldChar w:fldCharType="end"/>
      </w:r>
      <w:r>
        <w:t>. Example of substitution in a drawing instruction (informative)</w:t>
      </w:r>
    </w:p>
    <w:p w14:paraId="4A39739D" w14:textId="704A2E15" w:rsidR="00BA0438" w:rsidRDefault="00BA0438" w:rsidP="00EE2DFB">
      <w:r w:rsidRPr="00BA0438">
        <w:t xml:space="preserve">The content </w:t>
      </w:r>
      <w:r>
        <w:t xml:space="preserve">of </w:t>
      </w:r>
      <w:r w:rsidRPr="00BA0438">
        <w:rPr>
          <w:i/>
        </w:rPr>
        <w:t>substituteSymbolization</w:t>
      </w:r>
      <w:r>
        <w:t xml:space="preserve"> </w:t>
      </w:r>
      <w:r w:rsidRPr="00BA0438">
        <w:t xml:space="preserve">may be encoded as an ordinary (non-XML) string, e.g., a code fragment in some domain-specific language. </w:t>
      </w:r>
      <w:r w:rsidR="00D33DC6">
        <w:t xml:space="preserve">This specification does not </w:t>
      </w:r>
      <w:r>
        <w:t>prescribe any requirements for</w:t>
      </w:r>
      <w:r w:rsidR="00D33DC6">
        <w:t xml:space="preserve"> the content of </w:t>
      </w:r>
      <w:r w:rsidR="00D33DC6" w:rsidRPr="00D33DC6">
        <w:rPr>
          <w:i/>
        </w:rPr>
        <w:t>substituteSymbolization</w:t>
      </w:r>
      <w:r w:rsidR="00A42EF8">
        <w:t xml:space="preserve"> </w:t>
      </w:r>
      <w:r w:rsidR="00E511D5">
        <w:t>other than</w:t>
      </w:r>
      <w:r w:rsidR="00D33DC6">
        <w:t xml:space="preserve"> </w:t>
      </w:r>
      <w:r w:rsidR="00A42EF8">
        <w:t xml:space="preserve">the syntactical </w:t>
      </w:r>
      <w:r w:rsidR="00E511D5">
        <w:t>constraints</w:t>
      </w:r>
      <w:r w:rsidR="00A42EF8">
        <w:t xml:space="preserve"> listed below</w:t>
      </w:r>
      <w:r>
        <w:t>:</w:t>
      </w:r>
    </w:p>
    <w:p w14:paraId="0ED41568" w14:textId="049C9B11" w:rsidR="00EE2DFB" w:rsidRDefault="00BA0438" w:rsidP="00BA0438">
      <w:pPr>
        <w:pStyle w:val="ListParagraph"/>
        <w:numPr>
          <w:ilvl w:val="0"/>
          <w:numId w:val="76"/>
        </w:numPr>
      </w:pPr>
      <w:r>
        <w:lastRenderedPageBreak/>
        <w:t>If the content is XML, it must be well-formed (e.g., have balanced opening and closing tags)</w:t>
      </w:r>
      <w:r w:rsidR="00D33DC6">
        <w:t>.</w:t>
      </w:r>
    </w:p>
    <w:p w14:paraId="06F586A3" w14:textId="1713A9AA" w:rsidR="00BA0438" w:rsidRPr="00EE2DFB" w:rsidRDefault="00BA0438" w:rsidP="00BA0438">
      <w:pPr>
        <w:pStyle w:val="ListParagraph"/>
        <w:numPr>
          <w:ilvl w:val="0"/>
          <w:numId w:val="76"/>
        </w:numPr>
      </w:pPr>
      <w:r>
        <w:t xml:space="preserve">A CDATA section may be used to avoid having to use replace characters of special significance in XML (e.g., </w:t>
      </w:r>
      <w:del w:id="1270" w:author="Eivind" w:date="2018-06-20T22:56:00Z">
        <w:r w:rsidDel="009261A0">
          <w:delText>‘&lt;</w:delText>
        </w:r>
      </w:del>
      <w:ins w:id="1271" w:author="Eivind" w:date="2018-06-20T22:56:00Z">
        <w:del w:id="1272" w:author="Raphael Malyankar" w:date="2018-07-03T23:36:00Z">
          <w:r w:rsidR="009261A0" w:rsidDel="00F46696">
            <w:delText>”&lt;</w:delText>
          </w:r>
        </w:del>
      </w:ins>
      <w:del w:id="1273" w:author="Raphael Malyankar" w:date="2018-07-03T23:36:00Z">
        <w:r w:rsidDel="00F46696">
          <w:delText xml:space="preserve">’ </w:delText>
        </w:r>
      </w:del>
      <w:ins w:id="1274" w:author="Eivind" w:date="2018-06-20T22:56:00Z">
        <w:del w:id="1275" w:author="Raphael Malyankar" w:date="2018-07-03T23:36:00Z">
          <w:r w:rsidR="009261A0" w:rsidDel="00F46696">
            <w:delText>“</w:delText>
          </w:r>
        </w:del>
      </w:ins>
      <w:ins w:id="1276" w:author="Raphael Malyankar" w:date="2018-07-03T23:36:00Z">
        <w:r w:rsidR="00F46696">
          <w:t>“&lt;”</w:t>
        </w:r>
      </w:ins>
      <w:ins w:id="1277" w:author="Eivind" w:date="2018-06-20T22:56:00Z">
        <w:r w:rsidR="009261A0">
          <w:t xml:space="preserve"> </w:t>
        </w:r>
      </w:ins>
      <w:r>
        <w:t xml:space="preserve">and </w:t>
      </w:r>
      <w:del w:id="1278" w:author="Eivind" w:date="2018-06-20T22:56:00Z">
        <w:r w:rsidDel="009261A0">
          <w:delText>‘&amp;</w:delText>
        </w:r>
      </w:del>
      <w:ins w:id="1279" w:author="Eivind" w:date="2018-06-20T22:56:00Z">
        <w:del w:id="1280" w:author="Raphael Malyankar" w:date="2018-07-01T20:43:00Z">
          <w:r w:rsidR="009261A0" w:rsidDel="009537FB">
            <w:delText>”</w:delText>
          </w:r>
        </w:del>
      </w:ins>
      <w:ins w:id="1281" w:author="Raphael Malyankar" w:date="2018-07-01T20:43:00Z">
        <w:r w:rsidR="009537FB">
          <w:t>“</w:t>
        </w:r>
      </w:ins>
      <w:ins w:id="1282" w:author="Eivind" w:date="2018-06-20T22:56:00Z">
        <w:r w:rsidR="009261A0">
          <w:t>&amp;</w:t>
        </w:r>
      </w:ins>
      <w:del w:id="1283" w:author="Eivind" w:date="2018-06-20T22:56:00Z">
        <w:r w:rsidDel="009261A0">
          <w:delText>’</w:delText>
        </w:r>
      </w:del>
      <w:ins w:id="1284" w:author="Eivind" w:date="2018-06-20T22:56:00Z">
        <w:r w:rsidR="009261A0">
          <w:t>”</w:t>
        </w:r>
      </w:ins>
      <w:r>
        <w:t xml:space="preserve">) with character entities. </w:t>
      </w:r>
    </w:p>
    <w:p w14:paraId="40470094" w14:textId="50A9D3DC" w:rsidR="008664C2" w:rsidRPr="008664C2" w:rsidRDefault="008664C2" w:rsidP="004E6E2A">
      <w:pPr>
        <w:pStyle w:val="Heading3"/>
        <w:numPr>
          <w:ilvl w:val="2"/>
          <w:numId w:val="3"/>
        </w:numPr>
        <w:rPr>
          <w:rFonts w:eastAsia="MS Mincho"/>
        </w:rPr>
      </w:pPr>
      <w:r>
        <w:t>Location of schema files</w:t>
      </w:r>
    </w:p>
    <w:p w14:paraId="0B59A232" w14:textId="1FBEAD61" w:rsidR="00FA5423" w:rsidRDefault="00FA5423" w:rsidP="00FA5423">
      <w:r>
        <w:t>The schema files are available from the locations</w:t>
      </w:r>
      <w:del w:id="1285" w:author="Eivind" w:date="2018-06-25T22:52:00Z">
        <w:r w:rsidDel="00606097">
          <w:delText xml:space="preserve"> given</w:delText>
        </w:r>
      </w:del>
      <w:r>
        <w:t xml:space="preserve"> </w:t>
      </w:r>
      <w:ins w:id="1286" w:author="Eivind" w:date="2018-06-25T22:52:00Z">
        <w:r w:rsidR="00606097">
          <w:t xml:space="preserve">listed in </w:t>
        </w:r>
      </w:ins>
      <w:ins w:id="1287" w:author="Raphael Malyankar" w:date="2018-07-13T16:54:00Z">
        <w:r w:rsidR="00BE2F27">
          <w:fldChar w:fldCharType="begin"/>
        </w:r>
        <w:r w:rsidR="00BE2F27">
          <w:instrText xml:space="preserve"> REF _Ref519264201 \h </w:instrText>
        </w:r>
      </w:ins>
      <w:r w:rsidR="00BE2F27">
        <w:fldChar w:fldCharType="separate"/>
      </w:r>
      <w:ins w:id="1288" w:author="Raphael Malyankar" w:date="2018-07-13T16:54:00Z">
        <w:r w:rsidR="00BE2F27">
          <w:t xml:space="preserve">Table </w:t>
        </w:r>
        <w:r w:rsidR="00BE2F27">
          <w:rPr>
            <w:noProof/>
          </w:rPr>
          <w:t>28</w:t>
        </w:r>
        <w:r w:rsidR="00BE2F27">
          <w:fldChar w:fldCharType="end"/>
        </w:r>
      </w:ins>
      <w:ins w:id="1289" w:author="Eivind" w:date="2018-06-25T22:52:00Z">
        <w:del w:id="1290" w:author="Raphael Malyankar" w:date="2018-07-13T16:54:00Z">
          <w:r w:rsidR="00606097" w:rsidDel="00BE2F27">
            <w:delText>Table 26</w:delText>
          </w:r>
        </w:del>
      </w:ins>
      <w:del w:id="1291" w:author="Eivind" w:date="2018-06-25T22:52:00Z">
        <w:r w:rsidDel="00606097">
          <w:delText>below</w:delText>
        </w:r>
      </w:del>
      <w:r>
        <w:t>.</w:t>
      </w:r>
    </w:p>
    <w:p w14:paraId="1B826D9D" w14:textId="1419B865" w:rsidR="005500B4" w:rsidRDefault="005500B4" w:rsidP="00AF006B">
      <w:pPr>
        <w:pStyle w:val="Caption"/>
        <w:keepNext/>
      </w:pPr>
      <w:bookmarkStart w:id="1292" w:name="_Ref519264201"/>
      <w:r>
        <w:t xml:space="preserve">Table </w:t>
      </w:r>
      <w:r>
        <w:fldChar w:fldCharType="begin"/>
      </w:r>
      <w:r>
        <w:instrText xml:space="preserve"> SEQ Table \* ARABIC </w:instrText>
      </w:r>
      <w:r>
        <w:fldChar w:fldCharType="separate"/>
      </w:r>
      <w:ins w:id="1293" w:author="Raphael Malyankar" w:date="2018-07-20T12:56:00Z">
        <w:r w:rsidR="00CF17A6">
          <w:rPr>
            <w:noProof/>
          </w:rPr>
          <w:t>28</w:t>
        </w:r>
      </w:ins>
      <w:ins w:id="1294" w:author="Eivind" w:date="2018-07-10T00:11:00Z">
        <w:del w:id="1295" w:author="Raphael Malyankar" w:date="2018-07-20T12:56:00Z">
          <w:r w:rsidR="005F5493" w:rsidDel="00CF17A6">
            <w:rPr>
              <w:noProof/>
            </w:rPr>
            <w:delText>28</w:delText>
          </w:r>
        </w:del>
      </w:ins>
      <w:del w:id="1296" w:author="Raphael Malyankar" w:date="2018-07-20T12:56:00Z">
        <w:r w:rsidR="00A420D9" w:rsidDel="00CF17A6">
          <w:rPr>
            <w:noProof/>
          </w:rPr>
          <w:delText>26</w:delText>
        </w:r>
      </w:del>
      <w:r>
        <w:fldChar w:fldCharType="end"/>
      </w:r>
      <w:bookmarkEnd w:id="1292"/>
      <w:r>
        <w:t>. Schema files locations</w:t>
      </w:r>
    </w:p>
    <w:tbl>
      <w:tblPr>
        <w:tblStyle w:val="TableGrid"/>
        <w:tblW w:w="0" w:type="auto"/>
        <w:tblLook w:val="04A0" w:firstRow="1" w:lastRow="0" w:firstColumn="1" w:lastColumn="0" w:noHBand="0" w:noVBand="1"/>
      </w:tblPr>
      <w:tblGrid>
        <w:gridCol w:w="1525"/>
        <w:gridCol w:w="3600"/>
        <w:gridCol w:w="990"/>
        <w:gridCol w:w="3235"/>
      </w:tblGrid>
      <w:tr w:rsidR="00AD758F" w:rsidRPr="00D6010B" w14:paraId="38A8BA8B" w14:textId="77777777" w:rsidTr="00AD758F">
        <w:tc>
          <w:tcPr>
            <w:tcW w:w="1525" w:type="dxa"/>
          </w:tcPr>
          <w:p w14:paraId="2FC2F4D7" w14:textId="77777777" w:rsidR="00FA5423" w:rsidRPr="00AD758F" w:rsidRDefault="00FA5423" w:rsidP="008664C2">
            <w:pPr>
              <w:rPr>
                <w:b/>
              </w:rPr>
            </w:pPr>
            <w:r w:rsidRPr="00AD758F">
              <w:rPr>
                <w:b/>
              </w:rPr>
              <w:t>File</w:t>
            </w:r>
          </w:p>
        </w:tc>
        <w:tc>
          <w:tcPr>
            <w:tcW w:w="3600" w:type="dxa"/>
          </w:tcPr>
          <w:p w14:paraId="6537B664" w14:textId="77777777" w:rsidR="00FA5423" w:rsidRPr="00AD758F" w:rsidRDefault="00FA5423" w:rsidP="008664C2">
            <w:pPr>
              <w:rPr>
                <w:b/>
              </w:rPr>
            </w:pPr>
            <w:r w:rsidRPr="00AD758F">
              <w:rPr>
                <w:b/>
              </w:rPr>
              <w:t>Description</w:t>
            </w:r>
          </w:p>
        </w:tc>
        <w:tc>
          <w:tcPr>
            <w:tcW w:w="990" w:type="dxa"/>
          </w:tcPr>
          <w:p w14:paraId="255D15D0" w14:textId="77777777" w:rsidR="00FA5423" w:rsidRPr="00AD758F" w:rsidRDefault="00FA5423" w:rsidP="008664C2">
            <w:pPr>
              <w:rPr>
                <w:b/>
              </w:rPr>
            </w:pPr>
            <w:r w:rsidRPr="00AD758F">
              <w:rPr>
                <w:b/>
              </w:rPr>
              <w:t>Version</w:t>
            </w:r>
          </w:p>
        </w:tc>
        <w:tc>
          <w:tcPr>
            <w:tcW w:w="3235" w:type="dxa"/>
          </w:tcPr>
          <w:p w14:paraId="7F1A8D39" w14:textId="77777777" w:rsidR="00FA5423" w:rsidRPr="00AD758F" w:rsidRDefault="00FA5423" w:rsidP="008664C2">
            <w:pPr>
              <w:rPr>
                <w:b/>
              </w:rPr>
            </w:pPr>
            <w:r w:rsidRPr="00AD758F">
              <w:rPr>
                <w:b/>
              </w:rPr>
              <w:t>Location</w:t>
            </w:r>
          </w:p>
        </w:tc>
      </w:tr>
      <w:tr w:rsidR="00AD758F" w:rsidRPr="00D6010B" w14:paraId="4C183389" w14:textId="77777777" w:rsidTr="00AD758F">
        <w:tc>
          <w:tcPr>
            <w:tcW w:w="1525" w:type="dxa"/>
          </w:tcPr>
          <w:p w14:paraId="2E667C54" w14:textId="79D5203B" w:rsidR="00FA5423" w:rsidRPr="00D6010B" w:rsidRDefault="00FA5423" w:rsidP="008664C2">
            <w:r w:rsidRPr="00D6010B">
              <w:t>S100</w:t>
            </w:r>
            <w:r w:rsidR="00AD758F">
              <w:t>_IC.xsd</w:t>
            </w:r>
          </w:p>
        </w:tc>
        <w:tc>
          <w:tcPr>
            <w:tcW w:w="3600" w:type="dxa"/>
          </w:tcPr>
          <w:p w14:paraId="2CBC6581" w14:textId="024C1EC9" w:rsidR="00FA5423" w:rsidRPr="00D6010B" w:rsidRDefault="00AD758F" w:rsidP="00AD758F">
            <w:pPr>
              <w:spacing w:after="120"/>
              <w:jc w:val="left"/>
            </w:pPr>
            <w:r>
              <w:t>XML schema for interoperability catal</w:t>
            </w:r>
            <w:r w:rsidR="008664C2">
              <w:t>o</w:t>
            </w:r>
            <w:r>
              <w:t>gue</w:t>
            </w:r>
          </w:p>
        </w:tc>
        <w:tc>
          <w:tcPr>
            <w:tcW w:w="990" w:type="dxa"/>
          </w:tcPr>
          <w:p w14:paraId="528EC82D" w14:textId="3EADE6C7" w:rsidR="00FA5423" w:rsidRPr="00D6010B" w:rsidRDefault="00AD758F" w:rsidP="008664C2">
            <w:r>
              <w:t>0.</w:t>
            </w:r>
            <w:del w:id="1297" w:author="Raphael Malyankar" w:date="2018-07-02T22:19:00Z">
              <w:r w:rsidR="003875B1" w:rsidDel="00291D1B">
                <w:delText>2</w:delText>
              </w:r>
            </w:del>
            <w:ins w:id="1298" w:author="Raphael Malyankar" w:date="2018-07-02T22:19:00Z">
              <w:r w:rsidR="00291D1B">
                <w:t>3</w:t>
              </w:r>
            </w:ins>
          </w:p>
        </w:tc>
        <w:tc>
          <w:tcPr>
            <w:tcW w:w="3235" w:type="dxa"/>
          </w:tcPr>
          <w:p w14:paraId="4AA236AC" w14:textId="084D912D" w:rsidR="00FA5423" w:rsidRPr="00D6010B" w:rsidRDefault="00AD758F" w:rsidP="008664C2">
            <w:r w:rsidRPr="00AD758F">
              <w:t>https://github.com/IHO-S100WG</w:t>
            </w:r>
          </w:p>
        </w:tc>
      </w:tr>
      <w:tr w:rsidR="00AD758F" w:rsidRPr="00D6010B" w14:paraId="138B8002" w14:textId="77777777" w:rsidTr="00AD758F">
        <w:tc>
          <w:tcPr>
            <w:tcW w:w="1525" w:type="dxa"/>
          </w:tcPr>
          <w:p w14:paraId="38030928" w14:textId="122605D8" w:rsidR="00FA5423" w:rsidRPr="00D6010B" w:rsidRDefault="00AD758F" w:rsidP="008664C2">
            <w:r>
              <w:t>S100_IC.sch</w:t>
            </w:r>
          </w:p>
        </w:tc>
        <w:tc>
          <w:tcPr>
            <w:tcW w:w="3600" w:type="dxa"/>
          </w:tcPr>
          <w:p w14:paraId="678326CF" w14:textId="3F73AAC1" w:rsidR="00FA5423" w:rsidRPr="00D6010B" w:rsidRDefault="00AD758F" w:rsidP="00AD758F">
            <w:pPr>
              <w:spacing w:after="120"/>
              <w:jc w:val="left"/>
            </w:pPr>
            <w:r>
              <w:t>Schematron file for validating interoperability catalogue</w:t>
            </w:r>
          </w:p>
        </w:tc>
        <w:tc>
          <w:tcPr>
            <w:tcW w:w="990" w:type="dxa"/>
          </w:tcPr>
          <w:p w14:paraId="2D74C6E4" w14:textId="4E129CCF" w:rsidR="00FA5423" w:rsidRPr="00D6010B" w:rsidRDefault="00AD758F" w:rsidP="008664C2">
            <w:r>
              <w:t>0.</w:t>
            </w:r>
            <w:del w:id="1299" w:author="Raphael Malyankar" w:date="2018-07-02T22:19:00Z">
              <w:r w:rsidR="003875B1" w:rsidDel="00291D1B">
                <w:delText>2</w:delText>
              </w:r>
            </w:del>
            <w:ins w:id="1300" w:author="Raphael Malyankar" w:date="2018-07-02T22:19:00Z">
              <w:r w:rsidR="00291D1B">
                <w:t>3</w:t>
              </w:r>
            </w:ins>
          </w:p>
        </w:tc>
        <w:tc>
          <w:tcPr>
            <w:tcW w:w="3235" w:type="dxa"/>
          </w:tcPr>
          <w:p w14:paraId="73FEDDAF" w14:textId="008181B1" w:rsidR="00FA5423" w:rsidRPr="00D6010B" w:rsidRDefault="00AD758F" w:rsidP="008664C2">
            <w:r w:rsidRPr="00AD758F">
              <w:t>https://github.com/IHO-S100WG</w:t>
            </w:r>
          </w:p>
        </w:tc>
      </w:tr>
    </w:tbl>
    <w:p w14:paraId="283D98E5" w14:textId="71F27A9C" w:rsidR="006B114A" w:rsidRDefault="006B114A"/>
    <w:p w14:paraId="7E56B0D9" w14:textId="66DDE2E3" w:rsidR="00A2606F" w:rsidRDefault="00A2606F">
      <w:r>
        <w:t xml:space="preserve">Note: The XML schema as distributed imports ISO metadata schemas from the ISO Internet location encoded in the S100_IC.xsd file. Implementers may wish to store the ISO metadata schemas locally and use the local installation instead. </w:t>
      </w:r>
    </w:p>
    <w:p w14:paraId="0F77670B" w14:textId="125CDF1B" w:rsidR="006B114A" w:rsidRDefault="006B114A" w:rsidP="00034F35">
      <w:pPr>
        <w:pStyle w:val="Heading1"/>
        <w:numPr>
          <w:ilvl w:val="0"/>
          <w:numId w:val="3"/>
        </w:numPr>
        <w:rPr>
          <w:rFonts w:eastAsia="MS Mincho"/>
        </w:rPr>
      </w:pPr>
      <w:bookmarkStart w:id="1301" w:name="_Toc225648364"/>
      <w:bookmarkStart w:id="1302" w:name="_Toc225065221"/>
      <w:bookmarkStart w:id="1303" w:name="_Toc484523906"/>
      <w:bookmarkStart w:id="1304" w:name="_Toc519804949"/>
      <w:bookmarkStart w:id="1305" w:name="_Toc225648340"/>
      <w:bookmarkStart w:id="1306" w:name="_Toc225065197"/>
      <w:r>
        <w:rPr>
          <w:rFonts w:eastAsia="MS Mincho"/>
        </w:rPr>
        <w:t>Data Product Delivery</w:t>
      </w:r>
      <w:bookmarkEnd w:id="1301"/>
      <w:bookmarkEnd w:id="1302"/>
      <w:bookmarkEnd w:id="1303"/>
      <w:bookmarkEnd w:id="1304"/>
    </w:p>
    <w:p w14:paraId="72B8BE66" w14:textId="77777777" w:rsidR="006B114A" w:rsidRDefault="006B114A" w:rsidP="00034F35">
      <w:pPr>
        <w:pStyle w:val="Heading2"/>
        <w:numPr>
          <w:ilvl w:val="1"/>
          <w:numId w:val="3"/>
        </w:numPr>
        <w:rPr>
          <w:rFonts w:eastAsia="MS Mincho"/>
        </w:rPr>
      </w:pPr>
      <w:bookmarkStart w:id="1307" w:name="_Toc484523907"/>
      <w:bookmarkStart w:id="1308" w:name="_Toc519804950"/>
      <w:r>
        <w:rPr>
          <w:rFonts w:eastAsia="MS Mincho"/>
        </w:rPr>
        <w:t>Introduction</w:t>
      </w:r>
      <w:bookmarkEnd w:id="1307"/>
      <w:bookmarkEnd w:id="1308"/>
    </w:p>
    <w:p w14:paraId="346D521B" w14:textId="1A702F51" w:rsidR="006B114A" w:rsidRDefault="006B114A" w:rsidP="00996B38">
      <w:pPr>
        <w:rPr>
          <w:noProof/>
        </w:rPr>
      </w:pPr>
      <w:r w:rsidRPr="00CB2368">
        <w:t xml:space="preserve">This </w:t>
      </w:r>
      <w:del w:id="1309" w:author="Raphael Malyankar" w:date="2018-07-02T18:21:00Z">
        <w:r w:rsidRPr="00CB2368" w:rsidDel="002E440F">
          <w:delText xml:space="preserve">clause </w:delText>
        </w:r>
      </w:del>
      <w:ins w:id="1310" w:author="Raphael Malyankar" w:date="2018-07-02T18:21:00Z">
        <w:r w:rsidR="002E440F">
          <w:t>sec</w:t>
        </w:r>
      </w:ins>
      <w:ins w:id="1311" w:author="Raphael Malyankar" w:date="2018-07-02T18:22:00Z">
        <w:r w:rsidR="002E440F">
          <w:t>tion</w:t>
        </w:r>
      </w:ins>
      <w:ins w:id="1312" w:author="Raphael Malyankar" w:date="2018-07-02T18:21:00Z">
        <w:r w:rsidR="002E440F" w:rsidRPr="00CB2368">
          <w:t xml:space="preserve"> </w:t>
        </w:r>
      </w:ins>
      <w:r w:rsidRPr="00CB2368">
        <w:t xml:space="preserve">specifies the encoding and delivery mechanisms for an </w:t>
      </w:r>
      <w:r>
        <w:t>interoperability catalogue</w:t>
      </w:r>
      <w:r w:rsidRPr="00CB2368">
        <w:t>.  Data which conforms to this product specification must be deliv</w:t>
      </w:r>
      <w:r>
        <w:t xml:space="preserve">ered by means of an exchange set as specified in this </w:t>
      </w:r>
      <w:del w:id="1313" w:author="Raphael Malyankar" w:date="2018-07-02T18:19:00Z">
        <w:r w:rsidDel="006D7C1F">
          <w:delText>chapter</w:delText>
        </w:r>
      </w:del>
      <w:ins w:id="1314" w:author="Raphael Malyankar" w:date="2018-07-02T18:19:00Z">
        <w:r w:rsidR="006D7C1F">
          <w:t>section</w:t>
        </w:r>
      </w:ins>
      <w:r>
        <w:t>.</w:t>
      </w:r>
      <w:r w:rsidRPr="00C330C9">
        <w:rPr>
          <w:noProof/>
        </w:rPr>
        <w:t xml:space="preserve"> </w:t>
      </w:r>
    </w:p>
    <w:p w14:paraId="60F3A3CF" w14:textId="77777777" w:rsidR="006B114A" w:rsidRDefault="006B114A" w:rsidP="00996B38">
      <w:pPr>
        <w:pStyle w:val="Caption"/>
        <w:jc w:val="center"/>
        <w:rPr>
          <w:i/>
        </w:rPr>
      </w:pPr>
      <w:r w:rsidRPr="004D2CA2">
        <w:rPr>
          <w:noProof/>
          <w:lang w:val="fr-FR" w:eastAsia="fr-FR"/>
        </w:rPr>
        <w:drawing>
          <wp:inline distT="0" distB="0" distL="0" distR="0" wp14:anchorId="37AF4C18" wp14:editId="5B06F7C7">
            <wp:extent cx="5204460" cy="2156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774" t="8869" r="2496" b="4587"/>
                    <a:stretch/>
                  </pic:blipFill>
                  <pic:spPr bwMode="auto">
                    <a:xfrm>
                      <a:off x="0" y="0"/>
                      <a:ext cx="5204460" cy="2156460"/>
                    </a:xfrm>
                    <a:prstGeom prst="rect">
                      <a:avLst/>
                    </a:prstGeom>
                    <a:noFill/>
                    <a:ln>
                      <a:noFill/>
                    </a:ln>
                    <a:extLst>
                      <a:ext uri="{53640926-AAD7-44D8-BBD7-CCE9431645EC}">
                        <a14:shadowObscured xmlns:a14="http://schemas.microsoft.com/office/drawing/2010/main"/>
                      </a:ext>
                    </a:extLst>
                  </pic:spPr>
                </pic:pic>
              </a:graphicData>
            </a:graphic>
          </wp:inline>
        </w:drawing>
      </w:r>
      <w:r w:rsidRPr="00C330C9">
        <w:t xml:space="preserve"> </w:t>
      </w:r>
    </w:p>
    <w:p w14:paraId="73108CB0" w14:textId="6AACA496" w:rsidR="00C86F62" w:rsidRDefault="00C86F62" w:rsidP="00C86F62">
      <w:pPr>
        <w:pStyle w:val="Caption"/>
        <w:jc w:val="center"/>
      </w:pPr>
      <w:r w:rsidRPr="001C2055">
        <w:t xml:space="preserve">Figure </w:t>
      </w:r>
      <w:r w:rsidR="00750D65">
        <w:fldChar w:fldCharType="begin"/>
      </w:r>
      <w:r w:rsidR="00750D65">
        <w:instrText xml:space="preserve"> STYLEREF 1 \s </w:instrText>
      </w:r>
      <w:r w:rsidR="00750D65">
        <w:fldChar w:fldCharType="separate"/>
      </w:r>
      <w:r w:rsidR="00750D65">
        <w:rPr>
          <w:noProof/>
        </w:rPr>
        <w:t>12</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1</w:t>
      </w:r>
      <w:r w:rsidR="00750D65">
        <w:fldChar w:fldCharType="end"/>
      </w:r>
      <w:ins w:id="1315" w:author="Eivind" w:date="2018-06-20T22:35:00Z">
        <w:r w:rsidR="00246D85">
          <w:t>.</w:t>
        </w:r>
      </w:ins>
      <w:r w:rsidRPr="001C2055">
        <w:t xml:space="preserve"> Exchange Set Structure</w:t>
      </w:r>
      <w:r>
        <w:t xml:space="preserve"> for base catalogue set</w:t>
      </w:r>
    </w:p>
    <w:p w14:paraId="250785E2" w14:textId="77777777" w:rsidR="00C86F62" w:rsidRDefault="00C86F62" w:rsidP="00C86F62">
      <w:pPr>
        <w:keepNext/>
        <w:jc w:val="center"/>
      </w:pPr>
      <w:r w:rsidRPr="00F10F0A">
        <w:rPr>
          <w:noProof/>
          <w:lang w:val="fr-FR" w:eastAsia="fr-FR"/>
        </w:rPr>
        <w:lastRenderedPageBreak/>
        <w:drawing>
          <wp:inline distT="0" distB="0" distL="0" distR="0" wp14:anchorId="42F6538C" wp14:editId="6CE13964">
            <wp:extent cx="5326380" cy="223266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248" t="7640" r="1791" b="2827"/>
                    <a:stretch/>
                  </pic:blipFill>
                  <pic:spPr bwMode="auto">
                    <a:xfrm>
                      <a:off x="0" y="0"/>
                      <a:ext cx="5326380" cy="2232660"/>
                    </a:xfrm>
                    <a:prstGeom prst="rect">
                      <a:avLst/>
                    </a:prstGeom>
                    <a:noFill/>
                    <a:ln>
                      <a:noFill/>
                    </a:ln>
                    <a:extLst>
                      <a:ext uri="{53640926-AAD7-44D8-BBD7-CCE9431645EC}">
                        <a14:shadowObscured xmlns:a14="http://schemas.microsoft.com/office/drawing/2010/main"/>
                      </a:ext>
                    </a:extLst>
                  </pic:spPr>
                </pic:pic>
              </a:graphicData>
            </a:graphic>
          </wp:inline>
        </w:drawing>
      </w:r>
    </w:p>
    <w:p w14:paraId="2CA7F888" w14:textId="35E4ED9E" w:rsidR="00C86F62" w:rsidRPr="00CD4807" w:rsidRDefault="00C86F62" w:rsidP="00C86F62">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12</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2</w:t>
      </w:r>
      <w:r w:rsidR="00750D65">
        <w:fldChar w:fldCharType="end"/>
      </w:r>
      <w:ins w:id="1316" w:author="Eivind" w:date="2018-06-20T22:35:00Z">
        <w:r w:rsidR="00246D85">
          <w:t>.</w:t>
        </w:r>
      </w:ins>
      <w:r>
        <w:t xml:space="preserve"> </w:t>
      </w:r>
      <w:r w:rsidRPr="00222AE8">
        <w:t xml:space="preserve">Exchange Set Structure for </w:t>
      </w:r>
      <w:r>
        <w:t>update</w:t>
      </w:r>
      <w:r w:rsidRPr="00222AE8">
        <w:t xml:space="preserve"> catalogue set</w:t>
      </w:r>
    </w:p>
    <w:p w14:paraId="193BA97D" w14:textId="77777777" w:rsidR="006B114A" w:rsidRPr="00CB2368" w:rsidRDefault="006B114A" w:rsidP="00996B38">
      <w:pPr>
        <w:rPr>
          <w:b/>
        </w:rPr>
      </w:pPr>
    </w:p>
    <w:p w14:paraId="20E1D9E2" w14:textId="724D2615" w:rsidR="006B114A" w:rsidRDefault="006B114A" w:rsidP="00996B38">
      <w:pPr>
        <w:pStyle w:val="Label1"/>
      </w:pPr>
      <w:r>
        <w:t>Units of Delivery:</w:t>
      </w:r>
      <w:r>
        <w:tab/>
      </w:r>
      <w:r>
        <w:tab/>
      </w:r>
      <w:r w:rsidR="00AE5743">
        <w:tab/>
      </w:r>
      <w:r w:rsidRPr="00C330C9">
        <w:rPr>
          <w:b w:val="0"/>
        </w:rPr>
        <w:t>Exchange set</w:t>
      </w:r>
      <w:r w:rsidRPr="00C330C9">
        <w:rPr>
          <w:b w:val="0"/>
        </w:rPr>
        <w:tab/>
      </w:r>
      <w:r>
        <w:tab/>
      </w:r>
      <w:r>
        <w:tab/>
      </w:r>
    </w:p>
    <w:p w14:paraId="137072CB" w14:textId="77777777" w:rsidR="006B114A" w:rsidRDefault="006B114A" w:rsidP="00996B38">
      <w:pPr>
        <w:pStyle w:val="Label1"/>
      </w:pPr>
      <w:r>
        <w:t>Transfer Size:</w:t>
      </w:r>
      <w:r>
        <w:tab/>
      </w:r>
      <w:r>
        <w:tab/>
      </w:r>
      <w:r>
        <w:tab/>
      </w:r>
      <w:r w:rsidRPr="00C330C9">
        <w:rPr>
          <w:b w:val="0"/>
        </w:rPr>
        <w:t>Unlimited</w:t>
      </w:r>
      <w:r>
        <w:tab/>
      </w:r>
      <w:r>
        <w:tab/>
      </w:r>
      <w:r>
        <w:tab/>
      </w:r>
    </w:p>
    <w:p w14:paraId="5BF0985B" w14:textId="77777777" w:rsidR="006B114A" w:rsidRDefault="006B114A" w:rsidP="00996B38">
      <w:pPr>
        <w:pStyle w:val="Label1"/>
      </w:pPr>
      <w:r>
        <w:t>Medium Name:</w:t>
      </w:r>
      <w:r>
        <w:tab/>
      </w:r>
      <w:r>
        <w:tab/>
      </w:r>
      <w:r>
        <w:tab/>
      </w:r>
      <w:r w:rsidRPr="00C330C9">
        <w:rPr>
          <w:b w:val="0"/>
        </w:rPr>
        <w:t>Digital data delivery</w:t>
      </w:r>
      <w:r>
        <w:tab/>
      </w:r>
      <w:r>
        <w:tab/>
      </w:r>
    </w:p>
    <w:p w14:paraId="3811C741" w14:textId="77777777" w:rsidR="006B114A" w:rsidRDefault="006B114A" w:rsidP="00996B38">
      <w:pPr>
        <w:pStyle w:val="Label1"/>
      </w:pPr>
      <w:r>
        <w:t>Other Delivery Information:</w:t>
      </w:r>
      <w:r>
        <w:tab/>
      </w:r>
    </w:p>
    <w:p w14:paraId="1D15ED8B" w14:textId="57C15B90" w:rsidR="006B114A" w:rsidRDefault="006B114A" w:rsidP="00996B38">
      <w:pPr>
        <w:rPr>
          <w:noProof/>
        </w:rPr>
      </w:pPr>
      <w:r>
        <w:t>The interoperability catalogue</w:t>
      </w:r>
      <w:r w:rsidRPr="00224614">
        <w:t xml:space="preserve"> exchange set has a single exchange catalogue which contains the discovery metadata for </w:t>
      </w:r>
      <w:r>
        <w:t>the interoperability catalogue and any associated support files</w:t>
      </w:r>
      <w:r w:rsidRPr="00224614">
        <w:t>.</w:t>
      </w:r>
      <w:r w:rsidRPr="00F41D57">
        <w:rPr>
          <w:noProof/>
        </w:rPr>
        <w:t xml:space="preserve"> </w:t>
      </w:r>
    </w:p>
    <w:p w14:paraId="0705E9F3" w14:textId="77777777" w:rsidR="00C86F62" w:rsidRDefault="00C86F62" w:rsidP="00C86F62">
      <w:pPr>
        <w:rPr>
          <w:noProof/>
        </w:rPr>
      </w:pPr>
      <w:r>
        <w:rPr>
          <w:noProof/>
        </w:rPr>
        <w:t>A base set must have an interoperability catalogue present, while an update set must have at least one of an interoperability catalogue, a hybrid feature catalogue or a hybrid portrayal catalogue.</w:t>
      </w:r>
    </w:p>
    <w:p w14:paraId="6D46BAAB" w14:textId="77777777" w:rsidR="006B114A" w:rsidRDefault="006B114A" w:rsidP="00996B38">
      <w:r>
        <w:t>An exchange set may be encapsulated into a form suitable for transmission by a mapping called a transmission encoding. An encoding translates each of the elements of the exchange set into a logical form suitable for writing to media and for transmission online. An encoding may also define other elements in addition to the exchange set contents (i.e., media identification, data extents etc…) and also may define commercial constructs such as encryption and compression methods.</w:t>
      </w:r>
    </w:p>
    <w:p w14:paraId="4D7435C5" w14:textId="77777777" w:rsidR="006B114A" w:rsidRDefault="006B114A" w:rsidP="00996B38">
      <w:r>
        <w:t>If the data is transformed (e.g., for encryption or compression purposes) its content must not be changed.</w:t>
      </w:r>
    </w:p>
    <w:p w14:paraId="7E3FA5F2" w14:textId="77777777" w:rsidR="006B114A" w:rsidRDefault="006B114A" w:rsidP="00034F35">
      <w:pPr>
        <w:pStyle w:val="Heading3"/>
        <w:numPr>
          <w:ilvl w:val="2"/>
          <w:numId w:val="3"/>
        </w:numPr>
        <w:rPr>
          <w:rFonts w:eastAsia="MS Mincho"/>
          <w:lang w:eastAsia="en-GB"/>
        </w:rPr>
      </w:pPr>
      <w:bookmarkStart w:id="1317" w:name="_Toc484523908"/>
      <w:r>
        <w:rPr>
          <w:rFonts w:eastAsia="MS Mincho"/>
          <w:lang w:eastAsia="en-GB"/>
        </w:rPr>
        <w:t>Interoperability Catalogue in different formats</w:t>
      </w:r>
      <w:bookmarkEnd w:id="1317"/>
    </w:p>
    <w:p w14:paraId="6ACE3DE1" w14:textId="77777777" w:rsidR="006B114A" w:rsidRDefault="006B114A" w:rsidP="00996B38">
      <w:pPr>
        <w:rPr>
          <w:b/>
        </w:rPr>
      </w:pPr>
      <w:r>
        <w:t>The interoperability catalogue may be substituted by equivalent catalogues or presentations developed by manufacturers or service providers, provided the minimum functions are maintained and the producer of the replacement interoperability catalogue can prove this through testing.</w:t>
      </w:r>
    </w:p>
    <w:p w14:paraId="0528E271" w14:textId="77777777" w:rsidR="006B114A" w:rsidRDefault="006B114A" w:rsidP="00034F35">
      <w:pPr>
        <w:pStyle w:val="Heading3"/>
        <w:numPr>
          <w:ilvl w:val="2"/>
          <w:numId w:val="3"/>
        </w:numPr>
        <w:rPr>
          <w:rFonts w:eastAsia="MS Mincho"/>
        </w:rPr>
      </w:pPr>
      <w:bookmarkStart w:id="1318" w:name="_Toc484523909"/>
      <w:r>
        <w:rPr>
          <w:rFonts w:eastAsia="MS Mincho"/>
        </w:rPr>
        <w:t>Extending the Interoperability Catalogue</w:t>
      </w:r>
      <w:bookmarkEnd w:id="1318"/>
    </w:p>
    <w:p w14:paraId="0C83CCB7" w14:textId="77777777" w:rsidR="006B114A" w:rsidRDefault="006B114A" w:rsidP="00996B38">
      <w:pPr>
        <w:rPr>
          <w:b/>
        </w:rPr>
      </w:pPr>
      <w:r>
        <w:t>The interoperation catalogue will be extensible with equivalent rules or presentations developed by manufacturers or service providers, provided the minimum functions are maintained and the producer of the augmented interoperability catalogue can prove this through testing.</w:t>
      </w:r>
    </w:p>
    <w:p w14:paraId="37513CC8" w14:textId="77777777" w:rsidR="006B114A" w:rsidRDefault="006B114A" w:rsidP="00034F35">
      <w:pPr>
        <w:pStyle w:val="Heading3"/>
        <w:numPr>
          <w:ilvl w:val="2"/>
          <w:numId w:val="3"/>
        </w:numPr>
        <w:rPr>
          <w:rFonts w:eastAsia="MS Mincho"/>
        </w:rPr>
      </w:pPr>
      <w:bookmarkStart w:id="1319" w:name="_Toc484523910"/>
      <w:r>
        <w:rPr>
          <w:rFonts w:eastAsia="MS Mincho"/>
        </w:rPr>
        <w:lastRenderedPageBreak/>
        <w:t>Customization - OEM/integrator</w:t>
      </w:r>
      <w:bookmarkEnd w:id="1319"/>
    </w:p>
    <w:p w14:paraId="42959641" w14:textId="77777777" w:rsidR="006B114A" w:rsidRDefault="006B114A" w:rsidP="00996B38">
      <w:pPr>
        <w:rPr>
          <w:b/>
        </w:rPr>
      </w:pPr>
      <w:r>
        <w:t>OEM or service providers can provide their own versions in addition to the IHO catalogue, to facilitate custom product interoperations. These additional versions must not degrade or interfere with the functions of the official IHO Interoperability Catalogue.</w:t>
      </w:r>
    </w:p>
    <w:p w14:paraId="7FB20E08" w14:textId="77777777" w:rsidR="006B114A" w:rsidRDefault="006B114A" w:rsidP="00034F35">
      <w:pPr>
        <w:pStyle w:val="Heading2"/>
        <w:numPr>
          <w:ilvl w:val="1"/>
          <w:numId w:val="3"/>
        </w:numPr>
        <w:rPr>
          <w:rFonts w:eastAsia="MS Mincho"/>
          <w:lang w:eastAsia="en-US"/>
        </w:rPr>
      </w:pPr>
      <w:bookmarkStart w:id="1320" w:name="_Toc519804951"/>
      <w:r>
        <w:rPr>
          <w:rFonts w:eastAsia="MS Mincho"/>
          <w:lang w:eastAsia="en-US"/>
        </w:rPr>
        <w:t>Interoperability Catalogue product</w:t>
      </w:r>
      <w:bookmarkEnd w:id="1320"/>
    </w:p>
    <w:p w14:paraId="6CD1419D" w14:textId="6B0938D2" w:rsidR="006B114A" w:rsidRPr="005F0288" w:rsidRDefault="00043B56" w:rsidP="00996B38">
      <w:ins w:id="1321" w:author="Eivind" w:date="2018-06-25T22:53:00Z">
        <w:r>
          <w:t>Each Interoperability catalogue product is by itself a whole unit.</w:t>
        </w:r>
        <w:r w:rsidR="005A572D">
          <w:t xml:space="preserve"> </w:t>
        </w:r>
      </w:ins>
      <w:del w:id="1322" w:author="Eivind" w:date="2018-06-25T22:53:00Z">
        <w:r w:rsidR="006B114A" w:rsidDel="00043B56">
          <w:delText>Each</w:delText>
        </w:r>
        <w:r w:rsidR="006B114A" w:rsidRPr="005F0288" w:rsidDel="00043B56">
          <w:delText xml:space="preserve"> i</w:delText>
        </w:r>
        <w:r w:rsidR="006B114A" w:rsidDel="00043B56">
          <w:delText xml:space="preserve">nteroperability catalogue products are by themselves whole units. </w:delText>
        </w:r>
      </w:del>
      <w:r w:rsidR="006B114A">
        <w:t>New versions</w:t>
      </w:r>
      <w:ins w:id="1323" w:author="Raphael Malyankar" w:date="2018-07-03T23:38:00Z">
        <w:r w:rsidR="0030138B">
          <w:t xml:space="preserve"> –</w:t>
        </w:r>
      </w:ins>
      <w:del w:id="1324" w:author="Raphael Malyankar" w:date="2018-07-03T23:38:00Z">
        <w:r w:rsidR="006B114A" w:rsidDel="0030138B">
          <w:delText>,</w:delText>
        </w:r>
      </w:del>
      <w:r w:rsidR="006B114A">
        <w:t xml:space="preserve"> either clarification, correction</w:t>
      </w:r>
      <w:ins w:id="1325" w:author="Raphael Malyankar" w:date="2018-07-03T23:39:00Z">
        <w:r w:rsidR="0030138B">
          <w:t>,</w:t>
        </w:r>
      </w:ins>
      <w:r w:rsidR="006B114A">
        <w:t xml:space="preserve"> or new edition </w:t>
      </w:r>
      <w:ins w:id="1326" w:author="Raphael Malyankar" w:date="2018-07-03T23:39:00Z">
        <w:r w:rsidR="0030138B">
          <w:t xml:space="preserve">– </w:t>
        </w:r>
      </w:ins>
      <w:r w:rsidR="006B114A">
        <w:t xml:space="preserve">are updated by replacement </w:t>
      </w:r>
      <w:del w:id="1327" w:author="Eivind" w:date="2018-06-25T22:57:00Z">
        <w:r w:rsidR="006B114A" w:rsidDel="005A572D">
          <w:delText xml:space="preserve">of </w:delText>
        </w:r>
      </w:del>
      <w:ins w:id="1328" w:author="Eivind" w:date="2018-06-25T22:57:00Z">
        <w:r w:rsidR="005A572D">
          <w:t xml:space="preserve">with </w:t>
        </w:r>
      </w:ins>
      <w:r w:rsidR="006B114A">
        <w:t>a newer version.</w:t>
      </w:r>
    </w:p>
    <w:p w14:paraId="32CF15DA" w14:textId="77777777" w:rsidR="006B114A" w:rsidRDefault="006B114A" w:rsidP="00034F35">
      <w:pPr>
        <w:pStyle w:val="Heading3"/>
        <w:numPr>
          <w:ilvl w:val="2"/>
          <w:numId w:val="3"/>
        </w:numPr>
        <w:rPr>
          <w:rFonts w:eastAsia="MS Mincho"/>
          <w:lang w:eastAsia="en-US"/>
        </w:rPr>
      </w:pPr>
      <w:r>
        <w:rPr>
          <w:rFonts w:eastAsia="MS Mincho"/>
          <w:lang w:eastAsia="en-US"/>
        </w:rPr>
        <w:t>Interoperability Catalogue size</w:t>
      </w:r>
    </w:p>
    <w:p w14:paraId="4D8622BD" w14:textId="5A4B4AB8" w:rsidR="006B114A" w:rsidRDefault="006B114A" w:rsidP="00996B38">
      <w:r>
        <w:rPr>
          <w:lang w:eastAsia="en-US"/>
        </w:rPr>
        <w:t xml:space="preserve">There is no size limit </w:t>
      </w:r>
      <w:del w:id="1329" w:author="Eivind" w:date="2018-06-25T22:58:00Z">
        <w:r w:rsidDel="005A572D">
          <w:rPr>
            <w:lang w:eastAsia="en-US"/>
          </w:rPr>
          <w:delText xml:space="preserve">on </w:delText>
        </w:r>
      </w:del>
      <w:ins w:id="1330" w:author="Eivind" w:date="2018-06-25T22:58:00Z">
        <w:r w:rsidR="005A572D">
          <w:rPr>
            <w:lang w:eastAsia="en-US"/>
          </w:rPr>
          <w:t xml:space="preserve">for </w:t>
        </w:r>
      </w:ins>
      <w:r w:rsidRPr="005F0288">
        <w:t>i</w:t>
      </w:r>
      <w:r>
        <w:t>nteroperability catalogue products, however, compression is used to reduce the exchange set size.</w:t>
      </w:r>
    </w:p>
    <w:p w14:paraId="2DEF7EA2" w14:textId="77777777" w:rsidR="006B114A" w:rsidRDefault="006B114A" w:rsidP="00034F35">
      <w:pPr>
        <w:pStyle w:val="Heading3"/>
        <w:numPr>
          <w:ilvl w:val="2"/>
          <w:numId w:val="3"/>
        </w:numPr>
        <w:rPr>
          <w:rFonts w:eastAsia="MS Mincho"/>
          <w:lang w:eastAsia="en-US"/>
        </w:rPr>
      </w:pPr>
      <w:r>
        <w:rPr>
          <w:rFonts w:eastAsia="MS Mincho"/>
          <w:lang w:eastAsia="en-US"/>
        </w:rPr>
        <w:t>Interoperability Catalogue exchange set compression</w:t>
      </w:r>
    </w:p>
    <w:p w14:paraId="57D9DBC0" w14:textId="3CB84D74" w:rsidR="006B114A" w:rsidRPr="00006E58" w:rsidRDefault="006B114A" w:rsidP="00996B38">
      <w:pPr>
        <w:rPr>
          <w:lang w:eastAsia="en-US"/>
        </w:rPr>
      </w:pPr>
      <w:r>
        <w:rPr>
          <w:lang w:eastAsia="en-US"/>
        </w:rPr>
        <w:t>An i</w:t>
      </w:r>
      <w:r w:rsidRPr="00006E58">
        <w:rPr>
          <w:lang w:eastAsia="en-US"/>
        </w:rPr>
        <w:t>nteroperability catalogue</w:t>
      </w:r>
      <w:r w:rsidRPr="00006E58">
        <w:t xml:space="preserve"> </w:t>
      </w:r>
      <w:r>
        <w:t xml:space="preserve">exchange set </w:t>
      </w:r>
      <w:del w:id="1331" w:author="Eivind" w:date="2018-06-20T20:01:00Z">
        <w:r w:rsidDel="00EB3BA6">
          <w:delText>shall</w:delText>
        </w:r>
      </w:del>
      <w:ins w:id="1332" w:author="Eivind" w:date="2018-06-20T20:01:00Z">
        <w:r w:rsidR="00EB3BA6">
          <w:t>must</w:t>
        </w:r>
      </w:ins>
      <w:r>
        <w:t xml:space="preserve"> be compressed using </w:t>
      </w:r>
      <w:del w:id="1333" w:author="Raphael Malyankar" w:date="2018-07-02T14:04:00Z">
        <w:r w:rsidDel="00B03775">
          <w:delText>zip (</w:delText>
        </w:r>
        <w:r w:rsidRPr="00006E58" w:rsidDel="00B03775">
          <w:delText>ISO/IEC 21320-1:2015</w:delText>
        </w:r>
        <w:r w:rsidDel="00B03775">
          <w:delText>)</w:delText>
        </w:r>
      </w:del>
      <w:ins w:id="1334" w:author="Raphael Malyankar" w:date="2018-07-02T14:04:00Z">
        <w:r w:rsidR="00B03775">
          <w:t xml:space="preserve">one of the </w:t>
        </w:r>
      </w:ins>
      <w:ins w:id="1335" w:author="Raphael Malyankar" w:date="2018-07-02T14:06:00Z">
        <w:r w:rsidR="00B03775">
          <w:t xml:space="preserve">appropriate </w:t>
        </w:r>
      </w:ins>
      <w:ins w:id="1336" w:author="Raphael Malyankar" w:date="2018-07-02T14:04:00Z">
        <w:r w:rsidR="00B03775">
          <w:t xml:space="preserve">algorithms </w:t>
        </w:r>
      </w:ins>
      <w:ins w:id="1337" w:author="Raphael Malyankar" w:date="2018-07-04T00:05:00Z">
        <w:r w:rsidR="003E454E">
          <w:t>listed</w:t>
        </w:r>
      </w:ins>
      <w:ins w:id="1338" w:author="Raphael Malyankar" w:date="2018-07-02T14:04:00Z">
        <w:r w:rsidR="00B03775">
          <w:t xml:space="preserve"> in S-</w:t>
        </w:r>
      </w:ins>
      <w:ins w:id="1339" w:author="Raphael Malyankar" w:date="2018-07-02T14:05:00Z">
        <w:r w:rsidR="00B03775">
          <w:t>100 4.</w:t>
        </w:r>
      </w:ins>
      <w:ins w:id="1340" w:author="Raphael Malyankar" w:date="2018-07-03T23:47:00Z">
        <w:r w:rsidR="00C84523">
          <w:t>X</w:t>
        </w:r>
      </w:ins>
      <w:ins w:id="1341" w:author="Raphael Malyankar" w:date="2018-07-02T14:05:00Z">
        <w:r w:rsidR="00B03775">
          <w:t xml:space="preserve"> Part 15</w:t>
        </w:r>
      </w:ins>
      <w:r>
        <w:t>.</w:t>
      </w:r>
    </w:p>
    <w:p w14:paraId="5BD038DA" w14:textId="77777777" w:rsidR="006B114A" w:rsidRDefault="006B114A" w:rsidP="00034F35">
      <w:pPr>
        <w:pStyle w:val="Heading3"/>
        <w:numPr>
          <w:ilvl w:val="2"/>
          <w:numId w:val="3"/>
        </w:numPr>
        <w:rPr>
          <w:rFonts w:eastAsia="MS Mincho"/>
          <w:lang w:eastAsia="en-US"/>
        </w:rPr>
      </w:pPr>
      <w:bookmarkStart w:id="1342" w:name="_Toc484523913"/>
      <w:bookmarkStart w:id="1343" w:name="_Toc225065200"/>
      <w:bookmarkStart w:id="1344" w:name="_Toc225648343"/>
      <w:r>
        <w:rPr>
          <w:rFonts w:eastAsia="MS Mincho"/>
          <w:lang w:eastAsia="en-US"/>
        </w:rPr>
        <w:t>Interoperability Catalogue file naming</w:t>
      </w:r>
      <w:bookmarkEnd w:id="1342"/>
      <w:bookmarkEnd w:id="1343"/>
      <w:bookmarkEnd w:id="1344"/>
      <w:r>
        <w:rPr>
          <w:rFonts w:eastAsia="MS Mincho"/>
          <w:lang w:eastAsia="en-US"/>
        </w:rPr>
        <w:t xml:space="preserve"> </w:t>
      </w:r>
    </w:p>
    <w:p w14:paraId="5E21F6CF" w14:textId="467D3044" w:rsidR="006B114A" w:rsidRPr="008233BF" w:rsidRDefault="006B114A" w:rsidP="00996B38">
      <w:pPr>
        <w:autoSpaceDE w:val="0"/>
        <w:autoSpaceDN w:val="0"/>
        <w:adjustRightInd w:val="0"/>
        <w:spacing w:after="0" w:line="240" w:lineRule="auto"/>
        <w:jc w:val="left"/>
        <w:rPr>
          <w:rFonts w:eastAsia="Times New Roman" w:cs="Arial"/>
          <w:lang w:eastAsia="en-US"/>
        </w:rPr>
      </w:pPr>
      <w:r>
        <w:rPr>
          <w:lang w:eastAsia="en-US"/>
        </w:rPr>
        <w:t xml:space="preserve">Interoperability catalogues </w:t>
      </w:r>
      <w:del w:id="1345" w:author="Eivind" w:date="2018-06-20T20:05:00Z">
        <w:r w:rsidDel="00EB3BA6">
          <w:rPr>
            <w:lang w:eastAsia="en-US"/>
          </w:rPr>
          <w:delText>shall</w:delText>
        </w:r>
      </w:del>
      <w:ins w:id="1346" w:author="Eivind" w:date="2018-06-20T20:05:00Z">
        <w:r w:rsidR="00EB3BA6">
          <w:rPr>
            <w:lang w:eastAsia="en-US"/>
          </w:rPr>
          <w:t>must</w:t>
        </w:r>
      </w:ins>
      <w:r>
        <w:rPr>
          <w:lang w:eastAsia="en-US"/>
        </w:rPr>
        <w:t xml:space="preserve"> follow </w:t>
      </w:r>
      <w:del w:id="1347" w:author="Eivind" w:date="2018-06-25T22:59:00Z">
        <w:r w:rsidDel="005A572D">
          <w:rPr>
            <w:lang w:eastAsia="en-US"/>
          </w:rPr>
          <w:delText xml:space="preserve">this </w:delText>
        </w:r>
      </w:del>
      <w:ins w:id="1348" w:author="Eivind" w:date="2018-06-25T22:59:00Z">
        <w:r w:rsidR="005A572D">
          <w:rPr>
            <w:lang w:eastAsia="en-US"/>
          </w:rPr>
          <w:t xml:space="preserve">the </w:t>
        </w:r>
      </w:ins>
      <w:r>
        <w:rPr>
          <w:lang w:eastAsia="en-US"/>
        </w:rPr>
        <w:t>naming convention</w:t>
      </w:r>
      <w:ins w:id="1349" w:author="Eivind" w:date="2018-06-25T22:59:00Z">
        <w:r w:rsidR="005A572D">
          <w:rPr>
            <w:lang w:eastAsia="en-US"/>
          </w:rPr>
          <w:t xml:space="preserve"> below</w:t>
        </w:r>
      </w:ins>
      <w:r>
        <w:rPr>
          <w:lang w:eastAsia="en-US"/>
        </w:rPr>
        <w:t xml:space="preserve">, where </w:t>
      </w:r>
      <w:r w:rsidRPr="008233BF">
        <w:rPr>
          <w:rFonts w:eastAsia="Times New Roman" w:cs="Arial"/>
          <w:lang w:eastAsia="en-US"/>
        </w:rPr>
        <w:t>the main part forms an identifier where:</w:t>
      </w:r>
    </w:p>
    <w:p w14:paraId="58064774" w14:textId="77777777" w:rsidR="006B114A" w:rsidRDefault="006B114A" w:rsidP="00996B38">
      <w:pPr>
        <w:rPr>
          <w:lang w:eastAsia="en-US"/>
        </w:rPr>
      </w:pPr>
      <w:r>
        <w:rPr>
          <w:lang w:eastAsia="en-US"/>
        </w:rPr>
        <w:br/>
        <w:t xml:space="preserve">IHOICXXXXXX.XML </w:t>
      </w:r>
    </w:p>
    <w:p w14:paraId="03F00855" w14:textId="49CE16F9" w:rsidR="006B114A" w:rsidRDefault="006B114A" w:rsidP="00034F35">
      <w:pPr>
        <w:pStyle w:val="ListParagraph"/>
        <w:numPr>
          <w:ilvl w:val="0"/>
          <w:numId w:val="11"/>
        </w:numPr>
        <w:contextualSpacing/>
        <w:rPr>
          <w:lang w:eastAsia="en-US"/>
        </w:rPr>
      </w:pPr>
      <w:r>
        <w:rPr>
          <w:lang w:eastAsia="en-US"/>
        </w:rPr>
        <w:t xml:space="preserve">the first three characters </w:t>
      </w:r>
      <w:del w:id="1350" w:author="Eivind" w:date="2018-06-20T20:05:00Z">
        <w:r w:rsidDel="00EB3BA6">
          <w:rPr>
            <w:lang w:eastAsia="en-US"/>
          </w:rPr>
          <w:delText>shall</w:delText>
        </w:r>
      </w:del>
      <w:ins w:id="1351" w:author="Eivind" w:date="2018-06-20T20:05:00Z">
        <w:r w:rsidR="00EB3BA6">
          <w:rPr>
            <w:lang w:eastAsia="en-US"/>
          </w:rPr>
          <w:t>must</w:t>
        </w:r>
      </w:ins>
      <w:r>
        <w:rPr>
          <w:lang w:eastAsia="en-US"/>
        </w:rPr>
        <w:t xml:space="preserve"> be IHO - for International Hydrographic Organization as the issuing organization.</w:t>
      </w:r>
    </w:p>
    <w:p w14:paraId="2A7C5A87" w14:textId="08144F36" w:rsidR="006B114A" w:rsidRDefault="006B114A" w:rsidP="00034F35">
      <w:pPr>
        <w:pStyle w:val="ListParagraph"/>
        <w:numPr>
          <w:ilvl w:val="0"/>
          <w:numId w:val="11"/>
        </w:numPr>
        <w:contextualSpacing/>
        <w:rPr>
          <w:lang w:eastAsia="en-US"/>
        </w:rPr>
      </w:pPr>
      <w:r>
        <w:rPr>
          <w:lang w:eastAsia="en-US"/>
        </w:rPr>
        <w:t xml:space="preserve">the fourth and fifth characters </w:t>
      </w:r>
      <w:del w:id="1352" w:author="Eivind" w:date="2018-06-20T20:05:00Z">
        <w:r w:rsidDel="00EB3BA6">
          <w:rPr>
            <w:lang w:eastAsia="en-US"/>
          </w:rPr>
          <w:delText>shall</w:delText>
        </w:r>
      </w:del>
      <w:ins w:id="1353" w:author="Eivind" w:date="2018-06-20T20:05:00Z">
        <w:r w:rsidR="00EB3BA6">
          <w:rPr>
            <w:lang w:eastAsia="en-US"/>
          </w:rPr>
          <w:t>must</w:t>
        </w:r>
      </w:ins>
      <w:r>
        <w:rPr>
          <w:lang w:eastAsia="en-US"/>
        </w:rPr>
        <w:t xml:space="preserve"> be IC - for Interoperability Catalogue</w:t>
      </w:r>
    </w:p>
    <w:p w14:paraId="7FA9C8FA" w14:textId="77777777" w:rsidR="006B114A" w:rsidRDefault="006B114A" w:rsidP="00034F35">
      <w:pPr>
        <w:pStyle w:val="ListParagraph"/>
        <w:numPr>
          <w:ilvl w:val="0"/>
          <w:numId w:val="11"/>
        </w:numPr>
        <w:contextualSpacing/>
        <w:rPr>
          <w:lang w:eastAsia="en-US"/>
        </w:rPr>
      </w:pPr>
      <w:r>
        <w:rPr>
          <w:lang w:eastAsia="en-US"/>
        </w:rPr>
        <w:t>the sixth to eleventh characters is for the version number to ensure the file name is globally unique. Version 1 would be 010000 [01.00.00].</w:t>
      </w:r>
    </w:p>
    <w:p w14:paraId="2F901A27" w14:textId="25617681" w:rsidR="006B114A" w:rsidRDefault="006B114A" w:rsidP="00996B38">
      <w:pPr>
        <w:rPr>
          <w:lang w:eastAsia="en-US"/>
        </w:rPr>
      </w:pPr>
      <w:r>
        <w:rPr>
          <w:lang w:eastAsia="en-US"/>
        </w:rPr>
        <w:t xml:space="preserve">The </w:t>
      </w:r>
      <w:del w:id="1354" w:author="Eivind" w:date="2018-06-25T23:18:00Z">
        <w:r w:rsidDel="00394C8B">
          <w:rPr>
            <w:lang w:eastAsia="en-US"/>
          </w:rPr>
          <w:delText xml:space="preserve">ending </w:delText>
        </w:r>
      </w:del>
      <w:ins w:id="1355" w:author="Eivind" w:date="2018-06-25T23:18:00Z">
        <w:r w:rsidR="00394C8B">
          <w:rPr>
            <w:lang w:eastAsia="en-US"/>
          </w:rPr>
          <w:t xml:space="preserve">extension </w:t>
        </w:r>
      </w:ins>
      <w:del w:id="1356" w:author="Eivind" w:date="2018-06-20T20:05:00Z">
        <w:r w:rsidDel="00EB3BA6">
          <w:rPr>
            <w:lang w:eastAsia="en-US"/>
          </w:rPr>
          <w:delText>shall</w:delText>
        </w:r>
      </w:del>
      <w:ins w:id="1357" w:author="Eivind" w:date="2018-06-20T20:05:00Z">
        <w:r w:rsidR="00EB3BA6">
          <w:rPr>
            <w:lang w:eastAsia="en-US"/>
          </w:rPr>
          <w:t>must</w:t>
        </w:r>
      </w:ins>
      <w:r>
        <w:rPr>
          <w:lang w:eastAsia="en-US"/>
        </w:rPr>
        <w:t xml:space="preserve"> always be .XML.</w:t>
      </w:r>
    </w:p>
    <w:p w14:paraId="46482368" w14:textId="77777777" w:rsidR="006B114A" w:rsidRDefault="006B114A" w:rsidP="00034F35">
      <w:pPr>
        <w:pStyle w:val="Heading2"/>
        <w:numPr>
          <w:ilvl w:val="1"/>
          <w:numId w:val="3"/>
        </w:numPr>
        <w:rPr>
          <w:rFonts w:eastAsia="MS Mincho"/>
          <w:lang w:eastAsia="en-US"/>
        </w:rPr>
      </w:pPr>
      <w:bookmarkStart w:id="1358" w:name="_Toc484523914"/>
      <w:bookmarkStart w:id="1359" w:name="_Toc519804952"/>
      <w:r>
        <w:rPr>
          <w:rFonts w:eastAsia="MS Mincho"/>
          <w:lang w:eastAsia="en-US"/>
        </w:rPr>
        <w:t>Support Files</w:t>
      </w:r>
      <w:bookmarkEnd w:id="1358"/>
      <w:bookmarkEnd w:id="1359"/>
    </w:p>
    <w:p w14:paraId="5883336F" w14:textId="7B3D59B0" w:rsidR="006B114A" w:rsidRPr="00A451D9" w:rsidRDefault="006B114A" w:rsidP="00996B38">
      <w:pPr>
        <w:rPr>
          <w:lang w:eastAsia="en-US"/>
        </w:rPr>
      </w:pPr>
      <w:r>
        <w:t xml:space="preserve">Interoperability </w:t>
      </w:r>
      <w:del w:id="1360" w:author="Eivind" w:date="2018-06-21T20:21:00Z">
        <w:r w:rsidDel="00574B55">
          <w:delText xml:space="preserve">levels </w:delText>
        </w:r>
      </w:del>
      <w:ins w:id="1361" w:author="Eivind" w:date="2018-06-21T20:21:00Z">
        <w:r w:rsidR="00574B55">
          <w:t xml:space="preserve">Levels </w:t>
        </w:r>
      </w:ins>
      <w:r>
        <w:t>3 and 4 may require support files in the form of hybrid feature catalogues and hybrid portrayal catalogues. Methods for managing these are described below.</w:t>
      </w:r>
    </w:p>
    <w:p w14:paraId="3C58FD52" w14:textId="77777777" w:rsidR="006B114A" w:rsidRPr="005C1DB9" w:rsidRDefault="006B114A" w:rsidP="00034F35">
      <w:pPr>
        <w:pStyle w:val="Heading3"/>
        <w:numPr>
          <w:ilvl w:val="2"/>
          <w:numId w:val="3"/>
        </w:numPr>
        <w:jc w:val="both"/>
      </w:pPr>
      <w:bookmarkStart w:id="1362" w:name="_Toc225648345"/>
      <w:bookmarkStart w:id="1363" w:name="_Toc225065202"/>
      <w:bookmarkStart w:id="1364" w:name="_Toc226430998"/>
      <w:bookmarkStart w:id="1365" w:name="_Toc392577049"/>
      <w:r w:rsidRPr="005C1DB9">
        <w:t>Support File Naming</w:t>
      </w:r>
      <w:bookmarkEnd w:id="1362"/>
      <w:bookmarkEnd w:id="1363"/>
      <w:bookmarkEnd w:id="1364"/>
      <w:bookmarkEnd w:id="1365"/>
    </w:p>
    <w:p w14:paraId="3CFAFE05" w14:textId="77777777" w:rsidR="006B114A" w:rsidRDefault="006B114A" w:rsidP="00996B38">
      <w:pPr>
        <w:rPr>
          <w:lang w:eastAsia="en-US"/>
        </w:rPr>
      </w:pPr>
      <w:r>
        <w:rPr>
          <w:lang w:eastAsia="en-US"/>
        </w:rPr>
        <w:t>IHOICCCXXXXXXXX.XML</w:t>
      </w:r>
    </w:p>
    <w:p w14:paraId="03EFC762" w14:textId="2FCB126F" w:rsidR="006B114A" w:rsidRDefault="00C854A0" w:rsidP="00996B38">
      <w:pPr>
        <w:rPr>
          <w:lang w:eastAsia="en-US"/>
        </w:rPr>
      </w:pPr>
      <w:ins w:id="1366" w:author="Eivind" w:date="2018-06-25T23:29:00Z">
        <w:r>
          <w:rPr>
            <w:lang w:eastAsia="en-US"/>
          </w:rPr>
          <w:t>Su</w:t>
        </w:r>
      </w:ins>
      <w:ins w:id="1367" w:author="Eivind" w:date="2018-06-25T23:30:00Z">
        <w:r>
          <w:rPr>
            <w:lang w:eastAsia="en-US"/>
          </w:rPr>
          <w:t>pport file names</w:t>
        </w:r>
      </w:ins>
      <w:ins w:id="1368" w:author="Eivind" w:date="2018-06-25T23:29:00Z">
        <w:r>
          <w:rPr>
            <w:lang w:eastAsia="en-US"/>
          </w:rPr>
          <w:t xml:space="preserve"> must follow the naming convention below</w:t>
        </w:r>
      </w:ins>
      <w:del w:id="1369" w:author="Eivind" w:date="2018-06-25T23:37:00Z">
        <w:r w:rsidR="006B114A" w:rsidRPr="00703964" w:rsidDel="00C854A0">
          <w:rPr>
            <w:lang w:eastAsia="en-US"/>
          </w:rPr>
          <w:delText>The main part forms an identifier where</w:delText>
        </w:r>
      </w:del>
      <w:ins w:id="1370" w:author="Eivind" w:date="2018-06-25T23:37:00Z">
        <w:r>
          <w:rPr>
            <w:lang w:eastAsia="en-US"/>
          </w:rPr>
          <w:t>:</w:t>
        </w:r>
      </w:ins>
      <w:del w:id="1371" w:author="Eivind" w:date="2018-06-25T23:37:00Z">
        <w:r w:rsidR="006B114A" w:rsidRPr="00703964" w:rsidDel="00C854A0">
          <w:rPr>
            <w:lang w:eastAsia="en-US"/>
          </w:rPr>
          <w:delText>:</w:delText>
        </w:r>
      </w:del>
    </w:p>
    <w:p w14:paraId="20C0AB9B" w14:textId="6CDE34A1" w:rsidR="006B114A" w:rsidRDefault="006B114A" w:rsidP="00034F35">
      <w:pPr>
        <w:pStyle w:val="ListParagraph"/>
        <w:numPr>
          <w:ilvl w:val="0"/>
          <w:numId w:val="11"/>
        </w:numPr>
        <w:ind w:left="284" w:hanging="284"/>
        <w:contextualSpacing/>
        <w:rPr>
          <w:lang w:eastAsia="en-US"/>
        </w:rPr>
      </w:pPr>
      <w:r>
        <w:rPr>
          <w:lang w:eastAsia="en-US"/>
        </w:rPr>
        <w:t xml:space="preserve">the first three characters </w:t>
      </w:r>
      <w:del w:id="1372" w:author="Eivind" w:date="2018-06-20T20:05:00Z">
        <w:r w:rsidDel="00EB3BA6">
          <w:rPr>
            <w:lang w:eastAsia="en-US"/>
          </w:rPr>
          <w:delText>shall</w:delText>
        </w:r>
      </w:del>
      <w:ins w:id="1373" w:author="Eivind" w:date="2018-06-20T20:05:00Z">
        <w:r w:rsidR="00EB3BA6">
          <w:rPr>
            <w:lang w:eastAsia="en-US"/>
          </w:rPr>
          <w:t>must</w:t>
        </w:r>
      </w:ins>
      <w:r>
        <w:rPr>
          <w:lang w:eastAsia="en-US"/>
        </w:rPr>
        <w:t xml:space="preserve"> be IHO - for International Hydrographic Organization as the issuing organization.</w:t>
      </w:r>
    </w:p>
    <w:p w14:paraId="1A842B35" w14:textId="4485AB3C" w:rsidR="006B114A" w:rsidRDefault="006B114A" w:rsidP="00034F35">
      <w:pPr>
        <w:pStyle w:val="ListParagraph"/>
        <w:numPr>
          <w:ilvl w:val="0"/>
          <w:numId w:val="11"/>
        </w:numPr>
        <w:ind w:left="284" w:hanging="284"/>
        <w:contextualSpacing/>
        <w:rPr>
          <w:lang w:eastAsia="en-US"/>
        </w:rPr>
      </w:pPr>
      <w:r>
        <w:rPr>
          <w:lang w:eastAsia="en-US"/>
        </w:rPr>
        <w:t xml:space="preserve">the fourth and fifth characters </w:t>
      </w:r>
      <w:del w:id="1374" w:author="Eivind" w:date="2018-06-20T20:05:00Z">
        <w:r w:rsidDel="00EB3BA6">
          <w:rPr>
            <w:lang w:eastAsia="en-US"/>
          </w:rPr>
          <w:delText>shall</w:delText>
        </w:r>
      </w:del>
      <w:ins w:id="1375" w:author="Eivind" w:date="2018-06-20T20:05:00Z">
        <w:r w:rsidR="00EB3BA6">
          <w:rPr>
            <w:lang w:eastAsia="en-US"/>
          </w:rPr>
          <w:t>must</w:t>
        </w:r>
      </w:ins>
      <w:r>
        <w:rPr>
          <w:lang w:eastAsia="en-US"/>
        </w:rPr>
        <w:t xml:space="preserve"> be IC - for Interoperability Catalogue</w:t>
      </w:r>
    </w:p>
    <w:p w14:paraId="5B7A582F" w14:textId="077BCD3D" w:rsidR="006B114A" w:rsidRDefault="006B114A" w:rsidP="00034F35">
      <w:pPr>
        <w:pStyle w:val="ListParagraph"/>
        <w:numPr>
          <w:ilvl w:val="0"/>
          <w:numId w:val="11"/>
        </w:numPr>
        <w:ind w:left="284" w:hanging="284"/>
        <w:contextualSpacing/>
        <w:rPr>
          <w:lang w:eastAsia="en-US"/>
        </w:rPr>
      </w:pPr>
      <w:r>
        <w:rPr>
          <w:lang w:eastAsia="en-US"/>
        </w:rPr>
        <w:t xml:space="preserve">the sixth and seventh characters </w:t>
      </w:r>
      <w:del w:id="1376" w:author="Eivind" w:date="2018-06-20T20:05:00Z">
        <w:r w:rsidDel="00EB3BA6">
          <w:rPr>
            <w:lang w:eastAsia="en-US"/>
          </w:rPr>
          <w:delText>shall</w:delText>
        </w:r>
      </w:del>
      <w:ins w:id="1377" w:author="Eivind" w:date="2018-06-20T20:05:00Z">
        <w:r w:rsidR="00EB3BA6">
          <w:rPr>
            <w:lang w:eastAsia="en-US"/>
          </w:rPr>
          <w:t>must</w:t>
        </w:r>
      </w:ins>
      <w:r>
        <w:rPr>
          <w:lang w:eastAsia="en-US"/>
        </w:rPr>
        <w:t xml:space="preserve"> be FC for feature catalogue or PC for portrayal catalogue</w:t>
      </w:r>
    </w:p>
    <w:p w14:paraId="7F95EB4C" w14:textId="51FC3873" w:rsidR="006B114A" w:rsidRDefault="006B114A" w:rsidP="00034F35">
      <w:pPr>
        <w:pStyle w:val="ListParagraph"/>
        <w:numPr>
          <w:ilvl w:val="0"/>
          <w:numId w:val="11"/>
        </w:numPr>
        <w:ind w:left="284" w:hanging="284"/>
        <w:contextualSpacing/>
        <w:rPr>
          <w:lang w:eastAsia="en-US"/>
        </w:rPr>
      </w:pPr>
      <w:r>
        <w:rPr>
          <w:lang w:eastAsia="en-US"/>
        </w:rPr>
        <w:t xml:space="preserve">the </w:t>
      </w:r>
      <w:ins w:id="1378" w:author="Raphael Malyankar" w:date="2018-07-03T23:57:00Z">
        <w:r w:rsidR="007E5FFD">
          <w:rPr>
            <w:lang w:eastAsia="en-US"/>
          </w:rPr>
          <w:t xml:space="preserve">segment from the </w:t>
        </w:r>
      </w:ins>
      <w:r>
        <w:rPr>
          <w:lang w:eastAsia="en-US"/>
        </w:rPr>
        <w:t>eight</w:t>
      </w:r>
      <w:ins w:id="1379" w:author="Raphael Malyankar" w:date="2018-07-03T23:57:00Z">
        <w:r w:rsidR="007E5FFD">
          <w:rPr>
            <w:lang w:eastAsia="en-US"/>
          </w:rPr>
          <w:t>h</w:t>
        </w:r>
      </w:ins>
      <w:r>
        <w:rPr>
          <w:lang w:eastAsia="en-US"/>
        </w:rPr>
        <w:t xml:space="preserve"> to fifteen</w:t>
      </w:r>
      <w:ins w:id="1380" w:author="Raphael Malyankar" w:date="2018-07-03T23:57:00Z">
        <w:r w:rsidR="007E5FFD">
          <w:rPr>
            <w:lang w:eastAsia="en-US"/>
          </w:rPr>
          <w:t>th</w:t>
        </w:r>
      </w:ins>
      <w:r>
        <w:rPr>
          <w:lang w:eastAsia="en-US"/>
        </w:rPr>
        <w:t xml:space="preserve"> characters is for a globally unique alpha numeric code. </w:t>
      </w:r>
      <w:r w:rsidRPr="00703964">
        <w:t xml:space="preserve"> </w:t>
      </w:r>
      <w:r w:rsidRPr="00703964">
        <w:rPr>
          <w:lang w:eastAsia="en-US"/>
        </w:rPr>
        <w:t>The following characters are allowed in the support file name, A to Z, 0 to 9 and the special character _ (underscore)</w:t>
      </w:r>
      <w:r>
        <w:rPr>
          <w:lang w:eastAsia="en-US"/>
        </w:rPr>
        <w:t xml:space="preserve">. </w:t>
      </w:r>
      <w:del w:id="1381" w:author="Raphael Malyankar" w:date="2018-07-03T23:58:00Z">
        <w:r w:rsidDel="007E5FFD">
          <w:rPr>
            <w:lang w:eastAsia="en-US"/>
          </w:rPr>
          <w:delText xml:space="preserve">Less </w:delText>
        </w:r>
      </w:del>
      <w:ins w:id="1382" w:author="Raphael Malyankar" w:date="2018-07-03T23:58:00Z">
        <w:r w:rsidR="007E5FFD">
          <w:rPr>
            <w:lang w:eastAsia="en-US"/>
          </w:rPr>
          <w:t xml:space="preserve">Fewer </w:t>
        </w:r>
      </w:ins>
      <w:r>
        <w:rPr>
          <w:lang w:eastAsia="en-US"/>
        </w:rPr>
        <w:t>than</w:t>
      </w:r>
      <w:del w:id="1383" w:author="Raphael Malyankar" w:date="2018-07-03T23:50:00Z">
        <w:r w:rsidDel="007E32D3">
          <w:rPr>
            <w:lang w:eastAsia="en-US"/>
          </w:rPr>
          <w:delText>,</w:delText>
        </w:r>
      </w:del>
      <w:r>
        <w:rPr>
          <w:lang w:eastAsia="en-US"/>
        </w:rPr>
        <w:t xml:space="preserve"> eight characters may be used</w:t>
      </w:r>
      <w:ins w:id="1384" w:author="Raphael Malyankar" w:date="2018-07-03T23:58:00Z">
        <w:r w:rsidR="007E5FFD">
          <w:rPr>
            <w:lang w:eastAsia="en-US"/>
          </w:rPr>
          <w:t xml:space="preserve"> in this segment</w:t>
        </w:r>
      </w:ins>
      <w:r>
        <w:rPr>
          <w:lang w:eastAsia="en-US"/>
        </w:rPr>
        <w:t>.</w:t>
      </w:r>
    </w:p>
    <w:p w14:paraId="3570B5DA" w14:textId="6D859FB4" w:rsidR="006B114A" w:rsidRDefault="006B114A" w:rsidP="00996B38">
      <w:pPr>
        <w:rPr>
          <w:lang w:eastAsia="en-US"/>
        </w:rPr>
      </w:pPr>
      <w:r>
        <w:rPr>
          <w:lang w:eastAsia="en-US"/>
        </w:rPr>
        <w:t xml:space="preserve">The </w:t>
      </w:r>
      <w:ins w:id="1385" w:author="Eivind" w:date="2018-06-25T23:28:00Z">
        <w:r w:rsidR="00C854A0">
          <w:rPr>
            <w:lang w:eastAsia="en-US"/>
          </w:rPr>
          <w:t xml:space="preserve">extension </w:t>
        </w:r>
      </w:ins>
      <w:del w:id="1386" w:author="Eivind" w:date="2018-06-25T23:28:00Z">
        <w:r w:rsidDel="00C854A0">
          <w:rPr>
            <w:lang w:eastAsia="en-US"/>
          </w:rPr>
          <w:delText xml:space="preserve">ending </w:delText>
        </w:r>
      </w:del>
      <w:del w:id="1387" w:author="Eivind" w:date="2018-06-20T20:05:00Z">
        <w:r w:rsidDel="00EB3BA6">
          <w:rPr>
            <w:lang w:eastAsia="en-US"/>
          </w:rPr>
          <w:delText>shall</w:delText>
        </w:r>
      </w:del>
      <w:ins w:id="1388" w:author="Eivind" w:date="2018-06-20T20:05:00Z">
        <w:r w:rsidR="00EB3BA6">
          <w:rPr>
            <w:lang w:eastAsia="en-US"/>
          </w:rPr>
          <w:t>must</w:t>
        </w:r>
      </w:ins>
      <w:r>
        <w:rPr>
          <w:lang w:eastAsia="en-US"/>
        </w:rPr>
        <w:t xml:space="preserve"> always be .XML.</w:t>
      </w:r>
    </w:p>
    <w:p w14:paraId="3FFD2DC2" w14:textId="77777777" w:rsidR="006B114A" w:rsidRPr="00BE7E1B" w:rsidRDefault="006B114A" w:rsidP="005B2B0F">
      <w:pPr>
        <w:pStyle w:val="Heading3"/>
        <w:numPr>
          <w:ilvl w:val="2"/>
          <w:numId w:val="3"/>
        </w:numPr>
        <w:jc w:val="both"/>
        <w:rPr>
          <w:lang w:eastAsia="en-US"/>
        </w:rPr>
      </w:pPr>
      <w:bookmarkStart w:id="1389" w:name="_Toc392577050"/>
      <w:r w:rsidRPr="005C1DB9">
        <w:rPr>
          <w:lang w:eastAsia="en-US"/>
        </w:rPr>
        <w:lastRenderedPageBreak/>
        <w:t>Support File Management</w:t>
      </w:r>
      <w:bookmarkEnd w:id="1389"/>
    </w:p>
    <w:p w14:paraId="6ED142D7" w14:textId="77777777" w:rsidR="006B114A" w:rsidRDefault="006B114A" w:rsidP="00996B38">
      <w:pPr>
        <w:autoSpaceDE w:val="0"/>
        <w:autoSpaceDN w:val="0"/>
        <w:adjustRightInd w:val="0"/>
        <w:spacing w:after="0" w:line="240" w:lineRule="auto"/>
        <w:rPr>
          <w:rFonts w:cs="Arial"/>
          <w:lang w:eastAsia="en-US"/>
        </w:rPr>
      </w:pPr>
      <w:r>
        <w:rPr>
          <w:rFonts w:cs="Arial"/>
          <w:lang w:eastAsia="en-US"/>
        </w:rPr>
        <w:t>When a support file is created or a subsequent version is issued it must carry its own issue date and be supported with a digital signature which authenticates it against the IHO’s public key included in the exchange set metadata.</w:t>
      </w:r>
    </w:p>
    <w:p w14:paraId="6CFE2A5D" w14:textId="77777777" w:rsidR="006B114A" w:rsidRDefault="006B114A" w:rsidP="00996B38">
      <w:pPr>
        <w:autoSpaceDE w:val="0"/>
        <w:autoSpaceDN w:val="0"/>
        <w:adjustRightInd w:val="0"/>
        <w:spacing w:after="0" w:line="240" w:lineRule="auto"/>
        <w:rPr>
          <w:rFonts w:cs="Arial"/>
          <w:lang w:eastAsia="en-US"/>
        </w:rPr>
      </w:pPr>
    </w:p>
    <w:p w14:paraId="6DAC2027" w14:textId="77777777" w:rsidR="006B114A" w:rsidRDefault="006B114A" w:rsidP="00996B38">
      <w:pPr>
        <w:autoSpaceDE w:val="0"/>
        <w:autoSpaceDN w:val="0"/>
        <w:adjustRightInd w:val="0"/>
        <w:spacing w:after="0" w:line="240" w:lineRule="auto"/>
        <w:rPr>
          <w:rFonts w:eastAsia="Times New Roman" w:cs="Arial"/>
          <w:lang w:eastAsia="en-US"/>
        </w:rPr>
      </w:pPr>
      <w:r>
        <w:rPr>
          <w:rFonts w:cs="Arial"/>
          <w:lang w:eastAsia="en-US"/>
        </w:rPr>
        <w:t xml:space="preserve">The type of support file is indicated in the “purpose” field of the discovery metadata.  Support files carrying the “deletion” flag may be removed from the ECDIS.  </w:t>
      </w:r>
      <w:r w:rsidRPr="00210A7B">
        <w:rPr>
          <w:rFonts w:eastAsia="Times New Roman" w:cs="Arial"/>
          <w:lang w:eastAsia="en-US"/>
        </w:rPr>
        <w:t xml:space="preserve"> </w:t>
      </w:r>
    </w:p>
    <w:p w14:paraId="7F5A676F" w14:textId="77777777" w:rsidR="006B114A" w:rsidRPr="00292FF6" w:rsidRDefault="006B114A" w:rsidP="00996B38">
      <w:pPr>
        <w:autoSpaceDE w:val="0"/>
        <w:autoSpaceDN w:val="0"/>
        <w:adjustRightInd w:val="0"/>
        <w:spacing w:after="0" w:line="240" w:lineRule="auto"/>
        <w:rPr>
          <w:rFonts w:eastAsia="Times New Roman" w:cs="Arial"/>
          <w:lang w:eastAsia="en-US"/>
        </w:rPr>
      </w:pPr>
    </w:p>
    <w:p w14:paraId="4A3F037C" w14:textId="6B70DBB6" w:rsidR="006B114A" w:rsidRPr="00A451D9" w:rsidRDefault="006B114A" w:rsidP="00996B38">
      <w:pPr>
        <w:jc w:val="left"/>
        <w:rPr>
          <w:lang w:eastAsia="en-US"/>
        </w:rPr>
      </w:pPr>
      <w:r>
        <w:rPr>
          <w:rFonts w:cs="Arial"/>
          <w:lang w:eastAsia="en-US"/>
        </w:rPr>
        <w:t>S</w:t>
      </w:r>
      <w:r w:rsidRPr="007B5BAA">
        <w:rPr>
          <w:rFonts w:cs="Arial"/>
          <w:lang w:eastAsia="en-US"/>
        </w:rPr>
        <w:t>upport file</w:t>
      </w:r>
      <w:r>
        <w:rPr>
          <w:rFonts w:cs="Arial"/>
          <w:lang w:eastAsia="en-US"/>
        </w:rPr>
        <w:t>s</w:t>
      </w:r>
      <w:r w:rsidRPr="007B5BAA">
        <w:rPr>
          <w:rFonts w:cs="Arial"/>
          <w:lang w:eastAsia="en-US"/>
        </w:rPr>
        <w:t xml:space="preserve"> </w:t>
      </w:r>
      <w:r>
        <w:rPr>
          <w:rFonts w:cs="Arial"/>
          <w:lang w:eastAsia="en-US"/>
        </w:rPr>
        <w:t xml:space="preserve">should be stored in a separate folder within the exchange set.  </w:t>
      </w:r>
    </w:p>
    <w:p w14:paraId="6E75971E" w14:textId="77777777" w:rsidR="006B114A" w:rsidRDefault="006B114A" w:rsidP="005B2B0F">
      <w:pPr>
        <w:pStyle w:val="Heading2"/>
        <w:numPr>
          <w:ilvl w:val="1"/>
          <w:numId w:val="3"/>
        </w:numPr>
        <w:jc w:val="left"/>
        <w:rPr>
          <w:rFonts w:eastAsia="MS Mincho"/>
          <w:lang w:eastAsia="en-US"/>
        </w:rPr>
      </w:pPr>
      <w:bookmarkStart w:id="1390" w:name="_Toc484523916"/>
      <w:bookmarkStart w:id="1391" w:name="_Toc519804953"/>
      <w:r>
        <w:rPr>
          <w:rFonts w:eastAsia="MS Mincho"/>
          <w:lang w:eastAsia="en-US"/>
        </w:rPr>
        <w:t>Exchange Catalogue</w:t>
      </w:r>
      <w:bookmarkEnd w:id="1390"/>
      <w:bookmarkEnd w:id="1391"/>
    </w:p>
    <w:p w14:paraId="079E59ED" w14:textId="6C918CBA" w:rsidR="00737378" w:rsidRDefault="006B114A" w:rsidP="00996B38">
      <w:pPr>
        <w:autoSpaceDE w:val="0"/>
        <w:autoSpaceDN w:val="0"/>
        <w:adjustRightInd w:val="0"/>
        <w:spacing w:after="0" w:line="240" w:lineRule="auto"/>
        <w:jc w:val="left"/>
        <w:rPr>
          <w:ins w:id="1392" w:author="Raphael Malyankar" w:date="2018-07-08T21:02:00Z"/>
          <w:rFonts w:eastAsia="Times New Roman" w:cs="Arial"/>
          <w:lang w:eastAsia="en-US"/>
        </w:rPr>
      </w:pPr>
      <w:r w:rsidRPr="005C1DB9">
        <w:rPr>
          <w:rFonts w:eastAsia="Times New Roman" w:cs="Arial"/>
          <w:bCs/>
          <w:lang w:eastAsia="en-US"/>
        </w:rPr>
        <w:t xml:space="preserve">The exchange catalogue acts as the table of contents for the exchange set. </w:t>
      </w:r>
      <w:r w:rsidRPr="005C1DB9">
        <w:rPr>
          <w:rFonts w:eastAsia="Times New Roman" w:cs="Arial"/>
          <w:lang w:eastAsia="en-US"/>
        </w:rPr>
        <w:t xml:space="preserve">The catalogue file of the exchange set must be named </w:t>
      </w:r>
      <w:del w:id="1393" w:author="Raphael Malyankar" w:date="2018-07-18T22:58:00Z">
        <w:r w:rsidR="00311985" w:rsidRPr="00910EA9" w:rsidDel="00132AC2">
          <w:delText>IC_CATLOG</w:delText>
        </w:r>
      </w:del>
      <w:ins w:id="1394" w:author="Raphael Malyankar" w:date="2018-07-18T22:58:00Z">
        <w:r w:rsidR="00132AC2">
          <w:t>CATALO</w:t>
        </w:r>
      </w:ins>
      <w:ins w:id="1395" w:author="Raphael Malyankar" w:date="2018-07-18T22:59:00Z">
        <w:r w:rsidR="00132AC2">
          <w:t>G</w:t>
        </w:r>
      </w:ins>
      <w:r w:rsidR="00311985" w:rsidRPr="00910EA9">
        <w:t>.XML</w:t>
      </w:r>
      <w:r w:rsidR="00311985" w:rsidRPr="005C1DB9" w:rsidDel="00311985">
        <w:rPr>
          <w:rFonts w:eastAsia="Times New Roman" w:cs="Arial"/>
          <w:lang w:eastAsia="en-US"/>
        </w:rPr>
        <w:t xml:space="preserve"> </w:t>
      </w:r>
      <w:r w:rsidRPr="005C1DB9">
        <w:rPr>
          <w:rFonts w:eastAsia="Times New Roman" w:cs="Arial"/>
          <w:lang w:eastAsia="en-US"/>
        </w:rPr>
        <w:t xml:space="preserve">. No other file in the exchange set may be named </w:t>
      </w:r>
      <w:del w:id="1396" w:author="Raphael Malyankar" w:date="2018-07-18T22:59:00Z">
        <w:r w:rsidR="007B5E52" w:rsidRPr="00910EA9" w:rsidDel="00132AC2">
          <w:delText>IC_CATLOG</w:delText>
        </w:r>
      </w:del>
      <w:ins w:id="1397" w:author="Raphael Malyankar" w:date="2018-07-18T22:59:00Z">
        <w:r w:rsidR="00132AC2">
          <w:t>CATALOG</w:t>
        </w:r>
      </w:ins>
      <w:r w:rsidR="007B5E52" w:rsidRPr="00910EA9">
        <w:t>.XML</w:t>
      </w:r>
      <w:r w:rsidRPr="005C1DB9">
        <w:rPr>
          <w:rFonts w:eastAsia="Times New Roman" w:cs="Arial"/>
          <w:lang w:eastAsia="en-US"/>
        </w:rPr>
        <w:t>.  The contents of the exchange catal</w:t>
      </w:r>
      <w:r>
        <w:rPr>
          <w:rFonts w:eastAsia="Times New Roman" w:cs="Arial"/>
          <w:lang w:eastAsia="en-US"/>
        </w:rPr>
        <w:t xml:space="preserve">ogue are described in </w:t>
      </w:r>
      <w:r w:rsidR="00D73C4B">
        <w:rPr>
          <w:rFonts w:eastAsia="Times New Roman" w:cs="Arial"/>
          <w:lang w:eastAsia="en-US"/>
        </w:rPr>
        <w:t xml:space="preserve">section </w:t>
      </w:r>
      <w:r w:rsidR="00894A29">
        <w:rPr>
          <w:rFonts w:eastAsia="Times New Roman" w:cs="Arial"/>
          <w:lang w:eastAsia="en-US"/>
        </w:rPr>
        <w:t xml:space="preserve">13 </w:t>
      </w:r>
      <w:r>
        <w:rPr>
          <w:rFonts w:eastAsia="Times New Roman" w:cs="Arial"/>
          <w:lang w:eastAsia="en-US"/>
        </w:rPr>
        <w:t>(Metadata).</w:t>
      </w:r>
    </w:p>
    <w:p w14:paraId="6BD177FB" w14:textId="77777777" w:rsidR="00737378" w:rsidRDefault="00737378" w:rsidP="00996B38">
      <w:pPr>
        <w:autoSpaceDE w:val="0"/>
        <w:autoSpaceDN w:val="0"/>
        <w:adjustRightInd w:val="0"/>
        <w:spacing w:after="0" w:line="240" w:lineRule="auto"/>
        <w:jc w:val="left"/>
        <w:rPr>
          <w:ins w:id="1398" w:author="Raphael Malyankar" w:date="2018-07-08T21:02:00Z"/>
          <w:rFonts w:eastAsia="Times New Roman" w:cs="Arial"/>
          <w:lang w:eastAsia="en-US"/>
        </w:rPr>
      </w:pPr>
    </w:p>
    <w:p w14:paraId="30334965" w14:textId="61C3FE8E" w:rsidR="006B114A" w:rsidRDefault="00737378" w:rsidP="00996B38">
      <w:pPr>
        <w:autoSpaceDE w:val="0"/>
        <w:autoSpaceDN w:val="0"/>
        <w:adjustRightInd w:val="0"/>
        <w:spacing w:after="0" w:line="240" w:lineRule="auto"/>
        <w:jc w:val="left"/>
        <w:rPr>
          <w:rFonts w:eastAsia="Times New Roman" w:cs="Arial"/>
          <w:lang w:eastAsia="en-US"/>
        </w:rPr>
      </w:pPr>
      <w:ins w:id="1399" w:author="Raphael Malyankar" w:date="2018-07-08T21:02:00Z">
        <w:r>
          <w:rPr>
            <w:rFonts w:eastAsia="Times New Roman" w:cs="Arial"/>
            <w:lang w:eastAsia="en-US"/>
          </w:rPr>
          <w:t xml:space="preserve">The exchange </w:t>
        </w:r>
      </w:ins>
      <w:ins w:id="1400" w:author="Raphael Malyankar" w:date="2018-07-08T21:03:00Z">
        <w:r>
          <w:rPr>
            <w:rFonts w:eastAsia="Times New Roman" w:cs="Arial"/>
            <w:lang w:eastAsia="en-US"/>
          </w:rPr>
          <w:t xml:space="preserve">catalogue format is described by an XSD file that extends the S-100 exchange catalogue schema. The </w:t>
        </w:r>
      </w:ins>
      <w:ins w:id="1401" w:author="Raphael Malyankar" w:date="2018-07-08T21:04:00Z">
        <w:r>
          <w:rPr>
            <w:rFonts w:eastAsia="Times New Roman" w:cs="Arial"/>
            <w:lang w:eastAsia="en-US"/>
          </w:rPr>
          <w:t xml:space="preserve">exchange catalogue </w:t>
        </w:r>
      </w:ins>
      <w:ins w:id="1402" w:author="Raphael Malyankar" w:date="2018-07-08T21:03:00Z">
        <w:r>
          <w:rPr>
            <w:rFonts w:eastAsia="Times New Roman" w:cs="Arial"/>
            <w:lang w:eastAsia="en-US"/>
          </w:rPr>
          <w:t xml:space="preserve">XSD file </w:t>
        </w:r>
      </w:ins>
      <w:ins w:id="1403" w:author="Raphael Malyankar" w:date="2018-07-08T21:04:00Z">
        <w:r>
          <w:rPr>
            <w:rFonts w:eastAsia="Times New Roman" w:cs="Arial"/>
            <w:lang w:eastAsia="en-US"/>
          </w:rPr>
          <w:t xml:space="preserve">will be made available at the IHO </w:t>
        </w:r>
        <w:r w:rsidR="00437F25">
          <w:rPr>
            <w:rFonts w:eastAsia="Times New Roman" w:cs="Arial"/>
            <w:lang w:eastAsia="en-US"/>
          </w:rPr>
          <w:t xml:space="preserve">schema </w:t>
        </w:r>
        <w:r>
          <w:rPr>
            <w:rFonts w:eastAsia="Times New Roman" w:cs="Arial"/>
            <w:lang w:eastAsia="en-US"/>
          </w:rPr>
          <w:t xml:space="preserve">distribution location (currently </w:t>
        </w:r>
      </w:ins>
      <w:ins w:id="1404" w:author="Raphael Malyankar" w:date="2018-07-08T21:05:00Z">
        <w:r w:rsidR="00437F25" w:rsidRPr="00437F25">
          <w:rPr>
            <w:rFonts w:eastAsia="Times New Roman" w:cs="Arial"/>
            <w:lang w:eastAsia="en-US"/>
          </w:rPr>
          <w:t>https://github.com/IHO-S100WG</w:t>
        </w:r>
        <w:r w:rsidR="00437F25">
          <w:rPr>
            <w:rFonts w:eastAsia="Times New Roman" w:cs="Arial"/>
            <w:lang w:eastAsia="en-US"/>
          </w:rPr>
          <w:t>).</w:t>
        </w:r>
      </w:ins>
      <w:r w:rsidR="006B114A">
        <w:rPr>
          <w:rFonts w:eastAsia="Times New Roman" w:cs="Arial"/>
          <w:lang w:eastAsia="en-US"/>
        </w:rPr>
        <w:br/>
      </w:r>
    </w:p>
    <w:p w14:paraId="3A9365F5" w14:textId="2559DE02" w:rsidR="006B114A" w:rsidRDefault="006B114A" w:rsidP="005B2B0F">
      <w:pPr>
        <w:pStyle w:val="Heading2"/>
        <w:numPr>
          <w:ilvl w:val="1"/>
          <w:numId w:val="3"/>
        </w:numPr>
        <w:rPr>
          <w:rFonts w:eastAsia="MS Mincho"/>
        </w:rPr>
      </w:pPr>
      <w:bookmarkStart w:id="1405" w:name="_Toc484523917"/>
      <w:bookmarkStart w:id="1406" w:name="_Toc519804954"/>
      <w:bookmarkEnd w:id="1305"/>
      <w:bookmarkEnd w:id="1306"/>
      <w:r>
        <w:rPr>
          <w:rFonts w:eastAsia="MS Mincho"/>
        </w:rPr>
        <w:t>Encryption and authentication</w:t>
      </w:r>
      <w:bookmarkEnd w:id="1405"/>
      <w:bookmarkEnd w:id="1406"/>
    </w:p>
    <w:p w14:paraId="43BB3FAC" w14:textId="6C9BEA3A" w:rsidR="006B114A" w:rsidRDefault="006B114A" w:rsidP="005B2B0F">
      <w:pPr>
        <w:pStyle w:val="Heading3"/>
        <w:numPr>
          <w:ilvl w:val="2"/>
          <w:numId w:val="3"/>
        </w:numPr>
      </w:pPr>
      <w:r>
        <w:t>Encryption method</w:t>
      </w:r>
    </w:p>
    <w:p w14:paraId="018670E5" w14:textId="49E2435D" w:rsidR="006B114A" w:rsidRPr="004A1FA2" w:rsidRDefault="000675EC" w:rsidP="00996B38">
      <w:ins w:id="1407" w:author="Eivind" w:date="2018-06-25T23:40:00Z">
        <w:r w:rsidRPr="00BE2F27">
          <w:t>Data Encryption is not mandatory</w:t>
        </w:r>
      </w:ins>
      <w:ins w:id="1408" w:author="Eivind" w:date="2018-06-25T23:41:00Z">
        <w:r>
          <w:t>,</w:t>
        </w:r>
      </w:ins>
      <w:ins w:id="1409" w:author="Eivind" w:date="2018-06-25T23:40:00Z">
        <w:r w:rsidRPr="00BE2F27">
          <w:t xml:space="preserve"> however if it is required then it must comply with the mechanisms provided in </w:t>
        </w:r>
        <w:del w:id="1410" w:author="Raphael Malyankar" w:date="2018-07-02T14:12:00Z">
          <w:r w:rsidRPr="00BE2F27" w:rsidDel="005455D6">
            <w:delText>IHO S-63 edition 2.0 Part(A)</w:delText>
          </w:r>
        </w:del>
      </w:ins>
      <w:ins w:id="1411" w:author="Raphael Malyankar" w:date="2018-07-02T14:12:00Z">
        <w:r w:rsidR="005455D6">
          <w:t xml:space="preserve">S-100 </w:t>
        </w:r>
      </w:ins>
      <w:ins w:id="1412" w:author="Raphael Malyankar" w:date="2018-07-02T14:14:00Z">
        <w:r w:rsidR="005455D6">
          <w:t>4.X</w:t>
        </w:r>
      </w:ins>
      <w:ins w:id="1413" w:author="Raphael Malyankar" w:date="2018-07-04T00:01:00Z">
        <w:r w:rsidR="00BC6BF1">
          <w:t xml:space="preserve"> </w:t>
        </w:r>
      </w:ins>
      <w:ins w:id="1414" w:author="Raphael Malyankar" w:date="2018-07-02T14:12:00Z">
        <w:r w:rsidR="005455D6">
          <w:t>Part 15</w:t>
        </w:r>
      </w:ins>
      <w:ins w:id="1415" w:author="Eivind" w:date="2018-06-25T23:40:00Z">
        <w:r w:rsidRPr="00BE2F27">
          <w:t>.</w:t>
        </w:r>
      </w:ins>
      <w:del w:id="1416" w:author="Eivind" w:date="2018-06-25T23:40:00Z">
        <w:r w:rsidR="006B114A" w:rsidRPr="00053321" w:rsidDel="000675EC">
          <w:delText>If data encryption is required then it must</w:delText>
        </w:r>
        <w:r w:rsidR="006B114A" w:rsidRPr="000675EC" w:rsidDel="000675EC">
          <w:delText xml:space="preserve"> be provided only by the mechanisms provided in IHO S-63 edition 2.0 Part(A) – it is not mandatory.</w:delText>
        </w:r>
      </w:del>
      <w:r w:rsidR="006B114A" w:rsidRPr="00A33CE0">
        <w:t xml:space="preserve"> </w:t>
      </w:r>
      <w:del w:id="1417" w:author="Raphael Malyankar" w:date="2018-07-02T14:12:00Z">
        <w:r w:rsidR="006B114A" w:rsidRPr="00A33CE0" w:rsidDel="005455D6">
          <w:delText>If it is used then the entire dataset file is encrypted using the Blowfish algorithm (as defined in S-63 edition 2.0) and is included in its encrypted form. IHO S-63</w:delText>
        </w:r>
      </w:del>
      <w:ins w:id="1418" w:author="Raphael Malyankar" w:date="2018-07-02T14:12:00Z">
        <w:r w:rsidR="005455D6">
          <w:t>Part 15</w:t>
        </w:r>
      </w:ins>
      <w:r w:rsidR="006B114A" w:rsidRPr="00A33CE0">
        <w:t xml:space="preserve"> also allows dataset files to be compressed using the zip algorithm</w:t>
      </w:r>
      <w:r w:rsidR="006B114A">
        <w:t xml:space="preserve"> (see </w:t>
      </w:r>
      <w:r w:rsidR="00894A29">
        <w:t>12</w:t>
      </w:r>
      <w:r w:rsidR="006B114A">
        <w:t>.2.2)</w:t>
      </w:r>
      <w:r w:rsidR="006B114A" w:rsidRPr="00A33CE0">
        <w:t xml:space="preserve"> prior to</w:t>
      </w:r>
      <w:r w:rsidR="006B114A">
        <w:t xml:space="preserve"> encryption. </w:t>
      </w:r>
      <w:del w:id="1419" w:author="Raphael Malyankar" w:date="2018-07-02T14:13:00Z">
        <w:r w:rsidR="006B114A" w:rsidDel="005455D6">
          <w:delText>This is dealt with</w:delText>
        </w:r>
        <w:r w:rsidR="006B114A" w:rsidRPr="00A33CE0" w:rsidDel="005455D6">
          <w:delText>in IHO S-63 as well (Part (A)).</w:delText>
        </w:r>
      </w:del>
      <w:ins w:id="1420" w:author="Raphael Malyankar" w:date="2018-07-02T14:13:00Z">
        <w:r w:rsidR="005455D6">
          <w:t>Details are provided in S-100 Edition 4.</w:t>
        </w:r>
      </w:ins>
      <w:ins w:id="1421" w:author="Raphael Malyankar" w:date="2018-07-02T14:14:00Z">
        <w:r w:rsidR="005455D6">
          <w:t>X</w:t>
        </w:r>
      </w:ins>
      <w:ins w:id="1422" w:author="Raphael Malyankar" w:date="2018-07-02T14:13:00Z">
        <w:r w:rsidR="005455D6">
          <w:t xml:space="preserve"> Part 15.</w:t>
        </w:r>
      </w:ins>
    </w:p>
    <w:p w14:paraId="1DA5B8A4" w14:textId="48827380" w:rsidR="006B114A" w:rsidRDefault="006B114A" w:rsidP="005B2B0F">
      <w:pPr>
        <w:pStyle w:val="Heading3"/>
        <w:numPr>
          <w:ilvl w:val="2"/>
          <w:numId w:val="3"/>
        </w:numPr>
      </w:pPr>
      <w:r>
        <w:t>Digital signature</w:t>
      </w:r>
    </w:p>
    <w:p w14:paraId="79A92EF0" w14:textId="14434D1D" w:rsidR="006B114A" w:rsidRDefault="006B114A" w:rsidP="00996B38">
      <w:r>
        <w:t xml:space="preserve">In addition to the metadata included for each dataset file, its digital signature, an exchange set </w:t>
      </w:r>
      <w:del w:id="1423" w:author="Eivind" w:date="2018-06-26T17:56:00Z">
        <w:r w:rsidDel="00551A6C">
          <w:delText xml:space="preserve">must </w:delText>
        </w:r>
      </w:del>
      <w:ins w:id="1424" w:author="Eivind" w:date="2018-06-26T17:59:00Z">
        <w:r w:rsidR="00FC7F13">
          <w:t>must</w:t>
        </w:r>
      </w:ins>
      <w:ins w:id="1425" w:author="Eivind" w:date="2018-06-26T17:56:00Z">
        <w:r w:rsidR="00551A6C">
          <w:t xml:space="preserve"> </w:t>
        </w:r>
      </w:ins>
      <w:r>
        <w:t>also provide a public key from IHO</w:t>
      </w:r>
      <w:del w:id="1426" w:author="Eivind" w:date="2018-06-26T17:56:00Z">
        <w:r w:rsidDel="00FC7F13">
          <w:delText xml:space="preserve"> included within the dataset</w:delText>
        </w:r>
      </w:del>
      <w:r>
        <w:t xml:space="preserve">. The public key is termed “public” because its existence is not kept confidential. Each producer’s public key is included in a “publicKeys” field within the exchange set. These keys are referred to by the digital signature. </w:t>
      </w:r>
    </w:p>
    <w:p w14:paraId="6A7A9DD7" w14:textId="77777777" w:rsidR="006B114A" w:rsidRDefault="006B114A" w:rsidP="00996B38">
      <w:r>
        <w:t>Authentication is done in two stages;</w:t>
      </w:r>
    </w:p>
    <w:p w14:paraId="7D0631DF" w14:textId="77777777" w:rsidR="006B114A" w:rsidRDefault="006B114A" w:rsidP="005B2B0F">
      <w:pPr>
        <w:pStyle w:val="ListParagraph"/>
        <w:numPr>
          <w:ilvl w:val="0"/>
          <w:numId w:val="12"/>
        </w:numPr>
        <w:contextualSpacing/>
      </w:pPr>
      <w:r>
        <w:t xml:space="preserve">verifying that the public key information included in the exchange set validates correctly against the IHO’s root level certificate </w:t>
      </w:r>
    </w:p>
    <w:p w14:paraId="71B42002" w14:textId="692D278D" w:rsidR="006B114A" w:rsidRDefault="006B114A" w:rsidP="005B2B0F">
      <w:pPr>
        <w:pStyle w:val="ListParagraph"/>
        <w:numPr>
          <w:ilvl w:val="0"/>
          <w:numId w:val="12"/>
        </w:numPr>
        <w:contextualSpacing/>
      </w:pPr>
      <w:r>
        <w:t xml:space="preserve">Verifying that the </w:t>
      </w:r>
      <w:ins w:id="1427" w:author="Eivind" w:date="2018-06-26T18:10:00Z">
        <w:r w:rsidR="000B777C">
          <w:t xml:space="preserve">data in the </w:t>
        </w:r>
      </w:ins>
      <w:r>
        <w:t xml:space="preserve">exchange set </w:t>
      </w:r>
      <w:del w:id="1428" w:author="Eivind" w:date="2018-06-26T18:10:00Z">
        <w:r w:rsidDel="000B777C">
          <w:delText xml:space="preserve">ENC data </w:delText>
        </w:r>
      </w:del>
      <w:r>
        <w:t xml:space="preserve">has not changed and the file based digital signatures are valid against the producer’s public key. </w:t>
      </w:r>
    </w:p>
    <w:p w14:paraId="263CF16D" w14:textId="77777777" w:rsidR="006B114A" w:rsidRDefault="006B114A" w:rsidP="00996B38">
      <w:r>
        <w:t xml:space="preserve">The IHO’s root certificate (certifying the IHOs identity) should be held externally on the implementing system and is not part of the dataset metadata. </w:t>
      </w:r>
    </w:p>
    <w:p w14:paraId="0B06B074" w14:textId="77777777" w:rsidR="006B114A" w:rsidRDefault="006B114A" w:rsidP="00996B38">
      <w:r>
        <w:t>The interoperability catalogue is issued by IHO, and is therefore self-signed.</w:t>
      </w:r>
    </w:p>
    <w:p w14:paraId="1AABFB0E" w14:textId="031937DF" w:rsidR="006B114A" w:rsidRDefault="006B114A" w:rsidP="00034F35">
      <w:pPr>
        <w:pStyle w:val="Heading3"/>
        <w:numPr>
          <w:ilvl w:val="2"/>
          <w:numId w:val="3"/>
        </w:numPr>
      </w:pPr>
      <w:r>
        <w:t>Authentication</w:t>
      </w:r>
    </w:p>
    <w:p w14:paraId="52CB024E" w14:textId="5EEF87C3" w:rsidR="006B114A" w:rsidRPr="004A1FA2" w:rsidRDefault="006B114A" w:rsidP="00996B38">
      <w:r>
        <w:t>Authentication is done as</w:t>
      </w:r>
      <w:r w:rsidRPr="00A33CE0">
        <w:t xml:space="preserve"> described in </w:t>
      </w:r>
      <w:del w:id="1429" w:author="Raphael Malyankar" w:date="2018-07-02T14:25:00Z">
        <w:r w:rsidRPr="00A33CE0" w:rsidDel="003125C8">
          <w:delText>S-63 ed2.0 part (C)</w:delText>
        </w:r>
      </w:del>
      <w:ins w:id="1430" w:author="Raphael Malyankar" w:date="2018-07-02T14:25:00Z">
        <w:r w:rsidR="003125C8">
          <w:t>S-100 Edition 4.X Part 15</w:t>
        </w:r>
      </w:ins>
      <w:r w:rsidRPr="00A33CE0">
        <w:t>. This describes how to define a public/private keypair specific to the producer and how a data producer or distributor is able to have their identity (as embodied in the public / private keypair) certified by the IHO acting as the data protection scheme administrator</w:t>
      </w:r>
    </w:p>
    <w:p w14:paraId="51244958" w14:textId="2D348DD9" w:rsidR="006B114A" w:rsidRDefault="006B114A" w:rsidP="00034F35">
      <w:pPr>
        <w:pStyle w:val="Heading3"/>
        <w:numPr>
          <w:ilvl w:val="2"/>
          <w:numId w:val="3"/>
        </w:numPr>
      </w:pPr>
      <w:r>
        <w:lastRenderedPageBreak/>
        <w:t>Integrity checks for the interoperability catalogue.</w:t>
      </w:r>
    </w:p>
    <w:p w14:paraId="781E9B18" w14:textId="3A56525A" w:rsidR="006B114A" w:rsidRDefault="006B114A" w:rsidP="00996B38">
      <w:r>
        <w:t xml:space="preserve">To ensure the Interoperability Catalogue has not changed during transmission/delivery integrity checks are performed via a Digital Signature as defined by </w:t>
      </w:r>
      <w:del w:id="1431" w:author="Raphael Malyankar" w:date="2018-07-02T14:24:00Z">
        <w:r w:rsidDel="009A33A3">
          <w:delText>IHO S-63 edition 2.0 Part(C)</w:delText>
        </w:r>
      </w:del>
      <w:ins w:id="1432" w:author="Raphael Malyankar" w:date="2018-07-02T14:24:00Z">
        <w:r w:rsidR="009A33A3">
          <w:t xml:space="preserve">S-100 </w:t>
        </w:r>
        <w:r w:rsidR="003125C8">
          <w:t xml:space="preserve">Edition 4.X </w:t>
        </w:r>
        <w:r w:rsidR="009A33A3">
          <w:t>Part 15</w:t>
        </w:r>
      </w:ins>
      <w:r>
        <w:t xml:space="preserve">. File integrity checks are based on the Digital Signature Algorithm (DSA) as defined in the Federal Information Processing Standard FIPS 186-4. </w:t>
      </w:r>
    </w:p>
    <w:p w14:paraId="4930D7A9" w14:textId="4631C3A8" w:rsidR="006B114A" w:rsidRPr="004A1FA2" w:rsidRDefault="006B114A" w:rsidP="00996B38">
      <w:r>
        <w:t>The Interoperability Catalogue discovery metadata includes a mandatory field for each included file’s digital signature called “digitalSignature</w:t>
      </w:r>
      <w:ins w:id="1433" w:author="Raphael Malyankar" w:date="2018-07-08T20:54:00Z">
        <w:r w:rsidR="001018B4">
          <w:t>Value</w:t>
        </w:r>
      </w:ins>
      <w:r>
        <w:t xml:space="preserve">”. This contains a base64 encoding of the hexadecimal numbers comprising the digital signature itself. The content of these fields </w:t>
      </w:r>
      <w:r w:rsidR="00802AEC">
        <w:t>is</w:t>
      </w:r>
      <w:r>
        <w:t xml:space="preserve"> defined, along with the algorithms for their calculation, in </w:t>
      </w:r>
      <w:del w:id="1434" w:author="Raphael Malyankar" w:date="2018-07-02T14:24:00Z">
        <w:r w:rsidDel="003125C8">
          <w:delText>S-63 ed2.0 Part (C)</w:delText>
        </w:r>
      </w:del>
      <w:ins w:id="1435" w:author="Raphael Malyankar" w:date="2018-07-02T14:24:00Z">
        <w:r w:rsidR="003125C8">
          <w:t>S-100 4.X Part 15</w:t>
        </w:r>
      </w:ins>
      <w:r>
        <w:t>.  This also defines how chains of signatures may be defined. The digital signature uniquely authenticates the dataset content against the individual producer’s public key issued and authenticated by the IHO. The combination of the digital signature, the file and the producer’s identity allows the end user to be assured of the origin</w:t>
      </w:r>
      <w:ins w:id="1436" w:author="Eivind" w:date="2018-06-26T18:11:00Z">
        <w:r w:rsidR="000B777C">
          <w:t xml:space="preserve"> and integrity</w:t>
        </w:r>
      </w:ins>
      <w:r>
        <w:t xml:space="preserve"> of the Interoperability Catalogue.</w:t>
      </w:r>
    </w:p>
    <w:p w14:paraId="71CE569E" w14:textId="70D6ED2D" w:rsidR="006B114A" w:rsidRDefault="006B114A" w:rsidP="005B2B0F">
      <w:pPr>
        <w:pStyle w:val="Heading2"/>
        <w:numPr>
          <w:ilvl w:val="1"/>
          <w:numId w:val="3"/>
        </w:numPr>
      </w:pPr>
      <w:bookmarkStart w:id="1437" w:name="_Toc519804955"/>
      <w:r>
        <w:t>Updating the Interoperability Catalogue</w:t>
      </w:r>
      <w:bookmarkEnd w:id="1437"/>
    </w:p>
    <w:p w14:paraId="13DDDEA4" w14:textId="27791F4E" w:rsidR="006B114A" w:rsidRPr="00943241" w:rsidRDefault="006B114A" w:rsidP="00996B38">
      <w:r>
        <w:t xml:space="preserve">Several versions of the interoperability catalogues may be active at a given time due to backward compatibility within each major edition. This compatibility is likely to be broken when a new edition is released. See </w:t>
      </w:r>
      <w:del w:id="1438" w:author="Raphael Malyankar" w:date="2018-07-02T18:19:00Z">
        <w:r w:rsidDel="006D7C1F">
          <w:delText xml:space="preserve">chapter </w:delText>
        </w:r>
      </w:del>
      <w:ins w:id="1439" w:author="Raphael Malyankar" w:date="2018-07-02T18:19:00Z">
        <w:r w:rsidR="006D7C1F">
          <w:t xml:space="preserve">section </w:t>
        </w:r>
      </w:ins>
      <w:ins w:id="1440" w:author="Raphael Malyankar" w:date="2018-07-02T18:20:00Z">
        <w:r w:rsidR="006D7C1F">
          <w:fldChar w:fldCharType="begin"/>
        </w:r>
        <w:r w:rsidR="006D7C1F">
          <w:instrText xml:space="preserve"> REF _Ref518318955 \r \h </w:instrText>
        </w:r>
      </w:ins>
      <w:r w:rsidR="006D7C1F">
        <w:fldChar w:fldCharType="separate"/>
      </w:r>
      <w:ins w:id="1441" w:author="Raphael Malyankar" w:date="2018-07-02T18:20:00Z">
        <w:r w:rsidR="006D7C1F">
          <w:t>9</w:t>
        </w:r>
        <w:r w:rsidR="006D7C1F">
          <w:fldChar w:fldCharType="end"/>
        </w:r>
      </w:ins>
      <w:del w:id="1442" w:author="Raphael Malyankar" w:date="2018-07-02T18:20:00Z">
        <w:r w:rsidDel="006D7C1F">
          <w:delText>8</w:delText>
        </w:r>
      </w:del>
      <w:r>
        <w:t xml:space="preserve"> for more details on interoperability catalogue maintenance.</w:t>
      </w:r>
    </w:p>
    <w:p w14:paraId="41B2FB24" w14:textId="4E4DE56E" w:rsidR="006B114A" w:rsidRDefault="006B114A" w:rsidP="005B2B0F">
      <w:pPr>
        <w:pStyle w:val="Heading3"/>
        <w:numPr>
          <w:ilvl w:val="2"/>
          <w:numId w:val="3"/>
        </w:numPr>
      </w:pPr>
      <w:r>
        <w:t xml:space="preserve">Updating the Interoperability Catalogue </w:t>
      </w:r>
    </w:p>
    <w:p w14:paraId="0A596B73" w14:textId="16E4260E" w:rsidR="006B114A" w:rsidRDefault="006B114A" w:rsidP="00996B38">
      <w:r>
        <w:t>Interoperability catalogues may remain active after a new version has been issued. System</w:t>
      </w:r>
      <w:ins w:id="1443" w:author="Eivind" w:date="2018-06-26T18:12:00Z">
        <w:r w:rsidR="000B777C">
          <w:t>s</w:t>
        </w:r>
      </w:ins>
      <w:r>
        <w:t xml:space="preserve"> receiving new versions within the same major edition should retain all versions</w:t>
      </w:r>
      <w:ins w:id="1444" w:author="Eivind" w:date="2018-06-26T18:13:00Z">
        <w:r w:rsidR="000B777C">
          <w:t>.</w:t>
        </w:r>
      </w:ins>
      <w:del w:id="1445" w:author="Eivind" w:date="2018-06-26T18:13:00Z">
        <w:r w:rsidDel="000B777C">
          <w:delText>, and</w:delText>
        </w:r>
      </w:del>
      <w:r>
        <w:t xml:space="preserve"> </w:t>
      </w:r>
      <w:del w:id="1446" w:author="Eivind" w:date="2018-06-26T18:13:00Z">
        <w:r w:rsidDel="000B777C">
          <w:delText xml:space="preserve">store </w:delText>
        </w:r>
      </w:del>
      <w:ins w:id="1447" w:author="Eivind" w:date="2018-06-26T18:13:00Z">
        <w:r w:rsidR="000B777C">
          <w:t xml:space="preserve">Store </w:t>
        </w:r>
      </w:ins>
      <w:r>
        <w:t>these in separate folders to avoid any issues, such as when the same support files have been reused between versions.</w:t>
      </w:r>
    </w:p>
    <w:p w14:paraId="237BC650" w14:textId="77777777" w:rsidR="006B114A" w:rsidRPr="000D4F47" w:rsidRDefault="006B114A" w:rsidP="00996B38">
      <w:r>
        <w:t xml:space="preserve">Due to issues with broken backwards compatibility, all previous versions of the interoperability catalogue should be cancelled when a new edition is issued. </w:t>
      </w:r>
    </w:p>
    <w:p w14:paraId="5E73B2FE" w14:textId="3420CCE2" w:rsidR="006B114A" w:rsidRDefault="006B114A" w:rsidP="005B2B0F">
      <w:pPr>
        <w:pStyle w:val="Heading3"/>
        <w:numPr>
          <w:ilvl w:val="2"/>
          <w:numId w:val="3"/>
        </w:numPr>
      </w:pPr>
      <w:r>
        <w:t>Cancelling a version of the interoperability Catalogue</w:t>
      </w:r>
    </w:p>
    <w:p w14:paraId="17A6A280" w14:textId="6D97633E" w:rsidR="006B114A" w:rsidRDefault="006B114A" w:rsidP="00996B38">
      <w:pPr>
        <w:rPr>
          <w:ins w:id="1448" w:author="Raphael Malyankar" w:date="2018-07-05T15:05:00Z"/>
        </w:rPr>
      </w:pPr>
      <w:r w:rsidRPr="00E507FD">
        <w:t xml:space="preserve">In order to cancel a </w:t>
      </w:r>
      <w:r>
        <w:t>version of the interoperability catalogue</w:t>
      </w:r>
      <w:r w:rsidRPr="00E507FD">
        <w:t xml:space="preserve">, a cancellation </w:t>
      </w:r>
      <w:r>
        <w:t>catalogue file</w:t>
      </w:r>
      <w:r w:rsidRPr="00E507FD">
        <w:t xml:space="preserve"> is created for which the edition number must be set to 0. </w:t>
      </w:r>
      <w:r>
        <w:t>I</w:t>
      </w:r>
      <w:r w:rsidRPr="00E507FD">
        <w:t>nteroperability catalogue edition number is a field in exchange set metadata, class S100_IC_Cata</w:t>
      </w:r>
      <w:r w:rsidR="00307A3B">
        <w:t>l</w:t>
      </w:r>
      <w:r w:rsidRPr="00E507FD">
        <w:t>ogueMetadata (</w:t>
      </w:r>
      <w:r>
        <w:t xml:space="preserve">see </w:t>
      </w:r>
      <w:r w:rsidR="00307A3B">
        <w:t>section 13</w:t>
      </w:r>
      <w:r>
        <w:t xml:space="preserve"> on</w:t>
      </w:r>
      <w:r w:rsidRPr="00E507FD">
        <w:t xml:space="preserve"> Meta</w:t>
      </w:r>
      <w:r>
        <w:t>data classes). The cancellation catalogue</w:t>
      </w:r>
      <w:r w:rsidRPr="00E507FD">
        <w:t xml:space="preserve"> file may contain no data objects and any data objects present it in are ignored. The cancellation </w:t>
      </w:r>
      <w:r>
        <w:t>catalogue</w:t>
      </w:r>
      <w:r w:rsidRPr="00E507FD">
        <w:t xml:space="preserve"> </w:t>
      </w:r>
      <w:r>
        <w:t xml:space="preserve">file </w:t>
      </w:r>
      <w:r w:rsidRPr="00E507FD">
        <w:t xml:space="preserve">may be part of an exchange set which contains </w:t>
      </w:r>
      <w:r>
        <w:t>a new version of the</w:t>
      </w:r>
      <w:r w:rsidRPr="00E507FD">
        <w:t xml:space="preserve"> </w:t>
      </w:r>
      <w:r>
        <w:t>interoperability catalogue.</w:t>
      </w:r>
      <w:r w:rsidRPr="00E507FD">
        <w:t xml:space="preserve"> This</w:t>
      </w:r>
      <w:r>
        <w:t xml:space="preserve"> method is only used to cancel an interoperability catalogue</w:t>
      </w:r>
      <w:r w:rsidRPr="00E507FD">
        <w:t xml:space="preserve">.  When </w:t>
      </w:r>
      <w:r>
        <w:t>a version of the</w:t>
      </w:r>
      <w:r w:rsidRPr="00E507FD">
        <w:t xml:space="preserve"> </w:t>
      </w:r>
      <w:r>
        <w:t>interoperability catalogue</w:t>
      </w:r>
      <w:r w:rsidRPr="00E507FD">
        <w:t xml:space="preserve"> is cancelled it must be removed from the system.</w:t>
      </w:r>
    </w:p>
    <w:p w14:paraId="31DF164D" w14:textId="292B8A21" w:rsidR="002A05A8" w:rsidRDefault="009D030C" w:rsidP="00996B38">
      <w:pPr>
        <w:rPr>
          <w:ins w:id="1449" w:author="Raphael Malyankar" w:date="2018-07-05T15:22:00Z"/>
        </w:rPr>
      </w:pPr>
      <w:ins w:id="1450" w:author="Raphael Malyankar" w:date="2018-07-05T15:05:00Z">
        <w:r>
          <w:t xml:space="preserve">A cancellation </w:t>
        </w:r>
        <w:r w:rsidR="008F4037">
          <w:t xml:space="preserve">applies only to </w:t>
        </w:r>
      </w:ins>
      <w:ins w:id="1451" w:author="Raphael Malyankar" w:date="2018-07-05T15:25:00Z">
        <w:r w:rsidR="00A06FFE">
          <w:t>interoperability catalogues</w:t>
        </w:r>
      </w:ins>
      <w:ins w:id="1452" w:author="Raphael Malyankar" w:date="2018-07-05T15:06:00Z">
        <w:r w:rsidR="008F4037">
          <w:t xml:space="preserve"> </w:t>
        </w:r>
      </w:ins>
      <w:ins w:id="1453" w:author="Raphael Malyankar" w:date="2018-07-05T15:22:00Z">
        <w:r w:rsidR="002A05A8">
          <w:t xml:space="preserve">meeting </w:t>
        </w:r>
      </w:ins>
      <w:ins w:id="1454" w:author="Raphael Malyankar" w:date="2018-07-05T17:38:00Z">
        <w:del w:id="1455" w:author="Eivind" w:date="2018-07-12T17:51:00Z">
          <w:r w:rsidR="00686DF2" w:rsidDel="000A2FCD">
            <w:delText>all</w:delText>
          </w:r>
        </w:del>
      </w:ins>
      <w:ins w:id="1456" w:author="Raphael Malyankar" w:date="2018-07-05T15:22:00Z">
        <w:del w:id="1457" w:author="Eivind" w:date="2018-07-12T17:51:00Z">
          <w:r w:rsidR="002A05A8" w:rsidDel="000A2FCD">
            <w:delText xml:space="preserve"> </w:delText>
          </w:r>
        </w:del>
        <w:r w:rsidR="002A05A8">
          <w:t>the following conditions:</w:t>
        </w:r>
      </w:ins>
    </w:p>
    <w:p w14:paraId="63C73BBB" w14:textId="1C0E9100" w:rsidR="009D030C" w:rsidRDefault="002A05A8" w:rsidP="00A06FFE">
      <w:pPr>
        <w:pStyle w:val="ListParagraph"/>
        <w:numPr>
          <w:ilvl w:val="0"/>
          <w:numId w:val="87"/>
        </w:numPr>
        <w:rPr>
          <w:ins w:id="1458" w:author="Raphael Malyankar" w:date="2018-07-05T15:23:00Z"/>
        </w:rPr>
      </w:pPr>
      <w:ins w:id="1459" w:author="Raphael Malyankar" w:date="2018-07-05T15:22:00Z">
        <w:r>
          <w:t xml:space="preserve">The </w:t>
        </w:r>
      </w:ins>
      <w:ins w:id="1460" w:author="Raphael Malyankar" w:date="2018-07-05T15:06:00Z">
        <w:r w:rsidR="008F4037">
          <w:t>issue date and time</w:t>
        </w:r>
      </w:ins>
      <w:ins w:id="1461" w:author="Raphael Malyankar" w:date="2018-07-05T15:23:00Z">
        <w:r>
          <w:t xml:space="preserve"> of the </w:t>
        </w:r>
        <w:r w:rsidR="00A06FFE">
          <w:t>interoperability catalogue</w:t>
        </w:r>
        <w:r>
          <w:t xml:space="preserve"> being cancelled</w:t>
        </w:r>
      </w:ins>
      <w:ins w:id="1462" w:author="Raphael Malyankar" w:date="2018-07-05T15:06:00Z">
        <w:r w:rsidR="008F4037">
          <w:t xml:space="preserve"> precede the issue date and time of the cancellation</w:t>
        </w:r>
      </w:ins>
      <w:ins w:id="1463" w:author="Raphael Malyankar" w:date="2018-07-05T15:23:00Z">
        <w:r>
          <w:t xml:space="preserve"> itself</w:t>
        </w:r>
      </w:ins>
      <w:ins w:id="1464" w:author="Raphael Malyankar" w:date="2018-07-05T15:22:00Z">
        <w:r>
          <w:t xml:space="preserve">. </w:t>
        </w:r>
      </w:ins>
      <w:ins w:id="1465" w:author="Raphael Malyankar" w:date="2018-07-05T15:20:00Z">
        <w:r>
          <w:t xml:space="preserve">Issue date and time are fields in </w:t>
        </w:r>
      </w:ins>
      <w:ins w:id="1466" w:author="Raphael Malyankar" w:date="2018-07-05T15:27:00Z">
        <w:r w:rsidR="00A06FFE">
          <w:t>S100_IC_CatalogueM</w:t>
        </w:r>
      </w:ins>
      <w:ins w:id="1467" w:author="Raphael Malyankar" w:date="2018-07-05T15:20:00Z">
        <w:r>
          <w:t>etadata</w:t>
        </w:r>
      </w:ins>
      <w:ins w:id="1468" w:author="Eivind" w:date="2018-07-12T17:49:00Z">
        <w:r w:rsidR="000A2FCD">
          <w:t xml:space="preserve"> (see </w:t>
        </w:r>
      </w:ins>
      <w:ins w:id="1469" w:author="Raphael Malyankar" w:date="2018-07-19T22:13:00Z">
        <w:r w:rsidR="00B33339">
          <w:fldChar w:fldCharType="begin"/>
        </w:r>
        <w:r w:rsidR="00B33339">
          <w:instrText xml:space="preserve"> REF _Ref519801748 \h </w:instrText>
        </w:r>
      </w:ins>
      <w:r w:rsidR="00B33339">
        <w:fldChar w:fldCharType="separate"/>
      </w:r>
      <w:ins w:id="1470" w:author="Raphael Malyankar" w:date="2018-07-19T22:13:00Z">
        <w:r w:rsidR="00B33339">
          <w:t xml:space="preserve">Table </w:t>
        </w:r>
        <w:r w:rsidR="00B33339">
          <w:rPr>
            <w:noProof/>
          </w:rPr>
          <w:t>32</w:t>
        </w:r>
        <w:r w:rsidR="00B33339">
          <w:fldChar w:fldCharType="end"/>
        </w:r>
      </w:ins>
      <w:ins w:id="1471" w:author="Eivind" w:date="2018-07-12T17:49:00Z">
        <w:r w:rsidR="000A2FCD">
          <w:t>)</w:t>
        </w:r>
      </w:ins>
      <w:ins w:id="1472" w:author="Raphael Malyankar" w:date="2018-07-05T15:20:00Z">
        <w:r>
          <w:t>.</w:t>
        </w:r>
      </w:ins>
    </w:p>
    <w:p w14:paraId="683839F8" w14:textId="3D758EB4" w:rsidR="00A06FFE" w:rsidRDefault="00A06FFE" w:rsidP="00A06FFE">
      <w:pPr>
        <w:pStyle w:val="ListParagraph"/>
        <w:numPr>
          <w:ilvl w:val="0"/>
          <w:numId w:val="87"/>
        </w:numPr>
        <w:rPr>
          <w:ins w:id="1473" w:author="Raphael Malyankar" w:date="2018-07-05T17:40:00Z"/>
        </w:rPr>
      </w:pPr>
      <w:ins w:id="1474" w:author="Raphael Malyankar" w:date="2018-07-05T15:23:00Z">
        <w:r>
          <w:t>The version date of the interoperability catalogu</w:t>
        </w:r>
      </w:ins>
      <w:ins w:id="1475" w:author="Raphael Malyankar" w:date="2018-07-05T15:24:00Z">
        <w:r>
          <w:t>e being cancelled precedes or coincides with the version date of the cancellation interoperability catalogue. Version date is a field in the interoperability catalogue header</w:t>
        </w:r>
      </w:ins>
      <w:ins w:id="1476" w:author="Raphael Malyankar" w:date="2018-07-05T15:28:00Z">
        <w:r>
          <w:t xml:space="preserve"> (see </w:t>
        </w:r>
      </w:ins>
      <w:ins w:id="1477" w:author="Raphael Malyankar" w:date="2018-07-05T15:30:00Z">
        <w:r w:rsidR="00522749">
          <w:fldChar w:fldCharType="begin"/>
        </w:r>
        <w:r w:rsidR="00522749">
          <w:instrText xml:space="preserve"> REF _Ref518567939 \h </w:instrText>
        </w:r>
      </w:ins>
      <w:r w:rsidR="00522749">
        <w:fldChar w:fldCharType="separate"/>
      </w:r>
      <w:ins w:id="1478" w:author="Raphael Malyankar" w:date="2018-07-05T15:30:00Z">
        <w:r w:rsidR="00522749">
          <w:t xml:space="preserve">Figure </w:t>
        </w:r>
        <w:r w:rsidR="00522749">
          <w:rPr>
            <w:noProof/>
          </w:rPr>
          <w:t>4</w:t>
        </w:r>
        <w:r w:rsidR="00522749">
          <w:noBreakHyphen/>
        </w:r>
        <w:r w:rsidR="00522749">
          <w:rPr>
            <w:noProof/>
          </w:rPr>
          <w:t>3</w:t>
        </w:r>
        <w:r w:rsidR="00522749">
          <w:fldChar w:fldCharType="end"/>
        </w:r>
        <w:r w:rsidR="00522749">
          <w:t xml:space="preserve"> and </w:t>
        </w:r>
        <w:r w:rsidR="00522749">
          <w:fldChar w:fldCharType="begin"/>
        </w:r>
        <w:r w:rsidR="00522749">
          <w:instrText xml:space="preserve"> REF _Ref518567962 \h </w:instrText>
        </w:r>
      </w:ins>
      <w:r w:rsidR="00522749">
        <w:fldChar w:fldCharType="separate"/>
      </w:r>
      <w:ins w:id="1479" w:author="Raphael Malyankar" w:date="2018-07-05T15:30:00Z">
        <w:r w:rsidR="00522749">
          <w:t xml:space="preserve">Table </w:t>
        </w:r>
        <w:r w:rsidR="00522749">
          <w:rPr>
            <w:noProof/>
          </w:rPr>
          <w:t>9</w:t>
        </w:r>
        <w:r w:rsidR="00522749">
          <w:fldChar w:fldCharType="end"/>
        </w:r>
        <w:r w:rsidR="00522749">
          <w:t>)</w:t>
        </w:r>
      </w:ins>
      <w:ins w:id="1480" w:author="Raphael Malyankar" w:date="2018-07-05T15:24:00Z">
        <w:r>
          <w:t>.</w:t>
        </w:r>
      </w:ins>
    </w:p>
    <w:p w14:paraId="108AB333" w14:textId="77777777" w:rsidR="000C2EA8" w:rsidRDefault="00686DF2" w:rsidP="000C2EA8">
      <w:pPr>
        <w:pStyle w:val="ListParagraph"/>
        <w:numPr>
          <w:ilvl w:val="0"/>
          <w:numId w:val="87"/>
        </w:numPr>
        <w:rPr>
          <w:ins w:id="1481" w:author="Raphael Malyankar" w:date="2018-07-13T08:11:00Z"/>
        </w:rPr>
      </w:pPr>
      <w:ins w:id="1482" w:author="Raphael Malyankar" w:date="2018-07-05T17:40:00Z">
        <w:r>
          <w:t xml:space="preserve">The </w:t>
        </w:r>
      </w:ins>
      <w:ins w:id="1483" w:author="Raphael Malyankar" w:date="2018-07-05T17:42:00Z">
        <w:r>
          <w:t xml:space="preserve">producer of the cancellation </w:t>
        </w:r>
      </w:ins>
      <w:ins w:id="1484" w:author="Raphael Malyankar" w:date="2018-07-05T18:12:00Z">
        <w:r w:rsidR="00E15F44">
          <w:t>has the authority to cancel the original</w:t>
        </w:r>
      </w:ins>
      <w:ins w:id="1485" w:author="Raphael Malyankar" w:date="2018-07-05T17:43:00Z">
        <w:r w:rsidR="00AC51D3">
          <w:t>.</w:t>
        </w:r>
      </w:ins>
    </w:p>
    <w:p w14:paraId="3CDB5040" w14:textId="64E2D62C" w:rsidR="000C2EA8" w:rsidRPr="00E507FD" w:rsidRDefault="000C2EA8" w:rsidP="000C2EA8">
      <w:pPr>
        <w:rPr>
          <w:ins w:id="1486" w:author="Raphael Malyankar" w:date="2018-07-13T08:12:00Z"/>
        </w:rPr>
      </w:pPr>
      <w:ins w:id="1487" w:author="Raphael Malyankar" w:date="2018-07-13T08:12:00Z">
        <w:r>
          <w:t>Note 1: The issue date in metadata may or may not be the same as the version date in the catalogue header.</w:t>
        </w:r>
      </w:ins>
    </w:p>
    <w:p w14:paraId="61F061BC" w14:textId="2E876764" w:rsidR="00686DF2" w:rsidRDefault="000C2EA8" w:rsidP="00BE2F27">
      <w:pPr>
        <w:rPr>
          <w:ins w:id="1488" w:author="Raphael Malyankar" w:date="2018-07-05T15:20:00Z"/>
        </w:rPr>
      </w:pPr>
      <w:ins w:id="1489" w:author="Raphael Malyankar" w:date="2018-07-13T08:12:00Z">
        <w:r>
          <w:lastRenderedPageBreak/>
          <w:t xml:space="preserve">Note 2: </w:t>
        </w:r>
      </w:ins>
      <w:ins w:id="1490" w:author="Raphael Malyankar" w:date="2018-07-05T17:43:00Z">
        <w:r w:rsidR="00AC51D3">
          <w:t xml:space="preserve">Verification </w:t>
        </w:r>
      </w:ins>
      <w:ins w:id="1491" w:author="Raphael Malyankar" w:date="2018-07-05T17:44:00Z">
        <w:r w:rsidR="00AC51D3">
          <w:t xml:space="preserve">and management of </w:t>
        </w:r>
      </w:ins>
      <w:ins w:id="1492" w:author="Raphael Malyankar" w:date="2018-07-05T18:12:00Z">
        <w:r w:rsidR="00E15F44">
          <w:t>authority</w:t>
        </w:r>
      </w:ins>
      <w:ins w:id="1493" w:author="Raphael Malyankar" w:date="2018-07-05T17:44:00Z">
        <w:r w:rsidR="00AC51D3">
          <w:t xml:space="preserve"> relationships is out of the scope of this specific</w:t>
        </w:r>
      </w:ins>
      <w:ins w:id="1494" w:author="Raphael Malyankar" w:date="2018-07-05T17:45:00Z">
        <w:r w:rsidR="00AC51D3">
          <w:t>ation</w:t>
        </w:r>
      </w:ins>
      <w:ins w:id="1495" w:author="Raphael Malyankar" w:date="2018-07-05T18:13:00Z">
        <w:r w:rsidR="00E15F44">
          <w:t>, and may have to be</w:t>
        </w:r>
        <w:r w:rsidR="00FD437F">
          <w:t xml:space="preserve"> an external process (</w:t>
        </w:r>
      </w:ins>
      <w:ins w:id="1496" w:author="Raphael Malyankar" w:date="2018-07-05T18:15:00Z">
        <w:r w:rsidR="00FD437F">
          <w:t>e.g.,</w:t>
        </w:r>
      </w:ins>
      <w:ins w:id="1497" w:author="Raphael Malyankar" w:date="2018-07-05T18:13:00Z">
        <w:r w:rsidR="00FD437F">
          <w:t xml:space="preserve"> verification of signatures and </w:t>
        </w:r>
      </w:ins>
      <w:ins w:id="1498" w:author="Raphael Malyankar" w:date="2018-07-05T18:14:00Z">
        <w:r w:rsidR="00FD437F">
          <w:t>verification that issuer and canceller are the same or successor organisations, or belong to the same or successor organisations</w:t>
        </w:r>
      </w:ins>
      <w:ins w:id="1499" w:author="Raphael Malyankar" w:date="2018-07-05T18:15:00Z">
        <w:r w:rsidR="00FD437F">
          <w:t>)</w:t>
        </w:r>
      </w:ins>
      <w:ins w:id="1500" w:author="Raphael Malyankar" w:date="2018-07-05T17:45:00Z">
        <w:r w:rsidR="00AC51D3">
          <w:t>.</w:t>
        </w:r>
      </w:ins>
    </w:p>
    <w:p w14:paraId="6EB4D560" w14:textId="0E768EDF" w:rsidR="006B114A" w:rsidRDefault="006B114A" w:rsidP="00034F35">
      <w:pPr>
        <w:pStyle w:val="Heading3"/>
        <w:numPr>
          <w:ilvl w:val="2"/>
          <w:numId w:val="3"/>
        </w:numPr>
      </w:pPr>
      <w:r>
        <w:t>Updating the Interoperability Catalogue support files</w:t>
      </w:r>
    </w:p>
    <w:p w14:paraId="2A6AABA7" w14:textId="1DEAFDAC" w:rsidR="006B114A" w:rsidRDefault="006B114A" w:rsidP="00996B38">
      <w:pPr>
        <w:rPr>
          <w:lang w:val="en-CA"/>
        </w:rPr>
      </w:pPr>
      <w:r>
        <w:rPr>
          <w:lang w:val="en-CA"/>
        </w:rPr>
        <w:t>Support files are</w:t>
      </w:r>
      <w:r w:rsidRPr="007B5BAA">
        <w:rPr>
          <w:lang w:val="en-CA"/>
        </w:rPr>
        <w:t xml:space="preserve"> </w:t>
      </w:r>
      <w:r>
        <w:rPr>
          <w:lang w:val="en-CA"/>
        </w:rPr>
        <w:t xml:space="preserve">updated using the method detailed in </w:t>
      </w:r>
      <w:r w:rsidR="00D73C4B">
        <w:rPr>
          <w:lang w:val="en-CA"/>
        </w:rPr>
        <w:t xml:space="preserve">section </w:t>
      </w:r>
      <w:r w:rsidRPr="007B5BAA">
        <w:rPr>
          <w:lang w:val="en-CA"/>
        </w:rPr>
        <w:t>1</w:t>
      </w:r>
      <w:r w:rsidR="00D73C4B">
        <w:rPr>
          <w:lang w:val="en-CA"/>
        </w:rPr>
        <w:t>2</w:t>
      </w:r>
      <w:r w:rsidRPr="007B5BAA">
        <w:rPr>
          <w:lang w:val="en-CA"/>
        </w:rPr>
        <w:t>.3.2</w:t>
      </w:r>
      <w:r>
        <w:rPr>
          <w:lang w:val="en-CA"/>
        </w:rPr>
        <w:t>.</w:t>
      </w:r>
    </w:p>
    <w:p w14:paraId="5C18EAD4" w14:textId="66C0211E" w:rsidR="00C86F62" w:rsidRDefault="006B114A" w:rsidP="00996B38">
      <w:pPr>
        <w:rPr>
          <w:lang w:val="en-CA"/>
        </w:rPr>
      </w:pPr>
      <w:r>
        <w:rPr>
          <w:lang w:val="en-CA"/>
        </w:rPr>
        <w:t xml:space="preserve">If changes occur to the support files of a version of the </w:t>
      </w:r>
      <w:del w:id="1501" w:author="Eivind" w:date="2018-06-20T21:54:00Z">
        <w:r w:rsidDel="00ED1461">
          <w:rPr>
            <w:lang w:val="en-CA"/>
          </w:rPr>
          <w:delText>IC</w:delText>
        </w:r>
      </w:del>
      <w:ins w:id="1502" w:author="Eivind" w:date="2018-06-20T21:54:00Z">
        <w:r w:rsidR="00ED1461">
          <w:rPr>
            <w:lang w:val="en-CA"/>
          </w:rPr>
          <w:t>Interoperability Catalogue</w:t>
        </w:r>
      </w:ins>
      <w:r>
        <w:rPr>
          <w:lang w:val="en-CA"/>
        </w:rPr>
        <w:t xml:space="preserve">, then the updateApplicationDate in </w:t>
      </w:r>
      <w:r w:rsidRPr="005F5E14">
        <w:rPr>
          <w:lang w:val="en-CA"/>
        </w:rPr>
        <w:t>S100_IC_Cata</w:t>
      </w:r>
      <w:r w:rsidR="009C22C2">
        <w:rPr>
          <w:lang w:val="en-CA"/>
        </w:rPr>
        <w:t>l</w:t>
      </w:r>
      <w:r w:rsidRPr="005F5E14">
        <w:rPr>
          <w:lang w:val="en-CA"/>
        </w:rPr>
        <w:t>ogueMetadata</w:t>
      </w:r>
      <w:r>
        <w:rPr>
          <w:lang w:val="en-CA"/>
        </w:rPr>
        <w:t xml:space="preserve"> </w:t>
      </w:r>
      <w:del w:id="1503" w:author="Eivind" w:date="2018-06-20T20:05:00Z">
        <w:r w:rsidDel="00EB3BA6">
          <w:rPr>
            <w:lang w:val="en-CA"/>
          </w:rPr>
          <w:delText>shall</w:delText>
        </w:r>
      </w:del>
      <w:ins w:id="1504" w:author="Eivind" w:date="2018-06-20T20:05:00Z">
        <w:r w:rsidR="00EB3BA6">
          <w:rPr>
            <w:lang w:val="en-CA"/>
          </w:rPr>
          <w:t>must</w:t>
        </w:r>
      </w:ins>
      <w:r>
        <w:rPr>
          <w:lang w:val="en-CA"/>
        </w:rPr>
        <w:t xml:space="preserve"> carry the date of the change.</w:t>
      </w:r>
    </w:p>
    <w:p w14:paraId="5BA5A6AC" w14:textId="77777777" w:rsidR="00C86F62" w:rsidRPr="00992AFA" w:rsidRDefault="00C86F62" w:rsidP="004E6E2A">
      <w:pPr>
        <w:pStyle w:val="Heading4"/>
        <w:numPr>
          <w:ilvl w:val="3"/>
          <w:numId w:val="3"/>
        </w:numPr>
        <w:rPr>
          <w:lang w:val="en-CA"/>
        </w:rPr>
      </w:pPr>
      <w:r w:rsidRPr="00F43D7A">
        <w:rPr>
          <w:lang w:val="en-CA"/>
        </w:rPr>
        <w:t>New Edition</w:t>
      </w:r>
      <w:r w:rsidRPr="00C22E83">
        <w:rPr>
          <w:lang w:val="en-CA"/>
        </w:rPr>
        <w:t xml:space="preserve"> of the support files</w:t>
      </w:r>
    </w:p>
    <w:p w14:paraId="7CF80147" w14:textId="66846E6E" w:rsidR="00C86F62" w:rsidRDefault="00C86F62" w:rsidP="00F30C5B">
      <w:pPr>
        <w:rPr>
          <w:lang w:val="en-CA"/>
        </w:rPr>
      </w:pPr>
      <w:r w:rsidRPr="00116A82">
        <w:rPr>
          <w:lang w:val="en-CA"/>
        </w:rPr>
        <w:t xml:space="preserve">New Editions of the </w:t>
      </w:r>
      <w:r>
        <w:rPr>
          <w:lang w:val="en-CA"/>
        </w:rPr>
        <w:t>support files</w:t>
      </w:r>
      <w:r w:rsidRPr="00116A82">
        <w:rPr>
          <w:lang w:val="en-CA"/>
        </w:rPr>
        <w:t xml:space="preserve"> introduce significant changes. New Editions enable new concepts, such as the ability to support new functions, or the introduction of new constructs. New Editions are likely to have a significant impact on either existing users or future users of the Interoperability Catalogue specification. </w:t>
      </w:r>
    </w:p>
    <w:p w14:paraId="018D5FE3" w14:textId="06672896" w:rsidR="00296E93" w:rsidRPr="00116A82" w:rsidRDefault="00C54A75" w:rsidP="00F30C5B">
      <w:pPr>
        <w:rPr>
          <w:lang w:val="en-CA"/>
        </w:rPr>
      </w:pPr>
      <w:r>
        <w:rPr>
          <w:lang w:val="en-CA"/>
        </w:rPr>
        <w:t>EXAMPLE</w:t>
      </w:r>
      <w:r w:rsidR="00C24EA0">
        <w:rPr>
          <w:lang w:val="en-CA"/>
        </w:rPr>
        <w:t>: A new product is added to Interoperability Catalogue, and all support files should be updated to support the new product. This would require a new edition of the support files.</w:t>
      </w:r>
    </w:p>
    <w:p w14:paraId="5155F71B" w14:textId="77777777" w:rsidR="00C86F62" w:rsidRPr="00992AFA" w:rsidRDefault="00C86F62" w:rsidP="004E6E2A">
      <w:pPr>
        <w:pStyle w:val="Heading4"/>
        <w:numPr>
          <w:ilvl w:val="3"/>
          <w:numId w:val="3"/>
        </w:numPr>
        <w:rPr>
          <w:lang w:val="en-CA"/>
        </w:rPr>
      </w:pPr>
      <w:r w:rsidRPr="00F43D7A">
        <w:rPr>
          <w:lang w:val="en-CA"/>
        </w:rPr>
        <w:t>Revisions</w:t>
      </w:r>
      <w:r w:rsidRPr="00C22E83">
        <w:rPr>
          <w:lang w:val="en-CA"/>
        </w:rPr>
        <w:t xml:space="preserve"> to the support files</w:t>
      </w:r>
    </w:p>
    <w:p w14:paraId="69F59974" w14:textId="77777777" w:rsidR="00C86F62" w:rsidRPr="00116A82" w:rsidRDefault="00C86F62" w:rsidP="00F30C5B">
      <w:pPr>
        <w:rPr>
          <w:lang w:val="en-CA"/>
        </w:rPr>
      </w:pPr>
      <w:r w:rsidRPr="00116A82">
        <w:rPr>
          <w:lang w:val="en-CA"/>
        </w:rPr>
        <w:t xml:space="preserve">Revisions are defined as substantive semantic changes to the </w:t>
      </w:r>
      <w:r>
        <w:rPr>
          <w:lang w:val="en-CA"/>
        </w:rPr>
        <w:t>support files</w:t>
      </w:r>
      <w:r w:rsidRPr="00116A82">
        <w:rPr>
          <w:lang w:val="en-CA"/>
        </w:rPr>
        <w:t xml:space="preserve">. Typically, revisions will change the </w:t>
      </w:r>
      <w:r>
        <w:rPr>
          <w:lang w:val="en-CA"/>
        </w:rPr>
        <w:t>support file</w:t>
      </w:r>
      <w:r w:rsidRPr="00116A82">
        <w:rPr>
          <w:lang w:val="en-CA"/>
        </w:rPr>
        <w:t xml:space="preserve"> to correct factual errors; introduce necessary changes that have become evident as a result of practical experience or changing circumstances. A revision must not be classified as a clarification. Revisions could have an impact on either existing users or future users of the Interoperability Catalogue specification. All cumulative clarifications must be included with the release of approved corrections revisions.</w:t>
      </w:r>
    </w:p>
    <w:p w14:paraId="0E0CDE65" w14:textId="129AC53A" w:rsidR="00C86F62" w:rsidRDefault="00C86F62" w:rsidP="00F30C5B">
      <w:pPr>
        <w:rPr>
          <w:lang w:val="en-CA"/>
        </w:rPr>
      </w:pPr>
      <w:r w:rsidRPr="00116A82">
        <w:rPr>
          <w:lang w:val="en-CA"/>
        </w:rPr>
        <w:t xml:space="preserve">Changes in a revision are minor and ensure backward compatibility with the previous versions within the same Edition. Newer revisions, for example, introduce new feature or attribute combinations. Within the same Edition, a </w:t>
      </w:r>
      <w:r>
        <w:rPr>
          <w:lang w:val="en-CA"/>
        </w:rPr>
        <w:t>support file</w:t>
      </w:r>
      <w:r w:rsidRPr="00116A82">
        <w:rPr>
          <w:lang w:val="en-CA"/>
        </w:rPr>
        <w:t xml:space="preserve"> </w:t>
      </w:r>
      <w:r>
        <w:rPr>
          <w:lang w:val="en-CA"/>
        </w:rPr>
        <w:t>created for</w:t>
      </w:r>
      <w:r w:rsidRPr="00116A82">
        <w:rPr>
          <w:lang w:val="en-CA"/>
        </w:rPr>
        <w:t xml:space="preserve"> a</w:t>
      </w:r>
      <w:r>
        <w:rPr>
          <w:lang w:val="en-CA"/>
        </w:rPr>
        <w:t>n interoperability</w:t>
      </w:r>
      <w:r w:rsidRPr="00116A82">
        <w:rPr>
          <w:lang w:val="en-CA"/>
        </w:rPr>
        <w:t xml:space="preserve"> catalogue of one version could always be processed with a later revision of the Interoperability Catalogue.</w:t>
      </w:r>
    </w:p>
    <w:p w14:paraId="568D0A73" w14:textId="662C6CEE" w:rsidR="00C24EA0" w:rsidRPr="00116A82" w:rsidRDefault="00C24EA0" w:rsidP="00F30C5B">
      <w:pPr>
        <w:rPr>
          <w:lang w:val="en-CA"/>
        </w:rPr>
      </w:pPr>
      <w:r>
        <w:rPr>
          <w:lang w:val="en-CA"/>
        </w:rPr>
        <w:t>EXAMPLE: Adding a new hybrid feature will require a revision increment to the support file.</w:t>
      </w:r>
    </w:p>
    <w:p w14:paraId="1EBC87B5" w14:textId="77777777" w:rsidR="00C86F62" w:rsidRPr="00992AFA" w:rsidRDefault="00C86F62" w:rsidP="004E6E2A">
      <w:pPr>
        <w:pStyle w:val="Heading4"/>
        <w:numPr>
          <w:ilvl w:val="3"/>
          <w:numId w:val="3"/>
        </w:numPr>
        <w:rPr>
          <w:lang w:val="en-CA"/>
        </w:rPr>
      </w:pPr>
      <w:r w:rsidRPr="00F43D7A">
        <w:rPr>
          <w:lang w:val="en-CA"/>
        </w:rPr>
        <w:t>Clarification</w:t>
      </w:r>
      <w:r w:rsidRPr="00C22E83">
        <w:rPr>
          <w:lang w:val="en-CA"/>
        </w:rPr>
        <w:t xml:space="preserve"> to the support files</w:t>
      </w:r>
    </w:p>
    <w:p w14:paraId="41AEFB61" w14:textId="77777777" w:rsidR="00C86F62" w:rsidRPr="00116A82" w:rsidRDefault="00C86F62" w:rsidP="00F30C5B">
      <w:pPr>
        <w:rPr>
          <w:lang w:val="en-CA"/>
        </w:rPr>
      </w:pPr>
      <w:r w:rsidRPr="00116A82">
        <w:rPr>
          <w:lang w:val="en-CA"/>
        </w:rPr>
        <w:t xml:space="preserve">Clarifications are non-substantive changes to the </w:t>
      </w:r>
      <w:r>
        <w:rPr>
          <w:lang w:val="en-CA"/>
        </w:rPr>
        <w:t>support file</w:t>
      </w:r>
      <w:r w:rsidRPr="00116A82">
        <w:rPr>
          <w:lang w:val="en-CA"/>
        </w:rPr>
        <w:t xml:space="preserve">. Typically, clarifications: remove ambiguity; correct grammatical and spelling errors; amend or update cross references; insert improved graphics in spelling, punctuation and grammar. A clarification must not cause any substantive semantic change to the Interoperability Catalogue specification. </w:t>
      </w:r>
    </w:p>
    <w:p w14:paraId="70EE7CCC" w14:textId="7105F554" w:rsidR="00C86F62" w:rsidRDefault="00C86F62" w:rsidP="00F30C5B">
      <w:pPr>
        <w:rPr>
          <w:lang w:val="en-CA"/>
        </w:rPr>
      </w:pPr>
      <w:r w:rsidRPr="00116A82">
        <w:rPr>
          <w:lang w:val="en-CA"/>
        </w:rPr>
        <w:t xml:space="preserve">Changes in a clarification are minor and ensure backward compatibility with the previous versions within the same Edition.  Within the same Edition, a </w:t>
      </w:r>
      <w:r>
        <w:rPr>
          <w:lang w:val="en-CA"/>
        </w:rPr>
        <w:t xml:space="preserve">support file created for </w:t>
      </w:r>
      <w:r w:rsidRPr="00116A82">
        <w:rPr>
          <w:lang w:val="en-CA"/>
        </w:rPr>
        <w:t>a</w:t>
      </w:r>
      <w:r>
        <w:rPr>
          <w:lang w:val="en-CA"/>
        </w:rPr>
        <w:t>n interoperability</w:t>
      </w:r>
      <w:r w:rsidRPr="00116A82">
        <w:rPr>
          <w:lang w:val="en-CA"/>
        </w:rPr>
        <w:t xml:space="preserve"> catalogue of one version could always be processed with a later clarification (or revision)</w:t>
      </w:r>
      <w:r>
        <w:rPr>
          <w:lang w:val="en-CA"/>
        </w:rPr>
        <w:t xml:space="preserve"> </w:t>
      </w:r>
      <w:r w:rsidRPr="00116A82">
        <w:rPr>
          <w:lang w:val="en-CA"/>
        </w:rPr>
        <w:t>of the Interoperability Catalogue.</w:t>
      </w:r>
    </w:p>
    <w:p w14:paraId="0CA18BF5" w14:textId="4892C512" w:rsidR="00C24EA0" w:rsidRPr="00116A82" w:rsidRDefault="00C24EA0" w:rsidP="00F30C5B">
      <w:pPr>
        <w:rPr>
          <w:lang w:val="en-CA"/>
        </w:rPr>
      </w:pPr>
      <w:r>
        <w:rPr>
          <w:lang w:val="en-CA"/>
        </w:rPr>
        <w:t>EXAMPLE: Correcting a spelling error in a definition will require a clarification increment to the support file.</w:t>
      </w:r>
    </w:p>
    <w:p w14:paraId="08367FAB" w14:textId="77777777" w:rsidR="00C86F62" w:rsidRPr="00CD4807" w:rsidRDefault="00C86F62" w:rsidP="004E6E2A">
      <w:pPr>
        <w:pStyle w:val="Heading4"/>
        <w:numPr>
          <w:ilvl w:val="3"/>
          <w:numId w:val="3"/>
        </w:numPr>
      </w:pPr>
      <w:r w:rsidRPr="00CD4807">
        <w:t>Version Numbers</w:t>
      </w:r>
    </w:p>
    <w:p w14:paraId="2DCC89C8" w14:textId="0B2A3112" w:rsidR="00C86F62" w:rsidRPr="000E268F" w:rsidRDefault="00C86F62" w:rsidP="00F30C5B">
      <w:r w:rsidRPr="000E268F">
        <w:t xml:space="preserve">The associated version control numbering </w:t>
      </w:r>
      <w:r w:rsidR="00C24EA0" w:rsidRPr="000E268F">
        <w:t>in the support file headers</w:t>
      </w:r>
      <w:r w:rsidRPr="000E268F">
        <w:t xml:space="preserve"> must follow the same structure as the product specification itself, see </w:t>
      </w:r>
      <w:ins w:id="1505" w:author="Raphael Malyankar" w:date="2018-07-18T22:30:00Z">
        <w:r w:rsidR="007001C3">
          <w:t xml:space="preserve">section </w:t>
        </w:r>
      </w:ins>
      <w:r w:rsidRPr="000E268F">
        <w:t>1.5.1.5.</w:t>
      </w:r>
      <w:r w:rsidR="00C24EA0" w:rsidRPr="000E268F">
        <w:t xml:space="preserve"> Support files need not follow the version number of the interoperability catalogue they belong to, as support files may be updated numerous times between versions of the interoperability catalogue.</w:t>
      </w:r>
    </w:p>
    <w:p w14:paraId="5947EF2C" w14:textId="6AA8FD5E" w:rsidR="006B114A" w:rsidRPr="000E268F" w:rsidRDefault="00C24EA0" w:rsidP="00996B38">
      <w:r w:rsidRPr="000E268F">
        <w:lastRenderedPageBreak/>
        <w:t>Version number</w:t>
      </w:r>
      <w:r w:rsidR="000E268F" w:rsidRPr="000E268F">
        <w:t>s of support files</w:t>
      </w:r>
      <w:r w:rsidRPr="000E268F">
        <w:t xml:space="preserve"> m</w:t>
      </w:r>
      <w:r w:rsidR="009F3087" w:rsidRPr="000E268F">
        <w:t xml:space="preserve">ay have </w:t>
      </w:r>
      <w:r w:rsidRPr="000E268F">
        <w:t>a suffix that indicate</w:t>
      </w:r>
      <w:r w:rsidR="000E268F" w:rsidRPr="000E268F">
        <w:t>s</w:t>
      </w:r>
      <w:r w:rsidRPr="000E268F">
        <w:t xml:space="preserve"> </w:t>
      </w:r>
      <w:r w:rsidR="000E268F" w:rsidRPr="000E268F">
        <w:t xml:space="preserve">a </w:t>
      </w:r>
      <w:del w:id="1506" w:author="Eivind" w:date="2018-06-20T22:57:00Z">
        <w:r w:rsidR="000E268F" w:rsidRPr="000E268F" w:rsidDel="009261A0">
          <w:delText>‘</w:delText>
        </w:r>
      </w:del>
      <w:ins w:id="1507" w:author="Eivind" w:date="2018-06-20T22:57:00Z">
        <w:del w:id="1508" w:author="Raphael Malyankar" w:date="2018-07-01T20:47:00Z">
          <w:r w:rsidR="009261A0" w:rsidDel="00CE664D">
            <w:delText>”</w:delText>
          </w:r>
        </w:del>
      </w:ins>
      <w:ins w:id="1509" w:author="Raphael Malyankar" w:date="2018-07-01T20:47:00Z">
        <w:r w:rsidR="00CE664D">
          <w:t>“</w:t>
        </w:r>
      </w:ins>
      <w:r w:rsidR="009F3087" w:rsidRPr="000E268F">
        <w:t>b</w:t>
      </w:r>
      <w:r w:rsidR="006C73B1" w:rsidRPr="000E268F">
        <w:t>uild</w:t>
      </w:r>
      <w:r w:rsidR="000E268F" w:rsidRPr="000E268F">
        <w:t xml:space="preserve"> </w:t>
      </w:r>
      <w:del w:id="1510" w:author="Eivind" w:date="2018-06-20T22:57:00Z">
        <w:r w:rsidR="000E268F" w:rsidRPr="000E268F" w:rsidDel="009261A0">
          <w:delText>number’</w:delText>
        </w:r>
        <w:r w:rsidR="006C73B1" w:rsidRPr="000E268F" w:rsidDel="009261A0">
          <w:delText xml:space="preserve"> </w:delText>
        </w:r>
      </w:del>
      <w:ins w:id="1511" w:author="Eivind" w:date="2018-06-20T22:57:00Z">
        <w:r w:rsidR="009261A0" w:rsidRPr="000E268F">
          <w:t>number</w:t>
        </w:r>
        <w:r w:rsidR="009261A0">
          <w:t>”</w:t>
        </w:r>
        <w:r w:rsidR="009261A0" w:rsidRPr="000E268F">
          <w:t xml:space="preserve"> </w:t>
        </w:r>
      </w:ins>
      <w:r w:rsidR="006C73B1" w:rsidRPr="000E268F">
        <w:t xml:space="preserve">or </w:t>
      </w:r>
      <w:r w:rsidR="009F3087" w:rsidRPr="000E268F">
        <w:t xml:space="preserve">date </w:t>
      </w:r>
      <w:r w:rsidR="000E268F" w:rsidRPr="000E268F">
        <w:t>of creation or issue of the support file</w:t>
      </w:r>
      <w:r w:rsidRPr="000E268F">
        <w:t>.</w:t>
      </w:r>
    </w:p>
    <w:p w14:paraId="0B7AE683" w14:textId="0E34F851" w:rsidR="006B114A" w:rsidRDefault="006B114A" w:rsidP="005B2B0F">
      <w:pPr>
        <w:pStyle w:val="Heading1"/>
        <w:numPr>
          <w:ilvl w:val="0"/>
          <w:numId w:val="3"/>
        </w:numPr>
      </w:pPr>
      <w:bookmarkStart w:id="1512" w:name="_Toc225065168"/>
      <w:bookmarkStart w:id="1513" w:name="_Toc225648311"/>
      <w:bookmarkStart w:id="1514" w:name="_Toc484523918"/>
      <w:bookmarkStart w:id="1515" w:name="_Toc519804956"/>
      <w:r>
        <w:t>Metadata</w:t>
      </w:r>
      <w:bookmarkEnd w:id="1512"/>
      <w:bookmarkEnd w:id="1513"/>
      <w:bookmarkEnd w:id="1514"/>
      <w:bookmarkEnd w:id="1515"/>
    </w:p>
    <w:p w14:paraId="04E9F2A8" w14:textId="2412EAAC" w:rsidR="006B114A" w:rsidRDefault="006B114A" w:rsidP="005B2B0F">
      <w:pPr>
        <w:pStyle w:val="Heading2"/>
        <w:numPr>
          <w:ilvl w:val="1"/>
          <w:numId w:val="3"/>
        </w:numPr>
      </w:pPr>
      <w:bookmarkStart w:id="1516" w:name="_Toc484523919"/>
      <w:bookmarkStart w:id="1517" w:name="_Toc519804957"/>
      <w:r>
        <w:t>Introduction</w:t>
      </w:r>
      <w:bookmarkEnd w:id="1516"/>
      <w:bookmarkEnd w:id="1517"/>
    </w:p>
    <w:p w14:paraId="1E0EB9F3" w14:textId="4220B3F9" w:rsidR="006B114A" w:rsidRDefault="006D7A6D" w:rsidP="0010798D">
      <w:pPr>
        <w:rPr>
          <w:lang w:eastAsia="de-DE"/>
        </w:rPr>
      </w:pPr>
      <w:r>
        <w:rPr>
          <w:lang w:eastAsia="de-DE"/>
        </w:rPr>
        <w:t>Discovery metadata for interoperability catalogues must be provided in XML format conforming to S-100 dataset discovery as specified in S-100 Part 4a, with the extensions described in this section.</w:t>
      </w:r>
    </w:p>
    <w:p w14:paraId="36006B7B" w14:textId="00B7FB8F" w:rsidR="006B114A" w:rsidRDefault="006B114A" w:rsidP="005B2B0F">
      <w:pPr>
        <w:pStyle w:val="Heading2"/>
        <w:numPr>
          <w:ilvl w:val="1"/>
          <w:numId w:val="3"/>
        </w:numPr>
        <w:rPr>
          <w:lang w:eastAsia="en-GB"/>
        </w:rPr>
      </w:pPr>
      <w:bookmarkStart w:id="1518" w:name="_Toc484523920"/>
      <w:bookmarkStart w:id="1519" w:name="_Toc225065171"/>
      <w:bookmarkStart w:id="1520" w:name="_Toc225648314"/>
      <w:bookmarkStart w:id="1521" w:name="_Toc519804958"/>
      <w:r>
        <w:rPr>
          <w:lang w:eastAsia="en-GB"/>
        </w:rPr>
        <w:t>Language</w:t>
      </w:r>
      <w:bookmarkEnd w:id="1518"/>
      <w:bookmarkEnd w:id="1519"/>
      <w:bookmarkEnd w:id="1520"/>
      <w:bookmarkEnd w:id="1521"/>
      <w:r>
        <w:rPr>
          <w:lang w:eastAsia="en-GB"/>
        </w:rPr>
        <w:t xml:space="preserve"> </w:t>
      </w:r>
    </w:p>
    <w:p w14:paraId="49281D1B" w14:textId="66E92590" w:rsidR="006B114A" w:rsidRDefault="006D7A6D" w:rsidP="006D7A6D">
      <w:r>
        <w:rPr>
          <w:lang w:eastAsia="en-GB"/>
        </w:rPr>
        <w:t>Interoperability catalogue metadata must be provided in the English language.</w:t>
      </w:r>
    </w:p>
    <w:p w14:paraId="1E71DC34" w14:textId="77777777" w:rsidR="009F670D" w:rsidRDefault="009F670D" w:rsidP="00996B38">
      <w:pPr>
        <w:spacing w:after="0" w:line="240" w:lineRule="auto"/>
        <w:jc w:val="left"/>
        <w:rPr>
          <w:lang w:eastAsia="en-GB"/>
        </w:rPr>
        <w:sectPr w:rsidR="009F670D" w:rsidSect="00996B38">
          <w:pgSz w:w="12240" w:h="15840"/>
          <w:pgMar w:top="1440" w:right="1440" w:bottom="1440" w:left="1440" w:header="708" w:footer="708" w:gutter="0"/>
          <w:cols w:space="708"/>
          <w:docGrid w:linePitch="360"/>
        </w:sectPr>
      </w:pPr>
    </w:p>
    <w:p w14:paraId="22F18354" w14:textId="23DE33B1" w:rsidR="006B114A" w:rsidRDefault="006B114A" w:rsidP="00996B38">
      <w:pPr>
        <w:spacing w:after="0" w:line="240" w:lineRule="auto"/>
        <w:jc w:val="left"/>
        <w:rPr>
          <w:lang w:eastAsia="en-GB"/>
        </w:rPr>
      </w:pPr>
    </w:p>
    <w:p w14:paraId="26480449" w14:textId="5A36A210" w:rsidR="006B114A" w:rsidRDefault="00C86F62" w:rsidP="00034F35">
      <w:pPr>
        <w:pStyle w:val="Heading2"/>
        <w:numPr>
          <w:ilvl w:val="1"/>
          <w:numId w:val="3"/>
        </w:numPr>
      </w:pPr>
      <w:bookmarkStart w:id="1522" w:name="_Toc484523921"/>
      <w:bookmarkStart w:id="1523" w:name="_Toc403560564"/>
      <w:bookmarkStart w:id="1524" w:name="_Toc519804959"/>
      <w:r>
        <w:t>Interoperability Catalogue Metadata elements</w:t>
      </w:r>
      <w:bookmarkEnd w:id="1522"/>
      <w:bookmarkEnd w:id="1523"/>
      <w:bookmarkEnd w:id="1524"/>
    </w:p>
    <w:p w14:paraId="2C6E8CCF" w14:textId="00DD706B" w:rsidR="006B114A" w:rsidRDefault="006B114A" w:rsidP="00996B38">
      <w:r>
        <w:t xml:space="preserve">Each exchange set has a single </w:t>
      </w:r>
      <w:del w:id="1525" w:author="Raphael Malyankar" w:date="2018-07-13T16:57:00Z">
        <w:r w:rsidR="00AE5743" w:rsidDel="00BE2F27">
          <w:delText>IC_</w:delText>
        </w:r>
      </w:del>
      <w:r w:rsidR="00AE5743">
        <w:t>CAT</w:t>
      </w:r>
      <w:ins w:id="1526" w:author="Raphael Malyankar" w:date="2018-07-18T22:59:00Z">
        <w:r w:rsidR="00794A7E">
          <w:t>A</w:t>
        </w:r>
      </w:ins>
      <w:r w:rsidR="00AE5743">
        <w:t>LOG.XML file</w:t>
      </w:r>
      <w:r>
        <w:t xml:space="preserve"> which contains meta information for the data and supp</w:t>
      </w:r>
      <w:r w:rsidR="002400DE">
        <w:t xml:space="preserve">ort files in the exchange set. </w:t>
      </w:r>
    </w:p>
    <w:p w14:paraId="28A40E56" w14:textId="47BCF903" w:rsidR="005500B4" w:rsidRDefault="005500B4" w:rsidP="00910EA9">
      <w:pPr>
        <w:pStyle w:val="Caption"/>
        <w:keepNext/>
        <w:rPr>
          <w:ins w:id="1527" w:author="Eivind" w:date="2018-07-12T18:43:00Z"/>
        </w:rPr>
      </w:pPr>
      <w:r>
        <w:t xml:space="preserve">Table </w:t>
      </w:r>
      <w:r>
        <w:fldChar w:fldCharType="begin"/>
      </w:r>
      <w:r>
        <w:instrText xml:space="preserve"> SEQ Table \* ARABIC </w:instrText>
      </w:r>
      <w:r>
        <w:fldChar w:fldCharType="separate"/>
      </w:r>
      <w:ins w:id="1528" w:author="Raphael Malyankar" w:date="2018-07-20T12:56:00Z">
        <w:r w:rsidR="00CF17A6">
          <w:rPr>
            <w:noProof/>
          </w:rPr>
          <w:t>29</w:t>
        </w:r>
      </w:ins>
      <w:ins w:id="1529" w:author="Eivind" w:date="2018-07-10T00:11:00Z">
        <w:del w:id="1530" w:author="Raphael Malyankar" w:date="2018-07-20T12:56:00Z">
          <w:r w:rsidR="005F5493" w:rsidDel="00CF17A6">
            <w:rPr>
              <w:noProof/>
            </w:rPr>
            <w:delText>29</w:delText>
          </w:r>
        </w:del>
      </w:ins>
      <w:del w:id="1531" w:author="Raphael Malyankar" w:date="2018-07-20T12:56:00Z">
        <w:r w:rsidR="00A420D9" w:rsidDel="00CF17A6">
          <w:rPr>
            <w:noProof/>
          </w:rPr>
          <w:delText>27</w:delText>
        </w:r>
      </w:del>
      <w:r>
        <w:fldChar w:fldCharType="end"/>
      </w:r>
      <w:r>
        <w:t xml:space="preserve">. </w:t>
      </w:r>
      <w:r w:rsidRPr="00B71D9A">
        <w:t>S100_ExchangeCatalogue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80"/>
        <w:gridCol w:w="3060"/>
        <w:gridCol w:w="3420"/>
        <w:gridCol w:w="804"/>
        <w:gridCol w:w="2436"/>
        <w:gridCol w:w="1987"/>
      </w:tblGrid>
      <w:tr w:rsidR="009E25E8" w14:paraId="23D12EA6" w14:textId="77777777" w:rsidTr="00545359">
        <w:trPr>
          <w:trHeight w:val="150"/>
          <w:tblHeader/>
          <w:ins w:id="1532" w:author="Eivind" w:date="2018-07-12T18:43:00Z"/>
        </w:trPr>
        <w:tc>
          <w:tcPr>
            <w:tcW w:w="1080" w:type="dxa"/>
            <w:tcBorders>
              <w:top w:val="single" w:sz="4" w:space="0" w:color="000000"/>
              <w:left w:val="single" w:sz="4" w:space="0" w:color="000000"/>
              <w:bottom w:val="single" w:sz="4" w:space="0" w:color="000000"/>
              <w:right w:val="single" w:sz="4" w:space="0" w:color="000000"/>
            </w:tcBorders>
            <w:vAlign w:val="center"/>
            <w:hideMark/>
          </w:tcPr>
          <w:p w14:paraId="566F1D1E" w14:textId="77777777" w:rsidR="009E25E8" w:rsidRDefault="009E25E8">
            <w:pPr>
              <w:snapToGrid w:val="0"/>
              <w:spacing w:before="60" w:after="60"/>
              <w:rPr>
                <w:ins w:id="1533" w:author="Eivind" w:date="2018-07-12T18:43:00Z"/>
                <w:b/>
                <w:sz w:val="16"/>
                <w:szCs w:val="16"/>
                <w:lang w:eastAsia="ar-SA"/>
              </w:rPr>
            </w:pPr>
            <w:ins w:id="1534" w:author="Eivind" w:date="2018-07-12T18:43:00Z">
              <w:r>
                <w:rPr>
                  <w:b/>
                  <w:sz w:val="16"/>
                  <w:szCs w:val="16"/>
                </w:rPr>
                <w:t>Role Name</w:t>
              </w:r>
            </w:ins>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7FBCE721" w14:textId="77777777" w:rsidR="009E25E8" w:rsidRDefault="009E25E8">
            <w:pPr>
              <w:snapToGrid w:val="0"/>
              <w:spacing w:before="60" w:after="60"/>
              <w:rPr>
                <w:ins w:id="1535" w:author="Eivind" w:date="2018-07-12T18:43:00Z"/>
                <w:b/>
                <w:sz w:val="16"/>
                <w:szCs w:val="16"/>
              </w:rPr>
            </w:pPr>
            <w:ins w:id="1536" w:author="Eivind" w:date="2018-07-12T18:43:00Z">
              <w:r>
                <w:rPr>
                  <w:b/>
                  <w:sz w:val="16"/>
                  <w:szCs w:val="16"/>
                </w:rPr>
                <w:t>Name</w:t>
              </w:r>
            </w:ins>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0CFBD806" w14:textId="77777777" w:rsidR="009E25E8" w:rsidRDefault="009E25E8">
            <w:pPr>
              <w:snapToGrid w:val="0"/>
              <w:spacing w:before="60" w:after="60"/>
              <w:rPr>
                <w:ins w:id="1537" w:author="Eivind" w:date="2018-07-12T18:43:00Z"/>
                <w:b/>
                <w:sz w:val="16"/>
                <w:szCs w:val="16"/>
              </w:rPr>
            </w:pPr>
            <w:ins w:id="1538" w:author="Eivind" w:date="2018-07-12T18:43:00Z">
              <w:r>
                <w:rPr>
                  <w:b/>
                  <w:sz w:val="16"/>
                  <w:szCs w:val="16"/>
                </w:rPr>
                <w:t>Description</w:t>
              </w:r>
            </w:ins>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349B1B8C" w14:textId="77777777" w:rsidR="009E25E8" w:rsidRDefault="009E25E8">
            <w:pPr>
              <w:snapToGrid w:val="0"/>
              <w:spacing w:before="60" w:after="60"/>
              <w:jc w:val="center"/>
              <w:rPr>
                <w:ins w:id="1539" w:author="Eivind" w:date="2018-07-12T18:43:00Z"/>
                <w:b/>
                <w:sz w:val="16"/>
                <w:szCs w:val="16"/>
              </w:rPr>
            </w:pPr>
            <w:ins w:id="1540" w:author="Eivind" w:date="2018-07-12T18:43:00Z">
              <w:r>
                <w:rPr>
                  <w:b/>
                  <w:sz w:val="16"/>
                  <w:szCs w:val="16"/>
                </w:rPr>
                <w:t>Mult</w:t>
              </w:r>
            </w:ins>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3D7C9AA2" w14:textId="77777777" w:rsidR="009E25E8" w:rsidRDefault="009E25E8">
            <w:pPr>
              <w:snapToGrid w:val="0"/>
              <w:spacing w:before="60" w:after="60"/>
              <w:rPr>
                <w:ins w:id="1541" w:author="Eivind" w:date="2018-07-12T18:43:00Z"/>
                <w:b/>
                <w:sz w:val="16"/>
                <w:szCs w:val="16"/>
              </w:rPr>
            </w:pPr>
            <w:ins w:id="1542" w:author="Eivind" w:date="2018-07-12T18:43:00Z">
              <w:r>
                <w:rPr>
                  <w:b/>
                  <w:sz w:val="16"/>
                  <w:szCs w:val="16"/>
                </w:rPr>
                <w:t>Type</w:t>
              </w:r>
            </w:ins>
          </w:p>
        </w:tc>
        <w:tc>
          <w:tcPr>
            <w:tcW w:w="1987" w:type="dxa"/>
            <w:tcBorders>
              <w:top w:val="single" w:sz="4" w:space="0" w:color="000000"/>
              <w:left w:val="single" w:sz="4" w:space="0" w:color="000000"/>
              <w:bottom w:val="single" w:sz="4" w:space="0" w:color="000000"/>
              <w:right w:val="single" w:sz="4" w:space="0" w:color="000000"/>
            </w:tcBorders>
            <w:vAlign w:val="center"/>
            <w:hideMark/>
          </w:tcPr>
          <w:p w14:paraId="70450B58" w14:textId="77777777" w:rsidR="009E25E8" w:rsidRDefault="009E25E8">
            <w:pPr>
              <w:snapToGrid w:val="0"/>
              <w:spacing w:before="60" w:after="60"/>
              <w:rPr>
                <w:ins w:id="1543" w:author="Eivind" w:date="2018-07-12T18:43:00Z"/>
                <w:b/>
                <w:sz w:val="16"/>
                <w:szCs w:val="16"/>
              </w:rPr>
            </w:pPr>
            <w:ins w:id="1544" w:author="Eivind" w:date="2018-07-12T18:43:00Z">
              <w:r>
                <w:rPr>
                  <w:b/>
                  <w:sz w:val="16"/>
                  <w:szCs w:val="16"/>
                </w:rPr>
                <w:t>Remarks</w:t>
              </w:r>
            </w:ins>
          </w:p>
        </w:tc>
      </w:tr>
      <w:tr w:rsidR="009E25E8" w14:paraId="6F8635C1" w14:textId="77777777" w:rsidTr="00545359">
        <w:trPr>
          <w:trHeight w:val="480"/>
          <w:ins w:id="1545" w:author="Eivind" w:date="2018-07-12T18:43:00Z"/>
        </w:trPr>
        <w:tc>
          <w:tcPr>
            <w:tcW w:w="1080" w:type="dxa"/>
            <w:tcBorders>
              <w:top w:val="single" w:sz="4" w:space="0" w:color="000000"/>
              <w:left w:val="single" w:sz="4" w:space="0" w:color="000000"/>
              <w:bottom w:val="single" w:sz="4" w:space="0" w:color="000000"/>
              <w:right w:val="single" w:sz="4" w:space="0" w:color="000000"/>
            </w:tcBorders>
            <w:hideMark/>
          </w:tcPr>
          <w:p w14:paraId="2AF75D90" w14:textId="77777777" w:rsidR="009E25E8" w:rsidRDefault="009E25E8">
            <w:pPr>
              <w:snapToGrid w:val="0"/>
              <w:spacing w:before="60" w:after="60"/>
              <w:rPr>
                <w:ins w:id="1546" w:author="Eivind" w:date="2018-07-12T18:43:00Z"/>
                <w:sz w:val="16"/>
                <w:szCs w:val="16"/>
              </w:rPr>
            </w:pPr>
            <w:ins w:id="1547" w:author="Eivind" w:date="2018-07-12T18:43:00Z">
              <w:r>
                <w:rPr>
                  <w:sz w:val="16"/>
                  <w:szCs w:val="16"/>
                </w:rPr>
                <w:t>Class</w:t>
              </w:r>
            </w:ins>
          </w:p>
        </w:tc>
        <w:tc>
          <w:tcPr>
            <w:tcW w:w="3060" w:type="dxa"/>
            <w:tcBorders>
              <w:top w:val="single" w:sz="4" w:space="0" w:color="000000"/>
              <w:left w:val="single" w:sz="4" w:space="0" w:color="000000"/>
              <w:bottom w:val="single" w:sz="4" w:space="0" w:color="000000"/>
              <w:right w:val="single" w:sz="4" w:space="0" w:color="000000"/>
            </w:tcBorders>
            <w:hideMark/>
          </w:tcPr>
          <w:p w14:paraId="6ECD2D2F" w14:textId="77777777" w:rsidR="009E25E8" w:rsidRDefault="009E25E8">
            <w:pPr>
              <w:snapToGrid w:val="0"/>
              <w:spacing w:before="60" w:after="60"/>
              <w:rPr>
                <w:ins w:id="1548" w:author="Eivind" w:date="2018-07-12T18:43:00Z"/>
                <w:sz w:val="16"/>
                <w:szCs w:val="16"/>
              </w:rPr>
            </w:pPr>
            <w:ins w:id="1549" w:author="Eivind" w:date="2018-07-12T18:43:00Z">
              <w:r>
                <w:rPr>
                  <w:sz w:val="16"/>
                  <w:szCs w:val="16"/>
                </w:rPr>
                <w:t>S100_ExchangeCatalogue</w:t>
              </w:r>
            </w:ins>
          </w:p>
        </w:tc>
        <w:tc>
          <w:tcPr>
            <w:tcW w:w="3420" w:type="dxa"/>
            <w:tcBorders>
              <w:top w:val="single" w:sz="4" w:space="0" w:color="000000"/>
              <w:left w:val="single" w:sz="4" w:space="0" w:color="000000"/>
              <w:bottom w:val="single" w:sz="4" w:space="0" w:color="000000"/>
              <w:right w:val="single" w:sz="4" w:space="0" w:color="000000"/>
            </w:tcBorders>
            <w:hideMark/>
          </w:tcPr>
          <w:p w14:paraId="504B560A" w14:textId="77777777" w:rsidR="009E25E8" w:rsidRDefault="009E25E8">
            <w:pPr>
              <w:snapToGrid w:val="0"/>
              <w:spacing w:before="60" w:after="60"/>
              <w:jc w:val="left"/>
              <w:rPr>
                <w:ins w:id="1550" w:author="Eivind" w:date="2018-07-12T18:43:00Z"/>
                <w:sz w:val="16"/>
                <w:szCs w:val="16"/>
              </w:rPr>
            </w:pPr>
            <w:ins w:id="1551" w:author="Eivind" w:date="2018-07-12T18:43:00Z">
              <w:r>
                <w:rPr>
                  <w:sz w:val="16"/>
                  <w:szCs w:val="16"/>
                </w:rPr>
                <w:t>An exchange catalogue contains the discovery metadata about the exchange datasets and support files</w:t>
              </w:r>
            </w:ins>
          </w:p>
        </w:tc>
        <w:tc>
          <w:tcPr>
            <w:tcW w:w="804" w:type="dxa"/>
            <w:tcBorders>
              <w:top w:val="single" w:sz="4" w:space="0" w:color="000000"/>
              <w:left w:val="single" w:sz="4" w:space="0" w:color="000000"/>
              <w:bottom w:val="single" w:sz="4" w:space="0" w:color="000000"/>
              <w:right w:val="single" w:sz="4" w:space="0" w:color="000000"/>
            </w:tcBorders>
            <w:hideMark/>
          </w:tcPr>
          <w:p w14:paraId="7530A21C" w14:textId="77777777" w:rsidR="009E25E8" w:rsidRDefault="009E25E8">
            <w:pPr>
              <w:snapToGrid w:val="0"/>
              <w:spacing w:before="60" w:after="60"/>
              <w:jc w:val="center"/>
              <w:rPr>
                <w:ins w:id="1552" w:author="Eivind" w:date="2018-07-12T18:43:00Z"/>
                <w:sz w:val="16"/>
                <w:szCs w:val="16"/>
              </w:rPr>
            </w:pPr>
            <w:ins w:id="1553" w:author="Eivind" w:date="2018-07-12T18:43:00Z">
              <w:r>
                <w:rPr>
                  <w:sz w:val="16"/>
                  <w:szCs w:val="16"/>
                </w:rPr>
                <w:t>-</w:t>
              </w:r>
            </w:ins>
          </w:p>
        </w:tc>
        <w:tc>
          <w:tcPr>
            <w:tcW w:w="2436" w:type="dxa"/>
            <w:tcBorders>
              <w:top w:val="single" w:sz="4" w:space="0" w:color="000000"/>
              <w:left w:val="single" w:sz="4" w:space="0" w:color="000000"/>
              <w:bottom w:val="single" w:sz="4" w:space="0" w:color="000000"/>
              <w:right w:val="single" w:sz="4" w:space="0" w:color="000000"/>
            </w:tcBorders>
            <w:hideMark/>
          </w:tcPr>
          <w:p w14:paraId="65C7FC43" w14:textId="77777777" w:rsidR="009E25E8" w:rsidRDefault="009E25E8">
            <w:pPr>
              <w:snapToGrid w:val="0"/>
              <w:spacing w:before="60" w:after="60"/>
              <w:rPr>
                <w:ins w:id="1554" w:author="Eivind" w:date="2018-07-12T18:43:00Z"/>
                <w:sz w:val="16"/>
                <w:szCs w:val="16"/>
              </w:rPr>
            </w:pPr>
            <w:ins w:id="1555" w:author="Eivind" w:date="2018-07-12T18:43:00Z">
              <w:r>
                <w:rPr>
                  <w:sz w:val="16"/>
                  <w:szCs w:val="16"/>
                </w:rPr>
                <w:t>-</w:t>
              </w:r>
            </w:ins>
          </w:p>
        </w:tc>
        <w:tc>
          <w:tcPr>
            <w:tcW w:w="1987" w:type="dxa"/>
            <w:tcBorders>
              <w:top w:val="single" w:sz="4" w:space="0" w:color="000000"/>
              <w:left w:val="single" w:sz="4" w:space="0" w:color="000000"/>
              <w:bottom w:val="single" w:sz="4" w:space="0" w:color="000000"/>
              <w:right w:val="single" w:sz="4" w:space="0" w:color="000000"/>
            </w:tcBorders>
            <w:hideMark/>
          </w:tcPr>
          <w:p w14:paraId="44258C5A" w14:textId="77777777" w:rsidR="009E25E8" w:rsidRDefault="009E25E8">
            <w:pPr>
              <w:snapToGrid w:val="0"/>
              <w:spacing w:before="60" w:after="60"/>
              <w:rPr>
                <w:ins w:id="1556" w:author="Eivind" w:date="2018-07-12T18:43:00Z"/>
                <w:sz w:val="16"/>
                <w:szCs w:val="16"/>
              </w:rPr>
            </w:pPr>
            <w:ins w:id="1557" w:author="Eivind" w:date="2018-07-12T18:43:00Z">
              <w:r>
                <w:rPr>
                  <w:sz w:val="16"/>
                  <w:szCs w:val="16"/>
                </w:rPr>
                <w:t>-</w:t>
              </w:r>
            </w:ins>
          </w:p>
        </w:tc>
      </w:tr>
      <w:tr w:rsidR="009E25E8" w14:paraId="71595248" w14:textId="77777777" w:rsidTr="00545359">
        <w:trPr>
          <w:trHeight w:val="315"/>
          <w:ins w:id="1558" w:author="Eivind" w:date="2018-07-12T18:43:00Z"/>
        </w:trPr>
        <w:tc>
          <w:tcPr>
            <w:tcW w:w="1080" w:type="dxa"/>
            <w:tcBorders>
              <w:top w:val="single" w:sz="4" w:space="0" w:color="000000"/>
              <w:left w:val="single" w:sz="4" w:space="0" w:color="000000"/>
              <w:bottom w:val="single" w:sz="4" w:space="0" w:color="000000"/>
              <w:right w:val="single" w:sz="4" w:space="0" w:color="000000"/>
            </w:tcBorders>
            <w:hideMark/>
          </w:tcPr>
          <w:p w14:paraId="0AC91DE2" w14:textId="77777777" w:rsidR="009E25E8" w:rsidRDefault="009E25E8">
            <w:pPr>
              <w:snapToGrid w:val="0"/>
              <w:spacing w:before="60" w:after="60"/>
              <w:rPr>
                <w:ins w:id="1559" w:author="Eivind" w:date="2018-07-12T18:43:00Z"/>
                <w:sz w:val="16"/>
                <w:szCs w:val="16"/>
              </w:rPr>
            </w:pPr>
            <w:ins w:id="1560" w:author="Eivind" w:date="2018-07-12T18:43:00Z">
              <w:r>
                <w:rPr>
                  <w:sz w:val="16"/>
                  <w:szCs w:val="16"/>
                </w:rPr>
                <w:t>Attribute</w:t>
              </w:r>
            </w:ins>
          </w:p>
        </w:tc>
        <w:tc>
          <w:tcPr>
            <w:tcW w:w="3060" w:type="dxa"/>
            <w:tcBorders>
              <w:top w:val="single" w:sz="4" w:space="0" w:color="000000"/>
              <w:left w:val="single" w:sz="4" w:space="0" w:color="000000"/>
              <w:bottom w:val="single" w:sz="4" w:space="0" w:color="000000"/>
              <w:right w:val="single" w:sz="4" w:space="0" w:color="000000"/>
            </w:tcBorders>
            <w:hideMark/>
          </w:tcPr>
          <w:p w14:paraId="608C28D0" w14:textId="77777777" w:rsidR="009E25E8" w:rsidRDefault="009E25E8">
            <w:pPr>
              <w:snapToGrid w:val="0"/>
              <w:spacing w:before="60" w:after="60"/>
              <w:rPr>
                <w:ins w:id="1561" w:author="Eivind" w:date="2018-07-12T18:43:00Z"/>
                <w:sz w:val="16"/>
                <w:szCs w:val="16"/>
              </w:rPr>
            </w:pPr>
            <w:ins w:id="1562" w:author="Eivind" w:date="2018-07-12T18:43:00Z">
              <w:r>
                <w:rPr>
                  <w:sz w:val="16"/>
                  <w:szCs w:val="16"/>
                </w:rPr>
                <w:t>identifier</w:t>
              </w:r>
            </w:ins>
          </w:p>
        </w:tc>
        <w:tc>
          <w:tcPr>
            <w:tcW w:w="3420" w:type="dxa"/>
            <w:tcBorders>
              <w:top w:val="single" w:sz="4" w:space="0" w:color="000000"/>
              <w:left w:val="single" w:sz="4" w:space="0" w:color="000000"/>
              <w:bottom w:val="single" w:sz="4" w:space="0" w:color="000000"/>
              <w:right w:val="single" w:sz="4" w:space="0" w:color="000000"/>
            </w:tcBorders>
            <w:hideMark/>
          </w:tcPr>
          <w:p w14:paraId="7C0698DD" w14:textId="77777777" w:rsidR="009E25E8" w:rsidRDefault="009E25E8">
            <w:pPr>
              <w:snapToGrid w:val="0"/>
              <w:spacing w:before="60" w:after="60"/>
              <w:jc w:val="left"/>
              <w:rPr>
                <w:ins w:id="1563" w:author="Eivind" w:date="2018-07-12T18:43:00Z"/>
                <w:sz w:val="16"/>
                <w:szCs w:val="16"/>
                <w:lang w:val="fr-MC"/>
              </w:rPr>
            </w:pPr>
            <w:ins w:id="1564" w:author="Eivind" w:date="2018-07-12T18:43:00Z">
              <w:r>
                <w:rPr>
                  <w:sz w:val="16"/>
                  <w:szCs w:val="16"/>
                  <w:lang w:val="fr-MC"/>
                </w:rPr>
                <w:t>Uniquely identifies this exchange catalogue</w:t>
              </w:r>
            </w:ins>
          </w:p>
        </w:tc>
        <w:tc>
          <w:tcPr>
            <w:tcW w:w="804" w:type="dxa"/>
            <w:tcBorders>
              <w:top w:val="single" w:sz="4" w:space="0" w:color="000000"/>
              <w:left w:val="single" w:sz="4" w:space="0" w:color="000000"/>
              <w:bottom w:val="single" w:sz="4" w:space="0" w:color="000000"/>
              <w:right w:val="single" w:sz="4" w:space="0" w:color="000000"/>
            </w:tcBorders>
            <w:hideMark/>
          </w:tcPr>
          <w:p w14:paraId="2423464E" w14:textId="77777777" w:rsidR="009E25E8" w:rsidRDefault="009E25E8">
            <w:pPr>
              <w:snapToGrid w:val="0"/>
              <w:spacing w:before="60" w:after="60"/>
              <w:jc w:val="center"/>
              <w:rPr>
                <w:ins w:id="1565" w:author="Eivind" w:date="2018-07-12T18:43:00Z"/>
                <w:sz w:val="16"/>
                <w:szCs w:val="16"/>
              </w:rPr>
            </w:pPr>
            <w:ins w:id="1566" w:author="Eivind" w:date="2018-07-12T18:43:00Z">
              <w:r>
                <w:rPr>
                  <w:sz w:val="16"/>
                  <w:szCs w:val="16"/>
                </w:rPr>
                <w:t>1</w:t>
              </w:r>
            </w:ins>
          </w:p>
        </w:tc>
        <w:tc>
          <w:tcPr>
            <w:tcW w:w="2436" w:type="dxa"/>
            <w:tcBorders>
              <w:top w:val="single" w:sz="4" w:space="0" w:color="000000"/>
              <w:left w:val="single" w:sz="4" w:space="0" w:color="000000"/>
              <w:bottom w:val="single" w:sz="4" w:space="0" w:color="000000"/>
              <w:right w:val="single" w:sz="4" w:space="0" w:color="000000"/>
            </w:tcBorders>
            <w:hideMark/>
          </w:tcPr>
          <w:p w14:paraId="784CE717" w14:textId="77777777" w:rsidR="009E25E8" w:rsidRDefault="009E25E8">
            <w:pPr>
              <w:snapToGrid w:val="0"/>
              <w:spacing w:before="60" w:after="60"/>
              <w:rPr>
                <w:ins w:id="1567" w:author="Eivind" w:date="2018-07-12T18:43:00Z"/>
                <w:sz w:val="16"/>
                <w:szCs w:val="16"/>
              </w:rPr>
            </w:pPr>
            <w:ins w:id="1568" w:author="Eivind" w:date="2018-07-12T18:43:00Z">
              <w:r>
                <w:rPr>
                  <w:sz w:val="16"/>
                  <w:szCs w:val="16"/>
                </w:rPr>
                <w:t>S100_CatalogueIdentifier</w:t>
              </w:r>
            </w:ins>
          </w:p>
        </w:tc>
        <w:tc>
          <w:tcPr>
            <w:tcW w:w="1987" w:type="dxa"/>
            <w:tcBorders>
              <w:top w:val="single" w:sz="4" w:space="0" w:color="000000"/>
              <w:left w:val="single" w:sz="4" w:space="0" w:color="000000"/>
              <w:bottom w:val="single" w:sz="4" w:space="0" w:color="000000"/>
              <w:right w:val="single" w:sz="4" w:space="0" w:color="000000"/>
            </w:tcBorders>
          </w:tcPr>
          <w:p w14:paraId="394A4582" w14:textId="77777777" w:rsidR="009E25E8" w:rsidRDefault="009E25E8">
            <w:pPr>
              <w:snapToGrid w:val="0"/>
              <w:spacing w:before="60" w:after="60"/>
              <w:rPr>
                <w:ins w:id="1569" w:author="Eivind" w:date="2018-07-12T18:43:00Z"/>
                <w:sz w:val="16"/>
                <w:szCs w:val="16"/>
              </w:rPr>
            </w:pPr>
          </w:p>
        </w:tc>
      </w:tr>
      <w:tr w:rsidR="009E25E8" w14:paraId="26E6FDEB" w14:textId="77777777" w:rsidTr="00545359">
        <w:trPr>
          <w:trHeight w:val="315"/>
          <w:ins w:id="1570" w:author="Eivind" w:date="2018-07-12T18:43:00Z"/>
        </w:trPr>
        <w:tc>
          <w:tcPr>
            <w:tcW w:w="1080" w:type="dxa"/>
            <w:tcBorders>
              <w:top w:val="single" w:sz="4" w:space="0" w:color="000000"/>
              <w:left w:val="single" w:sz="4" w:space="0" w:color="000000"/>
              <w:bottom w:val="single" w:sz="4" w:space="0" w:color="000000"/>
              <w:right w:val="single" w:sz="4" w:space="0" w:color="000000"/>
            </w:tcBorders>
            <w:hideMark/>
          </w:tcPr>
          <w:p w14:paraId="0AB68DFE" w14:textId="77777777" w:rsidR="009E25E8" w:rsidRDefault="009E25E8">
            <w:pPr>
              <w:snapToGrid w:val="0"/>
              <w:spacing w:before="60" w:after="60"/>
              <w:rPr>
                <w:ins w:id="1571" w:author="Eivind" w:date="2018-07-12T18:43:00Z"/>
                <w:sz w:val="16"/>
                <w:szCs w:val="16"/>
              </w:rPr>
            </w:pPr>
            <w:ins w:id="1572" w:author="Eivind" w:date="2018-07-12T18:43:00Z">
              <w:r>
                <w:rPr>
                  <w:sz w:val="16"/>
                  <w:szCs w:val="16"/>
                </w:rPr>
                <w:t>Attribute</w:t>
              </w:r>
            </w:ins>
          </w:p>
        </w:tc>
        <w:tc>
          <w:tcPr>
            <w:tcW w:w="3060" w:type="dxa"/>
            <w:tcBorders>
              <w:top w:val="single" w:sz="4" w:space="0" w:color="000000"/>
              <w:left w:val="single" w:sz="4" w:space="0" w:color="000000"/>
              <w:bottom w:val="single" w:sz="4" w:space="0" w:color="000000"/>
              <w:right w:val="single" w:sz="4" w:space="0" w:color="000000"/>
            </w:tcBorders>
            <w:hideMark/>
          </w:tcPr>
          <w:p w14:paraId="18720A3D" w14:textId="77777777" w:rsidR="009E25E8" w:rsidRDefault="009E25E8">
            <w:pPr>
              <w:snapToGrid w:val="0"/>
              <w:spacing w:before="60" w:after="60"/>
              <w:rPr>
                <w:ins w:id="1573" w:author="Eivind" w:date="2018-07-12T18:43:00Z"/>
                <w:sz w:val="16"/>
                <w:szCs w:val="16"/>
              </w:rPr>
            </w:pPr>
            <w:ins w:id="1574" w:author="Eivind" w:date="2018-07-12T18:43:00Z">
              <w:r>
                <w:rPr>
                  <w:sz w:val="16"/>
                  <w:szCs w:val="16"/>
                </w:rPr>
                <w:t>contact</w:t>
              </w:r>
            </w:ins>
          </w:p>
        </w:tc>
        <w:tc>
          <w:tcPr>
            <w:tcW w:w="3420" w:type="dxa"/>
            <w:tcBorders>
              <w:top w:val="single" w:sz="4" w:space="0" w:color="000000"/>
              <w:left w:val="single" w:sz="4" w:space="0" w:color="000000"/>
              <w:bottom w:val="single" w:sz="4" w:space="0" w:color="000000"/>
              <w:right w:val="single" w:sz="4" w:space="0" w:color="000000"/>
            </w:tcBorders>
            <w:hideMark/>
          </w:tcPr>
          <w:p w14:paraId="69FF8C24" w14:textId="77777777" w:rsidR="009E25E8" w:rsidRDefault="009E25E8">
            <w:pPr>
              <w:snapToGrid w:val="0"/>
              <w:spacing w:before="60" w:after="60"/>
              <w:jc w:val="left"/>
              <w:rPr>
                <w:ins w:id="1575" w:author="Eivind" w:date="2018-07-12T18:43:00Z"/>
                <w:sz w:val="16"/>
                <w:szCs w:val="16"/>
              </w:rPr>
            </w:pPr>
            <w:ins w:id="1576" w:author="Eivind" w:date="2018-07-12T18:43:00Z">
              <w:r>
                <w:rPr>
                  <w:sz w:val="16"/>
                  <w:szCs w:val="16"/>
                </w:rPr>
                <w:t>Details about the issuer of this exchange catalogue</w:t>
              </w:r>
            </w:ins>
          </w:p>
        </w:tc>
        <w:tc>
          <w:tcPr>
            <w:tcW w:w="804" w:type="dxa"/>
            <w:tcBorders>
              <w:top w:val="single" w:sz="4" w:space="0" w:color="000000"/>
              <w:left w:val="single" w:sz="4" w:space="0" w:color="000000"/>
              <w:bottom w:val="single" w:sz="4" w:space="0" w:color="000000"/>
              <w:right w:val="single" w:sz="4" w:space="0" w:color="000000"/>
            </w:tcBorders>
            <w:hideMark/>
          </w:tcPr>
          <w:p w14:paraId="0BB033F2" w14:textId="77777777" w:rsidR="009E25E8" w:rsidRDefault="009E25E8">
            <w:pPr>
              <w:snapToGrid w:val="0"/>
              <w:spacing w:before="60" w:after="60"/>
              <w:jc w:val="center"/>
              <w:rPr>
                <w:ins w:id="1577" w:author="Eivind" w:date="2018-07-12T18:43:00Z"/>
                <w:sz w:val="16"/>
                <w:szCs w:val="16"/>
              </w:rPr>
            </w:pPr>
            <w:ins w:id="1578" w:author="Eivind" w:date="2018-07-12T18:43:00Z">
              <w:r>
                <w:rPr>
                  <w:sz w:val="16"/>
                  <w:szCs w:val="16"/>
                </w:rPr>
                <w:t>1</w:t>
              </w:r>
            </w:ins>
          </w:p>
        </w:tc>
        <w:tc>
          <w:tcPr>
            <w:tcW w:w="2436" w:type="dxa"/>
            <w:tcBorders>
              <w:top w:val="single" w:sz="4" w:space="0" w:color="000000"/>
              <w:left w:val="single" w:sz="4" w:space="0" w:color="000000"/>
              <w:bottom w:val="single" w:sz="4" w:space="0" w:color="000000"/>
              <w:right w:val="single" w:sz="4" w:space="0" w:color="000000"/>
            </w:tcBorders>
            <w:hideMark/>
          </w:tcPr>
          <w:p w14:paraId="01C58FDA" w14:textId="77777777" w:rsidR="009E25E8" w:rsidRDefault="009E25E8">
            <w:pPr>
              <w:snapToGrid w:val="0"/>
              <w:spacing w:before="60" w:after="60"/>
              <w:rPr>
                <w:ins w:id="1579" w:author="Eivind" w:date="2018-07-12T18:43:00Z"/>
                <w:sz w:val="16"/>
                <w:szCs w:val="16"/>
              </w:rPr>
            </w:pPr>
            <w:ins w:id="1580" w:author="Eivind" w:date="2018-07-12T18:43:00Z">
              <w:r>
                <w:rPr>
                  <w:sz w:val="16"/>
                  <w:szCs w:val="16"/>
                </w:rPr>
                <w:t>S100_CataloguePointOfContact</w:t>
              </w:r>
            </w:ins>
          </w:p>
        </w:tc>
        <w:tc>
          <w:tcPr>
            <w:tcW w:w="1987" w:type="dxa"/>
            <w:tcBorders>
              <w:top w:val="single" w:sz="4" w:space="0" w:color="000000"/>
              <w:left w:val="single" w:sz="4" w:space="0" w:color="000000"/>
              <w:bottom w:val="single" w:sz="4" w:space="0" w:color="000000"/>
              <w:right w:val="single" w:sz="4" w:space="0" w:color="000000"/>
            </w:tcBorders>
          </w:tcPr>
          <w:p w14:paraId="132C55DF" w14:textId="77777777" w:rsidR="009E25E8" w:rsidRDefault="009E25E8">
            <w:pPr>
              <w:snapToGrid w:val="0"/>
              <w:spacing w:before="60" w:after="60"/>
              <w:rPr>
                <w:ins w:id="1581" w:author="Eivind" w:date="2018-07-12T18:43:00Z"/>
                <w:sz w:val="16"/>
                <w:szCs w:val="16"/>
              </w:rPr>
            </w:pPr>
          </w:p>
        </w:tc>
      </w:tr>
      <w:tr w:rsidR="009E25E8" w14:paraId="7DB30023" w14:textId="77777777" w:rsidTr="00545359">
        <w:trPr>
          <w:trHeight w:val="495"/>
          <w:ins w:id="1582" w:author="Eivind" w:date="2018-07-12T18:43:00Z"/>
        </w:trPr>
        <w:tc>
          <w:tcPr>
            <w:tcW w:w="1080" w:type="dxa"/>
            <w:tcBorders>
              <w:top w:val="single" w:sz="4" w:space="0" w:color="000000"/>
              <w:left w:val="single" w:sz="4" w:space="0" w:color="000000"/>
              <w:bottom w:val="single" w:sz="4" w:space="0" w:color="000000"/>
              <w:right w:val="single" w:sz="4" w:space="0" w:color="000000"/>
            </w:tcBorders>
            <w:hideMark/>
          </w:tcPr>
          <w:p w14:paraId="06A7E9CE" w14:textId="77777777" w:rsidR="009E25E8" w:rsidRDefault="009E25E8">
            <w:pPr>
              <w:snapToGrid w:val="0"/>
              <w:spacing w:before="60" w:after="60"/>
              <w:rPr>
                <w:ins w:id="1583" w:author="Eivind" w:date="2018-07-12T18:43:00Z"/>
                <w:sz w:val="16"/>
                <w:szCs w:val="16"/>
              </w:rPr>
            </w:pPr>
            <w:ins w:id="1584" w:author="Eivind" w:date="2018-07-12T18:43:00Z">
              <w:r>
                <w:rPr>
                  <w:sz w:val="16"/>
                  <w:szCs w:val="16"/>
                </w:rPr>
                <w:t>Attribute</w:t>
              </w:r>
            </w:ins>
          </w:p>
        </w:tc>
        <w:tc>
          <w:tcPr>
            <w:tcW w:w="3060" w:type="dxa"/>
            <w:tcBorders>
              <w:top w:val="single" w:sz="4" w:space="0" w:color="000000"/>
              <w:left w:val="single" w:sz="4" w:space="0" w:color="000000"/>
              <w:bottom w:val="single" w:sz="4" w:space="0" w:color="000000"/>
              <w:right w:val="single" w:sz="4" w:space="0" w:color="000000"/>
            </w:tcBorders>
            <w:hideMark/>
          </w:tcPr>
          <w:p w14:paraId="72C1379C" w14:textId="77777777" w:rsidR="009E25E8" w:rsidRDefault="009E25E8">
            <w:pPr>
              <w:snapToGrid w:val="0"/>
              <w:spacing w:before="60" w:after="60"/>
              <w:rPr>
                <w:ins w:id="1585" w:author="Eivind" w:date="2018-07-12T18:43:00Z"/>
                <w:sz w:val="16"/>
                <w:szCs w:val="16"/>
              </w:rPr>
            </w:pPr>
            <w:ins w:id="1586" w:author="Eivind" w:date="2018-07-12T18:43:00Z">
              <w:r>
                <w:rPr>
                  <w:sz w:val="16"/>
                  <w:szCs w:val="16"/>
                </w:rPr>
                <w:t>productSpecification</w:t>
              </w:r>
            </w:ins>
          </w:p>
        </w:tc>
        <w:tc>
          <w:tcPr>
            <w:tcW w:w="3420" w:type="dxa"/>
            <w:tcBorders>
              <w:top w:val="single" w:sz="4" w:space="0" w:color="000000"/>
              <w:left w:val="single" w:sz="4" w:space="0" w:color="000000"/>
              <w:bottom w:val="single" w:sz="4" w:space="0" w:color="000000"/>
              <w:right w:val="single" w:sz="4" w:space="0" w:color="000000"/>
            </w:tcBorders>
            <w:hideMark/>
          </w:tcPr>
          <w:p w14:paraId="797F4937" w14:textId="77777777" w:rsidR="009E25E8" w:rsidRDefault="009E25E8">
            <w:pPr>
              <w:snapToGrid w:val="0"/>
              <w:spacing w:before="60" w:after="60"/>
              <w:jc w:val="left"/>
              <w:rPr>
                <w:ins w:id="1587" w:author="Eivind" w:date="2018-07-12T18:43:00Z"/>
                <w:sz w:val="16"/>
                <w:szCs w:val="16"/>
              </w:rPr>
            </w:pPr>
            <w:ins w:id="1588" w:author="Eivind" w:date="2018-07-12T18:43:00Z">
              <w:r>
                <w:rPr>
                  <w:sz w:val="16"/>
                  <w:szCs w:val="16"/>
                </w:rPr>
                <w:t>Details about the product specifications used for the datasets contained in the exchange catalogue</w:t>
              </w:r>
            </w:ins>
          </w:p>
        </w:tc>
        <w:tc>
          <w:tcPr>
            <w:tcW w:w="804" w:type="dxa"/>
            <w:tcBorders>
              <w:top w:val="single" w:sz="4" w:space="0" w:color="000000"/>
              <w:left w:val="single" w:sz="4" w:space="0" w:color="000000"/>
              <w:bottom w:val="single" w:sz="4" w:space="0" w:color="000000"/>
              <w:right w:val="single" w:sz="4" w:space="0" w:color="000000"/>
            </w:tcBorders>
            <w:hideMark/>
          </w:tcPr>
          <w:p w14:paraId="2328B267" w14:textId="77777777" w:rsidR="009E25E8" w:rsidRDefault="009E25E8">
            <w:pPr>
              <w:snapToGrid w:val="0"/>
              <w:spacing w:before="60" w:after="60"/>
              <w:jc w:val="center"/>
              <w:rPr>
                <w:ins w:id="1589" w:author="Eivind" w:date="2018-07-12T18:43:00Z"/>
                <w:sz w:val="16"/>
                <w:szCs w:val="16"/>
              </w:rPr>
            </w:pPr>
            <w:ins w:id="1590" w:author="Eivind" w:date="2018-07-12T18:43:00Z">
              <w:r>
                <w:rPr>
                  <w:sz w:val="16"/>
                  <w:szCs w:val="16"/>
                </w:rPr>
                <w:t>0..1</w:t>
              </w:r>
            </w:ins>
          </w:p>
        </w:tc>
        <w:tc>
          <w:tcPr>
            <w:tcW w:w="2436" w:type="dxa"/>
            <w:tcBorders>
              <w:top w:val="single" w:sz="4" w:space="0" w:color="000000"/>
              <w:left w:val="single" w:sz="4" w:space="0" w:color="000000"/>
              <w:bottom w:val="single" w:sz="4" w:space="0" w:color="000000"/>
              <w:right w:val="single" w:sz="4" w:space="0" w:color="000000"/>
            </w:tcBorders>
            <w:hideMark/>
          </w:tcPr>
          <w:p w14:paraId="6B50D0CA" w14:textId="77777777" w:rsidR="009E25E8" w:rsidRDefault="009E25E8">
            <w:pPr>
              <w:snapToGrid w:val="0"/>
              <w:spacing w:before="60" w:after="60"/>
              <w:rPr>
                <w:ins w:id="1591" w:author="Eivind" w:date="2018-07-12T18:43:00Z"/>
                <w:sz w:val="16"/>
                <w:szCs w:val="16"/>
              </w:rPr>
            </w:pPr>
            <w:ins w:id="1592" w:author="Eivind" w:date="2018-07-12T18:43:00Z">
              <w:r>
                <w:rPr>
                  <w:sz w:val="16"/>
                  <w:szCs w:val="16"/>
                </w:rPr>
                <w:t>S100_ProductSpecification</w:t>
              </w:r>
            </w:ins>
          </w:p>
        </w:tc>
        <w:tc>
          <w:tcPr>
            <w:tcW w:w="1987" w:type="dxa"/>
            <w:tcBorders>
              <w:top w:val="single" w:sz="4" w:space="0" w:color="000000"/>
              <w:left w:val="single" w:sz="4" w:space="0" w:color="000000"/>
              <w:bottom w:val="single" w:sz="4" w:space="0" w:color="000000"/>
              <w:right w:val="single" w:sz="4" w:space="0" w:color="000000"/>
            </w:tcBorders>
            <w:hideMark/>
          </w:tcPr>
          <w:p w14:paraId="1666B824" w14:textId="77777777" w:rsidR="009E25E8" w:rsidRDefault="009E25E8">
            <w:pPr>
              <w:snapToGrid w:val="0"/>
              <w:spacing w:before="60" w:after="60"/>
              <w:rPr>
                <w:ins w:id="1593" w:author="Eivind" w:date="2018-07-12T18:43:00Z"/>
                <w:sz w:val="16"/>
                <w:szCs w:val="16"/>
              </w:rPr>
            </w:pPr>
            <w:ins w:id="1594" w:author="Eivind" w:date="2018-07-12T18:43:00Z">
              <w:r>
                <w:rPr>
                  <w:sz w:val="16"/>
                  <w:szCs w:val="16"/>
                </w:rPr>
                <w:t>Conditional on all the datasets using the same product specification</w:t>
              </w:r>
            </w:ins>
          </w:p>
        </w:tc>
      </w:tr>
      <w:tr w:rsidR="009E25E8" w14:paraId="7AFB6146" w14:textId="77777777" w:rsidTr="00545359">
        <w:trPr>
          <w:ins w:id="1595" w:author="Eivind" w:date="2018-07-12T18:43:00Z"/>
        </w:trPr>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14:paraId="57192E5B" w14:textId="77777777" w:rsidR="009E25E8" w:rsidRDefault="009E25E8">
            <w:pPr>
              <w:snapToGrid w:val="0"/>
              <w:spacing w:before="60" w:after="60"/>
              <w:rPr>
                <w:ins w:id="1596" w:author="Eivind" w:date="2018-07-12T18:43:00Z"/>
                <w:sz w:val="16"/>
                <w:szCs w:val="16"/>
              </w:rPr>
            </w:pPr>
            <w:ins w:id="1597" w:author="Eivind" w:date="2018-07-12T18:43:00Z">
              <w:r>
                <w:rPr>
                  <w:sz w:val="16"/>
                  <w:szCs w:val="16"/>
                </w:rPr>
                <w:t>Attribute</w:t>
              </w:r>
            </w:ins>
          </w:p>
        </w:tc>
        <w:tc>
          <w:tcPr>
            <w:tcW w:w="3060" w:type="dxa"/>
            <w:tcBorders>
              <w:top w:val="single" w:sz="4" w:space="0" w:color="000000"/>
              <w:left w:val="single" w:sz="4" w:space="0" w:color="000000"/>
              <w:bottom w:val="single" w:sz="4" w:space="0" w:color="000000"/>
              <w:right w:val="single" w:sz="4" w:space="0" w:color="000000"/>
            </w:tcBorders>
            <w:shd w:val="clear" w:color="auto" w:fill="FFFFFF"/>
            <w:hideMark/>
          </w:tcPr>
          <w:p w14:paraId="7C144BC5" w14:textId="77777777" w:rsidR="009E25E8" w:rsidRDefault="009E25E8">
            <w:pPr>
              <w:snapToGrid w:val="0"/>
              <w:spacing w:before="60" w:after="60"/>
              <w:rPr>
                <w:ins w:id="1598" w:author="Eivind" w:date="2018-07-12T18:43:00Z"/>
                <w:rFonts w:cs="Arial"/>
                <w:sz w:val="16"/>
                <w:szCs w:val="16"/>
                <w:lang w:val="de-DE"/>
              </w:rPr>
            </w:pPr>
            <w:ins w:id="1599" w:author="Eivind" w:date="2018-07-12T18:43:00Z">
              <w:r>
                <w:rPr>
                  <w:rFonts w:cs="Arial"/>
                  <w:sz w:val="16"/>
                  <w:szCs w:val="16"/>
                </w:rPr>
                <w:t>metadataLanguage</w:t>
              </w:r>
            </w:ins>
          </w:p>
        </w:tc>
        <w:tc>
          <w:tcPr>
            <w:tcW w:w="3420" w:type="dxa"/>
            <w:tcBorders>
              <w:top w:val="single" w:sz="4" w:space="0" w:color="000000"/>
              <w:left w:val="single" w:sz="4" w:space="0" w:color="000000"/>
              <w:bottom w:val="single" w:sz="4" w:space="0" w:color="000000"/>
              <w:right w:val="single" w:sz="4" w:space="0" w:color="000000"/>
            </w:tcBorders>
            <w:shd w:val="clear" w:color="auto" w:fill="FFFFFF"/>
            <w:hideMark/>
          </w:tcPr>
          <w:p w14:paraId="31ABC84B" w14:textId="77777777" w:rsidR="009E25E8" w:rsidRDefault="009E25E8">
            <w:pPr>
              <w:snapToGrid w:val="0"/>
              <w:spacing w:before="60" w:after="60"/>
              <w:jc w:val="left"/>
              <w:rPr>
                <w:ins w:id="1600" w:author="Eivind" w:date="2018-07-12T18:43:00Z"/>
                <w:rFonts w:cs="Arial"/>
                <w:sz w:val="16"/>
                <w:szCs w:val="16"/>
              </w:rPr>
            </w:pPr>
            <w:ins w:id="1601" w:author="Eivind" w:date="2018-07-12T18:43:00Z">
              <w:r>
                <w:rPr>
                  <w:rFonts w:cs="Arial"/>
                  <w:sz w:val="16"/>
                  <w:szCs w:val="16"/>
                </w:rPr>
                <w:t>Details about the Language</w:t>
              </w:r>
            </w:ins>
          </w:p>
        </w:tc>
        <w:tc>
          <w:tcPr>
            <w:tcW w:w="804" w:type="dxa"/>
            <w:tcBorders>
              <w:top w:val="single" w:sz="4" w:space="0" w:color="000000"/>
              <w:left w:val="single" w:sz="4" w:space="0" w:color="000000"/>
              <w:bottom w:val="single" w:sz="4" w:space="0" w:color="000000"/>
              <w:right w:val="single" w:sz="4" w:space="0" w:color="000000"/>
            </w:tcBorders>
            <w:shd w:val="clear" w:color="auto" w:fill="FFFFFF"/>
            <w:hideMark/>
          </w:tcPr>
          <w:p w14:paraId="262FA550" w14:textId="77777777" w:rsidR="009E25E8" w:rsidRDefault="009E25E8">
            <w:pPr>
              <w:snapToGrid w:val="0"/>
              <w:spacing w:before="60" w:after="60"/>
              <w:jc w:val="center"/>
              <w:rPr>
                <w:ins w:id="1602" w:author="Eivind" w:date="2018-07-12T18:43:00Z"/>
                <w:rFonts w:cs="Arial"/>
                <w:sz w:val="16"/>
                <w:szCs w:val="16"/>
              </w:rPr>
            </w:pPr>
            <w:ins w:id="1603" w:author="Eivind" w:date="2018-07-12T18:43:00Z">
              <w:r>
                <w:rPr>
                  <w:rFonts w:cs="Arial"/>
                  <w:sz w:val="16"/>
                  <w:szCs w:val="16"/>
                </w:rPr>
                <w:t>1</w:t>
              </w:r>
            </w:ins>
          </w:p>
        </w:tc>
        <w:tc>
          <w:tcPr>
            <w:tcW w:w="2436" w:type="dxa"/>
            <w:tcBorders>
              <w:top w:val="single" w:sz="4" w:space="0" w:color="000000"/>
              <w:left w:val="single" w:sz="4" w:space="0" w:color="000000"/>
              <w:bottom w:val="single" w:sz="4" w:space="0" w:color="000000"/>
              <w:right w:val="single" w:sz="4" w:space="0" w:color="000000"/>
            </w:tcBorders>
            <w:shd w:val="clear" w:color="auto" w:fill="FFFFFF"/>
            <w:hideMark/>
          </w:tcPr>
          <w:p w14:paraId="0CE5AD28" w14:textId="77777777" w:rsidR="009E25E8" w:rsidRDefault="009E25E8">
            <w:pPr>
              <w:snapToGrid w:val="0"/>
              <w:spacing w:before="60" w:after="60"/>
              <w:rPr>
                <w:ins w:id="1604" w:author="Eivind" w:date="2018-07-12T18:43:00Z"/>
                <w:rFonts w:cs="Arial"/>
                <w:sz w:val="16"/>
                <w:szCs w:val="16"/>
              </w:rPr>
            </w:pPr>
            <w:ins w:id="1605" w:author="Eivind" w:date="2018-07-12T18:43:00Z">
              <w:r>
                <w:rPr>
                  <w:rFonts w:cs="Arial"/>
                  <w:sz w:val="16"/>
                  <w:szCs w:val="16"/>
                </w:rPr>
                <w:t>CharacterString</w:t>
              </w:r>
            </w:ins>
          </w:p>
        </w:tc>
        <w:tc>
          <w:tcPr>
            <w:tcW w:w="1987" w:type="dxa"/>
            <w:tcBorders>
              <w:top w:val="single" w:sz="4" w:space="0" w:color="000000"/>
              <w:left w:val="single" w:sz="4" w:space="0" w:color="000000"/>
              <w:bottom w:val="single" w:sz="4" w:space="0" w:color="000000"/>
              <w:right w:val="single" w:sz="4" w:space="0" w:color="000000"/>
            </w:tcBorders>
            <w:shd w:val="clear" w:color="auto" w:fill="FFFFFF"/>
          </w:tcPr>
          <w:p w14:paraId="623088C2" w14:textId="77777777" w:rsidR="009E25E8" w:rsidRDefault="009E25E8">
            <w:pPr>
              <w:snapToGrid w:val="0"/>
              <w:spacing w:before="60" w:after="60"/>
              <w:rPr>
                <w:ins w:id="1606" w:author="Eivind" w:date="2018-07-12T18:43:00Z"/>
                <w:sz w:val="16"/>
                <w:szCs w:val="16"/>
              </w:rPr>
            </w:pPr>
          </w:p>
        </w:tc>
      </w:tr>
      <w:tr w:rsidR="009E25E8" w14:paraId="29A9D610" w14:textId="77777777" w:rsidTr="00545359">
        <w:trPr>
          <w:trHeight w:val="495"/>
          <w:ins w:id="1607" w:author="Eivind" w:date="2018-07-12T18:43:00Z"/>
        </w:trPr>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14:paraId="18CFC2BA" w14:textId="77777777" w:rsidR="009E25E8" w:rsidRDefault="009E25E8">
            <w:pPr>
              <w:snapToGrid w:val="0"/>
              <w:spacing w:before="60" w:after="60"/>
              <w:rPr>
                <w:ins w:id="1608" w:author="Eivind" w:date="2018-07-12T18:43:00Z"/>
                <w:sz w:val="16"/>
                <w:szCs w:val="16"/>
              </w:rPr>
            </w:pPr>
            <w:ins w:id="1609" w:author="Eivind" w:date="2018-07-12T18:43:00Z">
              <w:r>
                <w:rPr>
                  <w:sz w:val="16"/>
                  <w:szCs w:val="16"/>
                </w:rPr>
                <w:t>Attribute</w:t>
              </w:r>
            </w:ins>
          </w:p>
        </w:tc>
        <w:tc>
          <w:tcPr>
            <w:tcW w:w="3060" w:type="dxa"/>
            <w:tcBorders>
              <w:top w:val="single" w:sz="4" w:space="0" w:color="000000"/>
              <w:left w:val="single" w:sz="4" w:space="0" w:color="000000"/>
              <w:bottom w:val="single" w:sz="4" w:space="0" w:color="000000"/>
              <w:right w:val="single" w:sz="4" w:space="0" w:color="000000"/>
            </w:tcBorders>
            <w:shd w:val="clear" w:color="auto" w:fill="FFFFFF"/>
            <w:hideMark/>
          </w:tcPr>
          <w:p w14:paraId="756E1CA1" w14:textId="77777777" w:rsidR="009E25E8" w:rsidRDefault="009E25E8">
            <w:pPr>
              <w:snapToGrid w:val="0"/>
              <w:spacing w:before="60" w:after="60"/>
              <w:rPr>
                <w:ins w:id="1610" w:author="Eivind" w:date="2018-07-12T18:43:00Z"/>
                <w:sz w:val="16"/>
                <w:szCs w:val="16"/>
              </w:rPr>
            </w:pPr>
            <w:ins w:id="1611" w:author="Eivind" w:date="2018-07-12T18:43:00Z">
              <w:r>
                <w:rPr>
                  <w:rFonts w:cs="Arial"/>
                  <w:sz w:val="16"/>
                  <w:szCs w:val="16"/>
                </w:rPr>
                <w:t>exchangeCatalogueName</w:t>
              </w:r>
            </w:ins>
          </w:p>
        </w:tc>
        <w:tc>
          <w:tcPr>
            <w:tcW w:w="3420" w:type="dxa"/>
            <w:tcBorders>
              <w:top w:val="single" w:sz="4" w:space="0" w:color="000000"/>
              <w:left w:val="single" w:sz="4" w:space="0" w:color="000000"/>
              <w:bottom w:val="single" w:sz="4" w:space="0" w:color="000000"/>
              <w:right w:val="single" w:sz="4" w:space="0" w:color="000000"/>
            </w:tcBorders>
            <w:shd w:val="clear" w:color="auto" w:fill="FFFFFF"/>
            <w:hideMark/>
          </w:tcPr>
          <w:p w14:paraId="1C4D3C22" w14:textId="77777777" w:rsidR="009E25E8" w:rsidRDefault="009E25E8">
            <w:pPr>
              <w:snapToGrid w:val="0"/>
              <w:spacing w:before="60" w:after="60"/>
              <w:jc w:val="left"/>
              <w:rPr>
                <w:ins w:id="1612" w:author="Eivind" w:date="2018-07-12T18:43:00Z"/>
                <w:sz w:val="16"/>
                <w:szCs w:val="16"/>
              </w:rPr>
            </w:pPr>
            <w:ins w:id="1613" w:author="Eivind" w:date="2018-07-12T18:43:00Z">
              <w:r>
                <w:rPr>
                  <w:rFonts w:cs="Arial"/>
                  <w:sz w:val="16"/>
                  <w:szCs w:val="16"/>
                </w:rPr>
                <w:t>Catalogue filename</w:t>
              </w:r>
            </w:ins>
          </w:p>
        </w:tc>
        <w:tc>
          <w:tcPr>
            <w:tcW w:w="804" w:type="dxa"/>
            <w:tcBorders>
              <w:top w:val="single" w:sz="4" w:space="0" w:color="000000"/>
              <w:left w:val="single" w:sz="4" w:space="0" w:color="000000"/>
              <w:bottom w:val="single" w:sz="4" w:space="0" w:color="000000"/>
              <w:right w:val="single" w:sz="4" w:space="0" w:color="000000"/>
            </w:tcBorders>
            <w:shd w:val="clear" w:color="auto" w:fill="FFFFFF"/>
            <w:hideMark/>
          </w:tcPr>
          <w:p w14:paraId="5A08B0B4" w14:textId="77777777" w:rsidR="009E25E8" w:rsidRDefault="009E25E8">
            <w:pPr>
              <w:snapToGrid w:val="0"/>
              <w:spacing w:before="60" w:after="60"/>
              <w:jc w:val="center"/>
              <w:rPr>
                <w:ins w:id="1614" w:author="Eivind" w:date="2018-07-12T18:43:00Z"/>
                <w:sz w:val="16"/>
                <w:szCs w:val="16"/>
              </w:rPr>
            </w:pPr>
            <w:ins w:id="1615" w:author="Eivind" w:date="2018-07-12T18:43:00Z">
              <w:r>
                <w:rPr>
                  <w:rFonts w:cs="Arial"/>
                  <w:sz w:val="16"/>
                  <w:szCs w:val="16"/>
                </w:rPr>
                <w:t>1</w:t>
              </w:r>
            </w:ins>
          </w:p>
        </w:tc>
        <w:tc>
          <w:tcPr>
            <w:tcW w:w="2436" w:type="dxa"/>
            <w:tcBorders>
              <w:top w:val="single" w:sz="4" w:space="0" w:color="000000"/>
              <w:left w:val="single" w:sz="4" w:space="0" w:color="000000"/>
              <w:bottom w:val="single" w:sz="4" w:space="0" w:color="000000"/>
              <w:right w:val="single" w:sz="4" w:space="0" w:color="000000"/>
            </w:tcBorders>
            <w:shd w:val="clear" w:color="auto" w:fill="FFFFFF"/>
            <w:hideMark/>
          </w:tcPr>
          <w:p w14:paraId="1A6FC6C1" w14:textId="77777777" w:rsidR="009E25E8" w:rsidRDefault="009E25E8">
            <w:pPr>
              <w:snapToGrid w:val="0"/>
              <w:spacing w:before="60" w:after="60"/>
              <w:rPr>
                <w:ins w:id="1616" w:author="Eivind" w:date="2018-07-12T18:43:00Z"/>
                <w:sz w:val="16"/>
                <w:szCs w:val="16"/>
              </w:rPr>
            </w:pPr>
            <w:ins w:id="1617" w:author="Eivind" w:date="2018-07-12T18:43:00Z">
              <w:r>
                <w:rPr>
                  <w:rFonts w:cs="Arial"/>
                  <w:sz w:val="16"/>
                  <w:szCs w:val="16"/>
                </w:rPr>
                <w:t>CharacterString</w:t>
              </w:r>
            </w:ins>
          </w:p>
        </w:tc>
        <w:tc>
          <w:tcPr>
            <w:tcW w:w="1987" w:type="dxa"/>
            <w:tcBorders>
              <w:top w:val="single" w:sz="4" w:space="0" w:color="000000"/>
              <w:left w:val="single" w:sz="4" w:space="0" w:color="000000"/>
              <w:bottom w:val="single" w:sz="4" w:space="0" w:color="000000"/>
              <w:right w:val="single" w:sz="4" w:space="0" w:color="000000"/>
            </w:tcBorders>
            <w:shd w:val="clear" w:color="auto" w:fill="FFFFFF"/>
            <w:hideMark/>
          </w:tcPr>
          <w:p w14:paraId="4D289A07" w14:textId="0BB8216E" w:rsidR="009E25E8" w:rsidRDefault="007E2C34">
            <w:pPr>
              <w:snapToGrid w:val="0"/>
              <w:spacing w:before="60" w:after="60"/>
              <w:rPr>
                <w:ins w:id="1618" w:author="Eivind" w:date="2018-07-12T18:43:00Z"/>
                <w:sz w:val="16"/>
                <w:szCs w:val="16"/>
              </w:rPr>
            </w:pPr>
            <w:ins w:id="1619" w:author="Eivind" w:date="2018-07-19T19:47:00Z">
              <w:r>
                <w:rPr>
                  <w:sz w:val="16"/>
                  <w:szCs w:val="16"/>
                </w:rPr>
                <w:t>CATALOG.XML</w:t>
              </w:r>
            </w:ins>
          </w:p>
        </w:tc>
      </w:tr>
      <w:tr w:rsidR="009E25E8" w14:paraId="2CAE1382" w14:textId="77777777" w:rsidTr="00545359">
        <w:trPr>
          <w:trHeight w:val="495"/>
          <w:ins w:id="1620" w:author="Eivind" w:date="2018-07-12T18:43:00Z"/>
        </w:trPr>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14:paraId="7385DD48" w14:textId="77777777" w:rsidR="009E25E8" w:rsidRDefault="009E25E8">
            <w:pPr>
              <w:snapToGrid w:val="0"/>
              <w:spacing w:before="60" w:after="60"/>
              <w:rPr>
                <w:ins w:id="1621" w:author="Eivind" w:date="2018-07-12T18:43:00Z"/>
                <w:sz w:val="16"/>
                <w:szCs w:val="16"/>
              </w:rPr>
            </w:pPr>
            <w:ins w:id="1622" w:author="Eivind" w:date="2018-07-12T18:43:00Z">
              <w:r>
                <w:rPr>
                  <w:sz w:val="16"/>
                  <w:szCs w:val="16"/>
                </w:rPr>
                <w:t>Attribute</w:t>
              </w:r>
            </w:ins>
          </w:p>
        </w:tc>
        <w:tc>
          <w:tcPr>
            <w:tcW w:w="3060" w:type="dxa"/>
            <w:tcBorders>
              <w:top w:val="single" w:sz="4" w:space="0" w:color="000000"/>
              <w:left w:val="single" w:sz="4" w:space="0" w:color="000000"/>
              <w:bottom w:val="single" w:sz="4" w:space="0" w:color="000000"/>
              <w:right w:val="single" w:sz="4" w:space="0" w:color="000000"/>
            </w:tcBorders>
            <w:shd w:val="clear" w:color="auto" w:fill="FFFFFF"/>
            <w:hideMark/>
          </w:tcPr>
          <w:p w14:paraId="7186F935" w14:textId="77777777" w:rsidR="009E25E8" w:rsidRDefault="009E25E8">
            <w:pPr>
              <w:snapToGrid w:val="0"/>
              <w:spacing w:before="60" w:after="60"/>
              <w:rPr>
                <w:ins w:id="1623" w:author="Eivind" w:date="2018-07-12T18:43:00Z"/>
                <w:sz w:val="16"/>
                <w:szCs w:val="16"/>
              </w:rPr>
            </w:pPr>
            <w:ins w:id="1624" w:author="Eivind" w:date="2018-07-12T18:43:00Z">
              <w:r>
                <w:rPr>
                  <w:rFonts w:cs="Arial"/>
                  <w:sz w:val="16"/>
                  <w:szCs w:val="16"/>
                </w:rPr>
                <w:t>exchangeCatalogueDescription</w:t>
              </w:r>
            </w:ins>
          </w:p>
        </w:tc>
        <w:tc>
          <w:tcPr>
            <w:tcW w:w="3420" w:type="dxa"/>
            <w:tcBorders>
              <w:top w:val="single" w:sz="4" w:space="0" w:color="000000"/>
              <w:left w:val="single" w:sz="4" w:space="0" w:color="000000"/>
              <w:bottom w:val="single" w:sz="4" w:space="0" w:color="000000"/>
              <w:right w:val="single" w:sz="4" w:space="0" w:color="000000"/>
            </w:tcBorders>
            <w:shd w:val="clear" w:color="auto" w:fill="FFFFFF"/>
          </w:tcPr>
          <w:p w14:paraId="62134F60" w14:textId="77777777" w:rsidR="009E25E8" w:rsidRDefault="009E25E8">
            <w:pPr>
              <w:spacing w:before="60" w:after="60"/>
              <w:jc w:val="left"/>
              <w:rPr>
                <w:ins w:id="1625" w:author="Eivind" w:date="2018-07-12T18:43:00Z"/>
                <w:rFonts w:cs="Arial"/>
                <w:sz w:val="16"/>
                <w:szCs w:val="16"/>
                <w:lang w:val="de-DE"/>
              </w:rPr>
            </w:pPr>
            <w:ins w:id="1626" w:author="Eivind" w:date="2018-07-12T18:43:00Z">
              <w:r>
                <w:rPr>
                  <w:rFonts w:cs="Arial"/>
                  <w:sz w:val="16"/>
                  <w:szCs w:val="16"/>
                </w:rPr>
                <w:t>Description of what the exchange catalogue contains</w:t>
              </w:r>
            </w:ins>
          </w:p>
          <w:p w14:paraId="19D91016" w14:textId="77777777" w:rsidR="009E25E8" w:rsidRDefault="009E25E8">
            <w:pPr>
              <w:snapToGrid w:val="0"/>
              <w:spacing w:before="60" w:after="60"/>
              <w:jc w:val="left"/>
              <w:rPr>
                <w:ins w:id="1627" w:author="Eivind" w:date="2018-07-12T18:43:00Z"/>
                <w:sz w:val="16"/>
                <w:szCs w:val="16"/>
              </w:rPr>
            </w:pPr>
          </w:p>
        </w:tc>
        <w:tc>
          <w:tcPr>
            <w:tcW w:w="804" w:type="dxa"/>
            <w:tcBorders>
              <w:top w:val="single" w:sz="4" w:space="0" w:color="000000"/>
              <w:left w:val="single" w:sz="4" w:space="0" w:color="000000"/>
              <w:bottom w:val="single" w:sz="4" w:space="0" w:color="000000"/>
              <w:right w:val="single" w:sz="4" w:space="0" w:color="000000"/>
            </w:tcBorders>
            <w:shd w:val="clear" w:color="auto" w:fill="FFFFFF"/>
            <w:hideMark/>
          </w:tcPr>
          <w:p w14:paraId="374AD949" w14:textId="77777777" w:rsidR="009E25E8" w:rsidRDefault="009E25E8">
            <w:pPr>
              <w:snapToGrid w:val="0"/>
              <w:spacing w:before="60" w:after="60"/>
              <w:jc w:val="center"/>
              <w:rPr>
                <w:ins w:id="1628" w:author="Eivind" w:date="2018-07-12T18:43:00Z"/>
                <w:sz w:val="16"/>
                <w:szCs w:val="16"/>
              </w:rPr>
            </w:pPr>
            <w:ins w:id="1629" w:author="Eivind" w:date="2018-07-12T18:43:00Z">
              <w:r>
                <w:rPr>
                  <w:rFonts w:cs="Arial"/>
                  <w:sz w:val="16"/>
                  <w:szCs w:val="16"/>
                </w:rPr>
                <w:t>1</w:t>
              </w:r>
            </w:ins>
          </w:p>
        </w:tc>
        <w:tc>
          <w:tcPr>
            <w:tcW w:w="2436" w:type="dxa"/>
            <w:tcBorders>
              <w:top w:val="single" w:sz="4" w:space="0" w:color="000000"/>
              <w:left w:val="single" w:sz="4" w:space="0" w:color="000000"/>
              <w:bottom w:val="single" w:sz="4" w:space="0" w:color="000000"/>
              <w:right w:val="single" w:sz="4" w:space="0" w:color="000000"/>
            </w:tcBorders>
            <w:shd w:val="clear" w:color="auto" w:fill="FFFFFF"/>
            <w:hideMark/>
          </w:tcPr>
          <w:p w14:paraId="4D7E8F53" w14:textId="77777777" w:rsidR="009E25E8" w:rsidRDefault="009E25E8">
            <w:pPr>
              <w:snapToGrid w:val="0"/>
              <w:spacing w:before="60" w:after="60"/>
              <w:rPr>
                <w:ins w:id="1630" w:author="Eivind" w:date="2018-07-12T18:43:00Z"/>
                <w:sz w:val="16"/>
                <w:szCs w:val="16"/>
              </w:rPr>
            </w:pPr>
            <w:ins w:id="1631" w:author="Eivind" w:date="2018-07-12T18:43:00Z">
              <w:r>
                <w:rPr>
                  <w:rFonts w:cs="Arial"/>
                  <w:sz w:val="16"/>
                  <w:szCs w:val="16"/>
                </w:rPr>
                <w:t>CharacterString</w:t>
              </w:r>
            </w:ins>
          </w:p>
        </w:tc>
        <w:tc>
          <w:tcPr>
            <w:tcW w:w="1987" w:type="dxa"/>
            <w:tcBorders>
              <w:top w:val="single" w:sz="4" w:space="0" w:color="000000"/>
              <w:left w:val="single" w:sz="4" w:space="0" w:color="000000"/>
              <w:bottom w:val="single" w:sz="4" w:space="0" w:color="000000"/>
              <w:right w:val="single" w:sz="4" w:space="0" w:color="000000"/>
            </w:tcBorders>
            <w:shd w:val="clear" w:color="auto" w:fill="FFFFFF"/>
          </w:tcPr>
          <w:p w14:paraId="0B4D39C6" w14:textId="77777777" w:rsidR="009E25E8" w:rsidRDefault="009E25E8">
            <w:pPr>
              <w:snapToGrid w:val="0"/>
              <w:spacing w:before="60" w:after="60"/>
              <w:rPr>
                <w:ins w:id="1632" w:author="Eivind" w:date="2018-07-12T18:43:00Z"/>
                <w:sz w:val="16"/>
                <w:szCs w:val="16"/>
              </w:rPr>
            </w:pPr>
          </w:p>
        </w:tc>
      </w:tr>
      <w:tr w:rsidR="009E25E8" w14:paraId="748D7420" w14:textId="77777777" w:rsidTr="00545359">
        <w:trPr>
          <w:trHeight w:val="495"/>
          <w:ins w:id="1633" w:author="Eivind" w:date="2018-07-12T18:43:00Z"/>
        </w:trPr>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14:paraId="2D2F2D02" w14:textId="77777777" w:rsidR="009E25E8" w:rsidRDefault="009E25E8">
            <w:pPr>
              <w:snapToGrid w:val="0"/>
              <w:spacing w:before="60" w:after="60"/>
              <w:rPr>
                <w:ins w:id="1634" w:author="Eivind" w:date="2018-07-12T18:43:00Z"/>
                <w:sz w:val="16"/>
                <w:szCs w:val="16"/>
              </w:rPr>
            </w:pPr>
            <w:ins w:id="1635" w:author="Eivind" w:date="2018-07-12T18:43:00Z">
              <w:r>
                <w:rPr>
                  <w:sz w:val="16"/>
                  <w:szCs w:val="16"/>
                </w:rPr>
                <w:t>Attribute</w:t>
              </w:r>
            </w:ins>
          </w:p>
        </w:tc>
        <w:tc>
          <w:tcPr>
            <w:tcW w:w="3060" w:type="dxa"/>
            <w:tcBorders>
              <w:top w:val="single" w:sz="4" w:space="0" w:color="000000"/>
              <w:left w:val="single" w:sz="4" w:space="0" w:color="000000"/>
              <w:bottom w:val="single" w:sz="4" w:space="0" w:color="000000"/>
              <w:right w:val="single" w:sz="4" w:space="0" w:color="000000"/>
            </w:tcBorders>
            <w:shd w:val="clear" w:color="auto" w:fill="FFFFFF"/>
            <w:hideMark/>
          </w:tcPr>
          <w:p w14:paraId="05DE63D9" w14:textId="77777777" w:rsidR="009E25E8" w:rsidRDefault="009E25E8">
            <w:pPr>
              <w:snapToGrid w:val="0"/>
              <w:spacing w:before="60" w:after="60"/>
              <w:rPr>
                <w:ins w:id="1636" w:author="Eivind" w:date="2018-07-12T18:43:00Z"/>
                <w:sz w:val="16"/>
                <w:szCs w:val="16"/>
              </w:rPr>
            </w:pPr>
            <w:ins w:id="1637" w:author="Eivind" w:date="2018-07-12T18:43:00Z">
              <w:r>
                <w:rPr>
                  <w:rFonts w:cs="Arial"/>
                  <w:sz w:val="16"/>
                  <w:szCs w:val="16"/>
                </w:rPr>
                <w:t>exchangeCatalogueComment</w:t>
              </w:r>
            </w:ins>
          </w:p>
        </w:tc>
        <w:tc>
          <w:tcPr>
            <w:tcW w:w="3420" w:type="dxa"/>
            <w:tcBorders>
              <w:top w:val="single" w:sz="4" w:space="0" w:color="000000"/>
              <w:left w:val="single" w:sz="4" w:space="0" w:color="000000"/>
              <w:bottom w:val="single" w:sz="4" w:space="0" w:color="000000"/>
              <w:right w:val="single" w:sz="4" w:space="0" w:color="000000"/>
            </w:tcBorders>
            <w:shd w:val="clear" w:color="auto" w:fill="FFFFFF"/>
          </w:tcPr>
          <w:p w14:paraId="3FA91F33" w14:textId="77777777" w:rsidR="009E25E8" w:rsidRDefault="009E25E8">
            <w:pPr>
              <w:spacing w:before="60" w:after="60"/>
              <w:jc w:val="left"/>
              <w:rPr>
                <w:ins w:id="1638" w:author="Eivind" w:date="2018-07-12T18:43:00Z"/>
                <w:rFonts w:cs="Arial"/>
                <w:sz w:val="16"/>
                <w:szCs w:val="16"/>
                <w:lang w:val="de-DE"/>
              </w:rPr>
            </w:pPr>
            <w:ins w:id="1639" w:author="Eivind" w:date="2018-07-12T18:43:00Z">
              <w:r>
                <w:rPr>
                  <w:rFonts w:cs="Arial"/>
                  <w:sz w:val="16"/>
                  <w:szCs w:val="16"/>
                </w:rPr>
                <w:t>Any additional Information</w:t>
              </w:r>
            </w:ins>
          </w:p>
          <w:p w14:paraId="561EB72D" w14:textId="77777777" w:rsidR="009E25E8" w:rsidRDefault="009E25E8">
            <w:pPr>
              <w:snapToGrid w:val="0"/>
              <w:spacing w:before="60" w:after="60"/>
              <w:jc w:val="left"/>
              <w:rPr>
                <w:ins w:id="1640" w:author="Eivind" w:date="2018-07-12T18:43:00Z"/>
                <w:sz w:val="16"/>
                <w:szCs w:val="16"/>
              </w:rPr>
            </w:pPr>
          </w:p>
        </w:tc>
        <w:tc>
          <w:tcPr>
            <w:tcW w:w="804" w:type="dxa"/>
            <w:tcBorders>
              <w:top w:val="single" w:sz="4" w:space="0" w:color="000000"/>
              <w:left w:val="single" w:sz="4" w:space="0" w:color="000000"/>
              <w:bottom w:val="single" w:sz="4" w:space="0" w:color="000000"/>
              <w:right w:val="single" w:sz="4" w:space="0" w:color="000000"/>
            </w:tcBorders>
            <w:shd w:val="clear" w:color="auto" w:fill="FFFFFF"/>
            <w:hideMark/>
          </w:tcPr>
          <w:p w14:paraId="73661668" w14:textId="77777777" w:rsidR="009E25E8" w:rsidRDefault="009E25E8">
            <w:pPr>
              <w:snapToGrid w:val="0"/>
              <w:spacing w:before="60" w:after="60"/>
              <w:jc w:val="center"/>
              <w:rPr>
                <w:ins w:id="1641" w:author="Eivind" w:date="2018-07-12T18:43:00Z"/>
                <w:sz w:val="16"/>
                <w:szCs w:val="16"/>
              </w:rPr>
            </w:pPr>
            <w:ins w:id="1642" w:author="Eivind" w:date="2018-07-12T18:43:00Z">
              <w:r>
                <w:rPr>
                  <w:rFonts w:cs="Arial"/>
                  <w:sz w:val="16"/>
                  <w:szCs w:val="16"/>
                </w:rPr>
                <w:t>0..1</w:t>
              </w:r>
            </w:ins>
          </w:p>
        </w:tc>
        <w:tc>
          <w:tcPr>
            <w:tcW w:w="2436" w:type="dxa"/>
            <w:tcBorders>
              <w:top w:val="single" w:sz="4" w:space="0" w:color="000000"/>
              <w:left w:val="single" w:sz="4" w:space="0" w:color="000000"/>
              <w:bottom w:val="single" w:sz="4" w:space="0" w:color="000000"/>
              <w:right w:val="single" w:sz="4" w:space="0" w:color="000000"/>
            </w:tcBorders>
            <w:shd w:val="clear" w:color="auto" w:fill="FFFFFF"/>
            <w:hideMark/>
          </w:tcPr>
          <w:p w14:paraId="2E76848D" w14:textId="77777777" w:rsidR="009E25E8" w:rsidRDefault="009E25E8">
            <w:pPr>
              <w:snapToGrid w:val="0"/>
              <w:spacing w:before="60" w:after="60"/>
              <w:rPr>
                <w:ins w:id="1643" w:author="Eivind" w:date="2018-07-12T18:43:00Z"/>
                <w:sz w:val="16"/>
                <w:szCs w:val="16"/>
              </w:rPr>
            </w:pPr>
            <w:ins w:id="1644" w:author="Eivind" w:date="2018-07-12T18:43:00Z">
              <w:r>
                <w:rPr>
                  <w:rFonts w:cs="Arial"/>
                  <w:sz w:val="16"/>
                  <w:szCs w:val="16"/>
                </w:rPr>
                <w:t>CharacterString</w:t>
              </w:r>
            </w:ins>
          </w:p>
        </w:tc>
        <w:tc>
          <w:tcPr>
            <w:tcW w:w="1987" w:type="dxa"/>
            <w:tcBorders>
              <w:top w:val="single" w:sz="4" w:space="0" w:color="000000"/>
              <w:left w:val="single" w:sz="4" w:space="0" w:color="000000"/>
              <w:bottom w:val="single" w:sz="4" w:space="0" w:color="000000"/>
              <w:right w:val="single" w:sz="4" w:space="0" w:color="000000"/>
            </w:tcBorders>
            <w:shd w:val="clear" w:color="auto" w:fill="FFFFFF"/>
          </w:tcPr>
          <w:p w14:paraId="13C7D6F0" w14:textId="77777777" w:rsidR="009E25E8" w:rsidRDefault="009E25E8">
            <w:pPr>
              <w:snapToGrid w:val="0"/>
              <w:spacing w:before="60" w:after="60"/>
              <w:rPr>
                <w:ins w:id="1645" w:author="Eivind" w:date="2018-07-12T18:43:00Z"/>
                <w:sz w:val="16"/>
                <w:szCs w:val="16"/>
              </w:rPr>
            </w:pPr>
          </w:p>
        </w:tc>
      </w:tr>
      <w:tr w:rsidR="009E25E8" w14:paraId="473E8CBB" w14:textId="77777777" w:rsidTr="00545359">
        <w:trPr>
          <w:trHeight w:val="495"/>
          <w:ins w:id="1646" w:author="Eivind" w:date="2018-07-12T18:43:00Z"/>
        </w:trPr>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14:paraId="71ACDFA4" w14:textId="77777777" w:rsidR="009E25E8" w:rsidRDefault="009E25E8">
            <w:pPr>
              <w:snapToGrid w:val="0"/>
              <w:spacing w:before="60" w:after="60"/>
              <w:rPr>
                <w:ins w:id="1647" w:author="Eivind" w:date="2018-07-12T18:43:00Z"/>
                <w:sz w:val="16"/>
                <w:szCs w:val="16"/>
              </w:rPr>
            </w:pPr>
            <w:ins w:id="1648" w:author="Eivind" w:date="2018-07-12T18:43:00Z">
              <w:r>
                <w:rPr>
                  <w:sz w:val="16"/>
                  <w:szCs w:val="16"/>
                </w:rPr>
                <w:t>Attribute</w:t>
              </w:r>
            </w:ins>
          </w:p>
        </w:tc>
        <w:tc>
          <w:tcPr>
            <w:tcW w:w="3060" w:type="dxa"/>
            <w:tcBorders>
              <w:top w:val="single" w:sz="4" w:space="0" w:color="000000"/>
              <w:left w:val="single" w:sz="4" w:space="0" w:color="000000"/>
              <w:bottom w:val="single" w:sz="4" w:space="0" w:color="000000"/>
              <w:right w:val="single" w:sz="4" w:space="0" w:color="000000"/>
            </w:tcBorders>
            <w:shd w:val="clear" w:color="auto" w:fill="FFFFFF"/>
            <w:hideMark/>
          </w:tcPr>
          <w:p w14:paraId="100C85B3" w14:textId="77777777" w:rsidR="009E25E8" w:rsidRDefault="009E25E8">
            <w:pPr>
              <w:snapToGrid w:val="0"/>
              <w:spacing w:before="60" w:after="60"/>
              <w:rPr>
                <w:ins w:id="1649" w:author="Eivind" w:date="2018-07-12T18:43:00Z"/>
                <w:sz w:val="16"/>
                <w:szCs w:val="16"/>
              </w:rPr>
            </w:pPr>
            <w:ins w:id="1650" w:author="Eivind" w:date="2018-07-12T18:43:00Z">
              <w:r>
                <w:rPr>
                  <w:rFonts w:cs="Arial"/>
                  <w:sz w:val="16"/>
                  <w:szCs w:val="16"/>
                </w:rPr>
                <w:t>compressionFlag</w:t>
              </w:r>
            </w:ins>
          </w:p>
        </w:tc>
        <w:tc>
          <w:tcPr>
            <w:tcW w:w="3420" w:type="dxa"/>
            <w:tcBorders>
              <w:top w:val="single" w:sz="4" w:space="0" w:color="000000"/>
              <w:left w:val="single" w:sz="4" w:space="0" w:color="000000"/>
              <w:bottom w:val="single" w:sz="4" w:space="0" w:color="000000"/>
              <w:right w:val="single" w:sz="4" w:space="0" w:color="000000"/>
            </w:tcBorders>
            <w:shd w:val="clear" w:color="auto" w:fill="FFFFFF"/>
            <w:hideMark/>
          </w:tcPr>
          <w:p w14:paraId="4B71E5E4" w14:textId="77777777" w:rsidR="009E25E8" w:rsidRDefault="009E25E8">
            <w:pPr>
              <w:snapToGrid w:val="0"/>
              <w:spacing w:before="60" w:after="60"/>
              <w:jc w:val="left"/>
              <w:rPr>
                <w:ins w:id="1651" w:author="Eivind" w:date="2018-07-12T18:43:00Z"/>
                <w:sz w:val="16"/>
                <w:szCs w:val="16"/>
              </w:rPr>
            </w:pPr>
            <w:ins w:id="1652" w:author="Eivind" w:date="2018-07-12T18:43:00Z">
              <w:r>
                <w:rPr>
                  <w:sz w:val="16"/>
                  <w:szCs w:val="16"/>
                </w:rPr>
                <w:t>Is the data compressed</w:t>
              </w:r>
            </w:ins>
          </w:p>
        </w:tc>
        <w:tc>
          <w:tcPr>
            <w:tcW w:w="804" w:type="dxa"/>
            <w:tcBorders>
              <w:top w:val="single" w:sz="4" w:space="0" w:color="000000"/>
              <w:left w:val="single" w:sz="4" w:space="0" w:color="000000"/>
              <w:bottom w:val="single" w:sz="4" w:space="0" w:color="000000"/>
              <w:right w:val="single" w:sz="4" w:space="0" w:color="000000"/>
            </w:tcBorders>
            <w:shd w:val="clear" w:color="auto" w:fill="FFFFFF"/>
            <w:hideMark/>
          </w:tcPr>
          <w:p w14:paraId="6B8D28B4" w14:textId="77777777" w:rsidR="009E25E8" w:rsidRDefault="009E25E8">
            <w:pPr>
              <w:snapToGrid w:val="0"/>
              <w:spacing w:before="60" w:after="60"/>
              <w:jc w:val="center"/>
              <w:rPr>
                <w:ins w:id="1653" w:author="Eivind" w:date="2018-07-12T18:43:00Z"/>
                <w:sz w:val="16"/>
                <w:szCs w:val="16"/>
              </w:rPr>
            </w:pPr>
            <w:ins w:id="1654" w:author="Eivind" w:date="2018-07-12T18:43:00Z">
              <w:r>
                <w:rPr>
                  <w:rFonts w:cs="Arial"/>
                  <w:sz w:val="16"/>
                  <w:szCs w:val="16"/>
                </w:rPr>
                <w:t>0..1</w:t>
              </w:r>
            </w:ins>
          </w:p>
        </w:tc>
        <w:tc>
          <w:tcPr>
            <w:tcW w:w="2436" w:type="dxa"/>
            <w:tcBorders>
              <w:top w:val="single" w:sz="4" w:space="0" w:color="000000"/>
              <w:left w:val="single" w:sz="4" w:space="0" w:color="000000"/>
              <w:bottom w:val="single" w:sz="4" w:space="0" w:color="000000"/>
              <w:right w:val="single" w:sz="4" w:space="0" w:color="000000"/>
            </w:tcBorders>
            <w:shd w:val="clear" w:color="auto" w:fill="FFFFFF"/>
            <w:hideMark/>
          </w:tcPr>
          <w:p w14:paraId="215F692B" w14:textId="77777777" w:rsidR="009E25E8" w:rsidRDefault="009E25E8">
            <w:pPr>
              <w:snapToGrid w:val="0"/>
              <w:spacing w:before="60" w:after="60"/>
              <w:rPr>
                <w:ins w:id="1655" w:author="Eivind" w:date="2018-07-12T18:43:00Z"/>
                <w:sz w:val="16"/>
                <w:szCs w:val="16"/>
              </w:rPr>
            </w:pPr>
            <w:ins w:id="1656" w:author="Eivind" w:date="2018-07-12T18:43:00Z">
              <w:r>
                <w:rPr>
                  <w:rFonts w:cs="Arial"/>
                  <w:sz w:val="16"/>
                  <w:szCs w:val="16"/>
                </w:rPr>
                <w:t>Boolean</w:t>
              </w:r>
            </w:ins>
          </w:p>
        </w:tc>
        <w:tc>
          <w:tcPr>
            <w:tcW w:w="1987" w:type="dxa"/>
            <w:tcBorders>
              <w:top w:val="single" w:sz="4" w:space="0" w:color="000000"/>
              <w:left w:val="single" w:sz="4" w:space="0" w:color="000000"/>
              <w:bottom w:val="single" w:sz="4" w:space="0" w:color="000000"/>
              <w:right w:val="single" w:sz="4" w:space="0" w:color="000000"/>
            </w:tcBorders>
            <w:shd w:val="clear" w:color="auto" w:fill="FFFFFF"/>
            <w:hideMark/>
          </w:tcPr>
          <w:p w14:paraId="64526020" w14:textId="77777777" w:rsidR="009E25E8" w:rsidRDefault="009E25E8">
            <w:pPr>
              <w:snapToGrid w:val="0"/>
              <w:spacing w:before="60" w:after="60"/>
              <w:rPr>
                <w:ins w:id="1657" w:author="Eivind" w:date="2018-07-12T18:43:00Z"/>
                <w:sz w:val="16"/>
                <w:szCs w:val="16"/>
              </w:rPr>
            </w:pPr>
            <w:ins w:id="1658" w:author="Eivind" w:date="2018-07-12T18:43:00Z">
              <w:r>
                <w:rPr>
                  <w:sz w:val="16"/>
                  <w:szCs w:val="16"/>
                </w:rPr>
                <w:t>Yes or No</w:t>
              </w:r>
            </w:ins>
          </w:p>
        </w:tc>
      </w:tr>
      <w:tr w:rsidR="009E25E8" w14:paraId="38B15EB6" w14:textId="77777777" w:rsidTr="00545359">
        <w:trPr>
          <w:trHeight w:val="495"/>
          <w:ins w:id="1659" w:author="Eivind" w:date="2018-07-12T18:43:00Z"/>
        </w:trPr>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14:paraId="45A9CB5C" w14:textId="77777777" w:rsidR="009E25E8" w:rsidRDefault="009E25E8">
            <w:pPr>
              <w:snapToGrid w:val="0"/>
              <w:spacing w:before="60" w:after="60"/>
              <w:rPr>
                <w:ins w:id="1660" w:author="Eivind" w:date="2018-07-12T18:43:00Z"/>
                <w:sz w:val="16"/>
                <w:szCs w:val="16"/>
              </w:rPr>
            </w:pPr>
            <w:ins w:id="1661" w:author="Eivind" w:date="2018-07-12T18:43:00Z">
              <w:r>
                <w:rPr>
                  <w:sz w:val="16"/>
                  <w:szCs w:val="16"/>
                </w:rPr>
                <w:t>Attribute</w:t>
              </w:r>
            </w:ins>
          </w:p>
        </w:tc>
        <w:tc>
          <w:tcPr>
            <w:tcW w:w="3060" w:type="dxa"/>
            <w:tcBorders>
              <w:top w:val="single" w:sz="4" w:space="0" w:color="000000"/>
              <w:left w:val="single" w:sz="4" w:space="0" w:color="000000"/>
              <w:bottom w:val="single" w:sz="4" w:space="0" w:color="000000"/>
              <w:right w:val="single" w:sz="4" w:space="0" w:color="000000"/>
            </w:tcBorders>
            <w:shd w:val="clear" w:color="auto" w:fill="FFFFFF"/>
            <w:hideMark/>
          </w:tcPr>
          <w:p w14:paraId="1DEB51B4" w14:textId="77777777" w:rsidR="009E25E8" w:rsidRDefault="009E25E8">
            <w:pPr>
              <w:snapToGrid w:val="0"/>
              <w:spacing w:before="60" w:after="60"/>
              <w:rPr>
                <w:ins w:id="1662" w:author="Eivind" w:date="2018-07-12T18:43:00Z"/>
                <w:sz w:val="16"/>
                <w:szCs w:val="16"/>
              </w:rPr>
            </w:pPr>
            <w:ins w:id="1663" w:author="Eivind" w:date="2018-07-12T18:43:00Z">
              <w:r>
                <w:rPr>
                  <w:rFonts w:cs="Arial"/>
                  <w:sz w:val="16"/>
                  <w:szCs w:val="16"/>
                </w:rPr>
                <w:t>algorithmMethod</w:t>
              </w:r>
            </w:ins>
          </w:p>
        </w:tc>
        <w:tc>
          <w:tcPr>
            <w:tcW w:w="3420" w:type="dxa"/>
            <w:tcBorders>
              <w:top w:val="single" w:sz="4" w:space="0" w:color="000000"/>
              <w:left w:val="single" w:sz="4" w:space="0" w:color="000000"/>
              <w:bottom w:val="single" w:sz="4" w:space="0" w:color="000000"/>
              <w:right w:val="single" w:sz="4" w:space="0" w:color="000000"/>
            </w:tcBorders>
            <w:shd w:val="clear" w:color="auto" w:fill="FFFFFF"/>
            <w:hideMark/>
          </w:tcPr>
          <w:p w14:paraId="67AA3297" w14:textId="77777777" w:rsidR="009E25E8" w:rsidRDefault="009E25E8">
            <w:pPr>
              <w:snapToGrid w:val="0"/>
              <w:spacing w:before="60" w:after="60"/>
              <w:jc w:val="left"/>
              <w:rPr>
                <w:ins w:id="1664" w:author="Eivind" w:date="2018-07-12T18:43:00Z"/>
                <w:sz w:val="16"/>
                <w:szCs w:val="16"/>
              </w:rPr>
            </w:pPr>
            <w:ins w:id="1665" w:author="Eivind" w:date="2018-07-12T18:43:00Z">
              <w:r>
                <w:rPr>
                  <w:sz w:val="16"/>
                  <w:szCs w:val="16"/>
                </w:rPr>
                <w:t>Type of compression algorithm</w:t>
              </w:r>
            </w:ins>
          </w:p>
        </w:tc>
        <w:tc>
          <w:tcPr>
            <w:tcW w:w="804" w:type="dxa"/>
            <w:tcBorders>
              <w:top w:val="single" w:sz="4" w:space="0" w:color="000000"/>
              <w:left w:val="single" w:sz="4" w:space="0" w:color="000000"/>
              <w:bottom w:val="single" w:sz="4" w:space="0" w:color="000000"/>
              <w:right w:val="single" w:sz="4" w:space="0" w:color="000000"/>
            </w:tcBorders>
            <w:shd w:val="clear" w:color="auto" w:fill="FFFFFF"/>
            <w:hideMark/>
          </w:tcPr>
          <w:p w14:paraId="0763C0A6" w14:textId="77777777" w:rsidR="009E25E8" w:rsidRDefault="009E25E8">
            <w:pPr>
              <w:snapToGrid w:val="0"/>
              <w:spacing w:before="60" w:after="60"/>
              <w:jc w:val="center"/>
              <w:rPr>
                <w:ins w:id="1666" w:author="Eivind" w:date="2018-07-12T18:43:00Z"/>
                <w:sz w:val="16"/>
                <w:szCs w:val="16"/>
              </w:rPr>
            </w:pPr>
            <w:ins w:id="1667" w:author="Eivind" w:date="2018-07-12T18:43:00Z">
              <w:r>
                <w:rPr>
                  <w:rFonts w:cs="Arial"/>
                  <w:sz w:val="16"/>
                  <w:szCs w:val="16"/>
                </w:rPr>
                <w:t>0..1</w:t>
              </w:r>
            </w:ins>
          </w:p>
        </w:tc>
        <w:tc>
          <w:tcPr>
            <w:tcW w:w="2436" w:type="dxa"/>
            <w:tcBorders>
              <w:top w:val="single" w:sz="4" w:space="0" w:color="000000"/>
              <w:left w:val="single" w:sz="4" w:space="0" w:color="000000"/>
              <w:bottom w:val="single" w:sz="4" w:space="0" w:color="000000"/>
              <w:right w:val="single" w:sz="4" w:space="0" w:color="000000"/>
            </w:tcBorders>
            <w:shd w:val="clear" w:color="auto" w:fill="FFFFFF"/>
            <w:hideMark/>
          </w:tcPr>
          <w:p w14:paraId="18E2421A" w14:textId="77777777" w:rsidR="009E25E8" w:rsidRDefault="009E25E8">
            <w:pPr>
              <w:snapToGrid w:val="0"/>
              <w:spacing w:before="60" w:after="60"/>
              <w:rPr>
                <w:ins w:id="1668" w:author="Eivind" w:date="2018-07-12T18:43:00Z"/>
                <w:sz w:val="16"/>
                <w:szCs w:val="16"/>
              </w:rPr>
            </w:pPr>
            <w:ins w:id="1669" w:author="Eivind" w:date="2018-07-12T18:43:00Z">
              <w:r>
                <w:rPr>
                  <w:rFonts w:cs="Arial"/>
                  <w:sz w:val="16"/>
                  <w:szCs w:val="16"/>
                </w:rPr>
                <w:t>S100_CompressionAlgorithm</w:t>
              </w:r>
            </w:ins>
          </w:p>
        </w:tc>
        <w:tc>
          <w:tcPr>
            <w:tcW w:w="1987" w:type="dxa"/>
            <w:tcBorders>
              <w:top w:val="single" w:sz="4" w:space="0" w:color="000000"/>
              <w:left w:val="single" w:sz="4" w:space="0" w:color="000000"/>
              <w:bottom w:val="single" w:sz="4" w:space="0" w:color="000000"/>
              <w:right w:val="single" w:sz="4" w:space="0" w:color="000000"/>
            </w:tcBorders>
            <w:shd w:val="clear" w:color="auto" w:fill="FFFFFF"/>
          </w:tcPr>
          <w:p w14:paraId="3B0E8FDA" w14:textId="77777777" w:rsidR="009E25E8" w:rsidRDefault="009E25E8">
            <w:pPr>
              <w:snapToGrid w:val="0"/>
              <w:spacing w:before="60" w:after="60"/>
              <w:rPr>
                <w:ins w:id="1670" w:author="Eivind" w:date="2018-07-12T18:43:00Z"/>
                <w:sz w:val="16"/>
                <w:szCs w:val="16"/>
              </w:rPr>
            </w:pPr>
          </w:p>
        </w:tc>
      </w:tr>
      <w:tr w:rsidR="009E25E8" w14:paraId="3E916B5D" w14:textId="77777777" w:rsidTr="00545359">
        <w:trPr>
          <w:trHeight w:val="495"/>
          <w:ins w:id="1671" w:author="Eivind" w:date="2018-07-12T18:43:00Z"/>
        </w:trPr>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14:paraId="078B2EA8" w14:textId="77777777" w:rsidR="009E25E8" w:rsidRDefault="009E25E8">
            <w:pPr>
              <w:snapToGrid w:val="0"/>
              <w:spacing w:before="60" w:after="60"/>
              <w:rPr>
                <w:ins w:id="1672" w:author="Eivind" w:date="2018-07-12T18:43:00Z"/>
                <w:sz w:val="16"/>
                <w:szCs w:val="16"/>
              </w:rPr>
            </w:pPr>
            <w:ins w:id="1673" w:author="Eivind" w:date="2018-07-12T18:43:00Z">
              <w:r>
                <w:rPr>
                  <w:sz w:val="16"/>
                  <w:szCs w:val="16"/>
                </w:rPr>
                <w:t>Attribute</w:t>
              </w:r>
            </w:ins>
          </w:p>
        </w:tc>
        <w:tc>
          <w:tcPr>
            <w:tcW w:w="3060" w:type="dxa"/>
            <w:tcBorders>
              <w:top w:val="single" w:sz="4" w:space="0" w:color="000000"/>
              <w:left w:val="single" w:sz="4" w:space="0" w:color="000000"/>
              <w:bottom w:val="single" w:sz="4" w:space="0" w:color="000000"/>
              <w:right w:val="single" w:sz="4" w:space="0" w:color="000000"/>
            </w:tcBorders>
            <w:shd w:val="clear" w:color="auto" w:fill="FFFFFF"/>
            <w:hideMark/>
          </w:tcPr>
          <w:p w14:paraId="0189A1E6" w14:textId="77777777" w:rsidR="009E25E8" w:rsidRDefault="009E25E8">
            <w:pPr>
              <w:snapToGrid w:val="0"/>
              <w:spacing w:before="60" w:after="60"/>
              <w:rPr>
                <w:ins w:id="1674" w:author="Eivind" w:date="2018-07-12T18:43:00Z"/>
                <w:sz w:val="16"/>
                <w:szCs w:val="16"/>
              </w:rPr>
            </w:pPr>
            <w:ins w:id="1675" w:author="Eivind" w:date="2018-07-12T18:43:00Z">
              <w:r>
                <w:rPr>
                  <w:rFonts w:cs="Arial"/>
                  <w:sz w:val="16"/>
                  <w:szCs w:val="16"/>
                </w:rPr>
                <w:t>sourceMedia</w:t>
              </w:r>
            </w:ins>
          </w:p>
        </w:tc>
        <w:tc>
          <w:tcPr>
            <w:tcW w:w="3420" w:type="dxa"/>
            <w:tcBorders>
              <w:top w:val="single" w:sz="4" w:space="0" w:color="000000"/>
              <w:left w:val="single" w:sz="4" w:space="0" w:color="000000"/>
              <w:bottom w:val="single" w:sz="4" w:space="0" w:color="000000"/>
              <w:right w:val="single" w:sz="4" w:space="0" w:color="000000"/>
            </w:tcBorders>
            <w:shd w:val="clear" w:color="auto" w:fill="FFFFFF"/>
            <w:hideMark/>
          </w:tcPr>
          <w:p w14:paraId="1814B73E" w14:textId="77777777" w:rsidR="009E25E8" w:rsidRDefault="009E25E8">
            <w:pPr>
              <w:snapToGrid w:val="0"/>
              <w:spacing w:before="60" w:after="60"/>
              <w:jc w:val="left"/>
              <w:rPr>
                <w:ins w:id="1676" w:author="Eivind" w:date="2018-07-12T18:43:00Z"/>
                <w:sz w:val="16"/>
                <w:szCs w:val="16"/>
              </w:rPr>
            </w:pPr>
            <w:ins w:id="1677" w:author="Eivind" w:date="2018-07-12T18:43:00Z">
              <w:r>
                <w:rPr>
                  <w:sz w:val="16"/>
                  <w:szCs w:val="16"/>
                </w:rPr>
                <w:t>Distribution media</w:t>
              </w:r>
            </w:ins>
          </w:p>
        </w:tc>
        <w:tc>
          <w:tcPr>
            <w:tcW w:w="804" w:type="dxa"/>
            <w:tcBorders>
              <w:top w:val="single" w:sz="4" w:space="0" w:color="000000"/>
              <w:left w:val="single" w:sz="4" w:space="0" w:color="000000"/>
              <w:bottom w:val="single" w:sz="4" w:space="0" w:color="000000"/>
              <w:right w:val="single" w:sz="4" w:space="0" w:color="000000"/>
            </w:tcBorders>
            <w:shd w:val="clear" w:color="auto" w:fill="FFFFFF"/>
            <w:hideMark/>
          </w:tcPr>
          <w:p w14:paraId="6DC69253" w14:textId="77777777" w:rsidR="009E25E8" w:rsidRDefault="009E25E8">
            <w:pPr>
              <w:snapToGrid w:val="0"/>
              <w:spacing w:before="60" w:after="60"/>
              <w:jc w:val="center"/>
              <w:rPr>
                <w:ins w:id="1678" w:author="Eivind" w:date="2018-07-12T18:43:00Z"/>
                <w:sz w:val="16"/>
                <w:szCs w:val="16"/>
              </w:rPr>
            </w:pPr>
            <w:ins w:id="1679" w:author="Eivind" w:date="2018-07-12T18:43:00Z">
              <w:r>
                <w:rPr>
                  <w:rFonts w:cs="Arial"/>
                  <w:sz w:val="16"/>
                  <w:szCs w:val="16"/>
                </w:rPr>
                <w:t>0..1</w:t>
              </w:r>
            </w:ins>
          </w:p>
        </w:tc>
        <w:tc>
          <w:tcPr>
            <w:tcW w:w="2436" w:type="dxa"/>
            <w:tcBorders>
              <w:top w:val="single" w:sz="4" w:space="0" w:color="000000"/>
              <w:left w:val="single" w:sz="4" w:space="0" w:color="000000"/>
              <w:bottom w:val="single" w:sz="4" w:space="0" w:color="000000"/>
              <w:right w:val="single" w:sz="4" w:space="0" w:color="000000"/>
            </w:tcBorders>
            <w:shd w:val="clear" w:color="auto" w:fill="FFFFFF"/>
            <w:hideMark/>
          </w:tcPr>
          <w:p w14:paraId="75E86675" w14:textId="77777777" w:rsidR="009E25E8" w:rsidRDefault="009E25E8">
            <w:pPr>
              <w:snapToGrid w:val="0"/>
              <w:spacing w:before="60" w:after="60"/>
              <w:rPr>
                <w:ins w:id="1680" w:author="Eivind" w:date="2018-07-12T18:43:00Z"/>
                <w:sz w:val="16"/>
                <w:szCs w:val="16"/>
              </w:rPr>
            </w:pPr>
            <w:ins w:id="1681" w:author="Eivind" w:date="2018-07-12T18:43:00Z">
              <w:r>
                <w:rPr>
                  <w:rFonts w:cs="Arial"/>
                  <w:sz w:val="16"/>
                  <w:szCs w:val="16"/>
                </w:rPr>
                <w:t>CharacterString</w:t>
              </w:r>
            </w:ins>
          </w:p>
        </w:tc>
        <w:tc>
          <w:tcPr>
            <w:tcW w:w="1987" w:type="dxa"/>
            <w:tcBorders>
              <w:top w:val="single" w:sz="4" w:space="0" w:color="000000"/>
              <w:left w:val="single" w:sz="4" w:space="0" w:color="000000"/>
              <w:bottom w:val="single" w:sz="4" w:space="0" w:color="000000"/>
              <w:right w:val="single" w:sz="4" w:space="0" w:color="000000"/>
            </w:tcBorders>
            <w:shd w:val="clear" w:color="auto" w:fill="FFFFFF"/>
          </w:tcPr>
          <w:p w14:paraId="6FAF991A" w14:textId="77777777" w:rsidR="009E25E8" w:rsidRDefault="009E25E8">
            <w:pPr>
              <w:snapToGrid w:val="0"/>
              <w:spacing w:before="60" w:after="60"/>
              <w:rPr>
                <w:ins w:id="1682" w:author="Eivind" w:date="2018-07-12T18:43:00Z"/>
                <w:sz w:val="16"/>
                <w:szCs w:val="16"/>
              </w:rPr>
            </w:pPr>
          </w:p>
        </w:tc>
      </w:tr>
      <w:tr w:rsidR="009E25E8" w14:paraId="0191199B" w14:textId="77777777" w:rsidTr="00545359">
        <w:trPr>
          <w:trHeight w:val="495"/>
          <w:ins w:id="1683" w:author="Eivind" w:date="2018-07-12T18:43:00Z"/>
        </w:trPr>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14:paraId="6BD09E6E" w14:textId="77777777" w:rsidR="009E25E8" w:rsidRDefault="009E25E8">
            <w:pPr>
              <w:snapToGrid w:val="0"/>
              <w:spacing w:before="60" w:after="60"/>
              <w:rPr>
                <w:ins w:id="1684" w:author="Eivind" w:date="2018-07-12T18:43:00Z"/>
                <w:sz w:val="16"/>
                <w:szCs w:val="16"/>
              </w:rPr>
            </w:pPr>
            <w:ins w:id="1685" w:author="Eivind" w:date="2018-07-12T18:43:00Z">
              <w:r>
                <w:rPr>
                  <w:sz w:val="16"/>
                  <w:szCs w:val="16"/>
                </w:rPr>
                <w:t>Attribute</w:t>
              </w:r>
            </w:ins>
          </w:p>
        </w:tc>
        <w:tc>
          <w:tcPr>
            <w:tcW w:w="3060" w:type="dxa"/>
            <w:tcBorders>
              <w:top w:val="single" w:sz="4" w:space="0" w:color="000000"/>
              <w:left w:val="single" w:sz="4" w:space="0" w:color="000000"/>
              <w:bottom w:val="single" w:sz="4" w:space="0" w:color="000000"/>
              <w:right w:val="single" w:sz="4" w:space="0" w:color="000000"/>
            </w:tcBorders>
            <w:shd w:val="clear" w:color="auto" w:fill="FFFFFF"/>
            <w:hideMark/>
          </w:tcPr>
          <w:p w14:paraId="3D5AE563" w14:textId="77777777" w:rsidR="009E25E8" w:rsidRDefault="009E25E8">
            <w:pPr>
              <w:snapToGrid w:val="0"/>
              <w:spacing w:before="60" w:after="60"/>
              <w:rPr>
                <w:ins w:id="1686" w:author="Eivind" w:date="2018-07-12T18:43:00Z"/>
                <w:sz w:val="16"/>
                <w:szCs w:val="16"/>
              </w:rPr>
            </w:pPr>
            <w:ins w:id="1687" w:author="Eivind" w:date="2018-07-12T18:43:00Z">
              <w:r>
                <w:rPr>
                  <w:rFonts w:cs="Arial"/>
                  <w:sz w:val="16"/>
                  <w:szCs w:val="16"/>
                </w:rPr>
                <w:t>replacedData</w:t>
              </w:r>
            </w:ins>
          </w:p>
        </w:tc>
        <w:tc>
          <w:tcPr>
            <w:tcW w:w="3420" w:type="dxa"/>
            <w:tcBorders>
              <w:top w:val="single" w:sz="4" w:space="0" w:color="000000"/>
              <w:left w:val="single" w:sz="4" w:space="0" w:color="000000"/>
              <w:bottom w:val="single" w:sz="4" w:space="0" w:color="000000"/>
              <w:right w:val="single" w:sz="4" w:space="0" w:color="000000"/>
            </w:tcBorders>
            <w:shd w:val="clear" w:color="auto" w:fill="FFFFFF"/>
            <w:hideMark/>
          </w:tcPr>
          <w:p w14:paraId="631ED184" w14:textId="77777777" w:rsidR="009E25E8" w:rsidRDefault="009E25E8">
            <w:pPr>
              <w:snapToGrid w:val="0"/>
              <w:spacing w:before="60" w:after="60"/>
              <w:jc w:val="left"/>
              <w:rPr>
                <w:ins w:id="1688" w:author="Eivind" w:date="2018-07-12T18:43:00Z"/>
                <w:sz w:val="16"/>
                <w:szCs w:val="16"/>
              </w:rPr>
            </w:pPr>
            <w:ins w:id="1689" w:author="Eivind" w:date="2018-07-12T18:43:00Z">
              <w:r>
                <w:rPr>
                  <w:rFonts w:cs="Arial"/>
                  <w:sz w:val="16"/>
                  <w:szCs w:val="16"/>
                </w:rPr>
                <w:t>If a data file is cancelled is it replaced by another data file</w:t>
              </w:r>
            </w:ins>
          </w:p>
        </w:tc>
        <w:tc>
          <w:tcPr>
            <w:tcW w:w="804" w:type="dxa"/>
            <w:tcBorders>
              <w:top w:val="single" w:sz="4" w:space="0" w:color="000000"/>
              <w:left w:val="single" w:sz="4" w:space="0" w:color="000000"/>
              <w:bottom w:val="single" w:sz="4" w:space="0" w:color="000000"/>
              <w:right w:val="single" w:sz="4" w:space="0" w:color="000000"/>
            </w:tcBorders>
            <w:shd w:val="clear" w:color="auto" w:fill="FFFFFF"/>
            <w:hideMark/>
          </w:tcPr>
          <w:p w14:paraId="3058AAE4" w14:textId="77777777" w:rsidR="009E25E8" w:rsidRDefault="009E25E8">
            <w:pPr>
              <w:snapToGrid w:val="0"/>
              <w:spacing w:before="60" w:after="60"/>
              <w:jc w:val="center"/>
              <w:rPr>
                <w:ins w:id="1690" w:author="Eivind" w:date="2018-07-12T18:43:00Z"/>
                <w:sz w:val="16"/>
                <w:szCs w:val="16"/>
              </w:rPr>
            </w:pPr>
            <w:ins w:id="1691" w:author="Eivind" w:date="2018-07-12T18:43:00Z">
              <w:r>
                <w:rPr>
                  <w:rFonts w:cs="Arial"/>
                  <w:sz w:val="16"/>
                  <w:szCs w:val="16"/>
                </w:rPr>
                <w:t>0..1</w:t>
              </w:r>
            </w:ins>
          </w:p>
        </w:tc>
        <w:tc>
          <w:tcPr>
            <w:tcW w:w="2436" w:type="dxa"/>
            <w:tcBorders>
              <w:top w:val="single" w:sz="4" w:space="0" w:color="000000"/>
              <w:left w:val="single" w:sz="4" w:space="0" w:color="000000"/>
              <w:bottom w:val="single" w:sz="4" w:space="0" w:color="000000"/>
              <w:right w:val="single" w:sz="4" w:space="0" w:color="000000"/>
            </w:tcBorders>
            <w:shd w:val="clear" w:color="auto" w:fill="FFFFFF"/>
            <w:hideMark/>
          </w:tcPr>
          <w:p w14:paraId="54A0C2EB" w14:textId="77777777" w:rsidR="009E25E8" w:rsidRDefault="009E25E8">
            <w:pPr>
              <w:snapToGrid w:val="0"/>
              <w:spacing w:before="60" w:after="60"/>
              <w:rPr>
                <w:ins w:id="1692" w:author="Eivind" w:date="2018-07-12T18:43:00Z"/>
                <w:sz w:val="16"/>
                <w:szCs w:val="16"/>
              </w:rPr>
            </w:pPr>
            <w:ins w:id="1693" w:author="Eivind" w:date="2018-07-12T18:43:00Z">
              <w:r>
                <w:rPr>
                  <w:rFonts w:cs="Arial"/>
                  <w:sz w:val="16"/>
                  <w:szCs w:val="16"/>
                </w:rPr>
                <w:t>Boolean</w:t>
              </w:r>
            </w:ins>
          </w:p>
        </w:tc>
        <w:tc>
          <w:tcPr>
            <w:tcW w:w="1987" w:type="dxa"/>
            <w:tcBorders>
              <w:top w:val="single" w:sz="4" w:space="0" w:color="000000"/>
              <w:left w:val="single" w:sz="4" w:space="0" w:color="000000"/>
              <w:bottom w:val="single" w:sz="4" w:space="0" w:color="000000"/>
              <w:right w:val="single" w:sz="4" w:space="0" w:color="000000"/>
            </w:tcBorders>
            <w:shd w:val="clear" w:color="auto" w:fill="FFFFFF"/>
          </w:tcPr>
          <w:p w14:paraId="3662A643" w14:textId="77777777" w:rsidR="009E25E8" w:rsidRDefault="009E25E8">
            <w:pPr>
              <w:snapToGrid w:val="0"/>
              <w:spacing w:before="60" w:after="60"/>
              <w:rPr>
                <w:ins w:id="1694" w:author="Eivind" w:date="2018-07-12T18:43:00Z"/>
                <w:sz w:val="16"/>
                <w:szCs w:val="16"/>
              </w:rPr>
            </w:pPr>
          </w:p>
        </w:tc>
      </w:tr>
      <w:tr w:rsidR="009E25E8" w14:paraId="0860A5DD" w14:textId="77777777" w:rsidTr="00545359">
        <w:trPr>
          <w:ins w:id="1695" w:author="Eivind" w:date="2018-07-12T18:43:00Z"/>
        </w:trPr>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14:paraId="36900ACD" w14:textId="77777777" w:rsidR="009E25E8" w:rsidRDefault="009E25E8">
            <w:pPr>
              <w:snapToGrid w:val="0"/>
              <w:spacing w:before="60" w:after="60"/>
              <w:rPr>
                <w:ins w:id="1696" w:author="Eivind" w:date="2018-07-12T18:43:00Z"/>
                <w:sz w:val="16"/>
                <w:szCs w:val="16"/>
              </w:rPr>
            </w:pPr>
            <w:ins w:id="1697" w:author="Eivind" w:date="2018-07-12T18:43:00Z">
              <w:r>
                <w:rPr>
                  <w:sz w:val="16"/>
                  <w:szCs w:val="16"/>
                </w:rPr>
                <w:lastRenderedPageBreak/>
                <w:t>Attribute</w:t>
              </w:r>
            </w:ins>
          </w:p>
        </w:tc>
        <w:tc>
          <w:tcPr>
            <w:tcW w:w="3060" w:type="dxa"/>
            <w:tcBorders>
              <w:top w:val="single" w:sz="4" w:space="0" w:color="000000"/>
              <w:left w:val="single" w:sz="4" w:space="0" w:color="000000"/>
              <w:bottom w:val="single" w:sz="4" w:space="0" w:color="000000"/>
              <w:right w:val="single" w:sz="4" w:space="0" w:color="000000"/>
            </w:tcBorders>
            <w:shd w:val="clear" w:color="auto" w:fill="FFFFFF"/>
            <w:hideMark/>
          </w:tcPr>
          <w:p w14:paraId="4EFB3CDB" w14:textId="77777777" w:rsidR="009E25E8" w:rsidRDefault="009E25E8">
            <w:pPr>
              <w:snapToGrid w:val="0"/>
              <w:spacing w:before="60" w:after="60"/>
              <w:rPr>
                <w:ins w:id="1698" w:author="Eivind" w:date="2018-07-12T18:43:00Z"/>
                <w:rFonts w:cs="Arial"/>
                <w:sz w:val="16"/>
                <w:szCs w:val="16"/>
                <w:lang w:val="de-DE"/>
              </w:rPr>
            </w:pPr>
            <w:ins w:id="1699" w:author="Eivind" w:date="2018-07-12T18:43:00Z">
              <w:r>
                <w:rPr>
                  <w:rFonts w:cs="Arial"/>
                  <w:sz w:val="16"/>
                  <w:szCs w:val="16"/>
                </w:rPr>
                <w:t>dataReplacement</w:t>
              </w:r>
            </w:ins>
          </w:p>
        </w:tc>
        <w:tc>
          <w:tcPr>
            <w:tcW w:w="3420" w:type="dxa"/>
            <w:tcBorders>
              <w:top w:val="single" w:sz="4" w:space="0" w:color="000000"/>
              <w:left w:val="single" w:sz="4" w:space="0" w:color="000000"/>
              <w:bottom w:val="single" w:sz="4" w:space="0" w:color="000000"/>
              <w:right w:val="single" w:sz="4" w:space="0" w:color="000000"/>
            </w:tcBorders>
            <w:shd w:val="clear" w:color="auto" w:fill="FFFFFF"/>
            <w:hideMark/>
          </w:tcPr>
          <w:p w14:paraId="175A6F75" w14:textId="77777777" w:rsidR="009E25E8" w:rsidRDefault="009E25E8">
            <w:pPr>
              <w:snapToGrid w:val="0"/>
              <w:spacing w:before="60" w:after="60"/>
              <w:jc w:val="left"/>
              <w:rPr>
                <w:ins w:id="1700" w:author="Eivind" w:date="2018-07-12T18:43:00Z"/>
                <w:rFonts w:cs="Arial"/>
                <w:sz w:val="16"/>
                <w:szCs w:val="16"/>
              </w:rPr>
            </w:pPr>
            <w:ins w:id="1701" w:author="Eivind" w:date="2018-07-12T18:43:00Z">
              <w:r>
                <w:rPr>
                  <w:rFonts w:cs="Arial"/>
                  <w:sz w:val="16"/>
                  <w:szCs w:val="16"/>
                </w:rPr>
                <w:t>Cell name</w:t>
              </w:r>
            </w:ins>
          </w:p>
        </w:tc>
        <w:tc>
          <w:tcPr>
            <w:tcW w:w="804" w:type="dxa"/>
            <w:tcBorders>
              <w:top w:val="single" w:sz="4" w:space="0" w:color="000000"/>
              <w:left w:val="single" w:sz="4" w:space="0" w:color="000000"/>
              <w:bottom w:val="single" w:sz="4" w:space="0" w:color="000000"/>
              <w:right w:val="single" w:sz="4" w:space="0" w:color="000000"/>
            </w:tcBorders>
            <w:shd w:val="clear" w:color="auto" w:fill="FFFFFF"/>
            <w:hideMark/>
          </w:tcPr>
          <w:p w14:paraId="0372A370" w14:textId="77777777" w:rsidR="009E25E8" w:rsidRDefault="009E25E8">
            <w:pPr>
              <w:snapToGrid w:val="0"/>
              <w:spacing w:before="60" w:after="60"/>
              <w:jc w:val="center"/>
              <w:rPr>
                <w:ins w:id="1702" w:author="Eivind" w:date="2018-07-12T18:43:00Z"/>
                <w:sz w:val="16"/>
                <w:szCs w:val="16"/>
              </w:rPr>
            </w:pPr>
            <w:ins w:id="1703" w:author="Eivind" w:date="2018-07-12T18:43:00Z">
              <w:r>
                <w:rPr>
                  <w:rFonts w:cs="Arial"/>
                  <w:sz w:val="16"/>
                  <w:szCs w:val="16"/>
                </w:rPr>
                <w:t>0..1</w:t>
              </w:r>
            </w:ins>
          </w:p>
        </w:tc>
        <w:tc>
          <w:tcPr>
            <w:tcW w:w="2436" w:type="dxa"/>
            <w:tcBorders>
              <w:top w:val="single" w:sz="4" w:space="0" w:color="000000"/>
              <w:left w:val="single" w:sz="4" w:space="0" w:color="000000"/>
              <w:bottom w:val="single" w:sz="4" w:space="0" w:color="000000"/>
              <w:right w:val="single" w:sz="4" w:space="0" w:color="000000"/>
            </w:tcBorders>
            <w:shd w:val="clear" w:color="auto" w:fill="FFFFFF"/>
            <w:hideMark/>
          </w:tcPr>
          <w:p w14:paraId="5FF4C18C" w14:textId="77777777" w:rsidR="009E25E8" w:rsidRDefault="009E25E8">
            <w:pPr>
              <w:snapToGrid w:val="0"/>
              <w:spacing w:before="60" w:after="60"/>
              <w:rPr>
                <w:ins w:id="1704" w:author="Eivind" w:date="2018-07-12T18:43:00Z"/>
                <w:sz w:val="16"/>
                <w:szCs w:val="16"/>
              </w:rPr>
            </w:pPr>
            <w:ins w:id="1705" w:author="Eivind" w:date="2018-07-12T18:43:00Z">
              <w:r>
                <w:rPr>
                  <w:sz w:val="16"/>
                  <w:szCs w:val="16"/>
                </w:rPr>
                <w:t>CharacterString</w:t>
              </w:r>
            </w:ins>
          </w:p>
        </w:tc>
        <w:tc>
          <w:tcPr>
            <w:tcW w:w="1987" w:type="dxa"/>
            <w:tcBorders>
              <w:top w:val="single" w:sz="4" w:space="0" w:color="000000"/>
              <w:left w:val="single" w:sz="4" w:space="0" w:color="000000"/>
              <w:bottom w:val="single" w:sz="4" w:space="0" w:color="000000"/>
              <w:right w:val="single" w:sz="4" w:space="0" w:color="000000"/>
            </w:tcBorders>
            <w:shd w:val="clear" w:color="auto" w:fill="FFFFFF"/>
          </w:tcPr>
          <w:p w14:paraId="4BB20B19" w14:textId="77777777" w:rsidR="009E25E8" w:rsidRDefault="009E25E8">
            <w:pPr>
              <w:snapToGrid w:val="0"/>
              <w:spacing w:before="60" w:after="60"/>
              <w:rPr>
                <w:ins w:id="1706" w:author="Eivind" w:date="2018-07-12T18:43:00Z"/>
                <w:rFonts w:cs="Arial"/>
                <w:sz w:val="16"/>
                <w:szCs w:val="16"/>
                <w:lang w:val="de-DE"/>
              </w:rPr>
            </w:pPr>
          </w:p>
        </w:tc>
      </w:tr>
      <w:tr w:rsidR="009E25E8" w14:paraId="2AC2F2D5" w14:textId="77777777" w:rsidTr="00545359">
        <w:trPr>
          <w:ins w:id="1707" w:author="Eivind" w:date="2018-07-12T18:43:00Z"/>
        </w:trPr>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14:paraId="7EC7B259" w14:textId="77777777" w:rsidR="009E25E8" w:rsidRDefault="009E25E8">
            <w:pPr>
              <w:snapToGrid w:val="0"/>
              <w:spacing w:before="60" w:after="60"/>
              <w:rPr>
                <w:ins w:id="1708" w:author="Eivind" w:date="2018-07-12T18:43:00Z"/>
                <w:sz w:val="16"/>
                <w:szCs w:val="16"/>
              </w:rPr>
            </w:pPr>
            <w:ins w:id="1709" w:author="Eivind" w:date="2018-07-12T18:43:00Z">
              <w:r>
                <w:rPr>
                  <w:sz w:val="16"/>
                  <w:szCs w:val="16"/>
                </w:rPr>
                <w:t>Role</w:t>
              </w:r>
            </w:ins>
          </w:p>
        </w:tc>
        <w:tc>
          <w:tcPr>
            <w:tcW w:w="3060" w:type="dxa"/>
            <w:tcBorders>
              <w:top w:val="single" w:sz="4" w:space="0" w:color="000000"/>
              <w:left w:val="single" w:sz="4" w:space="0" w:color="000000"/>
              <w:bottom w:val="single" w:sz="4" w:space="0" w:color="000000"/>
              <w:right w:val="single" w:sz="4" w:space="0" w:color="000000"/>
            </w:tcBorders>
            <w:shd w:val="clear" w:color="auto" w:fill="FFFFFF"/>
            <w:hideMark/>
          </w:tcPr>
          <w:p w14:paraId="4E1200D5" w14:textId="77777777" w:rsidR="009E25E8" w:rsidRDefault="009E25E8">
            <w:pPr>
              <w:snapToGrid w:val="0"/>
              <w:spacing w:before="60" w:after="60"/>
              <w:rPr>
                <w:ins w:id="1710" w:author="Eivind" w:date="2018-07-12T18:43:00Z"/>
                <w:rFonts w:cs="Arial"/>
                <w:sz w:val="16"/>
                <w:szCs w:val="16"/>
                <w:lang w:val="de-DE"/>
              </w:rPr>
            </w:pPr>
            <w:ins w:id="1711" w:author="Eivind" w:date="2018-07-12T18:43:00Z">
              <w:r>
                <w:rPr>
                  <w:rFonts w:cs="Arial"/>
                  <w:sz w:val="16"/>
                  <w:szCs w:val="16"/>
                </w:rPr>
                <w:t>datasetDiscoveryMetadata</w:t>
              </w:r>
            </w:ins>
          </w:p>
        </w:tc>
        <w:tc>
          <w:tcPr>
            <w:tcW w:w="3420" w:type="dxa"/>
            <w:tcBorders>
              <w:top w:val="single" w:sz="4" w:space="0" w:color="000000"/>
              <w:left w:val="single" w:sz="4" w:space="0" w:color="000000"/>
              <w:bottom w:val="single" w:sz="4" w:space="0" w:color="000000"/>
              <w:right w:val="single" w:sz="4" w:space="0" w:color="000000"/>
            </w:tcBorders>
            <w:shd w:val="clear" w:color="auto" w:fill="FFFFFF"/>
            <w:hideMark/>
          </w:tcPr>
          <w:p w14:paraId="23B6D900" w14:textId="77777777" w:rsidR="009E25E8" w:rsidRDefault="009E25E8">
            <w:pPr>
              <w:snapToGrid w:val="0"/>
              <w:spacing w:before="60" w:after="60"/>
              <w:jc w:val="left"/>
              <w:rPr>
                <w:ins w:id="1712" w:author="Eivind" w:date="2018-07-12T18:43:00Z"/>
                <w:rFonts w:cs="Arial"/>
                <w:sz w:val="16"/>
                <w:szCs w:val="16"/>
              </w:rPr>
            </w:pPr>
            <w:ins w:id="1713" w:author="Eivind" w:date="2018-07-12T18:43:00Z">
              <w:r>
                <w:rPr>
                  <w:rFonts w:cs="Arial"/>
                  <w:sz w:val="16"/>
                  <w:szCs w:val="16"/>
                </w:rPr>
                <w:t>Exchange catalogues may include or reference discovery metadata for the datasets in the exchange set</w:t>
              </w:r>
            </w:ins>
          </w:p>
        </w:tc>
        <w:tc>
          <w:tcPr>
            <w:tcW w:w="804" w:type="dxa"/>
            <w:tcBorders>
              <w:top w:val="single" w:sz="4" w:space="0" w:color="000000"/>
              <w:left w:val="single" w:sz="4" w:space="0" w:color="000000"/>
              <w:bottom w:val="single" w:sz="4" w:space="0" w:color="000000"/>
              <w:right w:val="single" w:sz="4" w:space="0" w:color="000000"/>
            </w:tcBorders>
            <w:shd w:val="clear" w:color="auto" w:fill="FFFFFF"/>
            <w:hideMark/>
          </w:tcPr>
          <w:p w14:paraId="38AFA4E0" w14:textId="77777777" w:rsidR="009E25E8" w:rsidRDefault="009E25E8">
            <w:pPr>
              <w:snapToGrid w:val="0"/>
              <w:spacing w:before="60" w:after="60"/>
              <w:jc w:val="center"/>
              <w:rPr>
                <w:ins w:id="1714" w:author="Eivind" w:date="2018-07-12T18:43:00Z"/>
                <w:rFonts w:cs="Arial"/>
                <w:sz w:val="16"/>
                <w:szCs w:val="16"/>
              </w:rPr>
            </w:pPr>
            <w:ins w:id="1715" w:author="Eivind" w:date="2018-07-12T18:43:00Z">
              <w:r>
                <w:rPr>
                  <w:rFonts w:cs="Arial"/>
                  <w:sz w:val="16"/>
                  <w:szCs w:val="16"/>
                </w:rPr>
                <w:t>0..*</w:t>
              </w:r>
            </w:ins>
          </w:p>
        </w:tc>
        <w:tc>
          <w:tcPr>
            <w:tcW w:w="2436" w:type="dxa"/>
            <w:tcBorders>
              <w:top w:val="single" w:sz="4" w:space="0" w:color="000000"/>
              <w:left w:val="single" w:sz="4" w:space="0" w:color="000000"/>
              <w:bottom w:val="single" w:sz="4" w:space="0" w:color="000000"/>
              <w:right w:val="single" w:sz="4" w:space="0" w:color="000000"/>
            </w:tcBorders>
            <w:shd w:val="clear" w:color="auto" w:fill="FFFFFF"/>
            <w:hideMark/>
          </w:tcPr>
          <w:p w14:paraId="4554F0FA" w14:textId="77777777" w:rsidR="009E25E8" w:rsidRDefault="009E25E8">
            <w:pPr>
              <w:snapToGrid w:val="0"/>
              <w:spacing w:before="60" w:after="60"/>
              <w:rPr>
                <w:ins w:id="1716" w:author="Eivind" w:date="2018-07-12T18:43:00Z"/>
                <w:sz w:val="16"/>
                <w:szCs w:val="16"/>
              </w:rPr>
            </w:pPr>
            <w:ins w:id="1717" w:author="Eivind" w:date="2018-07-12T18:43:00Z">
              <w:r>
                <w:rPr>
                  <w:sz w:val="16"/>
                  <w:szCs w:val="16"/>
                </w:rPr>
                <w:t>Aggregation S100_DatasetDiscoveryMetadata</w:t>
              </w:r>
            </w:ins>
          </w:p>
        </w:tc>
        <w:tc>
          <w:tcPr>
            <w:tcW w:w="1987" w:type="dxa"/>
            <w:tcBorders>
              <w:top w:val="single" w:sz="4" w:space="0" w:color="000000"/>
              <w:left w:val="single" w:sz="4" w:space="0" w:color="000000"/>
              <w:bottom w:val="single" w:sz="4" w:space="0" w:color="000000"/>
              <w:right w:val="single" w:sz="4" w:space="0" w:color="000000"/>
            </w:tcBorders>
            <w:shd w:val="clear" w:color="auto" w:fill="FFFFFF"/>
          </w:tcPr>
          <w:p w14:paraId="66AD8B39" w14:textId="77777777" w:rsidR="009E25E8" w:rsidRDefault="009E25E8">
            <w:pPr>
              <w:snapToGrid w:val="0"/>
              <w:spacing w:before="60" w:after="60"/>
              <w:rPr>
                <w:ins w:id="1718" w:author="Eivind" w:date="2018-07-12T18:43:00Z"/>
                <w:rFonts w:cs="Arial"/>
                <w:sz w:val="16"/>
                <w:szCs w:val="16"/>
                <w:lang w:val="de-DE"/>
              </w:rPr>
            </w:pPr>
          </w:p>
        </w:tc>
      </w:tr>
      <w:tr w:rsidR="009E25E8" w14:paraId="02A2D848" w14:textId="77777777" w:rsidTr="00545359">
        <w:trPr>
          <w:ins w:id="1719" w:author="Eivind" w:date="2018-07-12T18:43:00Z"/>
        </w:trPr>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14:paraId="13EAA927" w14:textId="77777777" w:rsidR="009E25E8" w:rsidRDefault="009E25E8">
            <w:pPr>
              <w:snapToGrid w:val="0"/>
              <w:spacing w:before="60" w:after="60"/>
              <w:rPr>
                <w:ins w:id="1720" w:author="Eivind" w:date="2018-07-12T18:43:00Z"/>
                <w:sz w:val="16"/>
                <w:szCs w:val="16"/>
              </w:rPr>
            </w:pPr>
            <w:ins w:id="1721" w:author="Eivind" w:date="2018-07-12T18:43:00Z">
              <w:r>
                <w:rPr>
                  <w:sz w:val="16"/>
                  <w:szCs w:val="16"/>
                </w:rPr>
                <w:t>Role</w:t>
              </w:r>
            </w:ins>
          </w:p>
        </w:tc>
        <w:tc>
          <w:tcPr>
            <w:tcW w:w="3060" w:type="dxa"/>
            <w:tcBorders>
              <w:top w:val="single" w:sz="4" w:space="0" w:color="000000"/>
              <w:left w:val="single" w:sz="4" w:space="0" w:color="000000"/>
              <w:bottom w:val="single" w:sz="4" w:space="0" w:color="000000"/>
              <w:right w:val="single" w:sz="4" w:space="0" w:color="000000"/>
            </w:tcBorders>
            <w:shd w:val="clear" w:color="auto" w:fill="FFFFFF"/>
            <w:hideMark/>
          </w:tcPr>
          <w:p w14:paraId="2C67F37E" w14:textId="77777777" w:rsidR="009E25E8" w:rsidRDefault="009E25E8">
            <w:pPr>
              <w:snapToGrid w:val="0"/>
              <w:spacing w:before="60" w:after="60"/>
              <w:rPr>
                <w:ins w:id="1722" w:author="Eivind" w:date="2018-07-12T18:43:00Z"/>
                <w:rFonts w:cs="Arial"/>
                <w:sz w:val="16"/>
                <w:szCs w:val="16"/>
                <w:lang w:val="de-DE"/>
              </w:rPr>
            </w:pPr>
            <w:ins w:id="1723" w:author="Eivind" w:date="2018-07-12T18:43:00Z">
              <w:r>
                <w:rPr>
                  <w:rFonts w:cs="Arial"/>
                  <w:sz w:val="16"/>
                  <w:szCs w:val="16"/>
                </w:rPr>
                <w:t>--</w:t>
              </w:r>
            </w:ins>
          </w:p>
        </w:tc>
        <w:tc>
          <w:tcPr>
            <w:tcW w:w="3420" w:type="dxa"/>
            <w:tcBorders>
              <w:top w:val="single" w:sz="4" w:space="0" w:color="000000"/>
              <w:left w:val="single" w:sz="4" w:space="0" w:color="000000"/>
              <w:bottom w:val="single" w:sz="4" w:space="0" w:color="000000"/>
              <w:right w:val="single" w:sz="4" w:space="0" w:color="000000"/>
            </w:tcBorders>
            <w:shd w:val="clear" w:color="auto" w:fill="FFFFFF"/>
            <w:hideMark/>
          </w:tcPr>
          <w:p w14:paraId="2AF4F6B3" w14:textId="77777777" w:rsidR="009E25E8" w:rsidRDefault="009E25E8">
            <w:pPr>
              <w:snapToGrid w:val="0"/>
              <w:spacing w:before="60" w:after="60"/>
              <w:jc w:val="left"/>
              <w:rPr>
                <w:ins w:id="1724" w:author="Eivind" w:date="2018-07-12T18:43:00Z"/>
                <w:rFonts w:cs="Arial"/>
                <w:sz w:val="16"/>
                <w:szCs w:val="16"/>
              </w:rPr>
            </w:pPr>
            <w:ins w:id="1725" w:author="Eivind" w:date="2018-07-12T18:43:00Z">
              <w:r>
                <w:rPr>
                  <w:rFonts w:cs="Arial"/>
                  <w:sz w:val="16"/>
                  <w:szCs w:val="16"/>
                </w:rPr>
                <w:t>Metadata for catalogue</w:t>
              </w:r>
            </w:ins>
          </w:p>
        </w:tc>
        <w:tc>
          <w:tcPr>
            <w:tcW w:w="804" w:type="dxa"/>
            <w:tcBorders>
              <w:top w:val="single" w:sz="4" w:space="0" w:color="000000"/>
              <w:left w:val="single" w:sz="4" w:space="0" w:color="000000"/>
              <w:bottom w:val="single" w:sz="4" w:space="0" w:color="000000"/>
              <w:right w:val="single" w:sz="4" w:space="0" w:color="000000"/>
            </w:tcBorders>
            <w:shd w:val="clear" w:color="auto" w:fill="FFFFFF"/>
            <w:hideMark/>
          </w:tcPr>
          <w:p w14:paraId="12A90746" w14:textId="77777777" w:rsidR="009E25E8" w:rsidRDefault="009E25E8">
            <w:pPr>
              <w:snapToGrid w:val="0"/>
              <w:spacing w:before="60" w:after="60"/>
              <w:jc w:val="center"/>
              <w:rPr>
                <w:ins w:id="1726" w:author="Eivind" w:date="2018-07-12T18:43:00Z"/>
                <w:rFonts w:cs="Arial"/>
                <w:sz w:val="16"/>
                <w:szCs w:val="16"/>
              </w:rPr>
            </w:pPr>
            <w:ins w:id="1727" w:author="Eivind" w:date="2018-07-12T18:43:00Z">
              <w:r>
                <w:rPr>
                  <w:rFonts w:cs="Arial"/>
                  <w:sz w:val="16"/>
                  <w:szCs w:val="16"/>
                </w:rPr>
                <w:t>0..*</w:t>
              </w:r>
            </w:ins>
          </w:p>
        </w:tc>
        <w:tc>
          <w:tcPr>
            <w:tcW w:w="2436" w:type="dxa"/>
            <w:tcBorders>
              <w:top w:val="single" w:sz="4" w:space="0" w:color="000000"/>
              <w:left w:val="single" w:sz="4" w:space="0" w:color="000000"/>
              <w:bottom w:val="single" w:sz="4" w:space="0" w:color="000000"/>
              <w:right w:val="single" w:sz="4" w:space="0" w:color="000000"/>
            </w:tcBorders>
            <w:shd w:val="clear" w:color="auto" w:fill="FFFFFF"/>
            <w:hideMark/>
          </w:tcPr>
          <w:p w14:paraId="7988BE86" w14:textId="77777777" w:rsidR="009E25E8" w:rsidRDefault="009E25E8">
            <w:pPr>
              <w:snapToGrid w:val="0"/>
              <w:spacing w:before="60" w:after="60"/>
              <w:rPr>
                <w:ins w:id="1728" w:author="Eivind" w:date="2018-07-12T18:43:00Z"/>
                <w:sz w:val="16"/>
                <w:szCs w:val="16"/>
              </w:rPr>
            </w:pPr>
            <w:ins w:id="1729" w:author="Eivind" w:date="2018-07-12T18:43:00Z">
              <w:r>
                <w:rPr>
                  <w:sz w:val="16"/>
                  <w:szCs w:val="16"/>
                </w:rPr>
                <w:t>Aggregation S100_CatalogueMetadata</w:t>
              </w:r>
            </w:ins>
          </w:p>
        </w:tc>
        <w:tc>
          <w:tcPr>
            <w:tcW w:w="1987" w:type="dxa"/>
            <w:tcBorders>
              <w:top w:val="single" w:sz="4" w:space="0" w:color="000000"/>
              <w:left w:val="single" w:sz="4" w:space="0" w:color="000000"/>
              <w:bottom w:val="single" w:sz="4" w:space="0" w:color="000000"/>
              <w:right w:val="single" w:sz="4" w:space="0" w:color="000000"/>
            </w:tcBorders>
            <w:shd w:val="clear" w:color="auto" w:fill="FFFFFF"/>
            <w:hideMark/>
          </w:tcPr>
          <w:p w14:paraId="0E02206E" w14:textId="77777777" w:rsidR="009E25E8" w:rsidRDefault="009E25E8" w:rsidP="00875EB0">
            <w:pPr>
              <w:snapToGrid w:val="0"/>
              <w:spacing w:before="60" w:after="60"/>
              <w:jc w:val="left"/>
              <w:rPr>
                <w:ins w:id="1730" w:author="Eivind" w:date="2018-07-12T18:43:00Z"/>
                <w:rFonts w:cs="Arial"/>
                <w:sz w:val="16"/>
                <w:szCs w:val="16"/>
                <w:lang w:val="de-DE"/>
              </w:rPr>
            </w:pPr>
            <w:ins w:id="1731" w:author="Eivind" w:date="2018-07-12T18:43:00Z">
              <w:r>
                <w:rPr>
                  <w:rFonts w:cs="Arial"/>
                  <w:sz w:val="16"/>
                  <w:szCs w:val="16"/>
                </w:rPr>
                <w:t>Metadata for the feature, portrayal, and interoperability catalogues, if any</w:t>
              </w:r>
            </w:ins>
          </w:p>
        </w:tc>
      </w:tr>
      <w:tr w:rsidR="009E25E8" w14:paraId="036ACB31" w14:textId="77777777" w:rsidTr="00545359">
        <w:trPr>
          <w:ins w:id="1732" w:author="Eivind" w:date="2018-07-12T18:43:00Z"/>
        </w:trPr>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14:paraId="3C4FFE19" w14:textId="77777777" w:rsidR="009E25E8" w:rsidRDefault="009E25E8">
            <w:pPr>
              <w:snapToGrid w:val="0"/>
              <w:spacing w:before="60" w:after="60"/>
              <w:rPr>
                <w:ins w:id="1733" w:author="Eivind" w:date="2018-07-12T18:43:00Z"/>
                <w:sz w:val="16"/>
                <w:szCs w:val="16"/>
              </w:rPr>
            </w:pPr>
            <w:ins w:id="1734" w:author="Eivind" w:date="2018-07-12T18:43:00Z">
              <w:r>
                <w:rPr>
                  <w:sz w:val="16"/>
                  <w:szCs w:val="16"/>
                </w:rPr>
                <w:t>Role</w:t>
              </w:r>
            </w:ins>
          </w:p>
        </w:tc>
        <w:tc>
          <w:tcPr>
            <w:tcW w:w="3060" w:type="dxa"/>
            <w:tcBorders>
              <w:top w:val="single" w:sz="4" w:space="0" w:color="000000"/>
              <w:left w:val="single" w:sz="4" w:space="0" w:color="000000"/>
              <w:bottom w:val="single" w:sz="4" w:space="0" w:color="000000"/>
              <w:right w:val="single" w:sz="4" w:space="0" w:color="000000"/>
            </w:tcBorders>
            <w:shd w:val="clear" w:color="auto" w:fill="FFFFFF"/>
            <w:hideMark/>
          </w:tcPr>
          <w:p w14:paraId="63D3EAE9" w14:textId="77777777" w:rsidR="009E25E8" w:rsidRDefault="009E25E8">
            <w:pPr>
              <w:snapToGrid w:val="0"/>
              <w:spacing w:before="60" w:after="60"/>
              <w:rPr>
                <w:ins w:id="1735" w:author="Eivind" w:date="2018-07-12T18:43:00Z"/>
                <w:rFonts w:cs="Arial"/>
                <w:sz w:val="16"/>
                <w:szCs w:val="16"/>
                <w:lang w:val="de-DE"/>
              </w:rPr>
            </w:pPr>
            <w:ins w:id="1736" w:author="Eivind" w:date="2018-07-12T18:43:00Z">
              <w:r>
                <w:rPr>
                  <w:rFonts w:cs="Arial"/>
                  <w:sz w:val="16"/>
                  <w:szCs w:val="16"/>
                </w:rPr>
                <w:t>supportFileDiscoveryMetadata</w:t>
              </w:r>
            </w:ins>
          </w:p>
        </w:tc>
        <w:tc>
          <w:tcPr>
            <w:tcW w:w="3420" w:type="dxa"/>
            <w:tcBorders>
              <w:top w:val="single" w:sz="4" w:space="0" w:color="000000"/>
              <w:left w:val="single" w:sz="4" w:space="0" w:color="000000"/>
              <w:bottom w:val="single" w:sz="4" w:space="0" w:color="000000"/>
              <w:right w:val="single" w:sz="4" w:space="0" w:color="000000"/>
            </w:tcBorders>
            <w:shd w:val="clear" w:color="auto" w:fill="FFFFFF"/>
            <w:hideMark/>
          </w:tcPr>
          <w:p w14:paraId="53E7D7B7" w14:textId="77777777" w:rsidR="009E25E8" w:rsidRDefault="009E25E8">
            <w:pPr>
              <w:snapToGrid w:val="0"/>
              <w:spacing w:before="60" w:after="60"/>
              <w:jc w:val="left"/>
              <w:rPr>
                <w:ins w:id="1737" w:author="Eivind" w:date="2018-07-12T18:43:00Z"/>
                <w:rFonts w:cs="Arial"/>
                <w:sz w:val="16"/>
                <w:szCs w:val="16"/>
              </w:rPr>
            </w:pPr>
            <w:ins w:id="1738" w:author="Eivind" w:date="2018-07-12T18:43:00Z">
              <w:r>
                <w:rPr>
                  <w:rFonts w:cs="Arial"/>
                  <w:sz w:val="16"/>
                  <w:szCs w:val="16"/>
                </w:rPr>
                <w:t>Exchange catalogues may include or reference discovery metadata for the support files in the exchange set</w:t>
              </w:r>
            </w:ins>
          </w:p>
        </w:tc>
        <w:tc>
          <w:tcPr>
            <w:tcW w:w="804" w:type="dxa"/>
            <w:tcBorders>
              <w:top w:val="single" w:sz="4" w:space="0" w:color="000000"/>
              <w:left w:val="single" w:sz="4" w:space="0" w:color="000000"/>
              <w:bottom w:val="single" w:sz="4" w:space="0" w:color="000000"/>
              <w:right w:val="single" w:sz="4" w:space="0" w:color="000000"/>
            </w:tcBorders>
            <w:shd w:val="clear" w:color="auto" w:fill="FFFFFF"/>
            <w:hideMark/>
          </w:tcPr>
          <w:p w14:paraId="004B76FA" w14:textId="77777777" w:rsidR="009E25E8" w:rsidRDefault="009E25E8">
            <w:pPr>
              <w:snapToGrid w:val="0"/>
              <w:spacing w:before="60" w:after="60"/>
              <w:jc w:val="center"/>
              <w:rPr>
                <w:ins w:id="1739" w:author="Eivind" w:date="2018-07-12T18:43:00Z"/>
                <w:rFonts w:cs="Arial"/>
                <w:sz w:val="16"/>
                <w:szCs w:val="16"/>
              </w:rPr>
            </w:pPr>
            <w:ins w:id="1740" w:author="Eivind" w:date="2018-07-12T18:43:00Z">
              <w:r>
                <w:rPr>
                  <w:rFonts w:cs="Arial"/>
                  <w:sz w:val="16"/>
                  <w:szCs w:val="16"/>
                </w:rPr>
                <w:t>0..*</w:t>
              </w:r>
            </w:ins>
          </w:p>
        </w:tc>
        <w:tc>
          <w:tcPr>
            <w:tcW w:w="2436" w:type="dxa"/>
            <w:tcBorders>
              <w:top w:val="single" w:sz="4" w:space="0" w:color="000000"/>
              <w:left w:val="single" w:sz="4" w:space="0" w:color="000000"/>
              <w:bottom w:val="single" w:sz="4" w:space="0" w:color="000000"/>
              <w:right w:val="single" w:sz="4" w:space="0" w:color="000000"/>
            </w:tcBorders>
            <w:shd w:val="clear" w:color="auto" w:fill="FFFFFF"/>
            <w:hideMark/>
          </w:tcPr>
          <w:p w14:paraId="6A201315" w14:textId="77777777" w:rsidR="009E25E8" w:rsidRDefault="009E25E8">
            <w:pPr>
              <w:snapToGrid w:val="0"/>
              <w:spacing w:before="60" w:after="60"/>
              <w:rPr>
                <w:ins w:id="1741" w:author="Eivind" w:date="2018-07-12T18:43:00Z"/>
                <w:sz w:val="16"/>
                <w:szCs w:val="16"/>
              </w:rPr>
            </w:pPr>
            <w:ins w:id="1742" w:author="Eivind" w:date="2018-07-12T18:43:00Z">
              <w:r>
                <w:rPr>
                  <w:sz w:val="16"/>
                  <w:szCs w:val="16"/>
                </w:rPr>
                <w:t>Aggregation S100_SupportFileDiscoveryMetadata</w:t>
              </w:r>
            </w:ins>
          </w:p>
        </w:tc>
        <w:tc>
          <w:tcPr>
            <w:tcW w:w="1987" w:type="dxa"/>
            <w:tcBorders>
              <w:top w:val="single" w:sz="4" w:space="0" w:color="000000"/>
              <w:left w:val="single" w:sz="4" w:space="0" w:color="000000"/>
              <w:bottom w:val="single" w:sz="4" w:space="0" w:color="000000"/>
              <w:right w:val="single" w:sz="4" w:space="0" w:color="000000"/>
            </w:tcBorders>
            <w:shd w:val="clear" w:color="auto" w:fill="FFFFFF"/>
          </w:tcPr>
          <w:p w14:paraId="6B890AA8" w14:textId="77777777" w:rsidR="009E25E8" w:rsidRDefault="009E25E8">
            <w:pPr>
              <w:snapToGrid w:val="0"/>
              <w:spacing w:before="60" w:after="60"/>
              <w:rPr>
                <w:ins w:id="1743" w:author="Eivind" w:date="2018-07-12T18:43:00Z"/>
                <w:rFonts w:cs="Arial"/>
                <w:sz w:val="16"/>
                <w:szCs w:val="16"/>
                <w:lang w:val="de-DE"/>
              </w:rPr>
            </w:pPr>
          </w:p>
        </w:tc>
      </w:tr>
    </w:tbl>
    <w:p w14:paraId="1F4373F3" w14:textId="4C9C85C0" w:rsidR="009E25E8" w:rsidRPr="009E25E8" w:rsidDel="0038570A" w:rsidRDefault="009E25E8">
      <w:pPr>
        <w:rPr>
          <w:del w:id="1744" w:author="Eivind" w:date="2018-07-12T22:53:00Z"/>
        </w:rPr>
        <w:pPrChange w:id="1745" w:author="Eivind" w:date="2018-07-12T18:43:00Z">
          <w:pPr>
            <w:pStyle w:val="Caption"/>
            <w:keepNext/>
          </w:pPr>
        </w:pPrChange>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Change w:id="1746" w:author="Eivind" w:date="2018-07-12T18:42: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PrChange>
      </w:tblPr>
      <w:tblGrid>
        <w:gridCol w:w="2767"/>
        <w:gridCol w:w="3510"/>
        <w:gridCol w:w="630"/>
        <w:gridCol w:w="2813"/>
        <w:gridCol w:w="3060"/>
        <w:tblGridChange w:id="1747">
          <w:tblGrid>
            <w:gridCol w:w="2767"/>
            <w:gridCol w:w="3510"/>
            <w:gridCol w:w="630"/>
            <w:gridCol w:w="2813"/>
            <w:gridCol w:w="3060"/>
          </w:tblGrid>
        </w:tblGridChange>
      </w:tblGrid>
      <w:tr w:rsidR="006B114A" w:rsidRPr="00876602" w:rsidDel="0038570A" w14:paraId="6294C8D5" w14:textId="1D4196E3" w:rsidTr="009E25E8">
        <w:trPr>
          <w:trHeight w:val="150"/>
          <w:del w:id="1748" w:author="Eivind" w:date="2018-07-12T22:53:00Z"/>
          <w:trPrChange w:id="1749" w:author="Eivind" w:date="2018-07-12T18:42:00Z">
            <w:trPr>
              <w:trHeight w:val="150"/>
            </w:trPr>
          </w:trPrChange>
        </w:trPr>
        <w:tc>
          <w:tcPr>
            <w:tcW w:w="2767" w:type="dxa"/>
            <w:tcBorders>
              <w:top w:val="single" w:sz="4" w:space="0" w:color="000000"/>
              <w:left w:val="single" w:sz="4" w:space="0" w:color="000000"/>
              <w:bottom w:val="single" w:sz="4" w:space="0" w:color="000000"/>
              <w:right w:val="single" w:sz="4" w:space="0" w:color="000000"/>
            </w:tcBorders>
            <w:vAlign w:val="center"/>
            <w:tcPrChange w:id="1750" w:author="Eivind" w:date="2018-07-12T18:42:00Z">
              <w:tcPr>
                <w:tcW w:w="2767" w:type="dxa"/>
                <w:tcBorders>
                  <w:top w:val="single" w:sz="4" w:space="0" w:color="000000"/>
                  <w:left w:val="single" w:sz="4" w:space="0" w:color="000000"/>
                  <w:bottom w:val="single" w:sz="4" w:space="0" w:color="000000"/>
                  <w:right w:val="single" w:sz="4" w:space="0" w:color="000000"/>
                </w:tcBorders>
                <w:vAlign w:val="center"/>
              </w:tcPr>
            </w:tcPrChange>
          </w:tcPr>
          <w:p w14:paraId="281CA011" w14:textId="58606B69" w:rsidR="006B114A" w:rsidRPr="00876602" w:rsidDel="0038570A" w:rsidRDefault="006B114A" w:rsidP="00C86F62">
            <w:pPr>
              <w:snapToGrid w:val="0"/>
              <w:rPr>
                <w:del w:id="1751" w:author="Eivind" w:date="2018-07-12T22:53:00Z"/>
                <w:rFonts w:cs="Arial"/>
                <w:b/>
                <w:sz w:val="16"/>
                <w:szCs w:val="16"/>
              </w:rPr>
            </w:pPr>
            <w:del w:id="1752" w:author="Eivind" w:date="2018-07-12T18:42:00Z">
              <w:r w:rsidRPr="00876602" w:rsidDel="009E25E8">
                <w:rPr>
                  <w:rFonts w:cs="Arial"/>
                  <w:b/>
                  <w:sz w:val="16"/>
                  <w:szCs w:val="16"/>
                </w:rPr>
                <w:delText>Name</w:delText>
              </w:r>
            </w:del>
          </w:p>
        </w:tc>
        <w:tc>
          <w:tcPr>
            <w:tcW w:w="3510" w:type="dxa"/>
            <w:tcBorders>
              <w:top w:val="single" w:sz="4" w:space="0" w:color="000000"/>
              <w:left w:val="single" w:sz="4" w:space="0" w:color="000000"/>
              <w:bottom w:val="single" w:sz="4" w:space="0" w:color="000000"/>
              <w:right w:val="single" w:sz="4" w:space="0" w:color="000000"/>
            </w:tcBorders>
            <w:vAlign w:val="center"/>
            <w:tcPrChange w:id="1753" w:author="Eivind" w:date="2018-07-12T18:42:00Z">
              <w:tcPr>
                <w:tcW w:w="3510" w:type="dxa"/>
                <w:tcBorders>
                  <w:top w:val="single" w:sz="4" w:space="0" w:color="000000"/>
                  <w:left w:val="single" w:sz="4" w:space="0" w:color="000000"/>
                  <w:bottom w:val="single" w:sz="4" w:space="0" w:color="000000"/>
                  <w:right w:val="single" w:sz="4" w:space="0" w:color="000000"/>
                </w:tcBorders>
                <w:vAlign w:val="center"/>
              </w:tcPr>
            </w:tcPrChange>
          </w:tcPr>
          <w:p w14:paraId="6D356EDC" w14:textId="060586BF" w:rsidR="006B114A" w:rsidRPr="00876602" w:rsidDel="0038570A" w:rsidRDefault="006B114A" w:rsidP="00C86F62">
            <w:pPr>
              <w:snapToGrid w:val="0"/>
              <w:rPr>
                <w:del w:id="1754" w:author="Eivind" w:date="2018-07-12T22:53:00Z"/>
                <w:rFonts w:cs="Arial"/>
                <w:b/>
                <w:sz w:val="16"/>
                <w:szCs w:val="16"/>
              </w:rPr>
            </w:pPr>
            <w:del w:id="1755" w:author="Eivind" w:date="2018-07-12T18:42:00Z">
              <w:r w:rsidRPr="00876602" w:rsidDel="009E25E8">
                <w:rPr>
                  <w:rFonts w:cs="Arial"/>
                  <w:b/>
                  <w:sz w:val="16"/>
                  <w:szCs w:val="16"/>
                </w:rPr>
                <w:delText>Description</w:delText>
              </w:r>
            </w:del>
          </w:p>
        </w:tc>
        <w:tc>
          <w:tcPr>
            <w:tcW w:w="630" w:type="dxa"/>
            <w:tcBorders>
              <w:top w:val="single" w:sz="4" w:space="0" w:color="000000"/>
              <w:left w:val="single" w:sz="4" w:space="0" w:color="000000"/>
              <w:bottom w:val="single" w:sz="4" w:space="0" w:color="000000"/>
              <w:right w:val="single" w:sz="4" w:space="0" w:color="000000"/>
            </w:tcBorders>
            <w:vAlign w:val="center"/>
            <w:tcPrChange w:id="1756" w:author="Eivind" w:date="2018-07-12T18:42:00Z">
              <w:tcPr>
                <w:tcW w:w="630" w:type="dxa"/>
                <w:tcBorders>
                  <w:top w:val="single" w:sz="4" w:space="0" w:color="000000"/>
                  <w:left w:val="single" w:sz="4" w:space="0" w:color="000000"/>
                  <w:bottom w:val="single" w:sz="4" w:space="0" w:color="000000"/>
                  <w:right w:val="single" w:sz="4" w:space="0" w:color="000000"/>
                </w:tcBorders>
                <w:vAlign w:val="center"/>
              </w:tcPr>
            </w:tcPrChange>
          </w:tcPr>
          <w:p w14:paraId="35EAE116" w14:textId="1D0EFA92" w:rsidR="006B114A" w:rsidRPr="00876602" w:rsidDel="0038570A" w:rsidRDefault="006B114A" w:rsidP="00C86F62">
            <w:pPr>
              <w:snapToGrid w:val="0"/>
              <w:jc w:val="center"/>
              <w:rPr>
                <w:del w:id="1757" w:author="Eivind" w:date="2018-07-12T22:53:00Z"/>
                <w:rFonts w:cs="Arial"/>
                <w:b/>
                <w:sz w:val="16"/>
                <w:szCs w:val="16"/>
              </w:rPr>
            </w:pPr>
            <w:del w:id="1758" w:author="Eivind" w:date="2018-07-12T18:42:00Z">
              <w:r w:rsidRPr="00876602" w:rsidDel="009E25E8">
                <w:rPr>
                  <w:rFonts w:cs="Arial"/>
                  <w:b/>
                  <w:sz w:val="16"/>
                  <w:szCs w:val="16"/>
                </w:rPr>
                <w:delText>Mult</w:delText>
              </w:r>
            </w:del>
          </w:p>
        </w:tc>
        <w:tc>
          <w:tcPr>
            <w:tcW w:w="2813" w:type="dxa"/>
            <w:tcBorders>
              <w:top w:val="single" w:sz="4" w:space="0" w:color="000000"/>
              <w:left w:val="single" w:sz="4" w:space="0" w:color="000000"/>
              <w:bottom w:val="single" w:sz="4" w:space="0" w:color="000000"/>
              <w:right w:val="single" w:sz="4" w:space="0" w:color="000000"/>
            </w:tcBorders>
            <w:vAlign w:val="center"/>
            <w:tcPrChange w:id="1759" w:author="Eivind" w:date="2018-07-12T18:42:00Z">
              <w:tcPr>
                <w:tcW w:w="2813" w:type="dxa"/>
                <w:tcBorders>
                  <w:top w:val="single" w:sz="4" w:space="0" w:color="000000"/>
                  <w:left w:val="single" w:sz="4" w:space="0" w:color="000000"/>
                  <w:bottom w:val="single" w:sz="4" w:space="0" w:color="000000"/>
                  <w:right w:val="single" w:sz="4" w:space="0" w:color="000000"/>
                </w:tcBorders>
                <w:vAlign w:val="center"/>
              </w:tcPr>
            </w:tcPrChange>
          </w:tcPr>
          <w:p w14:paraId="0EC9E9E1" w14:textId="62AF7AD2" w:rsidR="006B114A" w:rsidRPr="00876602" w:rsidDel="0038570A" w:rsidRDefault="006B114A" w:rsidP="00C86F62">
            <w:pPr>
              <w:snapToGrid w:val="0"/>
              <w:rPr>
                <w:del w:id="1760" w:author="Eivind" w:date="2018-07-12T22:53:00Z"/>
                <w:rFonts w:cs="Arial"/>
                <w:b/>
                <w:sz w:val="16"/>
                <w:szCs w:val="16"/>
              </w:rPr>
            </w:pPr>
            <w:del w:id="1761" w:author="Eivind" w:date="2018-07-12T18:42:00Z">
              <w:r w:rsidRPr="00876602" w:rsidDel="009E25E8">
                <w:rPr>
                  <w:rFonts w:cs="Arial"/>
                  <w:b/>
                  <w:sz w:val="16"/>
                  <w:szCs w:val="16"/>
                </w:rPr>
                <w:delText>Type</w:delText>
              </w:r>
            </w:del>
          </w:p>
        </w:tc>
        <w:tc>
          <w:tcPr>
            <w:tcW w:w="3060" w:type="dxa"/>
            <w:tcBorders>
              <w:top w:val="single" w:sz="4" w:space="0" w:color="000000"/>
              <w:left w:val="single" w:sz="4" w:space="0" w:color="000000"/>
              <w:bottom w:val="single" w:sz="4" w:space="0" w:color="000000"/>
              <w:right w:val="single" w:sz="4" w:space="0" w:color="000000"/>
            </w:tcBorders>
            <w:vAlign w:val="center"/>
            <w:tcPrChange w:id="1762" w:author="Eivind" w:date="2018-07-12T18:42:00Z">
              <w:tcPr>
                <w:tcW w:w="3060" w:type="dxa"/>
                <w:tcBorders>
                  <w:top w:val="single" w:sz="4" w:space="0" w:color="000000"/>
                  <w:left w:val="single" w:sz="4" w:space="0" w:color="000000"/>
                  <w:bottom w:val="single" w:sz="4" w:space="0" w:color="000000"/>
                  <w:right w:val="single" w:sz="4" w:space="0" w:color="000000"/>
                </w:tcBorders>
                <w:vAlign w:val="center"/>
              </w:tcPr>
            </w:tcPrChange>
          </w:tcPr>
          <w:p w14:paraId="731E0AE4" w14:textId="0107A495" w:rsidR="006B114A" w:rsidRPr="00876602" w:rsidDel="0038570A" w:rsidRDefault="006B114A" w:rsidP="00C86F62">
            <w:pPr>
              <w:snapToGrid w:val="0"/>
              <w:rPr>
                <w:del w:id="1763" w:author="Eivind" w:date="2018-07-12T22:53:00Z"/>
                <w:rFonts w:cs="Arial"/>
                <w:b/>
                <w:sz w:val="16"/>
                <w:szCs w:val="16"/>
              </w:rPr>
            </w:pPr>
            <w:del w:id="1764" w:author="Eivind" w:date="2018-07-12T18:42:00Z">
              <w:r w:rsidRPr="00876602" w:rsidDel="009E25E8">
                <w:rPr>
                  <w:rFonts w:cs="Arial"/>
                  <w:b/>
                  <w:sz w:val="16"/>
                  <w:szCs w:val="16"/>
                </w:rPr>
                <w:delText>Remarks</w:delText>
              </w:r>
            </w:del>
          </w:p>
        </w:tc>
      </w:tr>
      <w:tr w:rsidR="006B114A" w:rsidRPr="00876602" w:rsidDel="0038570A" w14:paraId="132E469E" w14:textId="222C2BE5" w:rsidTr="009E25E8">
        <w:trPr>
          <w:trHeight w:val="480"/>
          <w:del w:id="1765" w:author="Eivind" w:date="2018-07-12T22:53:00Z"/>
          <w:trPrChange w:id="1766" w:author="Eivind" w:date="2018-07-12T18:42:00Z">
            <w:trPr>
              <w:trHeight w:val="480"/>
            </w:trPr>
          </w:trPrChange>
        </w:trPr>
        <w:tc>
          <w:tcPr>
            <w:tcW w:w="2767" w:type="dxa"/>
            <w:tcBorders>
              <w:top w:val="single" w:sz="4" w:space="0" w:color="000000"/>
              <w:left w:val="single" w:sz="4" w:space="0" w:color="000000"/>
              <w:bottom w:val="single" w:sz="4" w:space="0" w:color="000000"/>
              <w:right w:val="single" w:sz="4" w:space="0" w:color="000000"/>
            </w:tcBorders>
            <w:vAlign w:val="center"/>
            <w:tcPrChange w:id="1767" w:author="Eivind" w:date="2018-07-12T18:42:00Z">
              <w:tcPr>
                <w:tcW w:w="2767" w:type="dxa"/>
                <w:tcBorders>
                  <w:top w:val="single" w:sz="4" w:space="0" w:color="000000"/>
                  <w:left w:val="single" w:sz="4" w:space="0" w:color="000000"/>
                  <w:bottom w:val="single" w:sz="4" w:space="0" w:color="000000"/>
                  <w:right w:val="single" w:sz="4" w:space="0" w:color="000000"/>
                </w:tcBorders>
                <w:vAlign w:val="center"/>
              </w:tcPr>
            </w:tcPrChange>
          </w:tcPr>
          <w:p w14:paraId="00E984E6" w14:textId="78464320" w:rsidR="006B114A" w:rsidRPr="00876602" w:rsidDel="0038570A" w:rsidRDefault="006B114A" w:rsidP="00C86F62">
            <w:pPr>
              <w:pStyle w:val="TablePara9pt"/>
              <w:rPr>
                <w:del w:id="1768" w:author="Eivind" w:date="2018-07-12T22:53:00Z"/>
                <w:sz w:val="16"/>
                <w:szCs w:val="16"/>
              </w:rPr>
            </w:pPr>
            <w:del w:id="1769" w:author="Eivind" w:date="2018-07-12T18:42:00Z">
              <w:r w:rsidRPr="00876602" w:rsidDel="009E25E8">
                <w:rPr>
                  <w:sz w:val="16"/>
                  <w:szCs w:val="16"/>
                </w:rPr>
                <w:delText>S100_ExchangeCatalogue</w:delText>
              </w:r>
            </w:del>
          </w:p>
        </w:tc>
        <w:tc>
          <w:tcPr>
            <w:tcW w:w="3510" w:type="dxa"/>
            <w:tcBorders>
              <w:top w:val="single" w:sz="4" w:space="0" w:color="000000"/>
              <w:left w:val="single" w:sz="4" w:space="0" w:color="000000"/>
              <w:bottom w:val="single" w:sz="4" w:space="0" w:color="000000"/>
              <w:right w:val="single" w:sz="4" w:space="0" w:color="000000"/>
            </w:tcBorders>
            <w:vAlign w:val="center"/>
            <w:tcPrChange w:id="1770" w:author="Eivind" w:date="2018-07-12T18:42:00Z">
              <w:tcPr>
                <w:tcW w:w="3510" w:type="dxa"/>
                <w:tcBorders>
                  <w:top w:val="single" w:sz="4" w:space="0" w:color="000000"/>
                  <w:left w:val="single" w:sz="4" w:space="0" w:color="000000"/>
                  <w:bottom w:val="single" w:sz="4" w:space="0" w:color="000000"/>
                  <w:right w:val="single" w:sz="4" w:space="0" w:color="000000"/>
                </w:tcBorders>
                <w:vAlign w:val="center"/>
              </w:tcPr>
            </w:tcPrChange>
          </w:tcPr>
          <w:p w14:paraId="199C2627" w14:textId="3A8A24F7" w:rsidR="006B114A" w:rsidRPr="00876602" w:rsidDel="0038570A" w:rsidRDefault="006B114A" w:rsidP="00C86F62">
            <w:pPr>
              <w:pStyle w:val="TablePara9pt"/>
              <w:rPr>
                <w:del w:id="1771" w:author="Eivind" w:date="2018-07-12T22:53:00Z"/>
                <w:sz w:val="16"/>
                <w:szCs w:val="16"/>
              </w:rPr>
            </w:pPr>
            <w:del w:id="1772" w:author="Eivind" w:date="2018-07-12T18:42:00Z">
              <w:r w:rsidRPr="00876602" w:rsidDel="009E25E8">
                <w:rPr>
                  <w:sz w:val="16"/>
                  <w:szCs w:val="16"/>
                </w:rPr>
                <w:delText>An exchange catalogue contains the discovery metadata about the exchange datasets and support files</w:delText>
              </w:r>
            </w:del>
          </w:p>
        </w:tc>
        <w:tc>
          <w:tcPr>
            <w:tcW w:w="630" w:type="dxa"/>
            <w:tcBorders>
              <w:top w:val="single" w:sz="4" w:space="0" w:color="000000"/>
              <w:left w:val="single" w:sz="4" w:space="0" w:color="000000"/>
              <w:bottom w:val="single" w:sz="4" w:space="0" w:color="000000"/>
              <w:right w:val="single" w:sz="4" w:space="0" w:color="000000"/>
            </w:tcBorders>
            <w:vAlign w:val="center"/>
            <w:tcPrChange w:id="1773" w:author="Eivind" w:date="2018-07-12T18:42:00Z">
              <w:tcPr>
                <w:tcW w:w="630" w:type="dxa"/>
                <w:tcBorders>
                  <w:top w:val="single" w:sz="4" w:space="0" w:color="000000"/>
                  <w:left w:val="single" w:sz="4" w:space="0" w:color="000000"/>
                  <w:bottom w:val="single" w:sz="4" w:space="0" w:color="000000"/>
                  <w:right w:val="single" w:sz="4" w:space="0" w:color="000000"/>
                </w:tcBorders>
                <w:vAlign w:val="center"/>
              </w:tcPr>
            </w:tcPrChange>
          </w:tcPr>
          <w:p w14:paraId="16705B4C" w14:textId="60B8DD0A" w:rsidR="006B114A" w:rsidRPr="00876602" w:rsidDel="0038570A" w:rsidRDefault="006B114A" w:rsidP="00C86F62">
            <w:pPr>
              <w:pStyle w:val="TablePara9pt"/>
              <w:rPr>
                <w:del w:id="1774" w:author="Eivind" w:date="2018-07-12T22:53:00Z"/>
                <w:sz w:val="16"/>
                <w:szCs w:val="16"/>
              </w:rPr>
            </w:pPr>
            <w:del w:id="1775" w:author="Eivind" w:date="2018-07-12T18:42:00Z">
              <w:r w:rsidRPr="00876602" w:rsidDel="009E25E8">
                <w:rPr>
                  <w:sz w:val="16"/>
                  <w:szCs w:val="16"/>
                </w:rPr>
                <w:delText>-</w:delText>
              </w:r>
            </w:del>
          </w:p>
        </w:tc>
        <w:tc>
          <w:tcPr>
            <w:tcW w:w="2813" w:type="dxa"/>
            <w:tcBorders>
              <w:top w:val="single" w:sz="4" w:space="0" w:color="000000"/>
              <w:left w:val="single" w:sz="4" w:space="0" w:color="000000"/>
              <w:bottom w:val="single" w:sz="4" w:space="0" w:color="000000"/>
              <w:right w:val="single" w:sz="4" w:space="0" w:color="000000"/>
            </w:tcBorders>
            <w:vAlign w:val="center"/>
            <w:tcPrChange w:id="1776" w:author="Eivind" w:date="2018-07-12T18:42:00Z">
              <w:tcPr>
                <w:tcW w:w="2813" w:type="dxa"/>
                <w:tcBorders>
                  <w:top w:val="single" w:sz="4" w:space="0" w:color="000000"/>
                  <w:left w:val="single" w:sz="4" w:space="0" w:color="000000"/>
                  <w:bottom w:val="single" w:sz="4" w:space="0" w:color="000000"/>
                  <w:right w:val="single" w:sz="4" w:space="0" w:color="000000"/>
                </w:tcBorders>
                <w:vAlign w:val="center"/>
              </w:tcPr>
            </w:tcPrChange>
          </w:tcPr>
          <w:p w14:paraId="6F6B2944" w14:textId="2F04A326" w:rsidR="006B114A" w:rsidRPr="00876602" w:rsidDel="0038570A" w:rsidRDefault="00CA309F" w:rsidP="00C86F62">
            <w:pPr>
              <w:pStyle w:val="TablePara9pt"/>
              <w:rPr>
                <w:del w:id="1777" w:author="Eivind" w:date="2018-07-12T22:53:00Z"/>
                <w:sz w:val="16"/>
                <w:szCs w:val="16"/>
              </w:rPr>
            </w:pPr>
            <w:ins w:id="1778" w:author="Raphael Malyankar" w:date="2018-07-05T18:41:00Z">
              <w:del w:id="1779" w:author="Eivind" w:date="2018-07-12T18:42:00Z">
                <w:r w:rsidDel="009E25E8">
                  <w:rPr>
                    <w:sz w:val="16"/>
                    <w:szCs w:val="16"/>
                  </w:rPr>
                  <w:delText>Class</w:delText>
                </w:r>
              </w:del>
            </w:ins>
            <w:del w:id="1780" w:author="Eivind" w:date="2018-07-12T18:42:00Z">
              <w:r w:rsidR="006B114A" w:rsidRPr="00876602" w:rsidDel="009E25E8">
                <w:rPr>
                  <w:sz w:val="16"/>
                  <w:szCs w:val="16"/>
                </w:rPr>
                <w:delText>-</w:delText>
              </w:r>
            </w:del>
          </w:p>
        </w:tc>
        <w:tc>
          <w:tcPr>
            <w:tcW w:w="3060" w:type="dxa"/>
            <w:tcBorders>
              <w:top w:val="single" w:sz="4" w:space="0" w:color="000000"/>
              <w:left w:val="single" w:sz="4" w:space="0" w:color="000000"/>
              <w:bottom w:val="single" w:sz="4" w:space="0" w:color="000000"/>
              <w:right w:val="single" w:sz="4" w:space="0" w:color="000000"/>
            </w:tcBorders>
            <w:vAlign w:val="center"/>
            <w:tcPrChange w:id="1781" w:author="Eivind" w:date="2018-07-12T18:42:00Z">
              <w:tcPr>
                <w:tcW w:w="3060" w:type="dxa"/>
                <w:tcBorders>
                  <w:top w:val="single" w:sz="4" w:space="0" w:color="000000"/>
                  <w:left w:val="single" w:sz="4" w:space="0" w:color="000000"/>
                  <w:bottom w:val="single" w:sz="4" w:space="0" w:color="000000"/>
                  <w:right w:val="single" w:sz="4" w:space="0" w:color="000000"/>
                </w:tcBorders>
                <w:vAlign w:val="center"/>
              </w:tcPr>
            </w:tcPrChange>
          </w:tcPr>
          <w:p w14:paraId="7D1B162A" w14:textId="5FF3AC77" w:rsidR="006B114A" w:rsidRPr="00876602" w:rsidDel="0038570A" w:rsidRDefault="006B114A" w:rsidP="00C86F62">
            <w:pPr>
              <w:pStyle w:val="TablePara9pt"/>
              <w:rPr>
                <w:del w:id="1782" w:author="Eivind" w:date="2018-07-12T22:53:00Z"/>
                <w:sz w:val="16"/>
                <w:szCs w:val="16"/>
              </w:rPr>
            </w:pPr>
            <w:del w:id="1783" w:author="Eivind" w:date="2018-07-12T18:42:00Z">
              <w:r w:rsidRPr="00876602" w:rsidDel="009E25E8">
                <w:rPr>
                  <w:sz w:val="16"/>
                  <w:szCs w:val="16"/>
                </w:rPr>
                <w:delText>-</w:delText>
              </w:r>
            </w:del>
          </w:p>
        </w:tc>
      </w:tr>
      <w:tr w:rsidR="006B114A" w:rsidRPr="00876602" w:rsidDel="0038570A" w14:paraId="5CA7D1CE" w14:textId="55A96876" w:rsidTr="009E25E8">
        <w:trPr>
          <w:trHeight w:val="315"/>
          <w:del w:id="1784" w:author="Eivind" w:date="2018-07-12T22:53:00Z"/>
          <w:trPrChange w:id="1785" w:author="Eivind" w:date="2018-07-12T18:42:00Z">
            <w:trPr>
              <w:trHeight w:val="315"/>
            </w:trPr>
          </w:trPrChange>
        </w:trPr>
        <w:tc>
          <w:tcPr>
            <w:tcW w:w="2767" w:type="dxa"/>
            <w:tcBorders>
              <w:top w:val="single" w:sz="4" w:space="0" w:color="000000"/>
              <w:left w:val="single" w:sz="4" w:space="0" w:color="000000"/>
              <w:bottom w:val="single" w:sz="4" w:space="0" w:color="000000"/>
              <w:right w:val="single" w:sz="4" w:space="0" w:color="000000"/>
            </w:tcBorders>
            <w:vAlign w:val="center"/>
            <w:tcPrChange w:id="1786" w:author="Eivind" w:date="2018-07-12T18:42:00Z">
              <w:tcPr>
                <w:tcW w:w="2767" w:type="dxa"/>
                <w:tcBorders>
                  <w:top w:val="single" w:sz="4" w:space="0" w:color="000000"/>
                  <w:left w:val="single" w:sz="4" w:space="0" w:color="000000"/>
                  <w:bottom w:val="single" w:sz="4" w:space="0" w:color="000000"/>
                  <w:right w:val="single" w:sz="4" w:space="0" w:color="000000"/>
                </w:tcBorders>
                <w:vAlign w:val="center"/>
              </w:tcPr>
            </w:tcPrChange>
          </w:tcPr>
          <w:p w14:paraId="7157CA87" w14:textId="139CC1CB" w:rsidR="006B114A" w:rsidRPr="00876602" w:rsidDel="0038570A" w:rsidRDefault="006B114A" w:rsidP="00C86F62">
            <w:pPr>
              <w:pStyle w:val="TablePara9pt"/>
              <w:rPr>
                <w:del w:id="1787" w:author="Eivind" w:date="2018-07-12T22:53:00Z"/>
                <w:sz w:val="16"/>
                <w:szCs w:val="16"/>
              </w:rPr>
            </w:pPr>
            <w:del w:id="1788" w:author="Eivind" w:date="2018-07-12T18:42:00Z">
              <w:r w:rsidRPr="00876602" w:rsidDel="009E25E8">
                <w:rPr>
                  <w:sz w:val="16"/>
                  <w:szCs w:val="16"/>
                </w:rPr>
                <w:delText>identifier</w:delText>
              </w:r>
            </w:del>
          </w:p>
        </w:tc>
        <w:tc>
          <w:tcPr>
            <w:tcW w:w="3510" w:type="dxa"/>
            <w:tcBorders>
              <w:top w:val="single" w:sz="4" w:space="0" w:color="000000"/>
              <w:left w:val="single" w:sz="4" w:space="0" w:color="000000"/>
              <w:bottom w:val="single" w:sz="4" w:space="0" w:color="000000"/>
              <w:right w:val="single" w:sz="4" w:space="0" w:color="000000"/>
            </w:tcBorders>
            <w:vAlign w:val="center"/>
            <w:tcPrChange w:id="1789" w:author="Eivind" w:date="2018-07-12T18:42:00Z">
              <w:tcPr>
                <w:tcW w:w="3510" w:type="dxa"/>
                <w:tcBorders>
                  <w:top w:val="single" w:sz="4" w:space="0" w:color="000000"/>
                  <w:left w:val="single" w:sz="4" w:space="0" w:color="000000"/>
                  <w:bottom w:val="single" w:sz="4" w:space="0" w:color="000000"/>
                  <w:right w:val="single" w:sz="4" w:space="0" w:color="000000"/>
                </w:tcBorders>
                <w:vAlign w:val="center"/>
              </w:tcPr>
            </w:tcPrChange>
          </w:tcPr>
          <w:p w14:paraId="5001808C" w14:textId="7FC334CD" w:rsidR="006B114A" w:rsidRPr="00876602" w:rsidDel="0038570A" w:rsidRDefault="006B114A" w:rsidP="00C86F62">
            <w:pPr>
              <w:pStyle w:val="TablePara9pt"/>
              <w:rPr>
                <w:del w:id="1790" w:author="Eivind" w:date="2018-07-12T22:53:00Z"/>
                <w:sz w:val="16"/>
                <w:szCs w:val="16"/>
              </w:rPr>
            </w:pPr>
            <w:del w:id="1791" w:author="Eivind" w:date="2018-07-12T18:42:00Z">
              <w:r w:rsidRPr="00876602" w:rsidDel="009E25E8">
                <w:rPr>
                  <w:sz w:val="16"/>
                  <w:szCs w:val="16"/>
                </w:rPr>
                <w:delText>Uniquely identifies this exchange catalogue</w:delText>
              </w:r>
            </w:del>
          </w:p>
        </w:tc>
        <w:tc>
          <w:tcPr>
            <w:tcW w:w="630" w:type="dxa"/>
            <w:tcBorders>
              <w:top w:val="single" w:sz="4" w:space="0" w:color="000000"/>
              <w:left w:val="single" w:sz="4" w:space="0" w:color="000000"/>
              <w:bottom w:val="single" w:sz="4" w:space="0" w:color="000000"/>
              <w:right w:val="single" w:sz="4" w:space="0" w:color="000000"/>
            </w:tcBorders>
            <w:vAlign w:val="center"/>
            <w:tcPrChange w:id="1792" w:author="Eivind" w:date="2018-07-12T18:42:00Z">
              <w:tcPr>
                <w:tcW w:w="630" w:type="dxa"/>
                <w:tcBorders>
                  <w:top w:val="single" w:sz="4" w:space="0" w:color="000000"/>
                  <w:left w:val="single" w:sz="4" w:space="0" w:color="000000"/>
                  <w:bottom w:val="single" w:sz="4" w:space="0" w:color="000000"/>
                  <w:right w:val="single" w:sz="4" w:space="0" w:color="000000"/>
                </w:tcBorders>
                <w:vAlign w:val="center"/>
              </w:tcPr>
            </w:tcPrChange>
          </w:tcPr>
          <w:p w14:paraId="64AD5D17" w14:textId="7ECD952E" w:rsidR="006B114A" w:rsidRPr="00876602" w:rsidDel="0038570A" w:rsidRDefault="006B114A" w:rsidP="00C86F62">
            <w:pPr>
              <w:pStyle w:val="TablePara9pt"/>
              <w:rPr>
                <w:del w:id="1793" w:author="Eivind" w:date="2018-07-12T22:53:00Z"/>
                <w:sz w:val="16"/>
                <w:szCs w:val="16"/>
              </w:rPr>
            </w:pPr>
            <w:del w:id="1794" w:author="Eivind" w:date="2018-07-12T18:42:00Z">
              <w:r w:rsidRPr="00876602" w:rsidDel="009E25E8">
                <w:rPr>
                  <w:sz w:val="16"/>
                  <w:szCs w:val="16"/>
                </w:rPr>
                <w:delText>1</w:delText>
              </w:r>
            </w:del>
          </w:p>
        </w:tc>
        <w:tc>
          <w:tcPr>
            <w:tcW w:w="2813" w:type="dxa"/>
            <w:tcBorders>
              <w:top w:val="single" w:sz="4" w:space="0" w:color="000000"/>
              <w:left w:val="single" w:sz="4" w:space="0" w:color="000000"/>
              <w:bottom w:val="single" w:sz="4" w:space="0" w:color="000000"/>
              <w:right w:val="single" w:sz="4" w:space="0" w:color="000000"/>
            </w:tcBorders>
            <w:vAlign w:val="center"/>
            <w:tcPrChange w:id="1795" w:author="Eivind" w:date="2018-07-12T18:42:00Z">
              <w:tcPr>
                <w:tcW w:w="2813" w:type="dxa"/>
                <w:tcBorders>
                  <w:top w:val="single" w:sz="4" w:space="0" w:color="000000"/>
                  <w:left w:val="single" w:sz="4" w:space="0" w:color="000000"/>
                  <w:bottom w:val="single" w:sz="4" w:space="0" w:color="000000"/>
                  <w:right w:val="single" w:sz="4" w:space="0" w:color="000000"/>
                </w:tcBorders>
                <w:vAlign w:val="center"/>
              </w:tcPr>
            </w:tcPrChange>
          </w:tcPr>
          <w:p w14:paraId="69D91A36" w14:textId="2FE0F787" w:rsidR="006B114A" w:rsidRPr="00876602" w:rsidDel="0038570A" w:rsidRDefault="006B114A" w:rsidP="00C86F62">
            <w:pPr>
              <w:pStyle w:val="TablePara9pt"/>
              <w:rPr>
                <w:del w:id="1796" w:author="Eivind" w:date="2018-07-12T22:53:00Z"/>
                <w:sz w:val="16"/>
                <w:szCs w:val="16"/>
              </w:rPr>
            </w:pPr>
            <w:del w:id="1797" w:author="Eivind" w:date="2018-07-12T18:42:00Z">
              <w:r w:rsidRPr="00876602" w:rsidDel="009E25E8">
                <w:rPr>
                  <w:sz w:val="16"/>
                  <w:szCs w:val="16"/>
                </w:rPr>
                <w:delText>S100_CatalogueIdentifier</w:delText>
              </w:r>
            </w:del>
          </w:p>
        </w:tc>
        <w:tc>
          <w:tcPr>
            <w:tcW w:w="3060" w:type="dxa"/>
            <w:tcBorders>
              <w:top w:val="single" w:sz="4" w:space="0" w:color="000000"/>
              <w:left w:val="single" w:sz="4" w:space="0" w:color="000000"/>
              <w:bottom w:val="single" w:sz="4" w:space="0" w:color="000000"/>
              <w:right w:val="single" w:sz="4" w:space="0" w:color="000000"/>
            </w:tcBorders>
            <w:vAlign w:val="center"/>
            <w:tcPrChange w:id="1798" w:author="Eivind" w:date="2018-07-12T18:42:00Z">
              <w:tcPr>
                <w:tcW w:w="3060" w:type="dxa"/>
                <w:tcBorders>
                  <w:top w:val="single" w:sz="4" w:space="0" w:color="000000"/>
                  <w:left w:val="single" w:sz="4" w:space="0" w:color="000000"/>
                  <w:bottom w:val="single" w:sz="4" w:space="0" w:color="000000"/>
                  <w:right w:val="single" w:sz="4" w:space="0" w:color="000000"/>
                </w:tcBorders>
                <w:vAlign w:val="center"/>
              </w:tcPr>
            </w:tcPrChange>
          </w:tcPr>
          <w:p w14:paraId="48CF882C" w14:textId="6484CC95" w:rsidR="006B114A" w:rsidRPr="00876602" w:rsidDel="0038570A" w:rsidRDefault="006B114A" w:rsidP="00C86F62">
            <w:pPr>
              <w:pStyle w:val="TablePara9pt"/>
              <w:rPr>
                <w:del w:id="1799" w:author="Eivind" w:date="2018-07-12T22:53:00Z"/>
                <w:sz w:val="16"/>
                <w:szCs w:val="16"/>
              </w:rPr>
            </w:pPr>
          </w:p>
        </w:tc>
      </w:tr>
      <w:tr w:rsidR="006B114A" w:rsidRPr="00876602" w:rsidDel="0038570A" w14:paraId="76256D65" w14:textId="3F90AA38" w:rsidTr="009E25E8">
        <w:trPr>
          <w:trHeight w:val="315"/>
          <w:del w:id="1800" w:author="Eivind" w:date="2018-07-12T22:53:00Z"/>
          <w:trPrChange w:id="1801" w:author="Eivind" w:date="2018-07-12T18:42:00Z">
            <w:trPr>
              <w:trHeight w:val="315"/>
            </w:trPr>
          </w:trPrChange>
        </w:trPr>
        <w:tc>
          <w:tcPr>
            <w:tcW w:w="2767" w:type="dxa"/>
            <w:tcBorders>
              <w:top w:val="single" w:sz="4" w:space="0" w:color="000000"/>
              <w:left w:val="single" w:sz="4" w:space="0" w:color="000000"/>
              <w:bottom w:val="single" w:sz="4" w:space="0" w:color="000000"/>
              <w:right w:val="single" w:sz="4" w:space="0" w:color="000000"/>
            </w:tcBorders>
            <w:vAlign w:val="center"/>
            <w:tcPrChange w:id="1802" w:author="Eivind" w:date="2018-07-12T18:42:00Z">
              <w:tcPr>
                <w:tcW w:w="2767" w:type="dxa"/>
                <w:tcBorders>
                  <w:top w:val="single" w:sz="4" w:space="0" w:color="000000"/>
                  <w:left w:val="single" w:sz="4" w:space="0" w:color="000000"/>
                  <w:bottom w:val="single" w:sz="4" w:space="0" w:color="000000"/>
                  <w:right w:val="single" w:sz="4" w:space="0" w:color="000000"/>
                </w:tcBorders>
                <w:vAlign w:val="center"/>
              </w:tcPr>
            </w:tcPrChange>
          </w:tcPr>
          <w:p w14:paraId="2D28B32A" w14:textId="5F196C21" w:rsidR="006B114A" w:rsidRPr="00876602" w:rsidDel="0038570A" w:rsidRDefault="006B114A" w:rsidP="00C86F62">
            <w:pPr>
              <w:pStyle w:val="TablePara9pt"/>
              <w:rPr>
                <w:del w:id="1803" w:author="Eivind" w:date="2018-07-12T22:53:00Z"/>
                <w:sz w:val="16"/>
                <w:szCs w:val="16"/>
              </w:rPr>
            </w:pPr>
            <w:del w:id="1804" w:author="Eivind" w:date="2018-07-12T18:42:00Z">
              <w:r w:rsidRPr="00876602" w:rsidDel="009E25E8">
                <w:rPr>
                  <w:sz w:val="16"/>
                  <w:szCs w:val="16"/>
                </w:rPr>
                <w:delText>contact</w:delText>
              </w:r>
            </w:del>
          </w:p>
        </w:tc>
        <w:tc>
          <w:tcPr>
            <w:tcW w:w="3510" w:type="dxa"/>
            <w:tcBorders>
              <w:top w:val="single" w:sz="4" w:space="0" w:color="000000"/>
              <w:left w:val="single" w:sz="4" w:space="0" w:color="000000"/>
              <w:bottom w:val="single" w:sz="4" w:space="0" w:color="000000"/>
              <w:right w:val="single" w:sz="4" w:space="0" w:color="000000"/>
            </w:tcBorders>
            <w:vAlign w:val="center"/>
            <w:tcPrChange w:id="1805" w:author="Eivind" w:date="2018-07-12T18:42:00Z">
              <w:tcPr>
                <w:tcW w:w="3510" w:type="dxa"/>
                <w:tcBorders>
                  <w:top w:val="single" w:sz="4" w:space="0" w:color="000000"/>
                  <w:left w:val="single" w:sz="4" w:space="0" w:color="000000"/>
                  <w:bottom w:val="single" w:sz="4" w:space="0" w:color="000000"/>
                  <w:right w:val="single" w:sz="4" w:space="0" w:color="000000"/>
                </w:tcBorders>
                <w:vAlign w:val="center"/>
              </w:tcPr>
            </w:tcPrChange>
          </w:tcPr>
          <w:p w14:paraId="0D6E183F" w14:textId="6D561217" w:rsidR="006B114A" w:rsidRPr="00876602" w:rsidDel="0038570A" w:rsidRDefault="006B114A" w:rsidP="00C86F62">
            <w:pPr>
              <w:pStyle w:val="TablePara9pt"/>
              <w:rPr>
                <w:del w:id="1806" w:author="Eivind" w:date="2018-07-12T22:53:00Z"/>
                <w:sz w:val="16"/>
                <w:szCs w:val="16"/>
              </w:rPr>
            </w:pPr>
            <w:del w:id="1807" w:author="Eivind" w:date="2018-07-12T18:42:00Z">
              <w:r w:rsidRPr="00876602" w:rsidDel="009E25E8">
                <w:rPr>
                  <w:sz w:val="16"/>
                  <w:szCs w:val="16"/>
                </w:rPr>
                <w:delText>Details about the issuer of this exchange catalogue</w:delText>
              </w:r>
            </w:del>
          </w:p>
        </w:tc>
        <w:tc>
          <w:tcPr>
            <w:tcW w:w="630" w:type="dxa"/>
            <w:tcBorders>
              <w:top w:val="single" w:sz="4" w:space="0" w:color="000000"/>
              <w:left w:val="single" w:sz="4" w:space="0" w:color="000000"/>
              <w:bottom w:val="single" w:sz="4" w:space="0" w:color="000000"/>
              <w:right w:val="single" w:sz="4" w:space="0" w:color="000000"/>
            </w:tcBorders>
            <w:vAlign w:val="center"/>
            <w:tcPrChange w:id="1808" w:author="Eivind" w:date="2018-07-12T18:42:00Z">
              <w:tcPr>
                <w:tcW w:w="630" w:type="dxa"/>
                <w:tcBorders>
                  <w:top w:val="single" w:sz="4" w:space="0" w:color="000000"/>
                  <w:left w:val="single" w:sz="4" w:space="0" w:color="000000"/>
                  <w:bottom w:val="single" w:sz="4" w:space="0" w:color="000000"/>
                  <w:right w:val="single" w:sz="4" w:space="0" w:color="000000"/>
                </w:tcBorders>
                <w:vAlign w:val="center"/>
              </w:tcPr>
            </w:tcPrChange>
          </w:tcPr>
          <w:p w14:paraId="53A4CF06" w14:textId="1A00EFF9" w:rsidR="006B114A" w:rsidRPr="00876602" w:rsidDel="0038570A" w:rsidRDefault="006B114A" w:rsidP="00C86F62">
            <w:pPr>
              <w:pStyle w:val="TablePara9pt"/>
              <w:rPr>
                <w:del w:id="1809" w:author="Eivind" w:date="2018-07-12T22:53:00Z"/>
                <w:sz w:val="16"/>
                <w:szCs w:val="16"/>
              </w:rPr>
            </w:pPr>
            <w:del w:id="1810" w:author="Eivind" w:date="2018-07-12T18:42:00Z">
              <w:r w:rsidRPr="00876602" w:rsidDel="009E25E8">
                <w:rPr>
                  <w:sz w:val="16"/>
                  <w:szCs w:val="16"/>
                </w:rPr>
                <w:delText>1</w:delText>
              </w:r>
            </w:del>
          </w:p>
        </w:tc>
        <w:tc>
          <w:tcPr>
            <w:tcW w:w="2813" w:type="dxa"/>
            <w:tcBorders>
              <w:top w:val="single" w:sz="4" w:space="0" w:color="000000"/>
              <w:left w:val="single" w:sz="4" w:space="0" w:color="000000"/>
              <w:bottom w:val="single" w:sz="4" w:space="0" w:color="000000"/>
              <w:right w:val="single" w:sz="4" w:space="0" w:color="000000"/>
            </w:tcBorders>
            <w:vAlign w:val="center"/>
            <w:tcPrChange w:id="1811" w:author="Eivind" w:date="2018-07-12T18:42:00Z">
              <w:tcPr>
                <w:tcW w:w="2813" w:type="dxa"/>
                <w:tcBorders>
                  <w:top w:val="single" w:sz="4" w:space="0" w:color="000000"/>
                  <w:left w:val="single" w:sz="4" w:space="0" w:color="000000"/>
                  <w:bottom w:val="single" w:sz="4" w:space="0" w:color="000000"/>
                  <w:right w:val="single" w:sz="4" w:space="0" w:color="000000"/>
                </w:tcBorders>
                <w:vAlign w:val="center"/>
              </w:tcPr>
            </w:tcPrChange>
          </w:tcPr>
          <w:p w14:paraId="74A70479" w14:textId="3102E16D" w:rsidR="006B114A" w:rsidRPr="00876602" w:rsidDel="0038570A" w:rsidRDefault="006B114A" w:rsidP="00C86F62">
            <w:pPr>
              <w:pStyle w:val="TablePara9pt"/>
              <w:rPr>
                <w:del w:id="1812" w:author="Eivind" w:date="2018-07-12T22:53:00Z"/>
                <w:sz w:val="16"/>
                <w:szCs w:val="16"/>
              </w:rPr>
            </w:pPr>
            <w:del w:id="1813" w:author="Eivind" w:date="2018-07-12T18:42:00Z">
              <w:r w:rsidRPr="00876602" w:rsidDel="009E25E8">
                <w:rPr>
                  <w:sz w:val="16"/>
                  <w:szCs w:val="16"/>
                </w:rPr>
                <w:delText>S100_CataloguePointOfContact</w:delText>
              </w:r>
            </w:del>
          </w:p>
        </w:tc>
        <w:tc>
          <w:tcPr>
            <w:tcW w:w="3060" w:type="dxa"/>
            <w:tcBorders>
              <w:top w:val="single" w:sz="4" w:space="0" w:color="000000"/>
              <w:left w:val="single" w:sz="4" w:space="0" w:color="000000"/>
              <w:bottom w:val="single" w:sz="4" w:space="0" w:color="000000"/>
              <w:right w:val="single" w:sz="4" w:space="0" w:color="000000"/>
            </w:tcBorders>
            <w:vAlign w:val="center"/>
            <w:tcPrChange w:id="1814" w:author="Eivind" w:date="2018-07-12T18:42:00Z">
              <w:tcPr>
                <w:tcW w:w="3060" w:type="dxa"/>
                <w:tcBorders>
                  <w:top w:val="single" w:sz="4" w:space="0" w:color="000000"/>
                  <w:left w:val="single" w:sz="4" w:space="0" w:color="000000"/>
                  <w:bottom w:val="single" w:sz="4" w:space="0" w:color="000000"/>
                  <w:right w:val="single" w:sz="4" w:space="0" w:color="000000"/>
                </w:tcBorders>
                <w:vAlign w:val="center"/>
              </w:tcPr>
            </w:tcPrChange>
          </w:tcPr>
          <w:p w14:paraId="46639A5B" w14:textId="568ECE64" w:rsidR="006B114A" w:rsidRPr="00876602" w:rsidDel="0038570A" w:rsidRDefault="006B114A" w:rsidP="00C86F62">
            <w:pPr>
              <w:pStyle w:val="TablePara9pt"/>
              <w:rPr>
                <w:del w:id="1815" w:author="Eivind" w:date="2018-07-12T22:53:00Z"/>
                <w:sz w:val="16"/>
                <w:szCs w:val="16"/>
              </w:rPr>
            </w:pPr>
          </w:p>
        </w:tc>
      </w:tr>
      <w:tr w:rsidR="006B114A" w:rsidRPr="00876602" w:rsidDel="0038570A" w14:paraId="74B6685A" w14:textId="2312446E" w:rsidTr="009E25E8">
        <w:trPr>
          <w:trHeight w:val="495"/>
          <w:del w:id="1816" w:author="Eivind" w:date="2018-07-12T22:53:00Z"/>
          <w:trPrChange w:id="1817" w:author="Eivind" w:date="2018-07-12T18:42:00Z">
            <w:trPr>
              <w:trHeight w:val="495"/>
            </w:trPr>
          </w:trPrChange>
        </w:trPr>
        <w:tc>
          <w:tcPr>
            <w:tcW w:w="2767" w:type="dxa"/>
            <w:tcBorders>
              <w:top w:val="single" w:sz="4" w:space="0" w:color="000000"/>
              <w:left w:val="single" w:sz="4" w:space="0" w:color="000000"/>
              <w:bottom w:val="single" w:sz="4" w:space="0" w:color="000000"/>
              <w:right w:val="single" w:sz="4" w:space="0" w:color="000000"/>
            </w:tcBorders>
            <w:vAlign w:val="center"/>
            <w:tcPrChange w:id="1818" w:author="Eivind" w:date="2018-07-12T18:42:00Z">
              <w:tcPr>
                <w:tcW w:w="2767" w:type="dxa"/>
                <w:tcBorders>
                  <w:top w:val="single" w:sz="4" w:space="0" w:color="000000"/>
                  <w:left w:val="single" w:sz="4" w:space="0" w:color="000000"/>
                  <w:bottom w:val="single" w:sz="4" w:space="0" w:color="000000"/>
                  <w:right w:val="single" w:sz="4" w:space="0" w:color="000000"/>
                </w:tcBorders>
                <w:vAlign w:val="center"/>
              </w:tcPr>
            </w:tcPrChange>
          </w:tcPr>
          <w:p w14:paraId="14E2C1D1" w14:textId="2BDF02A8" w:rsidR="006B114A" w:rsidRPr="00876602" w:rsidDel="0038570A" w:rsidRDefault="006B114A" w:rsidP="00C86F62">
            <w:pPr>
              <w:pStyle w:val="TablePara9pt"/>
              <w:rPr>
                <w:del w:id="1819" w:author="Eivind" w:date="2018-07-12T22:53:00Z"/>
                <w:sz w:val="16"/>
                <w:szCs w:val="16"/>
              </w:rPr>
            </w:pPr>
            <w:del w:id="1820" w:author="Eivind" w:date="2018-07-12T18:42:00Z">
              <w:r w:rsidRPr="00876602" w:rsidDel="009E25E8">
                <w:rPr>
                  <w:sz w:val="16"/>
                  <w:szCs w:val="16"/>
                </w:rPr>
                <w:delText>productSpecification</w:delText>
              </w:r>
            </w:del>
          </w:p>
        </w:tc>
        <w:tc>
          <w:tcPr>
            <w:tcW w:w="3510" w:type="dxa"/>
            <w:tcBorders>
              <w:top w:val="single" w:sz="4" w:space="0" w:color="000000"/>
              <w:left w:val="single" w:sz="4" w:space="0" w:color="000000"/>
              <w:bottom w:val="single" w:sz="4" w:space="0" w:color="000000"/>
              <w:right w:val="single" w:sz="4" w:space="0" w:color="000000"/>
            </w:tcBorders>
            <w:vAlign w:val="center"/>
            <w:tcPrChange w:id="1821" w:author="Eivind" w:date="2018-07-12T18:42:00Z">
              <w:tcPr>
                <w:tcW w:w="3510" w:type="dxa"/>
                <w:tcBorders>
                  <w:top w:val="single" w:sz="4" w:space="0" w:color="000000"/>
                  <w:left w:val="single" w:sz="4" w:space="0" w:color="000000"/>
                  <w:bottom w:val="single" w:sz="4" w:space="0" w:color="000000"/>
                  <w:right w:val="single" w:sz="4" w:space="0" w:color="000000"/>
                </w:tcBorders>
                <w:vAlign w:val="center"/>
              </w:tcPr>
            </w:tcPrChange>
          </w:tcPr>
          <w:p w14:paraId="5A3227CC" w14:textId="2575B87B" w:rsidR="006B114A" w:rsidRPr="00876602" w:rsidDel="0038570A" w:rsidRDefault="006B114A" w:rsidP="00C86F62">
            <w:pPr>
              <w:pStyle w:val="TablePara9pt"/>
              <w:rPr>
                <w:del w:id="1822" w:author="Eivind" w:date="2018-07-12T22:53:00Z"/>
                <w:sz w:val="16"/>
                <w:szCs w:val="16"/>
              </w:rPr>
            </w:pPr>
            <w:del w:id="1823" w:author="Eivind" w:date="2018-07-12T18:42:00Z">
              <w:r w:rsidRPr="00876602" w:rsidDel="009E25E8">
                <w:rPr>
                  <w:sz w:val="16"/>
                  <w:szCs w:val="16"/>
                </w:rPr>
                <w:delText>Details about the product specifications used for the datasets contained in the exchange catalogue</w:delText>
              </w:r>
            </w:del>
          </w:p>
        </w:tc>
        <w:tc>
          <w:tcPr>
            <w:tcW w:w="630" w:type="dxa"/>
            <w:tcBorders>
              <w:top w:val="single" w:sz="4" w:space="0" w:color="000000"/>
              <w:left w:val="single" w:sz="4" w:space="0" w:color="000000"/>
              <w:bottom w:val="single" w:sz="4" w:space="0" w:color="000000"/>
              <w:right w:val="single" w:sz="4" w:space="0" w:color="000000"/>
            </w:tcBorders>
            <w:vAlign w:val="center"/>
            <w:tcPrChange w:id="1824" w:author="Eivind" w:date="2018-07-12T18:42:00Z">
              <w:tcPr>
                <w:tcW w:w="630" w:type="dxa"/>
                <w:tcBorders>
                  <w:top w:val="single" w:sz="4" w:space="0" w:color="000000"/>
                  <w:left w:val="single" w:sz="4" w:space="0" w:color="000000"/>
                  <w:bottom w:val="single" w:sz="4" w:space="0" w:color="000000"/>
                  <w:right w:val="single" w:sz="4" w:space="0" w:color="000000"/>
                </w:tcBorders>
                <w:vAlign w:val="center"/>
              </w:tcPr>
            </w:tcPrChange>
          </w:tcPr>
          <w:p w14:paraId="512D91C7" w14:textId="30330B2B" w:rsidR="006B114A" w:rsidRPr="00876602" w:rsidDel="0038570A" w:rsidRDefault="006B114A" w:rsidP="00C86F62">
            <w:pPr>
              <w:pStyle w:val="TablePara9pt"/>
              <w:rPr>
                <w:del w:id="1825" w:author="Eivind" w:date="2018-07-12T22:53:00Z"/>
                <w:sz w:val="16"/>
                <w:szCs w:val="16"/>
              </w:rPr>
            </w:pPr>
            <w:del w:id="1826" w:author="Eivind" w:date="2018-07-12T18:42:00Z">
              <w:r w:rsidRPr="00876602" w:rsidDel="009E25E8">
                <w:rPr>
                  <w:sz w:val="16"/>
                  <w:szCs w:val="16"/>
                </w:rPr>
                <w:delText>0..1</w:delText>
              </w:r>
            </w:del>
          </w:p>
        </w:tc>
        <w:tc>
          <w:tcPr>
            <w:tcW w:w="2813" w:type="dxa"/>
            <w:tcBorders>
              <w:top w:val="single" w:sz="4" w:space="0" w:color="000000"/>
              <w:left w:val="single" w:sz="4" w:space="0" w:color="000000"/>
              <w:bottom w:val="single" w:sz="4" w:space="0" w:color="000000"/>
              <w:right w:val="single" w:sz="4" w:space="0" w:color="000000"/>
            </w:tcBorders>
            <w:vAlign w:val="center"/>
            <w:tcPrChange w:id="1827" w:author="Eivind" w:date="2018-07-12T18:42:00Z">
              <w:tcPr>
                <w:tcW w:w="2813" w:type="dxa"/>
                <w:tcBorders>
                  <w:top w:val="single" w:sz="4" w:space="0" w:color="000000"/>
                  <w:left w:val="single" w:sz="4" w:space="0" w:color="000000"/>
                  <w:bottom w:val="single" w:sz="4" w:space="0" w:color="000000"/>
                  <w:right w:val="single" w:sz="4" w:space="0" w:color="000000"/>
                </w:tcBorders>
                <w:vAlign w:val="center"/>
              </w:tcPr>
            </w:tcPrChange>
          </w:tcPr>
          <w:p w14:paraId="5C3E62DF" w14:textId="31404B36" w:rsidR="006B114A" w:rsidRPr="00876602" w:rsidDel="0038570A" w:rsidRDefault="006B114A" w:rsidP="00C86F62">
            <w:pPr>
              <w:pStyle w:val="TablePara9pt"/>
              <w:rPr>
                <w:del w:id="1828" w:author="Eivind" w:date="2018-07-12T22:53:00Z"/>
                <w:sz w:val="16"/>
                <w:szCs w:val="16"/>
              </w:rPr>
            </w:pPr>
            <w:del w:id="1829" w:author="Eivind" w:date="2018-07-12T18:42:00Z">
              <w:r w:rsidRPr="00876602" w:rsidDel="009E25E8">
                <w:rPr>
                  <w:sz w:val="16"/>
                  <w:szCs w:val="16"/>
                </w:rPr>
                <w:delText>S100_ProductSpecification</w:delText>
              </w:r>
            </w:del>
          </w:p>
        </w:tc>
        <w:tc>
          <w:tcPr>
            <w:tcW w:w="3060" w:type="dxa"/>
            <w:tcBorders>
              <w:top w:val="single" w:sz="4" w:space="0" w:color="000000"/>
              <w:left w:val="single" w:sz="4" w:space="0" w:color="000000"/>
              <w:bottom w:val="single" w:sz="4" w:space="0" w:color="000000"/>
              <w:right w:val="single" w:sz="4" w:space="0" w:color="000000"/>
            </w:tcBorders>
            <w:vAlign w:val="center"/>
            <w:tcPrChange w:id="1830" w:author="Eivind" w:date="2018-07-12T18:42:00Z">
              <w:tcPr>
                <w:tcW w:w="3060" w:type="dxa"/>
                <w:tcBorders>
                  <w:top w:val="single" w:sz="4" w:space="0" w:color="000000"/>
                  <w:left w:val="single" w:sz="4" w:space="0" w:color="000000"/>
                  <w:bottom w:val="single" w:sz="4" w:space="0" w:color="000000"/>
                  <w:right w:val="single" w:sz="4" w:space="0" w:color="000000"/>
                </w:tcBorders>
                <w:vAlign w:val="center"/>
              </w:tcPr>
            </w:tcPrChange>
          </w:tcPr>
          <w:p w14:paraId="6063EE36" w14:textId="0A922140" w:rsidR="006B114A" w:rsidRPr="00876602" w:rsidDel="0038570A" w:rsidRDefault="00204AAE" w:rsidP="00C86F62">
            <w:pPr>
              <w:pStyle w:val="TablePara9pt"/>
              <w:rPr>
                <w:del w:id="1831" w:author="Eivind" w:date="2018-07-12T22:53:00Z"/>
                <w:sz w:val="16"/>
                <w:szCs w:val="16"/>
              </w:rPr>
            </w:pPr>
            <w:del w:id="1832" w:author="Eivind" w:date="2018-07-12T18:42:00Z">
              <w:r w:rsidDel="009E25E8">
                <w:rPr>
                  <w:sz w:val="16"/>
                  <w:szCs w:val="16"/>
                </w:rPr>
                <w:delText>Not used</w:delText>
              </w:r>
            </w:del>
          </w:p>
        </w:tc>
      </w:tr>
      <w:tr w:rsidR="006B114A" w:rsidRPr="00876602" w:rsidDel="0038570A" w14:paraId="13B5E344" w14:textId="46F4229D" w:rsidTr="009E25E8">
        <w:trPr>
          <w:trHeight w:val="495"/>
          <w:del w:id="1833" w:author="Eivind" w:date="2018-07-12T22:53:00Z"/>
          <w:trPrChange w:id="1834" w:author="Eivind" w:date="2018-07-12T18:42:00Z">
            <w:trPr>
              <w:trHeight w:val="495"/>
            </w:trPr>
          </w:trPrChange>
        </w:trPr>
        <w:tc>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tcPrChange w:id="1835" w:author="Eivind" w:date="2018-07-12T18:42:00Z">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14CE43A0" w14:textId="0ED801F0" w:rsidR="006B114A" w:rsidRPr="00876602" w:rsidDel="0038570A" w:rsidRDefault="006B114A" w:rsidP="00C86F62">
            <w:pPr>
              <w:pStyle w:val="TablePara9pt"/>
              <w:rPr>
                <w:del w:id="1836" w:author="Eivind" w:date="2018-07-12T22:53:00Z"/>
                <w:sz w:val="16"/>
                <w:szCs w:val="16"/>
              </w:rPr>
            </w:pPr>
            <w:del w:id="1837" w:author="Eivind" w:date="2018-07-12T18:42:00Z">
              <w:r w:rsidRPr="00876602" w:rsidDel="009E25E8">
                <w:rPr>
                  <w:sz w:val="16"/>
                  <w:szCs w:val="16"/>
                </w:rPr>
                <w:delText>metadataLanguage</w:delText>
              </w:r>
            </w:del>
          </w:p>
        </w:tc>
        <w:tc>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838" w:author="Eivind" w:date="2018-07-12T18:42:00Z">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48051F93" w14:textId="0FCEFCBA" w:rsidR="006B114A" w:rsidRPr="00876602" w:rsidDel="0038570A" w:rsidRDefault="006B114A" w:rsidP="00C86F62">
            <w:pPr>
              <w:pStyle w:val="TablePara9pt"/>
              <w:rPr>
                <w:del w:id="1839" w:author="Eivind" w:date="2018-07-12T22:53:00Z"/>
                <w:sz w:val="16"/>
                <w:szCs w:val="16"/>
              </w:rPr>
            </w:pPr>
            <w:del w:id="1840" w:author="Eivind" w:date="2018-07-12T18:42:00Z">
              <w:r w:rsidRPr="00876602" w:rsidDel="009E25E8">
                <w:rPr>
                  <w:sz w:val="16"/>
                  <w:szCs w:val="16"/>
                </w:rPr>
                <w:delText>Details about the Language</w:delText>
              </w:r>
            </w:del>
          </w:p>
        </w:tc>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841" w:author="Eivind" w:date="2018-07-12T18:42:00Z">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07992B10" w14:textId="12C22950" w:rsidR="006B114A" w:rsidRPr="00876602" w:rsidDel="0038570A" w:rsidRDefault="006B114A" w:rsidP="00C86F62">
            <w:pPr>
              <w:pStyle w:val="TablePara9pt"/>
              <w:rPr>
                <w:del w:id="1842" w:author="Eivind" w:date="2018-07-12T22:53:00Z"/>
                <w:sz w:val="16"/>
                <w:szCs w:val="16"/>
              </w:rPr>
            </w:pPr>
            <w:del w:id="1843" w:author="Eivind" w:date="2018-07-12T18:42:00Z">
              <w:r w:rsidRPr="00876602" w:rsidDel="009E25E8">
                <w:rPr>
                  <w:sz w:val="16"/>
                  <w:szCs w:val="16"/>
                </w:rPr>
                <w:delText>1</w:delText>
              </w:r>
            </w:del>
          </w:p>
        </w:tc>
        <w:tc>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tcPrChange w:id="1844" w:author="Eivind" w:date="2018-07-12T18:42:00Z">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1A15C46E" w14:textId="3DB7AF50" w:rsidR="006B114A" w:rsidRPr="00876602" w:rsidDel="0038570A" w:rsidRDefault="006B114A" w:rsidP="00C86F62">
            <w:pPr>
              <w:pStyle w:val="TablePara9pt"/>
              <w:rPr>
                <w:del w:id="1845" w:author="Eivind" w:date="2018-07-12T22:53:00Z"/>
                <w:sz w:val="16"/>
                <w:szCs w:val="16"/>
              </w:rPr>
            </w:pPr>
            <w:del w:id="1846" w:author="Eivind" w:date="2018-07-12T18:42:00Z">
              <w:r w:rsidRPr="00876602" w:rsidDel="009E25E8">
                <w:rPr>
                  <w:sz w:val="16"/>
                  <w:szCs w:val="16"/>
                </w:rPr>
                <w:delText>CharacterString</w:delText>
              </w:r>
            </w:del>
          </w:p>
        </w:tc>
        <w:tc>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847" w:author="Eivind" w:date="2018-07-12T18:42:00Z">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501D6B9A" w14:textId="4ACD7451" w:rsidR="006B114A" w:rsidRPr="00876602" w:rsidDel="0038570A" w:rsidRDefault="00C86F62" w:rsidP="00C86F62">
            <w:pPr>
              <w:pStyle w:val="TablePara9pt"/>
              <w:rPr>
                <w:del w:id="1848" w:author="Eivind" w:date="2018-07-12T22:53:00Z"/>
                <w:sz w:val="16"/>
                <w:szCs w:val="16"/>
              </w:rPr>
            </w:pPr>
            <w:del w:id="1849" w:author="Eivind" w:date="2018-07-12T18:42:00Z">
              <w:r w:rsidRPr="00876602" w:rsidDel="009E25E8">
                <w:rPr>
                  <w:sz w:val="16"/>
                  <w:szCs w:val="16"/>
                </w:rPr>
                <w:delText>Must be English</w:delText>
              </w:r>
            </w:del>
          </w:p>
        </w:tc>
      </w:tr>
      <w:tr w:rsidR="006B114A" w:rsidRPr="00876602" w:rsidDel="0038570A" w14:paraId="1BB5865D" w14:textId="147B0AAB" w:rsidTr="009E25E8">
        <w:trPr>
          <w:trHeight w:val="495"/>
          <w:del w:id="1850" w:author="Eivind" w:date="2018-07-12T22:53:00Z"/>
          <w:trPrChange w:id="1851" w:author="Eivind" w:date="2018-07-12T18:42:00Z">
            <w:trPr>
              <w:trHeight w:val="495"/>
            </w:trPr>
          </w:trPrChange>
        </w:trPr>
        <w:tc>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tcPrChange w:id="1852" w:author="Eivind" w:date="2018-07-12T18:42:00Z">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43DC65E5" w14:textId="1EE0BD0D" w:rsidR="006B114A" w:rsidRPr="00876602" w:rsidDel="0038570A" w:rsidRDefault="006B114A" w:rsidP="00C86F62">
            <w:pPr>
              <w:pStyle w:val="TablePara9pt"/>
              <w:rPr>
                <w:del w:id="1853" w:author="Eivind" w:date="2018-07-12T22:53:00Z"/>
                <w:sz w:val="16"/>
                <w:szCs w:val="16"/>
              </w:rPr>
            </w:pPr>
            <w:del w:id="1854" w:author="Eivind" w:date="2018-07-12T18:42:00Z">
              <w:r w:rsidRPr="00876602" w:rsidDel="009E25E8">
                <w:rPr>
                  <w:sz w:val="16"/>
                  <w:szCs w:val="16"/>
                </w:rPr>
                <w:delText>exchangeCatalogueName</w:delText>
              </w:r>
            </w:del>
          </w:p>
        </w:tc>
        <w:tc>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855" w:author="Eivind" w:date="2018-07-12T18:42:00Z">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793DD2E3" w14:textId="2EC1514C" w:rsidR="006B114A" w:rsidRPr="00876602" w:rsidDel="0038570A" w:rsidRDefault="006B114A" w:rsidP="00C86F62">
            <w:pPr>
              <w:pStyle w:val="TablePara9pt"/>
              <w:rPr>
                <w:del w:id="1856" w:author="Eivind" w:date="2018-07-12T22:53:00Z"/>
                <w:sz w:val="16"/>
                <w:szCs w:val="16"/>
              </w:rPr>
            </w:pPr>
            <w:del w:id="1857" w:author="Eivind" w:date="2018-07-12T18:42:00Z">
              <w:r w:rsidRPr="00876602" w:rsidDel="009E25E8">
                <w:rPr>
                  <w:sz w:val="16"/>
                  <w:szCs w:val="16"/>
                </w:rPr>
                <w:delText>Catalogue filename</w:delText>
              </w:r>
            </w:del>
          </w:p>
        </w:tc>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858" w:author="Eivind" w:date="2018-07-12T18:42:00Z">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53D0405B" w14:textId="4958A594" w:rsidR="006B114A" w:rsidRPr="00876602" w:rsidDel="0038570A" w:rsidRDefault="006B114A" w:rsidP="00C86F62">
            <w:pPr>
              <w:pStyle w:val="TablePara9pt"/>
              <w:rPr>
                <w:del w:id="1859" w:author="Eivind" w:date="2018-07-12T22:53:00Z"/>
                <w:sz w:val="16"/>
                <w:szCs w:val="16"/>
              </w:rPr>
            </w:pPr>
            <w:del w:id="1860" w:author="Eivind" w:date="2018-07-12T18:42:00Z">
              <w:r w:rsidRPr="00876602" w:rsidDel="009E25E8">
                <w:rPr>
                  <w:sz w:val="16"/>
                  <w:szCs w:val="16"/>
                </w:rPr>
                <w:delText>1</w:delText>
              </w:r>
            </w:del>
          </w:p>
        </w:tc>
        <w:tc>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tcPrChange w:id="1861" w:author="Eivind" w:date="2018-07-12T18:42:00Z">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7741C07E" w14:textId="68D4F7DA" w:rsidR="006B114A" w:rsidRPr="00876602" w:rsidDel="0038570A" w:rsidRDefault="006B114A" w:rsidP="00C86F62">
            <w:pPr>
              <w:pStyle w:val="TablePara9pt"/>
              <w:rPr>
                <w:del w:id="1862" w:author="Eivind" w:date="2018-07-12T22:53:00Z"/>
                <w:sz w:val="16"/>
                <w:szCs w:val="16"/>
              </w:rPr>
            </w:pPr>
            <w:del w:id="1863" w:author="Eivind" w:date="2018-07-12T18:42:00Z">
              <w:r w:rsidRPr="00876602" w:rsidDel="009E25E8">
                <w:rPr>
                  <w:sz w:val="16"/>
                  <w:szCs w:val="16"/>
                </w:rPr>
                <w:delText>CharacterString</w:delText>
              </w:r>
            </w:del>
          </w:p>
        </w:tc>
        <w:tc>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864" w:author="Eivind" w:date="2018-07-12T18:42:00Z">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30828F05" w14:textId="4D356546" w:rsidR="006B114A" w:rsidRPr="00876602" w:rsidDel="0038570A" w:rsidRDefault="00E71271" w:rsidP="00C86F62">
            <w:pPr>
              <w:pStyle w:val="TablePara9pt"/>
              <w:rPr>
                <w:del w:id="1865" w:author="Eivind" w:date="2018-07-12T22:53:00Z"/>
                <w:sz w:val="16"/>
                <w:szCs w:val="16"/>
              </w:rPr>
            </w:pPr>
            <w:del w:id="1866" w:author="Eivind" w:date="2018-07-12T18:42:00Z">
              <w:r w:rsidRPr="00876602" w:rsidDel="009E25E8">
                <w:rPr>
                  <w:sz w:val="16"/>
                  <w:szCs w:val="16"/>
                </w:rPr>
                <w:delText>IC_</w:delText>
              </w:r>
              <w:r w:rsidR="006B114A" w:rsidRPr="00876602" w:rsidDel="009E25E8">
                <w:rPr>
                  <w:sz w:val="16"/>
                  <w:szCs w:val="16"/>
                </w:rPr>
                <w:delText>CATLOG.</w:delText>
              </w:r>
              <w:r w:rsidRPr="00876602" w:rsidDel="009E25E8">
                <w:rPr>
                  <w:sz w:val="16"/>
                  <w:szCs w:val="16"/>
                </w:rPr>
                <w:delText>XML</w:delText>
              </w:r>
            </w:del>
          </w:p>
        </w:tc>
      </w:tr>
      <w:tr w:rsidR="006B114A" w:rsidRPr="00876602" w:rsidDel="0038570A" w14:paraId="2F5E3B8A" w14:textId="4CFFEBED" w:rsidTr="009E25E8">
        <w:trPr>
          <w:trHeight w:val="495"/>
          <w:del w:id="1867" w:author="Eivind" w:date="2018-07-12T22:53:00Z"/>
          <w:trPrChange w:id="1868" w:author="Eivind" w:date="2018-07-12T18:42:00Z">
            <w:trPr>
              <w:trHeight w:val="495"/>
            </w:trPr>
          </w:trPrChange>
        </w:trPr>
        <w:tc>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tcPrChange w:id="1869" w:author="Eivind" w:date="2018-07-12T18:42:00Z">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1DF06592" w14:textId="4F550C99" w:rsidR="006B114A" w:rsidRPr="00876602" w:rsidDel="0038570A" w:rsidRDefault="006B114A" w:rsidP="00C86F62">
            <w:pPr>
              <w:pStyle w:val="TablePara9pt"/>
              <w:rPr>
                <w:del w:id="1870" w:author="Eivind" w:date="2018-07-12T22:53:00Z"/>
                <w:sz w:val="16"/>
                <w:szCs w:val="16"/>
              </w:rPr>
            </w:pPr>
            <w:del w:id="1871" w:author="Eivind" w:date="2018-07-12T18:42:00Z">
              <w:r w:rsidRPr="00876602" w:rsidDel="009E25E8">
                <w:rPr>
                  <w:sz w:val="16"/>
                  <w:szCs w:val="16"/>
                </w:rPr>
                <w:delText>exchangeCatalogueDescription</w:delText>
              </w:r>
            </w:del>
          </w:p>
        </w:tc>
        <w:tc>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872" w:author="Eivind" w:date="2018-07-12T18:42:00Z">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2A7545F7" w14:textId="6C40A38D" w:rsidR="006B114A" w:rsidRPr="00876602" w:rsidDel="009E25E8" w:rsidRDefault="006B114A" w:rsidP="00C86F62">
            <w:pPr>
              <w:pStyle w:val="TablePara9pt"/>
              <w:rPr>
                <w:del w:id="1873" w:author="Eivind" w:date="2018-07-12T18:42:00Z"/>
                <w:sz w:val="16"/>
                <w:szCs w:val="16"/>
              </w:rPr>
            </w:pPr>
            <w:del w:id="1874" w:author="Eivind" w:date="2018-07-12T18:42:00Z">
              <w:r w:rsidRPr="00876602" w:rsidDel="009E25E8">
                <w:rPr>
                  <w:sz w:val="16"/>
                  <w:szCs w:val="16"/>
                </w:rPr>
                <w:delText>Description of what the exchange catalogue contains</w:delText>
              </w:r>
            </w:del>
          </w:p>
          <w:p w14:paraId="7009E9D9" w14:textId="0CD1388E" w:rsidR="006B114A" w:rsidRPr="00876602" w:rsidDel="0038570A" w:rsidRDefault="006B114A" w:rsidP="00C86F62">
            <w:pPr>
              <w:pStyle w:val="TablePara9pt"/>
              <w:rPr>
                <w:del w:id="1875" w:author="Eivind" w:date="2018-07-12T22:53:00Z"/>
                <w:sz w:val="16"/>
                <w:szCs w:val="16"/>
              </w:rPr>
            </w:pPr>
          </w:p>
        </w:tc>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876" w:author="Eivind" w:date="2018-07-12T18:42:00Z">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475D10DC" w14:textId="51735370" w:rsidR="006B114A" w:rsidRPr="00876602" w:rsidDel="0038570A" w:rsidRDefault="006B114A" w:rsidP="00C86F62">
            <w:pPr>
              <w:pStyle w:val="TablePara9pt"/>
              <w:rPr>
                <w:del w:id="1877" w:author="Eivind" w:date="2018-07-12T22:53:00Z"/>
                <w:sz w:val="16"/>
                <w:szCs w:val="16"/>
              </w:rPr>
            </w:pPr>
            <w:del w:id="1878" w:author="Eivind" w:date="2018-07-12T18:42:00Z">
              <w:r w:rsidRPr="00876602" w:rsidDel="009E25E8">
                <w:rPr>
                  <w:sz w:val="16"/>
                  <w:szCs w:val="16"/>
                </w:rPr>
                <w:delText>1</w:delText>
              </w:r>
            </w:del>
          </w:p>
        </w:tc>
        <w:tc>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tcPrChange w:id="1879" w:author="Eivind" w:date="2018-07-12T18:42:00Z">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585C9878" w14:textId="5054BDD6" w:rsidR="006B114A" w:rsidRPr="00876602" w:rsidDel="0038570A" w:rsidRDefault="006B114A" w:rsidP="00C86F62">
            <w:pPr>
              <w:pStyle w:val="TablePara9pt"/>
              <w:rPr>
                <w:del w:id="1880" w:author="Eivind" w:date="2018-07-12T22:53:00Z"/>
                <w:sz w:val="16"/>
                <w:szCs w:val="16"/>
              </w:rPr>
            </w:pPr>
            <w:del w:id="1881" w:author="Eivind" w:date="2018-07-12T18:42:00Z">
              <w:r w:rsidRPr="00876602" w:rsidDel="009E25E8">
                <w:rPr>
                  <w:sz w:val="16"/>
                  <w:szCs w:val="16"/>
                </w:rPr>
                <w:delText>CharacterString</w:delText>
              </w:r>
            </w:del>
          </w:p>
        </w:tc>
        <w:tc>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882" w:author="Eivind" w:date="2018-07-12T18:42:00Z">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7352178C" w14:textId="5E03A5E3" w:rsidR="006B114A" w:rsidRPr="00876602" w:rsidDel="0038570A" w:rsidRDefault="006B114A" w:rsidP="00C86F62">
            <w:pPr>
              <w:pStyle w:val="TablePara9pt"/>
              <w:rPr>
                <w:del w:id="1883" w:author="Eivind" w:date="2018-07-12T22:53:00Z"/>
                <w:sz w:val="16"/>
                <w:szCs w:val="16"/>
              </w:rPr>
            </w:pPr>
          </w:p>
        </w:tc>
      </w:tr>
      <w:tr w:rsidR="006B114A" w:rsidRPr="00876602" w:rsidDel="0038570A" w14:paraId="20A3CE19" w14:textId="0DBA61DE" w:rsidTr="009E25E8">
        <w:trPr>
          <w:trHeight w:val="495"/>
          <w:del w:id="1884" w:author="Eivind" w:date="2018-07-12T22:53:00Z"/>
          <w:trPrChange w:id="1885" w:author="Eivind" w:date="2018-07-12T18:42:00Z">
            <w:trPr>
              <w:trHeight w:val="495"/>
            </w:trPr>
          </w:trPrChange>
        </w:trPr>
        <w:tc>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tcPrChange w:id="1886" w:author="Eivind" w:date="2018-07-12T18:42:00Z">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4D1EE357" w14:textId="110AC39C" w:rsidR="006B114A" w:rsidRPr="00876602" w:rsidDel="0038570A" w:rsidRDefault="006B114A" w:rsidP="00C86F62">
            <w:pPr>
              <w:pStyle w:val="TablePara9pt"/>
              <w:rPr>
                <w:del w:id="1887" w:author="Eivind" w:date="2018-07-12T22:53:00Z"/>
                <w:sz w:val="16"/>
                <w:szCs w:val="16"/>
              </w:rPr>
            </w:pPr>
            <w:del w:id="1888" w:author="Eivind" w:date="2018-07-12T18:42:00Z">
              <w:r w:rsidRPr="00876602" w:rsidDel="009E25E8">
                <w:rPr>
                  <w:sz w:val="16"/>
                  <w:szCs w:val="16"/>
                </w:rPr>
                <w:delText>exchangeCatalogueComment</w:delText>
              </w:r>
            </w:del>
          </w:p>
        </w:tc>
        <w:tc>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889" w:author="Eivind" w:date="2018-07-12T18:42:00Z">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35046203" w14:textId="448D9116" w:rsidR="006B114A" w:rsidRPr="00876602" w:rsidDel="009E25E8" w:rsidRDefault="006B114A" w:rsidP="00C86F62">
            <w:pPr>
              <w:pStyle w:val="TablePara9pt"/>
              <w:rPr>
                <w:del w:id="1890" w:author="Eivind" w:date="2018-07-12T18:42:00Z"/>
                <w:sz w:val="16"/>
                <w:szCs w:val="16"/>
              </w:rPr>
            </w:pPr>
            <w:del w:id="1891" w:author="Eivind" w:date="2018-07-12T18:42:00Z">
              <w:r w:rsidRPr="00876602" w:rsidDel="009E25E8">
                <w:rPr>
                  <w:sz w:val="16"/>
                  <w:szCs w:val="16"/>
                </w:rPr>
                <w:delText>Any additional Information</w:delText>
              </w:r>
            </w:del>
          </w:p>
          <w:p w14:paraId="0430EC07" w14:textId="64FEE959" w:rsidR="006B114A" w:rsidRPr="00876602" w:rsidDel="0038570A" w:rsidRDefault="006B114A" w:rsidP="00C86F62">
            <w:pPr>
              <w:pStyle w:val="TablePara9pt"/>
              <w:rPr>
                <w:del w:id="1892" w:author="Eivind" w:date="2018-07-12T22:53:00Z"/>
                <w:sz w:val="16"/>
                <w:szCs w:val="16"/>
              </w:rPr>
            </w:pPr>
          </w:p>
        </w:tc>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893" w:author="Eivind" w:date="2018-07-12T18:42:00Z">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63DB8156" w14:textId="224AE595" w:rsidR="006B114A" w:rsidRPr="00876602" w:rsidDel="0038570A" w:rsidRDefault="006B114A" w:rsidP="00C86F62">
            <w:pPr>
              <w:pStyle w:val="TablePara9pt"/>
              <w:rPr>
                <w:del w:id="1894" w:author="Eivind" w:date="2018-07-12T22:53:00Z"/>
                <w:sz w:val="16"/>
                <w:szCs w:val="16"/>
              </w:rPr>
            </w:pPr>
            <w:del w:id="1895" w:author="Eivind" w:date="2018-07-12T18:42:00Z">
              <w:r w:rsidRPr="00876602" w:rsidDel="009E25E8">
                <w:rPr>
                  <w:sz w:val="16"/>
                  <w:szCs w:val="16"/>
                </w:rPr>
                <w:delText>0..1</w:delText>
              </w:r>
            </w:del>
          </w:p>
        </w:tc>
        <w:tc>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tcPrChange w:id="1896" w:author="Eivind" w:date="2018-07-12T18:42:00Z">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76FDB44E" w14:textId="2E564E56" w:rsidR="006B114A" w:rsidRPr="00876602" w:rsidDel="0038570A" w:rsidRDefault="006B114A" w:rsidP="00C86F62">
            <w:pPr>
              <w:pStyle w:val="TablePara9pt"/>
              <w:rPr>
                <w:del w:id="1897" w:author="Eivind" w:date="2018-07-12T22:53:00Z"/>
                <w:sz w:val="16"/>
                <w:szCs w:val="16"/>
              </w:rPr>
            </w:pPr>
            <w:del w:id="1898" w:author="Eivind" w:date="2018-07-12T18:42:00Z">
              <w:r w:rsidRPr="00876602" w:rsidDel="009E25E8">
                <w:rPr>
                  <w:sz w:val="16"/>
                  <w:szCs w:val="16"/>
                </w:rPr>
                <w:delText>CharacterString</w:delText>
              </w:r>
            </w:del>
          </w:p>
        </w:tc>
        <w:tc>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899" w:author="Eivind" w:date="2018-07-12T18:42:00Z">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7DFAFC09" w14:textId="4007FE7A" w:rsidR="006B114A" w:rsidRPr="00876602" w:rsidDel="0038570A" w:rsidRDefault="006B114A" w:rsidP="00C86F62">
            <w:pPr>
              <w:pStyle w:val="TablePara9pt"/>
              <w:rPr>
                <w:del w:id="1900" w:author="Eivind" w:date="2018-07-12T22:53:00Z"/>
                <w:sz w:val="16"/>
                <w:szCs w:val="16"/>
              </w:rPr>
            </w:pPr>
          </w:p>
        </w:tc>
      </w:tr>
      <w:tr w:rsidR="006B114A" w:rsidRPr="00876602" w:rsidDel="0038570A" w14:paraId="713FD3C6" w14:textId="5E295725" w:rsidTr="009E25E8">
        <w:trPr>
          <w:trHeight w:val="495"/>
          <w:del w:id="1901" w:author="Eivind" w:date="2018-07-12T22:53:00Z"/>
          <w:trPrChange w:id="1902" w:author="Eivind" w:date="2018-07-12T18:42:00Z">
            <w:trPr>
              <w:trHeight w:val="495"/>
            </w:trPr>
          </w:trPrChange>
        </w:trPr>
        <w:tc>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03" w:author="Eivind" w:date="2018-07-12T18:42:00Z">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47264D0E" w14:textId="4249496E" w:rsidR="006B114A" w:rsidRPr="00876602" w:rsidDel="0038570A" w:rsidRDefault="006B114A" w:rsidP="00C86F62">
            <w:pPr>
              <w:pStyle w:val="TablePara9pt"/>
              <w:rPr>
                <w:del w:id="1904" w:author="Eivind" w:date="2018-07-12T22:53:00Z"/>
                <w:sz w:val="16"/>
                <w:szCs w:val="16"/>
              </w:rPr>
            </w:pPr>
            <w:del w:id="1905" w:author="Eivind" w:date="2018-07-12T18:42:00Z">
              <w:r w:rsidRPr="00876602" w:rsidDel="009E25E8">
                <w:rPr>
                  <w:sz w:val="16"/>
                  <w:szCs w:val="16"/>
                </w:rPr>
                <w:delText>compressionFlag</w:delText>
              </w:r>
            </w:del>
          </w:p>
        </w:tc>
        <w:tc>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06" w:author="Eivind" w:date="2018-07-12T18:42:00Z">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2366DFDD" w14:textId="1092DB41" w:rsidR="006B114A" w:rsidRPr="00876602" w:rsidDel="0038570A" w:rsidRDefault="006B114A" w:rsidP="00C86F62">
            <w:pPr>
              <w:pStyle w:val="TablePara9pt"/>
              <w:rPr>
                <w:del w:id="1907" w:author="Eivind" w:date="2018-07-12T22:53:00Z"/>
                <w:sz w:val="16"/>
                <w:szCs w:val="16"/>
              </w:rPr>
            </w:pPr>
            <w:del w:id="1908" w:author="Eivind" w:date="2018-07-12T18:42:00Z">
              <w:r w:rsidRPr="00876602" w:rsidDel="009E25E8">
                <w:rPr>
                  <w:sz w:val="16"/>
                  <w:szCs w:val="16"/>
                </w:rPr>
                <w:delText>Is the data compressed</w:delText>
              </w:r>
            </w:del>
          </w:p>
        </w:tc>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09" w:author="Eivind" w:date="2018-07-12T18:42:00Z">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3CA6E997" w14:textId="6CF1FB5E" w:rsidR="006B114A" w:rsidRPr="00876602" w:rsidDel="0038570A" w:rsidRDefault="006B114A" w:rsidP="00C86F62">
            <w:pPr>
              <w:pStyle w:val="TablePara9pt"/>
              <w:rPr>
                <w:del w:id="1910" w:author="Eivind" w:date="2018-07-12T22:53:00Z"/>
                <w:sz w:val="16"/>
                <w:szCs w:val="16"/>
              </w:rPr>
            </w:pPr>
            <w:del w:id="1911" w:author="Eivind" w:date="2018-07-12T18:42:00Z">
              <w:r w:rsidRPr="00876602" w:rsidDel="009E25E8">
                <w:rPr>
                  <w:sz w:val="16"/>
                  <w:szCs w:val="16"/>
                </w:rPr>
                <w:delText>0..1</w:delText>
              </w:r>
            </w:del>
          </w:p>
        </w:tc>
        <w:tc>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12" w:author="Eivind" w:date="2018-07-12T18:42:00Z">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6A5C2A8F" w14:textId="1A452C2D" w:rsidR="006B114A" w:rsidRPr="00876602" w:rsidDel="0038570A" w:rsidRDefault="006B114A" w:rsidP="00C86F62">
            <w:pPr>
              <w:pStyle w:val="TablePara9pt"/>
              <w:rPr>
                <w:del w:id="1913" w:author="Eivind" w:date="2018-07-12T22:53:00Z"/>
                <w:sz w:val="16"/>
                <w:szCs w:val="16"/>
              </w:rPr>
            </w:pPr>
            <w:del w:id="1914" w:author="Eivind" w:date="2018-07-12T18:42:00Z">
              <w:r w:rsidRPr="00876602" w:rsidDel="009E25E8">
                <w:rPr>
                  <w:sz w:val="16"/>
                  <w:szCs w:val="16"/>
                </w:rPr>
                <w:delText>Boolean</w:delText>
              </w:r>
            </w:del>
          </w:p>
        </w:tc>
        <w:tc>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15" w:author="Eivind" w:date="2018-07-12T18:42:00Z">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6CD98E95" w14:textId="6ABC8AE5" w:rsidR="006B114A" w:rsidRPr="00876602" w:rsidDel="0038570A" w:rsidRDefault="006B114A" w:rsidP="00C86F62">
            <w:pPr>
              <w:pStyle w:val="TablePara9pt"/>
              <w:rPr>
                <w:del w:id="1916" w:author="Eivind" w:date="2018-07-12T22:53:00Z"/>
                <w:sz w:val="16"/>
                <w:szCs w:val="16"/>
              </w:rPr>
            </w:pPr>
            <w:del w:id="1917" w:author="Eivind" w:date="2018-07-12T18:42:00Z">
              <w:r w:rsidRPr="00876602" w:rsidDel="009E25E8">
                <w:rPr>
                  <w:sz w:val="16"/>
                  <w:szCs w:val="16"/>
                </w:rPr>
                <w:delText>Yes or No</w:delText>
              </w:r>
            </w:del>
          </w:p>
        </w:tc>
      </w:tr>
      <w:tr w:rsidR="006B114A" w:rsidRPr="00876602" w:rsidDel="0038570A" w14:paraId="03A6693E" w14:textId="398B62E2" w:rsidTr="009E25E8">
        <w:trPr>
          <w:trHeight w:val="495"/>
          <w:del w:id="1918" w:author="Eivind" w:date="2018-07-12T22:53:00Z"/>
          <w:trPrChange w:id="1919" w:author="Eivind" w:date="2018-07-12T18:42:00Z">
            <w:trPr>
              <w:trHeight w:val="495"/>
            </w:trPr>
          </w:trPrChange>
        </w:trPr>
        <w:tc>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20" w:author="Eivind" w:date="2018-07-12T18:42:00Z">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38AC57A1" w14:textId="73010C1E" w:rsidR="006B114A" w:rsidRPr="00876602" w:rsidDel="0038570A" w:rsidRDefault="006B114A" w:rsidP="00C86F62">
            <w:pPr>
              <w:pStyle w:val="TablePara9pt"/>
              <w:rPr>
                <w:del w:id="1921" w:author="Eivind" w:date="2018-07-12T22:53:00Z"/>
                <w:sz w:val="16"/>
                <w:szCs w:val="16"/>
              </w:rPr>
            </w:pPr>
            <w:del w:id="1922" w:author="Eivind" w:date="2018-07-12T18:42:00Z">
              <w:r w:rsidRPr="00876602" w:rsidDel="009E25E8">
                <w:rPr>
                  <w:sz w:val="16"/>
                  <w:szCs w:val="16"/>
                </w:rPr>
                <w:delText>algorithmMethod</w:delText>
              </w:r>
            </w:del>
          </w:p>
        </w:tc>
        <w:tc>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23" w:author="Eivind" w:date="2018-07-12T18:42:00Z">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46AA8957" w14:textId="0A3AC766" w:rsidR="006B114A" w:rsidRPr="00876602" w:rsidDel="0038570A" w:rsidRDefault="006B114A" w:rsidP="00C86F62">
            <w:pPr>
              <w:pStyle w:val="TablePara9pt"/>
              <w:rPr>
                <w:del w:id="1924" w:author="Eivind" w:date="2018-07-12T22:53:00Z"/>
                <w:sz w:val="16"/>
                <w:szCs w:val="16"/>
              </w:rPr>
            </w:pPr>
            <w:del w:id="1925" w:author="Eivind" w:date="2018-07-12T18:42:00Z">
              <w:r w:rsidRPr="00876602" w:rsidDel="009E25E8">
                <w:rPr>
                  <w:sz w:val="16"/>
                  <w:szCs w:val="16"/>
                </w:rPr>
                <w:delText>Type of compression algorithm</w:delText>
              </w:r>
            </w:del>
          </w:p>
        </w:tc>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26" w:author="Eivind" w:date="2018-07-12T18:42:00Z">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17639DE2" w14:textId="0C004822" w:rsidR="006B114A" w:rsidRPr="00876602" w:rsidDel="0038570A" w:rsidRDefault="006B114A" w:rsidP="00C86F62">
            <w:pPr>
              <w:pStyle w:val="TablePara9pt"/>
              <w:rPr>
                <w:del w:id="1927" w:author="Eivind" w:date="2018-07-12T22:53:00Z"/>
                <w:sz w:val="16"/>
                <w:szCs w:val="16"/>
              </w:rPr>
            </w:pPr>
            <w:del w:id="1928" w:author="Eivind" w:date="2018-07-12T18:42:00Z">
              <w:r w:rsidRPr="00876602" w:rsidDel="009E25E8">
                <w:rPr>
                  <w:sz w:val="16"/>
                  <w:szCs w:val="16"/>
                </w:rPr>
                <w:delText>0..1</w:delText>
              </w:r>
            </w:del>
          </w:p>
        </w:tc>
        <w:tc>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29" w:author="Eivind" w:date="2018-07-12T18:42:00Z">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63ACA152" w14:textId="01DBFD0C" w:rsidR="006B114A" w:rsidRPr="00876602" w:rsidDel="0038570A" w:rsidRDefault="006B114A" w:rsidP="00C86F62">
            <w:pPr>
              <w:pStyle w:val="TablePara9pt"/>
              <w:rPr>
                <w:del w:id="1930" w:author="Eivind" w:date="2018-07-12T22:53:00Z"/>
                <w:sz w:val="16"/>
                <w:szCs w:val="16"/>
              </w:rPr>
            </w:pPr>
            <w:del w:id="1931" w:author="Eivind" w:date="2018-07-12T18:42:00Z">
              <w:r w:rsidRPr="00876602" w:rsidDel="009E25E8">
                <w:rPr>
                  <w:sz w:val="16"/>
                  <w:szCs w:val="16"/>
                </w:rPr>
                <w:delText>CharacterString</w:delText>
              </w:r>
            </w:del>
            <w:ins w:id="1932" w:author="Raphael Malyankar" w:date="2018-07-05T17:46:00Z">
              <w:del w:id="1933" w:author="Eivind" w:date="2018-07-12T18:42:00Z">
                <w:r w:rsidR="00AC51D3" w:rsidDel="009E25E8">
                  <w:rPr>
                    <w:sz w:val="16"/>
                    <w:szCs w:val="16"/>
                  </w:rPr>
                  <w:delText>S100_CompressionAlgorithm</w:delText>
                </w:r>
              </w:del>
            </w:ins>
          </w:p>
        </w:tc>
        <w:tc>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34" w:author="Eivind" w:date="2018-07-12T18:42:00Z">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70B5A5CC" w14:textId="6F876DC7" w:rsidR="006B114A" w:rsidRPr="00876602" w:rsidDel="0038570A" w:rsidRDefault="006B114A" w:rsidP="00C86F62">
            <w:pPr>
              <w:pStyle w:val="TablePara9pt"/>
              <w:rPr>
                <w:del w:id="1935" w:author="Eivind" w:date="2018-07-12T22:53:00Z"/>
                <w:sz w:val="16"/>
                <w:szCs w:val="16"/>
              </w:rPr>
            </w:pPr>
            <w:del w:id="1936" w:author="Eivind" w:date="2018-07-12T18:42:00Z">
              <w:r w:rsidRPr="00876602" w:rsidDel="009E25E8">
                <w:rPr>
                  <w:sz w:val="16"/>
                  <w:szCs w:val="16"/>
                </w:rPr>
                <w:delText>Eg. RAR or ZIP</w:delText>
              </w:r>
            </w:del>
          </w:p>
        </w:tc>
      </w:tr>
      <w:tr w:rsidR="006B114A" w:rsidRPr="00876602" w:rsidDel="0038570A" w14:paraId="4287E837" w14:textId="6F78E511" w:rsidTr="009E25E8">
        <w:trPr>
          <w:trHeight w:val="495"/>
          <w:del w:id="1937" w:author="Eivind" w:date="2018-07-12T22:53:00Z"/>
          <w:trPrChange w:id="1938" w:author="Eivind" w:date="2018-07-12T18:42:00Z">
            <w:trPr>
              <w:trHeight w:val="495"/>
            </w:trPr>
          </w:trPrChange>
        </w:trPr>
        <w:tc>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39" w:author="Eivind" w:date="2018-07-12T18:42:00Z">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222012D1" w14:textId="335D3EC3" w:rsidR="006B114A" w:rsidRPr="00876602" w:rsidDel="0038570A" w:rsidRDefault="006B114A" w:rsidP="00C86F62">
            <w:pPr>
              <w:pStyle w:val="TablePara9pt"/>
              <w:rPr>
                <w:del w:id="1940" w:author="Eivind" w:date="2018-07-12T22:53:00Z"/>
                <w:sz w:val="16"/>
                <w:szCs w:val="16"/>
              </w:rPr>
            </w:pPr>
            <w:del w:id="1941" w:author="Eivind" w:date="2018-07-12T18:42:00Z">
              <w:r w:rsidRPr="00876602" w:rsidDel="009E25E8">
                <w:rPr>
                  <w:sz w:val="16"/>
                  <w:szCs w:val="16"/>
                </w:rPr>
                <w:delText>sourceMedia</w:delText>
              </w:r>
            </w:del>
          </w:p>
        </w:tc>
        <w:tc>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42" w:author="Eivind" w:date="2018-07-12T18:42:00Z">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437EA49B" w14:textId="1B3D7D55" w:rsidR="006B114A" w:rsidRPr="00876602" w:rsidDel="0038570A" w:rsidRDefault="006B114A" w:rsidP="00C86F62">
            <w:pPr>
              <w:pStyle w:val="TablePara9pt"/>
              <w:rPr>
                <w:del w:id="1943" w:author="Eivind" w:date="2018-07-12T22:53:00Z"/>
                <w:sz w:val="16"/>
                <w:szCs w:val="16"/>
              </w:rPr>
            </w:pPr>
            <w:del w:id="1944" w:author="Eivind" w:date="2018-07-12T18:42:00Z">
              <w:r w:rsidRPr="00876602" w:rsidDel="009E25E8">
                <w:rPr>
                  <w:sz w:val="16"/>
                  <w:szCs w:val="16"/>
                </w:rPr>
                <w:delText>Distribution media</w:delText>
              </w:r>
            </w:del>
          </w:p>
        </w:tc>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45" w:author="Eivind" w:date="2018-07-12T18:42:00Z">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6C7DAF7D" w14:textId="20FDEC17" w:rsidR="006B114A" w:rsidRPr="00876602" w:rsidDel="0038570A" w:rsidRDefault="006B114A" w:rsidP="00C86F62">
            <w:pPr>
              <w:pStyle w:val="TablePara9pt"/>
              <w:rPr>
                <w:del w:id="1946" w:author="Eivind" w:date="2018-07-12T22:53:00Z"/>
                <w:sz w:val="16"/>
                <w:szCs w:val="16"/>
              </w:rPr>
            </w:pPr>
            <w:del w:id="1947" w:author="Eivind" w:date="2018-07-12T18:42:00Z">
              <w:r w:rsidRPr="00876602" w:rsidDel="009E25E8">
                <w:rPr>
                  <w:sz w:val="16"/>
                  <w:szCs w:val="16"/>
                </w:rPr>
                <w:delText>0..1</w:delText>
              </w:r>
            </w:del>
          </w:p>
        </w:tc>
        <w:tc>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48" w:author="Eivind" w:date="2018-07-12T18:42:00Z">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2CC23ECE" w14:textId="4856E966" w:rsidR="006B114A" w:rsidRPr="00876602" w:rsidDel="0038570A" w:rsidRDefault="006B114A" w:rsidP="00C86F62">
            <w:pPr>
              <w:pStyle w:val="TablePara9pt"/>
              <w:rPr>
                <w:del w:id="1949" w:author="Eivind" w:date="2018-07-12T22:53:00Z"/>
                <w:sz w:val="16"/>
                <w:szCs w:val="16"/>
              </w:rPr>
            </w:pPr>
            <w:del w:id="1950" w:author="Eivind" w:date="2018-07-12T18:42:00Z">
              <w:r w:rsidRPr="00876602" w:rsidDel="009E25E8">
                <w:rPr>
                  <w:sz w:val="16"/>
                  <w:szCs w:val="16"/>
                </w:rPr>
                <w:delText>CharacterString</w:delText>
              </w:r>
            </w:del>
          </w:p>
        </w:tc>
        <w:tc>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51" w:author="Eivind" w:date="2018-07-12T18:42:00Z">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32F029FF" w14:textId="4944CCFD" w:rsidR="006B114A" w:rsidRPr="00876602" w:rsidDel="0038570A" w:rsidRDefault="006B114A" w:rsidP="00C86F62">
            <w:pPr>
              <w:pStyle w:val="TablePara9pt"/>
              <w:rPr>
                <w:del w:id="1952" w:author="Eivind" w:date="2018-07-12T22:53:00Z"/>
                <w:sz w:val="16"/>
                <w:szCs w:val="16"/>
              </w:rPr>
            </w:pPr>
          </w:p>
        </w:tc>
      </w:tr>
      <w:tr w:rsidR="006B114A" w:rsidRPr="00876602" w:rsidDel="0038570A" w14:paraId="499645E5" w14:textId="2C8F0455" w:rsidTr="009E25E8">
        <w:trPr>
          <w:trHeight w:val="495"/>
          <w:del w:id="1953" w:author="Eivind" w:date="2018-07-12T22:53:00Z"/>
          <w:trPrChange w:id="1954" w:author="Eivind" w:date="2018-07-12T18:42:00Z">
            <w:trPr>
              <w:trHeight w:val="495"/>
            </w:trPr>
          </w:trPrChange>
        </w:trPr>
        <w:tc>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55" w:author="Eivind" w:date="2018-07-12T18:42:00Z">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72E451E1" w14:textId="0BF8B13E" w:rsidR="006B114A" w:rsidRPr="00876602" w:rsidDel="0038570A" w:rsidRDefault="006B114A" w:rsidP="00C86F62">
            <w:pPr>
              <w:pStyle w:val="TablePara9pt"/>
              <w:rPr>
                <w:del w:id="1956" w:author="Eivind" w:date="2018-07-12T22:53:00Z"/>
                <w:sz w:val="16"/>
                <w:szCs w:val="16"/>
              </w:rPr>
            </w:pPr>
            <w:del w:id="1957" w:author="Eivind" w:date="2018-07-12T18:42:00Z">
              <w:r w:rsidRPr="00876602" w:rsidDel="009E25E8">
                <w:rPr>
                  <w:sz w:val="16"/>
                  <w:szCs w:val="16"/>
                </w:rPr>
                <w:delText>replacedData</w:delText>
              </w:r>
            </w:del>
          </w:p>
        </w:tc>
        <w:tc>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58" w:author="Eivind" w:date="2018-07-12T18:42:00Z">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3C262504" w14:textId="5EB458EF" w:rsidR="006B114A" w:rsidRPr="00876602" w:rsidDel="0038570A" w:rsidRDefault="006B114A" w:rsidP="00C86F62">
            <w:pPr>
              <w:pStyle w:val="TablePara9pt"/>
              <w:rPr>
                <w:del w:id="1959" w:author="Eivind" w:date="2018-07-12T22:53:00Z"/>
                <w:sz w:val="16"/>
                <w:szCs w:val="16"/>
              </w:rPr>
            </w:pPr>
            <w:del w:id="1960" w:author="Eivind" w:date="2018-07-12T18:42:00Z">
              <w:r w:rsidRPr="00876602" w:rsidDel="009E25E8">
                <w:rPr>
                  <w:sz w:val="16"/>
                  <w:szCs w:val="16"/>
                </w:rPr>
                <w:delText>If a data file is cancelled is it replaced by another data file</w:delText>
              </w:r>
            </w:del>
          </w:p>
        </w:tc>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61" w:author="Eivind" w:date="2018-07-12T18:42:00Z">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1E66E318" w14:textId="47C4B89E" w:rsidR="006B114A" w:rsidRPr="00876602" w:rsidDel="0038570A" w:rsidRDefault="006B114A" w:rsidP="00C86F62">
            <w:pPr>
              <w:pStyle w:val="TablePara9pt"/>
              <w:rPr>
                <w:del w:id="1962" w:author="Eivind" w:date="2018-07-12T22:53:00Z"/>
                <w:sz w:val="16"/>
                <w:szCs w:val="16"/>
              </w:rPr>
            </w:pPr>
            <w:del w:id="1963" w:author="Eivind" w:date="2018-07-12T18:42:00Z">
              <w:r w:rsidRPr="00876602" w:rsidDel="009E25E8">
                <w:rPr>
                  <w:sz w:val="16"/>
                  <w:szCs w:val="16"/>
                </w:rPr>
                <w:delText>0..1</w:delText>
              </w:r>
            </w:del>
          </w:p>
        </w:tc>
        <w:tc>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64" w:author="Eivind" w:date="2018-07-12T18:42:00Z">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6C22E4FC" w14:textId="60EB5F89" w:rsidR="006B114A" w:rsidRPr="00876602" w:rsidDel="0038570A" w:rsidRDefault="006B114A" w:rsidP="00C86F62">
            <w:pPr>
              <w:pStyle w:val="TablePara9pt"/>
              <w:rPr>
                <w:del w:id="1965" w:author="Eivind" w:date="2018-07-12T22:53:00Z"/>
                <w:sz w:val="16"/>
                <w:szCs w:val="16"/>
              </w:rPr>
            </w:pPr>
            <w:del w:id="1966" w:author="Eivind" w:date="2018-07-12T18:42:00Z">
              <w:r w:rsidRPr="00876602" w:rsidDel="009E25E8">
                <w:rPr>
                  <w:sz w:val="16"/>
                  <w:szCs w:val="16"/>
                </w:rPr>
                <w:delText>Boolean</w:delText>
              </w:r>
            </w:del>
          </w:p>
        </w:tc>
        <w:tc>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67" w:author="Eivind" w:date="2018-07-12T18:42:00Z">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11B78C83" w14:textId="40BCF851" w:rsidR="006B114A" w:rsidRPr="00876602" w:rsidDel="0038570A" w:rsidRDefault="006B114A" w:rsidP="00C86F62">
            <w:pPr>
              <w:pStyle w:val="TablePara9pt"/>
              <w:rPr>
                <w:del w:id="1968" w:author="Eivind" w:date="2018-07-12T22:53:00Z"/>
                <w:sz w:val="16"/>
                <w:szCs w:val="16"/>
              </w:rPr>
            </w:pPr>
          </w:p>
        </w:tc>
      </w:tr>
      <w:tr w:rsidR="006B114A" w:rsidRPr="00876602" w:rsidDel="0038570A" w14:paraId="15BC2DB8" w14:textId="5B15B8FA" w:rsidTr="009E25E8">
        <w:trPr>
          <w:trHeight w:val="495"/>
          <w:del w:id="1969" w:author="Eivind" w:date="2018-07-12T22:53:00Z"/>
          <w:trPrChange w:id="1970" w:author="Eivind" w:date="2018-07-12T18:42:00Z">
            <w:trPr>
              <w:trHeight w:val="495"/>
            </w:trPr>
          </w:trPrChange>
        </w:trPr>
        <w:tc>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71" w:author="Eivind" w:date="2018-07-12T18:42:00Z">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250446E6" w14:textId="05A6009B" w:rsidR="006B114A" w:rsidRPr="00876602" w:rsidDel="0038570A" w:rsidRDefault="006B114A" w:rsidP="00C86F62">
            <w:pPr>
              <w:pStyle w:val="TablePara9pt"/>
              <w:rPr>
                <w:del w:id="1972" w:author="Eivind" w:date="2018-07-12T22:53:00Z"/>
                <w:sz w:val="16"/>
                <w:szCs w:val="16"/>
              </w:rPr>
            </w:pPr>
            <w:del w:id="1973" w:author="Eivind" w:date="2018-07-12T18:42:00Z">
              <w:r w:rsidRPr="00876602" w:rsidDel="009E25E8">
                <w:rPr>
                  <w:sz w:val="16"/>
                  <w:szCs w:val="16"/>
                </w:rPr>
                <w:delText>dataReplacement</w:delText>
              </w:r>
            </w:del>
          </w:p>
        </w:tc>
        <w:tc>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74" w:author="Eivind" w:date="2018-07-12T18:42:00Z">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30209DD4" w14:textId="4C71F7F9" w:rsidR="006B114A" w:rsidRPr="00876602" w:rsidDel="0038570A" w:rsidRDefault="006B114A" w:rsidP="00C86F62">
            <w:pPr>
              <w:pStyle w:val="TablePara9pt"/>
              <w:rPr>
                <w:del w:id="1975" w:author="Eivind" w:date="2018-07-12T22:53:00Z"/>
                <w:sz w:val="16"/>
                <w:szCs w:val="16"/>
              </w:rPr>
            </w:pPr>
            <w:del w:id="1976" w:author="Eivind" w:date="2018-07-12T18:42:00Z">
              <w:r w:rsidRPr="00876602" w:rsidDel="009E25E8">
                <w:rPr>
                  <w:sz w:val="16"/>
                  <w:szCs w:val="16"/>
                </w:rPr>
                <w:delText>Cell name</w:delText>
              </w:r>
            </w:del>
          </w:p>
        </w:tc>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77" w:author="Eivind" w:date="2018-07-12T18:42:00Z">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6E53914C" w14:textId="4B42F81A" w:rsidR="006B114A" w:rsidRPr="00876602" w:rsidDel="0038570A" w:rsidRDefault="006B114A" w:rsidP="00C86F62">
            <w:pPr>
              <w:pStyle w:val="TablePara9pt"/>
              <w:rPr>
                <w:del w:id="1978" w:author="Eivind" w:date="2018-07-12T22:53:00Z"/>
                <w:sz w:val="16"/>
                <w:szCs w:val="16"/>
              </w:rPr>
            </w:pPr>
            <w:del w:id="1979" w:author="Eivind" w:date="2018-07-12T18:42:00Z">
              <w:r w:rsidRPr="00876602" w:rsidDel="009E25E8">
                <w:rPr>
                  <w:sz w:val="16"/>
                  <w:szCs w:val="16"/>
                </w:rPr>
                <w:delText>0..1</w:delText>
              </w:r>
            </w:del>
          </w:p>
        </w:tc>
        <w:tc>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80" w:author="Eivind" w:date="2018-07-12T18:42:00Z">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16FA1529" w14:textId="6334E5D2" w:rsidR="006B114A" w:rsidRPr="00876602" w:rsidDel="0038570A" w:rsidRDefault="006B114A" w:rsidP="00C86F62">
            <w:pPr>
              <w:pStyle w:val="TablePara9pt"/>
              <w:rPr>
                <w:del w:id="1981" w:author="Eivind" w:date="2018-07-12T22:53:00Z"/>
                <w:sz w:val="16"/>
                <w:szCs w:val="16"/>
              </w:rPr>
            </w:pPr>
            <w:del w:id="1982" w:author="Eivind" w:date="2018-07-12T18:42:00Z">
              <w:r w:rsidRPr="00876602" w:rsidDel="009E25E8">
                <w:rPr>
                  <w:sz w:val="16"/>
                  <w:szCs w:val="16"/>
                </w:rPr>
                <w:delText>CharacterString</w:delText>
              </w:r>
            </w:del>
          </w:p>
        </w:tc>
        <w:tc>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Change w:id="1983" w:author="Eivind" w:date="2018-07-12T18:42:00Z">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
            </w:tcPrChange>
          </w:tcPr>
          <w:p w14:paraId="130A85D0" w14:textId="7F618419" w:rsidR="006B114A" w:rsidRPr="00876602" w:rsidDel="0038570A" w:rsidRDefault="006B114A" w:rsidP="00C86F62">
            <w:pPr>
              <w:pStyle w:val="TablePara9pt"/>
              <w:rPr>
                <w:del w:id="1984" w:author="Eivind" w:date="2018-07-12T22:53:00Z"/>
                <w:sz w:val="16"/>
                <w:szCs w:val="16"/>
              </w:rPr>
            </w:pPr>
          </w:p>
        </w:tc>
      </w:tr>
    </w:tbl>
    <w:p w14:paraId="6F32A550" w14:textId="6B663F6F" w:rsidR="006B114A" w:rsidDel="0038570A" w:rsidRDefault="006B114A" w:rsidP="00996B38">
      <w:pPr>
        <w:rPr>
          <w:del w:id="1985" w:author="Eivind" w:date="2018-07-12T22:53:00Z"/>
        </w:rPr>
      </w:pPr>
    </w:p>
    <w:p w14:paraId="04FCD41E" w14:textId="77777777" w:rsidR="006B114A" w:rsidRDefault="006B114A" w:rsidP="00996B38"/>
    <w:p w14:paraId="09F35422" w14:textId="213C0C92" w:rsidR="005500B4" w:rsidRDefault="005500B4" w:rsidP="00910EA9">
      <w:pPr>
        <w:pStyle w:val="Caption"/>
        <w:keepNext/>
      </w:pPr>
      <w:r>
        <w:t xml:space="preserve">Table </w:t>
      </w:r>
      <w:r>
        <w:fldChar w:fldCharType="begin"/>
      </w:r>
      <w:r>
        <w:instrText xml:space="preserve"> SEQ Table \* ARABIC </w:instrText>
      </w:r>
      <w:r>
        <w:fldChar w:fldCharType="separate"/>
      </w:r>
      <w:ins w:id="1986" w:author="Raphael Malyankar" w:date="2018-07-20T12:56:00Z">
        <w:r w:rsidR="00CF17A6">
          <w:rPr>
            <w:noProof/>
          </w:rPr>
          <w:t>30</w:t>
        </w:r>
      </w:ins>
      <w:ins w:id="1987" w:author="Eivind" w:date="2018-07-10T00:11:00Z">
        <w:del w:id="1988" w:author="Raphael Malyankar" w:date="2018-07-20T12:56:00Z">
          <w:r w:rsidR="005F5493" w:rsidDel="00CF17A6">
            <w:rPr>
              <w:noProof/>
            </w:rPr>
            <w:delText>30</w:delText>
          </w:r>
        </w:del>
      </w:ins>
      <w:del w:id="1989" w:author="Raphael Malyankar" w:date="2018-07-20T12:56:00Z">
        <w:r w:rsidR="00A420D9" w:rsidDel="00CF17A6">
          <w:rPr>
            <w:noProof/>
          </w:rPr>
          <w:delText>28</w:delText>
        </w:r>
      </w:del>
      <w:r>
        <w:fldChar w:fldCharType="end"/>
      </w:r>
      <w:r>
        <w:t xml:space="preserve">. </w:t>
      </w:r>
      <w:r w:rsidRPr="00ED7169">
        <w:t>S100_CatalogueIdentifier</w:t>
      </w:r>
    </w:p>
    <w:tbl>
      <w:tblPr>
        <w:tblW w:w="1278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80"/>
        <w:gridCol w:w="1980"/>
        <w:gridCol w:w="1080"/>
        <w:gridCol w:w="2340"/>
        <w:gridCol w:w="804"/>
        <w:gridCol w:w="276"/>
        <w:gridCol w:w="804"/>
        <w:gridCol w:w="1356"/>
        <w:gridCol w:w="1080"/>
        <w:gridCol w:w="1980"/>
        <w:gridCol w:w="7"/>
      </w:tblGrid>
      <w:tr w:rsidR="00B614F5" w14:paraId="0835335A" w14:textId="77777777" w:rsidTr="00545359">
        <w:trPr>
          <w:ins w:id="1990" w:author="Eivind" w:date="2018-07-12T18:45:00Z"/>
        </w:trPr>
        <w:tc>
          <w:tcPr>
            <w:tcW w:w="1080" w:type="dxa"/>
            <w:tcBorders>
              <w:top w:val="single" w:sz="4" w:space="0" w:color="000000"/>
              <w:left w:val="single" w:sz="4" w:space="0" w:color="000000"/>
              <w:bottom w:val="single" w:sz="4" w:space="0" w:color="000000"/>
              <w:right w:val="single" w:sz="4" w:space="0" w:color="000000"/>
            </w:tcBorders>
            <w:hideMark/>
          </w:tcPr>
          <w:p w14:paraId="691FBCFC" w14:textId="77777777" w:rsidR="00B614F5" w:rsidRDefault="00B614F5">
            <w:pPr>
              <w:snapToGrid w:val="0"/>
              <w:spacing w:before="60" w:after="60"/>
              <w:rPr>
                <w:ins w:id="1991" w:author="Eivind" w:date="2018-07-12T18:45:00Z"/>
                <w:b/>
                <w:sz w:val="16"/>
                <w:szCs w:val="16"/>
                <w:lang w:eastAsia="ar-SA"/>
              </w:rPr>
            </w:pPr>
            <w:ins w:id="1992" w:author="Eivind" w:date="2018-07-12T18:45:00Z">
              <w:r>
                <w:rPr>
                  <w:b/>
                  <w:sz w:val="16"/>
                  <w:szCs w:val="16"/>
                </w:rPr>
                <w:t>Role Name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01A206B0" w14:textId="77777777" w:rsidR="00B614F5" w:rsidRDefault="00B614F5">
            <w:pPr>
              <w:snapToGrid w:val="0"/>
              <w:spacing w:before="60" w:after="60"/>
              <w:rPr>
                <w:ins w:id="1993" w:author="Eivind" w:date="2018-07-12T18:45:00Z"/>
                <w:b/>
                <w:sz w:val="16"/>
                <w:szCs w:val="16"/>
              </w:rPr>
            </w:pPr>
            <w:ins w:id="1994" w:author="Eivind" w:date="2018-07-12T18:45:00Z">
              <w:r>
                <w:rPr>
                  <w:b/>
                  <w:sz w:val="16"/>
                  <w:szCs w:val="16"/>
                </w:rPr>
                <w:t>Name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3FE73A12" w14:textId="77777777" w:rsidR="00B614F5" w:rsidRDefault="00B614F5">
            <w:pPr>
              <w:snapToGrid w:val="0"/>
              <w:spacing w:before="60" w:after="60"/>
              <w:rPr>
                <w:ins w:id="1995" w:author="Eivind" w:date="2018-07-12T18:45:00Z"/>
                <w:b/>
                <w:sz w:val="16"/>
                <w:szCs w:val="16"/>
              </w:rPr>
            </w:pPr>
            <w:ins w:id="1996" w:author="Eivind" w:date="2018-07-12T18:45:00Z">
              <w:r>
                <w:rPr>
                  <w:b/>
                  <w:sz w:val="16"/>
                  <w:szCs w:val="16"/>
                </w:rPr>
                <w:t>Description</w:t>
              </w:r>
            </w:ins>
          </w:p>
        </w:tc>
        <w:tc>
          <w:tcPr>
            <w:tcW w:w="804" w:type="dxa"/>
            <w:tcBorders>
              <w:top w:val="single" w:sz="4" w:space="0" w:color="000000"/>
              <w:left w:val="single" w:sz="4" w:space="0" w:color="000000"/>
              <w:bottom w:val="single" w:sz="4" w:space="0" w:color="000000"/>
              <w:right w:val="single" w:sz="4" w:space="0" w:color="000000"/>
            </w:tcBorders>
            <w:hideMark/>
          </w:tcPr>
          <w:p w14:paraId="24AB9DDB" w14:textId="77777777" w:rsidR="00B614F5" w:rsidRDefault="00B614F5">
            <w:pPr>
              <w:snapToGrid w:val="0"/>
              <w:spacing w:before="60" w:after="60"/>
              <w:jc w:val="center"/>
              <w:rPr>
                <w:ins w:id="1997" w:author="Eivind" w:date="2018-07-12T18:45:00Z"/>
                <w:b/>
                <w:sz w:val="16"/>
                <w:szCs w:val="16"/>
              </w:rPr>
            </w:pPr>
            <w:ins w:id="1998" w:author="Eivind" w:date="2018-07-12T18:45:00Z">
              <w:r>
                <w:rPr>
                  <w:b/>
                  <w:sz w:val="16"/>
                  <w:szCs w:val="16"/>
                </w:rPr>
                <w:t>Mult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66D3AD47" w14:textId="77777777" w:rsidR="00B614F5" w:rsidRDefault="00B614F5">
            <w:pPr>
              <w:snapToGrid w:val="0"/>
              <w:spacing w:before="60" w:after="60"/>
              <w:rPr>
                <w:ins w:id="1999" w:author="Eivind" w:date="2018-07-12T18:45:00Z"/>
                <w:b/>
                <w:sz w:val="16"/>
                <w:szCs w:val="16"/>
              </w:rPr>
            </w:pPr>
            <w:ins w:id="2000" w:author="Eivind" w:date="2018-07-12T18:45:00Z">
              <w:r>
                <w:rPr>
                  <w:b/>
                  <w:sz w:val="16"/>
                  <w:szCs w:val="16"/>
                </w:rPr>
                <w:t>Type</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61AB6B03" w14:textId="77777777" w:rsidR="00B614F5" w:rsidRDefault="00B614F5">
            <w:pPr>
              <w:snapToGrid w:val="0"/>
              <w:spacing w:before="60" w:after="60"/>
              <w:rPr>
                <w:ins w:id="2001" w:author="Eivind" w:date="2018-07-12T18:45:00Z"/>
                <w:b/>
                <w:sz w:val="16"/>
                <w:szCs w:val="16"/>
              </w:rPr>
            </w:pPr>
            <w:ins w:id="2002" w:author="Eivind" w:date="2018-07-12T18:45:00Z">
              <w:r>
                <w:rPr>
                  <w:b/>
                  <w:sz w:val="16"/>
                  <w:szCs w:val="16"/>
                </w:rPr>
                <w:t>Remarks</w:t>
              </w:r>
            </w:ins>
          </w:p>
        </w:tc>
      </w:tr>
      <w:tr w:rsidR="00B614F5" w14:paraId="0AEB1952" w14:textId="77777777" w:rsidTr="00545359">
        <w:trPr>
          <w:ins w:id="2003" w:author="Eivind" w:date="2018-07-12T18:45:00Z"/>
        </w:trPr>
        <w:tc>
          <w:tcPr>
            <w:tcW w:w="1080" w:type="dxa"/>
            <w:tcBorders>
              <w:top w:val="single" w:sz="4" w:space="0" w:color="000000"/>
              <w:left w:val="single" w:sz="4" w:space="0" w:color="000000"/>
              <w:bottom w:val="single" w:sz="4" w:space="0" w:color="000000"/>
              <w:right w:val="single" w:sz="4" w:space="0" w:color="000000"/>
            </w:tcBorders>
            <w:hideMark/>
          </w:tcPr>
          <w:p w14:paraId="7BFFAE54" w14:textId="77777777" w:rsidR="00B614F5" w:rsidRDefault="00B614F5">
            <w:pPr>
              <w:snapToGrid w:val="0"/>
              <w:spacing w:before="60" w:after="60"/>
              <w:rPr>
                <w:ins w:id="2004" w:author="Eivind" w:date="2018-07-12T18:45:00Z"/>
                <w:sz w:val="16"/>
                <w:szCs w:val="16"/>
              </w:rPr>
            </w:pPr>
            <w:ins w:id="2005" w:author="Eivind" w:date="2018-07-12T18:45:00Z">
              <w:r>
                <w:rPr>
                  <w:sz w:val="16"/>
                  <w:szCs w:val="16"/>
                </w:rPr>
                <w:t>Class</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1ACFB3EB" w14:textId="77777777" w:rsidR="00B614F5" w:rsidRDefault="00B614F5">
            <w:pPr>
              <w:snapToGrid w:val="0"/>
              <w:spacing w:before="60" w:after="60"/>
              <w:rPr>
                <w:ins w:id="2006" w:author="Eivind" w:date="2018-07-12T18:45:00Z"/>
                <w:sz w:val="16"/>
                <w:szCs w:val="16"/>
              </w:rPr>
            </w:pPr>
            <w:ins w:id="2007" w:author="Eivind" w:date="2018-07-12T18:45:00Z">
              <w:r>
                <w:rPr>
                  <w:sz w:val="16"/>
                  <w:szCs w:val="16"/>
                </w:rPr>
                <w:t>S100_CatalogueIdentifier</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2D360B53" w14:textId="77777777" w:rsidR="00B614F5" w:rsidRDefault="00B614F5">
            <w:pPr>
              <w:snapToGrid w:val="0"/>
              <w:spacing w:before="60" w:after="60"/>
              <w:jc w:val="left"/>
              <w:rPr>
                <w:ins w:id="2008" w:author="Eivind" w:date="2018-07-12T18:45:00Z"/>
                <w:sz w:val="16"/>
                <w:szCs w:val="16"/>
              </w:rPr>
            </w:pPr>
            <w:ins w:id="2009" w:author="Eivind" w:date="2018-07-12T18:45:00Z">
              <w:r>
                <w:rPr>
                  <w:sz w:val="16"/>
                  <w:szCs w:val="16"/>
                </w:rPr>
                <w:t>An exchange catalogue contains the discovery metadata about the exchange datasets and support files</w:t>
              </w:r>
            </w:ins>
          </w:p>
        </w:tc>
        <w:tc>
          <w:tcPr>
            <w:tcW w:w="804" w:type="dxa"/>
            <w:tcBorders>
              <w:top w:val="single" w:sz="4" w:space="0" w:color="000000"/>
              <w:left w:val="single" w:sz="4" w:space="0" w:color="000000"/>
              <w:bottom w:val="single" w:sz="4" w:space="0" w:color="000000"/>
              <w:right w:val="single" w:sz="4" w:space="0" w:color="000000"/>
            </w:tcBorders>
            <w:hideMark/>
          </w:tcPr>
          <w:p w14:paraId="0D5D3789" w14:textId="77777777" w:rsidR="00B614F5" w:rsidRDefault="00B614F5">
            <w:pPr>
              <w:snapToGrid w:val="0"/>
              <w:spacing w:before="60" w:after="60"/>
              <w:jc w:val="center"/>
              <w:rPr>
                <w:ins w:id="2010" w:author="Eivind" w:date="2018-07-12T18:45:00Z"/>
                <w:sz w:val="16"/>
                <w:szCs w:val="16"/>
              </w:rPr>
            </w:pPr>
            <w:ins w:id="2011" w:author="Eivind" w:date="2018-07-12T18:45:00Z">
              <w:r>
                <w:rPr>
                  <w:sz w:val="16"/>
                  <w:szCs w:val="16"/>
                </w:rPr>
                <w: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4C284814" w14:textId="77777777" w:rsidR="00B614F5" w:rsidRDefault="00B614F5">
            <w:pPr>
              <w:snapToGrid w:val="0"/>
              <w:spacing w:before="60" w:after="60"/>
              <w:rPr>
                <w:ins w:id="2012" w:author="Eivind" w:date="2018-07-12T18:45:00Z"/>
                <w:sz w:val="16"/>
                <w:szCs w:val="16"/>
              </w:rPr>
            </w:pPr>
            <w:ins w:id="2013" w:author="Eivind" w:date="2018-07-12T18:45:00Z">
              <w:r>
                <w:rPr>
                  <w:sz w:val="16"/>
                  <w:szCs w:val="16"/>
                </w:rPr>
                <w:t>-</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406201C8" w14:textId="77777777" w:rsidR="00B614F5" w:rsidRDefault="00B614F5">
            <w:pPr>
              <w:snapToGrid w:val="0"/>
              <w:spacing w:before="60" w:after="60"/>
              <w:rPr>
                <w:ins w:id="2014" w:author="Eivind" w:date="2018-07-12T18:45:00Z"/>
                <w:sz w:val="16"/>
                <w:szCs w:val="16"/>
              </w:rPr>
            </w:pPr>
            <w:ins w:id="2015" w:author="Eivind" w:date="2018-07-12T18:45:00Z">
              <w:r>
                <w:rPr>
                  <w:sz w:val="16"/>
                  <w:szCs w:val="16"/>
                </w:rPr>
                <w:t>-</w:t>
              </w:r>
            </w:ins>
          </w:p>
        </w:tc>
      </w:tr>
      <w:tr w:rsidR="00B614F5" w14:paraId="29307A3C" w14:textId="77777777" w:rsidTr="00545359">
        <w:trPr>
          <w:ins w:id="2016" w:author="Eivind" w:date="2018-07-12T18:45:00Z"/>
        </w:trPr>
        <w:tc>
          <w:tcPr>
            <w:tcW w:w="1080" w:type="dxa"/>
            <w:tcBorders>
              <w:top w:val="single" w:sz="4" w:space="0" w:color="000000"/>
              <w:left w:val="single" w:sz="4" w:space="0" w:color="000000"/>
              <w:bottom w:val="single" w:sz="4" w:space="0" w:color="000000"/>
              <w:right w:val="single" w:sz="4" w:space="0" w:color="000000"/>
            </w:tcBorders>
            <w:hideMark/>
          </w:tcPr>
          <w:p w14:paraId="78371316" w14:textId="77777777" w:rsidR="00B614F5" w:rsidRDefault="00B614F5">
            <w:pPr>
              <w:snapToGrid w:val="0"/>
              <w:spacing w:before="60" w:after="60"/>
              <w:rPr>
                <w:ins w:id="2017" w:author="Eivind" w:date="2018-07-12T18:45:00Z"/>
                <w:sz w:val="16"/>
                <w:szCs w:val="16"/>
              </w:rPr>
            </w:pPr>
            <w:ins w:id="2018" w:author="Eivind" w:date="2018-07-12T18:45:00Z">
              <w:r>
                <w:rPr>
                  <w:sz w:val="16"/>
                  <w:szCs w:val="16"/>
                </w:rPr>
                <w:t>Attribute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73E42AF3" w14:textId="77777777" w:rsidR="00B614F5" w:rsidRDefault="00B614F5">
            <w:pPr>
              <w:snapToGrid w:val="0"/>
              <w:spacing w:before="60" w:after="60"/>
              <w:rPr>
                <w:ins w:id="2019" w:author="Eivind" w:date="2018-07-12T18:45:00Z"/>
                <w:sz w:val="16"/>
                <w:szCs w:val="16"/>
              </w:rPr>
            </w:pPr>
            <w:ins w:id="2020" w:author="Eivind" w:date="2018-07-12T18:45:00Z">
              <w:r>
                <w:rPr>
                  <w:sz w:val="16"/>
                  <w:szCs w:val="16"/>
                </w:rPr>
                <w:t>identifier</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1350A524" w14:textId="77777777" w:rsidR="00B614F5" w:rsidRDefault="00B614F5">
            <w:pPr>
              <w:snapToGrid w:val="0"/>
              <w:spacing w:before="60" w:after="60"/>
              <w:jc w:val="left"/>
              <w:rPr>
                <w:ins w:id="2021" w:author="Eivind" w:date="2018-07-12T18:45:00Z"/>
                <w:sz w:val="16"/>
                <w:szCs w:val="16"/>
                <w:lang w:val="fr-MC"/>
              </w:rPr>
            </w:pPr>
            <w:ins w:id="2022" w:author="Eivind" w:date="2018-07-12T18:45:00Z">
              <w:r>
                <w:rPr>
                  <w:sz w:val="16"/>
                  <w:szCs w:val="16"/>
                  <w:lang w:val="fr-MC"/>
                </w:rPr>
                <w:t>Uniquely identifies this exchange catalogue</w:t>
              </w:r>
            </w:ins>
          </w:p>
        </w:tc>
        <w:tc>
          <w:tcPr>
            <w:tcW w:w="804" w:type="dxa"/>
            <w:tcBorders>
              <w:top w:val="single" w:sz="4" w:space="0" w:color="000000"/>
              <w:left w:val="single" w:sz="4" w:space="0" w:color="000000"/>
              <w:bottom w:val="single" w:sz="4" w:space="0" w:color="000000"/>
              <w:right w:val="single" w:sz="4" w:space="0" w:color="000000"/>
            </w:tcBorders>
            <w:hideMark/>
          </w:tcPr>
          <w:p w14:paraId="17DC091B" w14:textId="77777777" w:rsidR="00B614F5" w:rsidRDefault="00B614F5">
            <w:pPr>
              <w:snapToGrid w:val="0"/>
              <w:spacing w:before="60" w:after="60"/>
              <w:jc w:val="center"/>
              <w:rPr>
                <w:ins w:id="2023" w:author="Eivind" w:date="2018-07-12T18:45:00Z"/>
                <w:sz w:val="16"/>
                <w:szCs w:val="16"/>
              </w:rPr>
            </w:pPr>
            <w:ins w:id="2024" w:author="Eivind" w:date="2018-07-12T18:45: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6F561F08" w14:textId="77777777" w:rsidR="00B614F5" w:rsidRDefault="00B614F5">
            <w:pPr>
              <w:snapToGrid w:val="0"/>
              <w:spacing w:before="60" w:after="60"/>
              <w:rPr>
                <w:ins w:id="2025" w:author="Eivind" w:date="2018-07-12T18:45:00Z"/>
                <w:sz w:val="16"/>
                <w:szCs w:val="16"/>
              </w:rPr>
            </w:pPr>
            <w:ins w:id="2026" w:author="Eivind" w:date="2018-07-12T18:45:00Z">
              <w:r>
                <w:rPr>
                  <w:sz w:val="16"/>
                  <w:szCs w:val="16"/>
                </w:rPr>
                <w:t>CharacterString</w:t>
              </w:r>
            </w:ins>
          </w:p>
        </w:tc>
        <w:tc>
          <w:tcPr>
            <w:tcW w:w="1987" w:type="dxa"/>
            <w:gridSpan w:val="2"/>
            <w:tcBorders>
              <w:top w:val="single" w:sz="4" w:space="0" w:color="000000"/>
              <w:left w:val="single" w:sz="4" w:space="0" w:color="000000"/>
              <w:bottom w:val="single" w:sz="4" w:space="0" w:color="000000"/>
              <w:right w:val="single" w:sz="4" w:space="0" w:color="000000"/>
            </w:tcBorders>
          </w:tcPr>
          <w:p w14:paraId="55F16805" w14:textId="77777777" w:rsidR="00B614F5" w:rsidRDefault="00B614F5">
            <w:pPr>
              <w:snapToGrid w:val="0"/>
              <w:spacing w:before="60" w:after="60"/>
              <w:rPr>
                <w:ins w:id="2027" w:author="Eivind" w:date="2018-07-12T18:45:00Z"/>
                <w:sz w:val="16"/>
                <w:szCs w:val="16"/>
              </w:rPr>
            </w:pPr>
          </w:p>
        </w:tc>
      </w:tr>
      <w:tr w:rsidR="00B614F5" w14:paraId="112656B6" w14:textId="77777777" w:rsidTr="00545359">
        <w:trPr>
          <w:ins w:id="2028" w:author="Eivind" w:date="2018-07-12T18:45:00Z"/>
        </w:trPr>
        <w:tc>
          <w:tcPr>
            <w:tcW w:w="1080" w:type="dxa"/>
            <w:tcBorders>
              <w:top w:val="single" w:sz="4" w:space="0" w:color="000000"/>
              <w:left w:val="single" w:sz="4" w:space="0" w:color="000000"/>
              <w:bottom w:val="single" w:sz="4" w:space="0" w:color="000000"/>
              <w:right w:val="single" w:sz="4" w:space="0" w:color="000000"/>
            </w:tcBorders>
            <w:hideMark/>
          </w:tcPr>
          <w:p w14:paraId="43CE1149" w14:textId="77777777" w:rsidR="00B614F5" w:rsidRDefault="00B614F5">
            <w:pPr>
              <w:snapToGrid w:val="0"/>
              <w:spacing w:before="60" w:after="60"/>
              <w:rPr>
                <w:ins w:id="2029" w:author="Eivind" w:date="2018-07-12T18:45:00Z"/>
                <w:sz w:val="16"/>
                <w:szCs w:val="16"/>
              </w:rPr>
            </w:pPr>
            <w:ins w:id="2030" w:author="Eivind" w:date="2018-07-12T18:45:00Z">
              <w:r>
                <w:rPr>
                  <w:sz w:val="16"/>
                  <w:szCs w:val="16"/>
                </w:rPr>
                <w:t>Attribute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5379EDEB" w14:textId="77777777" w:rsidR="00B614F5" w:rsidRDefault="00B614F5">
            <w:pPr>
              <w:snapToGrid w:val="0"/>
              <w:spacing w:before="60" w:after="60"/>
              <w:rPr>
                <w:ins w:id="2031" w:author="Eivind" w:date="2018-07-12T18:45:00Z"/>
                <w:sz w:val="16"/>
                <w:szCs w:val="16"/>
              </w:rPr>
            </w:pPr>
            <w:ins w:id="2032" w:author="Eivind" w:date="2018-07-12T18:45:00Z">
              <w:r>
                <w:rPr>
                  <w:sz w:val="16"/>
                  <w:szCs w:val="16"/>
                </w:rPr>
                <w:t>editionNumber</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07A92664" w14:textId="77777777" w:rsidR="00B614F5" w:rsidRDefault="00B614F5">
            <w:pPr>
              <w:snapToGrid w:val="0"/>
              <w:spacing w:before="60" w:after="60"/>
              <w:jc w:val="left"/>
              <w:rPr>
                <w:ins w:id="2033" w:author="Eivind" w:date="2018-07-12T18:45:00Z"/>
                <w:sz w:val="16"/>
                <w:szCs w:val="16"/>
              </w:rPr>
            </w:pPr>
            <w:ins w:id="2034" w:author="Eivind" w:date="2018-07-12T18:45:00Z">
              <w:r>
                <w:rPr>
                  <w:sz w:val="16"/>
                  <w:szCs w:val="16"/>
                </w:rPr>
                <w:t>The edition number of this exchange catalogue</w:t>
              </w:r>
            </w:ins>
          </w:p>
        </w:tc>
        <w:tc>
          <w:tcPr>
            <w:tcW w:w="804" w:type="dxa"/>
            <w:tcBorders>
              <w:top w:val="single" w:sz="4" w:space="0" w:color="000000"/>
              <w:left w:val="single" w:sz="4" w:space="0" w:color="000000"/>
              <w:bottom w:val="single" w:sz="4" w:space="0" w:color="000000"/>
              <w:right w:val="single" w:sz="4" w:space="0" w:color="000000"/>
            </w:tcBorders>
            <w:hideMark/>
          </w:tcPr>
          <w:p w14:paraId="7F3291E2" w14:textId="77777777" w:rsidR="00B614F5" w:rsidRDefault="00B614F5">
            <w:pPr>
              <w:snapToGrid w:val="0"/>
              <w:spacing w:before="60" w:after="60"/>
              <w:jc w:val="center"/>
              <w:rPr>
                <w:ins w:id="2035" w:author="Eivind" w:date="2018-07-12T18:45:00Z"/>
                <w:sz w:val="16"/>
                <w:szCs w:val="16"/>
              </w:rPr>
            </w:pPr>
            <w:ins w:id="2036" w:author="Eivind" w:date="2018-07-12T18:45: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521376D9" w14:textId="77777777" w:rsidR="00B614F5" w:rsidRDefault="00B614F5">
            <w:pPr>
              <w:snapToGrid w:val="0"/>
              <w:spacing w:before="60" w:after="60"/>
              <w:rPr>
                <w:ins w:id="2037" w:author="Eivind" w:date="2018-07-12T18:45:00Z"/>
                <w:sz w:val="16"/>
                <w:szCs w:val="16"/>
              </w:rPr>
            </w:pPr>
            <w:ins w:id="2038" w:author="Eivind" w:date="2018-07-12T18:45:00Z">
              <w:r>
                <w:rPr>
                  <w:sz w:val="16"/>
                  <w:szCs w:val="16"/>
                </w:rPr>
                <w:t>CharacterString</w:t>
              </w:r>
            </w:ins>
          </w:p>
        </w:tc>
        <w:tc>
          <w:tcPr>
            <w:tcW w:w="1987" w:type="dxa"/>
            <w:gridSpan w:val="2"/>
            <w:tcBorders>
              <w:top w:val="single" w:sz="4" w:space="0" w:color="000000"/>
              <w:left w:val="single" w:sz="4" w:space="0" w:color="000000"/>
              <w:bottom w:val="single" w:sz="4" w:space="0" w:color="000000"/>
              <w:right w:val="single" w:sz="4" w:space="0" w:color="000000"/>
            </w:tcBorders>
          </w:tcPr>
          <w:p w14:paraId="4FC34477" w14:textId="77777777" w:rsidR="00B614F5" w:rsidRDefault="00B614F5">
            <w:pPr>
              <w:snapToGrid w:val="0"/>
              <w:spacing w:before="60" w:after="60"/>
              <w:rPr>
                <w:ins w:id="2039" w:author="Eivind" w:date="2018-07-12T18:45:00Z"/>
                <w:sz w:val="16"/>
                <w:szCs w:val="16"/>
              </w:rPr>
            </w:pPr>
          </w:p>
        </w:tc>
      </w:tr>
      <w:tr w:rsidR="00B614F5" w14:paraId="248E6793" w14:textId="77777777" w:rsidTr="00545359">
        <w:trPr>
          <w:ins w:id="2040" w:author="Eivind" w:date="2018-07-12T18:45:00Z"/>
        </w:trPr>
        <w:tc>
          <w:tcPr>
            <w:tcW w:w="1080" w:type="dxa"/>
            <w:tcBorders>
              <w:top w:val="single" w:sz="4" w:space="0" w:color="000000"/>
              <w:left w:val="single" w:sz="4" w:space="0" w:color="000000"/>
              <w:bottom w:val="single" w:sz="4" w:space="0" w:color="000000"/>
              <w:right w:val="single" w:sz="4" w:space="0" w:color="000000"/>
            </w:tcBorders>
            <w:hideMark/>
          </w:tcPr>
          <w:p w14:paraId="06D9308E" w14:textId="77777777" w:rsidR="00B614F5" w:rsidRDefault="00B614F5">
            <w:pPr>
              <w:snapToGrid w:val="0"/>
              <w:spacing w:before="60" w:after="60"/>
              <w:rPr>
                <w:ins w:id="2041" w:author="Eivind" w:date="2018-07-12T18:45:00Z"/>
                <w:sz w:val="16"/>
                <w:szCs w:val="16"/>
              </w:rPr>
            </w:pPr>
            <w:ins w:id="2042" w:author="Eivind" w:date="2018-07-12T18:45:00Z">
              <w:r>
                <w:rPr>
                  <w:sz w:val="16"/>
                  <w:szCs w:val="16"/>
                </w:rPr>
                <w:t>Attribute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5528600C" w14:textId="77777777" w:rsidR="00B614F5" w:rsidRDefault="00B614F5">
            <w:pPr>
              <w:snapToGrid w:val="0"/>
              <w:spacing w:before="60" w:after="60"/>
              <w:rPr>
                <w:ins w:id="2043" w:author="Eivind" w:date="2018-07-12T18:45:00Z"/>
                <w:sz w:val="16"/>
                <w:szCs w:val="16"/>
              </w:rPr>
            </w:pPr>
            <w:ins w:id="2044" w:author="Eivind" w:date="2018-07-12T18:45:00Z">
              <w:r>
                <w:rPr>
                  <w:sz w:val="16"/>
                  <w:szCs w:val="16"/>
                </w:rPr>
                <w:t>date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08F98980" w14:textId="77777777" w:rsidR="00B614F5" w:rsidRDefault="00B614F5">
            <w:pPr>
              <w:snapToGrid w:val="0"/>
              <w:spacing w:before="60" w:after="60"/>
              <w:jc w:val="left"/>
              <w:rPr>
                <w:ins w:id="2045" w:author="Eivind" w:date="2018-07-12T18:45:00Z"/>
                <w:sz w:val="16"/>
                <w:szCs w:val="16"/>
              </w:rPr>
            </w:pPr>
            <w:ins w:id="2046" w:author="Eivind" w:date="2018-07-12T18:45:00Z">
              <w:r>
                <w:rPr>
                  <w:sz w:val="16"/>
                  <w:szCs w:val="16"/>
                </w:rPr>
                <w:t>Creation date of the exchange catalogue</w:t>
              </w:r>
            </w:ins>
          </w:p>
        </w:tc>
        <w:tc>
          <w:tcPr>
            <w:tcW w:w="804" w:type="dxa"/>
            <w:tcBorders>
              <w:top w:val="single" w:sz="4" w:space="0" w:color="000000"/>
              <w:left w:val="single" w:sz="4" w:space="0" w:color="000000"/>
              <w:bottom w:val="single" w:sz="4" w:space="0" w:color="000000"/>
              <w:right w:val="single" w:sz="4" w:space="0" w:color="000000"/>
            </w:tcBorders>
            <w:hideMark/>
          </w:tcPr>
          <w:p w14:paraId="681C9E82" w14:textId="77777777" w:rsidR="00B614F5" w:rsidRDefault="00B614F5">
            <w:pPr>
              <w:snapToGrid w:val="0"/>
              <w:spacing w:before="60" w:after="60"/>
              <w:jc w:val="center"/>
              <w:rPr>
                <w:ins w:id="2047" w:author="Eivind" w:date="2018-07-12T18:45:00Z"/>
                <w:sz w:val="16"/>
                <w:szCs w:val="16"/>
              </w:rPr>
            </w:pPr>
            <w:ins w:id="2048" w:author="Eivind" w:date="2018-07-12T18:45: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2CF9C51C" w14:textId="77777777" w:rsidR="00B614F5" w:rsidRDefault="00B614F5">
            <w:pPr>
              <w:snapToGrid w:val="0"/>
              <w:spacing w:before="60" w:after="60"/>
              <w:rPr>
                <w:ins w:id="2049" w:author="Eivind" w:date="2018-07-12T18:45:00Z"/>
                <w:sz w:val="16"/>
                <w:szCs w:val="16"/>
              </w:rPr>
            </w:pPr>
            <w:ins w:id="2050" w:author="Eivind" w:date="2018-07-12T18:45:00Z">
              <w:r>
                <w:rPr>
                  <w:sz w:val="16"/>
                  <w:szCs w:val="16"/>
                </w:rPr>
                <w:t>Date</w:t>
              </w:r>
            </w:ins>
          </w:p>
        </w:tc>
        <w:tc>
          <w:tcPr>
            <w:tcW w:w="1987" w:type="dxa"/>
            <w:gridSpan w:val="2"/>
            <w:tcBorders>
              <w:top w:val="single" w:sz="4" w:space="0" w:color="000000"/>
              <w:left w:val="single" w:sz="4" w:space="0" w:color="000000"/>
              <w:bottom w:val="single" w:sz="4" w:space="0" w:color="000000"/>
              <w:right w:val="single" w:sz="4" w:space="0" w:color="000000"/>
            </w:tcBorders>
          </w:tcPr>
          <w:p w14:paraId="050B7B86" w14:textId="77777777" w:rsidR="00B614F5" w:rsidRDefault="00B614F5">
            <w:pPr>
              <w:snapToGrid w:val="0"/>
              <w:spacing w:before="60" w:after="60"/>
              <w:rPr>
                <w:ins w:id="2051" w:author="Eivind" w:date="2018-07-12T18:45:00Z"/>
                <w:sz w:val="16"/>
                <w:szCs w:val="16"/>
              </w:rPr>
            </w:pPr>
          </w:p>
        </w:tc>
      </w:tr>
      <w:tr w:rsidR="006B114A" w:rsidRPr="00876602" w:rsidDel="0038570A" w14:paraId="61CFF9A6" w14:textId="62FCE376" w:rsidTr="00545359">
        <w:trPr>
          <w:gridAfter w:val="1"/>
          <w:wAfter w:w="7" w:type="dxa"/>
          <w:trHeight w:val="146"/>
          <w:del w:id="2052" w:author="Eivind" w:date="2018-07-12T22:53: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3F17382A" w14:textId="5ABC45B4" w:rsidR="006B114A" w:rsidRPr="00876602" w:rsidDel="0038570A" w:rsidRDefault="006B114A" w:rsidP="00C86F62">
            <w:pPr>
              <w:snapToGrid w:val="0"/>
              <w:rPr>
                <w:del w:id="2053" w:author="Eivind" w:date="2018-07-12T22:53:00Z"/>
                <w:b/>
                <w:sz w:val="16"/>
                <w:szCs w:val="16"/>
              </w:rPr>
            </w:pPr>
            <w:del w:id="2054" w:author="Eivind" w:date="2018-07-12T18:45:00Z">
              <w:r w:rsidRPr="00876602" w:rsidDel="00B614F5">
                <w:rPr>
                  <w:b/>
                  <w:sz w:val="16"/>
                  <w:szCs w:val="16"/>
                </w:rPr>
                <w:delText>Name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78D28017" w14:textId="03CB0234" w:rsidR="006B114A" w:rsidRPr="00876602" w:rsidDel="0038570A" w:rsidRDefault="006B114A" w:rsidP="00C86F62">
            <w:pPr>
              <w:snapToGrid w:val="0"/>
              <w:rPr>
                <w:del w:id="2055" w:author="Eivind" w:date="2018-07-12T22:53:00Z"/>
                <w:b/>
                <w:sz w:val="16"/>
                <w:szCs w:val="16"/>
              </w:rPr>
            </w:pPr>
            <w:del w:id="2056" w:author="Eivind" w:date="2018-07-12T18:45:00Z">
              <w:r w:rsidRPr="00876602" w:rsidDel="00B614F5">
                <w:rPr>
                  <w:b/>
                  <w:sz w:val="16"/>
                  <w:szCs w:val="16"/>
                </w:rPr>
                <w:delText>Description</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3E88F495" w14:textId="1E204961" w:rsidR="006B114A" w:rsidRPr="00876602" w:rsidDel="0038570A" w:rsidRDefault="006B114A" w:rsidP="00C86F62">
            <w:pPr>
              <w:snapToGrid w:val="0"/>
              <w:jc w:val="center"/>
              <w:rPr>
                <w:del w:id="2057" w:author="Eivind" w:date="2018-07-12T22:53:00Z"/>
                <w:b/>
                <w:sz w:val="16"/>
                <w:szCs w:val="16"/>
              </w:rPr>
            </w:pPr>
            <w:del w:id="2058" w:author="Eivind" w:date="2018-07-12T18:45:00Z">
              <w:r w:rsidRPr="00876602" w:rsidDel="00B614F5">
                <w:rPr>
                  <w:b/>
                  <w:sz w:val="16"/>
                  <w:szCs w:val="16"/>
                </w:rPr>
                <w:delText>Mult</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271BC648" w14:textId="57ABC276" w:rsidR="006B114A" w:rsidRPr="00876602" w:rsidDel="0038570A" w:rsidRDefault="006B114A" w:rsidP="00C86F62">
            <w:pPr>
              <w:snapToGrid w:val="0"/>
              <w:rPr>
                <w:del w:id="2059" w:author="Eivind" w:date="2018-07-12T22:53:00Z"/>
                <w:b/>
                <w:sz w:val="16"/>
                <w:szCs w:val="16"/>
              </w:rPr>
            </w:pPr>
            <w:del w:id="2060" w:author="Eivind" w:date="2018-07-12T18:45:00Z">
              <w:r w:rsidRPr="00876602" w:rsidDel="00B614F5">
                <w:rPr>
                  <w:b/>
                  <w:sz w:val="16"/>
                  <w:szCs w:val="16"/>
                </w:rPr>
                <w:delText>Type</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6F927CF0" w14:textId="735019DB" w:rsidR="006B114A" w:rsidRPr="00876602" w:rsidDel="0038570A" w:rsidRDefault="006B114A" w:rsidP="00C86F62">
            <w:pPr>
              <w:snapToGrid w:val="0"/>
              <w:rPr>
                <w:del w:id="2061" w:author="Eivind" w:date="2018-07-12T22:53:00Z"/>
                <w:b/>
                <w:sz w:val="16"/>
                <w:szCs w:val="16"/>
              </w:rPr>
            </w:pPr>
            <w:del w:id="2062" w:author="Eivind" w:date="2018-07-12T18:45:00Z">
              <w:r w:rsidRPr="00876602" w:rsidDel="00B614F5">
                <w:rPr>
                  <w:b/>
                  <w:sz w:val="16"/>
                  <w:szCs w:val="16"/>
                </w:rPr>
                <w:delText>Remarks</w:delText>
              </w:r>
            </w:del>
          </w:p>
        </w:tc>
      </w:tr>
      <w:tr w:rsidR="006B114A" w:rsidRPr="00876602" w:rsidDel="0038570A" w14:paraId="35292825" w14:textId="3A283D66" w:rsidTr="00545359">
        <w:trPr>
          <w:gridAfter w:val="1"/>
          <w:wAfter w:w="7" w:type="dxa"/>
          <w:trHeight w:val="469"/>
          <w:del w:id="2063" w:author="Eivind" w:date="2018-07-12T22:53: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02A935E4" w14:textId="1AAF1E48" w:rsidR="006B114A" w:rsidRPr="00876602" w:rsidDel="0038570A" w:rsidRDefault="006B114A" w:rsidP="00C86F62">
            <w:pPr>
              <w:pStyle w:val="TablePara9pt"/>
              <w:rPr>
                <w:del w:id="2064" w:author="Eivind" w:date="2018-07-12T22:53:00Z"/>
                <w:sz w:val="16"/>
                <w:szCs w:val="16"/>
              </w:rPr>
            </w:pPr>
            <w:del w:id="2065" w:author="Eivind" w:date="2018-07-12T18:45:00Z">
              <w:r w:rsidRPr="00876602" w:rsidDel="00B614F5">
                <w:rPr>
                  <w:sz w:val="16"/>
                  <w:szCs w:val="16"/>
                </w:rPr>
                <w:delText>S100_CatalogueIdentifier</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3085247A" w14:textId="4B295FA9" w:rsidR="006B114A" w:rsidRPr="00876602" w:rsidDel="0038570A" w:rsidRDefault="006B114A" w:rsidP="00C86F62">
            <w:pPr>
              <w:pStyle w:val="TablePara9pt"/>
              <w:rPr>
                <w:del w:id="2066" w:author="Eivind" w:date="2018-07-12T22:53:00Z"/>
                <w:sz w:val="16"/>
                <w:szCs w:val="16"/>
              </w:rPr>
            </w:pPr>
            <w:del w:id="2067" w:author="Eivind" w:date="2018-07-12T18:45:00Z">
              <w:r w:rsidRPr="00876602" w:rsidDel="00B614F5">
                <w:rPr>
                  <w:sz w:val="16"/>
                  <w:szCs w:val="16"/>
                </w:rPr>
                <w:delText>An exchange catalogue contains the discovery metadata about the exchange datasets and support files</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7ED51C15" w14:textId="0D47B662" w:rsidR="006B114A" w:rsidRPr="00876602" w:rsidDel="0038570A" w:rsidRDefault="006B114A" w:rsidP="00C86F62">
            <w:pPr>
              <w:pStyle w:val="TablePara9pt"/>
              <w:rPr>
                <w:del w:id="2068" w:author="Eivind" w:date="2018-07-12T22:53:00Z"/>
                <w:sz w:val="16"/>
                <w:szCs w:val="16"/>
              </w:rPr>
            </w:pPr>
            <w:del w:id="2069" w:author="Eivind" w:date="2018-07-12T18:45:00Z">
              <w:r w:rsidRPr="00876602" w:rsidDel="00B614F5">
                <w:rPr>
                  <w:sz w:val="16"/>
                  <w:szCs w:val="16"/>
                </w:rPr>
                <w:delText>-</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50A35893" w14:textId="132C74DE" w:rsidR="006B114A" w:rsidRPr="00876602" w:rsidDel="0038570A" w:rsidRDefault="00CA309F" w:rsidP="00C86F62">
            <w:pPr>
              <w:pStyle w:val="TablePara9pt"/>
              <w:rPr>
                <w:del w:id="2070" w:author="Eivind" w:date="2018-07-12T22:53:00Z"/>
                <w:sz w:val="16"/>
                <w:szCs w:val="16"/>
              </w:rPr>
            </w:pPr>
            <w:ins w:id="2071" w:author="Raphael Malyankar" w:date="2018-07-05T18:41:00Z">
              <w:del w:id="2072" w:author="Eivind" w:date="2018-07-12T18:45:00Z">
                <w:r w:rsidDel="00B614F5">
                  <w:rPr>
                    <w:sz w:val="16"/>
                    <w:szCs w:val="16"/>
                  </w:rPr>
                  <w:delText>Class</w:delText>
                </w:r>
              </w:del>
            </w:ins>
            <w:del w:id="2073" w:author="Eivind" w:date="2018-07-12T18:45:00Z">
              <w:r w:rsidR="006B114A" w:rsidRPr="00876602" w:rsidDel="00B614F5">
                <w:rPr>
                  <w:sz w:val="16"/>
                  <w:szCs w:val="16"/>
                </w:rPr>
                <w:delText>-</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2589DE7D" w14:textId="2B8C2305" w:rsidR="006B114A" w:rsidRPr="00876602" w:rsidDel="0038570A" w:rsidRDefault="006B114A" w:rsidP="00C86F62">
            <w:pPr>
              <w:pStyle w:val="TablePara9pt"/>
              <w:rPr>
                <w:del w:id="2074" w:author="Eivind" w:date="2018-07-12T22:53:00Z"/>
                <w:sz w:val="16"/>
                <w:szCs w:val="16"/>
              </w:rPr>
            </w:pPr>
            <w:del w:id="2075" w:author="Eivind" w:date="2018-07-12T18:45:00Z">
              <w:r w:rsidRPr="00876602" w:rsidDel="00B614F5">
                <w:rPr>
                  <w:sz w:val="16"/>
                  <w:szCs w:val="16"/>
                </w:rPr>
                <w:delText>-</w:delText>
              </w:r>
            </w:del>
          </w:p>
        </w:tc>
      </w:tr>
      <w:tr w:rsidR="006B114A" w:rsidRPr="00876602" w:rsidDel="0038570A" w14:paraId="0B926A1D" w14:textId="52BE97F5" w:rsidTr="00545359">
        <w:trPr>
          <w:gridAfter w:val="1"/>
          <w:wAfter w:w="7" w:type="dxa"/>
          <w:trHeight w:val="307"/>
          <w:del w:id="2076" w:author="Eivind" w:date="2018-07-12T22:53: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06F5D8E7" w14:textId="34C84FF1" w:rsidR="006B114A" w:rsidRPr="00876602" w:rsidDel="0038570A" w:rsidRDefault="006B114A" w:rsidP="00C86F62">
            <w:pPr>
              <w:pStyle w:val="TablePara9pt"/>
              <w:rPr>
                <w:del w:id="2077" w:author="Eivind" w:date="2018-07-12T22:53:00Z"/>
                <w:sz w:val="16"/>
                <w:szCs w:val="16"/>
              </w:rPr>
            </w:pPr>
            <w:del w:id="2078" w:author="Eivind" w:date="2018-07-12T18:45:00Z">
              <w:r w:rsidRPr="00876602" w:rsidDel="00B614F5">
                <w:rPr>
                  <w:sz w:val="16"/>
                  <w:szCs w:val="16"/>
                </w:rPr>
                <w:delText>identifier</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208ED802" w14:textId="03AF9AE2" w:rsidR="006B114A" w:rsidRPr="00876602" w:rsidDel="0038570A" w:rsidRDefault="006B114A" w:rsidP="00C86F62">
            <w:pPr>
              <w:pStyle w:val="TablePara9pt"/>
              <w:rPr>
                <w:del w:id="2079" w:author="Eivind" w:date="2018-07-12T22:53:00Z"/>
                <w:sz w:val="16"/>
                <w:szCs w:val="16"/>
              </w:rPr>
            </w:pPr>
            <w:del w:id="2080" w:author="Eivind" w:date="2018-07-12T18:45:00Z">
              <w:r w:rsidRPr="00876602" w:rsidDel="00B614F5">
                <w:rPr>
                  <w:sz w:val="16"/>
                  <w:szCs w:val="16"/>
                </w:rPr>
                <w:delText>Uniquely identifies this exchange catalogue</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23018026" w14:textId="02D58AC6" w:rsidR="006B114A" w:rsidRPr="00876602" w:rsidDel="0038570A" w:rsidRDefault="006B114A" w:rsidP="00C86F62">
            <w:pPr>
              <w:pStyle w:val="TablePara9pt"/>
              <w:rPr>
                <w:del w:id="2081" w:author="Eivind" w:date="2018-07-12T22:53:00Z"/>
                <w:sz w:val="16"/>
                <w:szCs w:val="16"/>
              </w:rPr>
            </w:pPr>
            <w:del w:id="2082" w:author="Eivind" w:date="2018-07-12T18:45:00Z">
              <w:r w:rsidRPr="00876602" w:rsidDel="00B614F5">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0B9DE6DC" w14:textId="55398A05" w:rsidR="006B114A" w:rsidRPr="00876602" w:rsidDel="0038570A" w:rsidRDefault="006B114A" w:rsidP="00C86F62">
            <w:pPr>
              <w:pStyle w:val="TablePara9pt"/>
              <w:rPr>
                <w:del w:id="2083" w:author="Eivind" w:date="2018-07-12T22:53:00Z"/>
                <w:sz w:val="16"/>
                <w:szCs w:val="16"/>
              </w:rPr>
            </w:pPr>
            <w:del w:id="2084" w:author="Eivind" w:date="2018-07-12T18:45:00Z">
              <w:r w:rsidRPr="00876602" w:rsidDel="00B614F5">
                <w:rPr>
                  <w:sz w:val="16"/>
                  <w:szCs w:val="16"/>
                </w:rPr>
                <w:delText>CharacterString</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43AE2A1D" w14:textId="1B70D596" w:rsidR="006B114A" w:rsidRPr="00876602" w:rsidDel="0038570A" w:rsidRDefault="006B114A" w:rsidP="00C86F62">
            <w:pPr>
              <w:pStyle w:val="TablePara9pt"/>
              <w:rPr>
                <w:del w:id="2085" w:author="Eivind" w:date="2018-07-12T22:53:00Z"/>
                <w:sz w:val="16"/>
                <w:szCs w:val="16"/>
              </w:rPr>
            </w:pPr>
          </w:p>
        </w:tc>
      </w:tr>
      <w:tr w:rsidR="006B114A" w:rsidRPr="00876602" w:rsidDel="0038570A" w14:paraId="63739075" w14:textId="3076E134" w:rsidTr="00545359">
        <w:trPr>
          <w:gridAfter w:val="1"/>
          <w:wAfter w:w="7" w:type="dxa"/>
          <w:trHeight w:val="322"/>
          <w:del w:id="2086" w:author="Eivind" w:date="2018-07-12T22:53: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0AFD8A45" w14:textId="74D8823E" w:rsidR="006B114A" w:rsidRPr="00876602" w:rsidDel="0038570A" w:rsidRDefault="006B114A" w:rsidP="00C86F62">
            <w:pPr>
              <w:pStyle w:val="TablePara9pt"/>
              <w:rPr>
                <w:del w:id="2087" w:author="Eivind" w:date="2018-07-12T22:53:00Z"/>
                <w:sz w:val="16"/>
                <w:szCs w:val="16"/>
              </w:rPr>
            </w:pPr>
            <w:del w:id="2088" w:author="Eivind" w:date="2018-07-12T18:45:00Z">
              <w:r w:rsidRPr="00876602" w:rsidDel="00B614F5">
                <w:rPr>
                  <w:sz w:val="16"/>
                  <w:szCs w:val="16"/>
                </w:rPr>
                <w:delText>editionNumber</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3BAE213B" w14:textId="31098879" w:rsidR="006B114A" w:rsidRPr="00876602" w:rsidDel="0038570A" w:rsidRDefault="006B114A" w:rsidP="00C86F62">
            <w:pPr>
              <w:pStyle w:val="TablePara9pt"/>
              <w:rPr>
                <w:del w:id="2089" w:author="Eivind" w:date="2018-07-12T22:53:00Z"/>
                <w:sz w:val="16"/>
                <w:szCs w:val="16"/>
              </w:rPr>
            </w:pPr>
            <w:del w:id="2090" w:author="Eivind" w:date="2018-07-12T18:45:00Z">
              <w:r w:rsidRPr="00876602" w:rsidDel="00B614F5">
                <w:rPr>
                  <w:sz w:val="16"/>
                  <w:szCs w:val="16"/>
                </w:rPr>
                <w:delText>The edition number of this exchange catalogue</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223D95B3" w14:textId="55C55EDA" w:rsidR="006B114A" w:rsidRPr="00876602" w:rsidDel="0038570A" w:rsidRDefault="006B114A" w:rsidP="00C86F62">
            <w:pPr>
              <w:pStyle w:val="TablePara9pt"/>
              <w:rPr>
                <w:del w:id="2091" w:author="Eivind" w:date="2018-07-12T22:53:00Z"/>
                <w:sz w:val="16"/>
                <w:szCs w:val="16"/>
              </w:rPr>
            </w:pPr>
            <w:del w:id="2092" w:author="Eivind" w:date="2018-07-12T18:45:00Z">
              <w:r w:rsidRPr="00876602" w:rsidDel="00B614F5">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2FA4AF86" w14:textId="0FD4A352" w:rsidR="006B114A" w:rsidRPr="00876602" w:rsidDel="0038570A" w:rsidRDefault="006B114A" w:rsidP="00C86F62">
            <w:pPr>
              <w:pStyle w:val="TablePara9pt"/>
              <w:rPr>
                <w:del w:id="2093" w:author="Eivind" w:date="2018-07-12T22:53:00Z"/>
                <w:sz w:val="16"/>
                <w:szCs w:val="16"/>
              </w:rPr>
            </w:pPr>
            <w:del w:id="2094" w:author="Eivind" w:date="2018-07-12T18:45:00Z">
              <w:r w:rsidRPr="00876602" w:rsidDel="00B614F5">
                <w:rPr>
                  <w:sz w:val="16"/>
                  <w:szCs w:val="16"/>
                </w:rPr>
                <w:delText>CharacterString</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5BEE63B2" w14:textId="6B8A3742" w:rsidR="006B114A" w:rsidRPr="00876602" w:rsidDel="0038570A" w:rsidRDefault="006B114A" w:rsidP="00C86F62">
            <w:pPr>
              <w:pStyle w:val="TablePara9pt"/>
              <w:rPr>
                <w:del w:id="2095" w:author="Eivind" w:date="2018-07-12T22:53:00Z"/>
                <w:sz w:val="16"/>
                <w:szCs w:val="16"/>
              </w:rPr>
            </w:pPr>
          </w:p>
        </w:tc>
      </w:tr>
      <w:tr w:rsidR="006B114A" w:rsidRPr="00876602" w:rsidDel="0038570A" w14:paraId="5B9A00EB" w14:textId="23A6FDB9" w:rsidTr="00545359">
        <w:trPr>
          <w:gridAfter w:val="1"/>
          <w:wAfter w:w="7" w:type="dxa"/>
          <w:trHeight w:val="161"/>
          <w:del w:id="2096" w:author="Eivind" w:date="2018-07-12T22:53: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6379CED0" w14:textId="5BAA560A" w:rsidR="006B114A" w:rsidRPr="00876602" w:rsidDel="0038570A" w:rsidRDefault="006B114A" w:rsidP="00C86F62">
            <w:pPr>
              <w:pStyle w:val="TablePara9pt"/>
              <w:rPr>
                <w:del w:id="2097" w:author="Eivind" w:date="2018-07-12T22:53:00Z"/>
                <w:sz w:val="16"/>
                <w:szCs w:val="16"/>
              </w:rPr>
            </w:pPr>
            <w:del w:id="2098" w:author="Eivind" w:date="2018-07-12T18:45:00Z">
              <w:r w:rsidRPr="00876602" w:rsidDel="00B614F5">
                <w:rPr>
                  <w:sz w:val="16"/>
                  <w:szCs w:val="16"/>
                </w:rPr>
                <w:delText>date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52FFFA7F" w14:textId="30B3A8C8" w:rsidR="006B114A" w:rsidRPr="00876602" w:rsidDel="0038570A" w:rsidRDefault="006B114A" w:rsidP="00C86F62">
            <w:pPr>
              <w:pStyle w:val="TablePara9pt"/>
              <w:rPr>
                <w:del w:id="2099" w:author="Eivind" w:date="2018-07-12T22:53:00Z"/>
                <w:sz w:val="16"/>
                <w:szCs w:val="16"/>
              </w:rPr>
            </w:pPr>
            <w:del w:id="2100" w:author="Eivind" w:date="2018-07-12T18:45:00Z">
              <w:r w:rsidRPr="00876602" w:rsidDel="00B614F5">
                <w:rPr>
                  <w:sz w:val="16"/>
                  <w:szCs w:val="16"/>
                </w:rPr>
                <w:delText>Creation date of the exchange catalogue</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4139BA6B" w14:textId="775ED0C0" w:rsidR="006B114A" w:rsidRPr="00876602" w:rsidDel="0038570A" w:rsidRDefault="006B114A" w:rsidP="00C86F62">
            <w:pPr>
              <w:pStyle w:val="TablePara9pt"/>
              <w:rPr>
                <w:del w:id="2101" w:author="Eivind" w:date="2018-07-12T22:53:00Z"/>
                <w:sz w:val="16"/>
                <w:szCs w:val="16"/>
              </w:rPr>
            </w:pPr>
            <w:del w:id="2102" w:author="Eivind" w:date="2018-07-12T18:45:00Z">
              <w:r w:rsidRPr="00876602" w:rsidDel="00B614F5">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5EB1845E" w14:textId="0B7B5CA0" w:rsidR="006B114A" w:rsidRPr="00876602" w:rsidDel="0038570A" w:rsidRDefault="006B114A" w:rsidP="00C86F62">
            <w:pPr>
              <w:pStyle w:val="TablePara9pt"/>
              <w:rPr>
                <w:del w:id="2103" w:author="Eivind" w:date="2018-07-12T22:53:00Z"/>
                <w:sz w:val="16"/>
                <w:szCs w:val="16"/>
              </w:rPr>
            </w:pPr>
            <w:del w:id="2104" w:author="Eivind" w:date="2018-07-12T18:45:00Z">
              <w:r w:rsidRPr="00876602" w:rsidDel="00B614F5">
                <w:rPr>
                  <w:sz w:val="16"/>
                  <w:szCs w:val="16"/>
                </w:rPr>
                <w:delText>Date</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5B3000C2" w14:textId="169D17CE" w:rsidR="006B114A" w:rsidRPr="00876602" w:rsidDel="0038570A" w:rsidRDefault="006B114A" w:rsidP="003A531C">
            <w:pPr>
              <w:pStyle w:val="TablePara9pt"/>
              <w:rPr>
                <w:del w:id="2105" w:author="Eivind" w:date="2018-07-12T22:53:00Z"/>
                <w:sz w:val="16"/>
                <w:szCs w:val="16"/>
              </w:rPr>
            </w:pPr>
          </w:p>
        </w:tc>
      </w:tr>
    </w:tbl>
    <w:p w14:paraId="7E8B48F0" w14:textId="6B666335" w:rsidR="006B114A" w:rsidRDefault="006B114A" w:rsidP="00910EA9"/>
    <w:p w14:paraId="331D7629" w14:textId="67B8209D" w:rsidR="005500B4" w:rsidRDefault="005500B4" w:rsidP="00910EA9">
      <w:pPr>
        <w:pStyle w:val="Caption"/>
        <w:keepNext/>
      </w:pPr>
      <w:r>
        <w:t xml:space="preserve">Table </w:t>
      </w:r>
      <w:r>
        <w:fldChar w:fldCharType="begin"/>
      </w:r>
      <w:r>
        <w:instrText xml:space="preserve"> SEQ Table \* ARABIC </w:instrText>
      </w:r>
      <w:r>
        <w:fldChar w:fldCharType="separate"/>
      </w:r>
      <w:ins w:id="2106" w:author="Raphael Malyankar" w:date="2018-07-20T12:56:00Z">
        <w:r w:rsidR="00CF17A6">
          <w:rPr>
            <w:noProof/>
          </w:rPr>
          <w:t>31</w:t>
        </w:r>
      </w:ins>
      <w:ins w:id="2107" w:author="Eivind" w:date="2018-07-10T00:11:00Z">
        <w:del w:id="2108" w:author="Raphael Malyankar" w:date="2018-07-20T12:56:00Z">
          <w:r w:rsidR="005F5493" w:rsidDel="00CF17A6">
            <w:rPr>
              <w:noProof/>
            </w:rPr>
            <w:delText>31</w:delText>
          </w:r>
        </w:del>
      </w:ins>
      <w:del w:id="2109" w:author="Raphael Malyankar" w:date="2018-07-20T12:56:00Z">
        <w:r w:rsidR="00A420D9" w:rsidDel="00CF17A6">
          <w:rPr>
            <w:noProof/>
          </w:rPr>
          <w:delText>29</w:delText>
        </w:r>
      </w:del>
      <w:r>
        <w:fldChar w:fldCharType="end"/>
      </w:r>
      <w:r>
        <w:t xml:space="preserve">. </w:t>
      </w:r>
      <w:r w:rsidRPr="00310502">
        <w:t>S100_CataloguePointofContact</w:t>
      </w:r>
    </w:p>
    <w:tbl>
      <w:tblPr>
        <w:tblW w:w="1278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80"/>
        <w:gridCol w:w="1980"/>
        <w:gridCol w:w="1080"/>
        <w:gridCol w:w="2340"/>
        <w:gridCol w:w="778"/>
        <w:gridCol w:w="302"/>
        <w:gridCol w:w="804"/>
        <w:gridCol w:w="1356"/>
        <w:gridCol w:w="1080"/>
        <w:gridCol w:w="1980"/>
        <w:gridCol w:w="7"/>
      </w:tblGrid>
      <w:tr w:rsidR="00B614F5" w14:paraId="77797BEB" w14:textId="77777777" w:rsidTr="00A91A32">
        <w:trPr>
          <w:ins w:id="2110" w:author="Eivind" w:date="2018-07-12T18:45:00Z"/>
        </w:trPr>
        <w:tc>
          <w:tcPr>
            <w:tcW w:w="1080" w:type="dxa"/>
            <w:tcBorders>
              <w:top w:val="single" w:sz="4" w:space="0" w:color="000000"/>
              <w:left w:val="single" w:sz="4" w:space="0" w:color="000000"/>
              <w:bottom w:val="single" w:sz="4" w:space="0" w:color="000000"/>
              <w:right w:val="single" w:sz="4" w:space="0" w:color="000000"/>
            </w:tcBorders>
            <w:hideMark/>
          </w:tcPr>
          <w:p w14:paraId="77F790D6" w14:textId="77777777" w:rsidR="00B614F5" w:rsidRDefault="00B614F5">
            <w:pPr>
              <w:keepNext/>
              <w:keepLines/>
              <w:snapToGrid w:val="0"/>
              <w:spacing w:before="60" w:after="60"/>
              <w:rPr>
                <w:ins w:id="2111" w:author="Eivind" w:date="2018-07-12T18:45:00Z"/>
                <w:b/>
                <w:sz w:val="16"/>
                <w:szCs w:val="16"/>
                <w:lang w:eastAsia="ar-SA"/>
              </w:rPr>
            </w:pPr>
            <w:ins w:id="2112" w:author="Eivind" w:date="2018-07-12T18:45:00Z">
              <w:r>
                <w:rPr>
                  <w:b/>
                  <w:sz w:val="16"/>
                  <w:szCs w:val="16"/>
                </w:rPr>
                <w:t>Role Name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6F7C5E7F" w14:textId="77777777" w:rsidR="00B614F5" w:rsidRDefault="00B614F5">
            <w:pPr>
              <w:keepNext/>
              <w:keepLines/>
              <w:snapToGrid w:val="0"/>
              <w:spacing w:before="60" w:after="60"/>
              <w:rPr>
                <w:ins w:id="2113" w:author="Eivind" w:date="2018-07-12T18:45:00Z"/>
                <w:b/>
                <w:sz w:val="16"/>
                <w:szCs w:val="16"/>
              </w:rPr>
            </w:pPr>
            <w:ins w:id="2114" w:author="Eivind" w:date="2018-07-12T18:45:00Z">
              <w:r>
                <w:rPr>
                  <w:b/>
                  <w:sz w:val="16"/>
                  <w:szCs w:val="16"/>
                </w:rPr>
                <w:t>Name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1142189D" w14:textId="77777777" w:rsidR="00B614F5" w:rsidRDefault="00B614F5">
            <w:pPr>
              <w:keepNext/>
              <w:keepLines/>
              <w:snapToGrid w:val="0"/>
              <w:spacing w:before="60" w:after="60"/>
              <w:rPr>
                <w:ins w:id="2115" w:author="Eivind" w:date="2018-07-12T18:45:00Z"/>
                <w:b/>
                <w:sz w:val="16"/>
                <w:szCs w:val="16"/>
              </w:rPr>
            </w:pPr>
            <w:ins w:id="2116" w:author="Eivind" w:date="2018-07-12T18:45:00Z">
              <w:r>
                <w:rPr>
                  <w:b/>
                  <w:sz w:val="16"/>
                  <w:szCs w:val="16"/>
                </w:rPr>
                <w:t>Description</w:t>
              </w:r>
            </w:ins>
          </w:p>
        </w:tc>
        <w:tc>
          <w:tcPr>
            <w:tcW w:w="804" w:type="dxa"/>
            <w:tcBorders>
              <w:top w:val="single" w:sz="4" w:space="0" w:color="000000"/>
              <w:left w:val="single" w:sz="4" w:space="0" w:color="000000"/>
              <w:bottom w:val="single" w:sz="4" w:space="0" w:color="000000"/>
              <w:right w:val="single" w:sz="4" w:space="0" w:color="000000"/>
            </w:tcBorders>
            <w:hideMark/>
          </w:tcPr>
          <w:p w14:paraId="2FB6F6DC" w14:textId="77777777" w:rsidR="00B614F5" w:rsidRDefault="00B614F5">
            <w:pPr>
              <w:keepNext/>
              <w:keepLines/>
              <w:snapToGrid w:val="0"/>
              <w:spacing w:before="60" w:after="60"/>
              <w:jc w:val="center"/>
              <w:rPr>
                <w:ins w:id="2117" w:author="Eivind" w:date="2018-07-12T18:45:00Z"/>
                <w:b/>
                <w:sz w:val="16"/>
                <w:szCs w:val="16"/>
              </w:rPr>
            </w:pPr>
            <w:ins w:id="2118" w:author="Eivind" w:date="2018-07-12T18:45:00Z">
              <w:r>
                <w:rPr>
                  <w:b/>
                  <w:sz w:val="16"/>
                  <w:szCs w:val="16"/>
                </w:rPr>
                <w:t>Mult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192915C3" w14:textId="77777777" w:rsidR="00B614F5" w:rsidRDefault="00B614F5">
            <w:pPr>
              <w:keepNext/>
              <w:keepLines/>
              <w:snapToGrid w:val="0"/>
              <w:spacing w:before="60" w:after="60"/>
              <w:rPr>
                <w:ins w:id="2119" w:author="Eivind" w:date="2018-07-12T18:45:00Z"/>
                <w:b/>
                <w:sz w:val="16"/>
                <w:szCs w:val="16"/>
              </w:rPr>
            </w:pPr>
            <w:ins w:id="2120" w:author="Eivind" w:date="2018-07-12T18:45:00Z">
              <w:r>
                <w:rPr>
                  <w:b/>
                  <w:sz w:val="16"/>
                  <w:szCs w:val="16"/>
                </w:rPr>
                <w:t>Type</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5834AA63" w14:textId="77777777" w:rsidR="00B614F5" w:rsidRDefault="00B614F5">
            <w:pPr>
              <w:keepNext/>
              <w:keepLines/>
              <w:snapToGrid w:val="0"/>
              <w:spacing w:before="60" w:after="60"/>
              <w:rPr>
                <w:ins w:id="2121" w:author="Eivind" w:date="2018-07-12T18:45:00Z"/>
                <w:b/>
                <w:sz w:val="16"/>
                <w:szCs w:val="16"/>
              </w:rPr>
            </w:pPr>
            <w:ins w:id="2122" w:author="Eivind" w:date="2018-07-12T18:45:00Z">
              <w:r>
                <w:rPr>
                  <w:b/>
                  <w:sz w:val="16"/>
                  <w:szCs w:val="16"/>
                </w:rPr>
                <w:t>Remarks</w:t>
              </w:r>
            </w:ins>
          </w:p>
        </w:tc>
      </w:tr>
      <w:tr w:rsidR="00B614F5" w14:paraId="63AF88D4" w14:textId="77777777" w:rsidTr="00A91A32">
        <w:trPr>
          <w:ins w:id="2123" w:author="Eivind" w:date="2018-07-12T18:45:00Z"/>
        </w:trPr>
        <w:tc>
          <w:tcPr>
            <w:tcW w:w="1080" w:type="dxa"/>
            <w:tcBorders>
              <w:top w:val="single" w:sz="4" w:space="0" w:color="000000"/>
              <w:left w:val="single" w:sz="4" w:space="0" w:color="000000"/>
              <w:bottom w:val="single" w:sz="4" w:space="0" w:color="000000"/>
              <w:right w:val="single" w:sz="4" w:space="0" w:color="000000"/>
            </w:tcBorders>
            <w:hideMark/>
          </w:tcPr>
          <w:p w14:paraId="0A93CC0D" w14:textId="77777777" w:rsidR="00B614F5" w:rsidRDefault="00B614F5">
            <w:pPr>
              <w:snapToGrid w:val="0"/>
              <w:spacing w:before="60" w:after="60"/>
              <w:rPr>
                <w:ins w:id="2124" w:author="Eivind" w:date="2018-07-12T18:45:00Z"/>
                <w:sz w:val="16"/>
                <w:szCs w:val="16"/>
              </w:rPr>
            </w:pPr>
            <w:ins w:id="2125" w:author="Eivind" w:date="2018-07-12T18:45:00Z">
              <w:r>
                <w:rPr>
                  <w:sz w:val="16"/>
                  <w:szCs w:val="16"/>
                </w:rPr>
                <w:t>Class</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6307D4EE" w14:textId="77777777" w:rsidR="00B614F5" w:rsidRDefault="00B614F5">
            <w:pPr>
              <w:snapToGrid w:val="0"/>
              <w:spacing w:before="60" w:after="60"/>
              <w:jc w:val="left"/>
              <w:rPr>
                <w:ins w:id="2126" w:author="Eivind" w:date="2018-07-12T18:45:00Z"/>
                <w:sz w:val="16"/>
                <w:szCs w:val="16"/>
              </w:rPr>
            </w:pPr>
            <w:ins w:id="2127" w:author="Eivind" w:date="2018-07-12T18:45:00Z">
              <w:r>
                <w:rPr>
                  <w:sz w:val="16"/>
                  <w:szCs w:val="16"/>
                </w:rPr>
                <w:t>S100_CataloguePointOfContact</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3E808FDE" w14:textId="77777777" w:rsidR="00B614F5" w:rsidRDefault="00B614F5">
            <w:pPr>
              <w:snapToGrid w:val="0"/>
              <w:spacing w:before="60" w:after="60"/>
              <w:jc w:val="left"/>
              <w:rPr>
                <w:ins w:id="2128" w:author="Eivind" w:date="2018-07-12T18:45:00Z"/>
                <w:sz w:val="16"/>
                <w:szCs w:val="16"/>
              </w:rPr>
            </w:pPr>
            <w:ins w:id="2129" w:author="Eivind" w:date="2018-07-12T18:45:00Z">
              <w:r>
                <w:rPr>
                  <w:sz w:val="16"/>
                  <w:szCs w:val="16"/>
                </w:rPr>
                <w:t>Contact details of the issuer of this exchange catalogue</w:t>
              </w:r>
            </w:ins>
          </w:p>
        </w:tc>
        <w:tc>
          <w:tcPr>
            <w:tcW w:w="804" w:type="dxa"/>
            <w:tcBorders>
              <w:top w:val="single" w:sz="4" w:space="0" w:color="000000"/>
              <w:left w:val="single" w:sz="4" w:space="0" w:color="000000"/>
              <w:bottom w:val="single" w:sz="4" w:space="0" w:color="000000"/>
              <w:right w:val="single" w:sz="4" w:space="0" w:color="000000"/>
            </w:tcBorders>
            <w:hideMark/>
          </w:tcPr>
          <w:p w14:paraId="651C1695" w14:textId="77777777" w:rsidR="00B614F5" w:rsidRDefault="00B614F5">
            <w:pPr>
              <w:snapToGrid w:val="0"/>
              <w:spacing w:before="60" w:after="60"/>
              <w:jc w:val="center"/>
              <w:rPr>
                <w:ins w:id="2130" w:author="Eivind" w:date="2018-07-12T18:45:00Z"/>
                <w:sz w:val="16"/>
                <w:szCs w:val="16"/>
              </w:rPr>
            </w:pPr>
            <w:ins w:id="2131" w:author="Eivind" w:date="2018-07-12T18:45:00Z">
              <w:r>
                <w:rPr>
                  <w:sz w:val="16"/>
                  <w:szCs w:val="16"/>
                </w:rPr>
                <w: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019B314B" w14:textId="77777777" w:rsidR="00B614F5" w:rsidRDefault="00B614F5">
            <w:pPr>
              <w:snapToGrid w:val="0"/>
              <w:spacing w:before="60" w:after="60"/>
              <w:rPr>
                <w:ins w:id="2132" w:author="Eivind" w:date="2018-07-12T18:45:00Z"/>
                <w:sz w:val="16"/>
                <w:szCs w:val="16"/>
              </w:rPr>
            </w:pPr>
            <w:ins w:id="2133" w:author="Eivind" w:date="2018-07-12T18:45:00Z">
              <w:r>
                <w:rPr>
                  <w:sz w:val="16"/>
                  <w:szCs w:val="16"/>
                </w:rPr>
                <w:t>-</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39BEB196" w14:textId="77777777" w:rsidR="00B614F5" w:rsidRDefault="00B614F5">
            <w:pPr>
              <w:snapToGrid w:val="0"/>
              <w:spacing w:before="60" w:after="60"/>
              <w:rPr>
                <w:ins w:id="2134" w:author="Eivind" w:date="2018-07-12T18:45:00Z"/>
                <w:sz w:val="16"/>
                <w:szCs w:val="16"/>
              </w:rPr>
            </w:pPr>
            <w:ins w:id="2135" w:author="Eivind" w:date="2018-07-12T18:45:00Z">
              <w:r>
                <w:rPr>
                  <w:sz w:val="16"/>
                  <w:szCs w:val="16"/>
                </w:rPr>
                <w:t>-</w:t>
              </w:r>
            </w:ins>
          </w:p>
        </w:tc>
      </w:tr>
      <w:tr w:rsidR="00B614F5" w14:paraId="36A0FA4E" w14:textId="77777777" w:rsidTr="00A91A32">
        <w:trPr>
          <w:ins w:id="2136" w:author="Eivind" w:date="2018-07-12T18:45:00Z"/>
        </w:trPr>
        <w:tc>
          <w:tcPr>
            <w:tcW w:w="1080" w:type="dxa"/>
            <w:tcBorders>
              <w:top w:val="single" w:sz="4" w:space="0" w:color="000000"/>
              <w:left w:val="single" w:sz="4" w:space="0" w:color="000000"/>
              <w:bottom w:val="single" w:sz="4" w:space="0" w:color="000000"/>
              <w:right w:val="single" w:sz="4" w:space="0" w:color="000000"/>
            </w:tcBorders>
            <w:hideMark/>
          </w:tcPr>
          <w:p w14:paraId="6021214D" w14:textId="77777777" w:rsidR="00B614F5" w:rsidRDefault="00B614F5">
            <w:pPr>
              <w:snapToGrid w:val="0"/>
              <w:spacing w:before="60" w:after="60"/>
              <w:rPr>
                <w:ins w:id="2137" w:author="Eivind" w:date="2018-07-12T18:45:00Z"/>
                <w:sz w:val="16"/>
                <w:szCs w:val="16"/>
              </w:rPr>
            </w:pPr>
            <w:ins w:id="2138" w:author="Eivind" w:date="2018-07-12T18:45:00Z">
              <w:r>
                <w:rPr>
                  <w:sz w:val="16"/>
                  <w:szCs w:val="16"/>
                </w:rPr>
                <w:lastRenderedPageBreak/>
                <w:t>Attribute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72078393" w14:textId="77777777" w:rsidR="00B614F5" w:rsidRDefault="00B614F5">
            <w:pPr>
              <w:snapToGrid w:val="0"/>
              <w:spacing w:before="60" w:after="60"/>
              <w:rPr>
                <w:ins w:id="2139" w:author="Eivind" w:date="2018-07-12T18:45:00Z"/>
                <w:sz w:val="16"/>
                <w:szCs w:val="16"/>
              </w:rPr>
            </w:pPr>
            <w:ins w:id="2140" w:author="Eivind" w:date="2018-07-12T18:45:00Z">
              <w:r>
                <w:rPr>
                  <w:sz w:val="16"/>
                  <w:szCs w:val="16"/>
                </w:rPr>
                <w:t>organization</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254FA13B" w14:textId="77777777" w:rsidR="00B614F5" w:rsidRDefault="00B614F5">
            <w:pPr>
              <w:snapToGrid w:val="0"/>
              <w:spacing w:before="60" w:after="60"/>
              <w:jc w:val="left"/>
              <w:rPr>
                <w:ins w:id="2141" w:author="Eivind" w:date="2018-07-12T18:45:00Z"/>
                <w:sz w:val="16"/>
                <w:szCs w:val="16"/>
              </w:rPr>
            </w:pPr>
            <w:ins w:id="2142" w:author="Eivind" w:date="2018-07-12T18:45:00Z">
              <w:r>
                <w:rPr>
                  <w:sz w:val="16"/>
                  <w:szCs w:val="16"/>
                </w:rPr>
                <w:t>The organization distributing this exchange catalogue</w:t>
              </w:r>
            </w:ins>
          </w:p>
        </w:tc>
        <w:tc>
          <w:tcPr>
            <w:tcW w:w="804" w:type="dxa"/>
            <w:tcBorders>
              <w:top w:val="single" w:sz="4" w:space="0" w:color="000000"/>
              <w:left w:val="single" w:sz="4" w:space="0" w:color="000000"/>
              <w:bottom w:val="single" w:sz="4" w:space="0" w:color="000000"/>
              <w:right w:val="single" w:sz="4" w:space="0" w:color="000000"/>
            </w:tcBorders>
            <w:hideMark/>
          </w:tcPr>
          <w:p w14:paraId="7AE90D9A" w14:textId="77777777" w:rsidR="00B614F5" w:rsidRDefault="00B614F5">
            <w:pPr>
              <w:snapToGrid w:val="0"/>
              <w:spacing w:before="60" w:after="60"/>
              <w:jc w:val="center"/>
              <w:rPr>
                <w:ins w:id="2143" w:author="Eivind" w:date="2018-07-12T18:45:00Z"/>
                <w:sz w:val="16"/>
                <w:szCs w:val="16"/>
              </w:rPr>
            </w:pPr>
            <w:ins w:id="2144" w:author="Eivind" w:date="2018-07-12T18:45: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59BBBD7D" w14:textId="77777777" w:rsidR="00B614F5" w:rsidRDefault="00B614F5">
            <w:pPr>
              <w:snapToGrid w:val="0"/>
              <w:spacing w:before="60" w:after="60"/>
              <w:rPr>
                <w:ins w:id="2145" w:author="Eivind" w:date="2018-07-12T18:45:00Z"/>
                <w:sz w:val="16"/>
                <w:szCs w:val="16"/>
              </w:rPr>
            </w:pPr>
            <w:ins w:id="2146" w:author="Eivind" w:date="2018-07-12T18:45:00Z">
              <w:r>
                <w:rPr>
                  <w:sz w:val="16"/>
                  <w:szCs w:val="16"/>
                </w:rPr>
                <w:t>CharacterString</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126137A9" w14:textId="77777777" w:rsidR="00B614F5" w:rsidRDefault="00B614F5">
            <w:pPr>
              <w:snapToGrid w:val="0"/>
              <w:spacing w:before="60" w:after="60"/>
              <w:rPr>
                <w:ins w:id="2147" w:author="Eivind" w:date="2018-07-12T18:45:00Z"/>
                <w:sz w:val="16"/>
                <w:szCs w:val="16"/>
              </w:rPr>
            </w:pPr>
            <w:ins w:id="2148" w:author="Eivind" w:date="2018-07-12T18:45:00Z">
              <w:r>
                <w:rPr>
                  <w:sz w:val="16"/>
                  <w:szCs w:val="16"/>
                </w:rPr>
                <w:t>This could be an individual producer, value added reseller, etc.</w:t>
              </w:r>
            </w:ins>
          </w:p>
        </w:tc>
      </w:tr>
      <w:tr w:rsidR="00B614F5" w14:paraId="0E0CCC57" w14:textId="77777777" w:rsidTr="00A91A32">
        <w:trPr>
          <w:ins w:id="2149" w:author="Eivind" w:date="2018-07-12T18:45:00Z"/>
        </w:trPr>
        <w:tc>
          <w:tcPr>
            <w:tcW w:w="1080" w:type="dxa"/>
            <w:tcBorders>
              <w:top w:val="single" w:sz="4" w:space="0" w:color="000000"/>
              <w:left w:val="single" w:sz="4" w:space="0" w:color="000000"/>
              <w:bottom w:val="single" w:sz="4" w:space="0" w:color="000000"/>
              <w:right w:val="single" w:sz="4" w:space="0" w:color="000000"/>
            </w:tcBorders>
            <w:hideMark/>
          </w:tcPr>
          <w:p w14:paraId="58AF46BF" w14:textId="77777777" w:rsidR="00B614F5" w:rsidRDefault="00B614F5">
            <w:pPr>
              <w:snapToGrid w:val="0"/>
              <w:spacing w:before="60" w:after="60"/>
              <w:rPr>
                <w:ins w:id="2150" w:author="Eivind" w:date="2018-07-12T18:45:00Z"/>
                <w:sz w:val="16"/>
                <w:szCs w:val="16"/>
              </w:rPr>
            </w:pPr>
            <w:ins w:id="2151" w:author="Eivind" w:date="2018-07-12T18:45:00Z">
              <w:r>
                <w:rPr>
                  <w:sz w:val="16"/>
                  <w:szCs w:val="16"/>
                </w:rPr>
                <w:t>Attribute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5739E101" w14:textId="77777777" w:rsidR="00B614F5" w:rsidRDefault="00B614F5">
            <w:pPr>
              <w:snapToGrid w:val="0"/>
              <w:spacing w:before="60" w:after="60"/>
              <w:rPr>
                <w:ins w:id="2152" w:author="Eivind" w:date="2018-07-12T18:45:00Z"/>
                <w:sz w:val="16"/>
                <w:szCs w:val="16"/>
              </w:rPr>
            </w:pPr>
            <w:ins w:id="2153" w:author="Eivind" w:date="2018-07-12T18:45:00Z">
              <w:r>
                <w:rPr>
                  <w:sz w:val="16"/>
                  <w:szCs w:val="16"/>
                </w:rPr>
                <w:t>phone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6279D879" w14:textId="77777777" w:rsidR="00B614F5" w:rsidRDefault="00B614F5">
            <w:pPr>
              <w:snapToGrid w:val="0"/>
              <w:spacing w:before="60" w:after="60"/>
              <w:jc w:val="left"/>
              <w:rPr>
                <w:ins w:id="2154" w:author="Eivind" w:date="2018-07-12T18:45:00Z"/>
                <w:sz w:val="16"/>
                <w:szCs w:val="16"/>
              </w:rPr>
            </w:pPr>
            <w:ins w:id="2155" w:author="Eivind" w:date="2018-07-12T18:45:00Z">
              <w:r>
                <w:rPr>
                  <w:sz w:val="16"/>
                  <w:szCs w:val="16"/>
                </w:rPr>
                <w:t>The phone number of the organization</w:t>
              </w:r>
            </w:ins>
          </w:p>
        </w:tc>
        <w:tc>
          <w:tcPr>
            <w:tcW w:w="804" w:type="dxa"/>
            <w:tcBorders>
              <w:top w:val="single" w:sz="4" w:space="0" w:color="000000"/>
              <w:left w:val="single" w:sz="4" w:space="0" w:color="000000"/>
              <w:bottom w:val="single" w:sz="4" w:space="0" w:color="000000"/>
              <w:right w:val="single" w:sz="4" w:space="0" w:color="000000"/>
            </w:tcBorders>
            <w:hideMark/>
          </w:tcPr>
          <w:p w14:paraId="7772967C" w14:textId="77777777" w:rsidR="00B614F5" w:rsidRDefault="00B614F5">
            <w:pPr>
              <w:snapToGrid w:val="0"/>
              <w:spacing w:before="60" w:after="60"/>
              <w:jc w:val="center"/>
              <w:rPr>
                <w:ins w:id="2156" w:author="Eivind" w:date="2018-07-12T18:45:00Z"/>
                <w:sz w:val="16"/>
                <w:szCs w:val="16"/>
              </w:rPr>
            </w:pPr>
            <w:ins w:id="2157" w:author="Eivind" w:date="2018-07-12T18:45:00Z">
              <w:r>
                <w:rPr>
                  <w:sz w:val="16"/>
                  <w:szCs w:val="16"/>
                </w:rPr>
                <w:t>0..1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02040EE8" w14:textId="77777777" w:rsidR="00B614F5" w:rsidRDefault="00B614F5">
            <w:pPr>
              <w:snapToGrid w:val="0"/>
              <w:spacing w:before="60" w:after="60"/>
              <w:rPr>
                <w:ins w:id="2158" w:author="Eivind" w:date="2018-07-12T18:45:00Z"/>
                <w:sz w:val="16"/>
                <w:szCs w:val="16"/>
              </w:rPr>
            </w:pPr>
            <w:ins w:id="2159" w:author="Eivind" w:date="2018-07-12T18:45:00Z">
              <w:r>
                <w:rPr>
                  <w:sz w:val="16"/>
                  <w:szCs w:val="16"/>
                </w:rPr>
                <w:t>CI_Telephone</w:t>
              </w:r>
            </w:ins>
          </w:p>
        </w:tc>
        <w:tc>
          <w:tcPr>
            <w:tcW w:w="1987" w:type="dxa"/>
            <w:gridSpan w:val="2"/>
            <w:tcBorders>
              <w:top w:val="single" w:sz="4" w:space="0" w:color="000000"/>
              <w:left w:val="single" w:sz="4" w:space="0" w:color="000000"/>
              <w:bottom w:val="single" w:sz="4" w:space="0" w:color="000000"/>
              <w:right w:val="single" w:sz="4" w:space="0" w:color="000000"/>
            </w:tcBorders>
          </w:tcPr>
          <w:p w14:paraId="70BC977F" w14:textId="77777777" w:rsidR="00B614F5" w:rsidRDefault="00B614F5">
            <w:pPr>
              <w:snapToGrid w:val="0"/>
              <w:spacing w:before="60" w:after="60"/>
              <w:rPr>
                <w:ins w:id="2160" w:author="Eivind" w:date="2018-07-12T18:45:00Z"/>
                <w:sz w:val="16"/>
                <w:szCs w:val="16"/>
              </w:rPr>
            </w:pPr>
          </w:p>
        </w:tc>
      </w:tr>
      <w:tr w:rsidR="00B614F5" w14:paraId="2A1DCCED" w14:textId="77777777" w:rsidTr="00A91A32">
        <w:trPr>
          <w:ins w:id="2161" w:author="Eivind" w:date="2018-07-12T18:45:00Z"/>
        </w:trPr>
        <w:tc>
          <w:tcPr>
            <w:tcW w:w="1080" w:type="dxa"/>
            <w:tcBorders>
              <w:top w:val="single" w:sz="4" w:space="0" w:color="000000"/>
              <w:left w:val="single" w:sz="4" w:space="0" w:color="000000"/>
              <w:bottom w:val="single" w:sz="4" w:space="0" w:color="000000"/>
              <w:right w:val="single" w:sz="4" w:space="0" w:color="000000"/>
            </w:tcBorders>
            <w:hideMark/>
          </w:tcPr>
          <w:p w14:paraId="1C07F110" w14:textId="77777777" w:rsidR="00B614F5" w:rsidRDefault="00B614F5">
            <w:pPr>
              <w:snapToGrid w:val="0"/>
              <w:spacing w:before="60" w:after="60"/>
              <w:rPr>
                <w:ins w:id="2162" w:author="Eivind" w:date="2018-07-12T18:45:00Z"/>
                <w:sz w:val="16"/>
                <w:szCs w:val="16"/>
              </w:rPr>
            </w:pPr>
            <w:ins w:id="2163" w:author="Eivind" w:date="2018-07-12T18:45:00Z">
              <w:r>
                <w:rPr>
                  <w:sz w:val="16"/>
                  <w:szCs w:val="16"/>
                </w:rPr>
                <w:t>Attribute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77B7A2EA" w14:textId="77777777" w:rsidR="00B614F5" w:rsidRDefault="00B614F5">
            <w:pPr>
              <w:snapToGrid w:val="0"/>
              <w:spacing w:before="60" w:after="60"/>
              <w:rPr>
                <w:ins w:id="2164" w:author="Eivind" w:date="2018-07-12T18:45:00Z"/>
                <w:sz w:val="16"/>
                <w:szCs w:val="16"/>
              </w:rPr>
            </w:pPr>
            <w:ins w:id="2165" w:author="Eivind" w:date="2018-07-12T18:45:00Z">
              <w:r>
                <w:rPr>
                  <w:sz w:val="16"/>
                  <w:szCs w:val="16"/>
                </w:rPr>
                <w:t>address</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5AF1DC5F" w14:textId="77777777" w:rsidR="00B614F5" w:rsidRDefault="00B614F5">
            <w:pPr>
              <w:snapToGrid w:val="0"/>
              <w:spacing w:before="60" w:after="60"/>
              <w:jc w:val="left"/>
              <w:rPr>
                <w:ins w:id="2166" w:author="Eivind" w:date="2018-07-12T18:45:00Z"/>
                <w:sz w:val="16"/>
                <w:szCs w:val="16"/>
              </w:rPr>
            </w:pPr>
            <w:ins w:id="2167" w:author="Eivind" w:date="2018-07-12T18:45:00Z">
              <w:r>
                <w:rPr>
                  <w:sz w:val="16"/>
                  <w:szCs w:val="16"/>
                </w:rPr>
                <w:t>The address of the organization</w:t>
              </w:r>
            </w:ins>
          </w:p>
        </w:tc>
        <w:tc>
          <w:tcPr>
            <w:tcW w:w="804" w:type="dxa"/>
            <w:tcBorders>
              <w:top w:val="single" w:sz="4" w:space="0" w:color="000000"/>
              <w:left w:val="single" w:sz="4" w:space="0" w:color="000000"/>
              <w:bottom w:val="single" w:sz="4" w:space="0" w:color="000000"/>
              <w:right w:val="single" w:sz="4" w:space="0" w:color="000000"/>
            </w:tcBorders>
            <w:hideMark/>
          </w:tcPr>
          <w:p w14:paraId="0BA021F9" w14:textId="77777777" w:rsidR="00B614F5" w:rsidRDefault="00B614F5">
            <w:pPr>
              <w:snapToGrid w:val="0"/>
              <w:spacing w:before="60" w:after="60"/>
              <w:jc w:val="center"/>
              <w:rPr>
                <w:ins w:id="2168" w:author="Eivind" w:date="2018-07-12T18:45:00Z"/>
                <w:sz w:val="16"/>
                <w:szCs w:val="16"/>
              </w:rPr>
            </w:pPr>
            <w:ins w:id="2169" w:author="Eivind" w:date="2018-07-12T18:45:00Z">
              <w:r>
                <w:rPr>
                  <w:sz w:val="16"/>
                  <w:szCs w:val="16"/>
                </w:rPr>
                <w:t>0..1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194411CB" w14:textId="77777777" w:rsidR="00B614F5" w:rsidRDefault="00B614F5">
            <w:pPr>
              <w:snapToGrid w:val="0"/>
              <w:spacing w:before="60" w:after="60"/>
              <w:rPr>
                <w:ins w:id="2170" w:author="Eivind" w:date="2018-07-12T18:45:00Z"/>
                <w:sz w:val="16"/>
                <w:szCs w:val="16"/>
              </w:rPr>
            </w:pPr>
            <w:ins w:id="2171" w:author="Eivind" w:date="2018-07-12T18:45:00Z">
              <w:r>
                <w:rPr>
                  <w:sz w:val="16"/>
                  <w:szCs w:val="16"/>
                </w:rPr>
                <w:t>CI_Address</w:t>
              </w:r>
            </w:ins>
          </w:p>
        </w:tc>
        <w:tc>
          <w:tcPr>
            <w:tcW w:w="1987" w:type="dxa"/>
            <w:gridSpan w:val="2"/>
            <w:tcBorders>
              <w:top w:val="single" w:sz="4" w:space="0" w:color="000000"/>
              <w:left w:val="single" w:sz="4" w:space="0" w:color="000000"/>
              <w:bottom w:val="single" w:sz="4" w:space="0" w:color="000000"/>
              <w:right w:val="single" w:sz="4" w:space="0" w:color="000000"/>
            </w:tcBorders>
          </w:tcPr>
          <w:p w14:paraId="636B6565" w14:textId="77777777" w:rsidR="00B614F5" w:rsidRDefault="00B614F5">
            <w:pPr>
              <w:snapToGrid w:val="0"/>
              <w:spacing w:before="60" w:after="60"/>
              <w:rPr>
                <w:ins w:id="2172" w:author="Eivind" w:date="2018-07-12T18:45:00Z"/>
                <w:sz w:val="16"/>
                <w:szCs w:val="16"/>
              </w:rPr>
            </w:pPr>
          </w:p>
        </w:tc>
      </w:tr>
      <w:tr w:rsidR="006B114A" w:rsidRPr="00876602" w:rsidDel="0038570A" w14:paraId="4C3025B4" w14:textId="48C788B5" w:rsidTr="00A91A32">
        <w:trPr>
          <w:gridAfter w:val="1"/>
          <w:wAfter w:w="7" w:type="dxa"/>
          <w:del w:id="2173" w:author="Eivind" w:date="2018-07-12T22:53: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407A2E4D" w14:textId="2BC3FD7A" w:rsidR="006B114A" w:rsidRPr="00611BC0" w:rsidDel="0038570A" w:rsidRDefault="006B114A" w:rsidP="00876602">
            <w:pPr>
              <w:snapToGrid w:val="0"/>
              <w:spacing w:after="120"/>
              <w:rPr>
                <w:del w:id="2174" w:author="Eivind" w:date="2018-07-12T22:53:00Z"/>
                <w:b/>
                <w:sz w:val="16"/>
                <w:szCs w:val="16"/>
              </w:rPr>
            </w:pPr>
            <w:del w:id="2175" w:author="Eivind" w:date="2018-07-12T18:45:00Z">
              <w:r w:rsidRPr="00611BC0" w:rsidDel="00B614F5">
                <w:rPr>
                  <w:b/>
                  <w:sz w:val="16"/>
                  <w:szCs w:val="16"/>
                </w:rPr>
                <w:delText>Name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2A4F176A" w14:textId="18E00C49" w:rsidR="006B114A" w:rsidRPr="00876602" w:rsidDel="0038570A" w:rsidRDefault="006B114A" w:rsidP="00876602">
            <w:pPr>
              <w:snapToGrid w:val="0"/>
              <w:spacing w:after="120"/>
              <w:rPr>
                <w:del w:id="2176" w:author="Eivind" w:date="2018-07-12T22:53:00Z"/>
                <w:b/>
                <w:sz w:val="16"/>
                <w:szCs w:val="16"/>
              </w:rPr>
            </w:pPr>
            <w:del w:id="2177" w:author="Eivind" w:date="2018-07-12T18:45:00Z">
              <w:r w:rsidRPr="00876602" w:rsidDel="00B614F5">
                <w:rPr>
                  <w:b/>
                  <w:sz w:val="16"/>
                  <w:szCs w:val="16"/>
                </w:rPr>
                <w:delText>Description</w:delText>
              </w:r>
            </w:del>
          </w:p>
        </w:tc>
        <w:tc>
          <w:tcPr>
            <w:tcW w:w="778" w:type="dxa"/>
            <w:tcBorders>
              <w:top w:val="single" w:sz="4" w:space="0" w:color="000000"/>
              <w:left w:val="single" w:sz="4" w:space="0" w:color="000000"/>
              <w:bottom w:val="single" w:sz="4" w:space="0" w:color="000000"/>
              <w:right w:val="single" w:sz="4" w:space="0" w:color="000000"/>
            </w:tcBorders>
            <w:vAlign w:val="center"/>
          </w:tcPr>
          <w:p w14:paraId="37421660" w14:textId="664413A0" w:rsidR="006B114A" w:rsidRPr="00876602" w:rsidDel="0038570A" w:rsidRDefault="006B114A" w:rsidP="00876602">
            <w:pPr>
              <w:snapToGrid w:val="0"/>
              <w:spacing w:after="120"/>
              <w:jc w:val="center"/>
              <w:rPr>
                <w:del w:id="2178" w:author="Eivind" w:date="2018-07-12T22:53:00Z"/>
                <w:b/>
                <w:sz w:val="16"/>
                <w:szCs w:val="16"/>
              </w:rPr>
            </w:pPr>
            <w:del w:id="2179" w:author="Eivind" w:date="2018-07-12T18:45:00Z">
              <w:r w:rsidRPr="00876602" w:rsidDel="00B614F5">
                <w:rPr>
                  <w:b/>
                  <w:sz w:val="16"/>
                  <w:szCs w:val="16"/>
                </w:rPr>
                <w:delText>Mult</w:delText>
              </w:r>
            </w:del>
          </w:p>
        </w:tc>
        <w:tc>
          <w:tcPr>
            <w:tcW w:w="2462" w:type="dxa"/>
            <w:gridSpan w:val="3"/>
            <w:tcBorders>
              <w:top w:val="single" w:sz="4" w:space="0" w:color="000000"/>
              <w:left w:val="single" w:sz="4" w:space="0" w:color="000000"/>
              <w:bottom w:val="single" w:sz="4" w:space="0" w:color="000000"/>
              <w:right w:val="single" w:sz="4" w:space="0" w:color="000000"/>
            </w:tcBorders>
            <w:vAlign w:val="center"/>
          </w:tcPr>
          <w:p w14:paraId="7D6124AF" w14:textId="5CB1C96C" w:rsidR="006B114A" w:rsidRPr="00876602" w:rsidDel="0038570A" w:rsidRDefault="006B114A" w:rsidP="00876602">
            <w:pPr>
              <w:snapToGrid w:val="0"/>
              <w:spacing w:after="120"/>
              <w:rPr>
                <w:del w:id="2180" w:author="Eivind" w:date="2018-07-12T22:53:00Z"/>
                <w:b/>
                <w:sz w:val="16"/>
                <w:szCs w:val="16"/>
              </w:rPr>
            </w:pPr>
            <w:del w:id="2181" w:author="Eivind" w:date="2018-07-12T18:45:00Z">
              <w:r w:rsidRPr="00876602" w:rsidDel="00B614F5">
                <w:rPr>
                  <w:b/>
                  <w:sz w:val="16"/>
                  <w:szCs w:val="16"/>
                </w:rPr>
                <w:delText>Type</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12C9362D" w14:textId="2B892E72" w:rsidR="006B114A" w:rsidRPr="00876602" w:rsidDel="0038570A" w:rsidRDefault="006B114A" w:rsidP="00876602">
            <w:pPr>
              <w:snapToGrid w:val="0"/>
              <w:spacing w:after="120"/>
              <w:rPr>
                <w:del w:id="2182" w:author="Eivind" w:date="2018-07-12T22:53:00Z"/>
                <w:b/>
                <w:sz w:val="16"/>
                <w:szCs w:val="16"/>
              </w:rPr>
            </w:pPr>
            <w:del w:id="2183" w:author="Eivind" w:date="2018-07-12T18:45:00Z">
              <w:r w:rsidRPr="00876602" w:rsidDel="00B614F5">
                <w:rPr>
                  <w:b/>
                  <w:sz w:val="16"/>
                  <w:szCs w:val="16"/>
                </w:rPr>
                <w:delText>Remarks</w:delText>
              </w:r>
            </w:del>
          </w:p>
        </w:tc>
      </w:tr>
      <w:tr w:rsidR="006B114A" w:rsidRPr="00876602" w:rsidDel="0038570A" w14:paraId="6CF68127" w14:textId="767A00BE" w:rsidTr="00A91A32">
        <w:trPr>
          <w:gridAfter w:val="1"/>
          <w:wAfter w:w="7" w:type="dxa"/>
          <w:del w:id="2184" w:author="Eivind" w:date="2018-07-12T22:53: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6E233D8F" w14:textId="29D4518F" w:rsidR="006B114A" w:rsidRPr="00611BC0" w:rsidDel="0038570A" w:rsidRDefault="006B114A" w:rsidP="00876602">
            <w:pPr>
              <w:snapToGrid w:val="0"/>
              <w:spacing w:after="120"/>
              <w:rPr>
                <w:del w:id="2185" w:author="Eivind" w:date="2018-07-12T22:53:00Z"/>
                <w:sz w:val="16"/>
                <w:szCs w:val="16"/>
              </w:rPr>
            </w:pPr>
            <w:del w:id="2186" w:author="Eivind" w:date="2018-07-12T18:45:00Z">
              <w:r w:rsidRPr="00611BC0" w:rsidDel="00B614F5">
                <w:rPr>
                  <w:sz w:val="16"/>
                  <w:szCs w:val="16"/>
                </w:rPr>
                <w:delText>S100_CataloguePointOfContact</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58FD889D" w14:textId="5149B191" w:rsidR="006B114A" w:rsidRPr="00876602" w:rsidDel="0038570A" w:rsidRDefault="006B114A" w:rsidP="00876602">
            <w:pPr>
              <w:snapToGrid w:val="0"/>
              <w:spacing w:after="120"/>
              <w:rPr>
                <w:del w:id="2187" w:author="Eivind" w:date="2018-07-12T22:53:00Z"/>
                <w:sz w:val="16"/>
                <w:szCs w:val="16"/>
              </w:rPr>
            </w:pPr>
            <w:del w:id="2188" w:author="Eivind" w:date="2018-07-12T18:45:00Z">
              <w:r w:rsidRPr="00876602" w:rsidDel="00B614F5">
                <w:rPr>
                  <w:sz w:val="16"/>
                  <w:szCs w:val="16"/>
                </w:rPr>
                <w:delText>Contact details of the issuer of this exchange catalogue</w:delText>
              </w:r>
            </w:del>
          </w:p>
        </w:tc>
        <w:tc>
          <w:tcPr>
            <w:tcW w:w="778" w:type="dxa"/>
            <w:tcBorders>
              <w:top w:val="single" w:sz="4" w:space="0" w:color="000000"/>
              <w:left w:val="single" w:sz="4" w:space="0" w:color="000000"/>
              <w:bottom w:val="single" w:sz="4" w:space="0" w:color="000000"/>
              <w:right w:val="single" w:sz="4" w:space="0" w:color="000000"/>
            </w:tcBorders>
            <w:vAlign w:val="center"/>
          </w:tcPr>
          <w:p w14:paraId="116EDE02" w14:textId="132DE09E" w:rsidR="006B114A" w:rsidRPr="00876602" w:rsidDel="0038570A" w:rsidRDefault="006B114A" w:rsidP="00876602">
            <w:pPr>
              <w:snapToGrid w:val="0"/>
              <w:spacing w:after="120"/>
              <w:jc w:val="center"/>
              <w:rPr>
                <w:del w:id="2189" w:author="Eivind" w:date="2018-07-12T22:53:00Z"/>
                <w:sz w:val="16"/>
                <w:szCs w:val="16"/>
              </w:rPr>
            </w:pPr>
            <w:del w:id="2190" w:author="Eivind" w:date="2018-07-12T18:45:00Z">
              <w:r w:rsidRPr="00876602" w:rsidDel="00B614F5">
                <w:rPr>
                  <w:sz w:val="16"/>
                  <w:szCs w:val="16"/>
                </w:rPr>
                <w:delText>-</w:delText>
              </w:r>
            </w:del>
          </w:p>
        </w:tc>
        <w:tc>
          <w:tcPr>
            <w:tcW w:w="2462" w:type="dxa"/>
            <w:gridSpan w:val="3"/>
            <w:tcBorders>
              <w:top w:val="single" w:sz="4" w:space="0" w:color="000000"/>
              <w:left w:val="single" w:sz="4" w:space="0" w:color="000000"/>
              <w:bottom w:val="single" w:sz="4" w:space="0" w:color="000000"/>
              <w:right w:val="single" w:sz="4" w:space="0" w:color="000000"/>
            </w:tcBorders>
            <w:vAlign w:val="center"/>
          </w:tcPr>
          <w:p w14:paraId="6547A693" w14:textId="620ED82D" w:rsidR="006B114A" w:rsidRPr="00876602" w:rsidDel="0038570A" w:rsidRDefault="00CA309F" w:rsidP="00876602">
            <w:pPr>
              <w:snapToGrid w:val="0"/>
              <w:spacing w:after="120"/>
              <w:rPr>
                <w:del w:id="2191" w:author="Eivind" w:date="2018-07-12T22:53:00Z"/>
                <w:sz w:val="16"/>
                <w:szCs w:val="16"/>
              </w:rPr>
            </w:pPr>
            <w:ins w:id="2192" w:author="Raphael Malyankar" w:date="2018-07-05T18:41:00Z">
              <w:del w:id="2193" w:author="Eivind" w:date="2018-07-12T18:45:00Z">
                <w:r w:rsidDel="00B614F5">
                  <w:rPr>
                    <w:sz w:val="16"/>
                    <w:szCs w:val="16"/>
                  </w:rPr>
                  <w:delText>Class</w:delText>
                </w:r>
              </w:del>
            </w:ins>
            <w:del w:id="2194" w:author="Eivind" w:date="2018-07-12T18:45:00Z">
              <w:r w:rsidR="006B114A" w:rsidRPr="00876602" w:rsidDel="00B614F5">
                <w:rPr>
                  <w:sz w:val="16"/>
                  <w:szCs w:val="16"/>
                </w:rPr>
                <w:delText>-</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08CE49EB" w14:textId="6E881AD3" w:rsidR="006B114A" w:rsidRPr="00876602" w:rsidDel="0038570A" w:rsidRDefault="006B114A" w:rsidP="00876602">
            <w:pPr>
              <w:snapToGrid w:val="0"/>
              <w:spacing w:after="120"/>
              <w:rPr>
                <w:del w:id="2195" w:author="Eivind" w:date="2018-07-12T22:53:00Z"/>
                <w:sz w:val="16"/>
                <w:szCs w:val="16"/>
              </w:rPr>
            </w:pPr>
            <w:del w:id="2196" w:author="Eivind" w:date="2018-07-12T18:45:00Z">
              <w:r w:rsidRPr="00876602" w:rsidDel="00B614F5">
                <w:rPr>
                  <w:sz w:val="16"/>
                  <w:szCs w:val="16"/>
                </w:rPr>
                <w:delText>-</w:delText>
              </w:r>
            </w:del>
          </w:p>
        </w:tc>
      </w:tr>
      <w:tr w:rsidR="006B114A" w:rsidRPr="00876602" w:rsidDel="0038570A" w14:paraId="28DB7F7D" w14:textId="596B13CB" w:rsidTr="00A91A32">
        <w:trPr>
          <w:gridAfter w:val="1"/>
          <w:wAfter w:w="7" w:type="dxa"/>
          <w:del w:id="2197" w:author="Eivind" w:date="2018-07-12T22:53: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47C5ABA1" w14:textId="417B6F09" w:rsidR="006B114A" w:rsidRPr="00611BC0" w:rsidDel="0038570A" w:rsidRDefault="006B114A" w:rsidP="00876602">
            <w:pPr>
              <w:snapToGrid w:val="0"/>
              <w:spacing w:after="120"/>
              <w:rPr>
                <w:del w:id="2198" w:author="Eivind" w:date="2018-07-12T22:53:00Z"/>
                <w:sz w:val="16"/>
                <w:szCs w:val="16"/>
              </w:rPr>
            </w:pPr>
            <w:del w:id="2199" w:author="Eivind" w:date="2018-07-12T18:45:00Z">
              <w:r w:rsidRPr="00611BC0" w:rsidDel="00B614F5">
                <w:rPr>
                  <w:sz w:val="16"/>
                  <w:szCs w:val="16"/>
                </w:rPr>
                <w:delText>organization</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05562013" w14:textId="375F8968" w:rsidR="006B114A" w:rsidRPr="00876602" w:rsidDel="0038570A" w:rsidRDefault="006B114A" w:rsidP="00876602">
            <w:pPr>
              <w:snapToGrid w:val="0"/>
              <w:spacing w:after="120"/>
              <w:rPr>
                <w:del w:id="2200" w:author="Eivind" w:date="2018-07-12T22:53:00Z"/>
                <w:sz w:val="16"/>
                <w:szCs w:val="16"/>
              </w:rPr>
            </w:pPr>
            <w:del w:id="2201" w:author="Eivind" w:date="2018-07-12T18:45:00Z">
              <w:r w:rsidRPr="00876602" w:rsidDel="00B614F5">
                <w:rPr>
                  <w:sz w:val="16"/>
                  <w:szCs w:val="16"/>
                </w:rPr>
                <w:delText>The organization distributing this exchange catalogue</w:delText>
              </w:r>
            </w:del>
          </w:p>
        </w:tc>
        <w:tc>
          <w:tcPr>
            <w:tcW w:w="778" w:type="dxa"/>
            <w:tcBorders>
              <w:top w:val="single" w:sz="4" w:space="0" w:color="000000"/>
              <w:left w:val="single" w:sz="4" w:space="0" w:color="000000"/>
              <w:bottom w:val="single" w:sz="4" w:space="0" w:color="000000"/>
              <w:right w:val="single" w:sz="4" w:space="0" w:color="000000"/>
            </w:tcBorders>
            <w:vAlign w:val="center"/>
          </w:tcPr>
          <w:p w14:paraId="5419318C" w14:textId="67272C27" w:rsidR="006B114A" w:rsidRPr="00876602" w:rsidDel="0038570A" w:rsidRDefault="006B114A" w:rsidP="00876602">
            <w:pPr>
              <w:snapToGrid w:val="0"/>
              <w:spacing w:after="120"/>
              <w:jc w:val="center"/>
              <w:rPr>
                <w:del w:id="2202" w:author="Eivind" w:date="2018-07-12T22:53:00Z"/>
                <w:sz w:val="16"/>
                <w:szCs w:val="16"/>
              </w:rPr>
            </w:pPr>
            <w:del w:id="2203" w:author="Eivind" w:date="2018-07-12T18:45:00Z">
              <w:r w:rsidRPr="00876602" w:rsidDel="00B614F5">
                <w:rPr>
                  <w:sz w:val="16"/>
                  <w:szCs w:val="16"/>
                </w:rPr>
                <w:delText>1</w:delText>
              </w:r>
            </w:del>
          </w:p>
        </w:tc>
        <w:tc>
          <w:tcPr>
            <w:tcW w:w="2462" w:type="dxa"/>
            <w:gridSpan w:val="3"/>
            <w:tcBorders>
              <w:top w:val="single" w:sz="4" w:space="0" w:color="000000"/>
              <w:left w:val="single" w:sz="4" w:space="0" w:color="000000"/>
              <w:bottom w:val="single" w:sz="4" w:space="0" w:color="000000"/>
              <w:right w:val="single" w:sz="4" w:space="0" w:color="000000"/>
            </w:tcBorders>
            <w:vAlign w:val="center"/>
          </w:tcPr>
          <w:p w14:paraId="658EADFC" w14:textId="64D5B80C" w:rsidR="006B114A" w:rsidRPr="00876602" w:rsidDel="0038570A" w:rsidRDefault="006B114A" w:rsidP="00876602">
            <w:pPr>
              <w:snapToGrid w:val="0"/>
              <w:spacing w:after="120"/>
              <w:rPr>
                <w:del w:id="2204" w:author="Eivind" w:date="2018-07-12T22:53:00Z"/>
                <w:sz w:val="16"/>
                <w:szCs w:val="16"/>
              </w:rPr>
            </w:pPr>
            <w:del w:id="2205" w:author="Eivind" w:date="2018-07-12T18:45:00Z">
              <w:r w:rsidRPr="00876602" w:rsidDel="00B614F5">
                <w:rPr>
                  <w:sz w:val="16"/>
                  <w:szCs w:val="16"/>
                </w:rPr>
                <w:delText>CharacterString</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2DB58C7E" w14:textId="76028311" w:rsidR="006B114A" w:rsidRPr="00876602" w:rsidDel="0038570A" w:rsidRDefault="006B114A" w:rsidP="00876602">
            <w:pPr>
              <w:snapToGrid w:val="0"/>
              <w:spacing w:after="120"/>
              <w:rPr>
                <w:del w:id="2206" w:author="Eivind" w:date="2018-07-12T22:53:00Z"/>
                <w:sz w:val="16"/>
                <w:szCs w:val="16"/>
              </w:rPr>
            </w:pPr>
            <w:del w:id="2207" w:author="Eivind" w:date="2018-07-12T18:45:00Z">
              <w:r w:rsidRPr="00876602" w:rsidDel="00B614F5">
                <w:rPr>
                  <w:sz w:val="16"/>
                  <w:szCs w:val="16"/>
                </w:rPr>
                <w:delText>This could be an individual producer, value added reseller, etc.</w:delText>
              </w:r>
            </w:del>
          </w:p>
        </w:tc>
      </w:tr>
      <w:tr w:rsidR="006B114A" w:rsidRPr="00876602" w:rsidDel="0038570A" w14:paraId="24EBB4D8" w14:textId="6F900FE7" w:rsidTr="00A91A32">
        <w:trPr>
          <w:gridAfter w:val="1"/>
          <w:wAfter w:w="7" w:type="dxa"/>
          <w:del w:id="2208" w:author="Eivind" w:date="2018-07-12T22:53: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07B69D5B" w14:textId="7BE32CE2" w:rsidR="006B114A" w:rsidRPr="00611BC0" w:rsidDel="0038570A" w:rsidRDefault="006B114A" w:rsidP="00876602">
            <w:pPr>
              <w:snapToGrid w:val="0"/>
              <w:spacing w:after="120"/>
              <w:rPr>
                <w:del w:id="2209" w:author="Eivind" w:date="2018-07-12T22:53:00Z"/>
                <w:sz w:val="16"/>
                <w:szCs w:val="16"/>
              </w:rPr>
            </w:pPr>
            <w:del w:id="2210" w:author="Eivind" w:date="2018-07-12T18:45:00Z">
              <w:r w:rsidRPr="00611BC0" w:rsidDel="00B614F5">
                <w:rPr>
                  <w:sz w:val="16"/>
                  <w:szCs w:val="16"/>
                </w:rPr>
                <w:delText>phone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03BF4F5B" w14:textId="553DC7A5" w:rsidR="006B114A" w:rsidRPr="00876602" w:rsidDel="0038570A" w:rsidRDefault="006B114A" w:rsidP="00876602">
            <w:pPr>
              <w:snapToGrid w:val="0"/>
              <w:spacing w:after="120"/>
              <w:rPr>
                <w:del w:id="2211" w:author="Eivind" w:date="2018-07-12T22:53:00Z"/>
                <w:sz w:val="16"/>
                <w:szCs w:val="16"/>
              </w:rPr>
            </w:pPr>
            <w:del w:id="2212" w:author="Eivind" w:date="2018-07-12T18:45:00Z">
              <w:r w:rsidRPr="00876602" w:rsidDel="00B614F5">
                <w:rPr>
                  <w:sz w:val="16"/>
                  <w:szCs w:val="16"/>
                </w:rPr>
                <w:delText>The phone number of the organization</w:delText>
              </w:r>
            </w:del>
          </w:p>
        </w:tc>
        <w:tc>
          <w:tcPr>
            <w:tcW w:w="778" w:type="dxa"/>
            <w:tcBorders>
              <w:top w:val="single" w:sz="4" w:space="0" w:color="000000"/>
              <w:left w:val="single" w:sz="4" w:space="0" w:color="000000"/>
              <w:bottom w:val="single" w:sz="4" w:space="0" w:color="000000"/>
              <w:right w:val="single" w:sz="4" w:space="0" w:color="000000"/>
            </w:tcBorders>
            <w:vAlign w:val="center"/>
          </w:tcPr>
          <w:p w14:paraId="5D53F860" w14:textId="3E20F45C" w:rsidR="006B114A" w:rsidRPr="00876602" w:rsidDel="0038570A" w:rsidRDefault="006B114A" w:rsidP="00876602">
            <w:pPr>
              <w:snapToGrid w:val="0"/>
              <w:spacing w:after="120"/>
              <w:jc w:val="center"/>
              <w:rPr>
                <w:del w:id="2213" w:author="Eivind" w:date="2018-07-12T22:53:00Z"/>
                <w:sz w:val="16"/>
                <w:szCs w:val="16"/>
              </w:rPr>
            </w:pPr>
            <w:del w:id="2214" w:author="Eivind" w:date="2018-07-12T18:45:00Z">
              <w:r w:rsidRPr="00876602" w:rsidDel="00B614F5">
                <w:rPr>
                  <w:sz w:val="16"/>
                  <w:szCs w:val="16"/>
                </w:rPr>
                <w:delText>0..1</w:delText>
              </w:r>
            </w:del>
          </w:p>
        </w:tc>
        <w:tc>
          <w:tcPr>
            <w:tcW w:w="2462" w:type="dxa"/>
            <w:gridSpan w:val="3"/>
            <w:tcBorders>
              <w:top w:val="single" w:sz="4" w:space="0" w:color="000000"/>
              <w:left w:val="single" w:sz="4" w:space="0" w:color="000000"/>
              <w:bottom w:val="single" w:sz="4" w:space="0" w:color="000000"/>
              <w:right w:val="single" w:sz="4" w:space="0" w:color="000000"/>
            </w:tcBorders>
            <w:vAlign w:val="center"/>
          </w:tcPr>
          <w:p w14:paraId="796C5C0E" w14:textId="114B4B16" w:rsidR="006B114A" w:rsidRPr="00876602" w:rsidDel="0038570A" w:rsidRDefault="006B114A" w:rsidP="00876602">
            <w:pPr>
              <w:snapToGrid w:val="0"/>
              <w:spacing w:after="120"/>
              <w:rPr>
                <w:del w:id="2215" w:author="Eivind" w:date="2018-07-12T22:53:00Z"/>
                <w:sz w:val="16"/>
                <w:szCs w:val="16"/>
              </w:rPr>
            </w:pPr>
            <w:del w:id="2216" w:author="Eivind" w:date="2018-07-12T18:45:00Z">
              <w:r w:rsidRPr="00876602" w:rsidDel="00B614F5">
                <w:rPr>
                  <w:sz w:val="16"/>
                  <w:szCs w:val="16"/>
                </w:rPr>
                <w:delText>CI_Telephone</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4D14757A" w14:textId="108C406B" w:rsidR="006B114A" w:rsidRPr="00876602" w:rsidDel="0038570A" w:rsidRDefault="006B114A" w:rsidP="00876602">
            <w:pPr>
              <w:snapToGrid w:val="0"/>
              <w:spacing w:after="120"/>
              <w:rPr>
                <w:del w:id="2217" w:author="Eivind" w:date="2018-07-12T22:53:00Z"/>
                <w:sz w:val="16"/>
                <w:szCs w:val="16"/>
              </w:rPr>
            </w:pPr>
          </w:p>
        </w:tc>
      </w:tr>
      <w:tr w:rsidR="006B114A" w:rsidRPr="00876602" w:rsidDel="0038570A" w14:paraId="79311EDD" w14:textId="16F0BC9F" w:rsidTr="00A91A32">
        <w:trPr>
          <w:gridAfter w:val="1"/>
          <w:wAfter w:w="7" w:type="dxa"/>
          <w:del w:id="2218" w:author="Eivind" w:date="2018-07-12T22:53: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01858F0D" w14:textId="04BEF241" w:rsidR="006B114A" w:rsidRPr="00611BC0" w:rsidDel="0038570A" w:rsidRDefault="006B114A" w:rsidP="00876602">
            <w:pPr>
              <w:snapToGrid w:val="0"/>
              <w:spacing w:after="120"/>
              <w:rPr>
                <w:del w:id="2219" w:author="Eivind" w:date="2018-07-12T22:53:00Z"/>
                <w:sz w:val="16"/>
                <w:szCs w:val="16"/>
              </w:rPr>
            </w:pPr>
            <w:del w:id="2220" w:author="Eivind" w:date="2018-07-12T18:45:00Z">
              <w:r w:rsidRPr="00611BC0" w:rsidDel="00B614F5">
                <w:rPr>
                  <w:sz w:val="16"/>
                  <w:szCs w:val="16"/>
                </w:rPr>
                <w:delText>address</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7BCD8B42" w14:textId="2C60594B" w:rsidR="006B114A" w:rsidRPr="00876602" w:rsidDel="0038570A" w:rsidRDefault="006B114A" w:rsidP="00876602">
            <w:pPr>
              <w:snapToGrid w:val="0"/>
              <w:spacing w:after="120"/>
              <w:rPr>
                <w:del w:id="2221" w:author="Eivind" w:date="2018-07-12T22:53:00Z"/>
                <w:sz w:val="16"/>
                <w:szCs w:val="16"/>
              </w:rPr>
            </w:pPr>
            <w:del w:id="2222" w:author="Eivind" w:date="2018-07-12T18:45:00Z">
              <w:r w:rsidRPr="00876602" w:rsidDel="00B614F5">
                <w:rPr>
                  <w:sz w:val="16"/>
                  <w:szCs w:val="16"/>
                </w:rPr>
                <w:delText>The address of the organization</w:delText>
              </w:r>
            </w:del>
          </w:p>
        </w:tc>
        <w:tc>
          <w:tcPr>
            <w:tcW w:w="778" w:type="dxa"/>
            <w:tcBorders>
              <w:top w:val="single" w:sz="4" w:space="0" w:color="000000"/>
              <w:left w:val="single" w:sz="4" w:space="0" w:color="000000"/>
              <w:bottom w:val="single" w:sz="4" w:space="0" w:color="000000"/>
              <w:right w:val="single" w:sz="4" w:space="0" w:color="000000"/>
            </w:tcBorders>
            <w:vAlign w:val="center"/>
          </w:tcPr>
          <w:p w14:paraId="17646342" w14:textId="074E5623" w:rsidR="006B114A" w:rsidRPr="00876602" w:rsidDel="0038570A" w:rsidRDefault="006B114A" w:rsidP="00876602">
            <w:pPr>
              <w:snapToGrid w:val="0"/>
              <w:spacing w:after="120"/>
              <w:jc w:val="center"/>
              <w:rPr>
                <w:del w:id="2223" w:author="Eivind" w:date="2018-07-12T22:53:00Z"/>
                <w:sz w:val="16"/>
                <w:szCs w:val="16"/>
              </w:rPr>
            </w:pPr>
            <w:del w:id="2224" w:author="Eivind" w:date="2018-07-12T18:45:00Z">
              <w:r w:rsidRPr="00876602" w:rsidDel="00B614F5">
                <w:rPr>
                  <w:sz w:val="16"/>
                  <w:szCs w:val="16"/>
                </w:rPr>
                <w:delText>0..1</w:delText>
              </w:r>
            </w:del>
          </w:p>
        </w:tc>
        <w:tc>
          <w:tcPr>
            <w:tcW w:w="2462" w:type="dxa"/>
            <w:gridSpan w:val="3"/>
            <w:tcBorders>
              <w:top w:val="single" w:sz="4" w:space="0" w:color="000000"/>
              <w:left w:val="single" w:sz="4" w:space="0" w:color="000000"/>
              <w:bottom w:val="single" w:sz="4" w:space="0" w:color="000000"/>
              <w:right w:val="single" w:sz="4" w:space="0" w:color="000000"/>
            </w:tcBorders>
            <w:vAlign w:val="center"/>
          </w:tcPr>
          <w:p w14:paraId="014098CC" w14:textId="634B1F8E" w:rsidR="006B114A" w:rsidRPr="00876602" w:rsidDel="0038570A" w:rsidRDefault="006B114A" w:rsidP="00876602">
            <w:pPr>
              <w:snapToGrid w:val="0"/>
              <w:spacing w:after="120"/>
              <w:rPr>
                <w:del w:id="2225" w:author="Eivind" w:date="2018-07-12T22:53:00Z"/>
                <w:sz w:val="16"/>
                <w:szCs w:val="16"/>
              </w:rPr>
            </w:pPr>
            <w:del w:id="2226" w:author="Eivind" w:date="2018-07-12T18:45:00Z">
              <w:r w:rsidRPr="00876602" w:rsidDel="00B614F5">
                <w:rPr>
                  <w:sz w:val="16"/>
                  <w:szCs w:val="16"/>
                </w:rPr>
                <w:delText>CI_Address</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263277F8" w14:textId="5406762F" w:rsidR="006B114A" w:rsidRPr="00876602" w:rsidDel="0038570A" w:rsidRDefault="006B114A" w:rsidP="00876602">
            <w:pPr>
              <w:snapToGrid w:val="0"/>
              <w:spacing w:after="120"/>
              <w:rPr>
                <w:del w:id="2227" w:author="Eivind" w:date="2018-07-12T22:53:00Z"/>
                <w:sz w:val="16"/>
                <w:szCs w:val="16"/>
              </w:rPr>
            </w:pPr>
          </w:p>
        </w:tc>
      </w:tr>
    </w:tbl>
    <w:p w14:paraId="2F16F916" w14:textId="77777777" w:rsidR="00537134" w:rsidRDefault="00537134" w:rsidP="00910EA9"/>
    <w:p w14:paraId="123F0012" w14:textId="02BF8A13" w:rsidR="005500B4" w:rsidRDefault="005500B4" w:rsidP="00910EA9">
      <w:pPr>
        <w:pStyle w:val="Caption"/>
        <w:keepNext/>
      </w:pPr>
      <w:bookmarkStart w:id="2228" w:name="_Ref519801748"/>
      <w:r>
        <w:t xml:space="preserve">Table </w:t>
      </w:r>
      <w:r>
        <w:fldChar w:fldCharType="begin"/>
      </w:r>
      <w:r>
        <w:instrText xml:space="preserve"> SEQ Table \* ARABIC </w:instrText>
      </w:r>
      <w:r>
        <w:fldChar w:fldCharType="separate"/>
      </w:r>
      <w:ins w:id="2229" w:author="Raphael Malyankar" w:date="2018-07-20T12:56:00Z">
        <w:r w:rsidR="00CF17A6">
          <w:rPr>
            <w:noProof/>
          </w:rPr>
          <w:t>32</w:t>
        </w:r>
      </w:ins>
      <w:ins w:id="2230" w:author="Eivind" w:date="2018-07-10T00:11:00Z">
        <w:del w:id="2231" w:author="Raphael Malyankar" w:date="2018-07-20T12:56:00Z">
          <w:r w:rsidR="005F5493" w:rsidDel="00CF17A6">
            <w:rPr>
              <w:noProof/>
            </w:rPr>
            <w:delText>32</w:delText>
          </w:r>
        </w:del>
      </w:ins>
      <w:del w:id="2232" w:author="Raphael Malyankar" w:date="2018-07-20T12:56:00Z">
        <w:r w:rsidR="00A420D9" w:rsidDel="00CF17A6">
          <w:rPr>
            <w:noProof/>
          </w:rPr>
          <w:delText>30</w:delText>
        </w:r>
      </w:del>
      <w:r>
        <w:fldChar w:fldCharType="end"/>
      </w:r>
      <w:bookmarkEnd w:id="2228"/>
      <w:r>
        <w:t xml:space="preserve">. </w:t>
      </w:r>
      <w:bookmarkStart w:id="2233" w:name="_Hlk519697603"/>
      <w:r w:rsidRPr="0042286E">
        <w:t>S100_IC_CatalogueMetadata</w:t>
      </w:r>
      <w:bookmarkEnd w:id="2233"/>
    </w:p>
    <w:tbl>
      <w:tblPr>
        <w:tblW w:w="1278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1"/>
        <w:gridCol w:w="3119"/>
        <w:gridCol w:w="3402"/>
        <w:gridCol w:w="850"/>
        <w:gridCol w:w="2410"/>
        <w:gridCol w:w="1985"/>
      </w:tblGrid>
      <w:tr w:rsidR="00F2161B" w:rsidRPr="00876602" w14:paraId="00010BD6" w14:textId="77777777" w:rsidTr="00A91A32">
        <w:trPr>
          <w:trHeight w:val="155"/>
          <w:tblHeader/>
        </w:trPr>
        <w:tc>
          <w:tcPr>
            <w:tcW w:w="1021" w:type="dxa"/>
            <w:tcBorders>
              <w:top w:val="single" w:sz="4" w:space="0" w:color="000000"/>
              <w:left w:val="single" w:sz="4" w:space="0" w:color="000000"/>
              <w:bottom w:val="single" w:sz="4" w:space="0" w:color="000000"/>
              <w:right w:val="single" w:sz="4" w:space="0" w:color="000000"/>
            </w:tcBorders>
          </w:tcPr>
          <w:p w14:paraId="332BCFDE" w14:textId="690811D1" w:rsidR="00F2161B" w:rsidRPr="00611BC0" w:rsidRDefault="00F2161B" w:rsidP="00F2161B">
            <w:pPr>
              <w:snapToGrid w:val="0"/>
              <w:spacing w:after="120" w:line="276" w:lineRule="auto"/>
              <w:rPr>
                <w:rFonts w:cs="Arial"/>
                <w:b/>
                <w:sz w:val="16"/>
                <w:szCs w:val="16"/>
              </w:rPr>
            </w:pPr>
            <w:ins w:id="2234" w:author="Eivind" w:date="2018-07-12T18:53:00Z">
              <w:r>
                <w:rPr>
                  <w:b/>
                  <w:sz w:val="16"/>
                  <w:szCs w:val="16"/>
                </w:rPr>
                <w:t>Role Name</w:t>
              </w:r>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5BEF05B6" w14:textId="1FB9BA46" w:rsidR="00F2161B" w:rsidRPr="00611BC0" w:rsidRDefault="00F2161B" w:rsidP="00F2161B">
            <w:pPr>
              <w:snapToGrid w:val="0"/>
              <w:spacing w:after="120" w:line="276" w:lineRule="auto"/>
              <w:rPr>
                <w:rFonts w:cs="Arial"/>
                <w:b/>
                <w:sz w:val="16"/>
                <w:szCs w:val="16"/>
              </w:rPr>
            </w:pPr>
            <w:r w:rsidRPr="00611BC0">
              <w:rPr>
                <w:rFonts w:cs="Arial"/>
                <w:b/>
                <w:sz w:val="16"/>
                <w:szCs w:val="16"/>
              </w:rPr>
              <w:t>Name</w:t>
            </w:r>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7BBAF2D3" w14:textId="77777777" w:rsidR="00F2161B" w:rsidRPr="00876602" w:rsidRDefault="00F2161B" w:rsidP="00F2161B">
            <w:pPr>
              <w:snapToGrid w:val="0"/>
              <w:spacing w:after="120" w:line="276" w:lineRule="auto"/>
              <w:rPr>
                <w:rFonts w:cs="Arial"/>
                <w:b/>
                <w:sz w:val="16"/>
                <w:szCs w:val="16"/>
              </w:rPr>
            </w:pPr>
            <w:r w:rsidRPr="00876602">
              <w:rPr>
                <w:rFonts w:cs="Arial"/>
                <w:b/>
                <w:sz w:val="16"/>
                <w:szCs w:val="16"/>
              </w:rPr>
              <w:t>Description</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4E029571" w14:textId="77777777" w:rsidR="00F2161B" w:rsidRPr="00876602" w:rsidRDefault="00F2161B" w:rsidP="00F2161B">
            <w:pPr>
              <w:snapToGrid w:val="0"/>
              <w:spacing w:after="120" w:line="276" w:lineRule="auto"/>
              <w:jc w:val="center"/>
              <w:rPr>
                <w:rFonts w:cs="Arial"/>
                <w:b/>
                <w:sz w:val="16"/>
                <w:szCs w:val="16"/>
              </w:rPr>
            </w:pPr>
            <w:r w:rsidRPr="00876602">
              <w:rPr>
                <w:rFonts w:cs="Arial"/>
                <w:b/>
                <w:sz w:val="16"/>
                <w:szCs w:val="16"/>
              </w:rPr>
              <w:t>Mult</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542BF594" w14:textId="77777777" w:rsidR="00F2161B" w:rsidRPr="00876602" w:rsidRDefault="00F2161B" w:rsidP="00F2161B">
            <w:pPr>
              <w:snapToGrid w:val="0"/>
              <w:spacing w:after="120" w:line="276" w:lineRule="auto"/>
              <w:rPr>
                <w:rFonts w:cs="Arial"/>
                <w:b/>
                <w:sz w:val="16"/>
                <w:szCs w:val="16"/>
              </w:rPr>
            </w:pPr>
            <w:r w:rsidRPr="00876602">
              <w:rPr>
                <w:rFonts w:cs="Arial"/>
                <w:b/>
                <w:sz w:val="16"/>
                <w:szCs w:val="16"/>
              </w:rPr>
              <w:t>Type</w:t>
            </w:r>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35790D53" w14:textId="77777777" w:rsidR="00F2161B" w:rsidRPr="00876602" w:rsidRDefault="00F2161B" w:rsidP="00F2161B">
            <w:pPr>
              <w:snapToGrid w:val="0"/>
              <w:spacing w:after="120" w:line="276" w:lineRule="auto"/>
              <w:rPr>
                <w:rFonts w:cs="Arial"/>
                <w:b/>
                <w:sz w:val="16"/>
                <w:szCs w:val="16"/>
              </w:rPr>
            </w:pPr>
            <w:r w:rsidRPr="00876602">
              <w:rPr>
                <w:rFonts w:cs="Arial"/>
                <w:b/>
                <w:sz w:val="16"/>
                <w:szCs w:val="16"/>
              </w:rPr>
              <w:t>Remarks</w:t>
            </w:r>
          </w:p>
        </w:tc>
      </w:tr>
      <w:tr w:rsidR="00F2161B" w:rsidRPr="00876602" w14:paraId="6B42C052" w14:textId="77777777" w:rsidTr="00A91A32">
        <w:trPr>
          <w:trHeight w:val="326"/>
        </w:trPr>
        <w:tc>
          <w:tcPr>
            <w:tcW w:w="1021" w:type="dxa"/>
            <w:tcBorders>
              <w:top w:val="single" w:sz="4" w:space="0" w:color="000000"/>
              <w:left w:val="single" w:sz="4" w:space="0" w:color="000000"/>
              <w:bottom w:val="single" w:sz="4" w:space="0" w:color="000000"/>
              <w:right w:val="single" w:sz="4" w:space="0" w:color="000000"/>
            </w:tcBorders>
          </w:tcPr>
          <w:p w14:paraId="4AC36C1D" w14:textId="75A06BCB" w:rsidR="00F2161B" w:rsidRPr="00611BC0" w:rsidRDefault="00F2161B" w:rsidP="00F2161B">
            <w:pPr>
              <w:snapToGrid w:val="0"/>
              <w:spacing w:after="120" w:line="276" w:lineRule="auto"/>
              <w:rPr>
                <w:rFonts w:cs="Arial"/>
                <w:sz w:val="16"/>
                <w:szCs w:val="16"/>
              </w:rPr>
            </w:pPr>
            <w:ins w:id="2235" w:author="Eivind" w:date="2018-07-12T18:53:00Z">
              <w:r>
                <w:rPr>
                  <w:sz w:val="16"/>
                  <w:szCs w:val="16"/>
                </w:rPr>
                <w:t>Class</w:t>
              </w:r>
            </w:ins>
          </w:p>
        </w:tc>
        <w:tc>
          <w:tcPr>
            <w:tcW w:w="3119" w:type="dxa"/>
            <w:tcBorders>
              <w:top w:val="single" w:sz="4" w:space="0" w:color="000000"/>
              <w:left w:val="single" w:sz="4" w:space="0" w:color="000000"/>
              <w:bottom w:val="single" w:sz="4" w:space="0" w:color="000000"/>
              <w:right w:val="single" w:sz="4" w:space="0" w:color="000000"/>
            </w:tcBorders>
            <w:vAlign w:val="center"/>
          </w:tcPr>
          <w:p w14:paraId="3A67266F" w14:textId="32D25995" w:rsidR="00F2161B" w:rsidRPr="00611BC0" w:rsidRDefault="00F2161B" w:rsidP="00F2161B">
            <w:pPr>
              <w:snapToGrid w:val="0"/>
              <w:spacing w:after="120" w:line="276" w:lineRule="auto"/>
              <w:rPr>
                <w:rFonts w:cs="Arial"/>
                <w:sz w:val="16"/>
                <w:szCs w:val="16"/>
              </w:rPr>
            </w:pPr>
            <w:r w:rsidRPr="00611BC0">
              <w:rPr>
                <w:rFonts w:cs="Arial"/>
                <w:sz w:val="16"/>
                <w:szCs w:val="16"/>
              </w:rPr>
              <w:t>S100_IC_CatalogueMetadata</w:t>
            </w:r>
          </w:p>
        </w:tc>
        <w:tc>
          <w:tcPr>
            <w:tcW w:w="3402" w:type="dxa"/>
            <w:tcBorders>
              <w:top w:val="single" w:sz="4" w:space="0" w:color="000000"/>
              <w:left w:val="single" w:sz="4" w:space="0" w:color="000000"/>
              <w:bottom w:val="single" w:sz="4" w:space="0" w:color="000000"/>
              <w:right w:val="single" w:sz="4" w:space="0" w:color="000000"/>
            </w:tcBorders>
            <w:vAlign w:val="center"/>
          </w:tcPr>
          <w:p w14:paraId="223A3C01" w14:textId="77777777" w:rsidR="00F2161B" w:rsidRPr="00876602" w:rsidRDefault="00F2161B" w:rsidP="00F2161B">
            <w:pPr>
              <w:snapToGrid w:val="0"/>
              <w:spacing w:after="120" w:line="276" w:lineRule="auto"/>
              <w:rPr>
                <w:rFonts w:cs="Arial"/>
                <w:sz w:val="16"/>
                <w:szCs w:val="16"/>
              </w:rPr>
            </w:pPr>
            <w:r w:rsidRPr="00876602">
              <w:rPr>
                <w:rFonts w:cs="Arial"/>
                <w:sz w:val="16"/>
                <w:szCs w:val="16"/>
              </w:rPr>
              <w:t>Catalogue metadata class for interoperability catalogues</w:t>
            </w:r>
          </w:p>
        </w:tc>
        <w:tc>
          <w:tcPr>
            <w:tcW w:w="850" w:type="dxa"/>
            <w:tcBorders>
              <w:top w:val="single" w:sz="4" w:space="0" w:color="000000"/>
              <w:left w:val="single" w:sz="4" w:space="0" w:color="000000"/>
              <w:bottom w:val="single" w:sz="4" w:space="0" w:color="000000"/>
              <w:right w:val="single" w:sz="4" w:space="0" w:color="000000"/>
            </w:tcBorders>
            <w:vAlign w:val="center"/>
          </w:tcPr>
          <w:p w14:paraId="2F1CB760" w14:textId="77777777" w:rsidR="00F2161B" w:rsidRPr="00876602" w:rsidRDefault="00F2161B" w:rsidP="00F2161B">
            <w:pPr>
              <w:snapToGrid w:val="0"/>
              <w:spacing w:after="120" w:line="276" w:lineRule="auto"/>
              <w:jc w:val="center"/>
              <w:rPr>
                <w:rFonts w:cs="Arial"/>
                <w:sz w:val="16"/>
                <w:szCs w:val="16"/>
              </w:rPr>
            </w:pPr>
            <w:r w:rsidRPr="00876602">
              <w:rPr>
                <w:rFonts w:cs="Arial"/>
                <w:sz w:val="16"/>
                <w:szCs w:val="16"/>
              </w:rPr>
              <w:t>-</w:t>
            </w:r>
          </w:p>
        </w:tc>
        <w:tc>
          <w:tcPr>
            <w:tcW w:w="2410" w:type="dxa"/>
            <w:tcBorders>
              <w:top w:val="single" w:sz="4" w:space="0" w:color="000000"/>
              <w:left w:val="single" w:sz="4" w:space="0" w:color="000000"/>
              <w:bottom w:val="single" w:sz="4" w:space="0" w:color="000000"/>
              <w:right w:val="single" w:sz="4" w:space="0" w:color="000000"/>
            </w:tcBorders>
            <w:vAlign w:val="center"/>
          </w:tcPr>
          <w:p w14:paraId="7BB39C83" w14:textId="26544807" w:rsidR="00F2161B" w:rsidRPr="00876602" w:rsidRDefault="00F2161B" w:rsidP="00F2161B">
            <w:pPr>
              <w:snapToGrid w:val="0"/>
              <w:spacing w:after="120" w:line="276" w:lineRule="auto"/>
              <w:rPr>
                <w:rFonts w:cs="Arial"/>
                <w:sz w:val="16"/>
                <w:szCs w:val="16"/>
              </w:rPr>
            </w:pPr>
            <w:r w:rsidRPr="00876602">
              <w:rPr>
                <w:rFonts w:cs="Arial"/>
                <w:sz w:val="16"/>
                <w:szCs w:val="16"/>
              </w:rPr>
              <w:t>-</w:t>
            </w:r>
          </w:p>
        </w:tc>
        <w:tc>
          <w:tcPr>
            <w:tcW w:w="1985" w:type="dxa"/>
            <w:tcBorders>
              <w:top w:val="single" w:sz="4" w:space="0" w:color="000000"/>
              <w:left w:val="single" w:sz="4" w:space="0" w:color="000000"/>
              <w:bottom w:val="single" w:sz="4" w:space="0" w:color="000000"/>
              <w:right w:val="single" w:sz="4" w:space="0" w:color="000000"/>
            </w:tcBorders>
            <w:vAlign w:val="center"/>
          </w:tcPr>
          <w:p w14:paraId="34884819" w14:textId="77777777" w:rsidR="00F2161B" w:rsidRPr="00876602" w:rsidRDefault="00F2161B" w:rsidP="00F2161B">
            <w:pPr>
              <w:snapToGrid w:val="0"/>
              <w:spacing w:after="120" w:line="276" w:lineRule="auto"/>
              <w:jc w:val="left"/>
              <w:rPr>
                <w:rFonts w:cs="Arial"/>
                <w:sz w:val="16"/>
                <w:szCs w:val="16"/>
              </w:rPr>
            </w:pPr>
            <w:r w:rsidRPr="00876602">
              <w:rPr>
                <w:rFonts w:cs="Arial"/>
                <w:sz w:val="16"/>
                <w:szCs w:val="16"/>
              </w:rPr>
              <w:t>Extension of S100_DatasetDiscoveryMetadata</w:t>
            </w:r>
          </w:p>
        </w:tc>
      </w:tr>
      <w:tr w:rsidR="00F2161B" w:rsidRPr="00876602" w14:paraId="52E206E3" w14:textId="77777777" w:rsidTr="00A91A32">
        <w:trPr>
          <w:trHeight w:val="326"/>
        </w:trPr>
        <w:tc>
          <w:tcPr>
            <w:tcW w:w="1021" w:type="dxa"/>
            <w:tcBorders>
              <w:top w:val="single" w:sz="4" w:space="0" w:color="000000"/>
              <w:left w:val="single" w:sz="4" w:space="0" w:color="000000"/>
              <w:bottom w:val="single" w:sz="4" w:space="0" w:color="000000"/>
              <w:right w:val="single" w:sz="4" w:space="0" w:color="000000"/>
            </w:tcBorders>
          </w:tcPr>
          <w:p w14:paraId="0E2B50F2" w14:textId="066C0AE6" w:rsidR="00F2161B" w:rsidRPr="00611BC0" w:rsidRDefault="00F2161B" w:rsidP="00876602">
            <w:pPr>
              <w:snapToGrid w:val="0"/>
              <w:spacing w:after="120" w:line="276" w:lineRule="auto"/>
              <w:rPr>
                <w:rFonts w:cs="Arial"/>
                <w:sz w:val="16"/>
                <w:szCs w:val="16"/>
              </w:rPr>
            </w:pPr>
            <w:ins w:id="2236" w:author="Eivind" w:date="2018-07-12T18:53: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tcPr>
          <w:p w14:paraId="7AD8F070" w14:textId="46177D36" w:rsidR="00F2161B" w:rsidRPr="00611BC0" w:rsidRDefault="00F2161B" w:rsidP="00876602">
            <w:pPr>
              <w:snapToGrid w:val="0"/>
              <w:spacing w:after="120" w:line="276" w:lineRule="auto"/>
              <w:rPr>
                <w:rFonts w:cs="Arial"/>
                <w:sz w:val="16"/>
                <w:szCs w:val="16"/>
              </w:rPr>
            </w:pPr>
            <w:bookmarkStart w:id="2237" w:name="_Hlk489140439"/>
            <w:r w:rsidRPr="00611BC0">
              <w:rPr>
                <w:rFonts w:cs="Arial"/>
                <w:sz w:val="16"/>
                <w:szCs w:val="16"/>
              </w:rPr>
              <w:t>interoperabilityCatalogueProducts</w:t>
            </w:r>
          </w:p>
        </w:tc>
        <w:tc>
          <w:tcPr>
            <w:tcW w:w="3402" w:type="dxa"/>
            <w:tcBorders>
              <w:top w:val="single" w:sz="4" w:space="0" w:color="000000"/>
              <w:left w:val="single" w:sz="4" w:space="0" w:color="000000"/>
              <w:bottom w:val="single" w:sz="4" w:space="0" w:color="000000"/>
              <w:right w:val="single" w:sz="4" w:space="0" w:color="000000"/>
            </w:tcBorders>
            <w:vAlign w:val="center"/>
          </w:tcPr>
          <w:p w14:paraId="6F8CF331" w14:textId="77777777" w:rsidR="00F2161B" w:rsidRPr="00876602" w:rsidRDefault="00F2161B" w:rsidP="00876602">
            <w:pPr>
              <w:snapToGrid w:val="0"/>
              <w:spacing w:after="120" w:line="276" w:lineRule="auto"/>
              <w:rPr>
                <w:rFonts w:cs="Arial"/>
                <w:sz w:val="16"/>
                <w:szCs w:val="16"/>
              </w:rPr>
            </w:pPr>
            <w:r w:rsidRPr="00876602">
              <w:rPr>
                <w:rFonts w:cs="Arial"/>
                <w:sz w:val="16"/>
                <w:szCs w:val="16"/>
              </w:rPr>
              <w:t>List of supported product specifications</w:t>
            </w:r>
          </w:p>
        </w:tc>
        <w:tc>
          <w:tcPr>
            <w:tcW w:w="850" w:type="dxa"/>
            <w:tcBorders>
              <w:top w:val="single" w:sz="4" w:space="0" w:color="000000"/>
              <w:left w:val="single" w:sz="4" w:space="0" w:color="000000"/>
              <w:bottom w:val="single" w:sz="4" w:space="0" w:color="000000"/>
              <w:right w:val="single" w:sz="4" w:space="0" w:color="000000"/>
            </w:tcBorders>
            <w:vAlign w:val="center"/>
          </w:tcPr>
          <w:p w14:paraId="7CEA33C4" w14:textId="77777777" w:rsidR="00F2161B" w:rsidRDefault="00F2161B" w:rsidP="00876602">
            <w:pPr>
              <w:snapToGrid w:val="0"/>
              <w:spacing w:after="120" w:line="276" w:lineRule="auto"/>
              <w:jc w:val="center"/>
              <w:rPr>
                <w:ins w:id="2238" w:author="Raphael Malyankar" w:date="2018-07-08T00:05:00Z"/>
                <w:rFonts w:cs="Arial"/>
                <w:sz w:val="16"/>
                <w:szCs w:val="16"/>
              </w:rPr>
            </w:pPr>
            <w:ins w:id="2239" w:author="Raphael Malyankar" w:date="2018-07-08T00:05:00Z">
              <w:r>
                <w:rPr>
                  <w:rFonts w:cs="Arial"/>
                  <w:sz w:val="16"/>
                  <w:szCs w:val="16"/>
                </w:rPr>
                <w:t>(container)</w:t>
              </w:r>
            </w:ins>
          </w:p>
          <w:p w14:paraId="0D5A9E68" w14:textId="7EAE39BE" w:rsidR="00F2161B" w:rsidRPr="00876602" w:rsidRDefault="00F2161B" w:rsidP="00876602">
            <w:pPr>
              <w:snapToGrid w:val="0"/>
              <w:spacing w:after="120" w:line="276" w:lineRule="auto"/>
              <w:jc w:val="center"/>
              <w:rPr>
                <w:rFonts w:cs="Arial"/>
                <w:sz w:val="16"/>
                <w:szCs w:val="16"/>
              </w:rPr>
            </w:pPr>
            <w:r w:rsidRPr="00876602">
              <w:rPr>
                <w:rFonts w:cs="Arial"/>
                <w:sz w:val="16"/>
                <w:szCs w:val="16"/>
              </w:rPr>
              <w:t>2..*</w:t>
            </w:r>
          </w:p>
        </w:tc>
        <w:tc>
          <w:tcPr>
            <w:tcW w:w="2410" w:type="dxa"/>
            <w:tcBorders>
              <w:top w:val="single" w:sz="4" w:space="0" w:color="000000"/>
              <w:left w:val="single" w:sz="4" w:space="0" w:color="000000"/>
              <w:bottom w:val="single" w:sz="4" w:space="0" w:color="000000"/>
              <w:right w:val="single" w:sz="4" w:space="0" w:color="000000"/>
            </w:tcBorders>
            <w:vAlign w:val="center"/>
          </w:tcPr>
          <w:p w14:paraId="687BBC24" w14:textId="2E4F4150" w:rsidR="00F2161B" w:rsidRPr="00611BC0" w:rsidRDefault="00F2161B" w:rsidP="00876602">
            <w:pPr>
              <w:snapToGrid w:val="0"/>
              <w:spacing w:after="120" w:line="276" w:lineRule="auto"/>
              <w:rPr>
                <w:rFonts w:cs="Arial"/>
                <w:sz w:val="16"/>
                <w:szCs w:val="16"/>
              </w:rPr>
            </w:pPr>
            <w:ins w:id="2240" w:author="Raphael Malyankar" w:date="2018-07-08T00:05:00Z">
              <w:r>
                <w:rPr>
                  <w:rFonts w:cs="Arial"/>
                  <w:sz w:val="16"/>
                  <w:szCs w:val="16"/>
                </w:rPr>
                <w:t>&lt;sequence&gt;</w:t>
              </w:r>
            </w:ins>
            <w:r w:rsidRPr="00876602">
              <w:rPr>
                <w:rFonts w:cs="Arial"/>
                <w:sz w:val="16"/>
                <w:szCs w:val="16"/>
              </w:rPr>
              <w:t>S100_ProductSpecification</w:t>
            </w:r>
          </w:p>
        </w:tc>
        <w:tc>
          <w:tcPr>
            <w:tcW w:w="1985" w:type="dxa"/>
            <w:tcBorders>
              <w:top w:val="single" w:sz="4" w:space="0" w:color="000000"/>
              <w:left w:val="single" w:sz="4" w:space="0" w:color="000000"/>
              <w:bottom w:val="single" w:sz="4" w:space="0" w:color="000000"/>
              <w:right w:val="single" w:sz="4" w:space="0" w:color="000000"/>
            </w:tcBorders>
            <w:vAlign w:val="center"/>
          </w:tcPr>
          <w:p w14:paraId="6DEDB267" w14:textId="77777777" w:rsidR="00F2161B" w:rsidRPr="00611BC0" w:rsidRDefault="00F2161B" w:rsidP="00876602">
            <w:pPr>
              <w:snapToGrid w:val="0"/>
              <w:spacing w:after="120" w:line="276" w:lineRule="auto"/>
              <w:rPr>
                <w:rFonts w:cs="Arial"/>
                <w:sz w:val="16"/>
                <w:szCs w:val="16"/>
              </w:rPr>
            </w:pPr>
          </w:p>
        </w:tc>
      </w:tr>
      <w:tr w:rsidR="00F2161B" w:rsidRPr="00876602" w14:paraId="12765511" w14:textId="77777777" w:rsidTr="00A91A32">
        <w:trPr>
          <w:trHeight w:val="326"/>
        </w:trPr>
        <w:tc>
          <w:tcPr>
            <w:tcW w:w="102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9036BA0" w14:textId="132801A9" w:rsidR="00F2161B" w:rsidRPr="00611BC0" w:rsidRDefault="00F2161B" w:rsidP="00876602">
            <w:pPr>
              <w:snapToGrid w:val="0"/>
              <w:spacing w:after="120" w:line="276" w:lineRule="auto"/>
              <w:rPr>
                <w:rFonts w:cs="Arial"/>
                <w:sz w:val="16"/>
                <w:szCs w:val="16"/>
              </w:rPr>
            </w:pPr>
            <w:ins w:id="2241" w:author="Eivind" w:date="2018-07-12T18:57:00Z">
              <w:r w:rsidRPr="00876602">
                <w:rPr>
                  <w:rFonts w:cs="Arial"/>
                  <w:sz w:val="16"/>
                  <w:szCs w:val="16"/>
                </w:rPr>
                <w:t>Super class</w:t>
              </w:r>
            </w:ins>
          </w:p>
        </w:tc>
        <w:bookmarkEnd w:id="2237"/>
        <w:tc>
          <w:tcPr>
            <w:tcW w:w="311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42F1AD7" w14:textId="2ECCFC9A" w:rsidR="00F2161B" w:rsidRPr="00611BC0" w:rsidRDefault="00F2161B" w:rsidP="00876602">
            <w:pPr>
              <w:snapToGrid w:val="0"/>
              <w:spacing w:after="120" w:line="276" w:lineRule="auto"/>
              <w:rPr>
                <w:rFonts w:cs="Arial"/>
                <w:sz w:val="16"/>
                <w:szCs w:val="16"/>
              </w:rPr>
            </w:pPr>
            <w:r w:rsidRPr="00611BC0">
              <w:rPr>
                <w:rFonts w:cs="Arial"/>
                <w:sz w:val="16"/>
                <w:szCs w:val="16"/>
              </w:rPr>
              <w:t>S100_DatasetDiscoveryMetadata</w:t>
            </w:r>
          </w:p>
        </w:tc>
        <w:tc>
          <w:tcPr>
            <w:tcW w:w="34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E2584EB" w14:textId="77777777" w:rsidR="00F2161B" w:rsidRPr="00876602" w:rsidRDefault="00F2161B" w:rsidP="00876602">
            <w:pPr>
              <w:snapToGrid w:val="0"/>
              <w:spacing w:after="120" w:line="276" w:lineRule="auto"/>
              <w:rPr>
                <w:rFonts w:cs="Arial"/>
                <w:sz w:val="16"/>
                <w:szCs w:val="16"/>
              </w:rPr>
            </w:pPr>
            <w:r w:rsidRPr="00876602">
              <w:rPr>
                <w:rFonts w:cs="Arial"/>
                <w:sz w:val="16"/>
                <w:szCs w:val="16"/>
              </w:rPr>
              <w:t>Metadata about the individual datasets in the exchange catalogue</w:t>
            </w:r>
          </w:p>
        </w:tc>
        <w:tc>
          <w:tcPr>
            <w:tcW w:w="8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0690AE7" w14:textId="77777777" w:rsidR="00F2161B" w:rsidRPr="00876602" w:rsidRDefault="00F2161B" w:rsidP="00876602">
            <w:pPr>
              <w:snapToGrid w:val="0"/>
              <w:spacing w:after="120" w:line="276" w:lineRule="auto"/>
              <w:jc w:val="center"/>
              <w:rPr>
                <w:rFonts w:cs="Arial"/>
                <w:sz w:val="16"/>
                <w:szCs w:val="16"/>
              </w:rPr>
            </w:pPr>
            <w:r w:rsidRPr="00876602">
              <w:rPr>
                <w:rFonts w:cs="Arial"/>
                <w:sz w:val="16"/>
                <w:szCs w:val="16"/>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8D43076" w14:textId="0B496D06" w:rsidR="00F2161B" w:rsidRPr="00876602" w:rsidRDefault="00F2161B" w:rsidP="00876602">
            <w:pPr>
              <w:snapToGrid w:val="0"/>
              <w:spacing w:after="120" w:line="276" w:lineRule="auto"/>
              <w:rPr>
                <w:rFonts w:cs="Arial"/>
                <w:sz w:val="16"/>
                <w:szCs w:val="16"/>
              </w:rPr>
            </w:pPr>
            <w:ins w:id="2242" w:author="Raphael Malyankar" w:date="2018-07-05T18:41:00Z">
              <w:r>
                <w:rPr>
                  <w:rFonts w:cs="Arial"/>
                  <w:sz w:val="16"/>
                  <w:szCs w:val="16"/>
                </w:rPr>
                <w:t>Class</w:t>
              </w:r>
            </w:ins>
            <w:del w:id="2243" w:author="Raphael Malyankar" w:date="2018-07-05T18:41:00Z">
              <w:r w:rsidRPr="00876602" w:rsidDel="00CA309F">
                <w:rPr>
                  <w:rFonts w:cs="Arial"/>
                  <w:sz w:val="16"/>
                  <w:szCs w:val="16"/>
                </w:rPr>
                <w:delText>-</w:delText>
              </w:r>
            </w:del>
          </w:p>
        </w:tc>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F53F1F7" w14:textId="54B3F262" w:rsidR="00F2161B" w:rsidRPr="00876602" w:rsidRDefault="00F2161B" w:rsidP="00876602">
            <w:pPr>
              <w:snapToGrid w:val="0"/>
              <w:spacing w:after="120" w:line="276" w:lineRule="auto"/>
              <w:jc w:val="left"/>
              <w:rPr>
                <w:rFonts w:cs="Arial"/>
                <w:sz w:val="16"/>
                <w:szCs w:val="16"/>
              </w:rPr>
            </w:pPr>
            <w:r w:rsidRPr="00876602">
              <w:rPr>
                <w:rFonts w:cs="Arial"/>
                <w:sz w:val="16"/>
                <w:szCs w:val="16"/>
              </w:rPr>
              <w:t xml:space="preserve">Super class of </w:t>
            </w:r>
            <w:bookmarkStart w:id="2244" w:name="_Hlk487054143"/>
            <w:r w:rsidRPr="00876602">
              <w:rPr>
                <w:rFonts w:cs="Arial"/>
                <w:sz w:val="16"/>
                <w:szCs w:val="16"/>
              </w:rPr>
              <w:t>S100_IC_Cata</w:t>
            </w:r>
            <w:ins w:id="2245" w:author="Raphael Malyankar" w:date="2018-07-03T16:00:00Z">
              <w:r>
                <w:rPr>
                  <w:rFonts w:cs="Arial"/>
                  <w:sz w:val="16"/>
                  <w:szCs w:val="16"/>
                </w:rPr>
                <w:t>l</w:t>
              </w:r>
            </w:ins>
            <w:r w:rsidRPr="00876602">
              <w:rPr>
                <w:rFonts w:cs="Arial"/>
                <w:sz w:val="16"/>
                <w:szCs w:val="16"/>
              </w:rPr>
              <w:t>ogueMetadata</w:t>
            </w:r>
            <w:bookmarkEnd w:id="2244"/>
            <w:del w:id="2246" w:author="Raphael Malyankar" w:date="2018-07-03T16:02:00Z">
              <w:r w:rsidRPr="00876602" w:rsidDel="00ED75B5">
                <w:rPr>
                  <w:rFonts w:cs="Arial"/>
                  <w:sz w:val="16"/>
                  <w:szCs w:val="16"/>
                </w:rPr>
                <w:delText>-</w:delText>
              </w:r>
            </w:del>
          </w:p>
        </w:tc>
      </w:tr>
      <w:tr w:rsidR="00F2161B" w:rsidRPr="00876602" w14:paraId="57D70E10" w14:textId="77777777" w:rsidTr="00A91A32">
        <w:trPr>
          <w:trHeight w:val="171"/>
        </w:trPr>
        <w:tc>
          <w:tcPr>
            <w:tcW w:w="1021" w:type="dxa"/>
            <w:tcBorders>
              <w:top w:val="single" w:sz="4" w:space="0" w:color="000000"/>
              <w:left w:val="single" w:sz="4" w:space="0" w:color="000000"/>
              <w:bottom w:val="single" w:sz="4" w:space="0" w:color="000000"/>
              <w:right w:val="single" w:sz="4" w:space="0" w:color="000000"/>
            </w:tcBorders>
          </w:tcPr>
          <w:p w14:paraId="5A73635B" w14:textId="16FA03DC" w:rsidR="00F2161B" w:rsidRPr="00611BC0" w:rsidRDefault="00F2161B" w:rsidP="00876602">
            <w:pPr>
              <w:snapToGrid w:val="0"/>
              <w:spacing w:after="120" w:line="276" w:lineRule="auto"/>
              <w:rPr>
                <w:rFonts w:cs="Arial"/>
                <w:sz w:val="16"/>
                <w:szCs w:val="16"/>
              </w:rPr>
            </w:pPr>
            <w:ins w:id="2247" w:author="Eivind" w:date="2018-07-12T18:57: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60AA39D3" w14:textId="63449E22" w:rsidR="00F2161B" w:rsidRPr="00611BC0" w:rsidRDefault="00F2161B" w:rsidP="00876602">
            <w:pPr>
              <w:snapToGrid w:val="0"/>
              <w:spacing w:after="120" w:line="276" w:lineRule="auto"/>
              <w:rPr>
                <w:rFonts w:cs="Arial"/>
                <w:sz w:val="16"/>
                <w:szCs w:val="16"/>
              </w:rPr>
            </w:pPr>
            <w:r w:rsidRPr="00611BC0">
              <w:rPr>
                <w:rFonts w:cs="Arial"/>
                <w:sz w:val="16"/>
                <w:szCs w:val="16"/>
              </w:rPr>
              <w:t>fileName</w:t>
            </w:r>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7D794CE2" w14:textId="77777777" w:rsidR="00F2161B" w:rsidRPr="00876602" w:rsidRDefault="00F2161B" w:rsidP="00876602">
            <w:pPr>
              <w:snapToGrid w:val="0"/>
              <w:spacing w:after="120" w:line="276" w:lineRule="auto"/>
              <w:rPr>
                <w:rFonts w:cs="Arial"/>
                <w:sz w:val="16"/>
                <w:szCs w:val="16"/>
              </w:rPr>
            </w:pPr>
            <w:r w:rsidRPr="00876602">
              <w:rPr>
                <w:rFonts w:cs="Arial"/>
                <w:sz w:val="16"/>
                <w:szCs w:val="16"/>
              </w:rPr>
              <w:t>Dataset file name</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31877642" w14:textId="77777777" w:rsidR="00F2161B" w:rsidRPr="00876602" w:rsidRDefault="00F2161B" w:rsidP="00876602">
            <w:pPr>
              <w:snapToGrid w:val="0"/>
              <w:spacing w:after="120" w:line="276" w:lineRule="auto"/>
              <w:jc w:val="center"/>
              <w:rPr>
                <w:rFonts w:cs="Arial"/>
                <w:sz w:val="16"/>
                <w:szCs w:val="16"/>
              </w:rPr>
            </w:pPr>
            <w:r w:rsidRPr="00876602">
              <w:rPr>
                <w:rFonts w:cs="Arial"/>
                <w:sz w:val="16"/>
                <w:szCs w:val="16"/>
              </w:rPr>
              <w:t>1</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34D09B11" w14:textId="77777777" w:rsidR="00F2161B" w:rsidRPr="00876602" w:rsidRDefault="00F2161B" w:rsidP="00876602">
            <w:pPr>
              <w:snapToGrid w:val="0"/>
              <w:spacing w:after="120" w:line="276" w:lineRule="auto"/>
              <w:rPr>
                <w:rFonts w:cs="Arial"/>
                <w:sz w:val="16"/>
                <w:szCs w:val="16"/>
              </w:rPr>
            </w:pPr>
            <w:r w:rsidRPr="00876602">
              <w:rPr>
                <w:rFonts w:cs="Arial"/>
                <w:sz w:val="16"/>
                <w:szCs w:val="16"/>
              </w:rPr>
              <w:t>CharacterString</w:t>
            </w:r>
          </w:p>
        </w:tc>
        <w:tc>
          <w:tcPr>
            <w:tcW w:w="1985" w:type="dxa"/>
            <w:tcBorders>
              <w:top w:val="single" w:sz="4" w:space="0" w:color="000000"/>
              <w:left w:val="single" w:sz="4" w:space="0" w:color="000000"/>
              <w:bottom w:val="single" w:sz="4" w:space="0" w:color="000000"/>
              <w:right w:val="single" w:sz="4" w:space="0" w:color="000000"/>
            </w:tcBorders>
            <w:vAlign w:val="center"/>
          </w:tcPr>
          <w:p w14:paraId="41D9B3E4" w14:textId="77777777" w:rsidR="00F2161B" w:rsidRPr="00876602" w:rsidRDefault="00F2161B" w:rsidP="00876602">
            <w:pPr>
              <w:snapToGrid w:val="0"/>
              <w:spacing w:after="120" w:line="276" w:lineRule="auto"/>
              <w:rPr>
                <w:rFonts w:cs="Arial"/>
                <w:sz w:val="16"/>
                <w:szCs w:val="16"/>
              </w:rPr>
            </w:pPr>
          </w:p>
        </w:tc>
      </w:tr>
      <w:tr w:rsidR="00F2161B" w:rsidRPr="00876602" w14:paraId="33097117" w14:textId="77777777" w:rsidTr="00A91A32">
        <w:trPr>
          <w:trHeight w:val="326"/>
        </w:trPr>
        <w:tc>
          <w:tcPr>
            <w:tcW w:w="1021" w:type="dxa"/>
            <w:tcBorders>
              <w:top w:val="single" w:sz="4" w:space="0" w:color="000000"/>
              <w:left w:val="single" w:sz="4" w:space="0" w:color="000000"/>
              <w:bottom w:val="single" w:sz="4" w:space="0" w:color="000000"/>
              <w:right w:val="single" w:sz="4" w:space="0" w:color="000000"/>
            </w:tcBorders>
          </w:tcPr>
          <w:p w14:paraId="730B9A0D" w14:textId="1072C2B3" w:rsidR="00F2161B" w:rsidRPr="00611BC0" w:rsidRDefault="00F2161B" w:rsidP="00876602">
            <w:pPr>
              <w:snapToGrid w:val="0"/>
              <w:spacing w:after="120" w:line="276" w:lineRule="auto"/>
              <w:rPr>
                <w:rFonts w:cs="Arial"/>
                <w:sz w:val="16"/>
                <w:szCs w:val="16"/>
              </w:rPr>
            </w:pPr>
            <w:ins w:id="2248" w:author="Eivind" w:date="2018-07-12T18:57: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70436CA7" w14:textId="17B76E35" w:rsidR="00F2161B" w:rsidRPr="00611BC0" w:rsidRDefault="00F2161B" w:rsidP="00876602">
            <w:pPr>
              <w:snapToGrid w:val="0"/>
              <w:spacing w:after="120" w:line="276" w:lineRule="auto"/>
              <w:rPr>
                <w:rFonts w:cs="Arial"/>
                <w:sz w:val="16"/>
                <w:szCs w:val="16"/>
              </w:rPr>
            </w:pPr>
            <w:r w:rsidRPr="00611BC0">
              <w:rPr>
                <w:rFonts w:cs="Arial"/>
                <w:sz w:val="16"/>
                <w:szCs w:val="16"/>
              </w:rPr>
              <w:t>filePath</w:t>
            </w:r>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65AC31A3" w14:textId="77777777" w:rsidR="00F2161B" w:rsidRPr="00876602" w:rsidRDefault="00F2161B" w:rsidP="00876602">
            <w:pPr>
              <w:snapToGrid w:val="0"/>
              <w:spacing w:after="120" w:line="276" w:lineRule="auto"/>
              <w:rPr>
                <w:rFonts w:cs="Arial"/>
                <w:sz w:val="16"/>
                <w:szCs w:val="16"/>
              </w:rPr>
            </w:pPr>
            <w:r w:rsidRPr="00876602">
              <w:rPr>
                <w:rFonts w:cs="Arial"/>
                <w:sz w:val="16"/>
                <w:szCs w:val="16"/>
              </w:rPr>
              <w:t>Full path from the exchange set root directory</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19F91482" w14:textId="77777777" w:rsidR="00F2161B" w:rsidRPr="00876602" w:rsidRDefault="00F2161B" w:rsidP="00876602">
            <w:pPr>
              <w:snapToGrid w:val="0"/>
              <w:spacing w:after="120" w:line="276" w:lineRule="auto"/>
              <w:jc w:val="center"/>
              <w:rPr>
                <w:rFonts w:cs="Arial"/>
                <w:sz w:val="16"/>
                <w:szCs w:val="16"/>
              </w:rPr>
            </w:pPr>
            <w:r w:rsidRPr="00876602">
              <w:rPr>
                <w:rFonts w:cs="Arial"/>
                <w:sz w:val="16"/>
                <w:szCs w:val="16"/>
              </w:rPr>
              <w:t>1</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03946DFC" w14:textId="77777777" w:rsidR="00F2161B" w:rsidRPr="00876602" w:rsidRDefault="00F2161B" w:rsidP="00876602">
            <w:pPr>
              <w:snapToGrid w:val="0"/>
              <w:spacing w:after="120" w:line="276" w:lineRule="auto"/>
              <w:rPr>
                <w:rFonts w:cs="Arial"/>
                <w:sz w:val="16"/>
                <w:szCs w:val="16"/>
              </w:rPr>
            </w:pPr>
            <w:r w:rsidRPr="00876602">
              <w:rPr>
                <w:rFonts w:cs="Arial"/>
                <w:sz w:val="16"/>
                <w:szCs w:val="16"/>
              </w:rPr>
              <w:t>CharacterString</w:t>
            </w:r>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704C1D35" w14:textId="77777777" w:rsidR="00F2161B" w:rsidRPr="00876602" w:rsidRDefault="00F2161B" w:rsidP="00876602">
            <w:pPr>
              <w:snapToGrid w:val="0"/>
              <w:spacing w:after="120" w:line="276" w:lineRule="auto"/>
              <w:rPr>
                <w:rFonts w:cs="Arial"/>
                <w:sz w:val="16"/>
                <w:szCs w:val="16"/>
              </w:rPr>
            </w:pPr>
            <w:r w:rsidRPr="00876602">
              <w:rPr>
                <w:rFonts w:cs="Arial"/>
                <w:sz w:val="16"/>
                <w:szCs w:val="16"/>
              </w:rPr>
              <w:t>Path relative to the root directory of the exchange set.  The location of the file after the exchange set is unpacked into directory &lt;EXCH_ROOT&gt; will be &lt;EXCH_ROOT&gt;/&lt;filePath&gt;/&lt;filename&gt;</w:t>
            </w:r>
          </w:p>
        </w:tc>
      </w:tr>
      <w:tr w:rsidR="00F2161B" w:rsidRPr="00876602" w14:paraId="2DB2C02E" w14:textId="77777777" w:rsidTr="00A91A32">
        <w:trPr>
          <w:trHeight w:val="326"/>
        </w:trPr>
        <w:tc>
          <w:tcPr>
            <w:tcW w:w="1021" w:type="dxa"/>
            <w:tcBorders>
              <w:top w:val="single" w:sz="4" w:space="0" w:color="000000"/>
              <w:left w:val="single" w:sz="4" w:space="0" w:color="000000"/>
              <w:bottom w:val="single" w:sz="4" w:space="0" w:color="000000"/>
              <w:right w:val="single" w:sz="4" w:space="0" w:color="000000"/>
            </w:tcBorders>
          </w:tcPr>
          <w:p w14:paraId="73385FC1" w14:textId="1DA41436" w:rsidR="00F2161B" w:rsidRPr="00611BC0" w:rsidRDefault="00F2161B" w:rsidP="00876602">
            <w:pPr>
              <w:snapToGrid w:val="0"/>
              <w:spacing w:after="120" w:line="276" w:lineRule="auto"/>
              <w:rPr>
                <w:rFonts w:cs="Arial"/>
                <w:sz w:val="16"/>
                <w:szCs w:val="16"/>
              </w:rPr>
            </w:pPr>
            <w:ins w:id="2249" w:author="Eivind" w:date="2018-07-12T18:57: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0C445C7F" w14:textId="1F21EAC6" w:rsidR="00F2161B" w:rsidRPr="00611BC0" w:rsidRDefault="00F2161B" w:rsidP="00876602">
            <w:pPr>
              <w:snapToGrid w:val="0"/>
              <w:spacing w:after="120" w:line="276" w:lineRule="auto"/>
              <w:rPr>
                <w:rFonts w:cs="Arial"/>
                <w:sz w:val="16"/>
                <w:szCs w:val="16"/>
              </w:rPr>
            </w:pPr>
            <w:r w:rsidRPr="00611BC0">
              <w:rPr>
                <w:rFonts w:cs="Arial"/>
                <w:sz w:val="16"/>
                <w:szCs w:val="16"/>
              </w:rPr>
              <w:t>description</w:t>
            </w:r>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359D1F26" w14:textId="77777777" w:rsidR="00F2161B" w:rsidRPr="00876602" w:rsidRDefault="00F2161B" w:rsidP="00876602">
            <w:pPr>
              <w:snapToGrid w:val="0"/>
              <w:spacing w:after="120" w:line="276" w:lineRule="auto"/>
              <w:rPr>
                <w:rFonts w:cs="Arial"/>
                <w:sz w:val="16"/>
                <w:szCs w:val="16"/>
              </w:rPr>
            </w:pPr>
            <w:r w:rsidRPr="00876602">
              <w:rPr>
                <w:rFonts w:cs="Arial"/>
                <w:sz w:val="16"/>
                <w:szCs w:val="16"/>
              </w:rPr>
              <w:t>Short description giving the area or location covered by the dataset</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67C0B252" w14:textId="77777777" w:rsidR="00F2161B" w:rsidRPr="00876602" w:rsidRDefault="00F2161B" w:rsidP="00876602">
            <w:pPr>
              <w:snapToGrid w:val="0"/>
              <w:spacing w:after="120" w:line="276" w:lineRule="auto"/>
              <w:jc w:val="center"/>
              <w:rPr>
                <w:rFonts w:cs="Arial"/>
                <w:sz w:val="16"/>
                <w:szCs w:val="16"/>
              </w:rPr>
            </w:pPr>
            <w:r w:rsidRPr="00876602">
              <w:rPr>
                <w:rFonts w:cs="Arial"/>
                <w:sz w:val="16"/>
                <w:szCs w:val="16"/>
              </w:rPr>
              <w:t>1</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6685D27F" w14:textId="77777777" w:rsidR="00F2161B" w:rsidRPr="00876602" w:rsidRDefault="00F2161B" w:rsidP="00876602">
            <w:pPr>
              <w:snapToGrid w:val="0"/>
              <w:spacing w:after="120" w:line="276" w:lineRule="auto"/>
              <w:rPr>
                <w:rFonts w:cs="Arial"/>
                <w:sz w:val="16"/>
                <w:szCs w:val="16"/>
              </w:rPr>
            </w:pPr>
            <w:r w:rsidRPr="00876602">
              <w:rPr>
                <w:rFonts w:cs="Arial"/>
                <w:sz w:val="16"/>
                <w:szCs w:val="16"/>
              </w:rPr>
              <w:t>CharacterString</w:t>
            </w:r>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36E942C1" w14:textId="77777777" w:rsidR="00F2161B" w:rsidRPr="00876602" w:rsidRDefault="00F2161B" w:rsidP="00876602">
            <w:pPr>
              <w:snapToGrid w:val="0"/>
              <w:spacing w:after="120" w:line="276" w:lineRule="auto"/>
              <w:rPr>
                <w:rFonts w:cs="Arial"/>
                <w:sz w:val="16"/>
                <w:szCs w:val="16"/>
              </w:rPr>
            </w:pPr>
            <w:r w:rsidRPr="00876602">
              <w:rPr>
                <w:rFonts w:cs="Arial"/>
                <w:sz w:val="16"/>
                <w:szCs w:val="16"/>
              </w:rPr>
              <w:t>E.g. a harbour or port name, between two named locations etc.</w:t>
            </w:r>
          </w:p>
        </w:tc>
      </w:tr>
      <w:tr w:rsidR="00F2161B" w:rsidRPr="00876602" w14:paraId="35518F65" w14:textId="77777777" w:rsidTr="00A91A32">
        <w:trPr>
          <w:trHeight w:val="326"/>
        </w:trPr>
        <w:tc>
          <w:tcPr>
            <w:tcW w:w="1021" w:type="dxa"/>
            <w:tcBorders>
              <w:top w:val="single" w:sz="4" w:space="0" w:color="000000"/>
              <w:left w:val="single" w:sz="4" w:space="0" w:color="000000"/>
              <w:bottom w:val="single" w:sz="4" w:space="0" w:color="000000"/>
              <w:right w:val="single" w:sz="4" w:space="0" w:color="000000"/>
            </w:tcBorders>
          </w:tcPr>
          <w:p w14:paraId="278DB5F0" w14:textId="3AA82486" w:rsidR="00F2161B" w:rsidRPr="00611BC0" w:rsidRDefault="00F2161B" w:rsidP="00876602">
            <w:pPr>
              <w:snapToGrid w:val="0"/>
              <w:spacing w:after="120" w:line="276" w:lineRule="auto"/>
              <w:rPr>
                <w:rFonts w:cs="Arial"/>
                <w:sz w:val="16"/>
                <w:szCs w:val="16"/>
              </w:rPr>
            </w:pPr>
            <w:ins w:id="2250" w:author="Eivind" w:date="2018-07-12T18:57: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3D8364ED" w14:textId="54BE674C" w:rsidR="00F2161B" w:rsidRPr="00611BC0" w:rsidRDefault="00F2161B" w:rsidP="00876602">
            <w:pPr>
              <w:snapToGrid w:val="0"/>
              <w:spacing w:after="120" w:line="276" w:lineRule="auto"/>
              <w:rPr>
                <w:rFonts w:cs="Arial"/>
                <w:sz w:val="16"/>
                <w:szCs w:val="16"/>
              </w:rPr>
            </w:pPr>
            <w:r w:rsidRPr="00611BC0">
              <w:rPr>
                <w:rFonts w:cs="Arial"/>
                <w:sz w:val="16"/>
                <w:szCs w:val="16"/>
              </w:rPr>
              <w:t>dataProtection</w:t>
            </w:r>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74C3A51F" w14:textId="77777777" w:rsidR="00F2161B" w:rsidRPr="00876602" w:rsidRDefault="00F2161B" w:rsidP="00876602">
            <w:pPr>
              <w:snapToGrid w:val="0"/>
              <w:spacing w:after="120" w:line="276" w:lineRule="auto"/>
              <w:rPr>
                <w:rFonts w:cs="Arial"/>
                <w:sz w:val="16"/>
                <w:szCs w:val="16"/>
              </w:rPr>
            </w:pPr>
            <w:r w:rsidRPr="00876602">
              <w:rPr>
                <w:rFonts w:cs="Arial"/>
                <w:sz w:val="16"/>
                <w:szCs w:val="16"/>
              </w:rPr>
              <w:t>Indicates if the data is encrypted</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10A28BFA" w14:textId="77777777" w:rsidR="00F2161B" w:rsidRPr="00876602" w:rsidRDefault="00F2161B" w:rsidP="00876602">
            <w:pPr>
              <w:snapToGrid w:val="0"/>
              <w:spacing w:after="120" w:line="276" w:lineRule="auto"/>
              <w:jc w:val="center"/>
              <w:rPr>
                <w:rFonts w:cs="Arial"/>
                <w:sz w:val="16"/>
                <w:szCs w:val="16"/>
              </w:rPr>
            </w:pPr>
            <w:r w:rsidRPr="00876602">
              <w:rPr>
                <w:rFonts w:cs="Arial"/>
                <w:sz w:val="16"/>
                <w:szCs w:val="16"/>
              </w:rPr>
              <w:t>0..1</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46E0B715" w14:textId="77777777" w:rsidR="00F2161B" w:rsidRPr="00876602" w:rsidRDefault="00F2161B" w:rsidP="00876602">
            <w:pPr>
              <w:snapToGrid w:val="0"/>
              <w:spacing w:after="120" w:line="276" w:lineRule="auto"/>
              <w:rPr>
                <w:rFonts w:cs="Arial"/>
                <w:sz w:val="16"/>
                <w:szCs w:val="16"/>
              </w:rPr>
            </w:pPr>
            <w:r w:rsidRPr="00876602">
              <w:rPr>
                <w:rFonts w:cs="Arial"/>
                <w:sz w:val="16"/>
                <w:szCs w:val="16"/>
              </w:rPr>
              <w:t>Boolean</w:t>
            </w:r>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35DC827C" w14:textId="77777777" w:rsidR="00F2161B" w:rsidRPr="00876602" w:rsidRDefault="00F2161B" w:rsidP="00876602">
            <w:pPr>
              <w:snapToGrid w:val="0"/>
              <w:spacing w:after="120" w:line="276" w:lineRule="auto"/>
              <w:rPr>
                <w:rFonts w:cs="Arial"/>
                <w:sz w:val="16"/>
                <w:szCs w:val="16"/>
              </w:rPr>
            </w:pPr>
            <w:r w:rsidRPr="00876602">
              <w:rPr>
                <w:rFonts w:cs="Arial"/>
                <w:sz w:val="16"/>
                <w:szCs w:val="16"/>
              </w:rPr>
              <w:t>0 indicates an unencrypted dataset</w:t>
            </w:r>
          </w:p>
          <w:p w14:paraId="6786B16D" w14:textId="77777777" w:rsidR="00F2161B" w:rsidRPr="00876602" w:rsidRDefault="00F2161B" w:rsidP="00876602">
            <w:pPr>
              <w:snapToGrid w:val="0"/>
              <w:spacing w:after="120" w:line="276" w:lineRule="auto"/>
              <w:rPr>
                <w:rFonts w:cs="Arial"/>
                <w:sz w:val="16"/>
                <w:szCs w:val="16"/>
              </w:rPr>
            </w:pPr>
            <w:r w:rsidRPr="00876602">
              <w:rPr>
                <w:rFonts w:cs="Arial"/>
                <w:sz w:val="16"/>
                <w:szCs w:val="16"/>
              </w:rPr>
              <w:t>1 indicates an encrypted dataset</w:t>
            </w:r>
          </w:p>
        </w:tc>
      </w:tr>
      <w:tr w:rsidR="00F2161B" w:rsidRPr="00876602" w14:paraId="3583D824" w14:textId="77777777" w:rsidTr="00A91A32">
        <w:trPr>
          <w:trHeight w:val="326"/>
        </w:trPr>
        <w:tc>
          <w:tcPr>
            <w:tcW w:w="1021" w:type="dxa"/>
            <w:tcBorders>
              <w:top w:val="single" w:sz="4" w:space="0" w:color="000000"/>
              <w:left w:val="single" w:sz="4" w:space="0" w:color="000000"/>
              <w:bottom w:val="single" w:sz="4" w:space="0" w:color="000000"/>
              <w:right w:val="single" w:sz="4" w:space="0" w:color="000000"/>
            </w:tcBorders>
          </w:tcPr>
          <w:p w14:paraId="6FBA2A7C" w14:textId="5F8DF867" w:rsidR="00F2161B" w:rsidRPr="00611BC0" w:rsidRDefault="00F2161B" w:rsidP="00876602">
            <w:pPr>
              <w:snapToGrid w:val="0"/>
              <w:spacing w:after="120" w:line="276" w:lineRule="auto"/>
              <w:rPr>
                <w:rFonts w:cs="Arial"/>
                <w:sz w:val="16"/>
                <w:szCs w:val="16"/>
              </w:rPr>
            </w:pPr>
            <w:ins w:id="2251" w:author="Eivind" w:date="2018-07-12T18:57: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14F6E5A5" w14:textId="02897E2D" w:rsidR="00F2161B" w:rsidRPr="00611BC0" w:rsidRDefault="00F2161B" w:rsidP="00876602">
            <w:pPr>
              <w:snapToGrid w:val="0"/>
              <w:spacing w:after="120" w:line="276" w:lineRule="auto"/>
              <w:rPr>
                <w:rFonts w:cs="Arial"/>
                <w:sz w:val="16"/>
                <w:szCs w:val="16"/>
              </w:rPr>
            </w:pPr>
            <w:r w:rsidRPr="00611BC0">
              <w:rPr>
                <w:rFonts w:cs="Arial"/>
                <w:sz w:val="16"/>
                <w:szCs w:val="16"/>
              </w:rPr>
              <w:t>protectionScheme</w:t>
            </w:r>
          </w:p>
        </w:tc>
        <w:tc>
          <w:tcPr>
            <w:tcW w:w="3402" w:type="dxa"/>
            <w:tcBorders>
              <w:top w:val="single" w:sz="4" w:space="0" w:color="000000"/>
              <w:left w:val="single" w:sz="4" w:space="0" w:color="000000"/>
              <w:bottom w:val="single" w:sz="4" w:space="0" w:color="000000"/>
              <w:right w:val="single" w:sz="4" w:space="0" w:color="000000"/>
            </w:tcBorders>
            <w:vAlign w:val="center"/>
          </w:tcPr>
          <w:p w14:paraId="1CB76D17" w14:textId="5C3CF699" w:rsidR="00F2161B" w:rsidRPr="00876602" w:rsidRDefault="00F2161B" w:rsidP="00876602">
            <w:pPr>
              <w:pStyle w:val="ISOComments"/>
              <w:spacing w:before="0" w:after="120" w:line="276" w:lineRule="auto"/>
              <w:rPr>
                <w:rFonts w:cs="Arial"/>
                <w:sz w:val="16"/>
                <w:szCs w:val="16"/>
              </w:rPr>
            </w:pPr>
            <w:r w:rsidRPr="00876602">
              <w:rPr>
                <w:rFonts w:cs="Arial"/>
                <w:sz w:val="16"/>
                <w:szCs w:val="16"/>
              </w:rPr>
              <w:t>specification or method used for data protection</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43E0CE7E" w14:textId="77777777" w:rsidR="00F2161B" w:rsidRPr="00611BC0" w:rsidRDefault="00F2161B" w:rsidP="00876602">
            <w:pPr>
              <w:snapToGrid w:val="0"/>
              <w:spacing w:after="120" w:line="276" w:lineRule="auto"/>
              <w:jc w:val="center"/>
              <w:rPr>
                <w:rFonts w:cs="Arial"/>
                <w:sz w:val="16"/>
                <w:szCs w:val="16"/>
              </w:rPr>
            </w:pPr>
            <w:r w:rsidRPr="00611BC0">
              <w:rPr>
                <w:rFonts w:cs="Arial"/>
                <w:sz w:val="16"/>
                <w:szCs w:val="16"/>
              </w:rPr>
              <w:t>0..1</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225E8806" w14:textId="58099E41" w:rsidR="00F2161B" w:rsidRPr="00876602" w:rsidRDefault="00F2161B" w:rsidP="00876602">
            <w:pPr>
              <w:snapToGrid w:val="0"/>
              <w:spacing w:after="120" w:line="276" w:lineRule="auto"/>
              <w:rPr>
                <w:rFonts w:cs="Arial"/>
                <w:sz w:val="16"/>
                <w:szCs w:val="16"/>
              </w:rPr>
            </w:pPr>
            <w:ins w:id="2252" w:author="Raphael Malyankar" w:date="2018-07-05T18:03:00Z">
              <w:r w:rsidRPr="00AE0AEF">
                <w:rPr>
                  <w:rFonts w:cs="Arial"/>
                  <w:sz w:val="16"/>
                  <w:szCs w:val="16"/>
                </w:rPr>
                <w:t>S100_ProtectionScheme</w:t>
              </w:r>
            </w:ins>
            <w:del w:id="2253" w:author="Raphael Malyankar" w:date="2018-07-05T18:03:00Z">
              <w:r w:rsidRPr="00876602" w:rsidDel="00AE0AEF">
                <w:rPr>
                  <w:rFonts w:cs="Arial"/>
                  <w:sz w:val="16"/>
                  <w:szCs w:val="16"/>
                </w:rPr>
                <w:delText>CharacterString</w:delText>
              </w:r>
            </w:del>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1F951643" w14:textId="10F35BCF" w:rsidR="00F2161B" w:rsidRPr="00876602" w:rsidRDefault="00F2161B" w:rsidP="00876602">
            <w:pPr>
              <w:snapToGrid w:val="0"/>
              <w:spacing w:after="120" w:line="276" w:lineRule="auto"/>
              <w:rPr>
                <w:rFonts w:cs="Arial"/>
                <w:sz w:val="16"/>
                <w:szCs w:val="16"/>
              </w:rPr>
            </w:pPr>
            <w:del w:id="2254" w:author="Raphael Malyankar" w:date="2018-07-05T18:04:00Z">
              <w:r w:rsidRPr="00876602" w:rsidDel="00AE0AEF">
                <w:rPr>
                  <w:rFonts w:cs="Arial"/>
                  <w:sz w:val="16"/>
                  <w:szCs w:val="16"/>
                </w:rPr>
                <w:delText>Eg S-63</w:delText>
              </w:r>
            </w:del>
          </w:p>
        </w:tc>
      </w:tr>
      <w:tr w:rsidR="00F2161B" w:rsidRPr="00876602" w14:paraId="4A82EA0A" w14:textId="77777777" w:rsidTr="00A91A32">
        <w:trPr>
          <w:trHeight w:val="326"/>
        </w:trPr>
        <w:tc>
          <w:tcPr>
            <w:tcW w:w="1021" w:type="dxa"/>
            <w:tcBorders>
              <w:top w:val="single" w:sz="4" w:space="0" w:color="000000"/>
              <w:left w:val="single" w:sz="4" w:space="0" w:color="000000"/>
              <w:bottom w:val="single" w:sz="4" w:space="0" w:color="000000"/>
              <w:right w:val="single" w:sz="4" w:space="0" w:color="000000"/>
            </w:tcBorders>
          </w:tcPr>
          <w:p w14:paraId="22B89F15" w14:textId="647F6B72" w:rsidR="00F2161B" w:rsidRPr="00611BC0" w:rsidRDefault="00F2161B" w:rsidP="00876602">
            <w:pPr>
              <w:snapToGrid w:val="0"/>
              <w:spacing w:after="120" w:line="276" w:lineRule="auto"/>
              <w:rPr>
                <w:rFonts w:cs="Arial"/>
                <w:sz w:val="16"/>
                <w:szCs w:val="16"/>
              </w:rPr>
            </w:pPr>
            <w:ins w:id="2255" w:author="Eivind" w:date="2018-07-12T18:57: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1E07A1B7" w14:textId="53FCC258" w:rsidR="00F2161B" w:rsidRPr="00611BC0" w:rsidRDefault="00F2161B" w:rsidP="00876602">
            <w:pPr>
              <w:snapToGrid w:val="0"/>
              <w:spacing w:after="120" w:line="276" w:lineRule="auto"/>
              <w:rPr>
                <w:rFonts w:cs="Arial"/>
                <w:sz w:val="16"/>
                <w:szCs w:val="16"/>
              </w:rPr>
            </w:pPr>
            <w:r w:rsidRPr="00611BC0">
              <w:rPr>
                <w:rFonts w:cs="Arial"/>
                <w:sz w:val="16"/>
                <w:szCs w:val="16"/>
              </w:rPr>
              <w:t>digitalSignature</w:t>
            </w:r>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25D3ABA5" w14:textId="77777777" w:rsidR="00F2161B" w:rsidRPr="00876602" w:rsidRDefault="00F2161B" w:rsidP="00876602">
            <w:pPr>
              <w:snapToGrid w:val="0"/>
              <w:spacing w:after="120" w:line="276" w:lineRule="auto"/>
              <w:rPr>
                <w:rFonts w:cs="Arial"/>
                <w:sz w:val="16"/>
                <w:szCs w:val="16"/>
              </w:rPr>
            </w:pPr>
            <w:r w:rsidRPr="00876602">
              <w:rPr>
                <w:rFonts w:cs="Arial"/>
                <w:sz w:val="16"/>
                <w:szCs w:val="16"/>
              </w:rPr>
              <w:t>Indicates if the data has a digital signature</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446C9B54" w14:textId="77777777" w:rsidR="00F2161B" w:rsidRPr="00876602" w:rsidRDefault="00F2161B" w:rsidP="00876602">
            <w:pPr>
              <w:snapToGrid w:val="0"/>
              <w:spacing w:after="120" w:line="276" w:lineRule="auto"/>
              <w:jc w:val="center"/>
              <w:rPr>
                <w:rFonts w:cs="Arial"/>
                <w:sz w:val="16"/>
                <w:szCs w:val="16"/>
              </w:rPr>
            </w:pPr>
            <w:del w:id="2256" w:author="Raphael Malyankar" w:date="2018-07-05T18:04:00Z">
              <w:r w:rsidRPr="00876602" w:rsidDel="00AE0AEF">
                <w:rPr>
                  <w:rFonts w:cs="Arial"/>
                  <w:sz w:val="16"/>
                  <w:szCs w:val="16"/>
                </w:rPr>
                <w:delText>0..</w:delText>
              </w:r>
            </w:del>
            <w:r w:rsidRPr="00876602">
              <w:rPr>
                <w:rFonts w:cs="Arial"/>
                <w:sz w:val="16"/>
                <w:szCs w:val="16"/>
              </w:rPr>
              <w:t>1</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158FBCCF" w14:textId="574919F9" w:rsidR="00F2161B" w:rsidRPr="00876602" w:rsidRDefault="00F2161B" w:rsidP="00876602">
            <w:pPr>
              <w:snapToGrid w:val="0"/>
              <w:spacing w:after="120" w:line="276" w:lineRule="auto"/>
              <w:rPr>
                <w:rFonts w:cs="Arial"/>
                <w:sz w:val="16"/>
                <w:szCs w:val="16"/>
              </w:rPr>
            </w:pPr>
            <w:ins w:id="2257" w:author="Raphael Malyankar" w:date="2018-07-05T18:04:00Z">
              <w:r w:rsidRPr="00AE0AEF">
                <w:rPr>
                  <w:rFonts w:cs="Arial"/>
                  <w:sz w:val="16"/>
                  <w:szCs w:val="16"/>
                </w:rPr>
                <w:t>S100_DigitalSignature</w:t>
              </w:r>
            </w:ins>
            <w:del w:id="2258" w:author="Raphael Malyankar" w:date="2018-07-05T18:04:00Z">
              <w:r w:rsidRPr="00876602" w:rsidDel="00AE0AEF">
                <w:rPr>
                  <w:rFonts w:cs="Arial"/>
                  <w:sz w:val="16"/>
                  <w:szCs w:val="16"/>
                </w:rPr>
                <w:delText>CharacterString</w:delText>
              </w:r>
            </w:del>
          </w:p>
        </w:tc>
        <w:tc>
          <w:tcPr>
            <w:tcW w:w="1985" w:type="dxa"/>
            <w:tcBorders>
              <w:top w:val="single" w:sz="4" w:space="0" w:color="000000"/>
              <w:left w:val="single" w:sz="4" w:space="0" w:color="000000"/>
              <w:bottom w:val="single" w:sz="4" w:space="0" w:color="000000"/>
              <w:right w:val="single" w:sz="4" w:space="0" w:color="000000"/>
            </w:tcBorders>
            <w:vAlign w:val="center"/>
          </w:tcPr>
          <w:p w14:paraId="464B1C21" w14:textId="77777777" w:rsidR="00F2161B" w:rsidRPr="00876602" w:rsidRDefault="00F2161B" w:rsidP="00876602">
            <w:pPr>
              <w:snapToGrid w:val="0"/>
              <w:spacing w:after="120" w:line="276" w:lineRule="auto"/>
              <w:rPr>
                <w:rFonts w:cs="Arial"/>
                <w:sz w:val="16"/>
                <w:szCs w:val="16"/>
              </w:rPr>
            </w:pPr>
          </w:p>
        </w:tc>
      </w:tr>
      <w:tr w:rsidR="00F2161B" w:rsidRPr="00876602" w14:paraId="44A60261" w14:textId="77777777" w:rsidTr="00A91A32">
        <w:trPr>
          <w:trHeight w:val="326"/>
          <w:ins w:id="2259" w:author="Raphael Malyankar" w:date="2018-07-05T18:05:00Z"/>
        </w:trPr>
        <w:tc>
          <w:tcPr>
            <w:tcW w:w="1021" w:type="dxa"/>
            <w:tcBorders>
              <w:top w:val="single" w:sz="4" w:space="0" w:color="000000"/>
              <w:left w:val="single" w:sz="4" w:space="0" w:color="000000"/>
              <w:bottom w:val="single" w:sz="4" w:space="0" w:color="000000"/>
              <w:right w:val="single" w:sz="4" w:space="0" w:color="000000"/>
            </w:tcBorders>
          </w:tcPr>
          <w:p w14:paraId="00936D9B" w14:textId="0749E110" w:rsidR="00F2161B" w:rsidRDefault="00F2161B" w:rsidP="00AE0AEF">
            <w:pPr>
              <w:snapToGrid w:val="0"/>
              <w:spacing w:after="120" w:line="276" w:lineRule="auto"/>
              <w:rPr>
                <w:ins w:id="2260" w:author="Eivind" w:date="2018-07-12T18:52:00Z"/>
                <w:sz w:val="16"/>
                <w:szCs w:val="16"/>
              </w:rPr>
            </w:pPr>
            <w:ins w:id="2261" w:author="Eivind" w:date="2018-07-12T18:57: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tcPr>
          <w:p w14:paraId="78094629" w14:textId="1FBBBECC" w:rsidR="00F2161B" w:rsidRPr="00611BC0" w:rsidRDefault="00F2161B" w:rsidP="00AE0AEF">
            <w:pPr>
              <w:snapToGrid w:val="0"/>
              <w:spacing w:after="120" w:line="276" w:lineRule="auto"/>
              <w:rPr>
                <w:ins w:id="2262" w:author="Raphael Malyankar" w:date="2018-07-05T18:05:00Z"/>
                <w:rFonts w:cs="Arial"/>
                <w:sz w:val="16"/>
                <w:szCs w:val="16"/>
              </w:rPr>
            </w:pPr>
            <w:ins w:id="2263" w:author="Raphael Malyankar" w:date="2018-07-05T18:05:00Z">
              <w:r>
                <w:rPr>
                  <w:sz w:val="16"/>
                  <w:szCs w:val="16"/>
                </w:rPr>
                <w:t>digitalSignatureValue</w:t>
              </w:r>
            </w:ins>
          </w:p>
        </w:tc>
        <w:tc>
          <w:tcPr>
            <w:tcW w:w="3402" w:type="dxa"/>
            <w:tcBorders>
              <w:top w:val="single" w:sz="4" w:space="0" w:color="000000"/>
              <w:left w:val="single" w:sz="4" w:space="0" w:color="000000"/>
              <w:bottom w:val="single" w:sz="4" w:space="0" w:color="000000"/>
              <w:right w:val="single" w:sz="4" w:space="0" w:color="000000"/>
            </w:tcBorders>
          </w:tcPr>
          <w:p w14:paraId="16D59559" w14:textId="52880BF5" w:rsidR="00F2161B" w:rsidRPr="00876602" w:rsidRDefault="00F2161B" w:rsidP="00AE0AEF">
            <w:pPr>
              <w:snapToGrid w:val="0"/>
              <w:spacing w:after="120" w:line="276" w:lineRule="auto"/>
              <w:rPr>
                <w:ins w:id="2264" w:author="Raphael Malyankar" w:date="2018-07-05T18:05:00Z"/>
                <w:rFonts w:cs="Arial"/>
                <w:sz w:val="16"/>
                <w:szCs w:val="16"/>
              </w:rPr>
            </w:pPr>
            <w:ins w:id="2265" w:author="Raphael Malyankar" w:date="2018-07-05T18:05:00Z">
              <w:r>
                <w:rPr>
                  <w:sz w:val="16"/>
                  <w:szCs w:val="16"/>
                </w:rPr>
                <w:t>Value derived from the digital signature</w:t>
              </w:r>
            </w:ins>
          </w:p>
        </w:tc>
        <w:tc>
          <w:tcPr>
            <w:tcW w:w="850" w:type="dxa"/>
            <w:tcBorders>
              <w:top w:val="single" w:sz="4" w:space="0" w:color="000000"/>
              <w:left w:val="single" w:sz="4" w:space="0" w:color="000000"/>
              <w:bottom w:val="single" w:sz="4" w:space="0" w:color="000000"/>
              <w:right w:val="single" w:sz="4" w:space="0" w:color="000000"/>
            </w:tcBorders>
          </w:tcPr>
          <w:p w14:paraId="1ACF33F4" w14:textId="483F8EDE" w:rsidR="00F2161B" w:rsidRPr="00876602" w:rsidDel="00AE0AEF" w:rsidRDefault="00F2161B" w:rsidP="00AE0AEF">
            <w:pPr>
              <w:snapToGrid w:val="0"/>
              <w:spacing w:after="120" w:line="276" w:lineRule="auto"/>
              <w:jc w:val="center"/>
              <w:rPr>
                <w:ins w:id="2266" w:author="Raphael Malyankar" w:date="2018-07-05T18:05:00Z"/>
                <w:rFonts w:cs="Arial"/>
                <w:sz w:val="16"/>
                <w:szCs w:val="16"/>
              </w:rPr>
            </w:pPr>
            <w:ins w:id="2267" w:author="Raphael Malyankar" w:date="2018-07-05T18:05:00Z">
              <w:r>
                <w:rPr>
                  <w:sz w:val="16"/>
                  <w:szCs w:val="16"/>
                </w:rPr>
                <w:t>1</w:t>
              </w:r>
            </w:ins>
          </w:p>
        </w:tc>
        <w:tc>
          <w:tcPr>
            <w:tcW w:w="2410" w:type="dxa"/>
            <w:tcBorders>
              <w:top w:val="single" w:sz="4" w:space="0" w:color="000000"/>
              <w:left w:val="single" w:sz="4" w:space="0" w:color="000000"/>
              <w:bottom w:val="single" w:sz="4" w:space="0" w:color="000000"/>
              <w:right w:val="single" w:sz="4" w:space="0" w:color="000000"/>
            </w:tcBorders>
          </w:tcPr>
          <w:p w14:paraId="1A08C919" w14:textId="4958C4D2" w:rsidR="00F2161B" w:rsidRPr="00AE0AEF" w:rsidRDefault="00F2161B" w:rsidP="00AE0AEF">
            <w:pPr>
              <w:snapToGrid w:val="0"/>
              <w:spacing w:after="120" w:line="276" w:lineRule="auto"/>
              <w:rPr>
                <w:ins w:id="2268" w:author="Raphael Malyankar" w:date="2018-07-05T18:05:00Z"/>
                <w:rFonts w:cs="Arial"/>
                <w:sz w:val="16"/>
                <w:szCs w:val="16"/>
              </w:rPr>
            </w:pPr>
            <w:ins w:id="2269" w:author="Raphael Malyankar" w:date="2018-07-05T18:05:00Z">
              <w:r w:rsidRPr="00091C8A">
                <w:rPr>
                  <w:i/>
                  <w:sz w:val="16"/>
                  <w:szCs w:val="16"/>
                </w:rPr>
                <w:t>S100_DigitalSignatureValue</w:t>
              </w:r>
              <w:r>
                <w:rPr>
                  <w:sz w:val="16"/>
                  <w:szCs w:val="16"/>
                </w:rPr>
                <w:t xml:space="preserve"> (Abstract type)</w:t>
              </w:r>
            </w:ins>
          </w:p>
        </w:tc>
        <w:tc>
          <w:tcPr>
            <w:tcW w:w="1985" w:type="dxa"/>
            <w:tcBorders>
              <w:top w:val="single" w:sz="4" w:space="0" w:color="000000"/>
              <w:left w:val="single" w:sz="4" w:space="0" w:color="000000"/>
              <w:bottom w:val="single" w:sz="4" w:space="0" w:color="000000"/>
              <w:right w:val="single" w:sz="4" w:space="0" w:color="000000"/>
            </w:tcBorders>
          </w:tcPr>
          <w:p w14:paraId="6D8394E3" w14:textId="77777777" w:rsidR="00F2161B" w:rsidRDefault="00F2161B" w:rsidP="00AE0AEF">
            <w:pPr>
              <w:snapToGrid w:val="0"/>
              <w:spacing w:before="60" w:after="60"/>
              <w:jc w:val="left"/>
              <w:rPr>
                <w:ins w:id="2270" w:author="Raphael Malyankar" w:date="2018-07-05T18:05:00Z"/>
                <w:rFonts w:cs="Arial"/>
                <w:sz w:val="16"/>
                <w:szCs w:val="16"/>
              </w:rPr>
            </w:pPr>
            <w:ins w:id="2271" w:author="Raphael Malyankar" w:date="2018-07-05T18:05:00Z">
              <w:r w:rsidRPr="00E87E01">
                <w:rPr>
                  <w:rFonts w:cs="Arial"/>
                  <w:sz w:val="16"/>
                  <w:szCs w:val="16"/>
                </w:rPr>
                <w:t>The value resulting from application of digitalSignatureReference</w:t>
              </w:r>
              <w:r>
                <w:rPr>
                  <w:rFonts w:cs="Arial"/>
                  <w:sz w:val="16"/>
                  <w:szCs w:val="16"/>
                </w:rPr>
                <w:t>.</w:t>
              </w:r>
            </w:ins>
          </w:p>
          <w:p w14:paraId="5E177310" w14:textId="5B01D971" w:rsidR="00F2161B" w:rsidRPr="00876602" w:rsidRDefault="00F2161B" w:rsidP="00AE0AEF">
            <w:pPr>
              <w:snapToGrid w:val="0"/>
              <w:spacing w:after="120" w:line="276" w:lineRule="auto"/>
              <w:rPr>
                <w:ins w:id="2272" w:author="Raphael Malyankar" w:date="2018-07-05T18:05:00Z"/>
                <w:rFonts w:cs="Arial"/>
                <w:sz w:val="16"/>
                <w:szCs w:val="16"/>
              </w:rPr>
            </w:pPr>
            <w:ins w:id="2273" w:author="Raphael Malyankar" w:date="2018-07-05T18:05:00Z">
              <w:r>
                <w:rPr>
                  <w:rFonts w:cs="Arial"/>
                  <w:sz w:val="16"/>
                  <w:szCs w:val="16"/>
                </w:rPr>
                <w:t xml:space="preserve">Implemented as the digital signature format specified in </w:t>
              </w:r>
            </w:ins>
            <w:ins w:id="2274" w:author="Raphael Malyankar" w:date="2018-07-05T18:06:00Z">
              <w:r>
                <w:rPr>
                  <w:rFonts w:cs="Arial"/>
                  <w:sz w:val="16"/>
                  <w:szCs w:val="16"/>
                </w:rPr>
                <w:t xml:space="preserve">S-100 </w:t>
              </w:r>
            </w:ins>
            <w:ins w:id="2275" w:author="Raphael Malyankar" w:date="2018-07-05T18:05:00Z">
              <w:r>
                <w:rPr>
                  <w:rFonts w:cs="Arial"/>
                  <w:sz w:val="16"/>
                  <w:szCs w:val="16"/>
                </w:rPr>
                <w:t>Part 15.</w:t>
              </w:r>
            </w:ins>
          </w:p>
        </w:tc>
      </w:tr>
      <w:tr w:rsidR="00F2161B" w:rsidRPr="00876602" w14:paraId="16363F67" w14:textId="77777777" w:rsidTr="00A91A32">
        <w:trPr>
          <w:trHeight w:val="326"/>
        </w:trPr>
        <w:tc>
          <w:tcPr>
            <w:tcW w:w="1021" w:type="dxa"/>
            <w:tcBorders>
              <w:top w:val="single" w:sz="4" w:space="0" w:color="000000"/>
              <w:left w:val="single" w:sz="4" w:space="0" w:color="000000"/>
              <w:bottom w:val="single" w:sz="4" w:space="0" w:color="000000"/>
              <w:right w:val="single" w:sz="4" w:space="0" w:color="000000"/>
            </w:tcBorders>
          </w:tcPr>
          <w:p w14:paraId="6C126E02" w14:textId="384BE4D3" w:rsidR="00F2161B" w:rsidRPr="00611BC0" w:rsidRDefault="00F2161B" w:rsidP="00876602">
            <w:pPr>
              <w:snapToGrid w:val="0"/>
              <w:spacing w:after="120" w:line="276" w:lineRule="auto"/>
              <w:rPr>
                <w:rFonts w:cs="Arial"/>
                <w:sz w:val="16"/>
                <w:szCs w:val="16"/>
              </w:rPr>
            </w:pPr>
            <w:ins w:id="2276" w:author="Eivind" w:date="2018-07-12T18:57: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1B59697C" w14:textId="32E09074" w:rsidR="00F2161B" w:rsidRPr="00611BC0" w:rsidRDefault="00F2161B" w:rsidP="00876602">
            <w:pPr>
              <w:snapToGrid w:val="0"/>
              <w:spacing w:after="120" w:line="276" w:lineRule="auto"/>
              <w:rPr>
                <w:rFonts w:cs="Arial"/>
                <w:sz w:val="16"/>
                <w:szCs w:val="16"/>
              </w:rPr>
            </w:pPr>
            <w:r w:rsidRPr="00611BC0">
              <w:rPr>
                <w:rFonts w:cs="Arial"/>
                <w:sz w:val="16"/>
                <w:szCs w:val="16"/>
              </w:rPr>
              <w:t>copyright</w:t>
            </w:r>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50308A72" w14:textId="77777777" w:rsidR="00F2161B" w:rsidRPr="00876602" w:rsidRDefault="00F2161B" w:rsidP="00876602">
            <w:pPr>
              <w:snapToGrid w:val="0"/>
              <w:spacing w:after="120" w:line="276" w:lineRule="auto"/>
              <w:rPr>
                <w:rFonts w:cs="Arial"/>
                <w:sz w:val="16"/>
                <w:szCs w:val="16"/>
              </w:rPr>
            </w:pPr>
            <w:r w:rsidRPr="00876602">
              <w:rPr>
                <w:rFonts w:cs="Arial"/>
                <w:sz w:val="16"/>
                <w:szCs w:val="16"/>
              </w:rPr>
              <w:t>Indicates if the dataset is copyrighted</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713C0D6E" w14:textId="77777777" w:rsidR="00F2161B" w:rsidRPr="00876602" w:rsidRDefault="00F2161B" w:rsidP="00876602">
            <w:pPr>
              <w:snapToGrid w:val="0"/>
              <w:spacing w:after="120" w:line="276" w:lineRule="auto"/>
              <w:jc w:val="center"/>
              <w:rPr>
                <w:rFonts w:cs="Arial"/>
                <w:sz w:val="16"/>
                <w:szCs w:val="16"/>
              </w:rPr>
            </w:pPr>
            <w:r w:rsidRPr="00876602">
              <w:rPr>
                <w:rFonts w:cs="Arial"/>
                <w:sz w:val="16"/>
                <w:szCs w:val="16"/>
              </w:rPr>
              <w:t>0..1</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27DC22E2" w14:textId="1AD4746E" w:rsidR="00F2161B" w:rsidRPr="00876602" w:rsidRDefault="00F2161B" w:rsidP="00876602">
            <w:pPr>
              <w:snapToGrid w:val="0"/>
              <w:spacing w:after="120" w:line="276" w:lineRule="auto"/>
              <w:rPr>
                <w:rFonts w:cs="Arial"/>
                <w:sz w:val="16"/>
                <w:szCs w:val="16"/>
              </w:rPr>
            </w:pPr>
            <w:r w:rsidRPr="00876602">
              <w:rPr>
                <w:rFonts w:cs="Arial"/>
                <w:sz w:val="16"/>
                <w:szCs w:val="16"/>
              </w:rPr>
              <w:t>MD_LegalConstraints -&gt;MD_RestrictionCode &lt;copyright&gt; (ISO 19115</w:t>
            </w:r>
            <w:ins w:id="2277" w:author="Raphael Malyankar" w:date="2018-07-05T18:06:00Z">
              <w:r>
                <w:rPr>
                  <w:rFonts w:cs="Arial"/>
                  <w:sz w:val="16"/>
                  <w:szCs w:val="16"/>
                </w:rPr>
                <w:t>-1</w:t>
              </w:r>
            </w:ins>
            <w:r w:rsidRPr="00876602">
              <w:rPr>
                <w:rFonts w:cs="Arial"/>
                <w:sz w:val="16"/>
                <w:szCs w:val="16"/>
              </w:rPr>
              <w:t>)</w:t>
            </w:r>
          </w:p>
        </w:tc>
        <w:tc>
          <w:tcPr>
            <w:tcW w:w="1985" w:type="dxa"/>
            <w:tcBorders>
              <w:top w:val="single" w:sz="4" w:space="0" w:color="000000"/>
              <w:left w:val="single" w:sz="4" w:space="0" w:color="000000"/>
              <w:bottom w:val="single" w:sz="4" w:space="0" w:color="000000"/>
              <w:right w:val="single" w:sz="4" w:space="0" w:color="000000"/>
            </w:tcBorders>
            <w:vAlign w:val="center"/>
          </w:tcPr>
          <w:p w14:paraId="4332FD8F" w14:textId="77777777" w:rsidR="00F2161B" w:rsidRPr="00876602" w:rsidRDefault="00F2161B" w:rsidP="00876602">
            <w:pPr>
              <w:snapToGrid w:val="0"/>
              <w:spacing w:after="120" w:line="276" w:lineRule="auto"/>
              <w:rPr>
                <w:rFonts w:cs="Arial"/>
                <w:sz w:val="16"/>
                <w:szCs w:val="16"/>
              </w:rPr>
            </w:pPr>
          </w:p>
        </w:tc>
      </w:tr>
      <w:tr w:rsidR="00F2161B" w:rsidRPr="00876602" w14:paraId="2B238A75" w14:textId="77777777" w:rsidTr="00A91A32">
        <w:trPr>
          <w:trHeight w:val="823"/>
        </w:trPr>
        <w:tc>
          <w:tcPr>
            <w:tcW w:w="1021" w:type="dxa"/>
            <w:tcBorders>
              <w:top w:val="single" w:sz="4" w:space="0" w:color="000000"/>
              <w:left w:val="single" w:sz="4" w:space="0" w:color="000000"/>
              <w:bottom w:val="single" w:sz="4" w:space="0" w:color="000000"/>
              <w:right w:val="single" w:sz="4" w:space="0" w:color="000000"/>
            </w:tcBorders>
          </w:tcPr>
          <w:p w14:paraId="6CB58BDE" w14:textId="52964D77" w:rsidR="00F2161B" w:rsidRPr="00611BC0" w:rsidRDefault="00F2161B" w:rsidP="00876602">
            <w:pPr>
              <w:snapToGrid w:val="0"/>
              <w:spacing w:after="120" w:line="276" w:lineRule="auto"/>
              <w:rPr>
                <w:rFonts w:cs="Arial"/>
                <w:sz w:val="16"/>
                <w:szCs w:val="16"/>
              </w:rPr>
            </w:pPr>
            <w:ins w:id="2278" w:author="Eivind" w:date="2018-07-12T18:57: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3A2B0DD6" w14:textId="1A132D17" w:rsidR="00F2161B" w:rsidRPr="00611BC0" w:rsidRDefault="00F2161B" w:rsidP="00876602">
            <w:pPr>
              <w:snapToGrid w:val="0"/>
              <w:spacing w:after="120" w:line="276" w:lineRule="auto"/>
              <w:rPr>
                <w:rFonts w:cs="Arial"/>
                <w:sz w:val="16"/>
                <w:szCs w:val="16"/>
              </w:rPr>
            </w:pPr>
            <w:r w:rsidRPr="00611BC0">
              <w:rPr>
                <w:rFonts w:cs="Arial"/>
                <w:sz w:val="16"/>
                <w:szCs w:val="16"/>
              </w:rPr>
              <w:t>classification</w:t>
            </w:r>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20BEA628" w14:textId="77777777" w:rsidR="00F2161B" w:rsidRPr="00876602" w:rsidRDefault="00F2161B" w:rsidP="00876602">
            <w:pPr>
              <w:snapToGrid w:val="0"/>
              <w:spacing w:after="120" w:line="276" w:lineRule="auto"/>
              <w:rPr>
                <w:rFonts w:cs="Arial"/>
                <w:sz w:val="16"/>
                <w:szCs w:val="16"/>
              </w:rPr>
            </w:pPr>
            <w:r w:rsidRPr="00876602">
              <w:rPr>
                <w:rFonts w:cs="Arial"/>
                <w:sz w:val="16"/>
                <w:szCs w:val="16"/>
              </w:rPr>
              <w:t>Indicates the security classification of the dataset</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4CF91716" w14:textId="77777777" w:rsidR="00F2161B" w:rsidRPr="00876602" w:rsidRDefault="00F2161B" w:rsidP="00876602">
            <w:pPr>
              <w:snapToGrid w:val="0"/>
              <w:spacing w:after="120" w:line="276" w:lineRule="auto"/>
              <w:jc w:val="center"/>
              <w:rPr>
                <w:rFonts w:cs="Arial"/>
                <w:sz w:val="16"/>
                <w:szCs w:val="16"/>
              </w:rPr>
            </w:pPr>
            <w:r w:rsidRPr="00876602">
              <w:rPr>
                <w:rFonts w:cs="Arial"/>
                <w:sz w:val="16"/>
                <w:szCs w:val="16"/>
              </w:rPr>
              <w:t>0..1</w:t>
            </w:r>
          </w:p>
        </w:tc>
        <w:tc>
          <w:tcPr>
            <w:tcW w:w="2410" w:type="dxa"/>
            <w:tcBorders>
              <w:top w:val="single" w:sz="4" w:space="0" w:color="000000"/>
              <w:left w:val="single" w:sz="4" w:space="0" w:color="000000"/>
              <w:bottom w:val="single" w:sz="4" w:space="0" w:color="000000"/>
              <w:right w:val="single" w:sz="4" w:space="0" w:color="000000"/>
            </w:tcBorders>
            <w:vAlign w:val="center"/>
          </w:tcPr>
          <w:p w14:paraId="51613BFB" w14:textId="11A765EC" w:rsidR="00F2161B" w:rsidRPr="00611BC0" w:rsidRDefault="00F2161B" w:rsidP="00876602">
            <w:pPr>
              <w:spacing w:after="120" w:line="276" w:lineRule="auto"/>
              <w:rPr>
                <w:rFonts w:cs="Arial"/>
                <w:sz w:val="16"/>
                <w:szCs w:val="16"/>
              </w:rPr>
            </w:pPr>
            <w:r w:rsidRPr="00876602">
              <w:rPr>
                <w:rFonts w:cs="Arial"/>
                <w:sz w:val="16"/>
                <w:szCs w:val="16"/>
              </w:rPr>
              <w:t>Class</w:t>
            </w:r>
            <w:r w:rsidRPr="00876602">
              <w:rPr>
                <w:rFonts w:cs="Arial"/>
                <w:color w:val="000000"/>
                <w:sz w:val="16"/>
                <w:szCs w:val="16"/>
              </w:rPr>
              <w:t xml:space="preserve"> MD_SecurityConstraints&gt;MD_ClassificationCode (codelist)</w:t>
            </w:r>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5135A090" w14:textId="77777777" w:rsidR="00F2161B" w:rsidRPr="00AE0AEF" w:rsidRDefault="00F2161B" w:rsidP="00AE0AEF">
            <w:pPr>
              <w:suppressAutoHyphens/>
              <w:spacing w:before="60" w:after="0" w:line="240" w:lineRule="auto"/>
              <w:jc w:val="left"/>
              <w:rPr>
                <w:ins w:id="2279" w:author="Raphael Malyankar" w:date="2018-07-05T18:07:00Z"/>
                <w:rFonts w:cs="Arial"/>
                <w:sz w:val="16"/>
                <w:szCs w:val="16"/>
                <w:lang w:val="de-DE" w:eastAsia="en-US"/>
              </w:rPr>
            </w:pPr>
            <w:ins w:id="2280" w:author="Raphael Malyankar" w:date="2018-07-05T18:07:00Z">
              <w:r w:rsidRPr="00AE0AEF">
                <w:rPr>
                  <w:rFonts w:cs="Arial"/>
                  <w:sz w:val="16"/>
                  <w:szCs w:val="16"/>
                  <w:lang w:val="de-DE" w:eastAsia="en-US"/>
                </w:rPr>
                <w:t>1. unclassified</w:t>
              </w:r>
            </w:ins>
          </w:p>
          <w:p w14:paraId="115DA130" w14:textId="77777777" w:rsidR="00F2161B" w:rsidRPr="00AE0AEF" w:rsidRDefault="00F2161B" w:rsidP="00AE0AEF">
            <w:pPr>
              <w:suppressAutoHyphens/>
              <w:spacing w:after="0" w:line="240" w:lineRule="auto"/>
              <w:jc w:val="left"/>
              <w:rPr>
                <w:ins w:id="2281" w:author="Raphael Malyankar" w:date="2018-07-05T18:07:00Z"/>
                <w:rFonts w:cs="Arial"/>
                <w:sz w:val="16"/>
                <w:szCs w:val="16"/>
                <w:lang w:val="de-DE" w:eastAsia="en-US"/>
              </w:rPr>
            </w:pPr>
            <w:ins w:id="2282" w:author="Raphael Malyankar" w:date="2018-07-05T18:07:00Z">
              <w:r w:rsidRPr="00AE0AEF">
                <w:rPr>
                  <w:rFonts w:cs="Arial"/>
                  <w:sz w:val="16"/>
                  <w:szCs w:val="16"/>
                  <w:lang w:val="de-DE" w:eastAsia="en-US"/>
                </w:rPr>
                <w:t>2. restricted</w:t>
              </w:r>
            </w:ins>
          </w:p>
          <w:p w14:paraId="4FFD5EFE" w14:textId="77777777" w:rsidR="00F2161B" w:rsidRPr="00AE0AEF" w:rsidRDefault="00F2161B" w:rsidP="00AE0AEF">
            <w:pPr>
              <w:suppressAutoHyphens/>
              <w:spacing w:after="0" w:line="240" w:lineRule="auto"/>
              <w:jc w:val="left"/>
              <w:rPr>
                <w:ins w:id="2283" w:author="Raphael Malyankar" w:date="2018-07-05T18:07:00Z"/>
                <w:rFonts w:cs="Arial"/>
                <w:sz w:val="16"/>
                <w:szCs w:val="16"/>
                <w:lang w:val="de-DE" w:eastAsia="en-US"/>
              </w:rPr>
            </w:pPr>
            <w:ins w:id="2284" w:author="Raphael Malyankar" w:date="2018-07-05T18:07:00Z">
              <w:r w:rsidRPr="00AE0AEF">
                <w:rPr>
                  <w:rFonts w:cs="Arial"/>
                  <w:sz w:val="16"/>
                  <w:szCs w:val="16"/>
                  <w:lang w:val="de-DE" w:eastAsia="en-US"/>
                </w:rPr>
                <w:t>3. confidential</w:t>
              </w:r>
            </w:ins>
          </w:p>
          <w:p w14:paraId="463204B9" w14:textId="77777777" w:rsidR="00F2161B" w:rsidRPr="00AE0AEF" w:rsidRDefault="00F2161B" w:rsidP="00AE0AEF">
            <w:pPr>
              <w:suppressAutoHyphens/>
              <w:spacing w:after="0" w:line="240" w:lineRule="auto"/>
              <w:jc w:val="left"/>
              <w:rPr>
                <w:ins w:id="2285" w:author="Raphael Malyankar" w:date="2018-07-05T18:07:00Z"/>
                <w:rFonts w:cs="Arial"/>
                <w:sz w:val="16"/>
                <w:szCs w:val="16"/>
                <w:lang w:val="de-DE" w:eastAsia="en-US"/>
              </w:rPr>
            </w:pPr>
            <w:ins w:id="2286" w:author="Raphael Malyankar" w:date="2018-07-05T18:07:00Z">
              <w:r w:rsidRPr="00AE0AEF">
                <w:rPr>
                  <w:rFonts w:cs="Arial"/>
                  <w:sz w:val="16"/>
                  <w:szCs w:val="16"/>
                  <w:lang w:val="de-DE" w:eastAsia="en-US"/>
                </w:rPr>
                <w:t>4. secret</w:t>
              </w:r>
            </w:ins>
          </w:p>
          <w:p w14:paraId="07EC0DDE" w14:textId="77777777" w:rsidR="00F2161B" w:rsidRPr="00AE0AEF" w:rsidRDefault="00F2161B" w:rsidP="00AE0AEF">
            <w:pPr>
              <w:suppressAutoHyphens/>
              <w:snapToGrid w:val="0"/>
              <w:spacing w:after="0" w:line="240" w:lineRule="auto"/>
              <w:jc w:val="left"/>
              <w:rPr>
                <w:ins w:id="2287" w:author="Raphael Malyankar" w:date="2018-07-05T18:07:00Z"/>
                <w:rFonts w:cs="Arial"/>
                <w:sz w:val="16"/>
                <w:szCs w:val="16"/>
                <w:lang w:val="de-DE" w:eastAsia="en-US"/>
              </w:rPr>
            </w:pPr>
            <w:ins w:id="2288" w:author="Raphael Malyankar" w:date="2018-07-05T18:07:00Z">
              <w:r w:rsidRPr="00AE0AEF">
                <w:rPr>
                  <w:rFonts w:cs="Arial"/>
                  <w:sz w:val="16"/>
                  <w:szCs w:val="16"/>
                  <w:lang w:val="de-DE" w:eastAsia="en-US"/>
                </w:rPr>
                <w:t>5. top secret</w:t>
              </w:r>
            </w:ins>
          </w:p>
          <w:p w14:paraId="05DCBD44" w14:textId="77777777" w:rsidR="00F2161B" w:rsidRPr="00AE0AEF" w:rsidRDefault="00F2161B" w:rsidP="00AE0AEF">
            <w:pPr>
              <w:suppressAutoHyphens/>
              <w:snapToGrid w:val="0"/>
              <w:spacing w:after="0" w:line="240" w:lineRule="auto"/>
              <w:jc w:val="left"/>
              <w:rPr>
                <w:ins w:id="2289" w:author="Raphael Malyankar" w:date="2018-07-05T18:07:00Z"/>
                <w:sz w:val="16"/>
                <w:szCs w:val="16"/>
                <w:lang w:eastAsia="ar-SA"/>
              </w:rPr>
            </w:pPr>
            <w:ins w:id="2290" w:author="Raphael Malyankar" w:date="2018-07-05T18:07:00Z">
              <w:r w:rsidRPr="00AE0AEF">
                <w:rPr>
                  <w:sz w:val="16"/>
                  <w:szCs w:val="16"/>
                  <w:lang w:eastAsia="ar-SA"/>
                </w:rPr>
                <w:t>6. sensitive but unclassified</w:t>
              </w:r>
            </w:ins>
          </w:p>
          <w:p w14:paraId="0055955A" w14:textId="77777777" w:rsidR="00F2161B" w:rsidRPr="00AE0AEF" w:rsidRDefault="00F2161B" w:rsidP="00AE0AEF">
            <w:pPr>
              <w:suppressAutoHyphens/>
              <w:snapToGrid w:val="0"/>
              <w:spacing w:after="0" w:line="240" w:lineRule="auto"/>
              <w:jc w:val="left"/>
              <w:rPr>
                <w:ins w:id="2291" w:author="Raphael Malyankar" w:date="2018-07-05T18:07:00Z"/>
                <w:sz w:val="16"/>
                <w:szCs w:val="16"/>
                <w:lang w:eastAsia="ar-SA"/>
              </w:rPr>
            </w:pPr>
            <w:ins w:id="2292" w:author="Raphael Malyankar" w:date="2018-07-05T18:07:00Z">
              <w:r w:rsidRPr="00AE0AEF">
                <w:rPr>
                  <w:sz w:val="16"/>
                  <w:szCs w:val="16"/>
                  <w:lang w:eastAsia="ar-SA"/>
                </w:rPr>
                <w:t>7. for official use only</w:t>
              </w:r>
            </w:ins>
          </w:p>
          <w:p w14:paraId="6E4F4149" w14:textId="77777777" w:rsidR="00F2161B" w:rsidRPr="00AE0AEF" w:rsidRDefault="00F2161B" w:rsidP="00AE0AEF">
            <w:pPr>
              <w:suppressAutoHyphens/>
              <w:snapToGrid w:val="0"/>
              <w:spacing w:after="0" w:line="240" w:lineRule="auto"/>
              <w:jc w:val="left"/>
              <w:rPr>
                <w:ins w:id="2293" w:author="Raphael Malyankar" w:date="2018-07-05T18:07:00Z"/>
                <w:sz w:val="16"/>
                <w:szCs w:val="16"/>
                <w:lang w:eastAsia="ar-SA"/>
              </w:rPr>
            </w:pPr>
            <w:ins w:id="2294" w:author="Raphael Malyankar" w:date="2018-07-05T18:07:00Z">
              <w:r w:rsidRPr="00AE0AEF">
                <w:rPr>
                  <w:sz w:val="16"/>
                  <w:szCs w:val="16"/>
                  <w:lang w:eastAsia="ar-SA"/>
                </w:rPr>
                <w:t>8. protected</w:t>
              </w:r>
            </w:ins>
          </w:p>
          <w:p w14:paraId="1A46EE1E" w14:textId="71887212" w:rsidR="00F2161B" w:rsidRPr="00876602" w:rsidDel="00AE0AEF" w:rsidRDefault="00F2161B" w:rsidP="00AE0AEF">
            <w:pPr>
              <w:spacing w:after="120" w:line="276" w:lineRule="auto"/>
              <w:rPr>
                <w:del w:id="2295" w:author="Raphael Malyankar" w:date="2018-07-05T18:07:00Z"/>
                <w:rFonts w:cs="Arial"/>
                <w:sz w:val="16"/>
                <w:szCs w:val="16"/>
              </w:rPr>
            </w:pPr>
            <w:ins w:id="2296" w:author="Raphael Malyankar" w:date="2018-07-05T18:07:00Z">
              <w:r w:rsidRPr="00AE0AEF">
                <w:rPr>
                  <w:sz w:val="16"/>
                  <w:szCs w:val="16"/>
                  <w:lang w:eastAsia="ar-SA"/>
                </w:rPr>
                <w:t>9. limited distribution</w:t>
              </w:r>
            </w:ins>
            <w:del w:id="2297" w:author="Raphael Malyankar" w:date="2018-07-05T18:07:00Z">
              <w:r w:rsidRPr="00876602" w:rsidDel="00AE0AEF">
                <w:rPr>
                  <w:rFonts w:cs="Arial"/>
                  <w:sz w:val="16"/>
                  <w:szCs w:val="16"/>
                </w:rPr>
                <w:delText>1. unclassified</w:delText>
              </w:r>
            </w:del>
          </w:p>
          <w:p w14:paraId="2E29B7E3" w14:textId="08FCF06B" w:rsidR="00F2161B" w:rsidRPr="00876602" w:rsidDel="00AE0AEF" w:rsidRDefault="00F2161B" w:rsidP="00876602">
            <w:pPr>
              <w:spacing w:after="120" w:line="276" w:lineRule="auto"/>
              <w:rPr>
                <w:del w:id="2298" w:author="Raphael Malyankar" w:date="2018-07-05T18:07:00Z"/>
                <w:rFonts w:cs="Arial"/>
                <w:sz w:val="16"/>
                <w:szCs w:val="16"/>
              </w:rPr>
            </w:pPr>
            <w:del w:id="2299" w:author="Raphael Malyankar" w:date="2018-07-05T18:07:00Z">
              <w:r w:rsidRPr="00876602" w:rsidDel="00AE0AEF">
                <w:rPr>
                  <w:rFonts w:cs="Arial"/>
                  <w:sz w:val="16"/>
                  <w:szCs w:val="16"/>
                </w:rPr>
                <w:delText>2. restricted</w:delText>
              </w:r>
            </w:del>
          </w:p>
          <w:p w14:paraId="118041C8" w14:textId="6A9FF7E2" w:rsidR="00F2161B" w:rsidRPr="00876602" w:rsidDel="00AE0AEF" w:rsidRDefault="00F2161B" w:rsidP="00876602">
            <w:pPr>
              <w:spacing w:after="120" w:line="276" w:lineRule="auto"/>
              <w:rPr>
                <w:del w:id="2300" w:author="Raphael Malyankar" w:date="2018-07-05T18:07:00Z"/>
                <w:rFonts w:cs="Arial"/>
                <w:sz w:val="16"/>
                <w:szCs w:val="16"/>
              </w:rPr>
            </w:pPr>
            <w:del w:id="2301" w:author="Raphael Malyankar" w:date="2018-07-05T18:07:00Z">
              <w:r w:rsidRPr="00876602" w:rsidDel="00AE0AEF">
                <w:rPr>
                  <w:rFonts w:cs="Arial"/>
                  <w:sz w:val="16"/>
                  <w:szCs w:val="16"/>
                </w:rPr>
                <w:delText>3. confidential</w:delText>
              </w:r>
            </w:del>
          </w:p>
          <w:p w14:paraId="00683F9F" w14:textId="15F59017" w:rsidR="00F2161B" w:rsidRPr="00876602" w:rsidDel="00AE0AEF" w:rsidRDefault="00F2161B" w:rsidP="00876602">
            <w:pPr>
              <w:spacing w:after="120" w:line="276" w:lineRule="auto"/>
              <w:rPr>
                <w:del w:id="2302" w:author="Raphael Malyankar" w:date="2018-07-05T18:07:00Z"/>
                <w:rFonts w:cs="Arial"/>
                <w:sz w:val="16"/>
                <w:szCs w:val="16"/>
              </w:rPr>
            </w:pPr>
            <w:del w:id="2303" w:author="Raphael Malyankar" w:date="2018-07-05T18:07:00Z">
              <w:r w:rsidRPr="00876602" w:rsidDel="00AE0AEF">
                <w:rPr>
                  <w:rFonts w:cs="Arial"/>
                  <w:sz w:val="16"/>
                  <w:szCs w:val="16"/>
                </w:rPr>
                <w:delText>4. secret</w:delText>
              </w:r>
            </w:del>
          </w:p>
          <w:p w14:paraId="3A5D5F73" w14:textId="08A586EB" w:rsidR="00F2161B" w:rsidRPr="00876602" w:rsidRDefault="00F2161B" w:rsidP="00876602">
            <w:pPr>
              <w:snapToGrid w:val="0"/>
              <w:spacing w:after="120" w:line="276" w:lineRule="auto"/>
              <w:rPr>
                <w:rFonts w:cs="Arial"/>
                <w:sz w:val="16"/>
                <w:szCs w:val="16"/>
              </w:rPr>
            </w:pPr>
            <w:del w:id="2304" w:author="Raphael Malyankar" w:date="2018-07-05T18:07:00Z">
              <w:r w:rsidRPr="00876602" w:rsidDel="00AE0AEF">
                <w:rPr>
                  <w:rFonts w:cs="Arial"/>
                  <w:sz w:val="16"/>
                  <w:szCs w:val="16"/>
                </w:rPr>
                <w:delText>5. top secret</w:delText>
              </w:r>
            </w:del>
          </w:p>
        </w:tc>
      </w:tr>
      <w:tr w:rsidR="00F2161B" w:rsidRPr="00876602" w14:paraId="0D2C23B0" w14:textId="77777777" w:rsidTr="00A91A32">
        <w:trPr>
          <w:trHeight w:val="497"/>
        </w:trPr>
        <w:tc>
          <w:tcPr>
            <w:tcW w:w="1021" w:type="dxa"/>
            <w:tcBorders>
              <w:top w:val="single" w:sz="4" w:space="0" w:color="000000"/>
              <w:left w:val="single" w:sz="4" w:space="0" w:color="000000"/>
              <w:bottom w:val="single" w:sz="4" w:space="0" w:color="000000"/>
              <w:right w:val="single" w:sz="4" w:space="0" w:color="000000"/>
            </w:tcBorders>
          </w:tcPr>
          <w:p w14:paraId="6CBF5C16" w14:textId="6B26ADC3" w:rsidR="00F2161B" w:rsidRPr="00611BC0" w:rsidRDefault="00F2161B" w:rsidP="00876602">
            <w:pPr>
              <w:snapToGrid w:val="0"/>
              <w:spacing w:after="120" w:line="276" w:lineRule="auto"/>
              <w:rPr>
                <w:rFonts w:cs="Arial"/>
                <w:sz w:val="16"/>
                <w:szCs w:val="16"/>
              </w:rPr>
            </w:pPr>
            <w:ins w:id="2305" w:author="Eivind" w:date="2018-07-12T18:57: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0D837DE7" w14:textId="0BC3AC8D" w:rsidR="00F2161B" w:rsidRPr="00611BC0" w:rsidRDefault="00F2161B" w:rsidP="00876602">
            <w:pPr>
              <w:snapToGrid w:val="0"/>
              <w:spacing w:after="120" w:line="276" w:lineRule="auto"/>
              <w:rPr>
                <w:rFonts w:cs="Arial"/>
                <w:sz w:val="16"/>
                <w:szCs w:val="16"/>
              </w:rPr>
            </w:pPr>
            <w:r w:rsidRPr="00611BC0">
              <w:rPr>
                <w:rFonts w:cs="Arial"/>
                <w:sz w:val="16"/>
                <w:szCs w:val="16"/>
              </w:rPr>
              <w:t>purpose</w:t>
            </w:r>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0881C0C4" w14:textId="77777777" w:rsidR="00F2161B" w:rsidRPr="00876602" w:rsidRDefault="00F2161B" w:rsidP="00876602">
            <w:pPr>
              <w:snapToGrid w:val="0"/>
              <w:spacing w:after="120" w:line="276" w:lineRule="auto"/>
              <w:rPr>
                <w:rFonts w:cs="Arial"/>
                <w:sz w:val="16"/>
                <w:szCs w:val="16"/>
              </w:rPr>
            </w:pPr>
            <w:r w:rsidRPr="00876602">
              <w:rPr>
                <w:rFonts w:cs="Arial"/>
                <w:sz w:val="16"/>
                <w:szCs w:val="16"/>
              </w:rPr>
              <w:t xml:space="preserve">The purpose for which the dataset has been issued </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74CCDB5E" w14:textId="5D4FF303" w:rsidR="00F2161B" w:rsidRPr="00876602" w:rsidRDefault="00F2161B" w:rsidP="00876602">
            <w:pPr>
              <w:snapToGrid w:val="0"/>
              <w:spacing w:after="120" w:line="276" w:lineRule="auto"/>
              <w:jc w:val="center"/>
              <w:rPr>
                <w:rFonts w:cs="Arial"/>
                <w:sz w:val="16"/>
                <w:szCs w:val="16"/>
              </w:rPr>
            </w:pPr>
            <w:ins w:id="2306" w:author="Raphael Malyankar" w:date="2018-07-05T18:08:00Z">
              <w:r>
                <w:rPr>
                  <w:rFonts w:cs="Arial"/>
                  <w:sz w:val="16"/>
                  <w:szCs w:val="16"/>
                </w:rPr>
                <w:t>0..</w:t>
              </w:r>
            </w:ins>
            <w:r w:rsidRPr="00876602">
              <w:rPr>
                <w:rFonts w:cs="Arial"/>
                <w:sz w:val="16"/>
                <w:szCs w:val="16"/>
              </w:rPr>
              <w:t>1</w:t>
            </w:r>
          </w:p>
        </w:tc>
        <w:tc>
          <w:tcPr>
            <w:tcW w:w="2410" w:type="dxa"/>
            <w:tcBorders>
              <w:top w:val="single" w:sz="4" w:space="0" w:color="000000"/>
              <w:left w:val="single" w:sz="4" w:space="0" w:color="000000"/>
              <w:bottom w:val="single" w:sz="4" w:space="0" w:color="000000"/>
              <w:right w:val="single" w:sz="4" w:space="0" w:color="000000"/>
            </w:tcBorders>
            <w:vAlign w:val="center"/>
          </w:tcPr>
          <w:p w14:paraId="72089FE1" w14:textId="77777777" w:rsidR="00F2161B" w:rsidRPr="00876602" w:rsidRDefault="00F2161B" w:rsidP="00876602">
            <w:pPr>
              <w:snapToGrid w:val="0"/>
              <w:spacing w:after="120" w:line="276" w:lineRule="auto"/>
              <w:rPr>
                <w:rFonts w:cs="Arial"/>
                <w:sz w:val="16"/>
                <w:szCs w:val="16"/>
              </w:rPr>
            </w:pPr>
            <w:r w:rsidRPr="00876602">
              <w:rPr>
                <w:rFonts w:cs="Arial"/>
                <w:sz w:val="16"/>
                <w:szCs w:val="16"/>
              </w:rPr>
              <w:t>MD_Identification&gt;purpose</w:t>
            </w:r>
          </w:p>
          <w:p w14:paraId="4FEA68F5" w14:textId="77777777" w:rsidR="00F2161B" w:rsidRPr="00876602" w:rsidRDefault="00F2161B" w:rsidP="00876602">
            <w:pPr>
              <w:snapToGrid w:val="0"/>
              <w:spacing w:after="120" w:line="276" w:lineRule="auto"/>
              <w:rPr>
                <w:rFonts w:cs="Arial"/>
                <w:sz w:val="16"/>
                <w:szCs w:val="16"/>
              </w:rPr>
            </w:pPr>
          </w:p>
          <w:p w14:paraId="6EC96055" w14:textId="77777777" w:rsidR="00F2161B" w:rsidRPr="00876602" w:rsidRDefault="00F2161B" w:rsidP="00876602">
            <w:pPr>
              <w:snapToGrid w:val="0"/>
              <w:spacing w:after="120" w:line="276" w:lineRule="auto"/>
              <w:rPr>
                <w:rFonts w:cs="Arial"/>
                <w:sz w:val="16"/>
                <w:szCs w:val="16"/>
              </w:rPr>
            </w:pPr>
            <w:r w:rsidRPr="00876602">
              <w:rPr>
                <w:rFonts w:cs="Arial"/>
                <w:sz w:val="16"/>
                <w:szCs w:val="16"/>
              </w:rPr>
              <w:t>CharacterString</w:t>
            </w:r>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3E819B35" w14:textId="3FDBC11B" w:rsidR="00F2161B" w:rsidRPr="00876602" w:rsidRDefault="00F2161B" w:rsidP="00876602">
            <w:pPr>
              <w:snapToGrid w:val="0"/>
              <w:spacing w:after="120" w:line="276" w:lineRule="auto"/>
              <w:rPr>
                <w:rFonts w:cs="Arial"/>
                <w:sz w:val="16"/>
                <w:szCs w:val="16"/>
              </w:rPr>
            </w:pPr>
            <w:r w:rsidRPr="00876602">
              <w:rPr>
                <w:rFonts w:cs="Arial"/>
                <w:sz w:val="16"/>
                <w:szCs w:val="16"/>
              </w:rPr>
              <w:t>E.g. new, new edition, update etc.</w:t>
            </w:r>
          </w:p>
        </w:tc>
      </w:tr>
      <w:tr w:rsidR="00F2161B" w:rsidRPr="00876602" w14:paraId="7D15E6C5" w14:textId="77777777" w:rsidTr="00A91A32">
        <w:trPr>
          <w:trHeight w:val="839"/>
        </w:trPr>
        <w:tc>
          <w:tcPr>
            <w:tcW w:w="1021" w:type="dxa"/>
            <w:tcBorders>
              <w:top w:val="single" w:sz="4" w:space="0" w:color="000000"/>
              <w:left w:val="single" w:sz="4" w:space="0" w:color="000000"/>
              <w:bottom w:val="single" w:sz="4" w:space="0" w:color="000000"/>
              <w:right w:val="single" w:sz="4" w:space="0" w:color="000000"/>
            </w:tcBorders>
          </w:tcPr>
          <w:p w14:paraId="24FAEFF3" w14:textId="45E50262" w:rsidR="00F2161B" w:rsidRPr="00611BC0" w:rsidRDefault="00F2161B" w:rsidP="00876602">
            <w:pPr>
              <w:snapToGrid w:val="0"/>
              <w:spacing w:after="120" w:line="276" w:lineRule="auto"/>
              <w:rPr>
                <w:rFonts w:cs="Arial"/>
                <w:sz w:val="16"/>
                <w:szCs w:val="16"/>
              </w:rPr>
            </w:pPr>
            <w:ins w:id="2307" w:author="Eivind" w:date="2018-07-12T18:57: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7161CBD6" w14:textId="043CA10C" w:rsidR="00F2161B" w:rsidRPr="00611BC0" w:rsidRDefault="00F2161B" w:rsidP="00876602">
            <w:pPr>
              <w:snapToGrid w:val="0"/>
              <w:spacing w:after="120" w:line="276" w:lineRule="auto"/>
              <w:rPr>
                <w:rFonts w:cs="Arial"/>
                <w:sz w:val="16"/>
                <w:szCs w:val="16"/>
              </w:rPr>
            </w:pPr>
            <w:r w:rsidRPr="00611BC0">
              <w:rPr>
                <w:rFonts w:cs="Arial"/>
                <w:sz w:val="16"/>
                <w:szCs w:val="16"/>
              </w:rPr>
              <w:t>specificUsage</w:t>
            </w:r>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4FD5B3B9" w14:textId="77777777" w:rsidR="00F2161B" w:rsidRPr="00876602" w:rsidRDefault="00F2161B" w:rsidP="00876602">
            <w:pPr>
              <w:snapToGrid w:val="0"/>
              <w:spacing w:after="120" w:line="276" w:lineRule="auto"/>
              <w:rPr>
                <w:rFonts w:cs="Arial"/>
                <w:sz w:val="16"/>
                <w:szCs w:val="16"/>
              </w:rPr>
            </w:pPr>
            <w:r w:rsidRPr="00876602">
              <w:rPr>
                <w:rFonts w:cs="Arial"/>
                <w:sz w:val="16"/>
                <w:szCs w:val="16"/>
              </w:rPr>
              <w:t>The use for which the dataset is intended</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545C9819" w14:textId="67DC76A0" w:rsidR="00F2161B" w:rsidRPr="00876602" w:rsidRDefault="00F2161B" w:rsidP="00876602">
            <w:pPr>
              <w:snapToGrid w:val="0"/>
              <w:spacing w:after="120" w:line="276" w:lineRule="auto"/>
              <w:jc w:val="center"/>
              <w:rPr>
                <w:rFonts w:cs="Arial"/>
                <w:sz w:val="16"/>
                <w:szCs w:val="16"/>
              </w:rPr>
            </w:pPr>
            <w:ins w:id="2308" w:author="Raphael Malyankar" w:date="2018-07-05T18:08:00Z">
              <w:r>
                <w:rPr>
                  <w:rFonts w:cs="Arial"/>
                  <w:sz w:val="16"/>
                  <w:szCs w:val="16"/>
                </w:rPr>
                <w:t>0..</w:t>
              </w:r>
            </w:ins>
            <w:r w:rsidRPr="00876602">
              <w:rPr>
                <w:rFonts w:cs="Arial"/>
                <w:sz w:val="16"/>
                <w:szCs w:val="16"/>
              </w:rPr>
              <w:t>1</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7F43D364" w14:textId="275B1A69" w:rsidR="00F2161B" w:rsidRPr="00876602" w:rsidRDefault="00F2161B" w:rsidP="00876602">
            <w:pPr>
              <w:spacing w:after="120" w:line="276" w:lineRule="auto"/>
              <w:rPr>
                <w:rFonts w:cs="Arial"/>
                <w:color w:val="000000"/>
                <w:sz w:val="16"/>
                <w:szCs w:val="16"/>
              </w:rPr>
            </w:pPr>
            <w:r w:rsidRPr="00876602">
              <w:rPr>
                <w:rFonts w:cs="Arial"/>
                <w:color w:val="000000"/>
                <w:sz w:val="16"/>
                <w:szCs w:val="16"/>
              </w:rPr>
              <w:t>MD_USAGE&gt;specificUsage&gt;</w:t>
            </w:r>
            <w:r w:rsidRPr="00611BC0">
              <w:rPr>
                <w:rFonts w:cs="Arial"/>
                <w:sz w:val="16"/>
                <w:szCs w:val="16"/>
              </w:rPr>
              <w:t xml:space="preserve"> </w:t>
            </w:r>
            <w:r w:rsidRPr="00876602">
              <w:rPr>
                <w:rFonts w:cs="Arial"/>
                <w:color w:val="000000"/>
                <w:sz w:val="16"/>
                <w:szCs w:val="16"/>
              </w:rPr>
              <w:t>(character string)</w:t>
            </w:r>
          </w:p>
          <w:p w14:paraId="68119B23" w14:textId="77777777" w:rsidR="00F2161B" w:rsidRPr="00876602" w:rsidRDefault="00F2161B" w:rsidP="00876602">
            <w:pPr>
              <w:snapToGrid w:val="0"/>
              <w:spacing w:after="120" w:line="276" w:lineRule="auto"/>
              <w:rPr>
                <w:rFonts w:cs="Arial"/>
                <w:sz w:val="16"/>
                <w:szCs w:val="16"/>
              </w:rPr>
            </w:pPr>
            <w:r w:rsidRPr="00611BC0">
              <w:rPr>
                <w:rFonts w:cs="Arial"/>
                <w:sz w:val="16"/>
                <w:szCs w:val="16"/>
              </w:rPr>
              <w:t>MD_USAGE&gt;userContactInfo (CI_ResponsibleParty)</w:t>
            </w:r>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067978A4" w14:textId="21CD9FAF" w:rsidR="00F2161B" w:rsidRPr="00876602" w:rsidRDefault="00F2161B" w:rsidP="00876602">
            <w:pPr>
              <w:snapToGrid w:val="0"/>
              <w:spacing w:after="120" w:line="276" w:lineRule="auto"/>
              <w:jc w:val="left"/>
              <w:rPr>
                <w:rFonts w:cs="Arial"/>
                <w:sz w:val="16"/>
                <w:szCs w:val="16"/>
              </w:rPr>
            </w:pPr>
            <w:r w:rsidRPr="00876602">
              <w:rPr>
                <w:rFonts w:cs="Arial"/>
                <w:sz w:val="16"/>
                <w:szCs w:val="16"/>
              </w:rPr>
              <w:t>specificUsage= “Interoperability Catalogue for ECDIS”</w:t>
            </w:r>
          </w:p>
        </w:tc>
      </w:tr>
      <w:tr w:rsidR="00F2161B" w:rsidRPr="00876602" w14:paraId="1D45A18B" w14:textId="77777777" w:rsidTr="00A91A32">
        <w:trPr>
          <w:trHeight w:val="326"/>
        </w:trPr>
        <w:tc>
          <w:tcPr>
            <w:tcW w:w="1021" w:type="dxa"/>
            <w:tcBorders>
              <w:top w:val="single" w:sz="4" w:space="0" w:color="000000"/>
              <w:left w:val="single" w:sz="4" w:space="0" w:color="000000"/>
              <w:bottom w:val="single" w:sz="4" w:space="0" w:color="000000"/>
              <w:right w:val="single" w:sz="4" w:space="0" w:color="000000"/>
            </w:tcBorders>
          </w:tcPr>
          <w:p w14:paraId="65E9E9B4" w14:textId="7D993CD8" w:rsidR="00F2161B" w:rsidRPr="00611BC0" w:rsidRDefault="00F2161B" w:rsidP="00876602">
            <w:pPr>
              <w:snapToGrid w:val="0"/>
              <w:spacing w:after="120" w:line="276" w:lineRule="auto"/>
              <w:rPr>
                <w:rFonts w:cs="Arial"/>
                <w:sz w:val="16"/>
                <w:szCs w:val="16"/>
              </w:rPr>
            </w:pPr>
            <w:ins w:id="2309" w:author="Eivind" w:date="2018-07-12T18:57: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4C430070" w14:textId="49D405A8" w:rsidR="00F2161B" w:rsidRPr="00611BC0" w:rsidRDefault="00F2161B" w:rsidP="00876602">
            <w:pPr>
              <w:snapToGrid w:val="0"/>
              <w:spacing w:after="120" w:line="276" w:lineRule="auto"/>
              <w:rPr>
                <w:rFonts w:cs="Arial"/>
                <w:sz w:val="16"/>
                <w:szCs w:val="16"/>
              </w:rPr>
            </w:pPr>
            <w:r w:rsidRPr="00611BC0">
              <w:rPr>
                <w:rFonts w:cs="Arial"/>
                <w:sz w:val="16"/>
                <w:szCs w:val="16"/>
              </w:rPr>
              <w:t>editionNumber</w:t>
            </w:r>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41749FAE" w14:textId="77777777" w:rsidR="00F2161B" w:rsidRPr="00876602" w:rsidRDefault="00F2161B" w:rsidP="00876602">
            <w:pPr>
              <w:snapToGrid w:val="0"/>
              <w:spacing w:after="120" w:line="276" w:lineRule="auto"/>
              <w:rPr>
                <w:rFonts w:cs="Arial"/>
                <w:sz w:val="16"/>
                <w:szCs w:val="16"/>
              </w:rPr>
            </w:pPr>
            <w:r w:rsidRPr="00876602">
              <w:rPr>
                <w:rFonts w:cs="Arial"/>
                <w:sz w:val="16"/>
                <w:szCs w:val="16"/>
              </w:rPr>
              <w:t>The edition number of the dataset</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321EABA1" w14:textId="021A8177" w:rsidR="00F2161B" w:rsidRPr="00876602" w:rsidRDefault="00C92742" w:rsidP="00876602">
            <w:pPr>
              <w:snapToGrid w:val="0"/>
              <w:spacing w:after="120" w:line="276" w:lineRule="auto"/>
              <w:jc w:val="center"/>
              <w:rPr>
                <w:rFonts w:cs="Arial"/>
                <w:sz w:val="16"/>
                <w:szCs w:val="16"/>
              </w:rPr>
            </w:pPr>
            <w:ins w:id="2310" w:author="Eivind" w:date="2018-07-12T23:56:00Z">
              <w:r>
                <w:rPr>
                  <w:sz w:val="16"/>
                  <w:szCs w:val="16"/>
                </w:rPr>
                <w:t>0..1</w:t>
              </w:r>
            </w:ins>
            <w:del w:id="2311" w:author="Eivind" w:date="2018-07-12T23:56:00Z">
              <w:r w:rsidR="00F2161B" w:rsidRPr="00876602" w:rsidDel="00C92742">
                <w:rPr>
                  <w:rFonts w:cs="Arial"/>
                  <w:sz w:val="16"/>
                  <w:szCs w:val="16"/>
                </w:rPr>
                <w:delText>1</w:delText>
              </w:r>
            </w:del>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5DAB1C06" w14:textId="77777777" w:rsidR="00F2161B" w:rsidRPr="00876602" w:rsidRDefault="00F2161B" w:rsidP="00876602">
            <w:pPr>
              <w:snapToGrid w:val="0"/>
              <w:spacing w:after="120" w:line="276" w:lineRule="auto"/>
              <w:rPr>
                <w:rFonts w:cs="Arial"/>
                <w:sz w:val="16"/>
                <w:szCs w:val="16"/>
              </w:rPr>
            </w:pPr>
            <w:r w:rsidRPr="00876602">
              <w:rPr>
                <w:rFonts w:cs="Arial"/>
                <w:sz w:val="16"/>
                <w:szCs w:val="16"/>
              </w:rPr>
              <w:t>CharacterString</w:t>
            </w:r>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085EF889" w14:textId="44B65CAA" w:rsidR="00F2161B" w:rsidRPr="00876602" w:rsidDel="0059172C" w:rsidRDefault="00F2161B" w:rsidP="00053321">
            <w:pPr>
              <w:snapToGrid w:val="0"/>
              <w:spacing w:after="120" w:line="276" w:lineRule="auto"/>
              <w:rPr>
                <w:del w:id="2312" w:author="Eivind" w:date="2018-06-26T21:57:00Z"/>
                <w:rFonts w:eastAsia="Times New Roman" w:cs="Arial"/>
                <w:sz w:val="16"/>
                <w:szCs w:val="16"/>
              </w:rPr>
            </w:pPr>
            <w:r w:rsidRPr="00876602">
              <w:rPr>
                <w:rFonts w:eastAsia="Times New Roman" w:cs="Arial"/>
                <w:sz w:val="16"/>
                <w:szCs w:val="16"/>
              </w:rPr>
              <w:t>when a data set is initially created, the edition number 1 is assigned to it. The edition number is increased by 1 at each new edition. Edition number remains</w:t>
            </w:r>
            <w:ins w:id="2313" w:author="Eivind" w:date="2018-06-26T21:57:00Z">
              <w:r>
                <w:rPr>
                  <w:rFonts w:eastAsia="Times New Roman" w:cs="Arial"/>
                  <w:sz w:val="16"/>
                  <w:szCs w:val="16"/>
                </w:rPr>
                <w:t xml:space="preserve"> </w:t>
              </w:r>
            </w:ins>
          </w:p>
          <w:p w14:paraId="3E7157E4" w14:textId="77777777" w:rsidR="00F2161B" w:rsidRPr="00876602" w:rsidRDefault="00F2161B">
            <w:pPr>
              <w:snapToGrid w:val="0"/>
              <w:spacing w:after="120" w:line="276" w:lineRule="auto"/>
              <w:rPr>
                <w:rFonts w:eastAsia="Times New Roman" w:cs="Arial"/>
                <w:sz w:val="16"/>
                <w:szCs w:val="16"/>
              </w:rPr>
              <w:pPrChange w:id="2314" w:author="Eivind" w:date="2018-06-26T21:57:00Z">
                <w:pPr>
                  <w:spacing w:after="120" w:line="276" w:lineRule="auto"/>
                </w:pPr>
              </w:pPrChange>
            </w:pPr>
            <w:r w:rsidRPr="00876602">
              <w:rPr>
                <w:rFonts w:eastAsia="Times New Roman" w:cs="Arial"/>
                <w:sz w:val="16"/>
                <w:szCs w:val="16"/>
              </w:rPr>
              <w:t>the same for a re-issue.</w:t>
            </w:r>
          </w:p>
        </w:tc>
      </w:tr>
      <w:tr w:rsidR="00F2161B" w:rsidRPr="00C92742" w:rsidDel="008D5D20" w14:paraId="447EBDB3" w14:textId="39D7D821" w:rsidTr="00A91A32">
        <w:trPr>
          <w:trHeight w:val="326"/>
          <w:del w:id="2315" w:author="Raphael Malyankar" w:date="2018-07-13T17:08:00Z"/>
        </w:trPr>
        <w:tc>
          <w:tcPr>
            <w:tcW w:w="1021" w:type="dxa"/>
            <w:tcBorders>
              <w:top w:val="single" w:sz="4" w:space="0" w:color="000000"/>
              <w:left w:val="single" w:sz="4" w:space="0" w:color="000000"/>
              <w:bottom w:val="single" w:sz="4" w:space="0" w:color="000000"/>
              <w:right w:val="single" w:sz="4" w:space="0" w:color="000000"/>
            </w:tcBorders>
          </w:tcPr>
          <w:p w14:paraId="6EA61FF0" w14:textId="44697200" w:rsidR="00F2161B" w:rsidRPr="001F1EB0" w:rsidDel="008D5D20" w:rsidRDefault="00F2161B" w:rsidP="00876602">
            <w:pPr>
              <w:snapToGrid w:val="0"/>
              <w:spacing w:after="120" w:line="276" w:lineRule="auto"/>
              <w:rPr>
                <w:del w:id="2316" w:author="Raphael Malyankar" w:date="2018-07-13T17:08:00Z"/>
                <w:rFonts w:cs="Arial"/>
                <w:sz w:val="16"/>
                <w:szCs w:val="16"/>
              </w:rPr>
            </w:pPr>
            <w:commentRangeStart w:id="2317"/>
            <w:ins w:id="2318" w:author="Eivind" w:date="2018-07-12T18:57:00Z">
              <w:del w:id="2319" w:author="Raphael Malyankar" w:date="2018-07-13T17:08:00Z">
                <w:r w:rsidRPr="001F1EB0" w:rsidDel="008D5D20">
                  <w:rPr>
                    <w:rFonts w:cs="Arial"/>
                    <w:sz w:val="16"/>
                    <w:szCs w:val="16"/>
                  </w:rPr>
                  <w:delText>Attribute</w:delText>
                </w:r>
              </w:del>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13531190" w14:textId="1C4733A8" w:rsidR="00F2161B" w:rsidRPr="001F1EB0" w:rsidDel="008D5D20" w:rsidRDefault="00F2161B" w:rsidP="00876602">
            <w:pPr>
              <w:snapToGrid w:val="0"/>
              <w:spacing w:after="120" w:line="276" w:lineRule="auto"/>
              <w:rPr>
                <w:del w:id="2320" w:author="Raphael Malyankar" w:date="2018-07-13T17:08:00Z"/>
                <w:rFonts w:cs="Arial"/>
                <w:sz w:val="16"/>
                <w:szCs w:val="16"/>
              </w:rPr>
            </w:pPr>
            <w:del w:id="2321" w:author="Raphael Malyankar" w:date="2018-07-13T17:08:00Z">
              <w:r w:rsidRPr="001F1EB0" w:rsidDel="008D5D20">
                <w:rPr>
                  <w:rFonts w:cs="Arial"/>
                  <w:sz w:val="16"/>
                  <w:szCs w:val="16"/>
                </w:rPr>
                <w:delText>updateNumber</w:delText>
              </w:r>
            </w:del>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74D58066" w14:textId="6BDE334C" w:rsidR="00F2161B" w:rsidRPr="001F1EB0" w:rsidDel="008D5D20" w:rsidRDefault="00F2161B" w:rsidP="00876602">
            <w:pPr>
              <w:snapToGrid w:val="0"/>
              <w:spacing w:after="120" w:line="276" w:lineRule="auto"/>
              <w:rPr>
                <w:del w:id="2322" w:author="Raphael Malyankar" w:date="2018-07-13T17:08:00Z"/>
                <w:rFonts w:cs="Arial"/>
                <w:sz w:val="16"/>
                <w:szCs w:val="16"/>
              </w:rPr>
            </w:pPr>
            <w:del w:id="2323" w:author="Raphael Malyankar" w:date="2018-07-13T17:08:00Z">
              <w:r w:rsidRPr="001F1EB0" w:rsidDel="008D5D20">
                <w:rPr>
                  <w:rFonts w:cs="Arial"/>
                  <w:sz w:val="16"/>
                  <w:szCs w:val="16"/>
                </w:rPr>
                <w:delText>Update number assigned to the dataset and increased by one for each subsequent update</w:delText>
              </w:r>
            </w:del>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3DABC702" w14:textId="6C4A7D04" w:rsidR="00F2161B" w:rsidRPr="001F1EB0" w:rsidDel="008D5D20" w:rsidRDefault="00C92742" w:rsidP="00876602">
            <w:pPr>
              <w:snapToGrid w:val="0"/>
              <w:spacing w:after="120" w:line="276" w:lineRule="auto"/>
              <w:jc w:val="center"/>
              <w:rPr>
                <w:del w:id="2324" w:author="Raphael Malyankar" w:date="2018-07-13T17:08:00Z"/>
                <w:rFonts w:cs="Arial"/>
                <w:sz w:val="16"/>
                <w:szCs w:val="16"/>
              </w:rPr>
            </w:pPr>
            <w:ins w:id="2325" w:author="Eivind" w:date="2018-07-12T23:55:00Z">
              <w:del w:id="2326" w:author="Raphael Malyankar" w:date="2018-07-13T17:08:00Z">
                <w:r w:rsidRPr="001F1EB0" w:rsidDel="008D5D20">
                  <w:rPr>
                    <w:sz w:val="16"/>
                    <w:szCs w:val="16"/>
                  </w:rPr>
                  <w:delText>0..1</w:delText>
                </w:r>
              </w:del>
            </w:ins>
            <w:del w:id="2327" w:author="Raphael Malyankar" w:date="2018-07-13T17:08:00Z">
              <w:r w:rsidR="00F2161B" w:rsidRPr="001F1EB0" w:rsidDel="008D5D20">
                <w:rPr>
                  <w:rFonts w:cs="Arial"/>
                  <w:sz w:val="16"/>
                  <w:szCs w:val="16"/>
                </w:rPr>
                <w:delText>1</w:delText>
              </w:r>
            </w:del>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01FE7E9B" w14:textId="00AAF0FA" w:rsidR="00F2161B" w:rsidRPr="001F1EB0" w:rsidDel="008D5D20" w:rsidRDefault="00F2161B" w:rsidP="00876602">
            <w:pPr>
              <w:snapToGrid w:val="0"/>
              <w:spacing w:after="120" w:line="276" w:lineRule="auto"/>
              <w:rPr>
                <w:del w:id="2328" w:author="Raphael Malyankar" w:date="2018-07-13T17:08:00Z"/>
                <w:rFonts w:cs="Arial"/>
                <w:sz w:val="16"/>
                <w:szCs w:val="16"/>
              </w:rPr>
            </w:pPr>
            <w:del w:id="2329" w:author="Raphael Malyankar" w:date="2018-07-13T17:08:00Z">
              <w:r w:rsidRPr="001F1EB0" w:rsidDel="008D5D20">
                <w:rPr>
                  <w:rFonts w:cs="Arial"/>
                  <w:sz w:val="16"/>
                  <w:szCs w:val="16"/>
                </w:rPr>
                <w:delText>CharacterString</w:delText>
              </w:r>
            </w:del>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1B4BC2D9" w14:textId="38413D42" w:rsidR="00F2161B" w:rsidRPr="001F1EB0" w:rsidDel="008D5D20" w:rsidRDefault="00F2161B">
            <w:pPr>
              <w:snapToGrid w:val="0"/>
              <w:spacing w:after="120" w:line="276" w:lineRule="auto"/>
              <w:jc w:val="left"/>
              <w:rPr>
                <w:del w:id="2330" w:author="Raphael Malyankar" w:date="2018-07-13T17:08:00Z"/>
                <w:rFonts w:cs="Arial"/>
                <w:sz w:val="16"/>
                <w:szCs w:val="16"/>
              </w:rPr>
              <w:pPrChange w:id="2331" w:author="Eivind" w:date="2018-06-26T21:58:00Z">
                <w:pPr>
                  <w:snapToGrid w:val="0"/>
                  <w:spacing w:after="120" w:line="276" w:lineRule="auto"/>
                </w:pPr>
              </w:pPrChange>
            </w:pPr>
            <w:del w:id="2332" w:author="Raphael Malyankar" w:date="2018-07-13T17:08:00Z">
              <w:r w:rsidRPr="001F1EB0" w:rsidDel="008D5D20">
                <w:rPr>
                  <w:rFonts w:cs="Arial"/>
                  <w:sz w:val="16"/>
                  <w:szCs w:val="16"/>
                </w:rPr>
                <w:delText>not relevant for interoperability catalogue; xsi:nil=</w:delText>
              </w:r>
            </w:del>
            <w:del w:id="2333" w:author="Raphael Malyankar" w:date="2018-07-01T20:48:00Z">
              <w:r w:rsidRPr="001F1EB0" w:rsidDel="00CE664D">
                <w:rPr>
                  <w:rFonts w:cs="Arial"/>
                  <w:sz w:val="16"/>
                  <w:szCs w:val="16"/>
                </w:rPr>
                <w:delText>”</w:delText>
              </w:r>
            </w:del>
            <w:del w:id="2334" w:author="Raphael Malyankar" w:date="2018-07-13T17:08:00Z">
              <w:r w:rsidRPr="001F1EB0" w:rsidDel="008D5D20">
                <w:rPr>
                  <w:rFonts w:cs="Arial"/>
                  <w:sz w:val="16"/>
                  <w:szCs w:val="16"/>
                </w:rPr>
                <w:delText>true</w:delText>
              </w:r>
            </w:del>
            <w:del w:id="2335" w:author="Raphael Malyankar" w:date="2018-07-01T20:49:00Z">
              <w:r w:rsidRPr="001F1EB0" w:rsidDel="00CE664D">
                <w:rPr>
                  <w:rFonts w:cs="Arial"/>
                  <w:sz w:val="16"/>
                  <w:szCs w:val="16"/>
                </w:rPr>
                <w:delText>”</w:delText>
              </w:r>
            </w:del>
          </w:p>
        </w:tc>
      </w:tr>
      <w:tr w:rsidR="00F2161B" w:rsidRPr="00C92742" w:rsidDel="008D5D20" w14:paraId="719777C5" w14:textId="62F043F4" w:rsidTr="00A91A32">
        <w:trPr>
          <w:trHeight w:val="155"/>
          <w:del w:id="2336" w:author="Raphael Malyankar" w:date="2018-07-13T17:08:00Z"/>
        </w:trPr>
        <w:tc>
          <w:tcPr>
            <w:tcW w:w="1021" w:type="dxa"/>
            <w:tcBorders>
              <w:top w:val="single" w:sz="4" w:space="0" w:color="000000"/>
              <w:left w:val="single" w:sz="4" w:space="0" w:color="000000"/>
              <w:bottom w:val="single" w:sz="4" w:space="0" w:color="000000"/>
              <w:right w:val="single" w:sz="4" w:space="0" w:color="000000"/>
            </w:tcBorders>
          </w:tcPr>
          <w:p w14:paraId="67007EBA" w14:textId="02C70168" w:rsidR="00F2161B" w:rsidRPr="001F1EB0" w:rsidDel="008D5D20" w:rsidRDefault="00F2161B" w:rsidP="00876602">
            <w:pPr>
              <w:snapToGrid w:val="0"/>
              <w:spacing w:after="120" w:line="276" w:lineRule="auto"/>
              <w:rPr>
                <w:del w:id="2337" w:author="Raphael Malyankar" w:date="2018-07-13T17:08:00Z"/>
                <w:rFonts w:cs="Arial"/>
                <w:sz w:val="16"/>
                <w:szCs w:val="16"/>
              </w:rPr>
            </w:pPr>
            <w:ins w:id="2338" w:author="Eivind" w:date="2018-07-12T18:57:00Z">
              <w:del w:id="2339" w:author="Raphael Malyankar" w:date="2018-07-13T17:08:00Z">
                <w:r w:rsidRPr="001F1EB0" w:rsidDel="008D5D20">
                  <w:rPr>
                    <w:rFonts w:cs="Arial"/>
                    <w:sz w:val="16"/>
                    <w:szCs w:val="16"/>
                  </w:rPr>
                  <w:delText>Attribute</w:delText>
                </w:r>
              </w:del>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4D4055B7" w14:textId="278D9DF1" w:rsidR="00F2161B" w:rsidRPr="001F1EB0" w:rsidDel="008D5D20" w:rsidRDefault="00F2161B" w:rsidP="00876602">
            <w:pPr>
              <w:snapToGrid w:val="0"/>
              <w:spacing w:after="120" w:line="276" w:lineRule="auto"/>
              <w:rPr>
                <w:del w:id="2340" w:author="Raphael Malyankar" w:date="2018-07-13T17:08:00Z"/>
                <w:rFonts w:cs="Arial"/>
                <w:sz w:val="16"/>
                <w:szCs w:val="16"/>
              </w:rPr>
            </w:pPr>
            <w:del w:id="2341" w:author="Raphael Malyankar" w:date="2018-07-13T17:08:00Z">
              <w:r w:rsidRPr="001F1EB0" w:rsidDel="008D5D20">
                <w:rPr>
                  <w:rFonts w:cs="Arial"/>
                  <w:sz w:val="16"/>
                  <w:szCs w:val="16"/>
                </w:rPr>
                <w:delText>updateApplicationDate</w:delText>
              </w:r>
            </w:del>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42E5B888" w14:textId="7C80FDD5" w:rsidR="00F2161B" w:rsidRPr="001F1EB0" w:rsidDel="008D5D20" w:rsidRDefault="00F2161B" w:rsidP="00876602">
            <w:pPr>
              <w:snapToGrid w:val="0"/>
              <w:spacing w:after="120" w:line="276" w:lineRule="auto"/>
              <w:rPr>
                <w:del w:id="2342" w:author="Raphael Malyankar" w:date="2018-07-13T17:08:00Z"/>
                <w:rFonts w:eastAsia="Times New Roman" w:cs="Arial"/>
                <w:sz w:val="16"/>
                <w:szCs w:val="16"/>
              </w:rPr>
            </w:pPr>
            <w:del w:id="2343" w:author="Raphael Malyankar" w:date="2018-07-13T17:08:00Z">
              <w:r w:rsidRPr="001F1EB0" w:rsidDel="008D5D20">
                <w:rPr>
                  <w:rFonts w:eastAsia="Times New Roman" w:cs="Arial"/>
                  <w:sz w:val="16"/>
                  <w:szCs w:val="16"/>
                </w:rPr>
                <w:delText>this date is only used for the base cell files (i.e. new data sets, re-issue and new edition), not update cell files. All updates dated on or before this date must have been applied by the producer</w:delText>
              </w:r>
            </w:del>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01E50C35" w14:textId="7B96BCC0" w:rsidR="00F2161B" w:rsidRPr="001F1EB0" w:rsidDel="008D5D20" w:rsidRDefault="00F2161B" w:rsidP="00876602">
            <w:pPr>
              <w:snapToGrid w:val="0"/>
              <w:spacing w:after="120" w:line="276" w:lineRule="auto"/>
              <w:jc w:val="center"/>
              <w:rPr>
                <w:del w:id="2344" w:author="Raphael Malyankar" w:date="2018-07-13T17:08:00Z"/>
                <w:rFonts w:cs="Arial"/>
                <w:sz w:val="16"/>
                <w:szCs w:val="16"/>
              </w:rPr>
            </w:pPr>
            <w:del w:id="2345" w:author="Raphael Malyankar" w:date="2018-07-13T17:08:00Z">
              <w:r w:rsidRPr="001F1EB0" w:rsidDel="008D5D20">
                <w:rPr>
                  <w:rFonts w:cs="Arial"/>
                  <w:sz w:val="16"/>
                  <w:szCs w:val="16"/>
                </w:rPr>
                <w:delText>0..1</w:delText>
              </w:r>
            </w:del>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4B11F5B7" w14:textId="60D41300" w:rsidR="00F2161B" w:rsidRPr="001F1EB0" w:rsidDel="008D5D20" w:rsidRDefault="00F2161B" w:rsidP="00876602">
            <w:pPr>
              <w:snapToGrid w:val="0"/>
              <w:spacing w:after="120" w:line="276" w:lineRule="auto"/>
              <w:rPr>
                <w:del w:id="2346" w:author="Raphael Malyankar" w:date="2018-07-13T17:08:00Z"/>
                <w:rFonts w:cs="Arial"/>
                <w:sz w:val="16"/>
                <w:szCs w:val="16"/>
              </w:rPr>
            </w:pPr>
            <w:del w:id="2347" w:author="Raphael Malyankar" w:date="2018-07-13T17:08:00Z">
              <w:r w:rsidRPr="001F1EB0" w:rsidDel="008D5D20">
                <w:rPr>
                  <w:rFonts w:cs="Arial"/>
                  <w:sz w:val="16"/>
                  <w:szCs w:val="16"/>
                </w:rPr>
                <w:delText>Date</w:delText>
              </w:r>
            </w:del>
          </w:p>
        </w:tc>
        <w:tc>
          <w:tcPr>
            <w:tcW w:w="1985" w:type="dxa"/>
            <w:tcBorders>
              <w:top w:val="single" w:sz="4" w:space="0" w:color="000000"/>
              <w:left w:val="single" w:sz="4" w:space="0" w:color="000000"/>
              <w:bottom w:val="single" w:sz="4" w:space="0" w:color="000000"/>
              <w:right w:val="single" w:sz="4" w:space="0" w:color="000000"/>
            </w:tcBorders>
            <w:vAlign w:val="center"/>
          </w:tcPr>
          <w:p w14:paraId="0B0C4A9F" w14:textId="79483A44" w:rsidR="00F2161B" w:rsidRPr="001F1EB0" w:rsidDel="008D5D20" w:rsidRDefault="00F2161B" w:rsidP="00876602">
            <w:pPr>
              <w:snapToGrid w:val="0"/>
              <w:spacing w:after="120" w:line="276" w:lineRule="auto"/>
              <w:rPr>
                <w:del w:id="2348" w:author="Raphael Malyankar" w:date="2018-07-13T17:08:00Z"/>
                <w:rFonts w:cs="Arial"/>
                <w:sz w:val="16"/>
                <w:szCs w:val="16"/>
              </w:rPr>
            </w:pPr>
            <w:del w:id="2349" w:author="Raphael Malyankar" w:date="2018-07-13T17:08:00Z">
              <w:r w:rsidRPr="001F1EB0" w:rsidDel="008D5D20">
                <w:rPr>
                  <w:rFonts w:cs="Arial"/>
                  <w:sz w:val="16"/>
                  <w:szCs w:val="16"/>
                </w:rPr>
                <w:delText>For interoperability catalogues this date indicate the last date of updates to the support files. If this date is not present, it means no updates have occurred to support files.</w:delText>
              </w:r>
              <w:commentRangeEnd w:id="2317"/>
              <w:r w:rsidR="00C92742" w:rsidDel="008D5D20">
                <w:rPr>
                  <w:rStyle w:val="CommentReference"/>
                </w:rPr>
                <w:commentReference w:id="2317"/>
              </w:r>
            </w:del>
          </w:p>
        </w:tc>
      </w:tr>
      <w:tr w:rsidR="00F2161B" w:rsidRPr="00876602" w14:paraId="578B5D09" w14:textId="77777777" w:rsidTr="00A91A32">
        <w:trPr>
          <w:trHeight w:val="171"/>
        </w:trPr>
        <w:tc>
          <w:tcPr>
            <w:tcW w:w="1021" w:type="dxa"/>
            <w:tcBorders>
              <w:top w:val="single" w:sz="4" w:space="0" w:color="000000"/>
              <w:left w:val="single" w:sz="4" w:space="0" w:color="000000"/>
              <w:bottom w:val="single" w:sz="4" w:space="0" w:color="000000"/>
              <w:right w:val="single" w:sz="4" w:space="0" w:color="000000"/>
            </w:tcBorders>
          </w:tcPr>
          <w:p w14:paraId="43C3A570" w14:textId="46C902C8" w:rsidR="00F2161B" w:rsidRPr="00611BC0" w:rsidRDefault="00F2161B" w:rsidP="00876602">
            <w:pPr>
              <w:snapToGrid w:val="0"/>
              <w:spacing w:after="120" w:line="276" w:lineRule="auto"/>
              <w:rPr>
                <w:rFonts w:cs="Arial"/>
                <w:sz w:val="16"/>
                <w:szCs w:val="16"/>
              </w:rPr>
            </w:pPr>
            <w:ins w:id="2350" w:author="Eivind" w:date="2018-07-12T18:57: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5ADAC1BE" w14:textId="190A8601" w:rsidR="00F2161B" w:rsidRPr="00611BC0" w:rsidRDefault="00F2161B" w:rsidP="00876602">
            <w:pPr>
              <w:snapToGrid w:val="0"/>
              <w:spacing w:after="120" w:line="276" w:lineRule="auto"/>
              <w:rPr>
                <w:rFonts w:cs="Arial"/>
                <w:sz w:val="16"/>
                <w:szCs w:val="16"/>
              </w:rPr>
            </w:pPr>
            <w:r w:rsidRPr="00611BC0">
              <w:rPr>
                <w:rFonts w:cs="Arial"/>
                <w:sz w:val="16"/>
                <w:szCs w:val="16"/>
              </w:rPr>
              <w:t>issueDate</w:t>
            </w:r>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1547758F" w14:textId="77777777" w:rsidR="00F2161B" w:rsidRPr="00876602" w:rsidRDefault="00F2161B" w:rsidP="00876602">
            <w:pPr>
              <w:snapToGrid w:val="0"/>
              <w:spacing w:after="120" w:line="276" w:lineRule="auto"/>
              <w:rPr>
                <w:rFonts w:eastAsia="Times New Roman" w:cs="Arial"/>
                <w:sz w:val="16"/>
                <w:szCs w:val="16"/>
              </w:rPr>
            </w:pPr>
            <w:r w:rsidRPr="00876602">
              <w:rPr>
                <w:rFonts w:eastAsia="Times New Roman" w:cs="Arial"/>
                <w:sz w:val="16"/>
                <w:szCs w:val="16"/>
              </w:rPr>
              <w:t>date on which the data was made available by the data producer</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7175B920" w14:textId="77777777" w:rsidR="00F2161B" w:rsidRPr="00876602" w:rsidRDefault="00F2161B" w:rsidP="00876602">
            <w:pPr>
              <w:snapToGrid w:val="0"/>
              <w:spacing w:after="120" w:line="276" w:lineRule="auto"/>
              <w:jc w:val="center"/>
              <w:rPr>
                <w:rFonts w:cs="Arial"/>
                <w:sz w:val="16"/>
                <w:szCs w:val="16"/>
              </w:rPr>
            </w:pPr>
            <w:r w:rsidRPr="00876602">
              <w:rPr>
                <w:rFonts w:cs="Arial"/>
                <w:sz w:val="16"/>
                <w:szCs w:val="16"/>
              </w:rPr>
              <w:t>1</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4C4BFA15" w14:textId="77777777" w:rsidR="00F2161B" w:rsidRPr="00876602" w:rsidRDefault="00F2161B" w:rsidP="00876602">
            <w:pPr>
              <w:snapToGrid w:val="0"/>
              <w:spacing w:after="120" w:line="276" w:lineRule="auto"/>
              <w:rPr>
                <w:rFonts w:cs="Arial"/>
                <w:sz w:val="16"/>
                <w:szCs w:val="16"/>
              </w:rPr>
            </w:pPr>
            <w:r w:rsidRPr="00876602">
              <w:rPr>
                <w:rFonts w:cs="Arial"/>
                <w:sz w:val="16"/>
                <w:szCs w:val="16"/>
              </w:rPr>
              <w:t>Date</w:t>
            </w:r>
          </w:p>
        </w:tc>
        <w:tc>
          <w:tcPr>
            <w:tcW w:w="1985" w:type="dxa"/>
            <w:tcBorders>
              <w:top w:val="single" w:sz="4" w:space="0" w:color="000000"/>
              <w:left w:val="single" w:sz="4" w:space="0" w:color="000000"/>
              <w:bottom w:val="single" w:sz="4" w:space="0" w:color="000000"/>
              <w:right w:val="single" w:sz="4" w:space="0" w:color="000000"/>
            </w:tcBorders>
            <w:vAlign w:val="center"/>
          </w:tcPr>
          <w:p w14:paraId="19C5E268" w14:textId="77777777" w:rsidR="00F2161B" w:rsidRPr="00876602" w:rsidRDefault="00F2161B" w:rsidP="00876602">
            <w:pPr>
              <w:snapToGrid w:val="0"/>
              <w:spacing w:after="120" w:line="276" w:lineRule="auto"/>
              <w:rPr>
                <w:rFonts w:cs="Arial"/>
                <w:sz w:val="16"/>
                <w:szCs w:val="16"/>
              </w:rPr>
            </w:pPr>
          </w:p>
        </w:tc>
      </w:tr>
      <w:tr w:rsidR="00F2161B" w:rsidRPr="00876602" w14:paraId="3476D98E" w14:textId="77777777" w:rsidTr="00A91A32">
        <w:trPr>
          <w:trHeight w:val="171"/>
          <w:ins w:id="2351" w:author="Raphael Malyankar" w:date="2018-07-05T18:09:00Z"/>
        </w:trPr>
        <w:tc>
          <w:tcPr>
            <w:tcW w:w="1021" w:type="dxa"/>
            <w:tcBorders>
              <w:top w:val="single" w:sz="4" w:space="0" w:color="000000"/>
              <w:left w:val="single" w:sz="4" w:space="0" w:color="000000"/>
              <w:bottom w:val="single" w:sz="4" w:space="0" w:color="000000"/>
              <w:right w:val="single" w:sz="4" w:space="0" w:color="000000"/>
            </w:tcBorders>
          </w:tcPr>
          <w:p w14:paraId="18B2527F" w14:textId="287C8022" w:rsidR="00F2161B" w:rsidRDefault="00F2161B" w:rsidP="00E15F44">
            <w:pPr>
              <w:snapToGrid w:val="0"/>
              <w:spacing w:after="120" w:line="276" w:lineRule="auto"/>
              <w:rPr>
                <w:ins w:id="2352" w:author="Eivind" w:date="2018-07-12T18:52:00Z"/>
                <w:sz w:val="16"/>
                <w:szCs w:val="16"/>
              </w:rPr>
            </w:pPr>
            <w:ins w:id="2353" w:author="Eivind" w:date="2018-07-12T18:57: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tcPr>
          <w:p w14:paraId="325638E1" w14:textId="43AE81B2" w:rsidR="00F2161B" w:rsidRPr="00611BC0" w:rsidRDefault="00F2161B" w:rsidP="00E15F44">
            <w:pPr>
              <w:snapToGrid w:val="0"/>
              <w:spacing w:after="120" w:line="276" w:lineRule="auto"/>
              <w:rPr>
                <w:ins w:id="2354" w:author="Raphael Malyankar" w:date="2018-07-05T18:09:00Z"/>
                <w:rFonts w:cs="Arial"/>
                <w:sz w:val="16"/>
                <w:szCs w:val="16"/>
              </w:rPr>
            </w:pPr>
            <w:ins w:id="2355" w:author="Raphael Malyankar" w:date="2018-07-05T18:09:00Z">
              <w:r>
                <w:rPr>
                  <w:sz w:val="16"/>
                  <w:szCs w:val="16"/>
                </w:rPr>
                <w:t>issueTime</w:t>
              </w:r>
            </w:ins>
          </w:p>
        </w:tc>
        <w:tc>
          <w:tcPr>
            <w:tcW w:w="3402" w:type="dxa"/>
            <w:tcBorders>
              <w:top w:val="single" w:sz="4" w:space="0" w:color="000000"/>
              <w:left w:val="single" w:sz="4" w:space="0" w:color="000000"/>
              <w:bottom w:val="single" w:sz="4" w:space="0" w:color="000000"/>
              <w:right w:val="single" w:sz="4" w:space="0" w:color="000000"/>
            </w:tcBorders>
          </w:tcPr>
          <w:p w14:paraId="30D0E622" w14:textId="20B09642" w:rsidR="00F2161B" w:rsidRPr="00876602" w:rsidRDefault="00F2161B" w:rsidP="00E15F44">
            <w:pPr>
              <w:snapToGrid w:val="0"/>
              <w:spacing w:after="120" w:line="276" w:lineRule="auto"/>
              <w:rPr>
                <w:ins w:id="2356" w:author="Raphael Malyankar" w:date="2018-07-05T18:09:00Z"/>
                <w:rFonts w:eastAsia="Times New Roman" w:cs="Arial"/>
                <w:sz w:val="16"/>
                <w:szCs w:val="16"/>
              </w:rPr>
            </w:pPr>
            <w:ins w:id="2357" w:author="Raphael Malyankar" w:date="2018-07-05T18:09:00Z">
              <w:r>
                <w:rPr>
                  <w:rFonts w:eastAsia="Times New Roman"/>
                  <w:sz w:val="16"/>
                  <w:szCs w:val="16"/>
                </w:rPr>
                <w:t>Time of day at which the data was made available by the data producer</w:t>
              </w:r>
            </w:ins>
          </w:p>
        </w:tc>
        <w:tc>
          <w:tcPr>
            <w:tcW w:w="850" w:type="dxa"/>
            <w:tcBorders>
              <w:top w:val="single" w:sz="4" w:space="0" w:color="000000"/>
              <w:left w:val="single" w:sz="4" w:space="0" w:color="000000"/>
              <w:bottom w:val="single" w:sz="4" w:space="0" w:color="000000"/>
              <w:right w:val="single" w:sz="4" w:space="0" w:color="000000"/>
            </w:tcBorders>
          </w:tcPr>
          <w:p w14:paraId="59196A63" w14:textId="31813526" w:rsidR="00F2161B" w:rsidRPr="00876602" w:rsidRDefault="00F2161B" w:rsidP="00E15F44">
            <w:pPr>
              <w:snapToGrid w:val="0"/>
              <w:spacing w:after="120" w:line="276" w:lineRule="auto"/>
              <w:jc w:val="center"/>
              <w:rPr>
                <w:ins w:id="2358" w:author="Raphael Malyankar" w:date="2018-07-05T18:09:00Z"/>
                <w:rFonts w:cs="Arial"/>
                <w:sz w:val="16"/>
                <w:szCs w:val="16"/>
              </w:rPr>
            </w:pPr>
            <w:ins w:id="2359" w:author="Raphael Malyankar" w:date="2018-07-05T18:09:00Z">
              <w:r>
                <w:rPr>
                  <w:sz w:val="16"/>
                  <w:szCs w:val="16"/>
                </w:rPr>
                <w:t>0..1</w:t>
              </w:r>
            </w:ins>
          </w:p>
        </w:tc>
        <w:tc>
          <w:tcPr>
            <w:tcW w:w="2410" w:type="dxa"/>
            <w:tcBorders>
              <w:top w:val="single" w:sz="4" w:space="0" w:color="000000"/>
              <w:left w:val="single" w:sz="4" w:space="0" w:color="000000"/>
              <w:bottom w:val="single" w:sz="4" w:space="0" w:color="000000"/>
              <w:right w:val="single" w:sz="4" w:space="0" w:color="000000"/>
            </w:tcBorders>
          </w:tcPr>
          <w:p w14:paraId="3F132F1B" w14:textId="44E0BE1C" w:rsidR="00F2161B" w:rsidRPr="00876602" w:rsidRDefault="00F2161B" w:rsidP="00E15F44">
            <w:pPr>
              <w:snapToGrid w:val="0"/>
              <w:spacing w:after="120" w:line="276" w:lineRule="auto"/>
              <w:rPr>
                <w:ins w:id="2360" w:author="Raphael Malyankar" w:date="2018-07-05T18:09:00Z"/>
                <w:rFonts w:cs="Arial"/>
                <w:sz w:val="16"/>
                <w:szCs w:val="16"/>
              </w:rPr>
            </w:pPr>
            <w:ins w:id="2361" w:author="Raphael Malyankar" w:date="2018-07-05T18:09:00Z">
              <w:r>
                <w:rPr>
                  <w:sz w:val="16"/>
                  <w:szCs w:val="16"/>
                </w:rPr>
                <w:t>Time</w:t>
              </w:r>
            </w:ins>
          </w:p>
        </w:tc>
        <w:tc>
          <w:tcPr>
            <w:tcW w:w="1985" w:type="dxa"/>
            <w:tcBorders>
              <w:top w:val="single" w:sz="4" w:space="0" w:color="000000"/>
              <w:left w:val="single" w:sz="4" w:space="0" w:color="000000"/>
              <w:bottom w:val="single" w:sz="4" w:space="0" w:color="000000"/>
              <w:right w:val="single" w:sz="4" w:space="0" w:color="000000"/>
            </w:tcBorders>
          </w:tcPr>
          <w:p w14:paraId="5E030229" w14:textId="7CEA00B3" w:rsidR="00F2161B" w:rsidRPr="00876602" w:rsidRDefault="00F2161B" w:rsidP="00E15F44">
            <w:pPr>
              <w:snapToGrid w:val="0"/>
              <w:spacing w:after="120" w:line="276" w:lineRule="auto"/>
              <w:rPr>
                <w:ins w:id="2362" w:author="Raphael Malyankar" w:date="2018-07-05T18:09:00Z"/>
                <w:rFonts w:cs="Arial"/>
                <w:sz w:val="16"/>
                <w:szCs w:val="16"/>
              </w:rPr>
            </w:pPr>
            <w:ins w:id="2363" w:author="Raphael Malyankar" w:date="2018-07-05T18:09:00Z">
              <w:r>
                <w:rPr>
                  <w:sz w:val="16"/>
                  <w:szCs w:val="16"/>
                </w:rPr>
                <w:t>The S-100 datatype Time</w:t>
              </w:r>
            </w:ins>
          </w:p>
        </w:tc>
      </w:tr>
      <w:tr w:rsidR="00F2161B" w:rsidRPr="00876602" w14:paraId="3AA50CDF" w14:textId="77777777" w:rsidTr="00A91A32">
        <w:trPr>
          <w:trHeight w:val="155"/>
        </w:trPr>
        <w:tc>
          <w:tcPr>
            <w:tcW w:w="1021" w:type="dxa"/>
            <w:tcBorders>
              <w:top w:val="single" w:sz="4" w:space="0" w:color="000000"/>
              <w:left w:val="single" w:sz="4" w:space="0" w:color="000000"/>
              <w:bottom w:val="single" w:sz="4" w:space="0" w:color="000000"/>
              <w:right w:val="single" w:sz="4" w:space="0" w:color="000000"/>
            </w:tcBorders>
          </w:tcPr>
          <w:p w14:paraId="672A04FA" w14:textId="4B4C6B26" w:rsidR="00F2161B" w:rsidRPr="00611BC0" w:rsidRDefault="00F2161B" w:rsidP="00E15F44">
            <w:pPr>
              <w:snapToGrid w:val="0"/>
              <w:spacing w:after="120" w:line="276" w:lineRule="auto"/>
              <w:rPr>
                <w:rFonts w:cs="Arial"/>
                <w:sz w:val="16"/>
                <w:szCs w:val="16"/>
              </w:rPr>
            </w:pPr>
            <w:ins w:id="2364" w:author="Eivind" w:date="2018-07-12T18:57: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187D1763" w14:textId="0C139AE5" w:rsidR="00F2161B" w:rsidRPr="00611BC0" w:rsidRDefault="00F2161B" w:rsidP="00E15F44">
            <w:pPr>
              <w:snapToGrid w:val="0"/>
              <w:spacing w:after="120" w:line="276" w:lineRule="auto"/>
              <w:rPr>
                <w:rFonts w:cs="Arial"/>
                <w:sz w:val="16"/>
                <w:szCs w:val="16"/>
              </w:rPr>
            </w:pPr>
            <w:r w:rsidRPr="00611BC0">
              <w:rPr>
                <w:rFonts w:cs="Arial"/>
                <w:sz w:val="16"/>
                <w:szCs w:val="16"/>
              </w:rPr>
              <w:t>productSpecification</w:t>
            </w:r>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11F6E0C6" w14:textId="77777777" w:rsidR="00F2161B" w:rsidRPr="00876602" w:rsidRDefault="00F2161B" w:rsidP="00E15F44">
            <w:pPr>
              <w:snapToGrid w:val="0"/>
              <w:spacing w:after="120" w:line="276" w:lineRule="auto"/>
              <w:rPr>
                <w:rFonts w:cs="Arial"/>
                <w:sz w:val="16"/>
                <w:szCs w:val="16"/>
              </w:rPr>
            </w:pPr>
            <w:r w:rsidRPr="00876602">
              <w:rPr>
                <w:rFonts w:cs="Arial"/>
                <w:sz w:val="16"/>
                <w:szCs w:val="16"/>
              </w:rPr>
              <w:t>The product specification used to create this dataset</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4719BB0F" w14:textId="77777777" w:rsidR="00F2161B" w:rsidRPr="00876602" w:rsidRDefault="00F2161B" w:rsidP="00E15F44">
            <w:pPr>
              <w:snapToGrid w:val="0"/>
              <w:spacing w:after="120" w:line="276" w:lineRule="auto"/>
              <w:jc w:val="center"/>
              <w:rPr>
                <w:rFonts w:cs="Arial"/>
                <w:sz w:val="16"/>
                <w:szCs w:val="16"/>
              </w:rPr>
            </w:pPr>
            <w:r w:rsidRPr="00876602">
              <w:rPr>
                <w:rFonts w:cs="Arial"/>
                <w:sz w:val="16"/>
                <w:szCs w:val="16"/>
              </w:rPr>
              <w:t>1</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412A11F4" w14:textId="77777777" w:rsidR="00F2161B" w:rsidRPr="00876602" w:rsidRDefault="00F2161B" w:rsidP="00E15F44">
            <w:pPr>
              <w:snapToGrid w:val="0"/>
              <w:spacing w:after="120" w:line="276" w:lineRule="auto"/>
              <w:rPr>
                <w:rFonts w:cs="Arial"/>
                <w:sz w:val="16"/>
                <w:szCs w:val="16"/>
              </w:rPr>
            </w:pPr>
            <w:r w:rsidRPr="00876602">
              <w:rPr>
                <w:rFonts w:cs="Arial"/>
                <w:sz w:val="16"/>
                <w:szCs w:val="16"/>
              </w:rPr>
              <w:t>S100_ProductSpecification</w:t>
            </w:r>
          </w:p>
        </w:tc>
        <w:tc>
          <w:tcPr>
            <w:tcW w:w="1985" w:type="dxa"/>
            <w:tcBorders>
              <w:top w:val="single" w:sz="4" w:space="0" w:color="000000"/>
              <w:left w:val="single" w:sz="4" w:space="0" w:color="000000"/>
              <w:bottom w:val="single" w:sz="4" w:space="0" w:color="000000"/>
              <w:right w:val="single" w:sz="4" w:space="0" w:color="000000"/>
            </w:tcBorders>
            <w:vAlign w:val="center"/>
          </w:tcPr>
          <w:p w14:paraId="05FF9FE0" w14:textId="77777777" w:rsidR="00F2161B" w:rsidRPr="00876602" w:rsidRDefault="00F2161B" w:rsidP="00E15F44">
            <w:pPr>
              <w:snapToGrid w:val="0"/>
              <w:spacing w:after="120" w:line="276" w:lineRule="auto"/>
              <w:rPr>
                <w:rFonts w:cs="Arial"/>
                <w:sz w:val="16"/>
                <w:szCs w:val="16"/>
              </w:rPr>
            </w:pPr>
          </w:p>
        </w:tc>
      </w:tr>
      <w:tr w:rsidR="00F2161B" w:rsidRPr="00876602" w14:paraId="7F07F6B2" w14:textId="77777777" w:rsidTr="00A91A32">
        <w:trPr>
          <w:trHeight w:val="155"/>
        </w:trPr>
        <w:tc>
          <w:tcPr>
            <w:tcW w:w="1021" w:type="dxa"/>
            <w:tcBorders>
              <w:top w:val="single" w:sz="4" w:space="0" w:color="000000"/>
              <w:left w:val="single" w:sz="4" w:space="0" w:color="000000"/>
              <w:bottom w:val="single" w:sz="4" w:space="0" w:color="000000"/>
              <w:right w:val="single" w:sz="4" w:space="0" w:color="000000"/>
            </w:tcBorders>
          </w:tcPr>
          <w:p w14:paraId="78017940" w14:textId="4DB75FA1" w:rsidR="00F2161B" w:rsidRPr="00611BC0" w:rsidRDefault="00F2161B" w:rsidP="00E15F44">
            <w:pPr>
              <w:snapToGrid w:val="0"/>
              <w:spacing w:after="120" w:line="276" w:lineRule="auto"/>
              <w:rPr>
                <w:rFonts w:cs="Arial"/>
                <w:sz w:val="16"/>
                <w:szCs w:val="16"/>
              </w:rPr>
            </w:pPr>
            <w:ins w:id="2365" w:author="Eivind" w:date="2018-07-12T18:57: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68EB9F33" w14:textId="520DD717" w:rsidR="00F2161B" w:rsidRPr="00611BC0" w:rsidRDefault="00F2161B" w:rsidP="00E15F44">
            <w:pPr>
              <w:snapToGrid w:val="0"/>
              <w:spacing w:after="120" w:line="276" w:lineRule="auto"/>
              <w:rPr>
                <w:rFonts w:cs="Arial"/>
                <w:sz w:val="16"/>
                <w:szCs w:val="16"/>
              </w:rPr>
            </w:pPr>
            <w:r w:rsidRPr="00611BC0">
              <w:rPr>
                <w:rFonts w:cs="Arial"/>
                <w:sz w:val="16"/>
                <w:szCs w:val="16"/>
              </w:rPr>
              <w:t>producingAgency</w:t>
            </w:r>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32475FB7" w14:textId="77777777" w:rsidR="00F2161B" w:rsidRPr="00876602" w:rsidRDefault="00F2161B" w:rsidP="00E15F44">
            <w:pPr>
              <w:pStyle w:val="ISOComments"/>
              <w:spacing w:before="0" w:after="120" w:line="276" w:lineRule="auto"/>
              <w:rPr>
                <w:rFonts w:cs="Arial"/>
                <w:sz w:val="16"/>
                <w:szCs w:val="16"/>
              </w:rPr>
            </w:pPr>
            <w:r w:rsidRPr="00876602">
              <w:rPr>
                <w:rFonts w:cs="Arial"/>
                <w:sz w:val="16"/>
                <w:szCs w:val="16"/>
              </w:rPr>
              <w:t>Agency responsible for producing the data</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772FB071" w14:textId="77777777" w:rsidR="00F2161B" w:rsidRPr="00876602" w:rsidRDefault="00F2161B" w:rsidP="00E15F44">
            <w:pPr>
              <w:snapToGrid w:val="0"/>
              <w:spacing w:after="120" w:line="276" w:lineRule="auto"/>
              <w:jc w:val="center"/>
              <w:rPr>
                <w:rFonts w:cs="Arial"/>
                <w:sz w:val="16"/>
                <w:szCs w:val="16"/>
              </w:rPr>
            </w:pPr>
            <w:r w:rsidRPr="00876602">
              <w:rPr>
                <w:rFonts w:cs="Arial"/>
                <w:sz w:val="16"/>
                <w:szCs w:val="16"/>
              </w:rPr>
              <w:t>1</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43C7AE3A" w14:textId="77777777" w:rsidR="00F2161B" w:rsidRPr="00E15F44" w:rsidRDefault="00F2161B" w:rsidP="00E15F44">
            <w:pPr>
              <w:suppressAutoHyphens/>
              <w:snapToGrid w:val="0"/>
              <w:spacing w:after="0" w:line="240" w:lineRule="auto"/>
              <w:rPr>
                <w:ins w:id="2366" w:author="Raphael Malyankar" w:date="2018-07-05T18:10:00Z"/>
                <w:sz w:val="16"/>
                <w:szCs w:val="16"/>
                <w:lang w:eastAsia="ar-SA"/>
              </w:rPr>
            </w:pPr>
            <w:ins w:id="2367" w:author="Raphael Malyankar" w:date="2018-07-05T18:10:00Z">
              <w:r w:rsidRPr="00E15F44">
                <w:rPr>
                  <w:sz w:val="16"/>
                  <w:szCs w:val="16"/>
                  <w:lang w:eastAsia="ar-SA"/>
                </w:rPr>
                <w:t>CI_Responsibility&gt;CI_Organisation or</w:t>
              </w:r>
            </w:ins>
          </w:p>
          <w:p w14:paraId="7B90CB65" w14:textId="5E73CE52" w:rsidR="00F2161B" w:rsidRPr="00876602" w:rsidRDefault="00F2161B" w:rsidP="00E15F44">
            <w:pPr>
              <w:snapToGrid w:val="0"/>
              <w:spacing w:after="120" w:line="276" w:lineRule="auto"/>
              <w:rPr>
                <w:rFonts w:cs="Arial"/>
                <w:sz w:val="16"/>
                <w:szCs w:val="16"/>
              </w:rPr>
            </w:pPr>
            <w:ins w:id="2368" w:author="Raphael Malyankar" w:date="2018-07-05T18:10:00Z">
              <w:r w:rsidRPr="00E15F44">
                <w:rPr>
                  <w:sz w:val="16"/>
                  <w:szCs w:val="16"/>
                  <w:lang w:eastAsia="ar-SA"/>
                </w:rPr>
                <w:t>CI_Responsibility&gt;CI_Individual</w:t>
              </w:r>
            </w:ins>
            <w:del w:id="2369" w:author="Raphael Malyankar" w:date="2018-07-05T18:10:00Z">
              <w:r w:rsidRPr="00876602" w:rsidDel="00E15F44">
                <w:rPr>
                  <w:rFonts w:cs="Arial"/>
                  <w:sz w:val="16"/>
                  <w:szCs w:val="16"/>
                </w:rPr>
                <w:delText>CI_ResponsibleParty</w:delText>
              </w:r>
            </w:del>
          </w:p>
        </w:tc>
        <w:tc>
          <w:tcPr>
            <w:tcW w:w="1985" w:type="dxa"/>
            <w:tcBorders>
              <w:top w:val="single" w:sz="4" w:space="0" w:color="000000"/>
              <w:left w:val="single" w:sz="4" w:space="0" w:color="000000"/>
              <w:bottom w:val="single" w:sz="4" w:space="0" w:color="000000"/>
              <w:right w:val="single" w:sz="4" w:space="0" w:color="000000"/>
            </w:tcBorders>
            <w:vAlign w:val="center"/>
          </w:tcPr>
          <w:p w14:paraId="7CD7D4B4" w14:textId="77777777" w:rsidR="00F2161B" w:rsidRPr="00876602" w:rsidRDefault="00F2161B" w:rsidP="00E15F44">
            <w:pPr>
              <w:snapToGrid w:val="0"/>
              <w:spacing w:after="120" w:line="276" w:lineRule="auto"/>
              <w:rPr>
                <w:rFonts w:cs="Arial"/>
                <w:sz w:val="16"/>
                <w:szCs w:val="16"/>
              </w:rPr>
            </w:pPr>
          </w:p>
        </w:tc>
      </w:tr>
      <w:tr w:rsidR="00F2161B" w:rsidRPr="00C92742" w:rsidDel="008D5D20" w14:paraId="0882681A" w14:textId="07607C98" w:rsidTr="00A91A32">
        <w:trPr>
          <w:trHeight w:val="155"/>
          <w:del w:id="2370" w:author="Raphael Malyankar" w:date="2018-07-13T17:09:00Z"/>
        </w:trPr>
        <w:tc>
          <w:tcPr>
            <w:tcW w:w="1021" w:type="dxa"/>
            <w:tcBorders>
              <w:top w:val="single" w:sz="4" w:space="0" w:color="000000"/>
              <w:left w:val="single" w:sz="4" w:space="0" w:color="000000"/>
              <w:bottom w:val="single" w:sz="4" w:space="0" w:color="000000"/>
              <w:right w:val="single" w:sz="4" w:space="0" w:color="000000"/>
            </w:tcBorders>
          </w:tcPr>
          <w:p w14:paraId="60B62CDB" w14:textId="04C0C345" w:rsidR="00F2161B" w:rsidRPr="00FF18B1" w:rsidDel="008D5D20" w:rsidRDefault="003F2FBE" w:rsidP="00E15F44">
            <w:pPr>
              <w:snapToGrid w:val="0"/>
              <w:spacing w:after="120" w:line="276" w:lineRule="auto"/>
              <w:rPr>
                <w:del w:id="2371" w:author="Raphael Malyankar" w:date="2018-07-13T17:09:00Z"/>
                <w:rFonts w:cs="Arial"/>
                <w:sz w:val="16"/>
                <w:szCs w:val="16"/>
              </w:rPr>
            </w:pPr>
            <w:ins w:id="2372" w:author="Eivind" w:date="2018-07-12T18:57:00Z">
              <w:del w:id="2373" w:author="Raphael Malyankar" w:date="2018-07-13T17:09:00Z">
                <w:r w:rsidRPr="00FF18B1" w:rsidDel="008D5D20">
                  <w:rPr>
                    <w:rFonts w:cs="Arial"/>
                    <w:sz w:val="16"/>
                    <w:szCs w:val="16"/>
                  </w:rPr>
                  <w:delText>Attribute</w:delText>
                </w:r>
              </w:del>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6F900DDC" w14:textId="720FE356" w:rsidR="00F2161B" w:rsidRPr="00FF18B1" w:rsidDel="008D5D20" w:rsidRDefault="00F2161B" w:rsidP="00E15F44">
            <w:pPr>
              <w:snapToGrid w:val="0"/>
              <w:spacing w:after="120" w:line="276" w:lineRule="auto"/>
              <w:rPr>
                <w:del w:id="2374" w:author="Raphael Malyankar" w:date="2018-07-13T17:09:00Z"/>
                <w:rFonts w:cs="Arial"/>
                <w:sz w:val="16"/>
                <w:szCs w:val="16"/>
              </w:rPr>
            </w:pPr>
            <w:del w:id="2375" w:author="Raphael Malyankar" w:date="2018-07-13T17:09:00Z">
              <w:r w:rsidRPr="00FF18B1" w:rsidDel="008D5D20">
                <w:rPr>
                  <w:rFonts w:cs="Arial"/>
                  <w:sz w:val="16"/>
                  <w:szCs w:val="16"/>
                </w:rPr>
                <w:delText>optimumDisplayScale</w:delText>
              </w:r>
            </w:del>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0470B33A" w14:textId="66916010" w:rsidR="00F2161B" w:rsidRPr="00FF18B1" w:rsidDel="008D5D20" w:rsidRDefault="00F2161B" w:rsidP="00E15F44">
            <w:pPr>
              <w:snapToGrid w:val="0"/>
              <w:spacing w:after="120" w:line="276" w:lineRule="auto"/>
              <w:rPr>
                <w:del w:id="2376" w:author="Raphael Malyankar" w:date="2018-07-13T17:09:00Z"/>
                <w:rFonts w:cs="Arial"/>
                <w:sz w:val="16"/>
                <w:szCs w:val="16"/>
              </w:rPr>
            </w:pPr>
            <w:del w:id="2377" w:author="Raphael Malyankar" w:date="2018-07-13T17:09:00Z">
              <w:r w:rsidRPr="00FF18B1" w:rsidDel="008D5D20">
                <w:rPr>
                  <w:rFonts w:cs="Arial"/>
                  <w:sz w:val="16"/>
                  <w:szCs w:val="16"/>
                </w:rPr>
                <w:delText xml:space="preserve">The scale with which the data is optimally displayed </w:delText>
              </w:r>
            </w:del>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729866BF" w14:textId="721F2F89" w:rsidR="00F2161B" w:rsidRPr="00FF18B1" w:rsidDel="008D5D20" w:rsidRDefault="00F2161B" w:rsidP="00E15F44">
            <w:pPr>
              <w:snapToGrid w:val="0"/>
              <w:spacing w:after="120" w:line="276" w:lineRule="auto"/>
              <w:jc w:val="center"/>
              <w:rPr>
                <w:del w:id="2378" w:author="Raphael Malyankar" w:date="2018-07-13T17:09:00Z"/>
                <w:rFonts w:cs="Arial"/>
                <w:sz w:val="16"/>
                <w:szCs w:val="16"/>
              </w:rPr>
            </w:pPr>
            <w:del w:id="2379" w:author="Raphael Malyankar" w:date="2018-07-13T17:09:00Z">
              <w:r w:rsidRPr="00FF18B1" w:rsidDel="008D5D20">
                <w:rPr>
                  <w:rFonts w:cs="Arial"/>
                  <w:sz w:val="16"/>
                  <w:szCs w:val="16"/>
                </w:rPr>
                <w:delText>0..1</w:delText>
              </w:r>
            </w:del>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5BAAB3CF" w14:textId="316F7FED" w:rsidR="00F2161B" w:rsidRPr="00FF18B1" w:rsidDel="008D5D20" w:rsidRDefault="00F2161B" w:rsidP="00E15F44">
            <w:pPr>
              <w:snapToGrid w:val="0"/>
              <w:spacing w:after="120" w:line="276" w:lineRule="auto"/>
              <w:rPr>
                <w:del w:id="2380" w:author="Raphael Malyankar" w:date="2018-07-13T17:09:00Z"/>
                <w:rFonts w:cs="Arial"/>
                <w:sz w:val="16"/>
                <w:szCs w:val="16"/>
              </w:rPr>
            </w:pPr>
            <w:del w:id="2381" w:author="Raphael Malyankar" w:date="2018-07-13T17:09:00Z">
              <w:r w:rsidRPr="00FF18B1" w:rsidDel="008D5D20">
                <w:rPr>
                  <w:rFonts w:cs="Arial"/>
                  <w:sz w:val="16"/>
                  <w:szCs w:val="16"/>
                </w:rPr>
                <w:delText>Integer</w:delText>
              </w:r>
            </w:del>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3EC0E0F2" w14:textId="1D8B62F8" w:rsidR="00F2161B" w:rsidRPr="00FF18B1" w:rsidDel="008D5D20" w:rsidRDefault="00F2161B">
            <w:pPr>
              <w:snapToGrid w:val="0"/>
              <w:spacing w:after="120" w:line="276" w:lineRule="auto"/>
              <w:jc w:val="left"/>
              <w:rPr>
                <w:del w:id="2382" w:author="Raphael Malyankar" w:date="2018-07-13T17:09:00Z"/>
                <w:rFonts w:cs="Arial"/>
                <w:sz w:val="16"/>
                <w:szCs w:val="16"/>
              </w:rPr>
              <w:pPrChange w:id="2383" w:author="Eivind" w:date="2018-06-26T21:57:00Z">
                <w:pPr>
                  <w:snapToGrid w:val="0"/>
                  <w:spacing w:after="120" w:line="276" w:lineRule="auto"/>
                </w:pPr>
              </w:pPrChange>
            </w:pPr>
            <w:del w:id="2384" w:author="Raphael Malyankar" w:date="2018-07-13T17:09:00Z">
              <w:r w:rsidRPr="00FF18B1" w:rsidDel="008D5D20">
                <w:rPr>
                  <w:rFonts w:cs="Arial"/>
                  <w:sz w:val="16"/>
                  <w:szCs w:val="16"/>
                </w:rPr>
                <w:delText xml:space="preserve">not relevant for interoperability catalogues </w:delText>
              </w:r>
            </w:del>
          </w:p>
        </w:tc>
      </w:tr>
      <w:tr w:rsidR="00F2161B" w:rsidRPr="00C92742" w:rsidDel="008D5D20" w14:paraId="23DF7D38" w14:textId="4486CAB0" w:rsidTr="00A91A32">
        <w:trPr>
          <w:trHeight w:val="171"/>
          <w:del w:id="2385" w:author="Raphael Malyankar" w:date="2018-07-13T17:09:00Z"/>
        </w:trPr>
        <w:tc>
          <w:tcPr>
            <w:tcW w:w="1021" w:type="dxa"/>
            <w:tcBorders>
              <w:top w:val="single" w:sz="4" w:space="0" w:color="000000"/>
              <w:left w:val="single" w:sz="4" w:space="0" w:color="000000"/>
              <w:bottom w:val="single" w:sz="4" w:space="0" w:color="000000"/>
              <w:right w:val="single" w:sz="4" w:space="0" w:color="000000"/>
            </w:tcBorders>
          </w:tcPr>
          <w:p w14:paraId="04F2B636" w14:textId="4534EF2E" w:rsidR="00F2161B" w:rsidRPr="00FF18B1" w:rsidDel="008D5D20" w:rsidRDefault="003F2FBE" w:rsidP="00E15F44">
            <w:pPr>
              <w:snapToGrid w:val="0"/>
              <w:spacing w:after="120" w:line="276" w:lineRule="auto"/>
              <w:rPr>
                <w:del w:id="2386" w:author="Raphael Malyankar" w:date="2018-07-13T17:09:00Z"/>
                <w:rFonts w:cs="Arial"/>
                <w:sz w:val="16"/>
                <w:szCs w:val="16"/>
              </w:rPr>
            </w:pPr>
            <w:ins w:id="2387" w:author="Eivind" w:date="2018-07-12T18:57:00Z">
              <w:del w:id="2388" w:author="Raphael Malyankar" w:date="2018-07-13T17:09:00Z">
                <w:r w:rsidRPr="00FF18B1" w:rsidDel="008D5D20">
                  <w:rPr>
                    <w:rFonts w:cs="Arial"/>
                    <w:sz w:val="16"/>
                    <w:szCs w:val="16"/>
                  </w:rPr>
                  <w:delText>Attribute</w:delText>
                </w:r>
              </w:del>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0DE06C2A" w14:textId="1AC89F0A" w:rsidR="00F2161B" w:rsidRPr="00FF18B1" w:rsidDel="008D5D20" w:rsidRDefault="00F2161B" w:rsidP="00E15F44">
            <w:pPr>
              <w:snapToGrid w:val="0"/>
              <w:spacing w:after="120" w:line="276" w:lineRule="auto"/>
              <w:rPr>
                <w:del w:id="2389" w:author="Raphael Malyankar" w:date="2018-07-13T17:09:00Z"/>
                <w:rFonts w:cs="Arial"/>
                <w:sz w:val="16"/>
                <w:szCs w:val="16"/>
              </w:rPr>
            </w:pPr>
            <w:del w:id="2390" w:author="Raphael Malyankar" w:date="2018-07-13T17:09:00Z">
              <w:r w:rsidRPr="00FF18B1" w:rsidDel="008D5D20">
                <w:rPr>
                  <w:rFonts w:cs="Arial"/>
                  <w:sz w:val="16"/>
                  <w:szCs w:val="16"/>
                </w:rPr>
                <w:delText>maximumDisplayScale</w:delText>
              </w:r>
            </w:del>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75A23C01" w14:textId="537961E6" w:rsidR="00F2161B" w:rsidRPr="00FF18B1" w:rsidDel="008D5D20" w:rsidRDefault="00F2161B" w:rsidP="00E15F44">
            <w:pPr>
              <w:snapToGrid w:val="0"/>
              <w:spacing w:after="120" w:line="276" w:lineRule="auto"/>
              <w:rPr>
                <w:del w:id="2391" w:author="Raphael Malyankar" w:date="2018-07-13T17:09:00Z"/>
                <w:rFonts w:cs="Arial"/>
                <w:sz w:val="16"/>
                <w:szCs w:val="16"/>
              </w:rPr>
            </w:pPr>
            <w:del w:id="2392" w:author="Raphael Malyankar" w:date="2018-07-13T17:09:00Z">
              <w:r w:rsidRPr="00FF18B1" w:rsidDel="008D5D20">
                <w:rPr>
                  <w:rFonts w:cs="Arial"/>
                  <w:sz w:val="16"/>
                  <w:szCs w:val="16"/>
                </w:rPr>
                <w:delText>The maximum scale with which the data is displayed</w:delText>
              </w:r>
            </w:del>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6BE4EDC5" w14:textId="72AD9FD9" w:rsidR="00F2161B" w:rsidRPr="00FF18B1" w:rsidDel="008D5D20" w:rsidRDefault="00F2161B" w:rsidP="00E15F44">
            <w:pPr>
              <w:snapToGrid w:val="0"/>
              <w:spacing w:after="120" w:line="276" w:lineRule="auto"/>
              <w:jc w:val="center"/>
              <w:rPr>
                <w:del w:id="2393" w:author="Raphael Malyankar" w:date="2018-07-13T17:09:00Z"/>
                <w:rFonts w:cs="Arial"/>
                <w:sz w:val="16"/>
                <w:szCs w:val="16"/>
              </w:rPr>
            </w:pPr>
            <w:del w:id="2394" w:author="Raphael Malyankar" w:date="2018-07-13T17:09:00Z">
              <w:r w:rsidRPr="00FF18B1" w:rsidDel="008D5D20">
                <w:rPr>
                  <w:rFonts w:cs="Arial"/>
                  <w:sz w:val="16"/>
                  <w:szCs w:val="16"/>
                </w:rPr>
                <w:delText>0..1</w:delText>
              </w:r>
            </w:del>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48827EB3" w14:textId="09DA4C3C" w:rsidR="00F2161B" w:rsidRPr="00FF18B1" w:rsidDel="008D5D20" w:rsidRDefault="00F2161B" w:rsidP="00E15F44">
            <w:pPr>
              <w:snapToGrid w:val="0"/>
              <w:spacing w:after="120" w:line="276" w:lineRule="auto"/>
              <w:rPr>
                <w:del w:id="2395" w:author="Raphael Malyankar" w:date="2018-07-13T17:09:00Z"/>
                <w:rFonts w:cs="Arial"/>
                <w:sz w:val="16"/>
                <w:szCs w:val="16"/>
              </w:rPr>
            </w:pPr>
            <w:del w:id="2396" w:author="Raphael Malyankar" w:date="2018-07-13T17:09:00Z">
              <w:r w:rsidRPr="00FF18B1" w:rsidDel="008D5D20">
                <w:rPr>
                  <w:rFonts w:cs="Arial"/>
                  <w:sz w:val="16"/>
                  <w:szCs w:val="16"/>
                </w:rPr>
                <w:delText>Integer</w:delText>
              </w:r>
            </w:del>
          </w:p>
        </w:tc>
        <w:tc>
          <w:tcPr>
            <w:tcW w:w="1985" w:type="dxa"/>
            <w:tcBorders>
              <w:top w:val="single" w:sz="4" w:space="0" w:color="000000"/>
              <w:left w:val="single" w:sz="4" w:space="0" w:color="000000"/>
              <w:bottom w:val="single" w:sz="4" w:space="0" w:color="000000"/>
              <w:right w:val="single" w:sz="4" w:space="0" w:color="000000"/>
            </w:tcBorders>
            <w:vAlign w:val="center"/>
          </w:tcPr>
          <w:p w14:paraId="514374AA" w14:textId="16AB4BC7" w:rsidR="00F2161B" w:rsidRPr="00FF18B1" w:rsidDel="008D5D20" w:rsidRDefault="00F2161B">
            <w:pPr>
              <w:snapToGrid w:val="0"/>
              <w:spacing w:after="120" w:line="276" w:lineRule="auto"/>
              <w:jc w:val="left"/>
              <w:rPr>
                <w:del w:id="2397" w:author="Raphael Malyankar" w:date="2018-07-13T17:09:00Z"/>
                <w:rFonts w:cs="Arial"/>
                <w:sz w:val="16"/>
                <w:szCs w:val="16"/>
              </w:rPr>
              <w:pPrChange w:id="2398" w:author="Eivind" w:date="2018-06-26T21:57:00Z">
                <w:pPr>
                  <w:snapToGrid w:val="0"/>
                  <w:spacing w:after="120" w:line="276" w:lineRule="auto"/>
                </w:pPr>
              </w:pPrChange>
            </w:pPr>
            <w:del w:id="2399" w:author="Raphael Malyankar" w:date="2018-07-13T17:09:00Z">
              <w:r w:rsidRPr="00FF18B1" w:rsidDel="008D5D20">
                <w:rPr>
                  <w:rFonts w:cs="Arial"/>
                  <w:sz w:val="16"/>
                  <w:szCs w:val="16"/>
                </w:rPr>
                <w:delText>not relevant for interoperability catalogues</w:delText>
              </w:r>
            </w:del>
          </w:p>
        </w:tc>
      </w:tr>
      <w:tr w:rsidR="00F2161B" w:rsidRPr="00C92742" w:rsidDel="008D5D20" w14:paraId="5ED5CA11" w14:textId="3F63E58B" w:rsidTr="00A91A32">
        <w:trPr>
          <w:trHeight w:val="171"/>
          <w:del w:id="2400" w:author="Raphael Malyankar" w:date="2018-07-13T17:09:00Z"/>
        </w:trPr>
        <w:tc>
          <w:tcPr>
            <w:tcW w:w="1021" w:type="dxa"/>
            <w:tcBorders>
              <w:top w:val="single" w:sz="4" w:space="0" w:color="000000"/>
              <w:left w:val="single" w:sz="4" w:space="0" w:color="000000"/>
              <w:bottom w:val="single" w:sz="4" w:space="0" w:color="000000"/>
              <w:right w:val="single" w:sz="4" w:space="0" w:color="000000"/>
            </w:tcBorders>
            <w:shd w:val="clear" w:color="auto" w:fill="FFFFFF"/>
          </w:tcPr>
          <w:p w14:paraId="653EC8EC" w14:textId="52A029E9" w:rsidR="00F2161B" w:rsidRPr="0090299B" w:rsidDel="008D5D20" w:rsidRDefault="003F2FBE" w:rsidP="00E15F44">
            <w:pPr>
              <w:snapToGrid w:val="0"/>
              <w:spacing w:after="120" w:line="276" w:lineRule="auto"/>
              <w:rPr>
                <w:del w:id="2401" w:author="Raphael Malyankar" w:date="2018-07-13T17:09:00Z"/>
                <w:rFonts w:cs="Arial"/>
                <w:sz w:val="16"/>
                <w:szCs w:val="16"/>
              </w:rPr>
            </w:pPr>
            <w:commentRangeStart w:id="2402"/>
            <w:ins w:id="2403" w:author="Eivind" w:date="2018-07-12T18:57:00Z">
              <w:del w:id="2404" w:author="Raphael Malyankar" w:date="2018-07-13T17:09:00Z">
                <w:r w:rsidRPr="0090299B" w:rsidDel="008D5D20">
                  <w:rPr>
                    <w:rFonts w:cs="Arial"/>
                    <w:sz w:val="16"/>
                    <w:szCs w:val="16"/>
                  </w:rPr>
                  <w:delText>Attribute</w:delText>
                </w:r>
              </w:del>
            </w:ins>
          </w:p>
        </w:tc>
        <w:tc>
          <w:tcPr>
            <w:tcW w:w="311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FD3908E" w14:textId="6574BB77" w:rsidR="00F2161B" w:rsidRPr="0090299B" w:rsidDel="008D5D20" w:rsidRDefault="00F2161B" w:rsidP="00E15F44">
            <w:pPr>
              <w:snapToGrid w:val="0"/>
              <w:spacing w:after="120" w:line="276" w:lineRule="auto"/>
              <w:rPr>
                <w:del w:id="2405" w:author="Raphael Malyankar" w:date="2018-07-13T17:09:00Z"/>
                <w:rFonts w:cs="Arial"/>
                <w:sz w:val="16"/>
                <w:szCs w:val="16"/>
              </w:rPr>
            </w:pPr>
            <w:del w:id="2406" w:author="Raphael Malyankar" w:date="2018-07-13T17:09:00Z">
              <w:r w:rsidRPr="0090299B" w:rsidDel="008D5D20">
                <w:rPr>
                  <w:rFonts w:cs="Arial"/>
                  <w:sz w:val="16"/>
                  <w:szCs w:val="16"/>
                </w:rPr>
                <w:delText>minimumDisplayScale</w:delText>
              </w:r>
            </w:del>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25D6ECE" w14:textId="4A48C3AF" w:rsidR="00F2161B" w:rsidRPr="0090299B" w:rsidDel="008D5D20" w:rsidRDefault="00F2161B" w:rsidP="00E15F44">
            <w:pPr>
              <w:snapToGrid w:val="0"/>
              <w:spacing w:after="120" w:line="276" w:lineRule="auto"/>
              <w:rPr>
                <w:del w:id="2407" w:author="Raphael Malyankar" w:date="2018-07-13T17:09:00Z"/>
                <w:rFonts w:cs="Arial"/>
                <w:sz w:val="16"/>
                <w:szCs w:val="16"/>
              </w:rPr>
            </w:pPr>
            <w:del w:id="2408" w:author="Raphael Malyankar" w:date="2018-07-13T17:09:00Z">
              <w:r w:rsidRPr="0090299B" w:rsidDel="008D5D20">
                <w:rPr>
                  <w:rFonts w:cs="Arial"/>
                  <w:sz w:val="16"/>
                  <w:szCs w:val="16"/>
                </w:rPr>
                <w:delText>The minimum scale with which the data is displayed</w:delText>
              </w:r>
            </w:del>
          </w:p>
        </w:tc>
        <w:tc>
          <w:tcPr>
            <w:tcW w:w="85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57098CB" w14:textId="6487E94A" w:rsidR="00F2161B" w:rsidRPr="0090299B" w:rsidDel="008D5D20" w:rsidRDefault="00F2161B" w:rsidP="00E15F44">
            <w:pPr>
              <w:snapToGrid w:val="0"/>
              <w:spacing w:after="120" w:line="276" w:lineRule="auto"/>
              <w:jc w:val="center"/>
              <w:rPr>
                <w:del w:id="2409" w:author="Raphael Malyankar" w:date="2018-07-13T17:09:00Z"/>
                <w:rFonts w:cs="Arial"/>
                <w:sz w:val="16"/>
                <w:szCs w:val="16"/>
              </w:rPr>
            </w:pPr>
            <w:del w:id="2410" w:author="Raphael Malyankar" w:date="2018-07-13T17:09:00Z">
              <w:r w:rsidRPr="0090299B" w:rsidDel="008D5D20">
                <w:rPr>
                  <w:rFonts w:cs="Arial"/>
                  <w:sz w:val="16"/>
                  <w:szCs w:val="16"/>
                </w:rPr>
                <w:delText>0..1</w:delText>
              </w:r>
            </w:del>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BA29A49" w14:textId="4D0D981E" w:rsidR="00F2161B" w:rsidRPr="0090299B" w:rsidDel="008D5D20" w:rsidRDefault="00F2161B" w:rsidP="00E15F44">
            <w:pPr>
              <w:snapToGrid w:val="0"/>
              <w:spacing w:after="120" w:line="276" w:lineRule="auto"/>
              <w:rPr>
                <w:del w:id="2411" w:author="Raphael Malyankar" w:date="2018-07-13T17:09:00Z"/>
                <w:rFonts w:cs="Arial"/>
                <w:sz w:val="16"/>
                <w:szCs w:val="16"/>
              </w:rPr>
            </w:pPr>
            <w:del w:id="2412" w:author="Raphael Malyankar" w:date="2018-07-13T17:09:00Z">
              <w:r w:rsidRPr="0090299B" w:rsidDel="008D5D20">
                <w:rPr>
                  <w:rFonts w:cs="Arial"/>
                  <w:sz w:val="16"/>
                  <w:szCs w:val="16"/>
                </w:rPr>
                <w:delText>Integer</w:delText>
              </w:r>
            </w:del>
          </w:p>
        </w:tc>
        <w:tc>
          <w:tcPr>
            <w:tcW w:w="198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05BAA4" w14:textId="716EB6B3" w:rsidR="00F2161B" w:rsidRPr="0090299B" w:rsidDel="008D5D20" w:rsidRDefault="00F2161B">
            <w:pPr>
              <w:snapToGrid w:val="0"/>
              <w:spacing w:after="120" w:line="276" w:lineRule="auto"/>
              <w:jc w:val="left"/>
              <w:rPr>
                <w:del w:id="2413" w:author="Raphael Malyankar" w:date="2018-07-13T17:09:00Z"/>
                <w:rFonts w:cs="Arial"/>
                <w:sz w:val="16"/>
                <w:szCs w:val="16"/>
              </w:rPr>
              <w:pPrChange w:id="2414" w:author="Eivind" w:date="2018-06-26T21:57:00Z">
                <w:pPr>
                  <w:snapToGrid w:val="0"/>
                  <w:spacing w:after="120" w:line="276" w:lineRule="auto"/>
                </w:pPr>
              </w:pPrChange>
            </w:pPr>
            <w:del w:id="2415" w:author="Raphael Malyankar" w:date="2018-07-13T17:09:00Z">
              <w:r w:rsidRPr="0090299B" w:rsidDel="008D5D20">
                <w:rPr>
                  <w:rFonts w:cs="Arial"/>
                  <w:sz w:val="16"/>
                  <w:szCs w:val="16"/>
                </w:rPr>
                <w:delText>not relevant for interoperability catalogues</w:delText>
              </w:r>
              <w:commentRangeEnd w:id="2402"/>
              <w:r w:rsidR="00C92742" w:rsidRPr="0090299B" w:rsidDel="008D5D20">
                <w:rPr>
                  <w:rStyle w:val="CommentReference"/>
                </w:rPr>
                <w:commentReference w:id="2402"/>
              </w:r>
            </w:del>
          </w:p>
        </w:tc>
      </w:tr>
      <w:tr w:rsidR="00F2161B" w:rsidRPr="00876602" w14:paraId="73207BB8" w14:textId="77777777" w:rsidTr="00A91A32">
        <w:trPr>
          <w:trHeight w:val="155"/>
        </w:trPr>
        <w:tc>
          <w:tcPr>
            <w:tcW w:w="1021" w:type="dxa"/>
            <w:tcBorders>
              <w:top w:val="single" w:sz="4" w:space="0" w:color="000000"/>
              <w:left w:val="single" w:sz="4" w:space="0" w:color="000000"/>
              <w:bottom w:val="single" w:sz="4" w:space="0" w:color="000000"/>
              <w:right w:val="single" w:sz="4" w:space="0" w:color="000000"/>
            </w:tcBorders>
            <w:shd w:val="clear" w:color="auto" w:fill="FFFFFF"/>
          </w:tcPr>
          <w:p w14:paraId="37503335" w14:textId="216519EB" w:rsidR="00F2161B" w:rsidRPr="00611BC0" w:rsidRDefault="003F2FBE" w:rsidP="00E15F44">
            <w:pPr>
              <w:snapToGrid w:val="0"/>
              <w:spacing w:after="120" w:line="276" w:lineRule="auto"/>
              <w:rPr>
                <w:rFonts w:cs="Arial"/>
                <w:sz w:val="16"/>
                <w:szCs w:val="16"/>
              </w:rPr>
            </w:pPr>
            <w:ins w:id="2416" w:author="Eivind" w:date="2018-07-12T18:57: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AB5D99F" w14:textId="34AEF740" w:rsidR="00F2161B" w:rsidRPr="00611BC0" w:rsidRDefault="00F2161B" w:rsidP="00E15F44">
            <w:pPr>
              <w:snapToGrid w:val="0"/>
              <w:spacing w:after="120" w:line="276" w:lineRule="auto"/>
              <w:rPr>
                <w:rFonts w:cs="Arial"/>
                <w:sz w:val="16"/>
                <w:szCs w:val="16"/>
              </w:rPr>
            </w:pPr>
            <w:r w:rsidRPr="00611BC0">
              <w:rPr>
                <w:rFonts w:cs="Arial"/>
                <w:sz w:val="16"/>
                <w:szCs w:val="16"/>
              </w:rPr>
              <w:t>horizontalDatumReference</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D6A94BC" w14:textId="77777777" w:rsidR="00F2161B" w:rsidRPr="00876602" w:rsidRDefault="00F2161B" w:rsidP="00E15F44">
            <w:pPr>
              <w:snapToGrid w:val="0"/>
              <w:spacing w:after="120" w:line="276" w:lineRule="auto"/>
              <w:rPr>
                <w:rFonts w:cs="Arial"/>
                <w:sz w:val="16"/>
                <w:szCs w:val="16"/>
              </w:rPr>
            </w:pPr>
            <w:r w:rsidRPr="00876602">
              <w:rPr>
                <w:rFonts w:cs="Arial"/>
                <w:sz w:val="16"/>
                <w:szCs w:val="16"/>
              </w:rPr>
              <w:t>Reference to the register from which the horizontal datum value is taken</w:t>
            </w:r>
          </w:p>
        </w:tc>
        <w:tc>
          <w:tcPr>
            <w:tcW w:w="85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CD8C052" w14:textId="76A95C0F" w:rsidR="00F2161B" w:rsidRPr="00876602" w:rsidRDefault="00F2161B" w:rsidP="00E15F44">
            <w:pPr>
              <w:snapToGrid w:val="0"/>
              <w:spacing w:after="120" w:line="276" w:lineRule="auto"/>
              <w:jc w:val="center"/>
              <w:rPr>
                <w:rFonts w:cs="Arial"/>
                <w:sz w:val="16"/>
                <w:szCs w:val="16"/>
              </w:rPr>
            </w:pPr>
            <w:r w:rsidRPr="00876602">
              <w:rPr>
                <w:rFonts w:cs="Arial"/>
                <w:sz w:val="16"/>
                <w:szCs w:val="16"/>
              </w:rPr>
              <w:t>1</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256E354" w14:textId="77777777" w:rsidR="00F2161B" w:rsidRPr="00876602" w:rsidRDefault="00F2161B" w:rsidP="00E15F44">
            <w:pPr>
              <w:snapToGrid w:val="0"/>
              <w:spacing w:after="120" w:line="276" w:lineRule="auto"/>
              <w:rPr>
                <w:rFonts w:cs="Arial"/>
                <w:sz w:val="16"/>
                <w:szCs w:val="16"/>
              </w:rPr>
            </w:pPr>
            <w:r w:rsidRPr="00876602">
              <w:rPr>
                <w:rFonts w:cs="Arial"/>
                <w:sz w:val="16"/>
                <w:szCs w:val="16"/>
              </w:rPr>
              <w:t>characterString</w:t>
            </w:r>
          </w:p>
        </w:tc>
        <w:tc>
          <w:tcPr>
            <w:tcW w:w="198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A5BE9AE" w14:textId="21D96E47" w:rsidR="00F2161B" w:rsidRPr="00876602" w:rsidRDefault="00F2161B" w:rsidP="00FD7189">
            <w:pPr>
              <w:snapToGrid w:val="0"/>
              <w:spacing w:after="120" w:line="276" w:lineRule="auto"/>
              <w:jc w:val="left"/>
              <w:rPr>
                <w:rFonts w:cs="Arial"/>
                <w:sz w:val="16"/>
                <w:szCs w:val="16"/>
              </w:rPr>
            </w:pPr>
            <w:r w:rsidRPr="00876602">
              <w:rPr>
                <w:rFonts w:cs="Arial"/>
                <w:sz w:val="16"/>
                <w:szCs w:val="16"/>
              </w:rPr>
              <w:t>not relevant for interoperability catalogues; xsi:nil=”true”</w:t>
            </w:r>
          </w:p>
        </w:tc>
      </w:tr>
      <w:tr w:rsidR="00F2161B" w:rsidRPr="003F2FBE" w14:paraId="57452D7D" w14:textId="77777777" w:rsidTr="00A91A32">
        <w:trPr>
          <w:trHeight w:val="155"/>
        </w:trPr>
        <w:tc>
          <w:tcPr>
            <w:tcW w:w="1021" w:type="dxa"/>
            <w:tcBorders>
              <w:top w:val="single" w:sz="4" w:space="0" w:color="000000"/>
              <w:left w:val="single" w:sz="4" w:space="0" w:color="000000"/>
              <w:bottom w:val="single" w:sz="4" w:space="0" w:color="000000"/>
              <w:right w:val="single" w:sz="4" w:space="0" w:color="000000"/>
            </w:tcBorders>
          </w:tcPr>
          <w:p w14:paraId="389E718C" w14:textId="3EA003BE" w:rsidR="00F2161B" w:rsidRPr="003F2FBE" w:rsidRDefault="003F2FBE" w:rsidP="00E15F44">
            <w:pPr>
              <w:snapToGrid w:val="0"/>
              <w:spacing w:after="120" w:line="276" w:lineRule="auto"/>
              <w:rPr>
                <w:rFonts w:cs="Arial"/>
                <w:sz w:val="16"/>
                <w:szCs w:val="16"/>
              </w:rPr>
            </w:pPr>
            <w:ins w:id="2417" w:author="Eivind" w:date="2018-07-12T18:57:00Z">
              <w:r w:rsidRPr="003F2FBE">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403734EF" w14:textId="1AC953BE" w:rsidR="00F2161B" w:rsidRPr="003F2FBE" w:rsidRDefault="00F2161B" w:rsidP="00E15F44">
            <w:pPr>
              <w:snapToGrid w:val="0"/>
              <w:spacing w:after="120" w:line="276" w:lineRule="auto"/>
              <w:rPr>
                <w:rFonts w:cs="Arial"/>
                <w:sz w:val="16"/>
                <w:szCs w:val="16"/>
              </w:rPr>
            </w:pPr>
            <w:r w:rsidRPr="003F2FBE">
              <w:rPr>
                <w:rFonts w:cs="Arial"/>
                <w:sz w:val="16"/>
                <w:szCs w:val="16"/>
              </w:rPr>
              <w:t>horizontalDatumValue</w:t>
            </w:r>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20F68EAA" w14:textId="77777777" w:rsidR="00F2161B" w:rsidRPr="003F2FBE" w:rsidRDefault="00F2161B" w:rsidP="00E15F44">
            <w:pPr>
              <w:snapToGrid w:val="0"/>
              <w:spacing w:after="120" w:line="276" w:lineRule="auto"/>
              <w:rPr>
                <w:rFonts w:cs="Arial"/>
                <w:sz w:val="16"/>
                <w:szCs w:val="16"/>
              </w:rPr>
            </w:pPr>
            <w:r w:rsidRPr="003F2FBE">
              <w:rPr>
                <w:rFonts w:cs="Arial"/>
                <w:sz w:val="16"/>
                <w:szCs w:val="16"/>
              </w:rPr>
              <w:t>Horizontal Datum of the entire dataset</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2DCBE16E" w14:textId="77777777" w:rsidR="00F2161B" w:rsidRPr="00BB1BDC" w:rsidRDefault="00F2161B" w:rsidP="00E15F44">
            <w:pPr>
              <w:snapToGrid w:val="0"/>
              <w:spacing w:after="120" w:line="276" w:lineRule="auto"/>
              <w:jc w:val="center"/>
              <w:rPr>
                <w:rFonts w:cs="Arial"/>
                <w:sz w:val="16"/>
                <w:szCs w:val="16"/>
              </w:rPr>
            </w:pPr>
            <w:r w:rsidRPr="00BB1BDC">
              <w:rPr>
                <w:rFonts w:cs="Arial"/>
                <w:sz w:val="16"/>
                <w:szCs w:val="16"/>
              </w:rPr>
              <w:t>1</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0194125B" w14:textId="77777777" w:rsidR="00F2161B" w:rsidRPr="00335ED3" w:rsidRDefault="00F2161B" w:rsidP="00E15F44">
            <w:pPr>
              <w:snapToGrid w:val="0"/>
              <w:spacing w:after="120" w:line="276" w:lineRule="auto"/>
              <w:rPr>
                <w:rFonts w:cs="Arial"/>
                <w:sz w:val="16"/>
                <w:szCs w:val="16"/>
              </w:rPr>
            </w:pPr>
            <w:r w:rsidRPr="00335ED3">
              <w:rPr>
                <w:rFonts w:cs="Arial"/>
                <w:sz w:val="16"/>
                <w:szCs w:val="16"/>
              </w:rPr>
              <w:t>Integer</w:t>
            </w:r>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2890D4EC" w14:textId="1694144B" w:rsidR="00F2161B" w:rsidRPr="00335ED3" w:rsidRDefault="00F2161B" w:rsidP="009607B1">
            <w:pPr>
              <w:snapToGrid w:val="0"/>
              <w:spacing w:after="120" w:line="276" w:lineRule="auto"/>
              <w:jc w:val="left"/>
              <w:rPr>
                <w:rFonts w:cs="Arial"/>
                <w:sz w:val="16"/>
                <w:szCs w:val="16"/>
              </w:rPr>
            </w:pPr>
            <w:r w:rsidRPr="00335ED3">
              <w:rPr>
                <w:rFonts w:cs="Arial"/>
                <w:sz w:val="16"/>
                <w:szCs w:val="16"/>
              </w:rPr>
              <w:t>not relevant for interoperability catalogues; xsi:nil=”true”</w:t>
            </w:r>
          </w:p>
        </w:tc>
      </w:tr>
      <w:tr w:rsidR="00F2161B" w:rsidRPr="003F2FBE" w:rsidDel="00332CC5" w14:paraId="0C1FDF05" w14:textId="6116D426" w:rsidTr="00A91A32">
        <w:trPr>
          <w:trHeight w:val="171"/>
          <w:del w:id="2418" w:author="Raphael Malyankar" w:date="2018-07-13T17:12:00Z"/>
        </w:trPr>
        <w:tc>
          <w:tcPr>
            <w:tcW w:w="1021" w:type="dxa"/>
            <w:tcBorders>
              <w:top w:val="single" w:sz="4" w:space="0" w:color="000000"/>
              <w:left w:val="single" w:sz="4" w:space="0" w:color="000000"/>
              <w:bottom w:val="single" w:sz="4" w:space="0" w:color="000000"/>
              <w:right w:val="single" w:sz="4" w:space="0" w:color="000000"/>
            </w:tcBorders>
          </w:tcPr>
          <w:p w14:paraId="1F20552B" w14:textId="741C6A77" w:rsidR="00F2161B" w:rsidRPr="00DF6EF8" w:rsidDel="00332CC5" w:rsidRDefault="003F2FBE" w:rsidP="00FD437F">
            <w:pPr>
              <w:snapToGrid w:val="0"/>
              <w:spacing w:after="120" w:line="276" w:lineRule="auto"/>
              <w:rPr>
                <w:del w:id="2419" w:author="Raphael Malyankar" w:date="2018-07-13T17:12:00Z"/>
                <w:rFonts w:cs="Arial"/>
                <w:sz w:val="16"/>
                <w:szCs w:val="16"/>
              </w:rPr>
            </w:pPr>
            <w:commentRangeStart w:id="2420"/>
            <w:ins w:id="2421" w:author="Eivind" w:date="2018-07-12T18:57:00Z">
              <w:del w:id="2422" w:author="Raphael Malyankar" w:date="2018-07-13T17:12:00Z">
                <w:r w:rsidRPr="00DF6EF8" w:rsidDel="00332CC5">
                  <w:rPr>
                    <w:rFonts w:cs="Arial"/>
                    <w:sz w:val="16"/>
                    <w:szCs w:val="16"/>
                  </w:rPr>
                  <w:delText>Attribute</w:delText>
                </w:r>
              </w:del>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13EEEBE4" w14:textId="012D3D36" w:rsidR="00F2161B" w:rsidRPr="00DF6EF8" w:rsidDel="00332CC5" w:rsidRDefault="00F2161B" w:rsidP="00FD437F">
            <w:pPr>
              <w:snapToGrid w:val="0"/>
              <w:spacing w:after="120" w:line="276" w:lineRule="auto"/>
              <w:rPr>
                <w:del w:id="2423" w:author="Raphael Malyankar" w:date="2018-07-13T17:12:00Z"/>
                <w:rFonts w:cs="Arial"/>
                <w:sz w:val="16"/>
                <w:szCs w:val="16"/>
              </w:rPr>
            </w:pPr>
            <w:del w:id="2424" w:author="Raphael Malyankar" w:date="2018-07-13T17:12:00Z">
              <w:r w:rsidRPr="00DF6EF8" w:rsidDel="00332CC5">
                <w:rPr>
                  <w:rFonts w:cs="Arial"/>
                  <w:sz w:val="16"/>
                  <w:szCs w:val="16"/>
                </w:rPr>
                <w:delText>verticalDatum</w:delText>
              </w:r>
            </w:del>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4FDC52F5" w14:textId="3F91FC56" w:rsidR="00F2161B" w:rsidRPr="00DF6EF8" w:rsidDel="00332CC5" w:rsidRDefault="00F2161B" w:rsidP="00FD437F">
            <w:pPr>
              <w:snapToGrid w:val="0"/>
              <w:spacing w:after="120" w:line="276" w:lineRule="auto"/>
              <w:rPr>
                <w:del w:id="2425" w:author="Raphael Malyankar" w:date="2018-07-13T17:12:00Z"/>
                <w:rFonts w:cs="Arial"/>
                <w:sz w:val="16"/>
                <w:szCs w:val="16"/>
              </w:rPr>
            </w:pPr>
            <w:del w:id="2426" w:author="Raphael Malyankar" w:date="2018-07-13T17:12:00Z">
              <w:r w:rsidRPr="00DF6EF8" w:rsidDel="00332CC5">
                <w:rPr>
                  <w:rFonts w:cs="Arial"/>
                  <w:sz w:val="16"/>
                  <w:szCs w:val="16"/>
                </w:rPr>
                <w:delText>Vertical Datum of the entire dataset</w:delText>
              </w:r>
            </w:del>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526765A2" w14:textId="57040296" w:rsidR="00F2161B" w:rsidRPr="00DF6EF8" w:rsidDel="00332CC5" w:rsidRDefault="00F2161B" w:rsidP="00FD437F">
            <w:pPr>
              <w:snapToGrid w:val="0"/>
              <w:spacing w:after="120" w:line="276" w:lineRule="auto"/>
              <w:jc w:val="center"/>
              <w:rPr>
                <w:del w:id="2427" w:author="Raphael Malyankar" w:date="2018-07-13T17:12:00Z"/>
                <w:rFonts w:cs="Arial"/>
                <w:sz w:val="16"/>
                <w:szCs w:val="16"/>
              </w:rPr>
            </w:pPr>
            <w:del w:id="2428" w:author="Raphael Malyankar" w:date="2018-07-13T17:12:00Z">
              <w:r w:rsidRPr="00DF6EF8" w:rsidDel="00332CC5">
                <w:rPr>
                  <w:rFonts w:cs="Arial"/>
                  <w:sz w:val="16"/>
                  <w:szCs w:val="16"/>
                </w:rPr>
                <w:delText>1</w:delText>
              </w:r>
            </w:del>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63B2CF84" w14:textId="4FE4123A" w:rsidR="00F2161B" w:rsidRPr="00DF6EF8" w:rsidDel="00332CC5" w:rsidRDefault="00F2161B" w:rsidP="00FD437F">
            <w:pPr>
              <w:snapToGrid w:val="0"/>
              <w:spacing w:after="120" w:line="276" w:lineRule="auto"/>
              <w:rPr>
                <w:del w:id="2429" w:author="Raphael Malyankar" w:date="2018-07-13T17:12:00Z"/>
                <w:rFonts w:cs="Arial"/>
                <w:sz w:val="16"/>
                <w:szCs w:val="16"/>
              </w:rPr>
            </w:pPr>
            <w:del w:id="2430" w:author="Raphael Malyankar" w:date="2018-07-13T17:12:00Z">
              <w:r w:rsidRPr="00DF6EF8" w:rsidDel="00332CC5">
                <w:rPr>
                  <w:rFonts w:cs="Arial"/>
                  <w:sz w:val="16"/>
                  <w:szCs w:val="16"/>
                </w:rPr>
                <w:delText>S100_VerticalAndSoundingDatum</w:delText>
              </w:r>
            </w:del>
          </w:p>
        </w:tc>
        <w:tc>
          <w:tcPr>
            <w:tcW w:w="1985" w:type="dxa"/>
            <w:tcBorders>
              <w:top w:val="single" w:sz="4" w:space="0" w:color="000000"/>
              <w:left w:val="single" w:sz="4" w:space="0" w:color="000000"/>
              <w:bottom w:val="single" w:sz="4" w:space="0" w:color="000000"/>
              <w:right w:val="single" w:sz="4" w:space="0" w:color="000000"/>
            </w:tcBorders>
            <w:vAlign w:val="center"/>
          </w:tcPr>
          <w:p w14:paraId="5DCFE8B9" w14:textId="086335E2" w:rsidR="00F2161B" w:rsidRPr="00DF6EF8" w:rsidDel="00332CC5" w:rsidRDefault="00F2161B">
            <w:pPr>
              <w:snapToGrid w:val="0"/>
              <w:spacing w:after="120" w:line="276" w:lineRule="auto"/>
              <w:jc w:val="left"/>
              <w:rPr>
                <w:del w:id="2431" w:author="Raphael Malyankar" w:date="2018-07-13T17:12:00Z"/>
                <w:rFonts w:cs="Arial"/>
                <w:sz w:val="16"/>
                <w:szCs w:val="16"/>
              </w:rPr>
              <w:pPrChange w:id="2432" w:author="Eivind" w:date="2018-06-26T21:57:00Z">
                <w:pPr>
                  <w:snapToGrid w:val="0"/>
                  <w:spacing w:after="120" w:line="276" w:lineRule="auto"/>
                </w:pPr>
              </w:pPrChange>
            </w:pPr>
            <w:del w:id="2433" w:author="Raphael Malyankar" w:date="2018-07-13T17:12:00Z">
              <w:r w:rsidRPr="00DF6EF8" w:rsidDel="00332CC5">
                <w:rPr>
                  <w:rFonts w:cs="Arial"/>
                  <w:sz w:val="16"/>
                  <w:szCs w:val="16"/>
                </w:rPr>
                <w:delText xml:space="preserve">not relevant for interoperability catalogues; </w:delText>
              </w:r>
            </w:del>
            <w:del w:id="2434" w:author="Raphael Malyankar" w:date="2018-07-05T18:17:00Z">
              <w:r w:rsidRPr="00DF6EF8" w:rsidDel="00FD437F">
                <w:rPr>
                  <w:rFonts w:cs="Arial"/>
                  <w:sz w:val="16"/>
                  <w:szCs w:val="16"/>
                </w:rPr>
                <w:delText>xsi:nil=”true”</w:delText>
              </w:r>
            </w:del>
          </w:p>
        </w:tc>
      </w:tr>
      <w:tr w:rsidR="00F2161B" w:rsidRPr="003F2FBE" w:rsidDel="00332CC5" w14:paraId="1570F49B" w14:textId="3FB140B7" w:rsidTr="00A91A32">
        <w:trPr>
          <w:trHeight w:val="155"/>
          <w:del w:id="2435" w:author="Raphael Malyankar" w:date="2018-07-13T17:12:00Z"/>
        </w:trPr>
        <w:tc>
          <w:tcPr>
            <w:tcW w:w="1021" w:type="dxa"/>
            <w:tcBorders>
              <w:top w:val="single" w:sz="4" w:space="0" w:color="000000"/>
              <w:left w:val="single" w:sz="4" w:space="0" w:color="000000"/>
              <w:bottom w:val="single" w:sz="4" w:space="0" w:color="000000"/>
              <w:right w:val="single" w:sz="4" w:space="0" w:color="000000"/>
            </w:tcBorders>
          </w:tcPr>
          <w:p w14:paraId="04222DB0" w14:textId="7669D6C7" w:rsidR="00F2161B" w:rsidRPr="00DF6EF8" w:rsidDel="00332CC5" w:rsidRDefault="003F2FBE" w:rsidP="00FD437F">
            <w:pPr>
              <w:snapToGrid w:val="0"/>
              <w:spacing w:after="120" w:line="276" w:lineRule="auto"/>
              <w:rPr>
                <w:del w:id="2436" w:author="Raphael Malyankar" w:date="2018-07-13T17:12:00Z"/>
                <w:rFonts w:cs="Arial"/>
                <w:sz w:val="16"/>
                <w:szCs w:val="16"/>
              </w:rPr>
            </w:pPr>
            <w:ins w:id="2437" w:author="Eivind" w:date="2018-07-12T18:57:00Z">
              <w:del w:id="2438" w:author="Raphael Malyankar" w:date="2018-07-13T17:12:00Z">
                <w:r w:rsidRPr="00DF6EF8" w:rsidDel="00332CC5">
                  <w:rPr>
                    <w:rFonts w:cs="Arial"/>
                    <w:sz w:val="16"/>
                    <w:szCs w:val="16"/>
                  </w:rPr>
                  <w:delText>Attribute</w:delText>
                </w:r>
              </w:del>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3DBB862D" w14:textId="55618CBF" w:rsidR="00F2161B" w:rsidRPr="00DF6EF8" w:rsidDel="00332CC5" w:rsidRDefault="00F2161B" w:rsidP="00FD437F">
            <w:pPr>
              <w:snapToGrid w:val="0"/>
              <w:spacing w:after="120" w:line="276" w:lineRule="auto"/>
              <w:rPr>
                <w:del w:id="2439" w:author="Raphael Malyankar" w:date="2018-07-13T17:12:00Z"/>
                <w:rFonts w:cs="Arial"/>
                <w:sz w:val="16"/>
                <w:szCs w:val="16"/>
              </w:rPr>
            </w:pPr>
            <w:del w:id="2440" w:author="Raphael Malyankar" w:date="2018-07-13T17:12:00Z">
              <w:r w:rsidRPr="00DF6EF8" w:rsidDel="00332CC5">
                <w:rPr>
                  <w:rFonts w:cs="Arial"/>
                  <w:sz w:val="16"/>
                  <w:szCs w:val="16"/>
                </w:rPr>
                <w:delText>soundingDatum</w:delText>
              </w:r>
            </w:del>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5E175180" w14:textId="1A61705A" w:rsidR="00F2161B" w:rsidRPr="00DF6EF8" w:rsidDel="00332CC5" w:rsidRDefault="00F2161B" w:rsidP="00FD437F">
            <w:pPr>
              <w:snapToGrid w:val="0"/>
              <w:spacing w:after="120" w:line="276" w:lineRule="auto"/>
              <w:rPr>
                <w:del w:id="2441" w:author="Raphael Malyankar" w:date="2018-07-13T17:12:00Z"/>
                <w:rFonts w:cs="Arial"/>
                <w:sz w:val="16"/>
                <w:szCs w:val="16"/>
              </w:rPr>
            </w:pPr>
            <w:del w:id="2442" w:author="Raphael Malyankar" w:date="2018-07-13T17:12:00Z">
              <w:r w:rsidRPr="00DF6EF8" w:rsidDel="00332CC5">
                <w:rPr>
                  <w:rFonts w:cs="Arial"/>
                  <w:sz w:val="16"/>
                  <w:szCs w:val="16"/>
                </w:rPr>
                <w:delText>Sounding Datum of the entire dataset</w:delText>
              </w:r>
            </w:del>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3F9E7D95" w14:textId="100405D6" w:rsidR="00F2161B" w:rsidRPr="00DF6EF8" w:rsidDel="00332CC5" w:rsidRDefault="00F2161B" w:rsidP="00FD437F">
            <w:pPr>
              <w:snapToGrid w:val="0"/>
              <w:spacing w:after="120" w:line="276" w:lineRule="auto"/>
              <w:jc w:val="center"/>
              <w:rPr>
                <w:del w:id="2443" w:author="Raphael Malyankar" w:date="2018-07-13T17:12:00Z"/>
                <w:rFonts w:cs="Arial"/>
                <w:sz w:val="16"/>
                <w:szCs w:val="16"/>
              </w:rPr>
            </w:pPr>
            <w:del w:id="2444" w:author="Raphael Malyankar" w:date="2018-07-13T17:12:00Z">
              <w:r w:rsidRPr="00DF6EF8" w:rsidDel="00332CC5">
                <w:rPr>
                  <w:rFonts w:cs="Arial"/>
                  <w:sz w:val="16"/>
                  <w:szCs w:val="16"/>
                </w:rPr>
                <w:delText>1</w:delText>
              </w:r>
            </w:del>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3E448E0D" w14:textId="05609F23" w:rsidR="00F2161B" w:rsidRPr="00DF6EF8" w:rsidDel="00332CC5" w:rsidRDefault="00F2161B" w:rsidP="00FD437F">
            <w:pPr>
              <w:snapToGrid w:val="0"/>
              <w:spacing w:after="120" w:line="276" w:lineRule="auto"/>
              <w:rPr>
                <w:del w:id="2445" w:author="Raphael Malyankar" w:date="2018-07-13T17:12:00Z"/>
                <w:rFonts w:cs="Arial"/>
                <w:sz w:val="16"/>
                <w:szCs w:val="16"/>
              </w:rPr>
            </w:pPr>
            <w:del w:id="2446" w:author="Raphael Malyankar" w:date="2018-07-13T17:12:00Z">
              <w:r w:rsidRPr="00DF6EF8" w:rsidDel="00332CC5">
                <w:rPr>
                  <w:rFonts w:cs="Arial"/>
                  <w:sz w:val="16"/>
                  <w:szCs w:val="16"/>
                </w:rPr>
                <w:delText>S100_VerticalAndSoundingDatum</w:delText>
              </w:r>
            </w:del>
          </w:p>
        </w:tc>
        <w:tc>
          <w:tcPr>
            <w:tcW w:w="1985" w:type="dxa"/>
            <w:tcBorders>
              <w:top w:val="single" w:sz="4" w:space="0" w:color="000000"/>
              <w:left w:val="single" w:sz="4" w:space="0" w:color="000000"/>
              <w:bottom w:val="single" w:sz="4" w:space="0" w:color="000000"/>
              <w:right w:val="single" w:sz="4" w:space="0" w:color="000000"/>
            </w:tcBorders>
            <w:vAlign w:val="center"/>
          </w:tcPr>
          <w:p w14:paraId="670A6927" w14:textId="18639754" w:rsidR="00F2161B" w:rsidRPr="00DF6EF8" w:rsidDel="00332CC5" w:rsidRDefault="00F2161B">
            <w:pPr>
              <w:snapToGrid w:val="0"/>
              <w:spacing w:after="120" w:line="276" w:lineRule="auto"/>
              <w:jc w:val="left"/>
              <w:rPr>
                <w:del w:id="2447" w:author="Raphael Malyankar" w:date="2018-07-13T17:12:00Z"/>
                <w:rFonts w:cs="Arial"/>
                <w:sz w:val="16"/>
                <w:szCs w:val="16"/>
              </w:rPr>
              <w:pPrChange w:id="2448" w:author="Eivind" w:date="2018-06-26T21:57:00Z">
                <w:pPr>
                  <w:snapToGrid w:val="0"/>
                  <w:spacing w:after="120" w:line="276" w:lineRule="auto"/>
                </w:pPr>
              </w:pPrChange>
            </w:pPr>
            <w:del w:id="2449" w:author="Raphael Malyankar" w:date="2018-07-13T17:12:00Z">
              <w:r w:rsidRPr="00DF6EF8" w:rsidDel="00332CC5">
                <w:rPr>
                  <w:rFonts w:cs="Arial"/>
                  <w:sz w:val="16"/>
                  <w:szCs w:val="16"/>
                </w:rPr>
                <w:delText xml:space="preserve">not relevant for interoperability catalogues; </w:delText>
              </w:r>
            </w:del>
            <w:del w:id="2450" w:author="Raphael Malyankar" w:date="2018-07-05T18:18:00Z">
              <w:r w:rsidRPr="00DF6EF8" w:rsidDel="00FD437F">
                <w:rPr>
                  <w:rFonts w:cs="Arial"/>
                  <w:sz w:val="16"/>
                  <w:szCs w:val="16"/>
                </w:rPr>
                <w:delText>xsi:nil=”true”</w:delText>
              </w:r>
            </w:del>
            <w:commentRangeEnd w:id="2420"/>
            <w:del w:id="2451" w:author="Raphael Malyankar" w:date="2018-07-13T17:12:00Z">
              <w:r w:rsidR="003F2FBE" w:rsidDel="00332CC5">
                <w:rPr>
                  <w:rStyle w:val="CommentReference"/>
                </w:rPr>
                <w:commentReference w:id="2420"/>
              </w:r>
            </w:del>
          </w:p>
        </w:tc>
      </w:tr>
      <w:tr w:rsidR="00F2161B" w:rsidRPr="00876602" w14:paraId="27982474" w14:textId="77777777" w:rsidTr="0090299B">
        <w:trPr>
          <w:trHeight w:val="171"/>
        </w:trPr>
        <w:tc>
          <w:tcPr>
            <w:tcW w:w="1021" w:type="dxa"/>
            <w:tcBorders>
              <w:top w:val="single" w:sz="4" w:space="0" w:color="000000"/>
              <w:left w:val="single" w:sz="4" w:space="0" w:color="000000"/>
              <w:bottom w:val="single" w:sz="4" w:space="0" w:color="000000"/>
              <w:right w:val="single" w:sz="4" w:space="0" w:color="000000"/>
            </w:tcBorders>
          </w:tcPr>
          <w:p w14:paraId="51153CDA" w14:textId="39303D0C" w:rsidR="00F2161B" w:rsidRPr="00611BC0" w:rsidRDefault="003F2FBE" w:rsidP="00FD437F">
            <w:pPr>
              <w:snapToGrid w:val="0"/>
              <w:spacing w:after="120" w:line="276" w:lineRule="auto"/>
              <w:rPr>
                <w:rFonts w:cs="Arial"/>
                <w:sz w:val="16"/>
                <w:szCs w:val="16"/>
              </w:rPr>
            </w:pPr>
            <w:ins w:id="2452" w:author="Eivind" w:date="2018-07-12T18:57: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2964A651" w14:textId="2E3F6512" w:rsidR="00F2161B" w:rsidRPr="00611BC0" w:rsidRDefault="00F2161B" w:rsidP="00FD437F">
            <w:pPr>
              <w:snapToGrid w:val="0"/>
              <w:spacing w:after="120" w:line="276" w:lineRule="auto"/>
              <w:rPr>
                <w:rFonts w:cs="Arial"/>
                <w:sz w:val="16"/>
                <w:szCs w:val="16"/>
              </w:rPr>
            </w:pPr>
            <w:r w:rsidRPr="00611BC0">
              <w:rPr>
                <w:rFonts w:cs="Arial"/>
                <w:sz w:val="16"/>
                <w:szCs w:val="16"/>
              </w:rPr>
              <w:t>dataType</w:t>
            </w:r>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154D3A42" w14:textId="77777777" w:rsidR="00F2161B" w:rsidRPr="00876602" w:rsidRDefault="00F2161B" w:rsidP="00FD437F">
            <w:pPr>
              <w:snapToGrid w:val="0"/>
              <w:spacing w:after="120" w:line="276" w:lineRule="auto"/>
              <w:rPr>
                <w:rFonts w:cs="Arial"/>
                <w:sz w:val="16"/>
                <w:szCs w:val="16"/>
              </w:rPr>
            </w:pPr>
            <w:r w:rsidRPr="00876602">
              <w:rPr>
                <w:rFonts w:cs="Arial"/>
                <w:sz w:val="16"/>
                <w:szCs w:val="16"/>
              </w:rPr>
              <w:t>The encoding format of the dataset</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4EC0BEBB" w14:textId="77777777" w:rsidR="00F2161B" w:rsidRPr="00876602" w:rsidRDefault="00F2161B" w:rsidP="00FD437F">
            <w:pPr>
              <w:snapToGrid w:val="0"/>
              <w:spacing w:after="120" w:line="276" w:lineRule="auto"/>
              <w:jc w:val="center"/>
              <w:rPr>
                <w:rFonts w:cs="Arial"/>
                <w:sz w:val="16"/>
                <w:szCs w:val="16"/>
              </w:rPr>
            </w:pPr>
            <w:r w:rsidRPr="00876602">
              <w:rPr>
                <w:rFonts w:cs="Arial"/>
                <w:sz w:val="16"/>
                <w:szCs w:val="16"/>
              </w:rPr>
              <w:t>1</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5361F415" w14:textId="77777777" w:rsidR="00F2161B" w:rsidRPr="00876602" w:rsidRDefault="00F2161B" w:rsidP="00FD437F">
            <w:pPr>
              <w:snapToGrid w:val="0"/>
              <w:spacing w:after="120" w:line="276" w:lineRule="auto"/>
              <w:rPr>
                <w:rFonts w:cs="Arial"/>
                <w:sz w:val="16"/>
                <w:szCs w:val="16"/>
              </w:rPr>
            </w:pPr>
            <w:r w:rsidRPr="00876602">
              <w:rPr>
                <w:rFonts w:cs="Arial"/>
                <w:sz w:val="16"/>
                <w:szCs w:val="16"/>
              </w:rPr>
              <w:t>S100_DataFormat</w:t>
            </w:r>
          </w:p>
        </w:tc>
        <w:tc>
          <w:tcPr>
            <w:tcW w:w="1985" w:type="dxa"/>
            <w:tcBorders>
              <w:top w:val="single" w:sz="4" w:space="0" w:color="000000"/>
              <w:left w:val="single" w:sz="4" w:space="0" w:color="000000"/>
              <w:bottom w:val="single" w:sz="4" w:space="0" w:color="000000"/>
              <w:right w:val="single" w:sz="4" w:space="0" w:color="000000"/>
            </w:tcBorders>
            <w:vAlign w:val="center"/>
          </w:tcPr>
          <w:p w14:paraId="6FDDB5E6" w14:textId="3676EEE0" w:rsidR="00F2161B" w:rsidRPr="00876602" w:rsidRDefault="00F2161B" w:rsidP="00FD437F">
            <w:pPr>
              <w:snapToGrid w:val="0"/>
              <w:spacing w:after="120" w:line="276" w:lineRule="auto"/>
              <w:rPr>
                <w:rFonts w:cs="Arial"/>
                <w:sz w:val="16"/>
                <w:szCs w:val="16"/>
              </w:rPr>
            </w:pPr>
            <w:ins w:id="2453" w:author="Raphael Malyankar" w:date="2018-07-05T18:29:00Z">
              <w:r>
                <w:rPr>
                  <w:rFonts w:cs="Arial"/>
                  <w:sz w:val="16"/>
                  <w:szCs w:val="16"/>
                </w:rPr>
                <w:t>Must be “undefined”</w:t>
              </w:r>
            </w:ins>
            <w:ins w:id="2454" w:author="Raphael Malyankar" w:date="2018-07-05T21:23:00Z">
              <w:r>
                <w:rPr>
                  <w:rFonts w:cs="Arial"/>
                  <w:sz w:val="16"/>
                  <w:szCs w:val="16"/>
                </w:rPr>
                <w:t>. See</w:t>
              </w:r>
              <w:r w:rsidRPr="009A00CB">
                <w:rPr>
                  <w:rFonts w:cs="Arial"/>
                  <w:sz w:val="16"/>
                  <w:szCs w:val="16"/>
                </w:rPr>
                <w:t xml:space="preserve"> </w:t>
              </w:r>
            </w:ins>
            <w:r w:rsidRPr="009A00CB">
              <w:rPr>
                <w:rFonts w:cs="Arial"/>
                <w:sz w:val="16"/>
                <w:szCs w:val="16"/>
              </w:rPr>
              <w:fldChar w:fldCharType="begin"/>
            </w:r>
            <w:r w:rsidRPr="009A00CB">
              <w:rPr>
                <w:rFonts w:cs="Arial"/>
                <w:sz w:val="16"/>
                <w:szCs w:val="16"/>
              </w:rPr>
              <w:instrText xml:space="preserve"> REF _Ref518589180 \h </w:instrText>
            </w:r>
            <w:r w:rsidRPr="0090299B">
              <w:rPr>
                <w:rFonts w:cs="Arial"/>
                <w:sz w:val="16"/>
                <w:szCs w:val="16"/>
              </w:rPr>
              <w:instrText xml:space="preserve"> \* MERGEFORMAT </w:instrText>
            </w:r>
            <w:r w:rsidRPr="009A00CB">
              <w:rPr>
                <w:rFonts w:cs="Arial"/>
                <w:sz w:val="16"/>
                <w:szCs w:val="16"/>
              </w:rPr>
            </w:r>
            <w:r w:rsidRPr="009A00CB">
              <w:rPr>
                <w:rFonts w:cs="Arial"/>
                <w:sz w:val="16"/>
                <w:szCs w:val="16"/>
              </w:rPr>
              <w:fldChar w:fldCharType="separate"/>
            </w:r>
            <w:ins w:id="2455" w:author="Raphael Malyankar" w:date="2018-07-13T18:03:00Z">
              <w:r w:rsidR="006D484A" w:rsidRPr="00DF6EF8">
                <w:rPr>
                  <w:sz w:val="16"/>
                  <w:szCs w:val="16"/>
                </w:rPr>
                <w:t xml:space="preserve">Table </w:t>
              </w:r>
              <w:r w:rsidR="006D484A" w:rsidRPr="00DF6EF8">
                <w:rPr>
                  <w:noProof/>
                  <w:sz w:val="16"/>
                  <w:szCs w:val="16"/>
                </w:rPr>
                <w:t>34</w:t>
              </w:r>
            </w:ins>
            <w:ins w:id="2456" w:author="Raphael Malyankar" w:date="2018-07-05T21:24:00Z">
              <w:r w:rsidRPr="009A00CB">
                <w:rPr>
                  <w:rFonts w:cs="Arial"/>
                  <w:sz w:val="16"/>
                  <w:szCs w:val="16"/>
                </w:rPr>
                <w:fldChar w:fldCharType="end"/>
              </w:r>
              <w:r w:rsidRPr="009A00CB">
                <w:rPr>
                  <w:rFonts w:cs="Arial"/>
                  <w:sz w:val="16"/>
                  <w:szCs w:val="16"/>
                </w:rPr>
                <w:t>.</w:t>
              </w:r>
            </w:ins>
          </w:p>
        </w:tc>
      </w:tr>
      <w:tr w:rsidR="00F2161B" w:rsidRPr="00876602" w:rsidDel="00A33442" w14:paraId="01A0C956" w14:textId="77DE133C" w:rsidTr="00875EB0">
        <w:trPr>
          <w:trHeight w:val="326"/>
          <w:del w:id="2457" w:author="Raphael Malyankar" w:date="2018-07-05T18:20:00Z"/>
        </w:trPr>
        <w:tc>
          <w:tcPr>
            <w:tcW w:w="1021" w:type="dxa"/>
            <w:tcBorders>
              <w:top w:val="single" w:sz="4" w:space="0" w:color="000000"/>
              <w:left w:val="single" w:sz="4" w:space="0" w:color="000000"/>
              <w:bottom w:val="single" w:sz="4" w:space="0" w:color="000000"/>
              <w:right w:val="single" w:sz="4" w:space="0" w:color="000000"/>
            </w:tcBorders>
          </w:tcPr>
          <w:p w14:paraId="5A4475CC" w14:textId="77777777" w:rsidR="00F2161B" w:rsidRPr="00611BC0" w:rsidDel="00A33442" w:rsidRDefault="00F2161B" w:rsidP="00FD437F">
            <w:pPr>
              <w:snapToGrid w:val="0"/>
              <w:spacing w:after="120" w:line="276" w:lineRule="auto"/>
              <w:rPr>
                <w:rFonts w:cs="Arial"/>
                <w:sz w:val="16"/>
                <w:szCs w:val="16"/>
              </w:rPr>
            </w:pP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12BB3F33" w14:textId="36CC64D1" w:rsidR="00F2161B" w:rsidRPr="00611BC0" w:rsidDel="00A33442" w:rsidRDefault="00F2161B" w:rsidP="00FD437F">
            <w:pPr>
              <w:snapToGrid w:val="0"/>
              <w:spacing w:after="120" w:line="276" w:lineRule="auto"/>
              <w:rPr>
                <w:del w:id="2458" w:author="Raphael Malyankar" w:date="2018-07-05T18:20:00Z"/>
                <w:rFonts w:cs="Arial"/>
                <w:sz w:val="16"/>
                <w:szCs w:val="16"/>
              </w:rPr>
            </w:pPr>
            <w:del w:id="2459" w:author="Raphael Malyankar" w:date="2018-07-05T18:20:00Z">
              <w:r w:rsidRPr="00611BC0" w:rsidDel="00A33442">
                <w:rPr>
                  <w:rFonts w:cs="Arial"/>
                  <w:sz w:val="16"/>
                  <w:szCs w:val="16"/>
                </w:rPr>
                <w:delText>otherDataTypeDescription</w:delText>
              </w:r>
            </w:del>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34743ED3" w14:textId="557B1C8A" w:rsidR="00F2161B" w:rsidRPr="00876602" w:rsidDel="00A33442" w:rsidRDefault="00F2161B" w:rsidP="00FD437F">
            <w:pPr>
              <w:snapToGrid w:val="0"/>
              <w:spacing w:after="120" w:line="276" w:lineRule="auto"/>
              <w:rPr>
                <w:del w:id="2460" w:author="Raphael Malyankar" w:date="2018-07-05T18:20:00Z"/>
                <w:rFonts w:eastAsia="Times New Roman" w:cs="Arial"/>
                <w:sz w:val="16"/>
                <w:szCs w:val="16"/>
              </w:rPr>
            </w:pPr>
            <w:del w:id="2461" w:author="Raphael Malyankar" w:date="2018-07-05T18:20:00Z">
              <w:r w:rsidRPr="00876602" w:rsidDel="00A33442">
                <w:rPr>
                  <w:rFonts w:eastAsia="Times New Roman" w:cs="Arial"/>
                  <w:sz w:val="16"/>
                  <w:szCs w:val="16"/>
                </w:rPr>
                <w:delText>Encoding format other than those listed.</w:delText>
              </w:r>
            </w:del>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6A9B0070" w14:textId="6F02C068" w:rsidR="00F2161B" w:rsidRPr="00876602" w:rsidDel="00A33442" w:rsidRDefault="00F2161B" w:rsidP="00FD437F">
            <w:pPr>
              <w:snapToGrid w:val="0"/>
              <w:spacing w:after="120" w:line="276" w:lineRule="auto"/>
              <w:jc w:val="center"/>
              <w:rPr>
                <w:del w:id="2462" w:author="Raphael Malyankar" w:date="2018-07-05T18:20:00Z"/>
                <w:rFonts w:cs="Arial"/>
                <w:sz w:val="16"/>
                <w:szCs w:val="16"/>
              </w:rPr>
            </w:pPr>
            <w:del w:id="2463" w:author="Raphael Malyankar" w:date="2018-07-05T18:20:00Z">
              <w:r w:rsidRPr="00876602" w:rsidDel="00A33442">
                <w:rPr>
                  <w:rFonts w:cs="Arial"/>
                  <w:sz w:val="16"/>
                  <w:szCs w:val="16"/>
                </w:rPr>
                <w:delText>0..1</w:delText>
              </w:r>
            </w:del>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576CB615" w14:textId="23425A3B" w:rsidR="00F2161B" w:rsidRPr="00876602" w:rsidDel="00A33442" w:rsidRDefault="00F2161B" w:rsidP="00FD437F">
            <w:pPr>
              <w:snapToGrid w:val="0"/>
              <w:spacing w:after="120" w:line="276" w:lineRule="auto"/>
              <w:rPr>
                <w:del w:id="2464" w:author="Raphael Malyankar" w:date="2018-07-05T18:20:00Z"/>
                <w:rFonts w:cs="Arial"/>
                <w:sz w:val="16"/>
                <w:szCs w:val="16"/>
              </w:rPr>
            </w:pPr>
            <w:del w:id="2465" w:author="Raphael Malyankar" w:date="2018-07-05T18:20:00Z">
              <w:r w:rsidRPr="00876602" w:rsidDel="00A33442">
                <w:rPr>
                  <w:rFonts w:cs="Arial"/>
                  <w:sz w:val="16"/>
                  <w:szCs w:val="16"/>
                </w:rPr>
                <w:delText>CharacterString</w:delText>
              </w:r>
            </w:del>
          </w:p>
        </w:tc>
        <w:tc>
          <w:tcPr>
            <w:tcW w:w="1985" w:type="dxa"/>
            <w:tcBorders>
              <w:top w:val="single" w:sz="4" w:space="0" w:color="000000"/>
              <w:left w:val="single" w:sz="4" w:space="0" w:color="000000"/>
              <w:bottom w:val="single" w:sz="4" w:space="0" w:color="000000"/>
              <w:right w:val="single" w:sz="4" w:space="0" w:color="000000"/>
            </w:tcBorders>
            <w:vAlign w:val="center"/>
          </w:tcPr>
          <w:p w14:paraId="009224F7" w14:textId="438C491F" w:rsidR="00F2161B" w:rsidRPr="00876602" w:rsidDel="00A33442" w:rsidRDefault="00F2161B" w:rsidP="00FD437F">
            <w:pPr>
              <w:snapToGrid w:val="0"/>
              <w:spacing w:after="120" w:line="276" w:lineRule="auto"/>
              <w:rPr>
                <w:del w:id="2466" w:author="Raphael Malyankar" w:date="2018-07-05T18:20:00Z"/>
                <w:rFonts w:cs="Arial"/>
                <w:sz w:val="16"/>
                <w:szCs w:val="16"/>
              </w:rPr>
            </w:pPr>
          </w:p>
        </w:tc>
      </w:tr>
      <w:tr w:rsidR="00F2161B" w:rsidRPr="00876602" w14:paraId="48112174" w14:textId="77777777" w:rsidTr="00875EB0">
        <w:trPr>
          <w:trHeight w:val="155"/>
        </w:trPr>
        <w:tc>
          <w:tcPr>
            <w:tcW w:w="1021" w:type="dxa"/>
            <w:tcBorders>
              <w:top w:val="single" w:sz="4" w:space="0" w:color="000000"/>
              <w:left w:val="single" w:sz="4" w:space="0" w:color="000000"/>
              <w:bottom w:val="single" w:sz="4" w:space="0" w:color="000000"/>
              <w:right w:val="single" w:sz="4" w:space="0" w:color="000000"/>
            </w:tcBorders>
          </w:tcPr>
          <w:p w14:paraId="24978E4F" w14:textId="0AA2C40A" w:rsidR="00F2161B" w:rsidRPr="00611BC0" w:rsidRDefault="003F2FBE" w:rsidP="00FD437F">
            <w:pPr>
              <w:snapToGrid w:val="0"/>
              <w:spacing w:after="120" w:line="276" w:lineRule="auto"/>
              <w:rPr>
                <w:rFonts w:cs="Arial"/>
                <w:sz w:val="16"/>
                <w:szCs w:val="16"/>
              </w:rPr>
            </w:pPr>
            <w:ins w:id="2467" w:author="Eivind" w:date="2018-07-12T18:57: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1058A52A" w14:textId="0F680514" w:rsidR="00F2161B" w:rsidRPr="00611BC0" w:rsidRDefault="00F2161B" w:rsidP="00FD437F">
            <w:pPr>
              <w:snapToGrid w:val="0"/>
              <w:spacing w:after="120" w:line="276" w:lineRule="auto"/>
              <w:rPr>
                <w:rFonts w:cs="Arial"/>
                <w:sz w:val="16"/>
                <w:szCs w:val="16"/>
              </w:rPr>
            </w:pPr>
            <w:r w:rsidRPr="00611BC0">
              <w:rPr>
                <w:rFonts w:cs="Arial"/>
                <w:sz w:val="16"/>
                <w:szCs w:val="16"/>
              </w:rPr>
              <w:t>dataTypeVersion</w:t>
            </w:r>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33C4EEB9" w14:textId="77777777" w:rsidR="00F2161B" w:rsidRPr="00876602" w:rsidRDefault="00F2161B" w:rsidP="00FD437F">
            <w:pPr>
              <w:snapToGrid w:val="0"/>
              <w:spacing w:after="120" w:line="276" w:lineRule="auto"/>
              <w:rPr>
                <w:rFonts w:eastAsia="Times New Roman" w:cs="Arial"/>
                <w:sz w:val="16"/>
                <w:szCs w:val="16"/>
              </w:rPr>
            </w:pPr>
            <w:r w:rsidRPr="00876602">
              <w:rPr>
                <w:rFonts w:eastAsia="Times New Roman" w:cs="Arial"/>
                <w:sz w:val="16"/>
                <w:szCs w:val="16"/>
              </w:rPr>
              <w:t>The version number of the dataType.</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2506EBB7" w14:textId="77777777" w:rsidR="00F2161B" w:rsidRPr="00876602" w:rsidRDefault="00F2161B" w:rsidP="00FD437F">
            <w:pPr>
              <w:snapToGrid w:val="0"/>
              <w:spacing w:after="120" w:line="276" w:lineRule="auto"/>
              <w:jc w:val="center"/>
              <w:rPr>
                <w:rFonts w:cs="Arial"/>
                <w:sz w:val="16"/>
                <w:szCs w:val="16"/>
              </w:rPr>
            </w:pPr>
            <w:r w:rsidRPr="00876602">
              <w:rPr>
                <w:rFonts w:cs="Arial"/>
                <w:sz w:val="16"/>
                <w:szCs w:val="16"/>
              </w:rPr>
              <w:t>1</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158D85AA" w14:textId="77777777" w:rsidR="00F2161B" w:rsidRPr="00876602" w:rsidRDefault="00F2161B" w:rsidP="00FD437F">
            <w:pPr>
              <w:snapToGrid w:val="0"/>
              <w:spacing w:after="120" w:line="276" w:lineRule="auto"/>
              <w:rPr>
                <w:rFonts w:cs="Arial"/>
                <w:sz w:val="16"/>
                <w:szCs w:val="16"/>
              </w:rPr>
            </w:pPr>
            <w:r w:rsidRPr="00876602">
              <w:rPr>
                <w:rFonts w:cs="Arial"/>
                <w:sz w:val="16"/>
                <w:szCs w:val="16"/>
              </w:rPr>
              <w:t>CharacterString</w:t>
            </w:r>
          </w:p>
        </w:tc>
        <w:tc>
          <w:tcPr>
            <w:tcW w:w="1985" w:type="dxa"/>
            <w:tcBorders>
              <w:top w:val="single" w:sz="4" w:space="0" w:color="000000"/>
              <w:left w:val="single" w:sz="4" w:space="0" w:color="000000"/>
              <w:bottom w:val="single" w:sz="4" w:space="0" w:color="000000"/>
              <w:right w:val="single" w:sz="4" w:space="0" w:color="000000"/>
            </w:tcBorders>
            <w:vAlign w:val="center"/>
          </w:tcPr>
          <w:p w14:paraId="714D9319" w14:textId="77777777" w:rsidR="00F2161B" w:rsidRPr="00876602" w:rsidRDefault="00F2161B" w:rsidP="00FD437F">
            <w:pPr>
              <w:snapToGrid w:val="0"/>
              <w:spacing w:after="120" w:line="276" w:lineRule="auto"/>
              <w:rPr>
                <w:rFonts w:cs="Arial"/>
                <w:sz w:val="16"/>
                <w:szCs w:val="16"/>
              </w:rPr>
            </w:pPr>
          </w:p>
        </w:tc>
      </w:tr>
      <w:tr w:rsidR="00F2161B" w:rsidRPr="003F2FBE" w14:paraId="1E670FC6" w14:textId="6398FE55" w:rsidTr="00875EB0">
        <w:trPr>
          <w:trHeight w:val="342"/>
        </w:trPr>
        <w:tc>
          <w:tcPr>
            <w:tcW w:w="1021" w:type="dxa"/>
            <w:tcBorders>
              <w:top w:val="single" w:sz="4" w:space="0" w:color="000000"/>
              <w:left w:val="single" w:sz="4" w:space="0" w:color="000000"/>
              <w:bottom w:val="single" w:sz="4" w:space="0" w:color="000000"/>
              <w:right w:val="single" w:sz="4" w:space="0" w:color="000000"/>
            </w:tcBorders>
          </w:tcPr>
          <w:p w14:paraId="2A9895A3" w14:textId="062BEDE2" w:rsidR="00F2161B" w:rsidRPr="001F1EB0" w:rsidRDefault="003F2FBE" w:rsidP="00FD437F">
            <w:pPr>
              <w:snapToGrid w:val="0"/>
              <w:spacing w:after="120" w:line="276" w:lineRule="auto"/>
              <w:rPr>
                <w:rFonts w:cs="Arial"/>
                <w:sz w:val="16"/>
                <w:szCs w:val="16"/>
              </w:rPr>
            </w:pPr>
            <w:ins w:id="2468" w:author="Eivind" w:date="2018-07-12T18:57:00Z">
              <w:r w:rsidRPr="001F1EB0">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543D28A5" w14:textId="7D225BD8" w:rsidR="00F2161B" w:rsidRPr="001F1EB0" w:rsidRDefault="00F2161B" w:rsidP="00FD437F">
            <w:pPr>
              <w:snapToGrid w:val="0"/>
              <w:spacing w:after="120" w:line="276" w:lineRule="auto"/>
              <w:rPr>
                <w:rFonts w:cs="Arial"/>
                <w:sz w:val="16"/>
                <w:szCs w:val="16"/>
              </w:rPr>
            </w:pPr>
            <w:r w:rsidRPr="001F1EB0">
              <w:rPr>
                <w:rFonts w:cs="Arial"/>
                <w:sz w:val="16"/>
                <w:szCs w:val="16"/>
              </w:rPr>
              <w:t>dataCoverage</w:t>
            </w:r>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494D230C" w14:textId="3984883C" w:rsidR="00F2161B" w:rsidRPr="001F1EB0" w:rsidRDefault="00F2161B" w:rsidP="00FD437F">
            <w:pPr>
              <w:snapToGrid w:val="0"/>
              <w:spacing w:after="120" w:line="276" w:lineRule="auto"/>
              <w:rPr>
                <w:rFonts w:eastAsia="Times New Roman" w:cs="Arial"/>
                <w:sz w:val="16"/>
                <w:szCs w:val="16"/>
              </w:rPr>
            </w:pPr>
            <w:r w:rsidRPr="001F1EB0">
              <w:rPr>
                <w:rFonts w:eastAsia="Times New Roman" w:cs="Arial"/>
                <w:sz w:val="16"/>
                <w:szCs w:val="16"/>
              </w:rPr>
              <w:t>Provides information about data coverages within the dataset</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2F466CC9" w14:textId="0391C75B" w:rsidR="00F2161B" w:rsidRPr="001F1EB0" w:rsidRDefault="003E7A49" w:rsidP="00FD437F">
            <w:pPr>
              <w:snapToGrid w:val="0"/>
              <w:spacing w:after="120" w:line="276" w:lineRule="auto"/>
              <w:jc w:val="center"/>
              <w:rPr>
                <w:rFonts w:cs="Arial"/>
                <w:sz w:val="16"/>
                <w:szCs w:val="16"/>
              </w:rPr>
            </w:pPr>
            <w:ins w:id="2469" w:author="Raphael Malyankar" w:date="2018-07-20T14:54:00Z">
              <w:r>
                <w:rPr>
                  <w:rFonts w:cs="Arial"/>
                  <w:sz w:val="16"/>
                  <w:szCs w:val="16"/>
                </w:rPr>
                <w:t>0</w:t>
              </w:r>
            </w:ins>
            <w:del w:id="2470" w:author="Raphael Malyankar" w:date="2018-07-20T14:54:00Z">
              <w:r w:rsidR="00F2161B" w:rsidRPr="001F1EB0" w:rsidDel="003E7A49">
                <w:rPr>
                  <w:rFonts w:cs="Arial"/>
                  <w:sz w:val="16"/>
                  <w:szCs w:val="16"/>
                </w:rPr>
                <w:delText>1</w:delText>
              </w:r>
            </w:del>
            <w:r w:rsidR="00F2161B" w:rsidRPr="001F1EB0">
              <w:rPr>
                <w:rFonts w:cs="Arial"/>
                <w:sz w:val="16"/>
                <w:szCs w:val="16"/>
              </w:rPr>
              <w:t>..*</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3BC8244D" w14:textId="7A0748B2" w:rsidR="00F2161B" w:rsidRPr="001F1EB0" w:rsidRDefault="00F2161B" w:rsidP="00FD437F">
            <w:pPr>
              <w:snapToGrid w:val="0"/>
              <w:spacing w:after="120" w:line="276" w:lineRule="auto"/>
              <w:rPr>
                <w:rFonts w:cs="Arial"/>
                <w:sz w:val="16"/>
                <w:szCs w:val="16"/>
              </w:rPr>
            </w:pPr>
            <w:r w:rsidRPr="001F1EB0">
              <w:rPr>
                <w:rFonts w:cs="Arial"/>
                <w:sz w:val="16"/>
                <w:szCs w:val="16"/>
              </w:rPr>
              <w:t>S100_DataCoverage</w:t>
            </w:r>
          </w:p>
        </w:tc>
        <w:tc>
          <w:tcPr>
            <w:tcW w:w="1985" w:type="dxa"/>
            <w:tcBorders>
              <w:top w:val="single" w:sz="4" w:space="0" w:color="000000"/>
              <w:left w:val="single" w:sz="4" w:space="0" w:color="000000"/>
              <w:bottom w:val="single" w:sz="4" w:space="0" w:color="000000"/>
              <w:right w:val="single" w:sz="4" w:space="0" w:color="000000"/>
            </w:tcBorders>
            <w:vAlign w:val="center"/>
          </w:tcPr>
          <w:p w14:paraId="08256A2E" w14:textId="4518CDB9" w:rsidR="00F2161B" w:rsidRPr="00926306" w:rsidRDefault="00F2161B" w:rsidP="00FD437F">
            <w:pPr>
              <w:snapToGrid w:val="0"/>
              <w:spacing w:after="120" w:line="276" w:lineRule="auto"/>
              <w:rPr>
                <w:rFonts w:cs="Arial"/>
                <w:sz w:val="16"/>
                <w:szCs w:val="16"/>
                <w:lang w:val="en-CA"/>
              </w:rPr>
            </w:pPr>
            <w:r w:rsidRPr="001F1EB0">
              <w:rPr>
                <w:rFonts w:cs="Arial"/>
                <w:sz w:val="16"/>
                <w:szCs w:val="16"/>
              </w:rPr>
              <w:t>interoperability catalogues coverage is global</w:t>
            </w:r>
          </w:p>
        </w:tc>
      </w:tr>
      <w:tr w:rsidR="00F2161B" w:rsidRPr="00876602" w14:paraId="64B64BC2" w14:textId="77777777" w:rsidTr="00875EB0">
        <w:trPr>
          <w:trHeight w:val="342"/>
        </w:trPr>
        <w:tc>
          <w:tcPr>
            <w:tcW w:w="1021" w:type="dxa"/>
            <w:tcBorders>
              <w:top w:val="single" w:sz="4" w:space="0" w:color="000000"/>
              <w:left w:val="single" w:sz="4" w:space="0" w:color="000000"/>
              <w:bottom w:val="single" w:sz="4" w:space="0" w:color="000000"/>
              <w:right w:val="single" w:sz="4" w:space="0" w:color="000000"/>
            </w:tcBorders>
          </w:tcPr>
          <w:p w14:paraId="435EEDD8" w14:textId="49B34135" w:rsidR="00F2161B" w:rsidRPr="00611BC0" w:rsidRDefault="003F2FBE" w:rsidP="00FD437F">
            <w:pPr>
              <w:snapToGrid w:val="0"/>
              <w:spacing w:after="120" w:line="276" w:lineRule="auto"/>
              <w:rPr>
                <w:rFonts w:cs="Arial"/>
                <w:sz w:val="16"/>
                <w:szCs w:val="16"/>
              </w:rPr>
            </w:pPr>
            <w:ins w:id="2471" w:author="Eivind" w:date="2018-07-12T18:57: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72D4E715" w14:textId="3AB16AE7" w:rsidR="00F2161B" w:rsidRPr="00611BC0" w:rsidRDefault="00F2161B" w:rsidP="00FD437F">
            <w:pPr>
              <w:snapToGrid w:val="0"/>
              <w:spacing w:after="120" w:line="276" w:lineRule="auto"/>
              <w:rPr>
                <w:rFonts w:cs="Arial"/>
                <w:sz w:val="16"/>
                <w:szCs w:val="16"/>
              </w:rPr>
            </w:pPr>
            <w:r w:rsidRPr="00611BC0">
              <w:rPr>
                <w:rFonts w:cs="Arial"/>
                <w:sz w:val="16"/>
                <w:szCs w:val="16"/>
              </w:rPr>
              <w:t>comment</w:t>
            </w:r>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6CB20DC2" w14:textId="77777777" w:rsidR="00F2161B" w:rsidRPr="00876602" w:rsidRDefault="00F2161B" w:rsidP="00FD437F">
            <w:pPr>
              <w:snapToGrid w:val="0"/>
              <w:spacing w:after="120" w:line="276" w:lineRule="auto"/>
              <w:rPr>
                <w:rFonts w:cs="Arial"/>
                <w:sz w:val="16"/>
                <w:szCs w:val="16"/>
              </w:rPr>
            </w:pPr>
            <w:r w:rsidRPr="00876602">
              <w:rPr>
                <w:rFonts w:cs="Arial"/>
                <w:sz w:val="16"/>
                <w:szCs w:val="16"/>
              </w:rPr>
              <w:t>any additional information</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05C6B282" w14:textId="77777777" w:rsidR="00F2161B" w:rsidRPr="00876602" w:rsidRDefault="00F2161B" w:rsidP="00FD437F">
            <w:pPr>
              <w:snapToGrid w:val="0"/>
              <w:spacing w:after="120" w:line="276" w:lineRule="auto"/>
              <w:jc w:val="center"/>
              <w:rPr>
                <w:rFonts w:cs="Arial"/>
                <w:sz w:val="16"/>
                <w:szCs w:val="16"/>
              </w:rPr>
            </w:pPr>
            <w:r w:rsidRPr="00876602">
              <w:rPr>
                <w:rFonts w:cs="Arial"/>
                <w:sz w:val="16"/>
                <w:szCs w:val="16"/>
              </w:rPr>
              <w:t>0..1</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32BACF6A" w14:textId="77777777" w:rsidR="00F2161B" w:rsidRPr="00876602" w:rsidRDefault="00F2161B" w:rsidP="00FD437F">
            <w:pPr>
              <w:snapToGrid w:val="0"/>
              <w:spacing w:after="120" w:line="276" w:lineRule="auto"/>
              <w:rPr>
                <w:rFonts w:cs="Arial"/>
                <w:sz w:val="16"/>
                <w:szCs w:val="16"/>
              </w:rPr>
            </w:pPr>
            <w:r w:rsidRPr="00876602">
              <w:rPr>
                <w:rFonts w:cs="Arial"/>
                <w:sz w:val="16"/>
                <w:szCs w:val="16"/>
              </w:rPr>
              <w:t>CharacterString</w:t>
            </w:r>
          </w:p>
        </w:tc>
        <w:tc>
          <w:tcPr>
            <w:tcW w:w="1985" w:type="dxa"/>
            <w:tcBorders>
              <w:top w:val="single" w:sz="4" w:space="0" w:color="000000"/>
              <w:left w:val="single" w:sz="4" w:space="0" w:color="000000"/>
              <w:bottom w:val="single" w:sz="4" w:space="0" w:color="000000"/>
              <w:right w:val="single" w:sz="4" w:space="0" w:color="000000"/>
            </w:tcBorders>
            <w:vAlign w:val="center"/>
          </w:tcPr>
          <w:p w14:paraId="43B3D319" w14:textId="77777777" w:rsidR="00F2161B" w:rsidRPr="00876602" w:rsidRDefault="00F2161B" w:rsidP="00FD437F">
            <w:pPr>
              <w:snapToGrid w:val="0"/>
              <w:spacing w:after="120" w:line="276" w:lineRule="auto"/>
              <w:rPr>
                <w:rFonts w:cs="Arial"/>
                <w:sz w:val="16"/>
                <w:szCs w:val="16"/>
              </w:rPr>
            </w:pPr>
          </w:p>
        </w:tc>
      </w:tr>
      <w:tr w:rsidR="00F2161B" w:rsidRPr="00876602" w14:paraId="7D40AE15" w14:textId="77777777" w:rsidTr="00875EB0">
        <w:trPr>
          <w:trHeight w:val="342"/>
          <w:ins w:id="2472" w:author="Raphael Malyankar" w:date="2018-07-05T18:22:00Z"/>
        </w:trPr>
        <w:tc>
          <w:tcPr>
            <w:tcW w:w="1021" w:type="dxa"/>
            <w:tcBorders>
              <w:top w:val="single" w:sz="4" w:space="0" w:color="000000"/>
              <w:left w:val="single" w:sz="4" w:space="0" w:color="000000"/>
              <w:bottom w:val="single" w:sz="4" w:space="0" w:color="000000"/>
              <w:right w:val="single" w:sz="4" w:space="0" w:color="000000"/>
            </w:tcBorders>
          </w:tcPr>
          <w:p w14:paraId="02B5807D" w14:textId="3CDFA25B" w:rsidR="00F2161B" w:rsidRDefault="003F2FBE" w:rsidP="00A33442">
            <w:pPr>
              <w:snapToGrid w:val="0"/>
              <w:spacing w:after="120" w:line="276" w:lineRule="auto"/>
              <w:rPr>
                <w:ins w:id="2473" w:author="Eivind" w:date="2018-07-12T18:52:00Z"/>
                <w:sz w:val="16"/>
                <w:szCs w:val="16"/>
              </w:rPr>
            </w:pPr>
            <w:ins w:id="2474" w:author="Eivind" w:date="2018-07-12T18:57: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tcPr>
          <w:p w14:paraId="3B482BFC" w14:textId="40A7DC26" w:rsidR="00F2161B" w:rsidRPr="00611BC0" w:rsidRDefault="00F2161B" w:rsidP="00A33442">
            <w:pPr>
              <w:snapToGrid w:val="0"/>
              <w:spacing w:after="120" w:line="276" w:lineRule="auto"/>
              <w:rPr>
                <w:ins w:id="2475" w:author="Raphael Malyankar" w:date="2018-07-05T18:22:00Z"/>
                <w:rFonts w:cs="Arial"/>
                <w:sz w:val="16"/>
                <w:szCs w:val="16"/>
              </w:rPr>
            </w:pPr>
            <w:ins w:id="2476" w:author="Raphael Malyankar" w:date="2018-07-05T18:22:00Z">
              <w:r>
                <w:rPr>
                  <w:sz w:val="16"/>
                  <w:szCs w:val="16"/>
                </w:rPr>
                <w:t>defaultLocale</w:t>
              </w:r>
            </w:ins>
          </w:p>
        </w:tc>
        <w:tc>
          <w:tcPr>
            <w:tcW w:w="3402" w:type="dxa"/>
            <w:tcBorders>
              <w:top w:val="single" w:sz="4" w:space="0" w:color="000000"/>
              <w:left w:val="single" w:sz="4" w:space="0" w:color="000000"/>
              <w:bottom w:val="single" w:sz="4" w:space="0" w:color="000000"/>
              <w:right w:val="single" w:sz="4" w:space="0" w:color="000000"/>
            </w:tcBorders>
            <w:vAlign w:val="center"/>
          </w:tcPr>
          <w:p w14:paraId="5ACC4813" w14:textId="72180B81" w:rsidR="00F2161B" w:rsidRPr="00876602" w:rsidRDefault="00F2161B" w:rsidP="00A33442">
            <w:pPr>
              <w:snapToGrid w:val="0"/>
              <w:spacing w:after="120" w:line="276" w:lineRule="auto"/>
              <w:rPr>
                <w:ins w:id="2477" w:author="Raphael Malyankar" w:date="2018-07-05T18:22:00Z"/>
                <w:rFonts w:cs="Arial"/>
                <w:sz w:val="16"/>
                <w:szCs w:val="16"/>
              </w:rPr>
            </w:pPr>
            <w:ins w:id="2478" w:author="Raphael Malyankar" w:date="2018-07-05T18:22:00Z">
              <w:r>
                <w:rPr>
                  <w:sz w:val="16"/>
                  <w:szCs w:val="16"/>
                </w:rPr>
                <w:t>default language and character set used in the exchange catalogue</w:t>
              </w:r>
            </w:ins>
          </w:p>
        </w:tc>
        <w:tc>
          <w:tcPr>
            <w:tcW w:w="850" w:type="dxa"/>
            <w:tcBorders>
              <w:top w:val="single" w:sz="4" w:space="0" w:color="000000"/>
              <w:left w:val="single" w:sz="4" w:space="0" w:color="000000"/>
              <w:bottom w:val="single" w:sz="4" w:space="0" w:color="000000"/>
              <w:right w:val="single" w:sz="4" w:space="0" w:color="000000"/>
            </w:tcBorders>
            <w:vAlign w:val="center"/>
          </w:tcPr>
          <w:p w14:paraId="69F5DF76" w14:textId="1F7E4861" w:rsidR="00F2161B" w:rsidRPr="00876602" w:rsidRDefault="00F2161B" w:rsidP="00A33442">
            <w:pPr>
              <w:snapToGrid w:val="0"/>
              <w:spacing w:after="120" w:line="276" w:lineRule="auto"/>
              <w:jc w:val="center"/>
              <w:rPr>
                <w:ins w:id="2479" w:author="Raphael Malyankar" w:date="2018-07-05T18:22:00Z"/>
                <w:rFonts w:cs="Arial"/>
                <w:sz w:val="16"/>
                <w:szCs w:val="16"/>
              </w:rPr>
            </w:pPr>
            <w:ins w:id="2480" w:author="Raphael Malyankar" w:date="2018-07-05T18:22:00Z">
              <w:r>
                <w:rPr>
                  <w:sz w:val="16"/>
                  <w:szCs w:val="16"/>
                </w:rPr>
                <w:t>1</w:t>
              </w:r>
            </w:ins>
          </w:p>
        </w:tc>
        <w:tc>
          <w:tcPr>
            <w:tcW w:w="2410" w:type="dxa"/>
            <w:tcBorders>
              <w:top w:val="single" w:sz="4" w:space="0" w:color="000000"/>
              <w:left w:val="single" w:sz="4" w:space="0" w:color="000000"/>
              <w:bottom w:val="single" w:sz="4" w:space="0" w:color="000000"/>
              <w:right w:val="single" w:sz="4" w:space="0" w:color="000000"/>
            </w:tcBorders>
            <w:vAlign w:val="center"/>
          </w:tcPr>
          <w:p w14:paraId="188A948D" w14:textId="4AAB7619" w:rsidR="00F2161B" w:rsidRPr="00876602" w:rsidRDefault="00F2161B" w:rsidP="00A33442">
            <w:pPr>
              <w:snapToGrid w:val="0"/>
              <w:spacing w:after="120" w:line="276" w:lineRule="auto"/>
              <w:rPr>
                <w:ins w:id="2481" w:author="Raphael Malyankar" w:date="2018-07-05T18:22:00Z"/>
                <w:rFonts w:cs="Arial"/>
                <w:sz w:val="16"/>
                <w:szCs w:val="16"/>
              </w:rPr>
            </w:pPr>
            <w:ins w:id="2482" w:author="Raphael Malyankar" w:date="2018-07-05T18:22:00Z">
              <w:r>
                <w:rPr>
                  <w:sz w:val="16"/>
                  <w:szCs w:val="16"/>
                </w:rPr>
                <w:t>PT_Locale</w:t>
              </w:r>
            </w:ins>
          </w:p>
        </w:tc>
        <w:tc>
          <w:tcPr>
            <w:tcW w:w="1985" w:type="dxa"/>
            <w:tcBorders>
              <w:top w:val="single" w:sz="4" w:space="0" w:color="000000"/>
              <w:left w:val="single" w:sz="4" w:space="0" w:color="000000"/>
              <w:bottom w:val="single" w:sz="4" w:space="0" w:color="000000"/>
              <w:right w:val="single" w:sz="4" w:space="0" w:color="000000"/>
            </w:tcBorders>
            <w:vAlign w:val="center"/>
          </w:tcPr>
          <w:p w14:paraId="1771A12B" w14:textId="77777777" w:rsidR="00F2161B" w:rsidRPr="00876602" w:rsidRDefault="00F2161B" w:rsidP="00A33442">
            <w:pPr>
              <w:snapToGrid w:val="0"/>
              <w:spacing w:after="120" w:line="276" w:lineRule="auto"/>
              <w:rPr>
                <w:ins w:id="2483" w:author="Raphael Malyankar" w:date="2018-07-05T18:22:00Z"/>
                <w:rFonts w:cs="Arial"/>
                <w:sz w:val="16"/>
                <w:szCs w:val="16"/>
              </w:rPr>
            </w:pPr>
          </w:p>
        </w:tc>
      </w:tr>
      <w:tr w:rsidR="00F2161B" w:rsidRPr="00876602" w14:paraId="180BC4E4" w14:textId="77777777" w:rsidTr="00875EB0">
        <w:trPr>
          <w:trHeight w:val="342"/>
          <w:ins w:id="2484" w:author="Raphael Malyankar" w:date="2018-07-05T18:22:00Z"/>
        </w:trPr>
        <w:tc>
          <w:tcPr>
            <w:tcW w:w="1021" w:type="dxa"/>
            <w:tcBorders>
              <w:top w:val="single" w:sz="4" w:space="0" w:color="000000"/>
              <w:left w:val="single" w:sz="4" w:space="0" w:color="000000"/>
              <w:bottom w:val="single" w:sz="4" w:space="0" w:color="000000"/>
              <w:right w:val="single" w:sz="4" w:space="0" w:color="000000"/>
            </w:tcBorders>
          </w:tcPr>
          <w:p w14:paraId="41341D87" w14:textId="6A644A4F" w:rsidR="00F2161B" w:rsidRDefault="003F2FBE" w:rsidP="00A33442">
            <w:pPr>
              <w:snapToGrid w:val="0"/>
              <w:spacing w:after="120" w:line="276" w:lineRule="auto"/>
              <w:rPr>
                <w:ins w:id="2485" w:author="Eivind" w:date="2018-07-12T18:52:00Z"/>
                <w:sz w:val="16"/>
                <w:szCs w:val="16"/>
              </w:rPr>
            </w:pPr>
            <w:ins w:id="2486" w:author="Eivind" w:date="2018-07-12T18:57: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tcPr>
          <w:p w14:paraId="4AB6749F" w14:textId="080EF75B" w:rsidR="00F2161B" w:rsidRPr="00611BC0" w:rsidRDefault="00F2161B" w:rsidP="00A33442">
            <w:pPr>
              <w:snapToGrid w:val="0"/>
              <w:spacing w:after="120" w:line="276" w:lineRule="auto"/>
              <w:rPr>
                <w:ins w:id="2487" w:author="Raphael Malyankar" w:date="2018-07-05T18:22:00Z"/>
                <w:rFonts w:cs="Arial"/>
                <w:sz w:val="16"/>
                <w:szCs w:val="16"/>
              </w:rPr>
            </w:pPr>
            <w:ins w:id="2488" w:author="Raphael Malyankar" w:date="2018-07-05T18:22:00Z">
              <w:r>
                <w:rPr>
                  <w:sz w:val="16"/>
                  <w:szCs w:val="16"/>
                </w:rPr>
                <w:t>otherLocale</w:t>
              </w:r>
            </w:ins>
          </w:p>
        </w:tc>
        <w:tc>
          <w:tcPr>
            <w:tcW w:w="3402" w:type="dxa"/>
            <w:tcBorders>
              <w:top w:val="single" w:sz="4" w:space="0" w:color="000000"/>
              <w:left w:val="single" w:sz="4" w:space="0" w:color="000000"/>
              <w:bottom w:val="single" w:sz="4" w:space="0" w:color="000000"/>
              <w:right w:val="single" w:sz="4" w:space="0" w:color="000000"/>
            </w:tcBorders>
            <w:vAlign w:val="center"/>
          </w:tcPr>
          <w:p w14:paraId="54A4D07A" w14:textId="271AB231" w:rsidR="00F2161B" w:rsidRPr="00876602" w:rsidRDefault="00F2161B" w:rsidP="00A33442">
            <w:pPr>
              <w:snapToGrid w:val="0"/>
              <w:spacing w:after="120" w:line="276" w:lineRule="auto"/>
              <w:rPr>
                <w:ins w:id="2489" w:author="Raphael Malyankar" w:date="2018-07-05T18:22:00Z"/>
                <w:rFonts w:cs="Arial"/>
                <w:sz w:val="16"/>
                <w:szCs w:val="16"/>
              </w:rPr>
            </w:pPr>
            <w:ins w:id="2490" w:author="Raphael Malyankar" w:date="2018-07-05T18:22:00Z">
              <w:r>
                <w:rPr>
                  <w:sz w:val="16"/>
                  <w:szCs w:val="16"/>
                </w:rPr>
                <w:t>other languages and character sets used in the exchange catalogue</w:t>
              </w:r>
            </w:ins>
          </w:p>
        </w:tc>
        <w:tc>
          <w:tcPr>
            <w:tcW w:w="850" w:type="dxa"/>
            <w:tcBorders>
              <w:top w:val="single" w:sz="4" w:space="0" w:color="000000"/>
              <w:left w:val="single" w:sz="4" w:space="0" w:color="000000"/>
              <w:bottom w:val="single" w:sz="4" w:space="0" w:color="000000"/>
              <w:right w:val="single" w:sz="4" w:space="0" w:color="000000"/>
            </w:tcBorders>
            <w:vAlign w:val="center"/>
          </w:tcPr>
          <w:p w14:paraId="51DEB48E" w14:textId="4632DA37" w:rsidR="00F2161B" w:rsidRPr="00876602" w:rsidRDefault="00F2161B" w:rsidP="00A33442">
            <w:pPr>
              <w:snapToGrid w:val="0"/>
              <w:spacing w:after="120" w:line="276" w:lineRule="auto"/>
              <w:jc w:val="center"/>
              <w:rPr>
                <w:ins w:id="2491" w:author="Raphael Malyankar" w:date="2018-07-05T18:22:00Z"/>
                <w:rFonts w:cs="Arial"/>
                <w:sz w:val="16"/>
                <w:szCs w:val="16"/>
              </w:rPr>
            </w:pPr>
            <w:ins w:id="2492" w:author="Raphael Malyankar" w:date="2018-07-05T18:22:00Z">
              <w:r>
                <w:rPr>
                  <w:sz w:val="16"/>
                  <w:szCs w:val="16"/>
                </w:rPr>
                <w:t>0..*</w:t>
              </w:r>
            </w:ins>
          </w:p>
        </w:tc>
        <w:tc>
          <w:tcPr>
            <w:tcW w:w="2410" w:type="dxa"/>
            <w:tcBorders>
              <w:top w:val="single" w:sz="4" w:space="0" w:color="000000"/>
              <w:left w:val="single" w:sz="4" w:space="0" w:color="000000"/>
              <w:bottom w:val="single" w:sz="4" w:space="0" w:color="000000"/>
              <w:right w:val="single" w:sz="4" w:space="0" w:color="000000"/>
            </w:tcBorders>
            <w:vAlign w:val="center"/>
          </w:tcPr>
          <w:p w14:paraId="67C19C6D" w14:textId="27EA56B5" w:rsidR="00F2161B" w:rsidRPr="00876602" w:rsidRDefault="00F2161B" w:rsidP="00A33442">
            <w:pPr>
              <w:snapToGrid w:val="0"/>
              <w:spacing w:after="120" w:line="276" w:lineRule="auto"/>
              <w:rPr>
                <w:ins w:id="2493" w:author="Raphael Malyankar" w:date="2018-07-05T18:22:00Z"/>
                <w:rFonts w:cs="Arial"/>
                <w:sz w:val="16"/>
                <w:szCs w:val="16"/>
              </w:rPr>
            </w:pPr>
            <w:ins w:id="2494" w:author="Raphael Malyankar" w:date="2018-07-05T18:22:00Z">
              <w:r>
                <w:rPr>
                  <w:sz w:val="16"/>
                  <w:szCs w:val="16"/>
                </w:rPr>
                <w:t>PT_Locale</w:t>
              </w:r>
            </w:ins>
          </w:p>
        </w:tc>
        <w:tc>
          <w:tcPr>
            <w:tcW w:w="1985" w:type="dxa"/>
            <w:tcBorders>
              <w:top w:val="single" w:sz="4" w:space="0" w:color="000000"/>
              <w:left w:val="single" w:sz="4" w:space="0" w:color="000000"/>
              <w:bottom w:val="single" w:sz="4" w:space="0" w:color="000000"/>
              <w:right w:val="single" w:sz="4" w:space="0" w:color="000000"/>
            </w:tcBorders>
            <w:vAlign w:val="center"/>
          </w:tcPr>
          <w:p w14:paraId="099AF092" w14:textId="77777777" w:rsidR="00F2161B" w:rsidRPr="00876602" w:rsidRDefault="00F2161B" w:rsidP="00A33442">
            <w:pPr>
              <w:snapToGrid w:val="0"/>
              <w:spacing w:after="120" w:line="276" w:lineRule="auto"/>
              <w:rPr>
                <w:ins w:id="2495" w:author="Raphael Malyankar" w:date="2018-07-05T18:22:00Z"/>
                <w:rFonts w:cs="Arial"/>
                <w:sz w:val="16"/>
                <w:szCs w:val="16"/>
              </w:rPr>
            </w:pPr>
          </w:p>
        </w:tc>
      </w:tr>
      <w:tr w:rsidR="00F2161B" w:rsidRPr="00876602" w14:paraId="70D7F625" w14:textId="77777777" w:rsidTr="00875EB0">
        <w:trPr>
          <w:trHeight w:val="342"/>
          <w:ins w:id="2496" w:author="Raphael Malyankar" w:date="2018-07-05T18:22:00Z"/>
        </w:trPr>
        <w:tc>
          <w:tcPr>
            <w:tcW w:w="1021" w:type="dxa"/>
            <w:tcBorders>
              <w:top w:val="single" w:sz="4" w:space="0" w:color="000000"/>
              <w:left w:val="single" w:sz="4" w:space="0" w:color="000000"/>
              <w:bottom w:val="single" w:sz="4" w:space="0" w:color="000000"/>
              <w:right w:val="single" w:sz="4" w:space="0" w:color="000000"/>
            </w:tcBorders>
          </w:tcPr>
          <w:p w14:paraId="2A53C13C" w14:textId="24839CF5" w:rsidR="00F2161B" w:rsidRDefault="003F2FBE" w:rsidP="00A33442">
            <w:pPr>
              <w:snapToGrid w:val="0"/>
              <w:spacing w:after="120" w:line="276" w:lineRule="auto"/>
              <w:rPr>
                <w:ins w:id="2497" w:author="Eivind" w:date="2018-07-12T18:52:00Z"/>
                <w:sz w:val="16"/>
                <w:szCs w:val="16"/>
              </w:rPr>
            </w:pPr>
            <w:ins w:id="2498" w:author="Eivind" w:date="2018-07-12T18:57: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tcPr>
          <w:p w14:paraId="0FE779C7" w14:textId="075D88BF" w:rsidR="00F2161B" w:rsidRPr="00611BC0" w:rsidRDefault="00F2161B" w:rsidP="00A33442">
            <w:pPr>
              <w:snapToGrid w:val="0"/>
              <w:spacing w:after="120" w:line="276" w:lineRule="auto"/>
              <w:rPr>
                <w:ins w:id="2499" w:author="Raphael Malyankar" w:date="2018-07-05T18:22:00Z"/>
                <w:rFonts w:cs="Arial"/>
                <w:sz w:val="16"/>
                <w:szCs w:val="16"/>
              </w:rPr>
            </w:pPr>
            <w:ins w:id="2500" w:author="Raphael Malyankar" w:date="2018-07-05T18:22:00Z">
              <w:r>
                <w:rPr>
                  <w:sz w:val="16"/>
                  <w:szCs w:val="16"/>
                </w:rPr>
                <w:t>metadataFileIdentifier</w:t>
              </w:r>
            </w:ins>
          </w:p>
        </w:tc>
        <w:tc>
          <w:tcPr>
            <w:tcW w:w="3402" w:type="dxa"/>
            <w:tcBorders>
              <w:top w:val="single" w:sz="4" w:space="0" w:color="000000"/>
              <w:left w:val="single" w:sz="4" w:space="0" w:color="000000"/>
              <w:bottom w:val="single" w:sz="4" w:space="0" w:color="000000"/>
              <w:right w:val="single" w:sz="4" w:space="0" w:color="000000"/>
            </w:tcBorders>
            <w:vAlign w:val="center"/>
          </w:tcPr>
          <w:p w14:paraId="3E378D93" w14:textId="6A45B1F3" w:rsidR="00F2161B" w:rsidRPr="00876602" w:rsidRDefault="00F2161B" w:rsidP="00A33442">
            <w:pPr>
              <w:snapToGrid w:val="0"/>
              <w:spacing w:after="120" w:line="276" w:lineRule="auto"/>
              <w:rPr>
                <w:ins w:id="2501" w:author="Raphael Malyankar" w:date="2018-07-05T18:22:00Z"/>
                <w:rFonts w:cs="Arial"/>
                <w:sz w:val="16"/>
                <w:szCs w:val="16"/>
              </w:rPr>
            </w:pPr>
            <w:ins w:id="2502" w:author="Raphael Malyankar" w:date="2018-07-05T18:22:00Z">
              <w:r>
                <w:rPr>
                  <w:sz w:val="16"/>
                  <w:szCs w:val="16"/>
                </w:rPr>
                <w:t>identifier for metadata file</w:t>
              </w:r>
            </w:ins>
          </w:p>
        </w:tc>
        <w:tc>
          <w:tcPr>
            <w:tcW w:w="850" w:type="dxa"/>
            <w:tcBorders>
              <w:top w:val="single" w:sz="4" w:space="0" w:color="000000"/>
              <w:left w:val="single" w:sz="4" w:space="0" w:color="000000"/>
              <w:bottom w:val="single" w:sz="4" w:space="0" w:color="000000"/>
              <w:right w:val="single" w:sz="4" w:space="0" w:color="000000"/>
            </w:tcBorders>
            <w:vAlign w:val="center"/>
          </w:tcPr>
          <w:p w14:paraId="743F28C6" w14:textId="0EC89F95" w:rsidR="00F2161B" w:rsidRPr="00876602" w:rsidRDefault="00F2161B" w:rsidP="00A33442">
            <w:pPr>
              <w:snapToGrid w:val="0"/>
              <w:spacing w:after="120" w:line="276" w:lineRule="auto"/>
              <w:jc w:val="center"/>
              <w:rPr>
                <w:ins w:id="2503" w:author="Raphael Malyankar" w:date="2018-07-05T18:22:00Z"/>
                <w:rFonts w:cs="Arial"/>
                <w:sz w:val="16"/>
                <w:szCs w:val="16"/>
              </w:rPr>
            </w:pPr>
            <w:ins w:id="2504" w:author="Raphael Malyankar" w:date="2018-07-05T18:22:00Z">
              <w:r>
                <w:rPr>
                  <w:sz w:val="16"/>
                  <w:szCs w:val="16"/>
                </w:rPr>
                <w:t>1</w:t>
              </w:r>
            </w:ins>
          </w:p>
        </w:tc>
        <w:tc>
          <w:tcPr>
            <w:tcW w:w="2410" w:type="dxa"/>
            <w:tcBorders>
              <w:top w:val="single" w:sz="4" w:space="0" w:color="000000"/>
              <w:left w:val="single" w:sz="4" w:space="0" w:color="000000"/>
              <w:bottom w:val="single" w:sz="4" w:space="0" w:color="000000"/>
              <w:right w:val="single" w:sz="4" w:space="0" w:color="000000"/>
            </w:tcBorders>
            <w:vAlign w:val="center"/>
          </w:tcPr>
          <w:p w14:paraId="360C351B" w14:textId="419EC49C" w:rsidR="00F2161B" w:rsidRPr="00876602" w:rsidRDefault="00F2161B" w:rsidP="00A33442">
            <w:pPr>
              <w:snapToGrid w:val="0"/>
              <w:spacing w:after="120" w:line="276" w:lineRule="auto"/>
              <w:rPr>
                <w:ins w:id="2505" w:author="Raphael Malyankar" w:date="2018-07-05T18:22:00Z"/>
                <w:rFonts w:cs="Arial"/>
                <w:sz w:val="16"/>
                <w:szCs w:val="16"/>
              </w:rPr>
            </w:pPr>
            <w:ins w:id="2506" w:author="Raphael Malyankar" w:date="2018-07-05T18:22:00Z">
              <w:r>
                <w:rPr>
                  <w:sz w:val="16"/>
                  <w:szCs w:val="16"/>
                </w:rPr>
                <w:t>CharacterString</w:t>
              </w:r>
            </w:ins>
          </w:p>
        </w:tc>
        <w:tc>
          <w:tcPr>
            <w:tcW w:w="1985" w:type="dxa"/>
            <w:tcBorders>
              <w:top w:val="single" w:sz="4" w:space="0" w:color="000000"/>
              <w:left w:val="single" w:sz="4" w:space="0" w:color="000000"/>
              <w:bottom w:val="single" w:sz="4" w:space="0" w:color="000000"/>
              <w:right w:val="single" w:sz="4" w:space="0" w:color="000000"/>
            </w:tcBorders>
            <w:vAlign w:val="center"/>
          </w:tcPr>
          <w:p w14:paraId="0D5E2C58" w14:textId="02E97855" w:rsidR="00F2161B" w:rsidRPr="00876602" w:rsidRDefault="00F2161B" w:rsidP="00A33442">
            <w:pPr>
              <w:snapToGrid w:val="0"/>
              <w:spacing w:after="120" w:line="276" w:lineRule="auto"/>
              <w:rPr>
                <w:ins w:id="2507" w:author="Raphael Malyankar" w:date="2018-07-05T18:22:00Z"/>
                <w:rFonts w:cs="Arial"/>
                <w:sz w:val="16"/>
                <w:szCs w:val="16"/>
              </w:rPr>
            </w:pPr>
            <w:ins w:id="2508" w:author="Raphael Malyankar" w:date="2018-07-05T18:22:00Z">
              <w:r>
                <w:rPr>
                  <w:sz w:val="16"/>
                  <w:szCs w:val="16"/>
                </w:rPr>
                <w:t>E.g., for ISO 19115-3 metadata file</w:t>
              </w:r>
            </w:ins>
          </w:p>
        </w:tc>
      </w:tr>
      <w:tr w:rsidR="00F2161B" w:rsidRPr="00876602" w14:paraId="567BC70B" w14:textId="77777777" w:rsidTr="00875EB0">
        <w:trPr>
          <w:trHeight w:val="342"/>
          <w:ins w:id="2509" w:author="Raphael Malyankar" w:date="2018-07-05T18:22:00Z"/>
        </w:trPr>
        <w:tc>
          <w:tcPr>
            <w:tcW w:w="1021" w:type="dxa"/>
            <w:tcBorders>
              <w:top w:val="single" w:sz="4" w:space="0" w:color="000000"/>
              <w:left w:val="single" w:sz="4" w:space="0" w:color="000000"/>
              <w:bottom w:val="single" w:sz="4" w:space="0" w:color="000000"/>
              <w:right w:val="single" w:sz="4" w:space="0" w:color="000000"/>
            </w:tcBorders>
          </w:tcPr>
          <w:p w14:paraId="3BCB961A" w14:textId="682917D4" w:rsidR="00F2161B" w:rsidRDefault="003F2FBE" w:rsidP="00A33442">
            <w:pPr>
              <w:snapToGrid w:val="0"/>
              <w:spacing w:after="120" w:line="276" w:lineRule="auto"/>
              <w:rPr>
                <w:ins w:id="2510" w:author="Eivind" w:date="2018-07-12T18:52:00Z"/>
                <w:sz w:val="16"/>
                <w:szCs w:val="16"/>
              </w:rPr>
            </w:pPr>
            <w:ins w:id="2511" w:author="Eivind" w:date="2018-07-12T18:58: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tcPr>
          <w:p w14:paraId="53BEB56D" w14:textId="6A28D6F6" w:rsidR="00F2161B" w:rsidRPr="00611BC0" w:rsidRDefault="00F2161B" w:rsidP="00A33442">
            <w:pPr>
              <w:snapToGrid w:val="0"/>
              <w:spacing w:after="120" w:line="276" w:lineRule="auto"/>
              <w:rPr>
                <w:ins w:id="2512" w:author="Raphael Malyankar" w:date="2018-07-05T18:22:00Z"/>
                <w:rFonts w:cs="Arial"/>
                <w:sz w:val="16"/>
                <w:szCs w:val="16"/>
              </w:rPr>
            </w:pPr>
            <w:ins w:id="2513" w:author="Raphael Malyankar" w:date="2018-07-05T18:22:00Z">
              <w:r>
                <w:rPr>
                  <w:sz w:val="16"/>
                  <w:szCs w:val="16"/>
                </w:rPr>
                <w:t>metadataPointOfContact</w:t>
              </w:r>
            </w:ins>
          </w:p>
        </w:tc>
        <w:tc>
          <w:tcPr>
            <w:tcW w:w="3402" w:type="dxa"/>
            <w:tcBorders>
              <w:top w:val="single" w:sz="4" w:space="0" w:color="000000"/>
              <w:left w:val="single" w:sz="4" w:space="0" w:color="000000"/>
              <w:bottom w:val="single" w:sz="4" w:space="0" w:color="000000"/>
              <w:right w:val="single" w:sz="4" w:space="0" w:color="000000"/>
            </w:tcBorders>
            <w:vAlign w:val="center"/>
          </w:tcPr>
          <w:p w14:paraId="5642F95A" w14:textId="66783868" w:rsidR="00F2161B" w:rsidRPr="00876602" w:rsidRDefault="00F2161B" w:rsidP="00A33442">
            <w:pPr>
              <w:snapToGrid w:val="0"/>
              <w:spacing w:after="120" w:line="276" w:lineRule="auto"/>
              <w:rPr>
                <w:ins w:id="2514" w:author="Raphael Malyankar" w:date="2018-07-05T18:22:00Z"/>
                <w:rFonts w:cs="Arial"/>
                <w:sz w:val="16"/>
                <w:szCs w:val="16"/>
              </w:rPr>
            </w:pPr>
            <w:ins w:id="2515" w:author="Raphael Malyankar" w:date="2018-07-05T18:22:00Z">
              <w:r>
                <w:rPr>
                  <w:sz w:val="16"/>
                  <w:szCs w:val="16"/>
                </w:rPr>
                <w:t>point of contact for metadata</w:t>
              </w:r>
            </w:ins>
          </w:p>
        </w:tc>
        <w:tc>
          <w:tcPr>
            <w:tcW w:w="850" w:type="dxa"/>
            <w:tcBorders>
              <w:top w:val="single" w:sz="4" w:space="0" w:color="000000"/>
              <w:left w:val="single" w:sz="4" w:space="0" w:color="000000"/>
              <w:bottom w:val="single" w:sz="4" w:space="0" w:color="000000"/>
              <w:right w:val="single" w:sz="4" w:space="0" w:color="000000"/>
            </w:tcBorders>
            <w:vAlign w:val="center"/>
          </w:tcPr>
          <w:p w14:paraId="6264DAF8" w14:textId="2D18DDBA" w:rsidR="00F2161B" w:rsidRPr="00876602" w:rsidRDefault="00F2161B" w:rsidP="00A33442">
            <w:pPr>
              <w:snapToGrid w:val="0"/>
              <w:spacing w:after="120" w:line="276" w:lineRule="auto"/>
              <w:jc w:val="center"/>
              <w:rPr>
                <w:ins w:id="2516" w:author="Raphael Malyankar" w:date="2018-07-05T18:22:00Z"/>
                <w:rFonts w:cs="Arial"/>
                <w:sz w:val="16"/>
                <w:szCs w:val="16"/>
              </w:rPr>
            </w:pPr>
            <w:ins w:id="2517" w:author="Raphael Malyankar" w:date="2018-07-05T18:22:00Z">
              <w:r>
                <w:rPr>
                  <w:sz w:val="16"/>
                  <w:szCs w:val="16"/>
                </w:rPr>
                <w:t>1</w:t>
              </w:r>
            </w:ins>
          </w:p>
        </w:tc>
        <w:tc>
          <w:tcPr>
            <w:tcW w:w="2410" w:type="dxa"/>
            <w:tcBorders>
              <w:top w:val="single" w:sz="4" w:space="0" w:color="000000"/>
              <w:left w:val="single" w:sz="4" w:space="0" w:color="000000"/>
              <w:bottom w:val="single" w:sz="4" w:space="0" w:color="000000"/>
              <w:right w:val="single" w:sz="4" w:space="0" w:color="000000"/>
            </w:tcBorders>
            <w:vAlign w:val="center"/>
          </w:tcPr>
          <w:p w14:paraId="2DFEEA49" w14:textId="77777777" w:rsidR="00F2161B" w:rsidRDefault="00F2161B" w:rsidP="00A33442">
            <w:pPr>
              <w:snapToGrid w:val="0"/>
              <w:spacing w:before="60" w:after="60"/>
              <w:jc w:val="left"/>
              <w:rPr>
                <w:ins w:id="2518" w:author="Raphael Malyankar" w:date="2018-07-05T18:22:00Z"/>
                <w:sz w:val="16"/>
                <w:szCs w:val="16"/>
              </w:rPr>
            </w:pPr>
            <w:ins w:id="2519" w:author="Raphael Malyankar" w:date="2018-07-05T18:22:00Z">
              <w:r>
                <w:rPr>
                  <w:sz w:val="16"/>
                  <w:szCs w:val="16"/>
                </w:rPr>
                <w:t>CI_Responsibility&gt;CI_Individual or</w:t>
              </w:r>
            </w:ins>
          </w:p>
          <w:p w14:paraId="52313DCD" w14:textId="276EB176" w:rsidR="00F2161B" w:rsidRPr="00876602" w:rsidRDefault="00F2161B" w:rsidP="00A33442">
            <w:pPr>
              <w:snapToGrid w:val="0"/>
              <w:spacing w:after="120" w:line="276" w:lineRule="auto"/>
              <w:rPr>
                <w:ins w:id="2520" w:author="Raphael Malyankar" w:date="2018-07-05T18:22:00Z"/>
                <w:rFonts w:cs="Arial"/>
                <w:sz w:val="16"/>
                <w:szCs w:val="16"/>
              </w:rPr>
            </w:pPr>
            <w:ins w:id="2521" w:author="Raphael Malyankar" w:date="2018-07-05T18:22:00Z">
              <w:r>
                <w:rPr>
                  <w:sz w:val="16"/>
                  <w:szCs w:val="16"/>
                </w:rPr>
                <w:t>CI_Responsibility&gt;CI_Organisation</w:t>
              </w:r>
            </w:ins>
          </w:p>
        </w:tc>
        <w:tc>
          <w:tcPr>
            <w:tcW w:w="1985" w:type="dxa"/>
            <w:tcBorders>
              <w:top w:val="single" w:sz="4" w:space="0" w:color="000000"/>
              <w:left w:val="single" w:sz="4" w:space="0" w:color="000000"/>
              <w:bottom w:val="single" w:sz="4" w:space="0" w:color="000000"/>
              <w:right w:val="single" w:sz="4" w:space="0" w:color="000000"/>
            </w:tcBorders>
            <w:vAlign w:val="center"/>
          </w:tcPr>
          <w:p w14:paraId="461CB5EB" w14:textId="77777777" w:rsidR="00F2161B" w:rsidRPr="00876602" w:rsidRDefault="00F2161B" w:rsidP="00A33442">
            <w:pPr>
              <w:snapToGrid w:val="0"/>
              <w:spacing w:after="120" w:line="276" w:lineRule="auto"/>
              <w:rPr>
                <w:ins w:id="2522" w:author="Raphael Malyankar" w:date="2018-07-05T18:22:00Z"/>
                <w:rFonts w:cs="Arial"/>
                <w:sz w:val="16"/>
                <w:szCs w:val="16"/>
              </w:rPr>
            </w:pPr>
          </w:p>
        </w:tc>
      </w:tr>
      <w:tr w:rsidR="00F2161B" w:rsidRPr="00876602" w14:paraId="2D448FBE" w14:textId="77777777" w:rsidTr="00875EB0">
        <w:trPr>
          <w:trHeight w:val="342"/>
          <w:ins w:id="2523" w:author="Raphael Malyankar" w:date="2018-07-05T18:22:00Z"/>
        </w:trPr>
        <w:tc>
          <w:tcPr>
            <w:tcW w:w="1021" w:type="dxa"/>
            <w:tcBorders>
              <w:top w:val="single" w:sz="4" w:space="0" w:color="000000"/>
              <w:left w:val="single" w:sz="4" w:space="0" w:color="000000"/>
              <w:bottom w:val="single" w:sz="4" w:space="0" w:color="000000"/>
              <w:right w:val="single" w:sz="4" w:space="0" w:color="000000"/>
            </w:tcBorders>
          </w:tcPr>
          <w:p w14:paraId="14664A7E" w14:textId="0B83FC08" w:rsidR="00F2161B" w:rsidRDefault="003F2FBE" w:rsidP="00A33442">
            <w:pPr>
              <w:snapToGrid w:val="0"/>
              <w:spacing w:after="120" w:line="276" w:lineRule="auto"/>
              <w:rPr>
                <w:ins w:id="2524" w:author="Eivind" w:date="2018-07-12T18:52:00Z"/>
                <w:sz w:val="16"/>
                <w:szCs w:val="16"/>
              </w:rPr>
            </w:pPr>
            <w:ins w:id="2525" w:author="Eivind" w:date="2018-07-12T18:58: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tcPr>
          <w:p w14:paraId="71E1AA83" w14:textId="0C4A2B28" w:rsidR="00F2161B" w:rsidRPr="00611BC0" w:rsidRDefault="00F2161B" w:rsidP="00A33442">
            <w:pPr>
              <w:snapToGrid w:val="0"/>
              <w:spacing w:after="120" w:line="276" w:lineRule="auto"/>
              <w:rPr>
                <w:ins w:id="2526" w:author="Raphael Malyankar" w:date="2018-07-05T18:22:00Z"/>
                <w:rFonts w:cs="Arial"/>
                <w:sz w:val="16"/>
                <w:szCs w:val="16"/>
              </w:rPr>
            </w:pPr>
            <w:ins w:id="2527" w:author="Raphael Malyankar" w:date="2018-07-05T18:22:00Z">
              <w:r>
                <w:rPr>
                  <w:sz w:val="16"/>
                  <w:szCs w:val="16"/>
                </w:rPr>
                <w:t>metadataDateStamp</w:t>
              </w:r>
            </w:ins>
          </w:p>
        </w:tc>
        <w:tc>
          <w:tcPr>
            <w:tcW w:w="3402" w:type="dxa"/>
            <w:tcBorders>
              <w:top w:val="single" w:sz="4" w:space="0" w:color="000000"/>
              <w:left w:val="single" w:sz="4" w:space="0" w:color="000000"/>
              <w:bottom w:val="single" w:sz="4" w:space="0" w:color="000000"/>
              <w:right w:val="single" w:sz="4" w:space="0" w:color="000000"/>
            </w:tcBorders>
            <w:vAlign w:val="center"/>
          </w:tcPr>
          <w:p w14:paraId="79575DF2" w14:textId="38986E5C" w:rsidR="00F2161B" w:rsidRPr="00876602" w:rsidRDefault="00F2161B" w:rsidP="00A33442">
            <w:pPr>
              <w:snapToGrid w:val="0"/>
              <w:spacing w:after="120" w:line="276" w:lineRule="auto"/>
              <w:rPr>
                <w:ins w:id="2528" w:author="Raphael Malyankar" w:date="2018-07-05T18:22:00Z"/>
                <w:rFonts w:cs="Arial"/>
                <w:sz w:val="16"/>
                <w:szCs w:val="16"/>
              </w:rPr>
            </w:pPr>
            <w:ins w:id="2529" w:author="Raphael Malyankar" w:date="2018-07-05T18:22:00Z">
              <w:r>
                <w:rPr>
                  <w:sz w:val="16"/>
                  <w:szCs w:val="16"/>
                </w:rPr>
                <w:t>date stamp for metadata</w:t>
              </w:r>
            </w:ins>
          </w:p>
        </w:tc>
        <w:tc>
          <w:tcPr>
            <w:tcW w:w="850" w:type="dxa"/>
            <w:tcBorders>
              <w:top w:val="single" w:sz="4" w:space="0" w:color="000000"/>
              <w:left w:val="single" w:sz="4" w:space="0" w:color="000000"/>
              <w:bottom w:val="single" w:sz="4" w:space="0" w:color="000000"/>
              <w:right w:val="single" w:sz="4" w:space="0" w:color="000000"/>
            </w:tcBorders>
            <w:vAlign w:val="center"/>
          </w:tcPr>
          <w:p w14:paraId="27BBFE95" w14:textId="4ACEA09B" w:rsidR="00F2161B" w:rsidRPr="00876602" w:rsidRDefault="00F2161B" w:rsidP="00A33442">
            <w:pPr>
              <w:snapToGrid w:val="0"/>
              <w:spacing w:after="120" w:line="276" w:lineRule="auto"/>
              <w:jc w:val="center"/>
              <w:rPr>
                <w:ins w:id="2530" w:author="Raphael Malyankar" w:date="2018-07-05T18:22:00Z"/>
                <w:rFonts w:cs="Arial"/>
                <w:sz w:val="16"/>
                <w:szCs w:val="16"/>
              </w:rPr>
            </w:pPr>
            <w:ins w:id="2531" w:author="Raphael Malyankar" w:date="2018-07-05T18:22:00Z">
              <w:r>
                <w:rPr>
                  <w:sz w:val="16"/>
                  <w:szCs w:val="16"/>
                </w:rPr>
                <w:t>1</w:t>
              </w:r>
            </w:ins>
          </w:p>
        </w:tc>
        <w:tc>
          <w:tcPr>
            <w:tcW w:w="2410" w:type="dxa"/>
            <w:tcBorders>
              <w:top w:val="single" w:sz="4" w:space="0" w:color="000000"/>
              <w:left w:val="single" w:sz="4" w:space="0" w:color="000000"/>
              <w:bottom w:val="single" w:sz="4" w:space="0" w:color="000000"/>
              <w:right w:val="single" w:sz="4" w:space="0" w:color="000000"/>
            </w:tcBorders>
            <w:vAlign w:val="center"/>
          </w:tcPr>
          <w:p w14:paraId="722262BB" w14:textId="73F42456" w:rsidR="00F2161B" w:rsidRPr="00876602" w:rsidRDefault="00F2161B" w:rsidP="00A33442">
            <w:pPr>
              <w:snapToGrid w:val="0"/>
              <w:spacing w:after="120" w:line="276" w:lineRule="auto"/>
              <w:rPr>
                <w:ins w:id="2532" w:author="Raphael Malyankar" w:date="2018-07-05T18:22:00Z"/>
                <w:rFonts w:cs="Arial"/>
                <w:sz w:val="16"/>
                <w:szCs w:val="16"/>
              </w:rPr>
            </w:pPr>
            <w:ins w:id="2533" w:author="Raphael Malyankar" w:date="2018-07-05T18:22:00Z">
              <w:r>
                <w:rPr>
                  <w:sz w:val="16"/>
                  <w:szCs w:val="16"/>
                </w:rPr>
                <w:t>Date</w:t>
              </w:r>
            </w:ins>
          </w:p>
        </w:tc>
        <w:tc>
          <w:tcPr>
            <w:tcW w:w="1985" w:type="dxa"/>
            <w:tcBorders>
              <w:top w:val="single" w:sz="4" w:space="0" w:color="000000"/>
              <w:left w:val="single" w:sz="4" w:space="0" w:color="000000"/>
              <w:bottom w:val="single" w:sz="4" w:space="0" w:color="000000"/>
              <w:right w:val="single" w:sz="4" w:space="0" w:color="000000"/>
            </w:tcBorders>
            <w:vAlign w:val="center"/>
          </w:tcPr>
          <w:p w14:paraId="2C32A083" w14:textId="7822E2C3" w:rsidR="00F2161B" w:rsidRPr="00876602" w:rsidRDefault="00F2161B" w:rsidP="00A33442">
            <w:pPr>
              <w:snapToGrid w:val="0"/>
              <w:spacing w:after="120" w:line="276" w:lineRule="auto"/>
              <w:rPr>
                <w:ins w:id="2534" w:author="Raphael Malyankar" w:date="2018-07-05T18:22:00Z"/>
                <w:rFonts w:cs="Arial"/>
                <w:sz w:val="16"/>
                <w:szCs w:val="16"/>
              </w:rPr>
            </w:pPr>
            <w:ins w:id="2535" w:author="Raphael Malyankar" w:date="2018-07-05T18:22:00Z">
              <w:r>
                <w:rPr>
                  <w:sz w:val="16"/>
                  <w:szCs w:val="16"/>
                </w:rPr>
                <w:t>May or may not be the issue date</w:t>
              </w:r>
            </w:ins>
          </w:p>
        </w:tc>
      </w:tr>
      <w:tr w:rsidR="00F2161B" w:rsidRPr="00876602" w14:paraId="21854582" w14:textId="77777777" w:rsidTr="00875EB0">
        <w:trPr>
          <w:trHeight w:val="342"/>
          <w:ins w:id="2536" w:author="Raphael Malyankar" w:date="2018-07-05T18:22:00Z"/>
        </w:trPr>
        <w:tc>
          <w:tcPr>
            <w:tcW w:w="1021" w:type="dxa"/>
            <w:tcBorders>
              <w:top w:val="single" w:sz="4" w:space="0" w:color="000000"/>
              <w:left w:val="single" w:sz="4" w:space="0" w:color="000000"/>
              <w:bottom w:val="single" w:sz="4" w:space="0" w:color="000000"/>
              <w:right w:val="single" w:sz="4" w:space="0" w:color="000000"/>
            </w:tcBorders>
          </w:tcPr>
          <w:p w14:paraId="6488A4F4" w14:textId="6168747A" w:rsidR="00F2161B" w:rsidRDefault="003F2FBE" w:rsidP="00A33442">
            <w:pPr>
              <w:snapToGrid w:val="0"/>
              <w:spacing w:after="120" w:line="276" w:lineRule="auto"/>
              <w:rPr>
                <w:ins w:id="2537" w:author="Eivind" w:date="2018-07-12T18:52:00Z"/>
                <w:sz w:val="16"/>
                <w:szCs w:val="16"/>
              </w:rPr>
            </w:pPr>
            <w:ins w:id="2538" w:author="Eivind" w:date="2018-07-12T18:58:00Z">
              <w:r w:rsidRPr="00F2161B">
                <w:rPr>
                  <w:rFonts w:cs="Arial"/>
                  <w:sz w:val="16"/>
                  <w:szCs w:val="16"/>
                </w:rPr>
                <w:t>Attribute</w:t>
              </w:r>
            </w:ins>
          </w:p>
        </w:tc>
        <w:tc>
          <w:tcPr>
            <w:tcW w:w="3119" w:type="dxa"/>
            <w:tcBorders>
              <w:top w:val="single" w:sz="4" w:space="0" w:color="000000"/>
              <w:left w:val="single" w:sz="4" w:space="0" w:color="000000"/>
              <w:bottom w:val="single" w:sz="4" w:space="0" w:color="000000"/>
              <w:right w:val="single" w:sz="4" w:space="0" w:color="000000"/>
            </w:tcBorders>
            <w:vAlign w:val="center"/>
          </w:tcPr>
          <w:p w14:paraId="0A697428" w14:textId="334476A7" w:rsidR="00F2161B" w:rsidRPr="00611BC0" w:rsidRDefault="00F2161B" w:rsidP="00A33442">
            <w:pPr>
              <w:snapToGrid w:val="0"/>
              <w:spacing w:after="120" w:line="276" w:lineRule="auto"/>
              <w:rPr>
                <w:ins w:id="2539" w:author="Raphael Malyankar" w:date="2018-07-05T18:22:00Z"/>
                <w:rFonts w:cs="Arial"/>
                <w:sz w:val="16"/>
                <w:szCs w:val="16"/>
              </w:rPr>
            </w:pPr>
            <w:ins w:id="2540" w:author="Raphael Malyankar" w:date="2018-07-05T18:22:00Z">
              <w:r>
                <w:rPr>
                  <w:sz w:val="16"/>
                  <w:szCs w:val="16"/>
                </w:rPr>
                <w:t>metadataLanguage</w:t>
              </w:r>
            </w:ins>
          </w:p>
        </w:tc>
        <w:tc>
          <w:tcPr>
            <w:tcW w:w="3402" w:type="dxa"/>
            <w:tcBorders>
              <w:top w:val="single" w:sz="4" w:space="0" w:color="000000"/>
              <w:left w:val="single" w:sz="4" w:space="0" w:color="000000"/>
              <w:bottom w:val="single" w:sz="4" w:space="0" w:color="000000"/>
              <w:right w:val="single" w:sz="4" w:space="0" w:color="000000"/>
            </w:tcBorders>
            <w:vAlign w:val="center"/>
          </w:tcPr>
          <w:p w14:paraId="0A99CA79" w14:textId="6E1EB580" w:rsidR="00F2161B" w:rsidRPr="00876602" w:rsidRDefault="00F2161B" w:rsidP="00A33442">
            <w:pPr>
              <w:snapToGrid w:val="0"/>
              <w:spacing w:after="120" w:line="276" w:lineRule="auto"/>
              <w:rPr>
                <w:ins w:id="2541" w:author="Raphael Malyankar" w:date="2018-07-05T18:22:00Z"/>
                <w:rFonts w:cs="Arial"/>
                <w:sz w:val="16"/>
                <w:szCs w:val="16"/>
              </w:rPr>
            </w:pPr>
            <w:ins w:id="2542" w:author="Raphael Malyankar" w:date="2018-07-05T18:22:00Z">
              <w:r>
                <w:rPr>
                  <w:sz w:val="16"/>
                  <w:szCs w:val="16"/>
                </w:rPr>
                <w:t>language(s) in which the metadata is provided</w:t>
              </w:r>
            </w:ins>
          </w:p>
        </w:tc>
        <w:tc>
          <w:tcPr>
            <w:tcW w:w="850" w:type="dxa"/>
            <w:tcBorders>
              <w:top w:val="single" w:sz="4" w:space="0" w:color="000000"/>
              <w:left w:val="single" w:sz="4" w:space="0" w:color="000000"/>
              <w:bottom w:val="single" w:sz="4" w:space="0" w:color="000000"/>
              <w:right w:val="single" w:sz="4" w:space="0" w:color="000000"/>
            </w:tcBorders>
            <w:vAlign w:val="center"/>
          </w:tcPr>
          <w:p w14:paraId="48F93050" w14:textId="2B25F2B3" w:rsidR="00F2161B" w:rsidRPr="00876602" w:rsidRDefault="00F2161B" w:rsidP="00A33442">
            <w:pPr>
              <w:snapToGrid w:val="0"/>
              <w:spacing w:after="120" w:line="276" w:lineRule="auto"/>
              <w:jc w:val="center"/>
              <w:rPr>
                <w:ins w:id="2543" w:author="Raphael Malyankar" w:date="2018-07-05T18:22:00Z"/>
                <w:rFonts w:cs="Arial"/>
                <w:sz w:val="16"/>
                <w:szCs w:val="16"/>
              </w:rPr>
            </w:pPr>
            <w:ins w:id="2544" w:author="Raphael Malyankar" w:date="2018-07-05T18:22:00Z">
              <w:r>
                <w:rPr>
                  <w:sz w:val="16"/>
                  <w:szCs w:val="16"/>
                </w:rPr>
                <w:t>1..*</w:t>
              </w:r>
            </w:ins>
          </w:p>
        </w:tc>
        <w:tc>
          <w:tcPr>
            <w:tcW w:w="2410" w:type="dxa"/>
            <w:tcBorders>
              <w:top w:val="single" w:sz="4" w:space="0" w:color="000000"/>
              <w:left w:val="single" w:sz="4" w:space="0" w:color="000000"/>
              <w:bottom w:val="single" w:sz="4" w:space="0" w:color="000000"/>
              <w:right w:val="single" w:sz="4" w:space="0" w:color="000000"/>
            </w:tcBorders>
            <w:vAlign w:val="center"/>
          </w:tcPr>
          <w:p w14:paraId="1ABF5B49" w14:textId="69DC98F6" w:rsidR="00F2161B" w:rsidRPr="00876602" w:rsidRDefault="00F2161B" w:rsidP="00A33442">
            <w:pPr>
              <w:snapToGrid w:val="0"/>
              <w:spacing w:after="120" w:line="276" w:lineRule="auto"/>
              <w:rPr>
                <w:ins w:id="2545" w:author="Raphael Malyankar" w:date="2018-07-05T18:22:00Z"/>
                <w:rFonts w:cs="Arial"/>
                <w:sz w:val="16"/>
                <w:szCs w:val="16"/>
              </w:rPr>
            </w:pPr>
            <w:ins w:id="2546" w:author="Raphael Malyankar" w:date="2018-07-05T18:22:00Z">
              <w:r>
                <w:rPr>
                  <w:sz w:val="16"/>
                  <w:szCs w:val="16"/>
                </w:rPr>
                <w:t>CharacterString</w:t>
              </w:r>
            </w:ins>
          </w:p>
        </w:tc>
        <w:tc>
          <w:tcPr>
            <w:tcW w:w="1985" w:type="dxa"/>
            <w:tcBorders>
              <w:top w:val="single" w:sz="4" w:space="0" w:color="000000"/>
              <w:left w:val="single" w:sz="4" w:space="0" w:color="000000"/>
              <w:bottom w:val="single" w:sz="4" w:space="0" w:color="000000"/>
              <w:right w:val="single" w:sz="4" w:space="0" w:color="000000"/>
            </w:tcBorders>
            <w:vAlign w:val="center"/>
          </w:tcPr>
          <w:p w14:paraId="3A1DBA6A" w14:textId="77777777" w:rsidR="00F2161B" w:rsidRPr="00876602" w:rsidRDefault="00F2161B" w:rsidP="00A33442">
            <w:pPr>
              <w:snapToGrid w:val="0"/>
              <w:spacing w:after="120" w:line="276" w:lineRule="auto"/>
              <w:rPr>
                <w:ins w:id="2547" w:author="Raphael Malyankar" w:date="2018-07-05T18:22:00Z"/>
                <w:rFonts w:cs="Arial"/>
                <w:sz w:val="16"/>
                <w:szCs w:val="16"/>
              </w:rPr>
            </w:pPr>
          </w:p>
        </w:tc>
      </w:tr>
      <w:tr w:rsidR="003F2FBE" w14:paraId="3482656C" w14:textId="77777777" w:rsidTr="003F2FBE">
        <w:trPr>
          <w:trHeight w:val="342"/>
          <w:ins w:id="2548" w:author="Eivind" w:date="2018-07-12T19:01:00Z"/>
        </w:trPr>
        <w:tc>
          <w:tcPr>
            <w:tcW w:w="1021" w:type="dxa"/>
            <w:tcBorders>
              <w:top w:val="single" w:sz="4" w:space="0" w:color="000000"/>
              <w:left w:val="single" w:sz="4" w:space="0" w:color="000000"/>
              <w:bottom w:val="single" w:sz="4" w:space="0" w:color="000000"/>
              <w:right w:val="single" w:sz="4" w:space="0" w:color="000000"/>
            </w:tcBorders>
          </w:tcPr>
          <w:p w14:paraId="7061ECE2" w14:textId="77777777" w:rsidR="003F2FBE" w:rsidRPr="003F2FBE" w:rsidRDefault="003F2FBE" w:rsidP="003F2FBE">
            <w:pPr>
              <w:snapToGrid w:val="0"/>
              <w:spacing w:after="120" w:line="276" w:lineRule="auto"/>
              <w:rPr>
                <w:ins w:id="2549" w:author="Eivind" w:date="2018-07-12T19:01:00Z"/>
                <w:rFonts w:cs="Arial"/>
                <w:sz w:val="16"/>
                <w:szCs w:val="16"/>
              </w:rPr>
            </w:pPr>
            <w:ins w:id="2550" w:author="Eivind" w:date="2018-07-12T19:01:00Z">
              <w:r w:rsidRPr="003F2FBE">
                <w:rPr>
                  <w:rFonts w:cs="Arial"/>
                  <w:sz w:val="16"/>
                  <w:szCs w:val="16"/>
                </w:rPr>
                <w:t>Role</w:t>
              </w:r>
            </w:ins>
          </w:p>
        </w:tc>
        <w:tc>
          <w:tcPr>
            <w:tcW w:w="3119" w:type="dxa"/>
            <w:tcBorders>
              <w:top w:val="single" w:sz="4" w:space="0" w:color="000000"/>
              <w:left w:val="single" w:sz="4" w:space="0" w:color="000000"/>
              <w:bottom w:val="single" w:sz="4" w:space="0" w:color="000000"/>
              <w:right w:val="single" w:sz="4" w:space="0" w:color="000000"/>
            </w:tcBorders>
            <w:vAlign w:val="center"/>
          </w:tcPr>
          <w:p w14:paraId="77C97EA7" w14:textId="77777777" w:rsidR="003F2FBE" w:rsidRDefault="003F2FBE" w:rsidP="003F2FBE">
            <w:pPr>
              <w:snapToGrid w:val="0"/>
              <w:spacing w:after="120" w:line="276" w:lineRule="auto"/>
              <w:rPr>
                <w:ins w:id="2551" w:author="Eivind" w:date="2018-07-12T19:01:00Z"/>
                <w:sz w:val="16"/>
                <w:szCs w:val="16"/>
              </w:rPr>
            </w:pPr>
            <w:ins w:id="2552" w:author="Eivind" w:date="2018-07-12T19:01:00Z">
              <w:r>
                <w:rPr>
                  <w:sz w:val="16"/>
                  <w:szCs w:val="16"/>
                </w:rPr>
                <w:t>--</w:t>
              </w:r>
            </w:ins>
          </w:p>
        </w:tc>
        <w:tc>
          <w:tcPr>
            <w:tcW w:w="3402" w:type="dxa"/>
            <w:tcBorders>
              <w:top w:val="single" w:sz="4" w:space="0" w:color="000000"/>
              <w:left w:val="single" w:sz="4" w:space="0" w:color="000000"/>
              <w:bottom w:val="single" w:sz="4" w:space="0" w:color="000000"/>
              <w:right w:val="single" w:sz="4" w:space="0" w:color="000000"/>
            </w:tcBorders>
            <w:vAlign w:val="center"/>
          </w:tcPr>
          <w:p w14:paraId="080CC3E2" w14:textId="77777777" w:rsidR="003F2FBE" w:rsidRDefault="003F2FBE" w:rsidP="003F2FBE">
            <w:pPr>
              <w:snapToGrid w:val="0"/>
              <w:spacing w:after="120" w:line="276" w:lineRule="auto"/>
              <w:rPr>
                <w:ins w:id="2553" w:author="Eivind" w:date="2018-07-12T19:01:00Z"/>
                <w:sz w:val="16"/>
                <w:szCs w:val="16"/>
              </w:rPr>
            </w:pPr>
            <w:ins w:id="2554" w:author="Eivind" w:date="2018-07-12T19:01:00Z">
              <w:r>
                <w:rPr>
                  <w:sz w:val="16"/>
                  <w:szCs w:val="16"/>
                </w:rPr>
                <w:t>Containment of, or reference to, discovery metadata for the support files referenced in the dataset</w:t>
              </w:r>
            </w:ins>
          </w:p>
        </w:tc>
        <w:tc>
          <w:tcPr>
            <w:tcW w:w="850" w:type="dxa"/>
            <w:tcBorders>
              <w:top w:val="single" w:sz="4" w:space="0" w:color="000000"/>
              <w:left w:val="single" w:sz="4" w:space="0" w:color="000000"/>
              <w:bottom w:val="single" w:sz="4" w:space="0" w:color="000000"/>
              <w:right w:val="single" w:sz="4" w:space="0" w:color="000000"/>
            </w:tcBorders>
            <w:vAlign w:val="center"/>
          </w:tcPr>
          <w:p w14:paraId="6CC36846" w14:textId="77777777" w:rsidR="003F2FBE" w:rsidRDefault="003F2FBE" w:rsidP="003F2FBE">
            <w:pPr>
              <w:snapToGrid w:val="0"/>
              <w:spacing w:after="120" w:line="276" w:lineRule="auto"/>
              <w:jc w:val="center"/>
              <w:rPr>
                <w:ins w:id="2555" w:author="Eivind" w:date="2018-07-12T19:01:00Z"/>
                <w:sz w:val="16"/>
                <w:szCs w:val="16"/>
              </w:rPr>
            </w:pPr>
            <w:ins w:id="2556" w:author="Eivind" w:date="2018-07-12T19:01:00Z">
              <w:r>
                <w:rPr>
                  <w:sz w:val="16"/>
                  <w:szCs w:val="16"/>
                </w:rPr>
                <w:t>0..*</w:t>
              </w:r>
            </w:ins>
          </w:p>
        </w:tc>
        <w:tc>
          <w:tcPr>
            <w:tcW w:w="2410" w:type="dxa"/>
            <w:tcBorders>
              <w:top w:val="single" w:sz="4" w:space="0" w:color="000000"/>
              <w:left w:val="single" w:sz="4" w:space="0" w:color="000000"/>
              <w:bottom w:val="single" w:sz="4" w:space="0" w:color="000000"/>
              <w:right w:val="single" w:sz="4" w:space="0" w:color="000000"/>
            </w:tcBorders>
            <w:vAlign w:val="center"/>
          </w:tcPr>
          <w:p w14:paraId="1F8447F5" w14:textId="77777777" w:rsidR="003F2FBE" w:rsidRDefault="003F2FBE" w:rsidP="003F2FBE">
            <w:pPr>
              <w:snapToGrid w:val="0"/>
              <w:spacing w:after="120" w:line="276" w:lineRule="auto"/>
              <w:rPr>
                <w:ins w:id="2557" w:author="Eivind" w:date="2018-07-12T19:01:00Z"/>
                <w:sz w:val="16"/>
                <w:szCs w:val="16"/>
              </w:rPr>
            </w:pPr>
            <w:ins w:id="2558" w:author="Eivind" w:date="2018-07-12T19:01:00Z">
              <w:r>
                <w:rPr>
                  <w:sz w:val="16"/>
                  <w:szCs w:val="16"/>
                </w:rPr>
                <w:t>Aggregation S100_SupportFileDiscoveryMetadata</w:t>
              </w:r>
            </w:ins>
          </w:p>
        </w:tc>
        <w:tc>
          <w:tcPr>
            <w:tcW w:w="1985" w:type="dxa"/>
            <w:tcBorders>
              <w:top w:val="single" w:sz="4" w:space="0" w:color="000000"/>
              <w:left w:val="single" w:sz="4" w:space="0" w:color="000000"/>
              <w:bottom w:val="single" w:sz="4" w:space="0" w:color="000000"/>
              <w:right w:val="single" w:sz="4" w:space="0" w:color="000000"/>
            </w:tcBorders>
            <w:vAlign w:val="center"/>
          </w:tcPr>
          <w:p w14:paraId="30C945AA" w14:textId="77777777" w:rsidR="003F2FBE" w:rsidRPr="003F2FBE" w:rsidRDefault="003F2FBE" w:rsidP="003F2FBE">
            <w:pPr>
              <w:snapToGrid w:val="0"/>
              <w:spacing w:after="120" w:line="276" w:lineRule="auto"/>
              <w:rPr>
                <w:ins w:id="2559" w:author="Eivind" w:date="2018-07-12T19:01:00Z"/>
                <w:rFonts w:cs="Arial"/>
                <w:sz w:val="16"/>
                <w:szCs w:val="16"/>
              </w:rPr>
            </w:pPr>
          </w:p>
        </w:tc>
      </w:tr>
    </w:tbl>
    <w:p w14:paraId="40853DF9" w14:textId="77777777" w:rsidR="006B114A" w:rsidRDefault="006B114A" w:rsidP="00F47D12">
      <w:pPr>
        <w:pStyle w:val="AppendixD2"/>
      </w:pPr>
    </w:p>
    <w:p w14:paraId="19717FBF" w14:textId="49E1208B" w:rsidR="005500B4" w:rsidRDefault="005500B4" w:rsidP="006764CD">
      <w:pPr>
        <w:pStyle w:val="Caption"/>
        <w:keepNext/>
      </w:pPr>
      <w:r>
        <w:t xml:space="preserve">Table </w:t>
      </w:r>
      <w:r>
        <w:fldChar w:fldCharType="begin"/>
      </w:r>
      <w:r>
        <w:instrText xml:space="preserve"> SEQ Table \* ARABIC </w:instrText>
      </w:r>
      <w:r>
        <w:fldChar w:fldCharType="separate"/>
      </w:r>
      <w:ins w:id="2560" w:author="Raphael Malyankar" w:date="2018-07-20T12:56:00Z">
        <w:r w:rsidR="00CF17A6">
          <w:rPr>
            <w:noProof/>
          </w:rPr>
          <w:t>33</w:t>
        </w:r>
      </w:ins>
      <w:ins w:id="2561" w:author="Eivind" w:date="2018-07-10T00:11:00Z">
        <w:del w:id="2562" w:author="Raphael Malyankar" w:date="2018-07-20T12:56:00Z">
          <w:r w:rsidR="005F5493" w:rsidDel="00CF17A6">
            <w:rPr>
              <w:noProof/>
            </w:rPr>
            <w:delText>33</w:delText>
          </w:r>
        </w:del>
      </w:ins>
      <w:del w:id="2563" w:author="Raphael Malyankar" w:date="2018-07-20T12:56:00Z">
        <w:r w:rsidR="00A420D9" w:rsidDel="00CF17A6">
          <w:rPr>
            <w:noProof/>
          </w:rPr>
          <w:delText>31</w:delText>
        </w:r>
      </w:del>
      <w:r>
        <w:fldChar w:fldCharType="end"/>
      </w:r>
      <w:r>
        <w:t xml:space="preserve">. </w:t>
      </w:r>
      <w:r w:rsidRPr="005171C5">
        <w:t>S100_DataCoverage</w:t>
      </w:r>
    </w:p>
    <w:tbl>
      <w:tblPr>
        <w:tblW w:w="1278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80"/>
        <w:gridCol w:w="1980"/>
        <w:gridCol w:w="1080"/>
        <w:gridCol w:w="2340"/>
        <w:gridCol w:w="804"/>
        <w:gridCol w:w="276"/>
        <w:gridCol w:w="804"/>
        <w:gridCol w:w="1356"/>
        <w:gridCol w:w="1080"/>
        <w:gridCol w:w="1980"/>
        <w:gridCol w:w="7"/>
      </w:tblGrid>
      <w:tr w:rsidR="00D67389" w14:paraId="75E536DC" w14:textId="77777777" w:rsidTr="00875EB0">
        <w:trPr>
          <w:trHeight w:val="277"/>
          <w:ins w:id="2564" w:author="Eivind" w:date="2018-07-12T22:26:00Z"/>
        </w:trPr>
        <w:tc>
          <w:tcPr>
            <w:tcW w:w="1080" w:type="dxa"/>
            <w:tcBorders>
              <w:top w:val="single" w:sz="4" w:space="0" w:color="000000"/>
              <w:left w:val="single" w:sz="4" w:space="0" w:color="000000"/>
              <w:bottom w:val="single" w:sz="4" w:space="0" w:color="000000"/>
              <w:right w:val="single" w:sz="4" w:space="0" w:color="000000"/>
            </w:tcBorders>
            <w:hideMark/>
          </w:tcPr>
          <w:p w14:paraId="6A9B61A6" w14:textId="77777777" w:rsidR="00D67389" w:rsidRDefault="00D67389">
            <w:pPr>
              <w:snapToGrid w:val="0"/>
              <w:spacing w:before="60" w:after="60"/>
              <w:jc w:val="left"/>
              <w:rPr>
                <w:ins w:id="2565" w:author="Eivind" w:date="2018-07-12T22:26:00Z"/>
                <w:b/>
                <w:sz w:val="16"/>
                <w:szCs w:val="16"/>
                <w:lang w:eastAsia="ar-SA"/>
              </w:rPr>
            </w:pPr>
            <w:ins w:id="2566" w:author="Eivind" w:date="2018-07-12T22:26:00Z">
              <w:r>
                <w:rPr>
                  <w:b/>
                  <w:sz w:val="16"/>
                  <w:szCs w:val="16"/>
                </w:rPr>
                <w:t>Role Name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65FDFAAA" w14:textId="77777777" w:rsidR="00D67389" w:rsidRDefault="00D67389">
            <w:pPr>
              <w:snapToGrid w:val="0"/>
              <w:spacing w:before="60" w:after="60"/>
              <w:jc w:val="left"/>
              <w:rPr>
                <w:ins w:id="2567" w:author="Eivind" w:date="2018-07-12T22:26:00Z"/>
                <w:b/>
                <w:sz w:val="16"/>
                <w:szCs w:val="16"/>
              </w:rPr>
            </w:pPr>
            <w:ins w:id="2568" w:author="Eivind" w:date="2018-07-12T22:26:00Z">
              <w:r>
                <w:rPr>
                  <w:b/>
                  <w:sz w:val="16"/>
                  <w:szCs w:val="16"/>
                </w:rPr>
                <w:t>Name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5B863209" w14:textId="77777777" w:rsidR="00D67389" w:rsidRDefault="00D67389">
            <w:pPr>
              <w:snapToGrid w:val="0"/>
              <w:spacing w:before="60" w:after="60"/>
              <w:jc w:val="left"/>
              <w:rPr>
                <w:ins w:id="2569" w:author="Eivind" w:date="2018-07-12T22:26:00Z"/>
                <w:b/>
                <w:sz w:val="16"/>
                <w:szCs w:val="16"/>
              </w:rPr>
            </w:pPr>
            <w:ins w:id="2570" w:author="Eivind" w:date="2018-07-12T22:26:00Z">
              <w:r>
                <w:rPr>
                  <w:b/>
                  <w:sz w:val="16"/>
                  <w:szCs w:val="16"/>
                </w:rPr>
                <w:t>Description</w:t>
              </w:r>
            </w:ins>
          </w:p>
        </w:tc>
        <w:tc>
          <w:tcPr>
            <w:tcW w:w="804" w:type="dxa"/>
            <w:tcBorders>
              <w:top w:val="single" w:sz="4" w:space="0" w:color="000000"/>
              <w:left w:val="single" w:sz="4" w:space="0" w:color="000000"/>
              <w:bottom w:val="single" w:sz="4" w:space="0" w:color="000000"/>
              <w:right w:val="single" w:sz="4" w:space="0" w:color="000000"/>
            </w:tcBorders>
            <w:hideMark/>
          </w:tcPr>
          <w:p w14:paraId="463A5AC9" w14:textId="77777777" w:rsidR="00D67389" w:rsidRDefault="00D67389">
            <w:pPr>
              <w:snapToGrid w:val="0"/>
              <w:spacing w:before="60" w:after="60"/>
              <w:jc w:val="center"/>
              <w:rPr>
                <w:ins w:id="2571" w:author="Eivind" w:date="2018-07-12T22:26:00Z"/>
                <w:b/>
                <w:sz w:val="16"/>
                <w:szCs w:val="16"/>
              </w:rPr>
            </w:pPr>
            <w:ins w:id="2572" w:author="Eivind" w:date="2018-07-12T22:26:00Z">
              <w:r>
                <w:rPr>
                  <w:b/>
                  <w:sz w:val="16"/>
                  <w:szCs w:val="16"/>
                </w:rPr>
                <w:t>Mult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47B9B0DA" w14:textId="77777777" w:rsidR="00D67389" w:rsidRDefault="00D67389">
            <w:pPr>
              <w:snapToGrid w:val="0"/>
              <w:spacing w:before="60" w:after="60"/>
              <w:jc w:val="left"/>
              <w:rPr>
                <w:ins w:id="2573" w:author="Eivind" w:date="2018-07-12T22:26:00Z"/>
                <w:b/>
                <w:sz w:val="16"/>
                <w:szCs w:val="16"/>
              </w:rPr>
            </w:pPr>
            <w:ins w:id="2574" w:author="Eivind" w:date="2018-07-12T22:26:00Z">
              <w:r>
                <w:rPr>
                  <w:b/>
                  <w:sz w:val="16"/>
                  <w:szCs w:val="16"/>
                </w:rPr>
                <w:t>Type</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39C28140" w14:textId="77777777" w:rsidR="00D67389" w:rsidRDefault="00D67389">
            <w:pPr>
              <w:snapToGrid w:val="0"/>
              <w:spacing w:before="60" w:after="60"/>
              <w:jc w:val="left"/>
              <w:rPr>
                <w:ins w:id="2575" w:author="Eivind" w:date="2018-07-12T22:26:00Z"/>
                <w:b/>
                <w:sz w:val="16"/>
                <w:szCs w:val="16"/>
              </w:rPr>
            </w:pPr>
            <w:ins w:id="2576" w:author="Eivind" w:date="2018-07-12T22:26:00Z">
              <w:r>
                <w:rPr>
                  <w:b/>
                  <w:sz w:val="16"/>
                  <w:szCs w:val="16"/>
                </w:rPr>
                <w:t>Remarks</w:t>
              </w:r>
            </w:ins>
          </w:p>
        </w:tc>
      </w:tr>
      <w:tr w:rsidR="00D67389" w14:paraId="24FE1F80" w14:textId="77777777" w:rsidTr="00875EB0">
        <w:trPr>
          <w:trHeight w:val="305"/>
          <w:ins w:id="2577" w:author="Eivind" w:date="2018-07-12T22:26:00Z"/>
        </w:trPr>
        <w:tc>
          <w:tcPr>
            <w:tcW w:w="1080" w:type="dxa"/>
            <w:tcBorders>
              <w:top w:val="single" w:sz="4" w:space="0" w:color="000000"/>
              <w:left w:val="single" w:sz="4" w:space="0" w:color="000000"/>
              <w:bottom w:val="single" w:sz="4" w:space="0" w:color="000000"/>
              <w:right w:val="single" w:sz="4" w:space="0" w:color="000000"/>
            </w:tcBorders>
            <w:hideMark/>
          </w:tcPr>
          <w:p w14:paraId="7576821E" w14:textId="77777777" w:rsidR="00D67389" w:rsidRDefault="00D67389">
            <w:pPr>
              <w:snapToGrid w:val="0"/>
              <w:spacing w:before="60" w:after="60"/>
              <w:jc w:val="left"/>
              <w:rPr>
                <w:ins w:id="2578" w:author="Eivind" w:date="2018-07-12T22:26:00Z"/>
                <w:sz w:val="16"/>
                <w:szCs w:val="16"/>
              </w:rPr>
            </w:pPr>
            <w:ins w:id="2579" w:author="Eivind" w:date="2018-07-12T22:26:00Z">
              <w:r>
                <w:rPr>
                  <w:sz w:val="16"/>
                  <w:szCs w:val="16"/>
                </w:rPr>
                <w:t>Class</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5E6A9DD3" w14:textId="77777777" w:rsidR="00D67389" w:rsidRDefault="00D67389">
            <w:pPr>
              <w:snapToGrid w:val="0"/>
              <w:spacing w:before="60" w:after="60"/>
              <w:jc w:val="left"/>
              <w:rPr>
                <w:ins w:id="2580" w:author="Eivind" w:date="2018-07-12T22:26:00Z"/>
                <w:sz w:val="16"/>
                <w:szCs w:val="16"/>
              </w:rPr>
            </w:pPr>
            <w:ins w:id="2581" w:author="Eivind" w:date="2018-07-12T22:26:00Z">
              <w:r>
                <w:rPr>
                  <w:sz w:val="16"/>
                  <w:szCs w:val="16"/>
                </w:rPr>
                <w:t>S100_DataCoverage</w:t>
              </w:r>
            </w:ins>
          </w:p>
        </w:tc>
        <w:tc>
          <w:tcPr>
            <w:tcW w:w="3420" w:type="dxa"/>
            <w:gridSpan w:val="3"/>
            <w:tcBorders>
              <w:top w:val="single" w:sz="4" w:space="0" w:color="000000"/>
              <w:left w:val="single" w:sz="4" w:space="0" w:color="000000"/>
              <w:bottom w:val="single" w:sz="4" w:space="0" w:color="000000"/>
              <w:right w:val="single" w:sz="4" w:space="0" w:color="000000"/>
            </w:tcBorders>
          </w:tcPr>
          <w:p w14:paraId="3B359B44" w14:textId="77777777" w:rsidR="00D67389" w:rsidRDefault="00D67389">
            <w:pPr>
              <w:snapToGrid w:val="0"/>
              <w:spacing w:before="60" w:after="60"/>
              <w:jc w:val="left"/>
              <w:rPr>
                <w:ins w:id="2582" w:author="Eivind" w:date="2018-07-12T22:26:00Z"/>
                <w:sz w:val="16"/>
                <w:szCs w:val="16"/>
              </w:rPr>
            </w:pPr>
          </w:p>
        </w:tc>
        <w:tc>
          <w:tcPr>
            <w:tcW w:w="804" w:type="dxa"/>
            <w:tcBorders>
              <w:top w:val="single" w:sz="4" w:space="0" w:color="000000"/>
              <w:left w:val="single" w:sz="4" w:space="0" w:color="000000"/>
              <w:bottom w:val="single" w:sz="4" w:space="0" w:color="000000"/>
              <w:right w:val="single" w:sz="4" w:space="0" w:color="000000"/>
            </w:tcBorders>
            <w:hideMark/>
          </w:tcPr>
          <w:p w14:paraId="129263F6" w14:textId="77777777" w:rsidR="00D67389" w:rsidRDefault="00D67389">
            <w:pPr>
              <w:snapToGrid w:val="0"/>
              <w:spacing w:before="60" w:after="60"/>
              <w:jc w:val="center"/>
              <w:rPr>
                <w:ins w:id="2583" w:author="Eivind" w:date="2018-07-12T22:26:00Z"/>
                <w:sz w:val="16"/>
                <w:szCs w:val="16"/>
              </w:rPr>
            </w:pPr>
            <w:ins w:id="2584" w:author="Eivind" w:date="2018-07-12T22:26:00Z">
              <w:r>
                <w:rPr>
                  <w:sz w:val="16"/>
                  <w:szCs w:val="16"/>
                </w:rPr>
                <w: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15118932" w14:textId="77777777" w:rsidR="00D67389" w:rsidRDefault="00D67389">
            <w:pPr>
              <w:snapToGrid w:val="0"/>
              <w:spacing w:before="60" w:after="60"/>
              <w:jc w:val="left"/>
              <w:rPr>
                <w:ins w:id="2585" w:author="Eivind" w:date="2018-07-12T22:26:00Z"/>
                <w:sz w:val="16"/>
                <w:szCs w:val="16"/>
              </w:rPr>
            </w:pPr>
            <w:ins w:id="2586" w:author="Eivind" w:date="2018-07-12T22:26:00Z">
              <w:r>
                <w:rPr>
                  <w:sz w:val="16"/>
                  <w:szCs w:val="16"/>
                </w:rPr>
                <w:t>-</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5CC8F8D0" w14:textId="77777777" w:rsidR="00D67389" w:rsidRDefault="00D67389">
            <w:pPr>
              <w:snapToGrid w:val="0"/>
              <w:spacing w:before="60" w:after="60"/>
              <w:jc w:val="left"/>
              <w:rPr>
                <w:ins w:id="2587" w:author="Eivind" w:date="2018-07-12T22:26:00Z"/>
                <w:sz w:val="16"/>
                <w:szCs w:val="16"/>
              </w:rPr>
            </w:pPr>
            <w:ins w:id="2588" w:author="Eivind" w:date="2018-07-12T22:26:00Z">
              <w:r>
                <w:rPr>
                  <w:sz w:val="16"/>
                  <w:szCs w:val="16"/>
                </w:rPr>
                <w:t>-</w:t>
              </w:r>
            </w:ins>
          </w:p>
        </w:tc>
      </w:tr>
      <w:tr w:rsidR="00D67389" w14:paraId="3984C200" w14:textId="77777777" w:rsidTr="00875EB0">
        <w:trPr>
          <w:trHeight w:val="277"/>
          <w:ins w:id="2589" w:author="Eivind" w:date="2018-07-12T22:26:00Z"/>
        </w:trPr>
        <w:tc>
          <w:tcPr>
            <w:tcW w:w="1080" w:type="dxa"/>
            <w:tcBorders>
              <w:top w:val="single" w:sz="4" w:space="0" w:color="000000"/>
              <w:left w:val="single" w:sz="4" w:space="0" w:color="000000"/>
              <w:bottom w:val="single" w:sz="4" w:space="0" w:color="000000"/>
              <w:right w:val="single" w:sz="4" w:space="0" w:color="000000"/>
            </w:tcBorders>
            <w:hideMark/>
          </w:tcPr>
          <w:p w14:paraId="440B4678" w14:textId="77777777" w:rsidR="00D67389" w:rsidRDefault="00D67389">
            <w:pPr>
              <w:snapToGrid w:val="0"/>
              <w:spacing w:before="60" w:after="60"/>
              <w:jc w:val="left"/>
              <w:rPr>
                <w:ins w:id="2590" w:author="Eivind" w:date="2018-07-12T22:26:00Z"/>
                <w:sz w:val="16"/>
                <w:szCs w:val="16"/>
              </w:rPr>
            </w:pPr>
            <w:ins w:id="2591" w:author="Eivind" w:date="2018-07-12T22:26:00Z">
              <w:r>
                <w:rPr>
                  <w:sz w:val="16"/>
                  <w:szCs w:val="16"/>
                </w:rPr>
                <w:t>Attribute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7F9B42AE" w14:textId="77777777" w:rsidR="00D67389" w:rsidRDefault="00D67389">
            <w:pPr>
              <w:snapToGrid w:val="0"/>
              <w:spacing w:before="60" w:after="60"/>
              <w:jc w:val="left"/>
              <w:rPr>
                <w:ins w:id="2592" w:author="Eivind" w:date="2018-07-12T22:26:00Z"/>
                <w:sz w:val="16"/>
                <w:szCs w:val="16"/>
              </w:rPr>
            </w:pPr>
            <w:ins w:id="2593" w:author="Eivind" w:date="2018-07-12T22:26:00Z">
              <w:r>
                <w:rPr>
                  <w:sz w:val="16"/>
                  <w:szCs w:val="16"/>
                </w:rPr>
                <w:t>ID</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025A0C4B" w14:textId="77777777" w:rsidR="00D67389" w:rsidRDefault="00D67389">
            <w:pPr>
              <w:snapToGrid w:val="0"/>
              <w:spacing w:before="60" w:after="60"/>
              <w:jc w:val="left"/>
              <w:rPr>
                <w:ins w:id="2594" w:author="Eivind" w:date="2018-07-12T22:26:00Z"/>
                <w:sz w:val="16"/>
                <w:szCs w:val="16"/>
              </w:rPr>
            </w:pPr>
            <w:ins w:id="2595" w:author="Eivind" w:date="2018-07-12T22:26:00Z">
              <w:r>
                <w:rPr>
                  <w:sz w:val="16"/>
                  <w:szCs w:val="16"/>
                </w:rPr>
                <w:t>Uniquely identifies the coverage</w:t>
              </w:r>
            </w:ins>
          </w:p>
        </w:tc>
        <w:tc>
          <w:tcPr>
            <w:tcW w:w="804" w:type="dxa"/>
            <w:tcBorders>
              <w:top w:val="single" w:sz="4" w:space="0" w:color="000000"/>
              <w:left w:val="single" w:sz="4" w:space="0" w:color="000000"/>
              <w:bottom w:val="single" w:sz="4" w:space="0" w:color="000000"/>
              <w:right w:val="single" w:sz="4" w:space="0" w:color="000000"/>
            </w:tcBorders>
            <w:hideMark/>
          </w:tcPr>
          <w:p w14:paraId="53964F1E" w14:textId="77777777" w:rsidR="00D67389" w:rsidRDefault="00D67389">
            <w:pPr>
              <w:snapToGrid w:val="0"/>
              <w:spacing w:before="60" w:after="60"/>
              <w:jc w:val="center"/>
              <w:rPr>
                <w:ins w:id="2596" w:author="Eivind" w:date="2018-07-12T22:26:00Z"/>
                <w:sz w:val="16"/>
                <w:szCs w:val="16"/>
              </w:rPr>
            </w:pPr>
            <w:ins w:id="2597" w:author="Eivind" w:date="2018-07-12T22:26: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486622BE" w14:textId="77777777" w:rsidR="00D67389" w:rsidRDefault="00D67389">
            <w:pPr>
              <w:snapToGrid w:val="0"/>
              <w:spacing w:before="60" w:after="60"/>
              <w:jc w:val="left"/>
              <w:rPr>
                <w:ins w:id="2598" w:author="Eivind" w:date="2018-07-12T22:26:00Z"/>
                <w:sz w:val="16"/>
                <w:szCs w:val="16"/>
              </w:rPr>
            </w:pPr>
            <w:ins w:id="2599" w:author="Eivind" w:date="2018-07-12T22:26:00Z">
              <w:r>
                <w:rPr>
                  <w:sz w:val="16"/>
                  <w:szCs w:val="16"/>
                </w:rPr>
                <w:t>Integer</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114FB2A3" w14:textId="77777777" w:rsidR="00D67389" w:rsidRDefault="00D67389">
            <w:pPr>
              <w:snapToGrid w:val="0"/>
              <w:spacing w:before="60" w:after="60"/>
              <w:jc w:val="left"/>
              <w:rPr>
                <w:ins w:id="2600" w:author="Eivind" w:date="2018-07-12T22:26:00Z"/>
                <w:sz w:val="16"/>
                <w:szCs w:val="16"/>
              </w:rPr>
            </w:pPr>
            <w:ins w:id="2601" w:author="Eivind" w:date="2018-07-12T22:26:00Z">
              <w:r>
                <w:rPr>
                  <w:sz w:val="16"/>
                  <w:szCs w:val="16"/>
                </w:rPr>
                <w:t>-</w:t>
              </w:r>
            </w:ins>
          </w:p>
        </w:tc>
      </w:tr>
      <w:tr w:rsidR="00D67389" w14:paraId="3AC711D9" w14:textId="77777777" w:rsidTr="00875EB0">
        <w:trPr>
          <w:trHeight w:val="305"/>
          <w:ins w:id="2602" w:author="Eivind" w:date="2018-07-12T22:26:00Z"/>
        </w:trPr>
        <w:tc>
          <w:tcPr>
            <w:tcW w:w="1080" w:type="dxa"/>
            <w:tcBorders>
              <w:top w:val="single" w:sz="4" w:space="0" w:color="000000"/>
              <w:left w:val="single" w:sz="4" w:space="0" w:color="000000"/>
              <w:bottom w:val="single" w:sz="4" w:space="0" w:color="000000"/>
              <w:right w:val="single" w:sz="4" w:space="0" w:color="000000"/>
            </w:tcBorders>
            <w:hideMark/>
          </w:tcPr>
          <w:p w14:paraId="351348FA" w14:textId="77777777" w:rsidR="00D67389" w:rsidRDefault="00D67389">
            <w:pPr>
              <w:snapToGrid w:val="0"/>
              <w:spacing w:before="60" w:after="60"/>
              <w:jc w:val="left"/>
              <w:rPr>
                <w:ins w:id="2603" w:author="Eivind" w:date="2018-07-12T22:26:00Z"/>
                <w:sz w:val="16"/>
                <w:szCs w:val="16"/>
              </w:rPr>
            </w:pPr>
            <w:ins w:id="2604" w:author="Eivind" w:date="2018-07-12T22:26:00Z">
              <w:r>
                <w:rPr>
                  <w:sz w:val="16"/>
                  <w:szCs w:val="16"/>
                </w:rPr>
                <w:t>Attribute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3FE36388" w14:textId="77777777" w:rsidR="00D67389" w:rsidRDefault="00D67389">
            <w:pPr>
              <w:snapToGrid w:val="0"/>
              <w:spacing w:before="60" w:after="60"/>
              <w:jc w:val="left"/>
              <w:rPr>
                <w:ins w:id="2605" w:author="Eivind" w:date="2018-07-12T22:26:00Z"/>
                <w:sz w:val="16"/>
                <w:szCs w:val="16"/>
              </w:rPr>
            </w:pPr>
            <w:ins w:id="2606" w:author="Eivind" w:date="2018-07-12T22:26:00Z">
              <w:r>
                <w:rPr>
                  <w:sz w:val="16"/>
                  <w:szCs w:val="16"/>
                </w:rPr>
                <w:t>boundingBox</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116E218A" w14:textId="77777777" w:rsidR="00D67389" w:rsidRDefault="00D67389">
            <w:pPr>
              <w:snapToGrid w:val="0"/>
              <w:spacing w:before="60" w:after="60"/>
              <w:jc w:val="left"/>
              <w:rPr>
                <w:ins w:id="2607" w:author="Eivind" w:date="2018-07-12T22:26:00Z"/>
                <w:sz w:val="16"/>
                <w:szCs w:val="16"/>
              </w:rPr>
            </w:pPr>
            <w:ins w:id="2608" w:author="Eivind" w:date="2018-07-12T22:26:00Z">
              <w:r>
                <w:rPr>
                  <w:sz w:val="16"/>
                  <w:szCs w:val="16"/>
                </w:rPr>
                <w:t>The extent of the dataset limits</w:t>
              </w:r>
            </w:ins>
          </w:p>
        </w:tc>
        <w:tc>
          <w:tcPr>
            <w:tcW w:w="804" w:type="dxa"/>
            <w:tcBorders>
              <w:top w:val="single" w:sz="4" w:space="0" w:color="000000"/>
              <w:left w:val="single" w:sz="4" w:space="0" w:color="000000"/>
              <w:bottom w:val="single" w:sz="4" w:space="0" w:color="000000"/>
              <w:right w:val="single" w:sz="4" w:space="0" w:color="000000"/>
            </w:tcBorders>
            <w:hideMark/>
          </w:tcPr>
          <w:p w14:paraId="49096966" w14:textId="77777777" w:rsidR="00D67389" w:rsidRDefault="00D67389">
            <w:pPr>
              <w:snapToGrid w:val="0"/>
              <w:spacing w:before="60" w:after="60"/>
              <w:jc w:val="center"/>
              <w:rPr>
                <w:ins w:id="2609" w:author="Eivind" w:date="2018-07-12T22:26:00Z"/>
                <w:sz w:val="16"/>
                <w:szCs w:val="16"/>
              </w:rPr>
            </w:pPr>
            <w:ins w:id="2610" w:author="Eivind" w:date="2018-07-12T22:26: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091D45B9" w14:textId="77777777" w:rsidR="00D67389" w:rsidRDefault="00D67389">
            <w:pPr>
              <w:snapToGrid w:val="0"/>
              <w:spacing w:before="60" w:after="60"/>
              <w:jc w:val="left"/>
              <w:rPr>
                <w:ins w:id="2611" w:author="Eivind" w:date="2018-07-12T22:26:00Z"/>
                <w:sz w:val="16"/>
                <w:szCs w:val="16"/>
              </w:rPr>
            </w:pPr>
            <w:ins w:id="2612" w:author="Eivind" w:date="2018-07-12T22:26:00Z">
              <w:r>
                <w:rPr>
                  <w:sz w:val="16"/>
                  <w:szCs w:val="16"/>
                </w:rPr>
                <w:t>EX_GeographicBoundingBox</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4308919D" w14:textId="5668EE29" w:rsidR="00D67389" w:rsidRDefault="009641B5">
            <w:pPr>
              <w:snapToGrid w:val="0"/>
              <w:spacing w:before="60" w:after="60"/>
              <w:jc w:val="left"/>
              <w:rPr>
                <w:ins w:id="2613" w:author="Eivind" w:date="2018-07-12T22:26:00Z"/>
                <w:sz w:val="16"/>
                <w:szCs w:val="16"/>
              </w:rPr>
            </w:pPr>
            <w:ins w:id="2614" w:author="Eivind" w:date="2018-07-12T23:59:00Z">
              <w:r>
                <w:rPr>
                  <w:sz w:val="16"/>
                  <w:szCs w:val="16"/>
                </w:rPr>
                <w:t>Set to global coverage for the initial implementation of interoperability catalogues</w:t>
              </w:r>
            </w:ins>
          </w:p>
        </w:tc>
      </w:tr>
      <w:tr w:rsidR="00D67389" w14:paraId="4A2D83C4" w14:textId="77777777" w:rsidTr="00875EB0">
        <w:trPr>
          <w:trHeight w:val="277"/>
          <w:ins w:id="2615" w:author="Eivind" w:date="2018-07-12T22:26:00Z"/>
        </w:trPr>
        <w:tc>
          <w:tcPr>
            <w:tcW w:w="1080" w:type="dxa"/>
            <w:tcBorders>
              <w:top w:val="single" w:sz="4" w:space="0" w:color="000000"/>
              <w:left w:val="single" w:sz="4" w:space="0" w:color="000000"/>
              <w:bottom w:val="single" w:sz="4" w:space="0" w:color="000000"/>
              <w:right w:val="single" w:sz="4" w:space="0" w:color="000000"/>
            </w:tcBorders>
            <w:hideMark/>
          </w:tcPr>
          <w:p w14:paraId="02047532" w14:textId="77777777" w:rsidR="00D67389" w:rsidRDefault="00D67389">
            <w:pPr>
              <w:snapToGrid w:val="0"/>
              <w:spacing w:before="60" w:after="60"/>
              <w:jc w:val="left"/>
              <w:rPr>
                <w:ins w:id="2616" w:author="Eivind" w:date="2018-07-12T22:26:00Z"/>
                <w:sz w:val="16"/>
                <w:szCs w:val="16"/>
              </w:rPr>
            </w:pPr>
            <w:ins w:id="2617" w:author="Eivind" w:date="2018-07-12T22:26:00Z">
              <w:r>
                <w:rPr>
                  <w:sz w:val="16"/>
                  <w:szCs w:val="16"/>
                </w:rPr>
                <w:t>Attribute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0010BDF5" w14:textId="77777777" w:rsidR="00D67389" w:rsidRDefault="00D67389">
            <w:pPr>
              <w:snapToGrid w:val="0"/>
              <w:spacing w:before="60" w:after="60"/>
              <w:jc w:val="left"/>
              <w:rPr>
                <w:ins w:id="2618" w:author="Eivind" w:date="2018-07-12T22:26:00Z"/>
                <w:sz w:val="16"/>
                <w:szCs w:val="16"/>
              </w:rPr>
            </w:pPr>
            <w:ins w:id="2619" w:author="Eivind" w:date="2018-07-12T22:26:00Z">
              <w:r>
                <w:rPr>
                  <w:sz w:val="16"/>
                  <w:szCs w:val="16"/>
                </w:rPr>
                <w:t>boundingPolygon</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1D541BBA" w14:textId="77777777" w:rsidR="00D67389" w:rsidRDefault="00D67389">
            <w:pPr>
              <w:snapToGrid w:val="0"/>
              <w:spacing w:before="60" w:after="60"/>
              <w:jc w:val="left"/>
              <w:rPr>
                <w:ins w:id="2620" w:author="Eivind" w:date="2018-07-12T22:26:00Z"/>
                <w:sz w:val="16"/>
                <w:szCs w:val="16"/>
              </w:rPr>
            </w:pPr>
            <w:ins w:id="2621" w:author="Eivind" w:date="2018-07-12T22:26:00Z">
              <w:r>
                <w:rPr>
                  <w:sz w:val="16"/>
                  <w:szCs w:val="16"/>
                </w:rPr>
                <w:t>A polygon which defines the actual data limit</w:t>
              </w:r>
            </w:ins>
          </w:p>
        </w:tc>
        <w:tc>
          <w:tcPr>
            <w:tcW w:w="804" w:type="dxa"/>
            <w:tcBorders>
              <w:top w:val="single" w:sz="4" w:space="0" w:color="000000"/>
              <w:left w:val="single" w:sz="4" w:space="0" w:color="000000"/>
              <w:bottom w:val="single" w:sz="4" w:space="0" w:color="000000"/>
              <w:right w:val="single" w:sz="4" w:space="0" w:color="000000"/>
            </w:tcBorders>
            <w:hideMark/>
          </w:tcPr>
          <w:p w14:paraId="3EB87021" w14:textId="77777777" w:rsidR="00D67389" w:rsidRDefault="00D67389">
            <w:pPr>
              <w:snapToGrid w:val="0"/>
              <w:spacing w:before="60" w:after="60"/>
              <w:jc w:val="center"/>
              <w:rPr>
                <w:ins w:id="2622" w:author="Eivind" w:date="2018-07-12T22:26:00Z"/>
                <w:sz w:val="16"/>
                <w:szCs w:val="16"/>
              </w:rPr>
            </w:pPr>
            <w:ins w:id="2623" w:author="Eivind" w:date="2018-07-12T22:26: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44B26862" w14:textId="77777777" w:rsidR="00D67389" w:rsidRDefault="00D67389">
            <w:pPr>
              <w:snapToGrid w:val="0"/>
              <w:spacing w:before="60" w:after="60"/>
              <w:jc w:val="left"/>
              <w:rPr>
                <w:ins w:id="2624" w:author="Eivind" w:date="2018-07-12T22:26:00Z"/>
                <w:sz w:val="16"/>
                <w:szCs w:val="16"/>
              </w:rPr>
            </w:pPr>
            <w:ins w:id="2625" w:author="Eivind" w:date="2018-07-12T22:26:00Z">
              <w:r>
                <w:rPr>
                  <w:sz w:val="16"/>
                  <w:szCs w:val="16"/>
                </w:rPr>
                <w:t>EX_BoundingPolygon</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0B5B5737" w14:textId="6B7B2905" w:rsidR="00D67389" w:rsidRDefault="009641B5">
            <w:pPr>
              <w:snapToGrid w:val="0"/>
              <w:spacing w:before="60" w:after="60"/>
              <w:jc w:val="left"/>
              <w:rPr>
                <w:ins w:id="2626" w:author="Eivind" w:date="2018-07-12T22:26:00Z"/>
                <w:sz w:val="16"/>
                <w:szCs w:val="16"/>
              </w:rPr>
            </w:pPr>
            <w:ins w:id="2627" w:author="Eivind" w:date="2018-07-13T00:00:00Z">
              <w:r>
                <w:rPr>
                  <w:sz w:val="16"/>
                  <w:szCs w:val="16"/>
                </w:rPr>
                <w:t>Set to global coverage for the initial implementation of interoperability catalogues</w:t>
              </w:r>
            </w:ins>
          </w:p>
        </w:tc>
      </w:tr>
      <w:tr w:rsidR="00D67389" w:rsidRPr="009641B5" w:rsidDel="00B001F4" w14:paraId="726A72EC" w14:textId="64FD7E64" w:rsidTr="00875EB0">
        <w:trPr>
          <w:trHeight w:val="305"/>
          <w:ins w:id="2628" w:author="Eivind" w:date="2018-07-12T22:26:00Z"/>
          <w:del w:id="2629" w:author="Raphael Malyankar" w:date="2018-07-13T17:19:00Z"/>
        </w:trPr>
        <w:tc>
          <w:tcPr>
            <w:tcW w:w="1080" w:type="dxa"/>
            <w:tcBorders>
              <w:top w:val="single" w:sz="4" w:space="0" w:color="000000"/>
              <w:left w:val="single" w:sz="4" w:space="0" w:color="000000"/>
              <w:bottom w:val="single" w:sz="4" w:space="0" w:color="000000"/>
              <w:right w:val="single" w:sz="4" w:space="0" w:color="000000"/>
            </w:tcBorders>
            <w:hideMark/>
          </w:tcPr>
          <w:p w14:paraId="4F24C52D" w14:textId="5FEE218B" w:rsidR="00D67389" w:rsidRPr="009641B5" w:rsidDel="00B001F4" w:rsidRDefault="00D67389">
            <w:pPr>
              <w:snapToGrid w:val="0"/>
              <w:spacing w:before="60" w:after="60"/>
              <w:jc w:val="left"/>
              <w:rPr>
                <w:ins w:id="2630" w:author="Eivind" w:date="2018-07-12T22:26:00Z"/>
                <w:del w:id="2631" w:author="Raphael Malyankar" w:date="2018-07-13T17:19:00Z"/>
                <w:strike/>
                <w:sz w:val="16"/>
                <w:szCs w:val="16"/>
                <w:rPrChange w:id="2632" w:author="Eivind" w:date="2018-07-13T00:00:00Z">
                  <w:rPr>
                    <w:ins w:id="2633" w:author="Eivind" w:date="2018-07-12T22:26:00Z"/>
                    <w:del w:id="2634" w:author="Raphael Malyankar" w:date="2018-07-13T17:19:00Z"/>
                    <w:sz w:val="16"/>
                    <w:szCs w:val="16"/>
                  </w:rPr>
                </w:rPrChange>
              </w:rPr>
            </w:pPr>
            <w:commentRangeStart w:id="2635"/>
            <w:ins w:id="2636" w:author="Eivind" w:date="2018-07-12T22:26:00Z">
              <w:del w:id="2637" w:author="Raphael Malyankar" w:date="2018-07-13T17:19:00Z">
                <w:r w:rsidRPr="009641B5" w:rsidDel="00B001F4">
                  <w:rPr>
                    <w:strike/>
                    <w:sz w:val="16"/>
                    <w:szCs w:val="16"/>
                    <w:rPrChange w:id="2638" w:author="Eivind" w:date="2018-07-13T00:00:00Z">
                      <w:rPr>
                        <w:sz w:val="16"/>
                        <w:szCs w:val="16"/>
                      </w:rPr>
                    </w:rPrChange>
                  </w:rPr>
                  <w:delText>Attribute</w:delText>
                </w:r>
              </w:del>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50AD3A6B" w14:textId="37843CA3" w:rsidR="00D67389" w:rsidRPr="009641B5" w:rsidDel="00B001F4" w:rsidRDefault="00D67389">
            <w:pPr>
              <w:snapToGrid w:val="0"/>
              <w:spacing w:before="60" w:after="60"/>
              <w:jc w:val="left"/>
              <w:rPr>
                <w:ins w:id="2639" w:author="Eivind" w:date="2018-07-12T22:26:00Z"/>
                <w:del w:id="2640" w:author="Raphael Malyankar" w:date="2018-07-13T17:19:00Z"/>
                <w:strike/>
                <w:sz w:val="16"/>
                <w:szCs w:val="16"/>
                <w:rPrChange w:id="2641" w:author="Eivind" w:date="2018-07-13T00:00:00Z">
                  <w:rPr>
                    <w:ins w:id="2642" w:author="Eivind" w:date="2018-07-12T22:26:00Z"/>
                    <w:del w:id="2643" w:author="Raphael Malyankar" w:date="2018-07-13T17:19:00Z"/>
                    <w:sz w:val="16"/>
                    <w:szCs w:val="16"/>
                  </w:rPr>
                </w:rPrChange>
              </w:rPr>
            </w:pPr>
            <w:ins w:id="2644" w:author="Eivind" w:date="2018-07-12T22:26:00Z">
              <w:del w:id="2645" w:author="Raphael Malyankar" w:date="2018-07-13T17:19:00Z">
                <w:r w:rsidRPr="009641B5" w:rsidDel="00B001F4">
                  <w:rPr>
                    <w:strike/>
                    <w:sz w:val="16"/>
                    <w:szCs w:val="16"/>
                    <w:rPrChange w:id="2646" w:author="Eivind" w:date="2018-07-13T00:00:00Z">
                      <w:rPr>
                        <w:sz w:val="16"/>
                        <w:szCs w:val="16"/>
                      </w:rPr>
                    </w:rPrChange>
                  </w:rPr>
                  <w:delText>optimumDisplayScale</w:delText>
                </w:r>
              </w:del>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20A70A5E" w14:textId="794328C6" w:rsidR="00D67389" w:rsidRPr="009641B5" w:rsidDel="00B001F4" w:rsidRDefault="00D67389">
            <w:pPr>
              <w:snapToGrid w:val="0"/>
              <w:spacing w:before="60" w:after="60"/>
              <w:jc w:val="left"/>
              <w:rPr>
                <w:ins w:id="2647" w:author="Eivind" w:date="2018-07-12T22:26:00Z"/>
                <w:del w:id="2648" w:author="Raphael Malyankar" w:date="2018-07-13T17:19:00Z"/>
                <w:strike/>
                <w:sz w:val="16"/>
                <w:szCs w:val="16"/>
                <w:rPrChange w:id="2649" w:author="Eivind" w:date="2018-07-13T00:00:00Z">
                  <w:rPr>
                    <w:ins w:id="2650" w:author="Eivind" w:date="2018-07-12T22:26:00Z"/>
                    <w:del w:id="2651" w:author="Raphael Malyankar" w:date="2018-07-13T17:19:00Z"/>
                    <w:sz w:val="16"/>
                    <w:szCs w:val="16"/>
                  </w:rPr>
                </w:rPrChange>
              </w:rPr>
            </w:pPr>
            <w:ins w:id="2652" w:author="Eivind" w:date="2018-07-12T22:26:00Z">
              <w:del w:id="2653" w:author="Raphael Malyankar" w:date="2018-07-13T17:19:00Z">
                <w:r w:rsidRPr="009641B5" w:rsidDel="00B001F4">
                  <w:rPr>
                    <w:strike/>
                    <w:sz w:val="16"/>
                    <w:szCs w:val="16"/>
                    <w:rPrChange w:id="2654" w:author="Eivind" w:date="2018-07-13T00:00:00Z">
                      <w:rPr>
                        <w:sz w:val="16"/>
                        <w:szCs w:val="16"/>
                      </w:rPr>
                    </w:rPrChange>
                  </w:rPr>
                  <w:delText xml:space="preserve">The scale with which the data is optimally displayed </w:delText>
                </w:r>
              </w:del>
            </w:ins>
          </w:p>
        </w:tc>
        <w:tc>
          <w:tcPr>
            <w:tcW w:w="804" w:type="dxa"/>
            <w:tcBorders>
              <w:top w:val="single" w:sz="4" w:space="0" w:color="000000"/>
              <w:left w:val="single" w:sz="4" w:space="0" w:color="000000"/>
              <w:bottom w:val="single" w:sz="4" w:space="0" w:color="000000"/>
              <w:right w:val="single" w:sz="4" w:space="0" w:color="000000"/>
            </w:tcBorders>
            <w:hideMark/>
          </w:tcPr>
          <w:p w14:paraId="4345766A" w14:textId="71FDC6DA" w:rsidR="00D67389" w:rsidRPr="009641B5" w:rsidDel="00B001F4" w:rsidRDefault="00D67389">
            <w:pPr>
              <w:snapToGrid w:val="0"/>
              <w:spacing w:before="60" w:after="60"/>
              <w:jc w:val="center"/>
              <w:rPr>
                <w:ins w:id="2655" w:author="Eivind" w:date="2018-07-12T22:26:00Z"/>
                <w:del w:id="2656" w:author="Raphael Malyankar" w:date="2018-07-13T17:19:00Z"/>
                <w:strike/>
                <w:sz w:val="16"/>
                <w:szCs w:val="16"/>
                <w:rPrChange w:id="2657" w:author="Eivind" w:date="2018-07-13T00:00:00Z">
                  <w:rPr>
                    <w:ins w:id="2658" w:author="Eivind" w:date="2018-07-12T22:26:00Z"/>
                    <w:del w:id="2659" w:author="Raphael Malyankar" w:date="2018-07-13T17:19:00Z"/>
                    <w:sz w:val="16"/>
                    <w:szCs w:val="16"/>
                  </w:rPr>
                </w:rPrChange>
              </w:rPr>
            </w:pPr>
            <w:ins w:id="2660" w:author="Eivind" w:date="2018-07-12T22:26:00Z">
              <w:del w:id="2661" w:author="Raphael Malyankar" w:date="2018-07-13T17:19:00Z">
                <w:r w:rsidRPr="009641B5" w:rsidDel="00B001F4">
                  <w:rPr>
                    <w:strike/>
                    <w:sz w:val="16"/>
                    <w:szCs w:val="16"/>
                    <w:rPrChange w:id="2662" w:author="Eivind" w:date="2018-07-13T00:00:00Z">
                      <w:rPr>
                        <w:sz w:val="16"/>
                        <w:szCs w:val="16"/>
                      </w:rPr>
                    </w:rPrChange>
                  </w:rPr>
                  <w:delText>0..1</w:delText>
                </w:r>
              </w:del>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5ADC982C" w14:textId="5866C5A9" w:rsidR="00D67389" w:rsidRPr="009641B5" w:rsidDel="00B001F4" w:rsidRDefault="00D67389">
            <w:pPr>
              <w:snapToGrid w:val="0"/>
              <w:spacing w:before="60" w:after="60"/>
              <w:jc w:val="left"/>
              <w:rPr>
                <w:ins w:id="2663" w:author="Eivind" w:date="2018-07-12T22:26:00Z"/>
                <w:del w:id="2664" w:author="Raphael Malyankar" w:date="2018-07-13T17:19:00Z"/>
                <w:strike/>
                <w:sz w:val="16"/>
                <w:szCs w:val="16"/>
                <w:rPrChange w:id="2665" w:author="Eivind" w:date="2018-07-13T00:00:00Z">
                  <w:rPr>
                    <w:ins w:id="2666" w:author="Eivind" w:date="2018-07-12T22:26:00Z"/>
                    <w:del w:id="2667" w:author="Raphael Malyankar" w:date="2018-07-13T17:19:00Z"/>
                    <w:sz w:val="16"/>
                    <w:szCs w:val="16"/>
                  </w:rPr>
                </w:rPrChange>
              </w:rPr>
            </w:pPr>
            <w:ins w:id="2668" w:author="Eivind" w:date="2018-07-12T22:26:00Z">
              <w:del w:id="2669" w:author="Raphael Malyankar" w:date="2018-07-13T17:19:00Z">
                <w:r w:rsidRPr="009641B5" w:rsidDel="00B001F4">
                  <w:rPr>
                    <w:strike/>
                    <w:sz w:val="16"/>
                    <w:szCs w:val="16"/>
                    <w:rPrChange w:id="2670" w:author="Eivind" w:date="2018-07-13T00:00:00Z">
                      <w:rPr>
                        <w:sz w:val="16"/>
                        <w:szCs w:val="16"/>
                      </w:rPr>
                    </w:rPrChange>
                  </w:rPr>
                  <w:delText>Integer</w:delText>
                </w:r>
              </w:del>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5BC6BDC1" w14:textId="79B9B90F" w:rsidR="00D67389" w:rsidRPr="009641B5" w:rsidDel="00B001F4" w:rsidRDefault="00D67389">
            <w:pPr>
              <w:snapToGrid w:val="0"/>
              <w:spacing w:before="60" w:after="60"/>
              <w:jc w:val="left"/>
              <w:rPr>
                <w:ins w:id="2671" w:author="Eivind" w:date="2018-07-12T22:26:00Z"/>
                <w:del w:id="2672" w:author="Raphael Malyankar" w:date="2018-07-13T17:19:00Z"/>
                <w:strike/>
                <w:sz w:val="16"/>
                <w:szCs w:val="16"/>
                <w:rPrChange w:id="2673" w:author="Eivind" w:date="2018-07-13T00:00:00Z">
                  <w:rPr>
                    <w:ins w:id="2674" w:author="Eivind" w:date="2018-07-12T22:26:00Z"/>
                    <w:del w:id="2675" w:author="Raphael Malyankar" w:date="2018-07-13T17:19:00Z"/>
                    <w:sz w:val="16"/>
                    <w:szCs w:val="16"/>
                  </w:rPr>
                </w:rPrChange>
              </w:rPr>
            </w:pPr>
          </w:p>
        </w:tc>
      </w:tr>
      <w:tr w:rsidR="00D67389" w:rsidRPr="009641B5" w:rsidDel="00B001F4" w14:paraId="7C2E7A9E" w14:textId="07F0B05B" w:rsidTr="00875EB0">
        <w:trPr>
          <w:trHeight w:val="305"/>
          <w:ins w:id="2676" w:author="Eivind" w:date="2018-07-12T22:26:00Z"/>
          <w:del w:id="2677" w:author="Raphael Malyankar" w:date="2018-07-13T17:19:00Z"/>
        </w:trPr>
        <w:tc>
          <w:tcPr>
            <w:tcW w:w="1080" w:type="dxa"/>
            <w:tcBorders>
              <w:top w:val="single" w:sz="4" w:space="0" w:color="000000"/>
              <w:left w:val="single" w:sz="4" w:space="0" w:color="000000"/>
              <w:bottom w:val="single" w:sz="4" w:space="0" w:color="000000"/>
              <w:right w:val="single" w:sz="4" w:space="0" w:color="000000"/>
            </w:tcBorders>
            <w:hideMark/>
          </w:tcPr>
          <w:p w14:paraId="78C7B174" w14:textId="0B5214A8" w:rsidR="00D67389" w:rsidRPr="009641B5" w:rsidDel="00B001F4" w:rsidRDefault="00D67389">
            <w:pPr>
              <w:snapToGrid w:val="0"/>
              <w:spacing w:before="60" w:after="60"/>
              <w:jc w:val="left"/>
              <w:rPr>
                <w:ins w:id="2678" w:author="Eivind" w:date="2018-07-12T22:26:00Z"/>
                <w:del w:id="2679" w:author="Raphael Malyankar" w:date="2018-07-13T17:19:00Z"/>
                <w:strike/>
                <w:sz w:val="16"/>
                <w:szCs w:val="16"/>
                <w:rPrChange w:id="2680" w:author="Eivind" w:date="2018-07-13T00:00:00Z">
                  <w:rPr>
                    <w:ins w:id="2681" w:author="Eivind" w:date="2018-07-12T22:26:00Z"/>
                    <w:del w:id="2682" w:author="Raphael Malyankar" w:date="2018-07-13T17:19:00Z"/>
                    <w:sz w:val="16"/>
                    <w:szCs w:val="16"/>
                  </w:rPr>
                </w:rPrChange>
              </w:rPr>
            </w:pPr>
            <w:ins w:id="2683" w:author="Eivind" w:date="2018-07-12T22:26:00Z">
              <w:del w:id="2684" w:author="Raphael Malyankar" w:date="2018-07-13T17:19:00Z">
                <w:r w:rsidRPr="009641B5" w:rsidDel="00B001F4">
                  <w:rPr>
                    <w:strike/>
                    <w:sz w:val="16"/>
                    <w:szCs w:val="16"/>
                    <w:rPrChange w:id="2685" w:author="Eivind" w:date="2018-07-13T00:00:00Z">
                      <w:rPr>
                        <w:sz w:val="16"/>
                        <w:szCs w:val="16"/>
                      </w:rPr>
                    </w:rPrChange>
                  </w:rPr>
                  <w:delText>Attribute</w:delText>
                </w:r>
              </w:del>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1FEFBABC" w14:textId="7E896A35" w:rsidR="00D67389" w:rsidRPr="009641B5" w:rsidDel="00B001F4" w:rsidRDefault="00D67389">
            <w:pPr>
              <w:snapToGrid w:val="0"/>
              <w:spacing w:before="60" w:after="60"/>
              <w:jc w:val="left"/>
              <w:rPr>
                <w:ins w:id="2686" w:author="Eivind" w:date="2018-07-12T22:26:00Z"/>
                <w:del w:id="2687" w:author="Raphael Malyankar" w:date="2018-07-13T17:19:00Z"/>
                <w:strike/>
                <w:sz w:val="16"/>
                <w:szCs w:val="16"/>
                <w:rPrChange w:id="2688" w:author="Eivind" w:date="2018-07-13T00:00:00Z">
                  <w:rPr>
                    <w:ins w:id="2689" w:author="Eivind" w:date="2018-07-12T22:26:00Z"/>
                    <w:del w:id="2690" w:author="Raphael Malyankar" w:date="2018-07-13T17:19:00Z"/>
                    <w:sz w:val="16"/>
                    <w:szCs w:val="16"/>
                  </w:rPr>
                </w:rPrChange>
              </w:rPr>
            </w:pPr>
            <w:ins w:id="2691" w:author="Eivind" w:date="2018-07-12T22:26:00Z">
              <w:del w:id="2692" w:author="Raphael Malyankar" w:date="2018-07-13T17:19:00Z">
                <w:r w:rsidRPr="009641B5" w:rsidDel="00B001F4">
                  <w:rPr>
                    <w:strike/>
                    <w:sz w:val="16"/>
                    <w:szCs w:val="16"/>
                    <w:rPrChange w:id="2693" w:author="Eivind" w:date="2018-07-13T00:00:00Z">
                      <w:rPr>
                        <w:sz w:val="16"/>
                        <w:szCs w:val="16"/>
                      </w:rPr>
                    </w:rPrChange>
                  </w:rPr>
                  <w:delText>maximumDisplayScale</w:delText>
                </w:r>
              </w:del>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4ADB810F" w14:textId="6F0DF39D" w:rsidR="00D67389" w:rsidRPr="009641B5" w:rsidDel="00B001F4" w:rsidRDefault="00D67389">
            <w:pPr>
              <w:snapToGrid w:val="0"/>
              <w:spacing w:before="60" w:after="60"/>
              <w:jc w:val="left"/>
              <w:rPr>
                <w:ins w:id="2694" w:author="Eivind" w:date="2018-07-12T22:26:00Z"/>
                <w:del w:id="2695" w:author="Raphael Malyankar" w:date="2018-07-13T17:19:00Z"/>
                <w:strike/>
                <w:sz w:val="16"/>
                <w:szCs w:val="16"/>
                <w:rPrChange w:id="2696" w:author="Eivind" w:date="2018-07-13T00:00:00Z">
                  <w:rPr>
                    <w:ins w:id="2697" w:author="Eivind" w:date="2018-07-12T22:26:00Z"/>
                    <w:del w:id="2698" w:author="Raphael Malyankar" w:date="2018-07-13T17:19:00Z"/>
                    <w:sz w:val="16"/>
                    <w:szCs w:val="16"/>
                  </w:rPr>
                </w:rPrChange>
              </w:rPr>
            </w:pPr>
            <w:ins w:id="2699" w:author="Eivind" w:date="2018-07-12T22:26:00Z">
              <w:del w:id="2700" w:author="Raphael Malyankar" w:date="2018-07-13T17:19:00Z">
                <w:r w:rsidRPr="009641B5" w:rsidDel="00B001F4">
                  <w:rPr>
                    <w:strike/>
                    <w:sz w:val="16"/>
                    <w:szCs w:val="16"/>
                    <w:rPrChange w:id="2701" w:author="Eivind" w:date="2018-07-13T00:00:00Z">
                      <w:rPr>
                        <w:sz w:val="16"/>
                        <w:szCs w:val="16"/>
                      </w:rPr>
                    </w:rPrChange>
                  </w:rPr>
                  <w:delText>The maximum scale with which the data is displayed</w:delText>
                </w:r>
              </w:del>
            </w:ins>
          </w:p>
        </w:tc>
        <w:tc>
          <w:tcPr>
            <w:tcW w:w="804" w:type="dxa"/>
            <w:tcBorders>
              <w:top w:val="single" w:sz="4" w:space="0" w:color="000000"/>
              <w:left w:val="single" w:sz="4" w:space="0" w:color="000000"/>
              <w:bottom w:val="single" w:sz="4" w:space="0" w:color="000000"/>
              <w:right w:val="single" w:sz="4" w:space="0" w:color="000000"/>
            </w:tcBorders>
            <w:hideMark/>
          </w:tcPr>
          <w:p w14:paraId="61F2F038" w14:textId="2B72B1EE" w:rsidR="00D67389" w:rsidRPr="009641B5" w:rsidDel="00B001F4" w:rsidRDefault="00D67389">
            <w:pPr>
              <w:snapToGrid w:val="0"/>
              <w:spacing w:before="60" w:after="60"/>
              <w:jc w:val="center"/>
              <w:rPr>
                <w:ins w:id="2702" w:author="Eivind" w:date="2018-07-12T22:26:00Z"/>
                <w:del w:id="2703" w:author="Raphael Malyankar" w:date="2018-07-13T17:19:00Z"/>
                <w:strike/>
                <w:sz w:val="16"/>
                <w:szCs w:val="16"/>
                <w:rPrChange w:id="2704" w:author="Eivind" w:date="2018-07-13T00:00:00Z">
                  <w:rPr>
                    <w:ins w:id="2705" w:author="Eivind" w:date="2018-07-12T22:26:00Z"/>
                    <w:del w:id="2706" w:author="Raphael Malyankar" w:date="2018-07-13T17:19:00Z"/>
                    <w:sz w:val="16"/>
                    <w:szCs w:val="16"/>
                  </w:rPr>
                </w:rPrChange>
              </w:rPr>
            </w:pPr>
            <w:ins w:id="2707" w:author="Eivind" w:date="2018-07-12T22:26:00Z">
              <w:del w:id="2708" w:author="Raphael Malyankar" w:date="2018-07-13T17:19:00Z">
                <w:r w:rsidRPr="009641B5" w:rsidDel="00B001F4">
                  <w:rPr>
                    <w:strike/>
                    <w:sz w:val="16"/>
                    <w:szCs w:val="16"/>
                    <w:rPrChange w:id="2709" w:author="Eivind" w:date="2018-07-13T00:00:00Z">
                      <w:rPr>
                        <w:sz w:val="16"/>
                        <w:szCs w:val="16"/>
                      </w:rPr>
                    </w:rPrChange>
                  </w:rPr>
                  <w:delText>0..1</w:delText>
                </w:r>
              </w:del>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3FF67108" w14:textId="069D3913" w:rsidR="00D67389" w:rsidRPr="009641B5" w:rsidDel="00B001F4" w:rsidRDefault="00D67389">
            <w:pPr>
              <w:snapToGrid w:val="0"/>
              <w:spacing w:before="60" w:after="60"/>
              <w:jc w:val="left"/>
              <w:rPr>
                <w:ins w:id="2710" w:author="Eivind" w:date="2018-07-12T22:26:00Z"/>
                <w:del w:id="2711" w:author="Raphael Malyankar" w:date="2018-07-13T17:19:00Z"/>
                <w:strike/>
                <w:sz w:val="16"/>
                <w:szCs w:val="16"/>
                <w:rPrChange w:id="2712" w:author="Eivind" w:date="2018-07-13T00:00:00Z">
                  <w:rPr>
                    <w:ins w:id="2713" w:author="Eivind" w:date="2018-07-12T22:26:00Z"/>
                    <w:del w:id="2714" w:author="Raphael Malyankar" w:date="2018-07-13T17:19:00Z"/>
                    <w:sz w:val="16"/>
                    <w:szCs w:val="16"/>
                  </w:rPr>
                </w:rPrChange>
              </w:rPr>
            </w:pPr>
            <w:ins w:id="2715" w:author="Eivind" w:date="2018-07-12T22:26:00Z">
              <w:del w:id="2716" w:author="Raphael Malyankar" w:date="2018-07-13T17:19:00Z">
                <w:r w:rsidRPr="009641B5" w:rsidDel="00B001F4">
                  <w:rPr>
                    <w:strike/>
                    <w:sz w:val="16"/>
                    <w:szCs w:val="16"/>
                    <w:rPrChange w:id="2717" w:author="Eivind" w:date="2018-07-13T00:00:00Z">
                      <w:rPr>
                        <w:sz w:val="16"/>
                        <w:szCs w:val="16"/>
                      </w:rPr>
                    </w:rPrChange>
                  </w:rPr>
                  <w:delText>Integer</w:delText>
                </w:r>
              </w:del>
            </w:ins>
          </w:p>
        </w:tc>
        <w:tc>
          <w:tcPr>
            <w:tcW w:w="1987" w:type="dxa"/>
            <w:gridSpan w:val="2"/>
            <w:tcBorders>
              <w:top w:val="single" w:sz="4" w:space="0" w:color="000000"/>
              <w:left w:val="single" w:sz="4" w:space="0" w:color="000000"/>
              <w:bottom w:val="single" w:sz="4" w:space="0" w:color="000000"/>
              <w:right w:val="single" w:sz="4" w:space="0" w:color="000000"/>
            </w:tcBorders>
          </w:tcPr>
          <w:p w14:paraId="6C5B0DD4" w14:textId="58A33337" w:rsidR="00D67389" w:rsidRPr="009641B5" w:rsidDel="00B001F4" w:rsidRDefault="00D67389">
            <w:pPr>
              <w:snapToGrid w:val="0"/>
              <w:spacing w:before="60" w:after="60"/>
              <w:jc w:val="left"/>
              <w:rPr>
                <w:ins w:id="2718" w:author="Eivind" w:date="2018-07-12T22:26:00Z"/>
                <w:del w:id="2719" w:author="Raphael Malyankar" w:date="2018-07-13T17:19:00Z"/>
                <w:strike/>
                <w:sz w:val="16"/>
                <w:szCs w:val="16"/>
                <w:rPrChange w:id="2720" w:author="Eivind" w:date="2018-07-13T00:00:00Z">
                  <w:rPr>
                    <w:ins w:id="2721" w:author="Eivind" w:date="2018-07-12T22:26:00Z"/>
                    <w:del w:id="2722" w:author="Raphael Malyankar" w:date="2018-07-13T17:19:00Z"/>
                    <w:sz w:val="16"/>
                    <w:szCs w:val="16"/>
                  </w:rPr>
                </w:rPrChange>
              </w:rPr>
            </w:pPr>
          </w:p>
        </w:tc>
      </w:tr>
      <w:tr w:rsidR="00D67389" w:rsidRPr="009641B5" w:rsidDel="00B001F4" w14:paraId="273E66D4" w14:textId="66FC57DC" w:rsidTr="00875EB0">
        <w:trPr>
          <w:trHeight w:val="305"/>
          <w:ins w:id="2723" w:author="Eivind" w:date="2018-07-12T22:26:00Z"/>
          <w:del w:id="2724" w:author="Raphael Malyankar" w:date="2018-07-13T17:19:00Z"/>
        </w:trPr>
        <w:tc>
          <w:tcPr>
            <w:tcW w:w="1080" w:type="dxa"/>
            <w:tcBorders>
              <w:top w:val="single" w:sz="4" w:space="0" w:color="000000"/>
              <w:left w:val="single" w:sz="4" w:space="0" w:color="000000"/>
              <w:bottom w:val="single" w:sz="4" w:space="0" w:color="000000"/>
              <w:right w:val="single" w:sz="4" w:space="0" w:color="000000"/>
            </w:tcBorders>
            <w:hideMark/>
          </w:tcPr>
          <w:p w14:paraId="1E23024D" w14:textId="1C0D142D" w:rsidR="00D67389" w:rsidRPr="009641B5" w:rsidDel="00B001F4" w:rsidRDefault="00D67389">
            <w:pPr>
              <w:snapToGrid w:val="0"/>
              <w:spacing w:before="60" w:after="60"/>
              <w:jc w:val="left"/>
              <w:rPr>
                <w:ins w:id="2725" w:author="Eivind" w:date="2018-07-12T22:26:00Z"/>
                <w:del w:id="2726" w:author="Raphael Malyankar" w:date="2018-07-13T17:19:00Z"/>
                <w:strike/>
                <w:sz w:val="16"/>
                <w:szCs w:val="16"/>
                <w:rPrChange w:id="2727" w:author="Eivind" w:date="2018-07-13T00:00:00Z">
                  <w:rPr>
                    <w:ins w:id="2728" w:author="Eivind" w:date="2018-07-12T22:26:00Z"/>
                    <w:del w:id="2729" w:author="Raphael Malyankar" w:date="2018-07-13T17:19:00Z"/>
                    <w:sz w:val="16"/>
                    <w:szCs w:val="16"/>
                  </w:rPr>
                </w:rPrChange>
              </w:rPr>
            </w:pPr>
            <w:ins w:id="2730" w:author="Eivind" w:date="2018-07-12T22:26:00Z">
              <w:del w:id="2731" w:author="Raphael Malyankar" w:date="2018-07-13T17:19:00Z">
                <w:r w:rsidRPr="009641B5" w:rsidDel="00B001F4">
                  <w:rPr>
                    <w:strike/>
                    <w:sz w:val="16"/>
                    <w:szCs w:val="16"/>
                    <w:rPrChange w:id="2732" w:author="Eivind" w:date="2018-07-13T00:00:00Z">
                      <w:rPr>
                        <w:sz w:val="16"/>
                        <w:szCs w:val="16"/>
                      </w:rPr>
                    </w:rPrChange>
                  </w:rPr>
                  <w:delText>Attribute</w:delText>
                </w:r>
              </w:del>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401C0409" w14:textId="6DF1527C" w:rsidR="00D67389" w:rsidRPr="009641B5" w:rsidDel="00B001F4" w:rsidRDefault="00D67389">
            <w:pPr>
              <w:snapToGrid w:val="0"/>
              <w:spacing w:before="60" w:after="60"/>
              <w:jc w:val="left"/>
              <w:rPr>
                <w:ins w:id="2733" w:author="Eivind" w:date="2018-07-12T22:26:00Z"/>
                <w:del w:id="2734" w:author="Raphael Malyankar" w:date="2018-07-13T17:19:00Z"/>
                <w:strike/>
                <w:sz w:val="16"/>
                <w:szCs w:val="16"/>
                <w:rPrChange w:id="2735" w:author="Eivind" w:date="2018-07-13T00:00:00Z">
                  <w:rPr>
                    <w:ins w:id="2736" w:author="Eivind" w:date="2018-07-12T22:26:00Z"/>
                    <w:del w:id="2737" w:author="Raphael Malyankar" w:date="2018-07-13T17:19:00Z"/>
                    <w:sz w:val="16"/>
                    <w:szCs w:val="16"/>
                  </w:rPr>
                </w:rPrChange>
              </w:rPr>
            </w:pPr>
            <w:ins w:id="2738" w:author="Eivind" w:date="2018-07-12T22:26:00Z">
              <w:del w:id="2739" w:author="Raphael Malyankar" w:date="2018-07-13T17:19:00Z">
                <w:r w:rsidRPr="009641B5" w:rsidDel="00B001F4">
                  <w:rPr>
                    <w:strike/>
                    <w:sz w:val="16"/>
                    <w:szCs w:val="16"/>
                    <w:rPrChange w:id="2740" w:author="Eivind" w:date="2018-07-13T00:00:00Z">
                      <w:rPr>
                        <w:sz w:val="16"/>
                        <w:szCs w:val="16"/>
                      </w:rPr>
                    </w:rPrChange>
                  </w:rPr>
                  <w:delText>minimumDisplayScale</w:delText>
                </w:r>
              </w:del>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0DD3B2BA" w14:textId="690412A3" w:rsidR="00D67389" w:rsidRPr="009641B5" w:rsidDel="00B001F4" w:rsidRDefault="00D67389">
            <w:pPr>
              <w:snapToGrid w:val="0"/>
              <w:spacing w:before="60" w:after="60"/>
              <w:jc w:val="left"/>
              <w:rPr>
                <w:ins w:id="2741" w:author="Eivind" w:date="2018-07-12T22:26:00Z"/>
                <w:del w:id="2742" w:author="Raphael Malyankar" w:date="2018-07-13T17:19:00Z"/>
                <w:strike/>
                <w:sz w:val="16"/>
                <w:szCs w:val="16"/>
                <w:rPrChange w:id="2743" w:author="Eivind" w:date="2018-07-13T00:00:00Z">
                  <w:rPr>
                    <w:ins w:id="2744" w:author="Eivind" w:date="2018-07-12T22:26:00Z"/>
                    <w:del w:id="2745" w:author="Raphael Malyankar" w:date="2018-07-13T17:19:00Z"/>
                    <w:sz w:val="16"/>
                    <w:szCs w:val="16"/>
                  </w:rPr>
                </w:rPrChange>
              </w:rPr>
            </w:pPr>
            <w:ins w:id="2746" w:author="Eivind" w:date="2018-07-12T22:26:00Z">
              <w:del w:id="2747" w:author="Raphael Malyankar" w:date="2018-07-13T17:19:00Z">
                <w:r w:rsidRPr="009641B5" w:rsidDel="00B001F4">
                  <w:rPr>
                    <w:strike/>
                    <w:sz w:val="16"/>
                    <w:szCs w:val="16"/>
                    <w:rPrChange w:id="2748" w:author="Eivind" w:date="2018-07-13T00:00:00Z">
                      <w:rPr>
                        <w:sz w:val="16"/>
                        <w:szCs w:val="16"/>
                      </w:rPr>
                    </w:rPrChange>
                  </w:rPr>
                  <w:delText>The minimum scale with which the data is displayed</w:delText>
                </w:r>
              </w:del>
            </w:ins>
          </w:p>
        </w:tc>
        <w:tc>
          <w:tcPr>
            <w:tcW w:w="804" w:type="dxa"/>
            <w:tcBorders>
              <w:top w:val="single" w:sz="4" w:space="0" w:color="000000"/>
              <w:left w:val="single" w:sz="4" w:space="0" w:color="000000"/>
              <w:bottom w:val="single" w:sz="4" w:space="0" w:color="000000"/>
              <w:right w:val="single" w:sz="4" w:space="0" w:color="000000"/>
            </w:tcBorders>
            <w:hideMark/>
          </w:tcPr>
          <w:p w14:paraId="0D7C3ACD" w14:textId="66577875" w:rsidR="00D67389" w:rsidRPr="009641B5" w:rsidDel="00B001F4" w:rsidRDefault="00D67389">
            <w:pPr>
              <w:snapToGrid w:val="0"/>
              <w:spacing w:before="60" w:after="60"/>
              <w:jc w:val="center"/>
              <w:rPr>
                <w:ins w:id="2749" w:author="Eivind" w:date="2018-07-12T22:26:00Z"/>
                <w:del w:id="2750" w:author="Raphael Malyankar" w:date="2018-07-13T17:19:00Z"/>
                <w:strike/>
                <w:sz w:val="16"/>
                <w:szCs w:val="16"/>
                <w:rPrChange w:id="2751" w:author="Eivind" w:date="2018-07-13T00:00:00Z">
                  <w:rPr>
                    <w:ins w:id="2752" w:author="Eivind" w:date="2018-07-12T22:26:00Z"/>
                    <w:del w:id="2753" w:author="Raphael Malyankar" w:date="2018-07-13T17:19:00Z"/>
                    <w:sz w:val="16"/>
                    <w:szCs w:val="16"/>
                  </w:rPr>
                </w:rPrChange>
              </w:rPr>
            </w:pPr>
            <w:ins w:id="2754" w:author="Eivind" w:date="2018-07-12T22:26:00Z">
              <w:del w:id="2755" w:author="Raphael Malyankar" w:date="2018-07-13T17:19:00Z">
                <w:r w:rsidRPr="009641B5" w:rsidDel="00B001F4">
                  <w:rPr>
                    <w:strike/>
                    <w:sz w:val="16"/>
                    <w:szCs w:val="16"/>
                    <w:rPrChange w:id="2756" w:author="Eivind" w:date="2018-07-13T00:00:00Z">
                      <w:rPr>
                        <w:sz w:val="16"/>
                        <w:szCs w:val="16"/>
                      </w:rPr>
                    </w:rPrChange>
                  </w:rPr>
                  <w:delText>0..1</w:delText>
                </w:r>
              </w:del>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71E88AE9" w14:textId="3822346D" w:rsidR="00D67389" w:rsidRPr="005D19FD" w:rsidDel="00B001F4" w:rsidRDefault="00D67389">
            <w:pPr>
              <w:snapToGrid w:val="0"/>
              <w:spacing w:before="60" w:after="60"/>
              <w:jc w:val="left"/>
              <w:rPr>
                <w:ins w:id="2757" w:author="Eivind" w:date="2018-07-12T22:26:00Z"/>
                <w:del w:id="2758" w:author="Raphael Malyankar" w:date="2018-07-13T17:19:00Z"/>
                <w:sz w:val="16"/>
                <w:szCs w:val="16"/>
              </w:rPr>
            </w:pPr>
            <w:ins w:id="2759" w:author="Eivind" w:date="2018-07-12T22:26:00Z">
              <w:del w:id="2760" w:author="Raphael Malyankar" w:date="2018-07-13T17:19:00Z">
                <w:r w:rsidRPr="009641B5" w:rsidDel="00B001F4">
                  <w:rPr>
                    <w:strike/>
                    <w:sz w:val="16"/>
                    <w:szCs w:val="16"/>
                    <w:rPrChange w:id="2761" w:author="Eivind" w:date="2018-07-13T00:00:00Z">
                      <w:rPr>
                        <w:sz w:val="16"/>
                        <w:szCs w:val="16"/>
                      </w:rPr>
                    </w:rPrChange>
                  </w:rPr>
                  <w:delText>Integer</w:delText>
                </w:r>
              </w:del>
            </w:ins>
            <w:commentRangeEnd w:id="2635"/>
            <w:ins w:id="2762" w:author="Eivind" w:date="2018-07-13T00:00:00Z">
              <w:del w:id="2763" w:author="Raphael Malyankar" w:date="2018-07-13T17:19:00Z">
                <w:r w:rsidR="009641B5" w:rsidDel="00B001F4">
                  <w:rPr>
                    <w:rStyle w:val="CommentReference"/>
                  </w:rPr>
                  <w:commentReference w:id="2635"/>
                </w:r>
              </w:del>
            </w:ins>
          </w:p>
        </w:tc>
        <w:tc>
          <w:tcPr>
            <w:tcW w:w="1987" w:type="dxa"/>
            <w:gridSpan w:val="2"/>
            <w:tcBorders>
              <w:top w:val="single" w:sz="4" w:space="0" w:color="000000"/>
              <w:left w:val="single" w:sz="4" w:space="0" w:color="000000"/>
              <w:bottom w:val="single" w:sz="4" w:space="0" w:color="000000"/>
              <w:right w:val="single" w:sz="4" w:space="0" w:color="000000"/>
            </w:tcBorders>
          </w:tcPr>
          <w:p w14:paraId="0125EE94" w14:textId="13420667" w:rsidR="00D67389" w:rsidRPr="005D19FD" w:rsidDel="00B001F4" w:rsidRDefault="00D67389">
            <w:pPr>
              <w:snapToGrid w:val="0"/>
              <w:spacing w:before="60" w:after="60"/>
              <w:jc w:val="left"/>
              <w:rPr>
                <w:ins w:id="2764" w:author="Eivind" w:date="2018-07-12T22:26:00Z"/>
                <w:del w:id="2765" w:author="Raphael Malyankar" w:date="2018-07-13T17:19:00Z"/>
                <w:sz w:val="16"/>
                <w:szCs w:val="16"/>
              </w:rPr>
            </w:pPr>
          </w:p>
        </w:tc>
      </w:tr>
      <w:tr w:rsidR="006B114A" w:rsidDel="0038570A" w14:paraId="757CB564" w14:textId="607A03FE" w:rsidTr="00875EB0">
        <w:trPr>
          <w:gridAfter w:val="1"/>
          <w:wAfter w:w="7" w:type="dxa"/>
          <w:trHeight w:val="277"/>
          <w:del w:id="2766" w:author="Eivind" w:date="2018-07-12T22:53: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579B5EAB" w14:textId="2C80E78B" w:rsidR="006B114A" w:rsidDel="0038570A" w:rsidRDefault="006B114A" w:rsidP="00876602">
            <w:pPr>
              <w:snapToGrid w:val="0"/>
              <w:spacing w:after="120"/>
              <w:rPr>
                <w:del w:id="2767" w:author="Eivind" w:date="2018-07-12T22:53:00Z"/>
                <w:b/>
                <w:sz w:val="16"/>
                <w:szCs w:val="16"/>
              </w:rPr>
            </w:pPr>
            <w:bookmarkStart w:id="2768" w:name="_Toc403560569"/>
            <w:del w:id="2769" w:author="Eivind" w:date="2018-07-12T22:26:00Z">
              <w:r w:rsidDel="00E622ED">
                <w:rPr>
                  <w:b/>
                  <w:sz w:val="16"/>
                  <w:szCs w:val="16"/>
                </w:rPr>
                <w:delText>Name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7E8BBDC7" w14:textId="683F99C8" w:rsidR="006B114A" w:rsidDel="0038570A" w:rsidRDefault="006B114A" w:rsidP="00876602">
            <w:pPr>
              <w:snapToGrid w:val="0"/>
              <w:spacing w:after="120"/>
              <w:rPr>
                <w:del w:id="2770" w:author="Eivind" w:date="2018-07-12T22:53:00Z"/>
                <w:b/>
                <w:sz w:val="16"/>
                <w:szCs w:val="16"/>
              </w:rPr>
            </w:pPr>
            <w:del w:id="2771" w:author="Eivind" w:date="2018-07-12T22:26:00Z">
              <w:r w:rsidDel="00E622ED">
                <w:rPr>
                  <w:b/>
                  <w:sz w:val="16"/>
                  <w:szCs w:val="16"/>
                </w:rPr>
                <w:delText>Description</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51FC7E91" w14:textId="6AFB8923" w:rsidR="006B114A" w:rsidDel="0038570A" w:rsidRDefault="006B114A" w:rsidP="00876602">
            <w:pPr>
              <w:snapToGrid w:val="0"/>
              <w:spacing w:after="120"/>
              <w:jc w:val="center"/>
              <w:rPr>
                <w:del w:id="2772" w:author="Eivind" w:date="2018-07-12T22:53:00Z"/>
                <w:b/>
                <w:sz w:val="16"/>
                <w:szCs w:val="16"/>
              </w:rPr>
            </w:pPr>
            <w:del w:id="2773" w:author="Eivind" w:date="2018-07-12T22:26:00Z">
              <w:r w:rsidDel="00E622ED">
                <w:rPr>
                  <w:b/>
                  <w:sz w:val="16"/>
                  <w:szCs w:val="16"/>
                </w:rPr>
                <w:delText>Mult</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5E906381" w14:textId="4EC8EABE" w:rsidR="006B114A" w:rsidDel="0038570A" w:rsidRDefault="006B114A" w:rsidP="00876602">
            <w:pPr>
              <w:snapToGrid w:val="0"/>
              <w:spacing w:after="120"/>
              <w:rPr>
                <w:del w:id="2774" w:author="Eivind" w:date="2018-07-12T22:53:00Z"/>
                <w:b/>
                <w:sz w:val="16"/>
                <w:szCs w:val="16"/>
              </w:rPr>
            </w:pPr>
            <w:del w:id="2775" w:author="Eivind" w:date="2018-07-12T22:26:00Z">
              <w:r w:rsidDel="00E622ED">
                <w:rPr>
                  <w:b/>
                  <w:sz w:val="16"/>
                  <w:szCs w:val="16"/>
                </w:rPr>
                <w:delText>Type</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64463C1B" w14:textId="0CE24B93" w:rsidR="006B114A" w:rsidDel="0038570A" w:rsidRDefault="006B114A" w:rsidP="00876602">
            <w:pPr>
              <w:snapToGrid w:val="0"/>
              <w:spacing w:after="120"/>
              <w:rPr>
                <w:del w:id="2776" w:author="Eivind" w:date="2018-07-12T22:53:00Z"/>
                <w:b/>
                <w:sz w:val="16"/>
                <w:szCs w:val="16"/>
              </w:rPr>
            </w:pPr>
            <w:del w:id="2777" w:author="Eivind" w:date="2018-07-12T22:26:00Z">
              <w:r w:rsidDel="00E622ED">
                <w:rPr>
                  <w:b/>
                  <w:sz w:val="16"/>
                  <w:szCs w:val="16"/>
                </w:rPr>
                <w:delText>Remarks</w:delText>
              </w:r>
            </w:del>
          </w:p>
        </w:tc>
      </w:tr>
      <w:tr w:rsidR="006B114A" w:rsidDel="0038570A" w14:paraId="6F2F9CF5" w14:textId="38999412" w:rsidTr="00875EB0">
        <w:trPr>
          <w:gridAfter w:val="1"/>
          <w:wAfter w:w="7" w:type="dxa"/>
          <w:trHeight w:val="305"/>
          <w:del w:id="2778" w:author="Eivind" w:date="2018-07-12T22:53: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4C47B883" w14:textId="43F80CF4" w:rsidR="006B114A" w:rsidDel="0038570A" w:rsidRDefault="006B114A" w:rsidP="00876602">
            <w:pPr>
              <w:snapToGrid w:val="0"/>
              <w:spacing w:after="120"/>
              <w:rPr>
                <w:del w:id="2779" w:author="Eivind" w:date="2018-07-12T22:53:00Z"/>
                <w:sz w:val="16"/>
                <w:szCs w:val="16"/>
              </w:rPr>
            </w:pPr>
            <w:del w:id="2780" w:author="Eivind" w:date="2018-07-12T22:26:00Z">
              <w:r w:rsidDel="00E622ED">
                <w:rPr>
                  <w:sz w:val="16"/>
                  <w:szCs w:val="16"/>
                </w:rPr>
                <w:delText>S100_DataCoverage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767E44BD" w14:textId="1E15B2C7" w:rsidR="006B114A" w:rsidDel="0038570A" w:rsidRDefault="006B114A" w:rsidP="00876602">
            <w:pPr>
              <w:snapToGrid w:val="0"/>
              <w:spacing w:after="120"/>
              <w:rPr>
                <w:del w:id="2781" w:author="Eivind" w:date="2018-07-12T22:53:00Z"/>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tcPr>
          <w:p w14:paraId="65200DFB" w14:textId="4178305E" w:rsidR="006B114A" w:rsidDel="0038570A" w:rsidRDefault="006B114A" w:rsidP="00876602">
            <w:pPr>
              <w:snapToGrid w:val="0"/>
              <w:spacing w:after="120"/>
              <w:jc w:val="center"/>
              <w:rPr>
                <w:del w:id="2782" w:author="Eivind" w:date="2018-07-12T22:53:00Z"/>
                <w:sz w:val="16"/>
                <w:szCs w:val="16"/>
              </w:rPr>
            </w:pPr>
            <w:del w:id="2783" w:author="Eivind" w:date="2018-07-12T22:26:00Z">
              <w:r w:rsidDel="00E622ED">
                <w:rPr>
                  <w:sz w:val="16"/>
                  <w:szCs w:val="16"/>
                </w:rPr>
                <w:delText>-</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19C531D3" w14:textId="3AE46934" w:rsidR="006B114A" w:rsidDel="0038570A" w:rsidRDefault="00CA309F" w:rsidP="00876602">
            <w:pPr>
              <w:snapToGrid w:val="0"/>
              <w:spacing w:after="120"/>
              <w:rPr>
                <w:del w:id="2784" w:author="Eivind" w:date="2018-07-12T22:53:00Z"/>
                <w:sz w:val="16"/>
                <w:szCs w:val="16"/>
              </w:rPr>
            </w:pPr>
            <w:ins w:id="2785" w:author="Raphael Malyankar" w:date="2018-07-05T18:41:00Z">
              <w:del w:id="2786" w:author="Eivind" w:date="2018-07-12T22:26:00Z">
                <w:r w:rsidDel="00E622ED">
                  <w:rPr>
                    <w:sz w:val="16"/>
                    <w:szCs w:val="16"/>
                  </w:rPr>
                  <w:delText>Class</w:delText>
                </w:r>
              </w:del>
            </w:ins>
            <w:del w:id="2787" w:author="Eivind" w:date="2018-07-12T22:26:00Z">
              <w:r w:rsidR="006B114A" w:rsidDel="00E622ED">
                <w:rPr>
                  <w:sz w:val="16"/>
                  <w:szCs w:val="16"/>
                </w:rPr>
                <w:delText>-</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3D1524C0" w14:textId="67A4CEAC" w:rsidR="006B114A" w:rsidDel="0038570A" w:rsidRDefault="006B114A" w:rsidP="00876602">
            <w:pPr>
              <w:snapToGrid w:val="0"/>
              <w:spacing w:after="120"/>
              <w:rPr>
                <w:del w:id="2788" w:author="Eivind" w:date="2018-07-12T22:53:00Z"/>
                <w:sz w:val="16"/>
                <w:szCs w:val="16"/>
              </w:rPr>
            </w:pPr>
            <w:del w:id="2789" w:author="Eivind" w:date="2018-07-12T22:26:00Z">
              <w:r w:rsidDel="00E622ED">
                <w:rPr>
                  <w:sz w:val="16"/>
                  <w:szCs w:val="16"/>
                </w:rPr>
                <w:delText>-</w:delText>
              </w:r>
            </w:del>
          </w:p>
        </w:tc>
      </w:tr>
      <w:tr w:rsidR="006B114A" w:rsidDel="0038570A" w14:paraId="38617338" w14:textId="541F0DF7" w:rsidTr="00875EB0">
        <w:trPr>
          <w:gridAfter w:val="1"/>
          <w:wAfter w:w="7" w:type="dxa"/>
          <w:trHeight w:val="277"/>
          <w:del w:id="2790" w:author="Eivind" w:date="2018-07-12T22:53: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10A56096" w14:textId="76D24C7B" w:rsidR="006B114A" w:rsidDel="0038570A" w:rsidRDefault="006B114A" w:rsidP="00876602">
            <w:pPr>
              <w:snapToGrid w:val="0"/>
              <w:spacing w:after="120"/>
              <w:rPr>
                <w:del w:id="2791" w:author="Eivind" w:date="2018-07-12T22:53:00Z"/>
                <w:sz w:val="16"/>
                <w:szCs w:val="16"/>
              </w:rPr>
            </w:pPr>
            <w:del w:id="2792" w:author="Eivind" w:date="2018-07-12T22:26:00Z">
              <w:r w:rsidDel="00E622ED">
                <w:rPr>
                  <w:sz w:val="16"/>
                  <w:szCs w:val="16"/>
                </w:rPr>
                <w:delText>ID</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33771E74" w14:textId="7CCCF1A2" w:rsidR="006B114A" w:rsidDel="0038570A" w:rsidRDefault="006B114A" w:rsidP="00876602">
            <w:pPr>
              <w:snapToGrid w:val="0"/>
              <w:spacing w:after="120"/>
              <w:rPr>
                <w:del w:id="2793" w:author="Eivind" w:date="2018-07-12T22:53:00Z"/>
                <w:sz w:val="16"/>
                <w:szCs w:val="16"/>
              </w:rPr>
            </w:pPr>
            <w:del w:id="2794" w:author="Eivind" w:date="2018-07-12T22:26:00Z">
              <w:r w:rsidDel="00E622ED">
                <w:rPr>
                  <w:sz w:val="16"/>
                  <w:szCs w:val="16"/>
                </w:rPr>
                <w:delText>Uniquely identifies the coverage</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7BD81850" w14:textId="5D5EC3DE" w:rsidR="006B114A" w:rsidDel="0038570A" w:rsidRDefault="006B114A" w:rsidP="00876602">
            <w:pPr>
              <w:snapToGrid w:val="0"/>
              <w:spacing w:after="120"/>
              <w:jc w:val="center"/>
              <w:rPr>
                <w:del w:id="2795" w:author="Eivind" w:date="2018-07-12T22:53:00Z"/>
                <w:sz w:val="16"/>
                <w:szCs w:val="16"/>
              </w:rPr>
            </w:pPr>
            <w:del w:id="2796" w:author="Eivind" w:date="2018-07-12T22:26:00Z">
              <w:r w:rsidDel="00E622ED">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2C299C8A" w14:textId="178D0AC5" w:rsidR="006B114A" w:rsidDel="0038570A" w:rsidRDefault="006B114A" w:rsidP="00876602">
            <w:pPr>
              <w:snapToGrid w:val="0"/>
              <w:spacing w:after="120"/>
              <w:rPr>
                <w:del w:id="2797" w:author="Eivind" w:date="2018-07-12T22:53:00Z"/>
                <w:sz w:val="16"/>
                <w:szCs w:val="16"/>
              </w:rPr>
            </w:pPr>
            <w:del w:id="2798" w:author="Eivind" w:date="2018-07-12T22:26:00Z">
              <w:r w:rsidDel="00E622ED">
                <w:rPr>
                  <w:sz w:val="16"/>
                  <w:szCs w:val="16"/>
                </w:rPr>
                <w:delText>Integer</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53672E20" w14:textId="18E2E95B" w:rsidR="006B114A" w:rsidDel="0038570A" w:rsidRDefault="006B114A" w:rsidP="00876602">
            <w:pPr>
              <w:snapToGrid w:val="0"/>
              <w:spacing w:after="120"/>
              <w:rPr>
                <w:del w:id="2799" w:author="Eivind" w:date="2018-07-12T22:53:00Z"/>
                <w:sz w:val="16"/>
                <w:szCs w:val="16"/>
              </w:rPr>
            </w:pPr>
            <w:del w:id="2800" w:author="Eivind" w:date="2018-07-12T22:26:00Z">
              <w:r w:rsidDel="00E622ED">
                <w:rPr>
                  <w:sz w:val="16"/>
                  <w:szCs w:val="16"/>
                </w:rPr>
                <w:delText>-</w:delText>
              </w:r>
            </w:del>
          </w:p>
        </w:tc>
      </w:tr>
      <w:tr w:rsidR="006B114A" w:rsidDel="0038570A" w14:paraId="092A97D5" w14:textId="2F568E9F" w:rsidTr="00875EB0">
        <w:trPr>
          <w:gridAfter w:val="1"/>
          <w:wAfter w:w="7" w:type="dxa"/>
          <w:trHeight w:val="305"/>
          <w:del w:id="2801" w:author="Eivind" w:date="2018-07-12T22:53: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0D8DECE9" w14:textId="4667A8A1" w:rsidR="006B114A" w:rsidDel="0038570A" w:rsidRDefault="006B114A" w:rsidP="00876602">
            <w:pPr>
              <w:snapToGrid w:val="0"/>
              <w:spacing w:after="120"/>
              <w:rPr>
                <w:del w:id="2802" w:author="Eivind" w:date="2018-07-12T22:53:00Z"/>
                <w:sz w:val="16"/>
                <w:szCs w:val="16"/>
              </w:rPr>
            </w:pPr>
            <w:del w:id="2803" w:author="Eivind" w:date="2018-07-12T22:26:00Z">
              <w:r w:rsidDel="00E622ED">
                <w:rPr>
                  <w:sz w:val="16"/>
                  <w:szCs w:val="16"/>
                </w:rPr>
                <w:delText>boundingBox</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18C657A6" w14:textId="11BCF18C" w:rsidR="006B114A" w:rsidDel="0038570A" w:rsidRDefault="006B114A" w:rsidP="00876602">
            <w:pPr>
              <w:snapToGrid w:val="0"/>
              <w:spacing w:after="120"/>
              <w:rPr>
                <w:del w:id="2804" w:author="Eivind" w:date="2018-07-12T22:53:00Z"/>
                <w:sz w:val="16"/>
                <w:szCs w:val="16"/>
              </w:rPr>
            </w:pPr>
            <w:del w:id="2805" w:author="Eivind" w:date="2018-07-12T22:26:00Z">
              <w:r w:rsidDel="00E622ED">
                <w:rPr>
                  <w:sz w:val="16"/>
                  <w:szCs w:val="16"/>
                </w:rPr>
                <w:delText>The extent of the dataset limits</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0C1D4D34" w14:textId="188B3F29" w:rsidR="006B114A" w:rsidDel="0038570A" w:rsidRDefault="006B114A" w:rsidP="00876602">
            <w:pPr>
              <w:snapToGrid w:val="0"/>
              <w:spacing w:after="120"/>
              <w:jc w:val="center"/>
              <w:rPr>
                <w:del w:id="2806" w:author="Eivind" w:date="2018-07-12T22:53:00Z"/>
                <w:sz w:val="16"/>
                <w:szCs w:val="16"/>
              </w:rPr>
            </w:pPr>
            <w:del w:id="2807" w:author="Eivind" w:date="2018-07-12T22:26:00Z">
              <w:r w:rsidDel="00E622ED">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5B278BD2" w14:textId="3102BD52" w:rsidR="006B114A" w:rsidDel="0038570A" w:rsidRDefault="006B114A" w:rsidP="00876602">
            <w:pPr>
              <w:snapToGrid w:val="0"/>
              <w:spacing w:after="120"/>
              <w:rPr>
                <w:del w:id="2808" w:author="Eivind" w:date="2018-07-12T22:53:00Z"/>
                <w:sz w:val="16"/>
                <w:szCs w:val="16"/>
              </w:rPr>
            </w:pPr>
            <w:del w:id="2809" w:author="Eivind" w:date="2018-07-12T22:26:00Z">
              <w:r w:rsidDel="00E622ED">
                <w:rPr>
                  <w:sz w:val="16"/>
                  <w:szCs w:val="16"/>
                </w:rPr>
                <w:delText>EX_GeographicBoundingBox</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172BDF84" w14:textId="5125B9D2" w:rsidR="006B114A" w:rsidDel="0038570A" w:rsidRDefault="00051B11" w:rsidP="009A00CB">
            <w:pPr>
              <w:snapToGrid w:val="0"/>
              <w:spacing w:after="120"/>
              <w:rPr>
                <w:del w:id="2810" w:author="Eivind" w:date="2018-07-12T22:53:00Z"/>
                <w:sz w:val="16"/>
                <w:szCs w:val="16"/>
              </w:rPr>
            </w:pPr>
            <w:del w:id="2811" w:author="Eivind" w:date="2018-07-12T22:26:00Z">
              <w:r w:rsidDel="00E622ED">
                <w:rPr>
                  <w:sz w:val="16"/>
                  <w:szCs w:val="16"/>
                </w:rPr>
                <w:delText>Set to global coverage for the initial implementation of interoperability catalogues</w:delText>
              </w:r>
            </w:del>
          </w:p>
        </w:tc>
      </w:tr>
      <w:tr w:rsidR="006B114A" w:rsidDel="0038570A" w14:paraId="6B58F516" w14:textId="2D5119EA" w:rsidTr="00875EB0">
        <w:trPr>
          <w:gridAfter w:val="1"/>
          <w:wAfter w:w="7" w:type="dxa"/>
          <w:trHeight w:val="277"/>
          <w:del w:id="2812" w:author="Eivind" w:date="2018-07-12T22:53: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420F87CB" w14:textId="26AA41BB" w:rsidR="006B114A" w:rsidDel="0038570A" w:rsidRDefault="006B114A" w:rsidP="00876602">
            <w:pPr>
              <w:snapToGrid w:val="0"/>
              <w:spacing w:after="120"/>
              <w:rPr>
                <w:del w:id="2813" w:author="Eivind" w:date="2018-07-12T22:53:00Z"/>
                <w:sz w:val="16"/>
                <w:szCs w:val="16"/>
              </w:rPr>
            </w:pPr>
            <w:del w:id="2814" w:author="Eivind" w:date="2018-07-12T22:26:00Z">
              <w:r w:rsidDel="00E622ED">
                <w:rPr>
                  <w:sz w:val="16"/>
                  <w:szCs w:val="16"/>
                </w:rPr>
                <w:delText>boundingPolygon</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68D9402C" w14:textId="6CA85FD9" w:rsidR="006B114A" w:rsidDel="0038570A" w:rsidRDefault="006B114A" w:rsidP="00876602">
            <w:pPr>
              <w:snapToGrid w:val="0"/>
              <w:spacing w:after="120"/>
              <w:rPr>
                <w:del w:id="2815" w:author="Eivind" w:date="2018-07-12T22:53:00Z"/>
                <w:sz w:val="16"/>
                <w:szCs w:val="16"/>
              </w:rPr>
            </w:pPr>
            <w:del w:id="2816" w:author="Eivind" w:date="2018-07-12T22:26:00Z">
              <w:r w:rsidDel="00E622ED">
                <w:rPr>
                  <w:sz w:val="16"/>
                  <w:szCs w:val="16"/>
                </w:rPr>
                <w:delText>A polygon which defines the actual data limit</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717FD87C" w14:textId="1271FB86" w:rsidR="006B114A" w:rsidDel="0038570A" w:rsidRDefault="006B114A" w:rsidP="00876602">
            <w:pPr>
              <w:snapToGrid w:val="0"/>
              <w:spacing w:after="120"/>
              <w:jc w:val="center"/>
              <w:rPr>
                <w:del w:id="2817" w:author="Eivind" w:date="2018-07-12T22:53:00Z"/>
                <w:sz w:val="16"/>
                <w:szCs w:val="16"/>
              </w:rPr>
            </w:pPr>
            <w:del w:id="2818" w:author="Eivind" w:date="2018-07-12T22:26:00Z">
              <w:r w:rsidDel="00E622ED">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50A0FA97" w14:textId="39CB088A" w:rsidR="006B114A" w:rsidDel="0038570A" w:rsidRDefault="006B114A" w:rsidP="00876602">
            <w:pPr>
              <w:snapToGrid w:val="0"/>
              <w:spacing w:after="120"/>
              <w:rPr>
                <w:del w:id="2819" w:author="Eivind" w:date="2018-07-12T22:53:00Z"/>
                <w:sz w:val="16"/>
                <w:szCs w:val="16"/>
              </w:rPr>
            </w:pPr>
            <w:del w:id="2820" w:author="Eivind" w:date="2018-07-12T22:26:00Z">
              <w:r w:rsidDel="00E622ED">
                <w:rPr>
                  <w:sz w:val="16"/>
                  <w:szCs w:val="16"/>
                </w:rPr>
                <w:delText>EX_BoundingPolygon</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4ABA6246" w14:textId="3D136D33" w:rsidR="006B114A" w:rsidDel="0038570A" w:rsidRDefault="00051B11" w:rsidP="009A00CB">
            <w:pPr>
              <w:snapToGrid w:val="0"/>
              <w:spacing w:after="120"/>
              <w:rPr>
                <w:del w:id="2821" w:author="Eivind" w:date="2018-07-12T22:53:00Z"/>
                <w:sz w:val="16"/>
                <w:szCs w:val="16"/>
              </w:rPr>
            </w:pPr>
            <w:del w:id="2822" w:author="Eivind" w:date="2018-07-12T22:26:00Z">
              <w:r w:rsidDel="00E622ED">
                <w:rPr>
                  <w:sz w:val="16"/>
                  <w:szCs w:val="16"/>
                </w:rPr>
                <w:delText>Set to global coverage for the initial implementation of interoperability catalogues</w:delText>
              </w:r>
            </w:del>
          </w:p>
        </w:tc>
      </w:tr>
      <w:tr w:rsidR="006B114A" w:rsidDel="0038570A" w14:paraId="4C26C73B" w14:textId="605235AD" w:rsidTr="00875EB0">
        <w:trPr>
          <w:gridAfter w:val="1"/>
          <w:wAfter w:w="7" w:type="dxa"/>
          <w:trHeight w:val="305"/>
          <w:del w:id="2823" w:author="Eivind" w:date="2018-07-12T22:53: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4EBF4F24" w14:textId="1B5BFE6D" w:rsidR="006B114A" w:rsidDel="0038570A" w:rsidRDefault="006B114A" w:rsidP="00876602">
            <w:pPr>
              <w:snapToGrid w:val="0"/>
              <w:spacing w:after="120"/>
              <w:rPr>
                <w:del w:id="2824" w:author="Eivind" w:date="2018-07-12T22:53:00Z"/>
                <w:sz w:val="16"/>
                <w:szCs w:val="16"/>
              </w:rPr>
            </w:pPr>
            <w:del w:id="2825" w:author="Eivind" w:date="2018-07-12T22:26:00Z">
              <w:r w:rsidDel="00E622ED">
                <w:rPr>
                  <w:sz w:val="16"/>
                  <w:szCs w:val="16"/>
                </w:rPr>
                <w:delText>optimumDisplayScale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1C4C058D" w14:textId="333C5BF6" w:rsidR="006B114A" w:rsidDel="0038570A" w:rsidRDefault="006B114A" w:rsidP="00876602">
            <w:pPr>
              <w:snapToGrid w:val="0"/>
              <w:spacing w:after="120"/>
              <w:rPr>
                <w:del w:id="2826" w:author="Eivind" w:date="2018-07-12T22:53:00Z"/>
                <w:sz w:val="16"/>
                <w:szCs w:val="16"/>
              </w:rPr>
            </w:pPr>
            <w:del w:id="2827" w:author="Eivind" w:date="2018-07-12T22:26:00Z">
              <w:r w:rsidDel="00E622ED">
                <w:rPr>
                  <w:sz w:val="16"/>
                  <w:szCs w:val="16"/>
                </w:rPr>
                <w:delText xml:space="preserve">The scale with which the data is optimally displayed </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2B7DB429" w14:textId="2DA0C755" w:rsidR="006B114A" w:rsidDel="0038570A" w:rsidRDefault="006B114A" w:rsidP="00876602">
            <w:pPr>
              <w:snapToGrid w:val="0"/>
              <w:spacing w:after="120"/>
              <w:jc w:val="center"/>
              <w:rPr>
                <w:del w:id="2828" w:author="Eivind" w:date="2018-07-12T22:53:00Z"/>
                <w:sz w:val="16"/>
                <w:szCs w:val="16"/>
              </w:rPr>
            </w:pPr>
            <w:del w:id="2829" w:author="Eivind" w:date="2018-07-12T22:26:00Z">
              <w:r w:rsidDel="00E622ED">
                <w:rPr>
                  <w:sz w:val="16"/>
                  <w:szCs w:val="16"/>
                </w:rPr>
                <w:delText>0..1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10755CBE" w14:textId="0C0BCEFD" w:rsidR="006B114A" w:rsidDel="0038570A" w:rsidRDefault="006B114A" w:rsidP="00876602">
            <w:pPr>
              <w:snapToGrid w:val="0"/>
              <w:spacing w:after="120"/>
              <w:rPr>
                <w:del w:id="2830" w:author="Eivind" w:date="2018-07-12T22:53:00Z"/>
                <w:sz w:val="16"/>
                <w:szCs w:val="16"/>
              </w:rPr>
            </w:pPr>
            <w:del w:id="2831" w:author="Eivind" w:date="2018-07-12T22:26:00Z">
              <w:r w:rsidDel="00E622ED">
                <w:rPr>
                  <w:sz w:val="16"/>
                  <w:szCs w:val="16"/>
                </w:rPr>
                <w:delText>Integer</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0173A252" w14:textId="3C1081D9" w:rsidR="006B114A" w:rsidDel="0038570A" w:rsidRDefault="006B114A" w:rsidP="00876602">
            <w:pPr>
              <w:snapToGrid w:val="0"/>
              <w:spacing w:after="120"/>
              <w:rPr>
                <w:del w:id="2832" w:author="Eivind" w:date="2018-07-12T22:53:00Z"/>
                <w:sz w:val="16"/>
                <w:szCs w:val="16"/>
              </w:rPr>
            </w:pPr>
          </w:p>
        </w:tc>
      </w:tr>
      <w:tr w:rsidR="006B114A" w:rsidDel="0038570A" w14:paraId="43A1644A" w14:textId="7E368FAF" w:rsidTr="00875EB0">
        <w:trPr>
          <w:gridAfter w:val="1"/>
          <w:wAfter w:w="7" w:type="dxa"/>
          <w:trHeight w:val="305"/>
          <w:del w:id="2833" w:author="Eivind" w:date="2018-07-12T22:53: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06B5F90E" w14:textId="4CE21180" w:rsidR="006B114A" w:rsidDel="0038570A" w:rsidRDefault="006B114A" w:rsidP="00876602">
            <w:pPr>
              <w:snapToGrid w:val="0"/>
              <w:spacing w:after="120"/>
              <w:rPr>
                <w:del w:id="2834" w:author="Eivind" w:date="2018-07-12T22:53:00Z"/>
                <w:sz w:val="16"/>
                <w:szCs w:val="16"/>
              </w:rPr>
            </w:pPr>
            <w:del w:id="2835" w:author="Eivind" w:date="2018-07-12T22:26:00Z">
              <w:r w:rsidDel="00E622ED">
                <w:rPr>
                  <w:sz w:val="16"/>
                  <w:szCs w:val="16"/>
                </w:rPr>
                <w:delText>maximumDisplayScale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0E204C21" w14:textId="17C64BAC" w:rsidR="006B114A" w:rsidDel="0038570A" w:rsidRDefault="006B114A" w:rsidP="00876602">
            <w:pPr>
              <w:snapToGrid w:val="0"/>
              <w:spacing w:after="120"/>
              <w:rPr>
                <w:del w:id="2836" w:author="Eivind" w:date="2018-07-12T22:53:00Z"/>
                <w:sz w:val="16"/>
                <w:szCs w:val="16"/>
              </w:rPr>
            </w:pPr>
            <w:del w:id="2837" w:author="Eivind" w:date="2018-07-12T22:26:00Z">
              <w:r w:rsidDel="00E622ED">
                <w:rPr>
                  <w:sz w:val="16"/>
                  <w:szCs w:val="16"/>
                </w:rPr>
                <w:delText>The maximum scale with which the data is displayed</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081550C1" w14:textId="2D51B5BD" w:rsidR="006B114A" w:rsidDel="0038570A" w:rsidRDefault="006B114A" w:rsidP="00876602">
            <w:pPr>
              <w:snapToGrid w:val="0"/>
              <w:spacing w:after="120"/>
              <w:jc w:val="center"/>
              <w:rPr>
                <w:del w:id="2838" w:author="Eivind" w:date="2018-07-12T22:53:00Z"/>
                <w:sz w:val="16"/>
                <w:szCs w:val="16"/>
              </w:rPr>
            </w:pPr>
            <w:del w:id="2839" w:author="Eivind" w:date="2018-07-12T22:26:00Z">
              <w:r w:rsidDel="00E622ED">
                <w:rPr>
                  <w:sz w:val="16"/>
                  <w:szCs w:val="16"/>
                </w:rPr>
                <w:delText>0..1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34C7A985" w14:textId="32B5EC9A" w:rsidR="006B114A" w:rsidDel="0038570A" w:rsidRDefault="006B114A" w:rsidP="00876602">
            <w:pPr>
              <w:snapToGrid w:val="0"/>
              <w:spacing w:after="120"/>
              <w:rPr>
                <w:del w:id="2840" w:author="Eivind" w:date="2018-07-12T22:53:00Z"/>
                <w:sz w:val="16"/>
                <w:szCs w:val="16"/>
              </w:rPr>
            </w:pPr>
            <w:del w:id="2841" w:author="Eivind" w:date="2018-07-12T22:26:00Z">
              <w:r w:rsidDel="00E622ED">
                <w:rPr>
                  <w:sz w:val="16"/>
                  <w:szCs w:val="16"/>
                </w:rPr>
                <w:delText>Integer</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6ABF3000" w14:textId="08429ABA" w:rsidR="006B114A" w:rsidDel="0038570A" w:rsidRDefault="006B114A" w:rsidP="00876602">
            <w:pPr>
              <w:snapToGrid w:val="0"/>
              <w:spacing w:after="120"/>
              <w:rPr>
                <w:del w:id="2842" w:author="Eivind" w:date="2018-07-12T22:53:00Z"/>
                <w:sz w:val="16"/>
                <w:szCs w:val="16"/>
              </w:rPr>
            </w:pPr>
          </w:p>
        </w:tc>
      </w:tr>
      <w:tr w:rsidR="006B114A" w:rsidDel="0038570A" w14:paraId="3AE1E4C4" w14:textId="40013C39" w:rsidTr="00875EB0">
        <w:trPr>
          <w:gridAfter w:val="1"/>
          <w:wAfter w:w="7" w:type="dxa"/>
          <w:trHeight w:val="305"/>
          <w:del w:id="2843" w:author="Eivind" w:date="2018-07-12T22:53: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21914121" w14:textId="0E331CAC" w:rsidR="006B114A" w:rsidDel="0038570A" w:rsidRDefault="006B114A" w:rsidP="00876602">
            <w:pPr>
              <w:snapToGrid w:val="0"/>
              <w:spacing w:after="120"/>
              <w:rPr>
                <w:del w:id="2844" w:author="Eivind" w:date="2018-07-12T22:53:00Z"/>
                <w:sz w:val="16"/>
                <w:szCs w:val="16"/>
              </w:rPr>
            </w:pPr>
            <w:del w:id="2845" w:author="Eivind" w:date="2018-07-12T22:26:00Z">
              <w:r w:rsidDel="00E622ED">
                <w:rPr>
                  <w:sz w:val="16"/>
                  <w:szCs w:val="16"/>
                </w:rPr>
                <w:delText>minimumDisplayScale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5C7C4516" w14:textId="59DF9BC5" w:rsidR="006B114A" w:rsidDel="0038570A" w:rsidRDefault="006B114A" w:rsidP="00876602">
            <w:pPr>
              <w:snapToGrid w:val="0"/>
              <w:spacing w:after="120"/>
              <w:rPr>
                <w:del w:id="2846" w:author="Eivind" w:date="2018-07-12T22:53:00Z"/>
                <w:sz w:val="16"/>
                <w:szCs w:val="16"/>
              </w:rPr>
            </w:pPr>
            <w:del w:id="2847" w:author="Eivind" w:date="2018-07-12T22:26:00Z">
              <w:r w:rsidDel="00E622ED">
                <w:rPr>
                  <w:sz w:val="16"/>
                  <w:szCs w:val="16"/>
                </w:rPr>
                <w:delText>The minimum scale with which the data is displayed</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26733C61" w14:textId="7267B1A0" w:rsidR="006B114A" w:rsidDel="0038570A" w:rsidRDefault="006B114A" w:rsidP="00876602">
            <w:pPr>
              <w:snapToGrid w:val="0"/>
              <w:spacing w:after="120"/>
              <w:jc w:val="center"/>
              <w:rPr>
                <w:del w:id="2848" w:author="Eivind" w:date="2018-07-12T22:53:00Z"/>
                <w:sz w:val="16"/>
                <w:szCs w:val="16"/>
              </w:rPr>
            </w:pPr>
            <w:del w:id="2849" w:author="Eivind" w:date="2018-07-12T22:26:00Z">
              <w:r w:rsidDel="00E622ED">
                <w:rPr>
                  <w:sz w:val="16"/>
                  <w:szCs w:val="16"/>
                </w:rPr>
                <w:delText>0..1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2DE0117B" w14:textId="0F1637E5" w:rsidR="006B114A" w:rsidDel="0038570A" w:rsidRDefault="006B114A" w:rsidP="00876602">
            <w:pPr>
              <w:snapToGrid w:val="0"/>
              <w:spacing w:after="120"/>
              <w:rPr>
                <w:del w:id="2850" w:author="Eivind" w:date="2018-07-12T22:53:00Z"/>
                <w:sz w:val="16"/>
                <w:szCs w:val="16"/>
              </w:rPr>
            </w:pPr>
            <w:del w:id="2851" w:author="Eivind" w:date="2018-07-12T22:26:00Z">
              <w:r w:rsidDel="00E622ED">
                <w:rPr>
                  <w:sz w:val="16"/>
                  <w:szCs w:val="16"/>
                </w:rPr>
                <w:delText>Integer</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080B7706" w14:textId="626B0DE7" w:rsidR="006B114A" w:rsidDel="0038570A" w:rsidRDefault="006B114A" w:rsidP="00876602">
            <w:pPr>
              <w:snapToGrid w:val="0"/>
              <w:spacing w:after="120"/>
              <w:rPr>
                <w:del w:id="2852" w:author="Eivind" w:date="2018-07-12T22:53:00Z"/>
                <w:sz w:val="16"/>
                <w:szCs w:val="16"/>
              </w:rPr>
            </w:pPr>
          </w:p>
        </w:tc>
      </w:tr>
      <w:bookmarkEnd w:id="2768"/>
    </w:tbl>
    <w:p w14:paraId="48934E30" w14:textId="77777777" w:rsidR="006B114A" w:rsidRDefault="006B114A" w:rsidP="00813C10"/>
    <w:p w14:paraId="2CB1EE6C" w14:textId="0ABB947D" w:rsidR="00AE5743" w:rsidRDefault="00AE5743" w:rsidP="006764CD">
      <w:pPr>
        <w:pStyle w:val="Caption"/>
        <w:keepNext/>
      </w:pPr>
      <w:bookmarkStart w:id="2853" w:name="_Ref518589180"/>
      <w:r>
        <w:t xml:space="preserve">Table </w:t>
      </w:r>
      <w:r>
        <w:fldChar w:fldCharType="begin"/>
      </w:r>
      <w:r>
        <w:instrText xml:space="preserve"> SEQ Table \* ARABIC </w:instrText>
      </w:r>
      <w:r>
        <w:fldChar w:fldCharType="separate"/>
      </w:r>
      <w:ins w:id="2854" w:author="Raphael Malyankar" w:date="2018-07-20T12:56:00Z">
        <w:r w:rsidR="00CF17A6">
          <w:rPr>
            <w:noProof/>
          </w:rPr>
          <w:t>34</w:t>
        </w:r>
      </w:ins>
      <w:ins w:id="2855" w:author="Eivind" w:date="2018-07-10T00:11:00Z">
        <w:del w:id="2856" w:author="Raphael Malyankar" w:date="2018-07-20T12:56:00Z">
          <w:r w:rsidR="005F5493" w:rsidDel="00CF17A6">
            <w:rPr>
              <w:noProof/>
            </w:rPr>
            <w:delText>34</w:delText>
          </w:r>
        </w:del>
      </w:ins>
      <w:del w:id="2857" w:author="Raphael Malyankar" w:date="2018-07-20T12:56:00Z">
        <w:r w:rsidR="00A420D9" w:rsidDel="00CF17A6">
          <w:rPr>
            <w:noProof/>
          </w:rPr>
          <w:delText>32</w:delText>
        </w:r>
      </w:del>
      <w:r>
        <w:fldChar w:fldCharType="end"/>
      </w:r>
      <w:bookmarkEnd w:id="2853"/>
      <w:r>
        <w:t xml:space="preserve">. </w:t>
      </w:r>
      <w:r w:rsidRPr="00FD399B">
        <w:t>S100_DataFormat</w:t>
      </w:r>
    </w:p>
    <w:tbl>
      <w:tblPr>
        <w:tblW w:w="1278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3"/>
        <w:gridCol w:w="1897"/>
        <w:gridCol w:w="1080"/>
        <w:gridCol w:w="2340"/>
        <w:gridCol w:w="804"/>
        <w:gridCol w:w="276"/>
        <w:gridCol w:w="804"/>
        <w:gridCol w:w="1356"/>
        <w:gridCol w:w="1080"/>
        <w:gridCol w:w="1980"/>
        <w:gridCol w:w="7"/>
      </w:tblGrid>
      <w:tr w:rsidR="00E622ED" w14:paraId="639ACF26" w14:textId="77777777" w:rsidTr="00875EB0">
        <w:trPr>
          <w:cantSplit/>
          <w:trHeight w:val="277"/>
          <w:ins w:id="2858" w:author="Eivind" w:date="2018-07-12T22:27:00Z"/>
        </w:trPr>
        <w:tc>
          <w:tcPr>
            <w:tcW w:w="1163" w:type="dxa"/>
            <w:tcBorders>
              <w:top w:val="single" w:sz="4" w:space="0" w:color="000000"/>
              <w:left w:val="single" w:sz="4" w:space="0" w:color="000000"/>
              <w:bottom w:val="single" w:sz="4" w:space="0" w:color="000000"/>
              <w:right w:val="single" w:sz="4" w:space="0" w:color="000000"/>
            </w:tcBorders>
            <w:hideMark/>
          </w:tcPr>
          <w:p w14:paraId="709C90DC" w14:textId="77777777" w:rsidR="00E622ED" w:rsidRDefault="00E622ED">
            <w:pPr>
              <w:snapToGrid w:val="0"/>
              <w:spacing w:before="60" w:after="60"/>
              <w:jc w:val="left"/>
              <w:rPr>
                <w:ins w:id="2859" w:author="Eivind" w:date="2018-07-12T22:27:00Z"/>
                <w:b/>
                <w:sz w:val="16"/>
                <w:szCs w:val="16"/>
                <w:lang w:eastAsia="ar-SA"/>
              </w:rPr>
            </w:pPr>
            <w:ins w:id="2860" w:author="Eivind" w:date="2018-07-12T22:27:00Z">
              <w:r>
                <w:rPr>
                  <w:b/>
                  <w:sz w:val="16"/>
                  <w:szCs w:val="16"/>
                </w:rPr>
                <w:t>Role Name</w:t>
              </w:r>
            </w:ins>
          </w:p>
        </w:tc>
        <w:tc>
          <w:tcPr>
            <w:tcW w:w="2977" w:type="dxa"/>
            <w:gridSpan w:val="2"/>
            <w:tcBorders>
              <w:top w:val="single" w:sz="4" w:space="0" w:color="000000"/>
              <w:left w:val="single" w:sz="4" w:space="0" w:color="000000"/>
              <w:bottom w:val="single" w:sz="4" w:space="0" w:color="000000"/>
              <w:right w:val="single" w:sz="4" w:space="0" w:color="000000"/>
            </w:tcBorders>
            <w:hideMark/>
          </w:tcPr>
          <w:p w14:paraId="416E43B4" w14:textId="77777777" w:rsidR="00E622ED" w:rsidRDefault="00E622ED">
            <w:pPr>
              <w:snapToGrid w:val="0"/>
              <w:spacing w:before="60" w:after="60"/>
              <w:jc w:val="left"/>
              <w:rPr>
                <w:ins w:id="2861" w:author="Eivind" w:date="2018-07-12T22:27:00Z"/>
                <w:b/>
                <w:sz w:val="16"/>
                <w:szCs w:val="16"/>
              </w:rPr>
            </w:pPr>
            <w:ins w:id="2862" w:author="Eivind" w:date="2018-07-12T22:27:00Z">
              <w:r>
                <w:rPr>
                  <w:b/>
                  <w:sz w:val="16"/>
                  <w:szCs w:val="16"/>
                </w:rPr>
                <w:t>Name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3E282CED" w14:textId="77777777" w:rsidR="00E622ED" w:rsidRDefault="00E622ED">
            <w:pPr>
              <w:snapToGrid w:val="0"/>
              <w:spacing w:before="60" w:after="60"/>
              <w:jc w:val="left"/>
              <w:rPr>
                <w:ins w:id="2863" w:author="Eivind" w:date="2018-07-12T22:27:00Z"/>
                <w:b/>
                <w:sz w:val="16"/>
                <w:szCs w:val="16"/>
              </w:rPr>
            </w:pPr>
            <w:ins w:id="2864" w:author="Eivind" w:date="2018-07-12T22:27:00Z">
              <w:r>
                <w:rPr>
                  <w:b/>
                  <w:sz w:val="16"/>
                  <w:szCs w:val="16"/>
                </w:rPr>
                <w:t>Description</w:t>
              </w:r>
            </w:ins>
          </w:p>
        </w:tc>
        <w:tc>
          <w:tcPr>
            <w:tcW w:w="804" w:type="dxa"/>
            <w:tcBorders>
              <w:top w:val="single" w:sz="4" w:space="0" w:color="000000"/>
              <w:left w:val="single" w:sz="4" w:space="0" w:color="000000"/>
              <w:bottom w:val="single" w:sz="4" w:space="0" w:color="000000"/>
              <w:right w:val="single" w:sz="4" w:space="0" w:color="000000"/>
            </w:tcBorders>
            <w:hideMark/>
          </w:tcPr>
          <w:p w14:paraId="26506674" w14:textId="0DA81AB4" w:rsidR="00E622ED" w:rsidRDefault="00AC2E5D">
            <w:pPr>
              <w:snapToGrid w:val="0"/>
              <w:spacing w:before="60" w:after="60"/>
              <w:jc w:val="center"/>
              <w:rPr>
                <w:ins w:id="2865" w:author="Eivind" w:date="2018-07-12T22:27:00Z"/>
                <w:b/>
                <w:sz w:val="16"/>
                <w:szCs w:val="16"/>
              </w:rPr>
            </w:pPr>
            <w:ins w:id="2866" w:author="Raphael Malyankar" w:date="2018-07-13T08:36:00Z">
              <w:r>
                <w:rPr>
                  <w:b/>
                  <w:sz w:val="16"/>
                  <w:szCs w:val="16"/>
                </w:rPr>
                <w:t>Code</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75772842" w14:textId="77777777" w:rsidR="00E622ED" w:rsidRDefault="00E622ED">
            <w:pPr>
              <w:snapToGrid w:val="0"/>
              <w:spacing w:before="60" w:after="60"/>
              <w:jc w:val="left"/>
              <w:rPr>
                <w:ins w:id="2867" w:author="Eivind" w:date="2018-07-12T22:27:00Z"/>
                <w:b/>
                <w:sz w:val="16"/>
                <w:szCs w:val="16"/>
              </w:rPr>
            </w:pPr>
            <w:ins w:id="2868" w:author="Eivind" w:date="2018-07-12T22:27:00Z">
              <w:r>
                <w:rPr>
                  <w:b/>
                  <w:sz w:val="16"/>
                  <w:szCs w:val="16"/>
                </w:rPr>
                <w:t>Type</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77506E0D" w14:textId="77777777" w:rsidR="00E622ED" w:rsidRDefault="00E622ED">
            <w:pPr>
              <w:snapToGrid w:val="0"/>
              <w:spacing w:before="60" w:after="60"/>
              <w:jc w:val="left"/>
              <w:rPr>
                <w:ins w:id="2869" w:author="Eivind" w:date="2018-07-12T22:27:00Z"/>
                <w:b/>
                <w:sz w:val="16"/>
                <w:szCs w:val="16"/>
              </w:rPr>
            </w:pPr>
            <w:ins w:id="2870" w:author="Eivind" w:date="2018-07-12T22:27:00Z">
              <w:r>
                <w:rPr>
                  <w:b/>
                  <w:sz w:val="16"/>
                  <w:szCs w:val="16"/>
                </w:rPr>
                <w:t>Remarks</w:t>
              </w:r>
            </w:ins>
          </w:p>
        </w:tc>
      </w:tr>
      <w:tr w:rsidR="00E622ED" w14:paraId="5D0ACE74" w14:textId="77777777" w:rsidTr="00875EB0">
        <w:trPr>
          <w:cantSplit/>
          <w:trHeight w:val="305"/>
          <w:ins w:id="2871" w:author="Eivind" w:date="2018-07-12T22:27:00Z"/>
        </w:trPr>
        <w:tc>
          <w:tcPr>
            <w:tcW w:w="1163" w:type="dxa"/>
            <w:tcBorders>
              <w:top w:val="single" w:sz="4" w:space="0" w:color="000000"/>
              <w:left w:val="single" w:sz="4" w:space="0" w:color="000000"/>
              <w:bottom w:val="single" w:sz="4" w:space="0" w:color="000000"/>
              <w:right w:val="single" w:sz="4" w:space="0" w:color="000000"/>
            </w:tcBorders>
            <w:hideMark/>
          </w:tcPr>
          <w:p w14:paraId="4509CA55" w14:textId="77777777" w:rsidR="00E622ED" w:rsidRDefault="00E622ED">
            <w:pPr>
              <w:snapToGrid w:val="0"/>
              <w:spacing w:before="60" w:after="60"/>
              <w:jc w:val="left"/>
              <w:rPr>
                <w:ins w:id="2872" w:author="Eivind" w:date="2018-07-12T22:27:00Z"/>
                <w:sz w:val="16"/>
                <w:szCs w:val="16"/>
              </w:rPr>
            </w:pPr>
            <w:ins w:id="2873" w:author="Eivind" w:date="2018-07-12T22:27:00Z">
              <w:r>
                <w:rPr>
                  <w:sz w:val="16"/>
                  <w:szCs w:val="16"/>
                </w:rPr>
                <w:t>Enumeration</w:t>
              </w:r>
            </w:ins>
          </w:p>
        </w:tc>
        <w:tc>
          <w:tcPr>
            <w:tcW w:w="2977" w:type="dxa"/>
            <w:gridSpan w:val="2"/>
            <w:tcBorders>
              <w:top w:val="single" w:sz="4" w:space="0" w:color="000000"/>
              <w:left w:val="single" w:sz="4" w:space="0" w:color="000000"/>
              <w:bottom w:val="single" w:sz="4" w:space="0" w:color="000000"/>
              <w:right w:val="single" w:sz="4" w:space="0" w:color="000000"/>
            </w:tcBorders>
            <w:hideMark/>
          </w:tcPr>
          <w:p w14:paraId="23A3FD71" w14:textId="77777777" w:rsidR="00E622ED" w:rsidRDefault="00E622ED">
            <w:pPr>
              <w:snapToGrid w:val="0"/>
              <w:spacing w:before="60" w:after="60"/>
              <w:jc w:val="left"/>
              <w:rPr>
                <w:ins w:id="2874" w:author="Eivind" w:date="2018-07-12T22:27:00Z"/>
                <w:sz w:val="16"/>
                <w:szCs w:val="16"/>
              </w:rPr>
            </w:pPr>
            <w:ins w:id="2875" w:author="Eivind" w:date="2018-07-12T22:27:00Z">
              <w:r>
                <w:rPr>
                  <w:sz w:val="16"/>
                  <w:szCs w:val="16"/>
                </w:rPr>
                <w:t>S100_DataFormat</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653E945E" w14:textId="77777777" w:rsidR="00E622ED" w:rsidRDefault="00E622ED">
            <w:pPr>
              <w:snapToGrid w:val="0"/>
              <w:spacing w:before="60" w:after="60"/>
              <w:jc w:val="left"/>
              <w:rPr>
                <w:ins w:id="2876" w:author="Eivind" w:date="2018-07-12T22:27:00Z"/>
                <w:sz w:val="16"/>
                <w:szCs w:val="16"/>
              </w:rPr>
            </w:pPr>
            <w:ins w:id="2877" w:author="Eivind" w:date="2018-07-12T22:27:00Z">
              <w:r>
                <w:rPr>
                  <w:sz w:val="16"/>
                  <w:szCs w:val="16"/>
                </w:rPr>
                <w:t>The encoding format</w:t>
              </w:r>
            </w:ins>
          </w:p>
        </w:tc>
        <w:tc>
          <w:tcPr>
            <w:tcW w:w="804" w:type="dxa"/>
            <w:tcBorders>
              <w:top w:val="single" w:sz="4" w:space="0" w:color="000000"/>
              <w:left w:val="single" w:sz="4" w:space="0" w:color="000000"/>
              <w:bottom w:val="single" w:sz="4" w:space="0" w:color="000000"/>
              <w:right w:val="single" w:sz="4" w:space="0" w:color="000000"/>
            </w:tcBorders>
            <w:hideMark/>
          </w:tcPr>
          <w:p w14:paraId="2CCEBC75" w14:textId="77777777" w:rsidR="00E622ED" w:rsidRDefault="00E622ED">
            <w:pPr>
              <w:snapToGrid w:val="0"/>
              <w:spacing w:before="60" w:after="60"/>
              <w:jc w:val="center"/>
              <w:rPr>
                <w:ins w:id="2878" w:author="Eivind" w:date="2018-07-12T22:27:00Z"/>
                <w:sz w:val="16"/>
                <w:szCs w:val="16"/>
              </w:rPr>
            </w:pPr>
            <w:ins w:id="2879" w:author="Eivind" w:date="2018-07-12T22:27:00Z">
              <w:r>
                <w:rPr>
                  <w:sz w:val="16"/>
                  <w:szCs w:val="16"/>
                </w:rPr>
                <w: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122093F9" w14:textId="77777777" w:rsidR="00E622ED" w:rsidRDefault="00E622ED">
            <w:pPr>
              <w:snapToGrid w:val="0"/>
              <w:spacing w:before="60" w:after="60"/>
              <w:jc w:val="left"/>
              <w:rPr>
                <w:ins w:id="2880" w:author="Eivind" w:date="2018-07-12T22:27:00Z"/>
                <w:sz w:val="16"/>
                <w:szCs w:val="16"/>
              </w:rPr>
            </w:pPr>
            <w:ins w:id="2881" w:author="Eivind" w:date="2018-07-12T22:27:00Z">
              <w:r>
                <w:rPr>
                  <w:sz w:val="16"/>
                  <w:szCs w:val="16"/>
                </w:rPr>
                <w:t>-</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06D9652B" w14:textId="2C08D975" w:rsidR="00E622ED" w:rsidRDefault="009641B5">
            <w:pPr>
              <w:snapToGrid w:val="0"/>
              <w:spacing w:before="60" w:after="60"/>
              <w:jc w:val="left"/>
              <w:rPr>
                <w:ins w:id="2882" w:author="Eivind" w:date="2018-07-12T22:27:00Z"/>
                <w:sz w:val="16"/>
                <w:szCs w:val="16"/>
              </w:rPr>
            </w:pPr>
            <w:ins w:id="2883" w:author="Eivind" w:date="2018-07-13T00:01:00Z">
              <w:r>
                <w:rPr>
                  <w:sz w:val="16"/>
                  <w:szCs w:val="16"/>
                </w:rPr>
                <w:t>-</w:t>
              </w:r>
            </w:ins>
          </w:p>
        </w:tc>
      </w:tr>
      <w:tr w:rsidR="00E622ED" w:rsidRPr="005C4813" w:rsidDel="00B001F4" w14:paraId="6DAD9C7E" w14:textId="0FCDA383" w:rsidTr="00875EB0">
        <w:trPr>
          <w:cantSplit/>
          <w:trHeight w:val="277"/>
          <w:ins w:id="2884" w:author="Eivind" w:date="2018-07-12T22:27:00Z"/>
          <w:del w:id="2885" w:author="Raphael Malyankar" w:date="2018-07-13T17:20:00Z"/>
        </w:trPr>
        <w:tc>
          <w:tcPr>
            <w:tcW w:w="1163" w:type="dxa"/>
            <w:tcBorders>
              <w:top w:val="single" w:sz="4" w:space="0" w:color="000000"/>
              <w:left w:val="single" w:sz="4" w:space="0" w:color="000000"/>
              <w:bottom w:val="single" w:sz="4" w:space="0" w:color="000000"/>
              <w:right w:val="single" w:sz="4" w:space="0" w:color="000000"/>
            </w:tcBorders>
            <w:hideMark/>
          </w:tcPr>
          <w:p w14:paraId="029F1BF3" w14:textId="109C240C" w:rsidR="00E622ED" w:rsidRPr="005C4813" w:rsidDel="00B001F4" w:rsidRDefault="00E622ED">
            <w:pPr>
              <w:snapToGrid w:val="0"/>
              <w:spacing w:before="60" w:after="60"/>
              <w:jc w:val="left"/>
              <w:rPr>
                <w:ins w:id="2886" w:author="Eivind" w:date="2018-07-12T22:27:00Z"/>
                <w:del w:id="2887" w:author="Raphael Malyankar" w:date="2018-07-13T17:20:00Z"/>
                <w:strike/>
                <w:sz w:val="16"/>
                <w:szCs w:val="16"/>
                <w:rPrChange w:id="2888" w:author="Eivind" w:date="2018-07-13T00:01:00Z">
                  <w:rPr>
                    <w:ins w:id="2889" w:author="Eivind" w:date="2018-07-12T22:27:00Z"/>
                    <w:del w:id="2890" w:author="Raphael Malyankar" w:date="2018-07-13T17:20:00Z"/>
                    <w:sz w:val="16"/>
                    <w:szCs w:val="16"/>
                  </w:rPr>
                </w:rPrChange>
              </w:rPr>
            </w:pPr>
            <w:ins w:id="2891" w:author="Eivind" w:date="2018-07-12T22:27:00Z">
              <w:del w:id="2892" w:author="Raphael Malyankar" w:date="2018-07-13T17:20:00Z">
                <w:r w:rsidRPr="005C4813" w:rsidDel="00B001F4">
                  <w:rPr>
                    <w:strike/>
                    <w:sz w:val="16"/>
                    <w:szCs w:val="16"/>
                    <w:rPrChange w:id="2893" w:author="Eivind" w:date="2018-07-13T00:01:00Z">
                      <w:rPr>
                        <w:sz w:val="16"/>
                        <w:szCs w:val="16"/>
                      </w:rPr>
                    </w:rPrChange>
                  </w:rPr>
                  <w:delText>Value</w:delText>
                </w:r>
              </w:del>
            </w:ins>
          </w:p>
        </w:tc>
        <w:tc>
          <w:tcPr>
            <w:tcW w:w="2977" w:type="dxa"/>
            <w:gridSpan w:val="2"/>
            <w:tcBorders>
              <w:top w:val="single" w:sz="4" w:space="0" w:color="000000"/>
              <w:left w:val="single" w:sz="4" w:space="0" w:color="000000"/>
              <w:bottom w:val="single" w:sz="4" w:space="0" w:color="000000"/>
              <w:right w:val="single" w:sz="4" w:space="0" w:color="000000"/>
            </w:tcBorders>
            <w:hideMark/>
          </w:tcPr>
          <w:p w14:paraId="2CFFEAA8" w14:textId="437FEA07" w:rsidR="00E622ED" w:rsidRPr="005C4813" w:rsidDel="00B001F4" w:rsidRDefault="00E622ED">
            <w:pPr>
              <w:snapToGrid w:val="0"/>
              <w:spacing w:before="60" w:after="60"/>
              <w:jc w:val="left"/>
              <w:rPr>
                <w:ins w:id="2894" w:author="Eivind" w:date="2018-07-12T22:27:00Z"/>
                <w:del w:id="2895" w:author="Raphael Malyankar" w:date="2018-07-13T17:20:00Z"/>
                <w:strike/>
                <w:sz w:val="16"/>
                <w:szCs w:val="16"/>
                <w:rPrChange w:id="2896" w:author="Eivind" w:date="2018-07-13T00:01:00Z">
                  <w:rPr>
                    <w:ins w:id="2897" w:author="Eivind" w:date="2018-07-12T22:27:00Z"/>
                    <w:del w:id="2898" w:author="Raphael Malyankar" w:date="2018-07-13T17:20:00Z"/>
                    <w:sz w:val="16"/>
                    <w:szCs w:val="16"/>
                  </w:rPr>
                </w:rPrChange>
              </w:rPr>
            </w:pPr>
            <w:ins w:id="2899" w:author="Eivind" w:date="2018-07-12T22:27:00Z">
              <w:del w:id="2900" w:author="Raphael Malyankar" w:date="2018-07-13T17:20:00Z">
                <w:r w:rsidRPr="005C4813" w:rsidDel="00B001F4">
                  <w:rPr>
                    <w:strike/>
                    <w:sz w:val="16"/>
                    <w:szCs w:val="16"/>
                    <w:rPrChange w:id="2901" w:author="Eivind" w:date="2018-07-13T00:01:00Z">
                      <w:rPr>
                        <w:sz w:val="16"/>
                        <w:szCs w:val="16"/>
                      </w:rPr>
                    </w:rPrChange>
                  </w:rPr>
                  <w:delText xml:space="preserve">ISO/IEC 8211 </w:delText>
                </w:r>
              </w:del>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70D9FD68" w14:textId="02913F64" w:rsidR="00E622ED" w:rsidRPr="005C4813" w:rsidDel="00B001F4" w:rsidRDefault="00E622ED">
            <w:pPr>
              <w:snapToGrid w:val="0"/>
              <w:spacing w:before="60" w:after="60"/>
              <w:jc w:val="left"/>
              <w:rPr>
                <w:ins w:id="2902" w:author="Eivind" w:date="2018-07-12T22:27:00Z"/>
                <w:del w:id="2903" w:author="Raphael Malyankar" w:date="2018-07-13T17:20:00Z"/>
                <w:strike/>
                <w:sz w:val="16"/>
                <w:szCs w:val="16"/>
                <w:rPrChange w:id="2904" w:author="Eivind" w:date="2018-07-13T00:01:00Z">
                  <w:rPr>
                    <w:ins w:id="2905" w:author="Eivind" w:date="2018-07-12T22:27:00Z"/>
                    <w:del w:id="2906" w:author="Raphael Malyankar" w:date="2018-07-13T17:20:00Z"/>
                    <w:sz w:val="16"/>
                    <w:szCs w:val="16"/>
                  </w:rPr>
                </w:rPrChange>
              </w:rPr>
            </w:pPr>
            <w:ins w:id="2907" w:author="Eivind" w:date="2018-07-12T22:27:00Z">
              <w:del w:id="2908" w:author="Raphael Malyankar" w:date="2018-07-13T17:20:00Z">
                <w:r w:rsidRPr="005C4813" w:rsidDel="00B001F4">
                  <w:rPr>
                    <w:strike/>
                    <w:sz w:val="16"/>
                    <w:szCs w:val="16"/>
                    <w:rPrChange w:id="2909" w:author="Eivind" w:date="2018-07-13T00:01:00Z">
                      <w:rPr>
                        <w:sz w:val="16"/>
                        <w:szCs w:val="16"/>
                      </w:rPr>
                    </w:rPrChange>
                  </w:rPr>
                  <w:delText>The ISO 8211 data format as defined in Part 10a</w:delText>
                </w:r>
              </w:del>
            </w:ins>
          </w:p>
        </w:tc>
        <w:tc>
          <w:tcPr>
            <w:tcW w:w="804" w:type="dxa"/>
            <w:tcBorders>
              <w:top w:val="single" w:sz="4" w:space="0" w:color="000000"/>
              <w:left w:val="single" w:sz="4" w:space="0" w:color="000000"/>
              <w:bottom w:val="single" w:sz="4" w:space="0" w:color="000000"/>
              <w:right w:val="single" w:sz="4" w:space="0" w:color="000000"/>
            </w:tcBorders>
            <w:hideMark/>
          </w:tcPr>
          <w:p w14:paraId="75DB6F78" w14:textId="52CFC2D8" w:rsidR="00E622ED" w:rsidRPr="005C4813" w:rsidDel="00B001F4" w:rsidRDefault="00E622ED">
            <w:pPr>
              <w:snapToGrid w:val="0"/>
              <w:spacing w:before="60" w:after="60"/>
              <w:jc w:val="center"/>
              <w:rPr>
                <w:ins w:id="2910" w:author="Eivind" w:date="2018-07-12T22:27:00Z"/>
                <w:del w:id="2911" w:author="Raphael Malyankar" w:date="2018-07-13T17:20:00Z"/>
                <w:strike/>
                <w:sz w:val="16"/>
                <w:szCs w:val="16"/>
                <w:rPrChange w:id="2912" w:author="Eivind" w:date="2018-07-13T00:01:00Z">
                  <w:rPr>
                    <w:ins w:id="2913" w:author="Eivind" w:date="2018-07-12T22:27:00Z"/>
                    <w:del w:id="2914" w:author="Raphael Malyankar" w:date="2018-07-13T17:20:00Z"/>
                    <w:sz w:val="16"/>
                    <w:szCs w:val="16"/>
                  </w:rPr>
                </w:rPrChange>
              </w:rPr>
            </w:pPr>
            <w:ins w:id="2915" w:author="Eivind" w:date="2018-07-12T22:27:00Z">
              <w:del w:id="2916" w:author="Raphael Malyankar" w:date="2018-07-13T17:20:00Z">
                <w:r w:rsidRPr="005C4813" w:rsidDel="00B001F4">
                  <w:rPr>
                    <w:strike/>
                    <w:sz w:val="16"/>
                    <w:szCs w:val="16"/>
                    <w:rPrChange w:id="2917" w:author="Eivind" w:date="2018-07-13T00:01:00Z">
                      <w:rPr>
                        <w:sz w:val="16"/>
                        <w:szCs w:val="16"/>
                      </w:rPr>
                    </w:rPrChange>
                  </w:rPr>
                  <w:delText>-</w:delText>
                </w:r>
              </w:del>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7E5055FC" w14:textId="55C7D707" w:rsidR="00E622ED" w:rsidRPr="005C4813" w:rsidDel="00B001F4" w:rsidRDefault="00E622ED">
            <w:pPr>
              <w:snapToGrid w:val="0"/>
              <w:spacing w:before="60" w:after="60"/>
              <w:jc w:val="left"/>
              <w:rPr>
                <w:ins w:id="2918" w:author="Eivind" w:date="2018-07-12T22:27:00Z"/>
                <w:del w:id="2919" w:author="Raphael Malyankar" w:date="2018-07-13T17:20:00Z"/>
                <w:strike/>
                <w:sz w:val="16"/>
                <w:szCs w:val="16"/>
                <w:rPrChange w:id="2920" w:author="Eivind" w:date="2018-07-13T00:01:00Z">
                  <w:rPr>
                    <w:ins w:id="2921" w:author="Eivind" w:date="2018-07-12T22:27:00Z"/>
                    <w:del w:id="2922" w:author="Raphael Malyankar" w:date="2018-07-13T17:20:00Z"/>
                    <w:sz w:val="16"/>
                    <w:szCs w:val="16"/>
                  </w:rPr>
                </w:rPrChange>
              </w:rPr>
            </w:pPr>
            <w:ins w:id="2923" w:author="Eivind" w:date="2018-07-12T22:27:00Z">
              <w:del w:id="2924" w:author="Raphael Malyankar" w:date="2018-07-13T17:20:00Z">
                <w:r w:rsidRPr="005C4813" w:rsidDel="00B001F4">
                  <w:rPr>
                    <w:strike/>
                    <w:sz w:val="16"/>
                    <w:szCs w:val="16"/>
                    <w:rPrChange w:id="2925" w:author="Eivind" w:date="2018-07-13T00:01:00Z">
                      <w:rPr>
                        <w:sz w:val="16"/>
                        <w:szCs w:val="16"/>
                      </w:rPr>
                    </w:rPrChange>
                  </w:rPr>
                  <w:delText>-</w:delText>
                </w:r>
              </w:del>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6AFFAD70" w14:textId="457760E9" w:rsidR="00E622ED" w:rsidRPr="009847D7" w:rsidDel="00B001F4" w:rsidRDefault="00C92742">
            <w:pPr>
              <w:snapToGrid w:val="0"/>
              <w:spacing w:before="60" w:after="60"/>
              <w:jc w:val="left"/>
              <w:rPr>
                <w:ins w:id="2926" w:author="Eivind" w:date="2018-07-12T22:27:00Z"/>
                <w:del w:id="2927" w:author="Raphael Malyankar" w:date="2018-07-13T17:20:00Z"/>
                <w:sz w:val="16"/>
                <w:szCs w:val="16"/>
              </w:rPr>
            </w:pPr>
            <w:commentRangeStart w:id="2928"/>
            <w:ins w:id="2929" w:author="Eivind" w:date="2018-07-12T23:52:00Z">
              <w:del w:id="2930" w:author="Raphael Malyankar" w:date="2018-07-13T17:20:00Z">
                <w:r w:rsidRPr="005C4813" w:rsidDel="00B001F4">
                  <w:rPr>
                    <w:strike/>
                    <w:sz w:val="16"/>
                    <w:szCs w:val="16"/>
                    <w:rPrChange w:id="2931" w:author="Eivind" w:date="2018-07-13T00:01:00Z">
                      <w:rPr>
                        <w:sz w:val="16"/>
                        <w:szCs w:val="16"/>
                      </w:rPr>
                    </w:rPrChange>
                  </w:rPr>
                  <w:delText>Not applicable</w:delText>
                </w:r>
              </w:del>
            </w:ins>
            <w:commentRangeEnd w:id="2928"/>
            <w:ins w:id="2932" w:author="Eivind" w:date="2018-07-13T00:01:00Z">
              <w:del w:id="2933" w:author="Raphael Malyankar" w:date="2018-07-13T17:20:00Z">
                <w:r w:rsidR="009641B5" w:rsidRPr="009847D7" w:rsidDel="00B001F4">
                  <w:rPr>
                    <w:rStyle w:val="CommentReference"/>
                  </w:rPr>
                  <w:commentReference w:id="2928"/>
                </w:r>
              </w:del>
            </w:ins>
          </w:p>
        </w:tc>
      </w:tr>
      <w:tr w:rsidR="00E622ED" w:rsidRPr="005C4813" w:rsidDel="00B001F4" w14:paraId="0B3631B6" w14:textId="60F919C8" w:rsidTr="00875EB0">
        <w:trPr>
          <w:cantSplit/>
          <w:trHeight w:val="277"/>
          <w:ins w:id="2934" w:author="Eivind" w:date="2018-07-12T22:27:00Z"/>
          <w:del w:id="2935" w:author="Raphael Malyankar" w:date="2018-07-13T17:20:00Z"/>
        </w:trPr>
        <w:tc>
          <w:tcPr>
            <w:tcW w:w="1163" w:type="dxa"/>
            <w:tcBorders>
              <w:top w:val="single" w:sz="4" w:space="0" w:color="000000"/>
              <w:left w:val="single" w:sz="4" w:space="0" w:color="000000"/>
              <w:bottom w:val="single" w:sz="4" w:space="0" w:color="000000"/>
              <w:right w:val="single" w:sz="4" w:space="0" w:color="000000"/>
            </w:tcBorders>
            <w:hideMark/>
          </w:tcPr>
          <w:p w14:paraId="385982E3" w14:textId="1BAADDA8" w:rsidR="00E622ED" w:rsidRPr="005C4813" w:rsidDel="00B001F4" w:rsidRDefault="00E622ED">
            <w:pPr>
              <w:snapToGrid w:val="0"/>
              <w:spacing w:before="60" w:after="60"/>
              <w:jc w:val="left"/>
              <w:rPr>
                <w:ins w:id="2936" w:author="Eivind" w:date="2018-07-12T22:27:00Z"/>
                <w:del w:id="2937" w:author="Raphael Malyankar" w:date="2018-07-13T17:20:00Z"/>
                <w:strike/>
                <w:sz w:val="16"/>
                <w:szCs w:val="16"/>
                <w:rPrChange w:id="2938" w:author="Eivind" w:date="2018-07-13T00:01:00Z">
                  <w:rPr>
                    <w:ins w:id="2939" w:author="Eivind" w:date="2018-07-12T22:27:00Z"/>
                    <w:del w:id="2940" w:author="Raphael Malyankar" w:date="2018-07-13T17:20:00Z"/>
                    <w:sz w:val="16"/>
                    <w:szCs w:val="16"/>
                  </w:rPr>
                </w:rPrChange>
              </w:rPr>
            </w:pPr>
            <w:ins w:id="2941" w:author="Eivind" w:date="2018-07-12T22:27:00Z">
              <w:del w:id="2942" w:author="Raphael Malyankar" w:date="2018-07-13T17:20:00Z">
                <w:r w:rsidRPr="005C4813" w:rsidDel="00B001F4">
                  <w:rPr>
                    <w:strike/>
                    <w:sz w:val="16"/>
                    <w:szCs w:val="16"/>
                    <w:rPrChange w:id="2943" w:author="Eivind" w:date="2018-07-13T00:01:00Z">
                      <w:rPr>
                        <w:sz w:val="16"/>
                        <w:szCs w:val="16"/>
                      </w:rPr>
                    </w:rPrChange>
                  </w:rPr>
                  <w:delText>Value</w:delText>
                </w:r>
              </w:del>
            </w:ins>
          </w:p>
        </w:tc>
        <w:tc>
          <w:tcPr>
            <w:tcW w:w="2977" w:type="dxa"/>
            <w:gridSpan w:val="2"/>
            <w:tcBorders>
              <w:top w:val="single" w:sz="4" w:space="0" w:color="000000"/>
              <w:left w:val="single" w:sz="4" w:space="0" w:color="000000"/>
              <w:bottom w:val="single" w:sz="4" w:space="0" w:color="000000"/>
              <w:right w:val="single" w:sz="4" w:space="0" w:color="000000"/>
            </w:tcBorders>
            <w:hideMark/>
          </w:tcPr>
          <w:p w14:paraId="5CFF14B5" w14:textId="5BBA8C22" w:rsidR="00E622ED" w:rsidRPr="005C4813" w:rsidDel="00B001F4" w:rsidRDefault="00E622ED">
            <w:pPr>
              <w:snapToGrid w:val="0"/>
              <w:spacing w:before="60" w:after="60"/>
              <w:jc w:val="left"/>
              <w:rPr>
                <w:ins w:id="2944" w:author="Eivind" w:date="2018-07-12T22:27:00Z"/>
                <w:del w:id="2945" w:author="Raphael Malyankar" w:date="2018-07-13T17:20:00Z"/>
                <w:strike/>
                <w:sz w:val="16"/>
                <w:szCs w:val="16"/>
                <w:rPrChange w:id="2946" w:author="Eivind" w:date="2018-07-13T00:01:00Z">
                  <w:rPr>
                    <w:ins w:id="2947" w:author="Eivind" w:date="2018-07-12T22:27:00Z"/>
                    <w:del w:id="2948" w:author="Raphael Malyankar" w:date="2018-07-13T17:20:00Z"/>
                    <w:sz w:val="16"/>
                    <w:szCs w:val="16"/>
                  </w:rPr>
                </w:rPrChange>
              </w:rPr>
            </w:pPr>
            <w:ins w:id="2949" w:author="Eivind" w:date="2018-07-12T22:27:00Z">
              <w:del w:id="2950" w:author="Raphael Malyankar" w:date="2018-07-13T17:20:00Z">
                <w:r w:rsidRPr="005C4813" w:rsidDel="00B001F4">
                  <w:rPr>
                    <w:strike/>
                    <w:sz w:val="16"/>
                    <w:szCs w:val="16"/>
                    <w:rPrChange w:id="2951" w:author="Eivind" w:date="2018-07-13T00:01:00Z">
                      <w:rPr>
                        <w:sz w:val="16"/>
                        <w:szCs w:val="16"/>
                      </w:rPr>
                    </w:rPrChange>
                  </w:rPr>
                  <w:delText>GML</w:delText>
                </w:r>
              </w:del>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40CA4037" w14:textId="65C52793" w:rsidR="00E622ED" w:rsidRPr="005C4813" w:rsidDel="00B001F4" w:rsidRDefault="00E622ED">
            <w:pPr>
              <w:snapToGrid w:val="0"/>
              <w:spacing w:before="60" w:after="60"/>
              <w:jc w:val="left"/>
              <w:rPr>
                <w:ins w:id="2952" w:author="Eivind" w:date="2018-07-12T22:27:00Z"/>
                <w:del w:id="2953" w:author="Raphael Malyankar" w:date="2018-07-13T17:20:00Z"/>
                <w:strike/>
                <w:sz w:val="16"/>
                <w:szCs w:val="16"/>
                <w:rPrChange w:id="2954" w:author="Eivind" w:date="2018-07-13T00:01:00Z">
                  <w:rPr>
                    <w:ins w:id="2955" w:author="Eivind" w:date="2018-07-12T22:27:00Z"/>
                    <w:del w:id="2956" w:author="Raphael Malyankar" w:date="2018-07-13T17:20:00Z"/>
                    <w:sz w:val="16"/>
                    <w:szCs w:val="16"/>
                  </w:rPr>
                </w:rPrChange>
              </w:rPr>
            </w:pPr>
            <w:ins w:id="2957" w:author="Eivind" w:date="2018-07-12T22:27:00Z">
              <w:del w:id="2958" w:author="Raphael Malyankar" w:date="2018-07-13T17:20:00Z">
                <w:r w:rsidRPr="005C4813" w:rsidDel="00B001F4">
                  <w:rPr>
                    <w:strike/>
                    <w:sz w:val="16"/>
                    <w:szCs w:val="16"/>
                    <w:rPrChange w:id="2959" w:author="Eivind" w:date="2018-07-13T00:01:00Z">
                      <w:rPr>
                        <w:sz w:val="16"/>
                        <w:szCs w:val="16"/>
                      </w:rPr>
                    </w:rPrChange>
                  </w:rPr>
                  <w:delText>The GML data format as defined in Part 10b</w:delText>
                </w:r>
              </w:del>
            </w:ins>
          </w:p>
        </w:tc>
        <w:tc>
          <w:tcPr>
            <w:tcW w:w="804" w:type="dxa"/>
            <w:tcBorders>
              <w:top w:val="single" w:sz="4" w:space="0" w:color="000000"/>
              <w:left w:val="single" w:sz="4" w:space="0" w:color="000000"/>
              <w:bottom w:val="single" w:sz="4" w:space="0" w:color="000000"/>
              <w:right w:val="single" w:sz="4" w:space="0" w:color="000000"/>
            </w:tcBorders>
            <w:hideMark/>
          </w:tcPr>
          <w:p w14:paraId="2A0E5D5E" w14:textId="375BE30B" w:rsidR="00E622ED" w:rsidRPr="005C4813" w:rsidDel="00B001F4" w:rsidRDefault="00E622ED">
            <w:pPr>
              <w:snapToGrid w:val="0"/>
              <w:spacing w:before="60" w:after="60"/>
              <w:jc w:val="center"/>
              <w:rPr>
                <w:ins w:id="2960" w:author="Eivind" w:date="2018-07-12T22:27:00Z"/>
                <w:del w:id="2961" w:author="Raphael Malyankar" w:date="2018-07-13T17:20:00Z"/>
                <w:strike/>
                <w:sz w:val="16"/>
                <w:szCs w:val="16"/>
                <w:rPrChange w:id="2962" w:author="Eivind" w:date="2018-07-13T00:01:00Z">
                  <w:rPr>
                    <w:ins w:id="2963" w:author="Eivind" w:date="2018-07-12T22:27:00Z"/>
                    <w:del w:id="2964" w:author="Raphael Malyankar" w:date="2018-07-13T17:20:00Z"/>
                    <w:sz w:val="16"/>
                    <w:szCs w:val="16"/>
                  </w:rPr>
                </w:rPrChange>
              </w:rPr>
            </w:pPr>
            <w:ins w:id="2965" w:author="Eivind" w:date="2018-07-12T22:27:00Z">
              <w:del w:id="2966" w:author="Raphael Malyankar" w:date="2018-07-13T17:20:00Z">
                <w:r w:rsidRPr="005C4813" w:rsidDel="00B001F4">
                  <w:rPr>
                    <w:strike/>
                    <w:sz w:val="16"/>
                    <w:szCs w:val="16"/>
                    <w:rPrChange w:id="2967" w:author="Eivind" w:date="2018-07-13T00:01:00Z">
                      <w:rPr>
                        <w:sz w:val="16"/>
                        <w:szCs w:val="16"/>
                      </w:rPr>
                    </w:rPrChange>
                  </w:rPr>
                  <w:delText>-</w:delText>
                </w:r>
              </w:del>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04209B65" w14:textId="4018AC26" w:rsidR="00E622ED" w:rsidRPr="005C4813" w:rsidDel="00B001F4" w:rsidRDefault="00E622ED">
            <w:pPr>
              <w:snapToGrid w:val="0"/>
              <w:spacing w:before="60" w:after="60"/>
              <w:jc w:val="left"/>
              <w:rPr>
                <w:ins w:id="2968" w:author="Eivind" w:date="2018-07-12T22:27:00Z"/>
                <w:del w:id="2969" w:author="Raphael Malyankar" w:date="2018-07-13T17:20:00Z"/>
                <w:strike/>
                <w:sz w:val="16"/>
                <w:szCs w:val="16"/>
                <w:rPrChange w:id="2970" w:author="Eivind" w:date="2018-07-13T00:01:00Z">
                  <w:rPr>
                    <w:ins w:id="2971" w:author="Eivind" w:date="2018-07-12T22:27:00Z"/>
                    <w:del w:id="2972" w:author="Raphael Malyankar" w:date="2018-07-13T17:20:00Z"/>
                    <w:sz w:val="16"/>
                    <w:szCs w:val="16"/>
                  </w:rPr>
                </w:rPrChange>
              </w:rPr>
            </w:pPr>
            <w:ins w:id="2973" w:author="Eivind" w:date="2018-07-12T22:27:00Z">
              <w:del w:id="2974" w:author="Raphael Malyankar" w:date="2018-07-13T17:20:00Z">
                <w:r w:rsidRPr="005C4813" w:rsidDel="00B001F4">
                  <w:rPr>
                    <w:strike/>
                    <w:sz w:val="16"/>
                    <w:szCs w:val="16"/>
                    <w:rPrChange w:id="2975" w:author="Eivind" w:date="2018-07-13T00:01:00Z">
                      <w:rPr>
                        <w:sz w:val="16"/>
                        <w:szCs w:val="16"/>
                      </w:rPr>
                    </w:rPrChange>
                  </w:rPr>
                  <w:delText>-</w:delText>
                </w:r>
              </w:del>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71F626AA" w14:textId="0F523CF4" w:rsidR="00E622ED" w:rsidRPr="005C4813" w:rsidDel="00B001F4" w:rsidRDefault="00C92742">
            <w:pPr>
              <w:snapToGrid w:val="0"/>
              <w:spacing w:before="60" w:after="60"/>
              <w:jc w:val="left"/>
              <w:rPr>
                <w:ins w:id="2976" w:author="Eivind" w:date="2018-07-12T22:27:00Z"/>
                <w:del w:id="2977" w:author="Raphael Malyankar" w:date="2018-07-13T17:20:00Z"/>
                <w:strike/>
                <w:sz w:val="16"/>
                <w:szCs w:val="16"/>
                <w:rPrChange w:id="2978" w:author="Eivind" w:date="2018-07-13T00:01:00Z">
                  <w:rPr>
                    <w:ins w:id="2979" w:author="Eivind" w:date="2018-07-12T22:27:00Z"/>
                    <w:del w:id="2980" w:author="Raphael Malyankar" w:date="2018-07-13T17:20:00Z"/>
                    <w:sz w:val="16"/>
                    <w:szCs w:val="16"/>
                  </w:rPr>
                </w:rPrChange>
              </w:rPr>
            </w:pPr>
            <w:ins w:id="2981" w:author="Eivind" w:date="2018-07-12T23:52:00Z">
              <w:del w:id="2982" w:author="Raphael Malyankar" w:date="2018-07-13T17:20:00Z">
                <w:r w:rsidRPr="005C4813" w:rsidDel="00B001F4">
                  <w:rPr>
                    <w:strike/>
                    <w:sz w:val="16"/>
                    <w:szCs w:val="16"/>
                    <w:rPrChange w:id="2983" w:author="Eivind" w:date="2018-07-13T00:01:00Z">
                      <w:rPr>
                        <w:sz w:val="16"/>
                        <w:szCs w:val="16"/>
                      </w:rPr>
                    </w:rPrChange>
                  </w:rPr>
                  <w:delText>Not applicable</w:delText>
                </w:r>
              </w:del>
            </w:ins>
          </w:p>
        </w:tc>
      </w:tr>
      <w:tr w:rsidR="00E622ED" w:rsidRPr="005C4813" w:rsidDel="00B001F4" w14:paraId="4795C09A" w14:textId="632CBBC3" w:rsidTr="00875EB0">
        <w:trPr>
          <w:cantSplit/>
          <w:trHeight w:val="305"/>
          <w:ins w:id="2984" w:author="Eivind" w:date="2018-07-12T22:27:00Z"/>
          <w:del w:id="2985" w:author="Raphael Malyankar" w:date="2018-07-13T17:20:00Z"/>
        </w:trPr>
        <w:tc>
          <w:tcPr>
            <w:tcW w:w="1163" w:type="dxa"/>
            <w:tcBorders>
              <w:top w:val="single" w:sz="4" w:space="0" w:color="000000"/>
              <w:left w:val="single" w:sz="4" w:space="0" w:color="000000"/>
              <w:bottom w:val="single" w:sz="4" w:space="0" w:color="000000"/>
              <w:right w:val="single" w:sz="4" w:space="0" w:color="000000"/>
            </w:tcBorders>
            <w:hideMark/>
          </w:tcPr>
          <w:p w14:paraId="391DC099" w14:textId="0825B654" w:rsidR="00E622ED" w:rsidRPr="005C4813" w:rsidDel="00B001F4" w:rsidRDefault="00E622ED">
            <w:pPr>
              <w:snapToGrid w:val="0"/>
              <w:spacing w:before="60" w:after="60"/>
              <w:jc w:val="left"/>
              <w:rPr>
                <w:ins w:id="2986" w:author="Eivind" w:date="2018-07-12T22:27:00Z"/>
                <w:del w:id="2987" w:author="Raphael Malyankar" w:date="2018-07-13T17:20:00Z"/>
                <w:strike/>
                <w:sz w:val="16"/>
                <w:szCs w:val="16"/>
                <w:rPrChange w:id="2988" w:author="Eivind" w:date="2018-07-13T00:01:00Z">
                  <w:rPr>
                    <w:ins w:id="2989" w:author="Eivind" w:date="2018-07-12T22:27:00Z"/>
                    <w:del w:id="2990" w:author="Raphael Malyankar" w:date="2018-07-13T17:20:00Z"/>
                    <w:sz w:val="16"/>
                    <w:szCs w:val="16"/>
                  </w:rPr>
                </w:rPrChange>
              </w:rPr>
            </w:pPr>
            <w:ins w:id="2991" w:author="Eivind" w:date="2018-07-12T22:27:00Z">
              <w:del w:id="2992" w:author="Raphael Malyankar" w:date="2018-07-13T17:20:00Z">
                <w:r w:rsidRPr="005C4813" w:rsidDel="00B001F4">
                  <w:rPr>
                    <w:strike/>
                    <w:sz w:val="16"/>
                    <w:szCs w:val="16"/>
                    <w:rPrChange w:id="2993" w:author="Eivind" w:date="2018-07-13T00:01:00Z">
                      <w:rPr>
                        <w:sz w:val="16"/>
                        <w:szCs w:val="16"/>
                      </w:rPr>
                    </w:rPrChange>
                  </w:rPr>
                  <w:delText>Value</w:delText>
                </w:r>
              </w:del>
            </w:ins>
          </w:p>
        </w:tc>
        <w:tc>
          <w:tcPr>
            <w:tcW w:w="2977" w:type="dxa"/>
            <w:gridSpan w:val="2"/>
            <w:tcBorders>
              <w:top w:val="single" w:sz="4" w:space="0" w:color="000000"/>
              <w:left w:val="single" w:sz="4" w:space="0" w:color="000000"/>
              <w:bottom w:val="single" w:sz="4" w:space="0" w:color="000000"/>
              <w:right w:val="single" w:sz="4" w:space="0" w:color="000000"/>
            </w:tcBorders>
            <w:hideMark/>
          </w:tcPr>
          <w:p w14:paraId="4572913D" w14:textId="3AF30FCB" w:rsidR="00E622ED" w:rsidRPr="005C4813" w:rsidDel="00B001F4" w:rsidRDefault="00E622ED">
            <w:pPr>
              <w:snapToGrid w:val="0"/>
              <w:spacing w:before="60" w:after="60"/>
              <w:jc w:val="left"/>
              <w:rPr>
                <w:ins w:id="2994" w:author="Eivind" w:date="2018-07-12T22:27:00Z"/>
                <w:del w:id="2995" w:author="Raphael Malyankar" w:date="2018-07-13T17:20:00Z"/>
                <w:strike/>
                <w:sz w:val="16"/>
                <w:szCs w:val="16"/>
                <w:rPrChange w:id="2996" w:author="Eivind" w:date="2018-07-13T00:01:00Z">
                  <w:rPr>
                    <w:ins w:id="2997" w:author="Eivind" w:date="2018-07-12T22:27:00Z"/>
                    <w:del w:id="2998" w:author="Raphael Malyankar" w:date="2018-07-13T17:20:00Z"/>
                    <w:sz w:val="16"/>
                    <w:szCs w:val="16"/>
                  </w:rPr>
                </w:rPrChange>
              </w:rPr>
            </w:pPr>
            <w:ins w:id="2999" w:author="Eivind" w:date="2018-07-12T22:27:00Z">
              <w:del w:id="3000" w:author="Raphael Malyankar" w:date="2018-07-13T17:20:00Z">
                <w:r w:rsidRPr="005C4813" w:rsidDel="00B001F4">
                  <w:rPr>
                    <w:strike/>
                    <w:sz w:val="16"/>
                    <w:szCs w:val="16"/>
                    <w:rPrChange w:id="3001" w:author="Eivind" w:date="2018-07-13T00:01:00Z">
                      <w:rPr>
                        <w:sz w:val="16"/>
                        <w:szCs w:val="16"/>
                      </w:rPr>
                    </w:rPrChange>
                  </w:rPr>
                  <w:delText>HDF5</w:delText>
                </w:r>
              </w:del>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573A9AF7" w14:textId="4E48CF1A" w:rsidR="00E622ED" w:rsidRPr="005C4813" w:rsidDel="00B001F4" w:rsidRDefault="00E622ED">
            <w:pPr>
              <w:snapToGrid w:val="0"/>
              <w:spacing w:before="60" w:after="60"/>
              <w:jc w:val="left"/>
              <w:rPr>
                <w:ins w:id="3002" w:author="Eivind" w:date="2018-07-12T22:27:00Z"/>
                <w:del w:id="3003" w:author="Raphael Malyankar" w:date="2018-07-13T17:20:00Z"/>
                <w:strike/>
                <w:sz w:val="16"/>
                <w:szCs w:val="16"/>
                <w:rPrChange w:id="3004" w:author="Eivind" w:date="2018-07-13T00:01:00Z">
                  <w:rPr>
                    <w:ins w:id="3005" w:author="Eivind" w:date="2018-07-12T22:27:00Z"/>
                    <w:del w:id="3006" w:author="Raphael Malyankar" w:date="2018-07-13T17:20:00Z"/>
                    <w:sz w:val="16"/>
                    <w:szCs w:val="16"/>
                  </w:rPr>
                </w:rPrChange>
              </w:rPr>
            </w:pPr>
            <w:ins w:id="3007" w:author="Eivind" w:date="2018-07-12T22:27:00Z">
              <w:del w:id="3008" w:author="Raphael Malyankar" w:date="2018-07-13T17:20:00Z">
                <w:r w:rsidRPr="005C4813" w:rsidDel="00B001F4">
                  <w:rPr>
                    <w:strike/>
                    <w:sz w:val="16"/>
                    <w:szCs w:val="16"/>
                    <w:rPrChange w:id="3009" w:author="Eivind" w:date="2018-07-13T00:01:00Z">
                      <w:rPr>
                        <w:sz w:val="16"/>
                        <w:szCs w:val="16"/>
                      </w:rPr>
                    </w:rPrChange>
                  </w:rPr>
                  <w:delText>The HDF5 data format as defined in Part 10c</w:delText>
                </w:r>
              </w:del>
            </w:ins>
          </w:p>
        </w:tc>
        <w:tc>
          <w:tcPr>
            <w:tcW w:w="804" w:type="dxa"/>
            <w:tcBorders>
              <w:top w:val="single" w:sz="4" w:space="0" w:color="000000"/>
              <w:left w:val="single" w:sz="4" w:space="0" w:color="000000"/>
              <w:bottom w:val="single" w:sz="4" w:space="0" w:color="000000"/>
              <w:right w:val="single" w:sz="4" w:space="0" w:color="000000"/>
            </w:tcBorders>
          </w:tcPr>
          <w:p w14:paraId="7E57CC58" w14:textId="5A3DE4F2" w:rsidR="00E622ED" w:rsidRPr="005C4813" w:rsidDel="00B001F4" w:rsidRDefault="00E622ED">
            <w:pPr>
              <w:snapToGrid w:val="0"/>
              <w:spacing w:before="60" w:after="60"/>
              <w:jc w:val="center"/>
              <w:rPr>
                <w:ins w:id="3010" w:author="Eivind" w:date="2018-07-12T22:27:00Z"/>
                <w:del w:id="3011" w:author="Raphael Malyankar" w:date="2018-07-13T17:20:00Z"/>
                <w:strike/>
                <w:sz w:val="16"/>
                <w:szCs w:val="16"/>
                <w:rPrChange w:id="3012" w:author="Eivind" w:date="2018-07-13T00:01:00Z">
                  <w:rPr>
                    <w:ins w:id="3013" w:author="Eivind" w:date="2018-07-12T22:27:00Z"/>
                    <w:del w:id="3014" w:author="Raphael Malyankar" w:date="2018-07-13T17:20:00Z"/>
                    <w:sz w:val="16"/>
                    <w:szCs w:val="16"/>
                  </w:rPr>
                </w:rPrChange>
              </w:rPr>
            </w:pPr>
          </w:p>
        </w:tc>
        <w:tc>
          <w:tcPr>
            <w:tcW w:w="2436" w:type="dxa"/>
            <w:gridSpan w:val="2"/>
            <w:tcBorders>
              <w:top w:val="single" w:sz="4" w:space="0" w:color="000000"/>
              <w:left w:val="single" w:sz="4" w:space="0" w:color="000000"/>
              <w:bottom w:val="single" w:sz="4" w:space="0" w:color="000000"/>
              <w:right w:val="single" w:sz="4" w:space="0" w:color="000000"/>
            </w:tcBorders>
          </w:tcPr>
          <w:p w14:paraId="09474B47" w14:textId="13850337" w:rsidR="00E622ED" w:rsidRPr="005C4813" w:rsidDel="00B001F4" w:rsidRDefault="00E622ED">
            <w:pPr>
              <w:snapToGrid w:val="0"/>
              <w:spacing w:before="60" w:after="60"/>
              <w:jc w:val="left"/>
              <w:rPr>
                <w:ins w:id="3015" w:author="Eivind" w:date="2018-07-12T22:27:00Z"/>
                <w:del w:id="3016" w:author="Raphael Malyankar" w:date="2018-07-13T17:20:00Z"/>
                <w:strike/>
                <w:sz w:val="16"/>
                <w:szCs w:val="16"/>
                <w:rPrChange w:id="3017" w:author="Eivind" w:date="2018-07-13T00:01:00Z">
                  <w:rPr>
                    <w:ins w:id="3018" w:author="Eivind" w:date="2018-07-12T22:27:00Z"/>
                    <w:del w:id="3019" w:author="Raphael Malyankar" w:date="2018-07-13T17:20:00Z"/>
                    <w:sz w:val="16"/>
                    <w:szCs w:val="16"/>
                  </w:rPr>
                </w:rPrChange>
              </w:rPr>
            </w:pPr>
          </w:p>
        </w:tc>
        <w:tc>
          <w:tcPr>
            <w:tcW w:w="1987" w:type="dxa"/>
            <w:gridSpan w:val="2"/>
            <w:tcBorders>
              <w:top w:val="single" w:sz="4" w:space="0" w:color="000000"/>
              <w:left w:val="single" w:sz="4" w:space="0" w:color="000000"/>
              <w:bottom w:val="single" w:sz="4" w:space="0" w:color="000000"/>
              <w:right w:val="single" w:sz="4" w:space="0" w:color="000000"/>
            </w:tcBorders>
            <w:hideMark/>
          </w:tcPr>
          <w:p w14:paraId="0F1F8749" w14:textId="51C73AEF" w:rsidR="00E622ED" w:rsidRPr="005C4813" w:rsidDel="00B001F4" w:rsidRDefault="00C92742">
            <w:pPr>
              <w:snapToGrid w:val="0"/>
              <w:spacing w:before="60" w:after="60"/>
              <w:jc w:val="left"/>
              <w:rPr>
                <w:ins w:id="3020" w:author="Eivind" w:date="2018-07-12T22:27:00Z"/>
                <w:del w:id="3021" w:author="Raphael Malyankar" w:date="2018-07-13T17:20:00Z"/>
                <w:strike/>
                <w:sz w:val="16"/>
                <w:szCs w:val="16"/>
                <w:rPrChange w:id="3022" w:author="Eivind" w:date="2018-07-13T00:01:00Z">
                  <w:rPr>
                    <w:ins w:id="3023" w:author="Eivind" w:date="2018-07-12T22:27:00Z"/>
                    <w:del w:id="3024" w:author="Raphael Malyankar" w:date="2018-07-13T17:20:00Z"/>
                    <w:sz w:val="16"/>
                    <w:szCs w:val="16"/>
                  </w:rPr>
                </w:rPrChange>
              </w:rPr>
            </w:pPr>
            <w:ins w:id="3025" w:author="Eivind" w:date="2018-07-12T23:52:00Z">
              <w:del w:id="3026" w:author="Raphael Malyankar" w:date="2018-07-13T17:20:00Z">
                <w:r w:rsidRPr="005C4813" w:rsidDel="00B001F4">
                  <w:rPr>
                    <w:strike/>
                    <w:sz w:val="16"/>
                    <w:szCs w:val="16"/>
                    <w:rPrChange w:id="3027" w:author="Eivind" w:date="2018-07-13T00:01:00Z">
                      <w:rPr>
                        <w:sz w:val="16"/>
                        <w:szCs w:val="16"/>
                      </w:rPr>
                    </w:rPrChange>
                  </w:rPr>
                  <w:delText>Not applicable</w:delText>
                </w:r>
              </w:del>
            </w:ins>
          </w:p>
        </w:tc>
      </w:tr>
      <w:tr w:rsidR="00E622ED" w14:paraId="281BF641" w14:textId="77777777" w:rsidTr="00875EB0">
        <w:trPr>
          <w:cantSplit/>
          <w:trHeight w:val="305"/>
          <w:ins w:id="3028" w:author="Eivind" w:date="2018-07-12T22:27:00Z"/>
        </w:trPr>
        <w:tc>
          <w:tcPr>
            <w:tcW w:w="1163" w:type="dxa"/>
            <w:tcBorders>
              <w:top w:val="single" w:sz="4" w:space="0" w:color="000000"/>
              <w:left w:val="single" w:sz="4" w:space="0" w:color="000000"/>
              <w:bottom w:val="single" w:sz="4" w:space="0" w:color="000000"/>
              <w:right w:val="single" w:sz="4" w:space="0" w:color="000000"/>
            </w:tcBorders>
            <w:hideMark/>
          </w:tcPr>
          <w:p w14:paraId="570ABFEA" w14:textId="77777777" w:rsidR="00E622ED" w:rsidRDefault="00E622ED">
            <w:pPr>
              <w:snapToGrid w:val="0"/>
              <w:spacing w:before="60" w:after="60"/>
              <w:jc w:val="left"/>
              <w:rPr>
                <w:ins w:id="3029" w:author="Eivind" w:date="2018-07-12T22:27:00Z"/>
                <w:sz w:val="16"/>
                <w:szCs w:val="16"/>
              </w:rPr>
            </w:pPr>
            <w:ins w:id="3030" w:author="Eivind" w:date="2018-07-12T22:27:00Z">
              <w:r>
                <w:rPr>
                  <w:sz w:val="16"/>
                  <w:szCs w:val="16"/>
                </w:rPr>
                <w:t>Value</w:t>
              </w:r>
            </w:ins>
          </w:p>
        </w:tc>
        <w:tc>
          <w:tcPr>
            <w:tcW w:w="2977" w:type="dxa"/>
            <w:gridSpan w:val="2"/>
            <w:tcBorders>
              <w:top w:val="single" w:sz="4" w:space="0" w:color="000000"/>
              <w:left w:val="single" w:sz="4" w:space="0" w:color="000000"/>
              <w:bottom w:val="single" w:sz="4" w:space="0" w:color="000000"/>
              <w:right w:val="single" w:sz="4" w:space="0" w:color="000000"/>
            </w:tcBorders>
            <w:hideMark/>
          </w:tcPr>
          <w:p w14:paraId="52716A65" w14:textId="77777777" w:rsidR="00E622ED" w:rsidRDefault="00E622ED">
            <w:pPr>
              <w:snapToGrid w:val="0"/>
              <w:spacing w:before="60" w:after="60"/>
              <w:jc w:val="left"/>
              <w:rPr>
                <w:ins w:id="3031" w:author="Eivind" w:date="2018-07-12T22:27:00Z"/>
                <w:sz w:val="16"/>
                <w:szCs w:val="16"/>
              </w:rPr>
            </w:pPr>
            <w:ins w:id="3032" w:author="Eivind" w:date="2018-07-12T22:27:00Z">
              <w:r>
                <w:rPr>
                  <w:sz w:val="16"/>
                  <w:szCs w:val="16"/>
                </w:rPr>
                <w:t>undefined</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640B7E3B" w14:textId="77777777" w:rsidR="00E622ED" w:rsidRDefault="00E622ED">
            <w:pPr>
              <w:snapToGrid w:val="0"/>
              <w:spacing w:before="60" w:after="60"/>
              <w:jc w:val="left"/>
              <w:rPr>
                <w:ins w:id="3033" w:author="Eivind" w:date="2018-07-12T22:27:00Z"/>
                <w:sz w:val="16"/>
                <w:szCs w:val="16"/>
              </w:rPr>
            </w:pPr>
            <w:ins w:id="3034" w:author="Eivind" w:date="2018-07-12T22:27:00Z">
              <w:r>
                <w:rPr>
                  <w:sz w:val="16"/>
                  <w:szCs w:val="16"/>
                </w:rPr>
                <w:t>The encoding is defined in the product specification</w:t>
              </w:r>
            </w:ins>
          </w:p>
        </w:tc>
        <w:tc>
          <w:tcPr>
            <w:tcW w:w="804" w:type="dxa"/>
            <w:tcBorders>
              <w:top w:val="single" w:sz="4" w:space="0" w:color="000000"/>
              <w:left w:val="single" w:sz="4" w:space="0" w:color="000000"/>
              <w:bottom w:val="single" w:sz="4" w:space="0" w:color="000000"/>
              <w:right w:val="single" w:sz="4" w:space="0" w:color="000000"/>
            </w:tcBorders>
            <w:hideMark/>
          </w:tcPr>
          <w:p w14:paraId="27F67999" w14:textId="77777777" w:rsidR="00E622ED" w:rsidRDefault="00E622ED">
            <w:pPr>
              <w:snapToGrid w:val="0"/>
              <w:spacing w:before="60" w:after="60"/>
              <w:jc w:val="center"/>
              <w:rPr>
                <w:ins w:id="3035" w:author="Eivind" w:date="2018-07-12T22:27:00Z"/>
                <w:sz w:val="16"/>
                <w:szCs w:val="16"/>
              </w:rPr>
            </w:pPr>
            <w:ins w:id="3036" w:author="Eivind" w:date="2018-07-12T22:27:00Z">
              <w:r>
                <w:rPr>
                  <w:sz w:val="16"/>
                  <w:szCs w:val="16"/>
                </w:rPr>
                <w: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35A3A618" w14:textId="77777777" w:rsidR="00E622ED" w:rsidRDefault="00E622ED">
            <w:pPr>
              <w:snapToGrid w:val="0"/>
              <w:spacing w:before="60" w:after="60"/>
              <w:jc w:val="left"/>
              <w:rPr>
                <w:ins w:id="3037" w:author="Eivind" w:date="2018-07-12T22:27:00Z"/>
                <w:sz w:val="16"/>
                <w:szCs w:val="16"/>
              </w:rPr>
            </w:pPr>
            <w:ins w:id="3038" w:author="Eivind" w:date="2018-07-12T22:27:00Z">
              <w:r>
                <w:rPr>
                  <w:sz w:val="16"/>
                  <w:szCs w:val="16"/>
                </w:rPr>
                <w:t>-</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6227B372" w14:textId="2916397C" w:rsidR="00E622ED" w:rsidRDefault="00C92742">
            <w:pPr>
              <w:snapToGrid w:val="0"/>
              <w:spacing w:before="60" w:after="60"/>
              <w:jc w:val="left"/>
              <w:rPr>
                <w:ins w:id="3039" w:author="Eivind" w:date="2018-07-12T22:27:00Z"/>
                <w:sz w:val="16"/>
                <w:szCs w:val="16"/>
              </w:rPr>
            </w:pPr>
            <w:ins w:id="3040" w:author="Eivind" w:date="2018-07-12T23:52:00Z">
              <w:r>
                <w:rPr>
                  <w:sz w:val="16"/>
                  <w:szCs w:val="16"/>
                </w:rPr>
                <w:t>Use this for interoperability catalogues</w:t>
              </w:r>
            </w:ins>
          </w:p>
        </w:tc>
      </w:tr>
      <w:tr w:rsidR="006B114A" w:rsidDel="0038570A" w14:paraId="5ABC44BD" w14:textId="5FBF42E5" w:rsidTr="00875EB0">
        <w:trPr>
          <w:gridAfter w:val="1"/>
          <w:wAfter w:w="7" w:type="dxa"/>
          <w:trHeight w:val="277"/>
          <w:del w:id="3041"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5A2E47BB" w14:textId="0A70205D" w:rsidR="006B114A" w:rsidDel="0038570A" w:rsidRDefault="006B114A" w:rsidP="00876602">
            <w:pPr>
              <w:snapToGrid w:val="0"/>
              <w:spacing w:after="120"/>
              <w:rPr>
                <w:del w:id="3042" w:author="Eivind" w:date="2018-07-12T22:54:00Z"/>
                <w:b/>
                <w:sz w:val="16"/>
                <w:szCs w:val="16"/>
              </w:rPr>
            </w:pPr>
            <w:del w:id="3043" w:author="Eivind" w:date="2018-07-12T22:27:00Z">
              <w:r w:rsidDel="00E622ED">
                <w:rPr>
                  <w:b/>
                  <w:sz w:val="16"/>
                  <w:szCs w:val="16"/>
                </w:rPr>
                <w:delText>Name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3C82AD8C" w14:textId="0A965878" w:rsidR="006B114A" w:rsidDel="0038570A" w:rsidRDefault="006B114A" w:rsidP="00876602">
            <w:pPr>
              <w:snapToGrid w:val="0"/>
              <w:spacing w:after="120"/>
              <w:rPr>
                <w:del w:id="3044" w:author="Eivind" w:date="2018-07-12T22:54:00Z"/>
                <w:b/>
                <w:sz w:val="16"/>
                <w:szCs w:val="16"/>
              </w:rPr>
            </w:pPr>
            <w:del w:id="3045" w:author="Eivind" w:date="2018-07-12T22:27:00Z">
              <w:r w:rsidDel="00E622ED">
                <w:rPr>
                  <w:b/>
                  <w:sz w:val="16"/>
                  <w:szCs w:val="16"/>
                </w:rPr>
                <w:delText>Description</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7C489AD0" w14:textId="44CCAE6A" w:rsidR="006B114A" w:rsidDel="0038570A" w:rsidRDefault="006B114A" w:rsidP="00876602">
            <w:pPr>
              <w:snapToGrid w:val="0"/>
              <w:spacing w:after="120"/>
              <w:jc w:val="center"/>
              <w:rPr>
                <w:del w:id="3046" w:author="Eivind" w:date="2018-07-12T22:54:00Z"/>
                <w:b/>
                <w:sz w:val="16"/>
                <w:szCs w:val="16"/>
              </w:rPr>
            </w:pPr>
            <w:del w:id="3047" w:author="Eivind" w:date="2018-07-12T22:27:00Z">
              <w:r w:rsidDel="00E622ED">
                <w:rPr>
                  <w:b/>
                  <w:sz w:val="16"/>
                  <w:szCs w:val="16"/>
                </w:rPr>
                <w:delText>Mult</w:delText>
              </w:r>
            </w:del>
            <w:ins w:id="3048" w:author="Raphael Malyankar" w:date="2018-07-05T18:32:00Z">
              <w:del w:id="3049" w:author="Eivind" w:date="2018-07-12T22:27:00Z">
                <w:r w:rsidR="00A06BBE" w:rsidDel="00E622ED">
                  <w:rPr>
                    <w:b/>
                    <w:sz w:val="16"/>
                    <w:szCs w:val="16"/>
                  </w:rPr>
                  <w:delText>Code</w:delText>
                </w:r>
              </w:del>
            </w:ins>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08681E4B" w14:textId="7B4BE289" w:rsidR="006B114A" w:rsidDel="0038570A" w:rsidRDefault="006B114A" w:rsidP="00876602">
            <w:pPr>
              <w:snapToGrid w:val="0"/>
              <w:spacing w:after="120"/>
              <w:rPr>
                <w:del w:id="3050" w:author="Eivind" w:date="2018-07-12T22:54:00Z"/>
                <w:b/>
                <w:sz w:val="16"/>
                <w:szCs w:val="16"/>
              </w:rPr>
            </w:pPr>
            <w:del w:id="3051" w:author="Eivind" w:date="2018-07-12T22:27:00Z">
              <w:r w:rsidDel="00E622ED">
                <w:rPr>
                  <w:b/>
                  <w:sz w:val="16"/>
                  <w:szCs w:val="16"/>
                </w:rPr>
                <w:delText>Type</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1D5ED91F" w14:textId="293E8D4B" w:rsidR="006B114A" w:rsidDel="0038570A" w:rsidRDefault="006B114A" w:rsidP="00876602">
            <w:pPr>
              <w:snapToGrid w:val="0"/>
              <w:spacing w:after="120"/>
              <w:rPr>
                <w:del w:id="3052" w:author="Eivind" w:date="2018-07-12T22:54:00Z"/>
                <w:b/>
                <w:sz w:val="16"/>
                <w:szCs w:val="16"/>
              </w:rPr>
            </w:pPr>
            <w:del w:id="3053" w:author="Eivind" w:date="2018-07-12T22:27:00Z">
              <w:r w:rsidDel="00E622ED">
                <w:rPr>
                  <w:b/>
                  <w:sz w:val="16"/>
                  <w:szCs w:val="16"/>
                </w:rPr>
                <w:delText>Remarks</w:delText>
              </w:r>
            </w:del>
          </w:p>
        </w:tc>
      </w:tr>
      <w:tr w:rsidR="006B114A" w:rsidDel="0038570A" w14:paraId="66707F1E" w14:textId="7BC07F14" w:rsidTr="00875EB0">
        <w:trPr>
          <w:gridAfter w:val="1"/>
          <w:wAfter w:w="7" w:type="dxa"/>
          <w:trHeight w:val="305"/>
          <w:del w:id="3054"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03A5F5A2" w14:textId="4776446D" w:rsidR="006B114A" w:rsidDel="0038570A" w:rsidRDefault="006B114A" w:rsidP="00876602">
            <w:pPr>
              <w:snapToGrid w:val="0"/>
              <w:spacing w:after="120"/>
              <w:rPr>
                <w:del w:id="3055" w:author="Eivind" w:date="2018-07-12T22:54:00Z"/>
                <w:sz w:val="16"/>
                <w:szCs w:val="16"/>
              </w:rPr>
            </w:pPr>
            <w:del w:id="3056" w:author="Eivind" w:date="2018-07-12T22:27:00Z">
              <w:r w:rsidDel="00E622ED">
                <w:rPr>
                  <w:sz w:val="16"/>
                  <w:szCs w:val="16"/>
                </w:rPr>
                <w:delText>S100_DataFormat</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10CCFBB5" w14:textId="1F2BDF65" w:rsidR="006B114A" w:rsidDel="0038570A" w:rsidRDefault="006B114A" w:rsidP="00876602">
            <w:pPr>
              <w:snapToGrid w:val="0"/>
              <w:spacing w:after="120"/>
              <w:rPr>
                <w:del w:id="3057" w:author="Eivind" w:date="2018-07-12T22:54:00Z"/>
                <w:sz w:val="16"/>
                <w:szCs w:val="16"/>
              </w:rPr>
            </w:pPr>
            <w:del w:id="3058" w:author="Eivind" w:date="2018-07-12T22:27:00Z">
              <w:r w:rsidDel="00E622ED">
                <w:rPr>
                  <w:sz w:val="16"/>
                  <w:szCs w:val="16"/>
                </w:rPr>
                <w:delText>The encoding format</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22E0F68B" w14:textId="7125D857" w:rsidR="006B114A" w:rsidDel="0038570A" w:rsidRDefault="006B114A" w:rsidP="00876602">
            <w:pPr>
              <w:snapToGrid w:val="0"/>
              <w:spacing w:after="120"/>
              <w:jc w:val="center"/>
              <w:rPr>
                <w:del w:id="3059" w:author="Eivind" w:date="2018-07-12T22:54:00Z"/>
                <w:sz w:val="16"/>
                <w:szCs w:val="16"/>
              </w:rPr>
            </w:pPr>
            <w:del w:id="3060" w:author="Eivind" w:date="2018-07-12T22:27:00Z">
              <w:r w:rsidDel="00E622ED">
                <w:rPr>
                  <w:sz w:val="16"/>
                  <w:szCs w:val="16"/>
                </w:rPr>
                <w:delText>-</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2B5EF748" w14:textId="53E979B7" w:rsidR="006B114A" w:rsidDel="0038570A" w:rsidRDefault="00CA309F" w:rsidP="00876602">
            <w:pPr>
              <w:snapToGrid w:val="0"/>
              <w:spacing w:after="120"/>
              <w:rPr>
                <w:del w:id="3061" w:author="Eivind" w:date="2018-07-12T22:54:00Z"/>
                <w:sz w:val="16"/>
                <w:szCs w:val="16"/>
              </w:rPr>
            </w:pPr>
            <w:ins w:id="3062" w:author="Raphael Malyankar" w:date="2018-07-05T18:39:00Z">
              <w:del w:id="3063" w:author="Eivind" w:date="2018-07-12T22:27:00Z">
                <w:r w:rsidDel="00E622ED">
                  <w:rPr>
                    <w:sz w:val="16"/>
                    <w:szCs w:val="16"/>
                  </w:rPr>
                  <w:delText>Enumeration</w:delText>
                </w:r>
              </w:del>
            </w:ins>
            <w:del w:id="3064" w:author="Eivind" w:date="2018-07-12T22:27:00Z">
              <w:r w:rsidR="006B114A" w:rsidDel="00E622ED">
                <w:rPr>
                  <w:sz w:val="16"/>
                  <w:szCs w:val="16"/>
                </w:rPr>
                <w:delText>-</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75415540" w14:textId="3EEF41EA" w:rsidR="006B114A" w:rsidDel="0038570A" w:rsidRDefault="006B114A" w:rsidP="00876602">
            <w:pPr>
              <w:snapToGrid w:val="0"/>
              <w:spacing w:after="120"/>
              <w:rPr>
                <w:del w:id="3065" w:author="Eivind" w:date="2018-07-12T22:54:00Z"/>
                <w:sz w:val="16"/>
                <w:szCs w:val="16"/>
              </w:rPr>
            </w:pPr>
            <w:del w:id="3066" w:author="Eivind" w:date="2018-07-12T22:27:00Z">
              <w:r w:rsidDel="00E622ED">
                <w:rPr>
                  <w:sz w:val="16"/>
                  <w:szCs w:val="16"/>
                </w:rPr>
                <w:delText>-</w:delText>
              </w:r>
            </w:del>
          </w:p>
        </w:tc>
      </w:tr>
      <w:tr w:rsidR="006B114A" w:rsidDel="0038570A" w14:paraId="5D27D965" w14:textId="75E2A1BB" w:rsidTr="00875EB0">
        <w:trPr>
          <w:gridAfter w:val="1"/>
          <w:wAfter w:w="7" w:type="dxa"/>
          <w:trHeight w:val="277"/>
          <w:del w:id="3067"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04C9A04E" w14:textId="22D810A3" w:rsidR="006B114A" w:rsidDel="0038570A" w:rsidRDefault="006B114A" w:rsidP="00876602">
            <w:pPr>
              <w:snapToGrid w:val="0"/>
              <w:spacing w:after="120"/>
              <w:rPr>
                <w:del w:id="3068" w:author="Eivind" w:date="2018-07-12T22:54:00Z"/>
                <w:sz w:val="16"/>
                <w:szCs w:val="16"/>
              </w:rPr>
            </w:pPr>
            <w:del w:id="3069" w:author="Eivind" w:date="2018-07-12T22:27:00Z">
              <w:r w:rsidDel="00E622ED">
                <w:rPr>
                  <w:sz w:val="16"/>
                  <w:szCs w:val="16"/>
                </w:rPr>
                <w:delText>ISO/IEC 8211</w:delText>
              </w:r>
            </w:del>
            <w:del w:id="3070" w:author="Eivind" w:date="2018-06-20T21:22:00Z">
              <w:r w:rsidDel="00606361">
                <w:rPr>
                  <w:sz w:val="16"/>
                  <w:szCs w:val="16"/>
                </w:rPr>
                <w:delText xml:space="preserve"> ASCII</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46179439" w14:textId="5603061E" w:rsidR="006B114A" w:rsidDel="0038570A" w:rsidRDefault="00A06BBE" w:rsidP="00876602">
            <w:pPr>
              <w:snapToGrid w:val="0"/>
              <w:spacing w:after="120"/>
              <w:rPr>
                <w:del w:id="3071" w:author="Eivind" w:date="2018-07-12T22:54:00Z"/>
                <w:sz w:val="16"/>
                <w:szCs w:val="16"/>
              </w:rPr>
            </w:pPr>
            <w:ins w:id="3072" w:author="Raphael Malyankar" w:date="2018-07-05T18:34:00Z">
              <w:del w:id="3073" w:author="Eivind" w:date="2018-07-12T22:27:00Z">
                <w:r w:rsidRPr="00A06BBE" w:rsidDel="00E622ED">
                  <w:rPr>
                    <w:sz w:val="16"/>
                    <w:szCs w:val="16"/>
                  </w:rPr>
                  <w:delText xml:space="preserve">The </w:delText>
                </w:r>
                <w:r w:rsidDel="00E622ED">
                  <w:rPr>
                    <w:sz w:val="16"/>
                    <w:szCs w:val="16"/>
                  </w:rPr>
                  <w:delText>ISO 8211</w:delText>
                </w:r>
                <w:r w:rsidRPr="00A06BBE" w:rsidDel="00E622ED">
                  <w:rPr>
                    <w:sz w:val="16"/>
                    <w:szCs w:val="16"/>
                  </w:rPr>
                  <w:delText xml:space="preserve"> data format as defined in Part 10c</w:delText>
                </w:r>
              </w:del>
            </w:ins>
            <w:ins w:id="3074" w:author="Raphael Malyankar" w:date="2018-07-05T21:27:00Z">
              <w:del w:id="3075" w:author="Eivind" w:date="2018-07-12T22:27:00Z">
                <w:r w:rsidR="009A00CB" w:rsidDel="00E622ED">
                  <w:rPr>
                    <w:sz w:val="16"/>
                    <w:szCs w:val="16"/>
                  </w:rPr>
                  <w:delText>.</w:delText>
                </w:r>
              </w:del>
            </w:ins>
          </w:p>
        </w:tc>
        <w:tc>
          <w:tcPr>
            <w:tcW w:w="804" w:type="dxa"/>
            <w:tcBorders>
              <w:top w:val="single" w:sz="4" w:space="0" w:color="000000"/>
              <w:left w:val="single" w:sz="4" w:space="0" w:color="000000"/>
              <w:bottom w:val="single" w:sz="4" w:space="0" w:color="000000"/>
              <w:right w:val="single" w:sz="4" w:space="0" w:color="000000"/>
            </w:tcBorders>
            <w:vAlign w:val="center"/>
          </w:tcPr>
          <w:p w14:paraId="119E17EA" w14:textId="4D0EA2FC" w:rsidR="006B114A" w:rsidDel="0038570A" w:rsidRDefault="006B114A" w:rsidP="00876602">
            <w:pPr>
              <w:snapToGrid w:val="0"/>
              <w:spacing w:after="120"/>
              <w:jc w:val="center"/>
              <w:rPr>
                <w:del w:id="3076" w:author="Eivind" w:date="2018-07-12T22:54:00Z"/>
                <w:sz w:val="16"/>
                <w:szCs w:val="16"/>
              </w:rPr>
            </w:pPr>
            <w:del w:id="3077" w:author="Eivind" w:date="2018-07-12T22:27:00Z">
              <w:r w:rsidDel="00E622ED">
                <w:rPr>
                  <w:sz w:val="16"/>
                  <w:szCs w:val="16"/>
                </w:rPr>
                <w:delText>-</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7908313D" w14:textId="458F8193" w:rsidR="006B114A" w:rsidDel="0038570A" w:rsidRDefault="006B114A" w:rsidP="00876602">
            <w:pPr>
              <w:snapToGrid w:val="0"/>
              <w:spacing w:after="120"/>
              <w:rPr>
                <w:del w:id="3078" w:author="Eivind" w:date="2018-07-12T22:54:00Z"/>
                <w:sz w:val="16"/>
                <w:szCs w:val="16"/>
              </w:rPr>
            </w:pPr>
            <w:del w:id="3079" w:author="Eivind" w:date="2018-07-12T22:27:00Z">
              <w:r w:rsidDel="00E622ED">
                <w:rPr>
                  <w:sz w:val="16"/>
                  <w:szCs w:val="16"/>
                </w:rPr>
                <w:delText>-</w:delText>
              </w:r>
            </w:del>
            <w:ins w:id="3080" w:author="Raphael Malyankar" w:date="2018-07-05T18:39:00Z">
              <w:del w:id="3081" w:author="Eivind" w:date="2018-07-12T22:27:00Z">
                <w:r w:rsidR="00CA309F" w:rsidDel="00E622ED">
                  <w:rPr>
                    <w:sz w:val="16"/>
                    <w:szCs w:val="16"/>
                  </w:rPr>
                  <w:delText>Literal</w:delText>
                </w:r>
              </w:del>
            </w:ins>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4A55EB11" w14:textId="2D6AD10D" w:rsidR="006B114A" w:rsidDel="0038570A" w:rsidRDefault="00442053" w:rsidP="00876602">
            <w:pPr>
              <w:snapToGrid w:val="0"/>
              <w:spacing w:after="120"/>
              <w:rPr>
                <w:del w:id="3082" w:author="Eivind" w:date="2018-07-12T22:54:00Z"/>
                <w:sz w:val="16"/>
                <w:szCs w:val="16"/>
              </w:rPr>
            </w:pPr>
            <w:del w:id="3083" w:author="Eivind" w:date="2018-07-12T22:27:00Z">
              <w:r w:rsidDel="00E622ED">
                <w:rPr>
                  <w:sz w:val="16"/>
                  <w:szCs w:val="16"/>
                </w:rPr>
                <w:delText>Not applicable</w:delText>
              </w:r>
            </w:del>
          </w:p>
        </w:tc>
      </w:tr>
      <w:tr w:rsidR="00442053" w:rsidDel="0038570A" w14:paraId="65E8AFA6" w14:textId="29C57631" w:rsidTr="00875EB0">
        <w:trPr>
          <w:gridAfter w:val="1"/>
          <w:wAfter w:w="7" w:type="dxa"/>
          <w:trHeight w:val="305"/>
          <w:del w:id="3084"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5CCBD8F2" w14:textId="1263841D" w:rsidR="00442053" w:rsidDel="0038570A" w:rsidRDefault="00442053" w:rsidP="00876602">
            <w:pPr>
              <w:snapToGrid w:val="0"/>
              <w:spacing w:after="120"/>
              <w:rPr>
                <w:del w:id="3085" w:author="Eivind" w:date="2018-07-12T22:54:00Z"/>
                <w:sz w:val="16"/>
                <w:szCs w:val="16"/>
              </w:rPr>
            </w:pPr>
            <w:del w:id="3086" w:author="Eivind" w:date="2018-07-12T22:27:00Z">
              <w:r w:rsidDel="00E622ED">
                <w:rPr>
                  <w:sz w:val="16"/>
                  <w:szCs w:val="16"/>
                </w:rPr>
                <w:delText>ISO/IEC 8211 BINARY</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134EB347" w14:textId="0ED005B5" w:rsidR="00442053" w:rsidDel="0038570A" w:rsidRDefault="00442053" w:rsidP="00876602">
            <w:pPr>
              <w:snapToGrid w:val="0"/>
              <w:spacing w:after="120"/>
              <w:rPr>
                <w:del w:id="3087" w:author="Eivind" w:date="2018-07-12T22:54:00Z"/>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tcPr>
          <w:p w14:paraId="4D406BD5" w14:textId="5D77BAEE" w:rsidR="00442053" w:rsidDel="0038570A" w:rsidRDefault="00442053" w:rsidP="00876602">
            <w:pPr>
              <w:snapToGrid w:val="0"/>
              <w:spacing w:after="120"/>
              <w:jc w:val="center"/>
              <w:rPr>
                <w:del w:id="3088" w:author="Eivind" w:date="2018-07-12T22:54:00Z"/>
                <w:sz w:val="16"/>
                <w:szCs w:val="16"/>
              </w:rPr>
            </w:pPr>
            <w:del w:id="3089" w:author="Eivind" w:date="2018-07-12T22:27:00Z">
              <w:r w:rsidDel="00E622ED">
                <w:rPr>
                  <w:sz w:val="16"/>
                  <w:szCs w:val="16"/>
                </w:rPr>
                <w:delText>-</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3B759755" w14:textId="554B35EB" w:rsidR="00442053" w:rsidDel="0038570A" w:rsidRDefault="00442053" w:rsidP="00876602">
            <w:pPr>
              <w:snapToGrid w:val="0"/>
              <w:spacing w:after="120"/>
              <w:rPr>
                <w:del w:id="3090" w:author="Eivind" w:date="2018-07-12T22:54:00Z"/>
                <w:sz w:val="16"/>
                <w:szCs w:val="16"/>
              </w:rPr>
            </w:pPr>
            <w:del w:id="3091" w:author="Eivind" w:date="2018-07-12T22:27:00Z">
              <w:r w:rsidDel="00E622ED">
                <w:rPr>
                  <w:sz w:val="16"/>
                  <w:szCs w:val="16"/>
                </w:rPr>
                <w:delText>-</w:delText>
              </w:r>
            </w:del>
          </w:p>
        </w:tc>
        <w:tc>
          <w:tcPr>
            <w:tcW w:w="3060" w:type="dxa"/>
            <w:gridSpan w:val="2"/>
            <w:tcBorders>
              <w:top w:val="single" w:sz="4" w:space="0" w:color="000000"/>
              <w:left w:val="single" w:sz="4" w:space="0" w:color="000000"/>
              <w:bottom w:val="single" w:sz="4" w:space="0" w:color="000000"/>
              <w:right w:val="single" w:sz="4" w:space="0" w:color="000000"/>
            </w:tcBorders>
          </w:tcPr>
          <w:p w14:paraId="293B6043" w14:textId="41606312" w:rsidR="00442053" w:rsidDel="0038570A" w:rsidRDefault="00442053" w:rsidP="00876602">
            <w:pPr>
              <w:snapToGrid w:val="0"/>
              <w:spacing w:after="120"/>
              <w:rPr>
                <w:del w:id="3092" w:author="Eivind" w:date="2018-07-12T22:54:00Z"/>
                <w:sz w:val="16"/>
                <w:szCs w:val="16"/>
              </w:rPr>
            </w:pPr>
            <w:del w:id="3093" w:author="Eivind" w:date="2018-07-12T22:27:00Z">
              <w:r w:rsidRPr="00A9204E" w:rsidDel="00E622ED">
                <w:rPr>
                  <w:sz w:val="16"/>
                  <w:szCs w:val="16"/>
                </w:rPr>
                <w:delText>Not applicable</w:delText>
              </w:r>
            </w:del>
          </w:p>
        </w:tc>
      </w:tr>
      <w:tr w:rsidR="00CA309F" w:rsidDel="0038570A" w14:paraId="73339A11" w14:textId="29FC9189" w:rsidTr="00875EB0">
        <w:trPr>
          <w:gridAfter w:val="1"/>
          <w:wAfter w:w="7" w:type="dxa"/>
          <w:trHeight w:val="277"/>
          <w:del w:id="3094"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2AA74DD2" w14:textId="175408AD" w:rsidR="00CA309F" w:rsidDel="0038570A" w:rsidRDefault="00CA309F" w:rsidP="00CA309F">
            <w:pPr>
              <w:snapToGrid w:val="0"/>
              <w:spacing w:after="120"/>
              <w:rPr>
                <w:del w:id="3095" w:author="Eivind" w:date="2018-07-12T22:54:00Z"/>
                <w:sz w:val="16"/>
                <w:szCs w:val="16"/>
              </w:rPr>
            </w:pPr>
            <w:del w:id="3096" w:author="Eivind" w:date="2018-07-12T22:27:00Z">
              <w:r w:rsidDel="00E622ED">
                <w:rPr>
                  <w:sz w:val="16"/>
                  <w:szCs w:val="16"/>
                </w:rPr>
                <w:delText>GML</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6F6134F2" w14:textId="0DDD8448" w:rsidR="00CA309F" w:rsidDel="0038570A" w:rsidRDefault="00CA309F" w:rsidP="00CA309F">
            <w:pPr>
              <w:snapToGrid w:val="0"/>
              <w:spacing w:after="120"/>
              <w:rPr>
                <w:del w:id="3097" w:author="Eivind" w:date="2018-07-12T22:54:00Z"/>
                <w:sz w:val="16"/>
                <w:szCs w:val="16"/>
              </w:rPr>
            </w:pPr>
            <w:ins w:id="3098" w:author="Raphael Malyankar" w:date="2018-07-05T18:34:00Z">
              <w:del w:id="3099" w:author="Eivind" w:date="2018-07-12T22:27:00Z">
                <w:r w:rsidRPr="00A06BBE" w:rsidDel="00E622ED">
                  <w:rPr>
                    <w:sz w:val="16"/>
                    <w:szCs w:val="16"/>
                  </w:rPr>
                  <w:delText xml:space="preserve">The </w:delText>
                </w:r>
                <w:r w:rsidDel="00E622ED">
                  <w:rPr>
                    <w:sz w:val="16"/>
                    <w:szCs w:val="16"/>
                  </w:rPr>
                  <w:delText>GML</w:delText>
                </w:r>
                <w:r w:rsidRPr="00A06BBE" w:rsidDel="00E622ED">
                  <w:rPr>
                    <w:sz w:val="16"/>
                    <w:szCs w:val="16"/>
                  </w:rPr>
                  <w:delText xml:space="preserve"> data format as defined in Part 10c</w:delText>
                </w:r>
              </w:del>
            </w:ins>
            <w:ins w:id="3100" w:author="Raphael Malyankar" w:date="2018-07-05T21:27:00Z">
              <w:del w:id="3101" w:author="Eivind" w:date="2018-07-12T22:27:00Z">
                <w:r w:rsidR="009A00CB" w:rsidDel="00E622ED">
                  <w:rPr>
                    <w:sz w:val="16"/>
                    <w:szCs w:val="16"/>
                  </w:rPr>
                  <w:delText>.</w:delText>
                </w:r>
              </w:del>
            </w:ins>
          </w:p>
        </w:tc>
        <w:tc>
          <w:tcPr>
            <w:tcW w:w="804" w:type="dxa"/>
            <w:tcBorders>
              <w:top w:val="single" w:sz="4" w:space="0" w:color="000000"/>
              <w:left w:val="single" w:sz="4" w:space="0" w:color="000000"/>
              <w:bottom w:val="single" w:sz="4" w:space="0" w:color="000000"/>
              <w:right w:val="single" w:sz="4" w:space="0" w:color="000000"/>
            </w:tcBorders>
            <w:vAlign w:val="center"/>
          </w:tcPr>
          <w:p w14:paraId="7F3928F0" w14:textId="062870D0" w:rsidR="00CA309F" w:rsidDel="0038570A" w:rsidRDefault="00CA309F" w:rsidP="00CA309F">
            <w:pPr>
              <w:snapToGrid w:val="0"/>
              <w:spacing w:after="120"/>
              <w:jc w:val="center"/>
              <w:rPr>
                <w:del w:id="3102" w:author="Eivind" w:date="2018-07-12T22:54:00Z"/>
                <w:sz w:val="16"/>
                <w:szCs w:val="16"/>
              </w:rPr>
            </w:pPr>
            <w:del w:id="3103" w:author="Eivind" w:date="2018-07-12T22:27:00Z">
              <w:r w:rsidDel="00E622ED">
                <w:rPr>
                  <w:sz w:val="16"/>
                  <w:szCs w:val="16"/>
                </w:rPr>
                <w:delText>-</w:delText>
              </w:r>
            </w:del>
          </w:p>
        </w:tc>
        <w:tc>
          <w:tcPr>
            <w:tcW w:w="2436" w:type="dxa"/>
            <w:gridSpan w:val="3"/>
            <w:tcBorders>
              <w:top w:val="single" w:sz="4" w:space="0" w:color="000000"/>
              <w:left w:val="single" w:sz="4" w:space="0" w:color="000000"/>
              <w:bottom w:val="single" w:sz="4" w:space="0" w:color="000000"/>
              <w:right w:val="single" w:sz="4" w:space="0" w:color="000000"/>
            </w:tcBorders>
          </w:tcPr>
          <w:p w14:paraId="4EE4774C" w14:textId="587C86F2" w:rsidR="00CA309F" w:rsidDel="0038570A" w:rsidRDefault="00CA309F" w:rsidP="00CA309F">
            <w:pPr>
              <w:snapToGrid w:val="0"/>
              <w:spacing w:after="120"/>
              <w:rPr>
                <w:del w:id="3104" w:author="Eivind" w:date="2018-07-12T22:54:00Z"/>
                <w:sz w:val="16"/>
                <w:szCs w:val="16"/>
              </w:rPr>
            </w:pPr>
            <w:ins w:id="3105" w:author="Raphael Malyankar" w:date="2018-07-05T18:40:00Z">
              <w:del w:id="3106" w:author="Eivind" w:date="2018-07-12T22:27:00Z">
                <w:r w:rsidRPr="007253C3" w:rsidDel="00E622ED">
                  <w:rPr>
                    <w:sz w:val="16"/>
                    <w:szCs w:val="16"/>
                  </w:rPr>
                  <w:delText>Literal</w:delText>
                </w:r>
              </w:del>
            </w:ins>
            <w:del w:id="3107" w:author="Eivind" w:date="2018-07-12T22:27:00Z">
              <w:r w:rsidDel="00E622ED">
                <w:rPr>
                  <w:sz w:val="16"/>
                  <w:szCs w:val="16"/>
                </w:rPr>
                <w:delText>-</w:delText>
              </w:r>
            </w:del>
          </w:p>
        </w:tc>
        <w:tc>
          <w:tcPr>
            <w:tcW w:w="3060" w:type="dxa"/>
            <w:gridSpan w:val="2"/>
            <w:tcBorders>
              <w:top w:val="single" w:sz="4" w:space="0" w:color="000000"/>
              <w:left w:val="single" w:sz="4" w:space="0" w:color="000000"/>
              <w:bottom w:val="single" w:sz="4" w:space="0" w:color="000000"/>
              <w:right w:val="single" w:sz="4" w:space="0" w:color="000000"/>
            </w:tcBorders>
          </w:tcPr>
          <w:p w14:paraId="2DC17F0B" w14:textId="3C51D246" w:rsidR="00CA309F" w:rsidDel="0038570A" w:rsidRDefault="00CA309F" w:rsidP="00CA309F">
            <w:pPr>
              <w:snapToGrid w:val="0"/>
              <w:spacing w:after="120"/>
              <w:rPr>
                <w:del w:id="3108" w:author="Eivind" w:date="2018-07-12T22:54:00Z"/>
                <w:sz w:val="16"/>
                <w:szCs w:val="16"/>
              </w:rPr>
            </w:pPr>
            <w:del w:id="3109" w:author="Eivind" w:date="2018-07-12T22:27:00Z">
              <w:r w:rsidRPr="00A9204E" w:rsidDel="00E622ED">
                <w:rPr>
                  <w:sz w:val="16"/>
                  <w:szCs w:val="16"/>
                </w:rPr>
                <w:delText>Not applicable</w:delText>
              </w:r>
            </w:del>
          </w:p>
        </w:tc>
      </w:tr>
      <w:tr w:rsidR="00CA309F" w:rsidDel="0038570A" w14:paraId="477ED471" w14:textId="565D176B" w:rsidTr="00875EB0">
        <w:trPr>
          <w:gridAfter w:val="1"/>
          <w:wAfter w:w="7" w:type="dxa"/>
          <w:trHeight w:val="305"/>
          <w:del w:id="3110"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1DAA6C8C" w14:textId="596800E5" w:rsidR="00CA309F" w:rsidDel="0038570A" w:rsidRDefault="00CA309F" w:rsidP="00CA309F">
            <w:pPr>
              <w:snapToGrid w:val="0"/>
              <w:spacing w:after="120"/>
              <w:rPr>
                <w:del w:id="3111" w:author="Eivind" w:date="2018-07-12T22:54:00Z"/>
                <w:sz w:val="16"/>
                <w:szCs w:val="16"/>
              </w:rPr>
            </w:pPr>
            <w:del w:id="3112" w:author="Eivind" w:date="2018-07-12T22:27:00Z">
              <w:r w:rsidDel="00E622ED">
                <w:rPr>
                  <w:sz w:val="16"/>
                  <w:szCs w:val="16"/>
                </w:rPr>
                <w:delText>HDF5</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2E12FFC4" w14:textId="05F74004" w:rsidR="00CA309F" w:rsidDel="0038570A" w:rsidRDefault="00CA309F" w:rsidP="00CA309F">
            <w:pPr>
              <w:snapToGrid w:val="0"/>
              <w:spacing w:after="120"/>
              <w:rPr>
                <w:del w:id="3113" w:author="Eivind" w:date="2018-07-12T22:54:00Z"/>
                <w:sz w:val="16"/>
                <w:szCs w:val="16"/>
              </w:rPr>
            </w:pPr>
            <w:ins w:id="3114" w:author="Raphael Malyankar" w:date="2018-07-05T18:33:00Z">
              <w:del w:id="3115" w:author="Eivind" w:date="2018-07-12T22:27:00Z">
                <w:r w:rsidRPr="00A06BBE" w:rsidDel="00E622ED">
                  <w:rPr>
                    <w:sz w:val="16"/>
                    <w:szCs w:val="16"/>
                  </w:rPr>
                  <w:delText>The HDF5 data format as defined in Part 10c</w:delText>
                </w:r>
              </w:del>
            </w:ins>
            <w:ins w:id="3116" w:author="Raphael Malyankar" w:date="2018-07-05T21:27:00Z">
              <w:del w:id="3117" w:author="Eivind" w:date="2018-07-12T22:27:00Z">
                <w:r w:rsidR="009A00CB" w:rsidDel="00E622ED">
                  <w:rPr>
                    <w:sz w:val="16"/>
                    <w:szCs w:val="16"/>
                  </w:rPr>
                  <w:delText>.</w:delText>
                </w:r>
              </w:del>
            </w:ins>
          </w:p>
        </w:tc>
        <w:tc>
          <w:tcPr>
            <w:tcW w:w="804" w:type="dxa"/>
            <w:tcBorders>
              <w:top w:val="single" w:sz="4" w:space="0" w:color="000000"/>
              <w:left w:val="single" w:sz="4" w:space="0" w:color="000000"/>
              <w:bottom w:val="single" w:sz="4" w:space="0" w:color="000000"/>
              <w:right w:val="single" w:sz="4" w:space="0" w:color="000000"/>
            </w:tcBorders>
            <w:vAlign w:val="center"/>
          </w:tcPr>
          <w:p w14:paraId="29EAD1EE" w14:textId="795F7F5D" w:rsidR="00CA309F" w:rsidDel="0038570A" w:rsidRDefault="00CA309F" w:rsidP="00CA309F">
            <w:pPr>
              <w:snapToGrid w:val="0"/>
              <w:spacing w:after="120"/>
              <w:jc w:val="center"/>
              <w:rPr>
                <w:del w:id="3118" w:author="Eivind" w:date="2018-07-12T22:54:00Z"/>
                <w:sz w:val="16"/>
                <w:szCs w:val="16"/>
              </w:rPr>
            </w:pPr>
          </w:p>
        </w:tc>
        <w:tc>
          <w:tcPr>
            <w:tcW w:w="2436" w:type="dxa"/>
            <w:gridSpan w:val="3"/>
            <w:tcBorders>
              <w:top w:val="single" w:sz="4" w:space="0" w:color="000000"/>
              <w:left w:val="single" w:sz="4" w:space="0" w:color="000000"/>
              <w:bottom w:val="single" w:sz="4" w:space="0" w:color="000000"/>
              <w:right w:val="single" w:sz="4" w:space="0" w:color="000000"/>
            </w:tcBorders>
          </w:tcPr>
          <w:p w14:paraId="30845521" w14:textId="5FA60F8A" w:rsidR="00CA309F" w:rsidDel="0038570A" w:rsidRDefault="00CA309F" w:rsidP="00CA309F">
            <w:pPr>
              <w:snapToGrid w:val="0"/>
              <w:spacing w:after="120"/>
              <w:rPr>
                <w:del w:id="3119" w:author="Eivind" w:date="2018-07-12T22:54:00Z"/>
                <w:sz w:val="16"/>
                <w:szCs w:val="16"/>
              </w:rPr>
            </w:pPr>
            <w:ins w:id="3120" w:author="Raphael Malyankar" w:date="2018-07-05T18:40:00Z">
              <w:del w:id="3121" w:author="Eivind" w:date="2018-07-12T22:27:00Z">
                <w:r w:rsidRPr="007253C3" w:rsidDel="00E622ED">
                  <w:rPr>
                    <w:sz w:val="16"/>
                    <w:szCs w:val="16"/>
                  </w:rPr>
                  <w:delText>Literal</w:delText>
                </w:r>
              </w:del>
            </w:ins>
          </w:p>
        </w:tc>
        <w:tc>
          <w:tcPr>
            <w:tcW w:w="3060" w:type="dxa"/>
            <w:gridSpan w:val="2"/>
            <w:tcBorders>
              <w:top w:val="single" w:sz="4" w:space="0" w:color="000000"/>
              <w:left w:val="single" w:sz="4" w:space="0" w:color="000000"/>
              <w:bottom w:val="single" w:sz="4" w:space="0" w:color="000000"/>
              <w:right w:val="single" w:sz="4" w:space="0" w:color="000000"/>
            </w:tcBorders>
          </w:tcPr>
          <w:p w14:paraId="5FC29945" w14:textId="00AF0B9C" w:rsidR="00CA309F" w:rsidDel="0038570A" w:rsidRDefault="00CA309F" w:rsidP="00CA309F">
            <w:pPr>
              <w:snapToGrid w:val="0"/>
              <w:spacing w:after="120"/>
              <w:rPr>
                <w:del w:id="3122" w:author="Eivind" w:date="2018-07-12T22:54:00Z"/>
                <w:sz w:val="16"/>
                <w:szCs w:val="16"/>
              </w:rPr>
            </w:pPr>
            <w:del w:id="3123" w:author="Eivind" w:date="2018-07-12T22:27:00Z">
              <w:r w:rsidRPr="00A9204E" w:rsidDel="00E622ED">
                <w:rPr>
                  <w:sz w:val="16"/>
                  <w:szCs w:val="16"/>
                </w:rPr>
                <w:delText>Not applicable</w:delText>
              </w:r>
            </w:del>
          </w:p>
        </w:tc>
      </w:tr>
      <w:tr w:rsidR="00CA309F" w:rsidDel="0038570A" w14:paraId="1F4279DE" w14:textId="2F831B26" w:rsidTr="00875EB0">
        <w:trPr>
          <w:gridAfter w:val="1"/>
          <w:wAfter w:w="7" w:type="dxa"/>
          <w:trHeight w:val="305"/>
          <w:del w:id="3124"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67A8CDDD" w14:textId="4C58431B" w:rsidR="00CA309F" w:rsidDel="0038570A" w:rsidRDefault="00CA309F" w:rsidP="00CA309F">
            <w:pPr>
              <w:snapToGrid w:val="0"/>
              <w:spacing w:after="120"/>
              <w:rPr>
                <w:del w:id="3125" w:author="Eivind" w:date="2018-07-12T22:54:00Z"/>
                <w:sz w:val="16"/>
                <w:szCs w:val="16"/>
              </w:rPr>
            </w:pPr>
            <w:del w:id="3126" w:author="Eivind" w:date="2018-07-12T22:27:00Z">
              <w:r w:rsidDel="00E622ED">
                <w:rPr>
                  <w:sz w:val="16"/>
                  <w:szCs w:val="16"/>
                </w:rPr>
                <w:delText>Other</w:delText>
              </w:r>
            </w:del>
            <w:ins w:id="3127" w:author="Raphael Malyankar" w:date="2018-07-05T18:32:00Z">
              <w:del w:id="3128" w:author="Eivind" w:date="2018-07-12T22:27:00Z">
                <w:r w:rsidDel="00E622ED">
                  <w:rPr>
                    <w:sz w:val="16"/>
                    <w:szCs w:val="16"/>
                  </w:rPr>
                  <w:delText>undefined</w:delText>
                </w:r>
              </w:del>
            </w:ins>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51EE76D1" w14:textId="711342F0" w:rsidR="00CA309F" w:rsidDel="0038570A" w:rsidRDefault="00CA309F" w:rsidP="00CA309F">
            <w:pPr>
              <w:snapToGrid w:val="0"/>
              <w:spacing w:after="120"/>
              <w:rPr>
                <w:del w:id="3129" w:author="Eivind" w:date="2018-07-12T22:54:00Z"/>
                <w:sz w:val="16"/>
                <w:szCs w:val="16"/>
              </w:rPr>
            </w:pPr>
            <w:ins w:id="3130" w:author="Raphael Malyankar" w:date="2018-07-05T18:32:00Z">
              <w:del w:id="3131" w:author="Eivind" w:date="2018-07-12T22:27:00Z">
                <w:r w:rsidDel="00E622ED">
                  <w:rPr>
                    <w:sz w:val="16"/>
                    <w:szCs w:val="16"/>
                  </w:rPr>
                  <w:delText>The encoding is defined in the product specification</w:delText>
                </w:r>
              </w:del>
            </w:ins>
            <w:ins w:id="3132" w:author="Raphael Malyankar" w:date="2018-07-05T21:27:00Z">
              <w:del w:id="3133" w:author="Eivind" w:date="2018-07-12T22:27:00Z">
                <w:r w:rsidR="009A00CB" w:rsidDel="00E622ED">
                  <w:rPr>
                    <w:sz w:val="16"/>
                    <w:szCs w:val="16"/>
                  </w:rPr>
                  <w:delText>.</w:delText>
                </w:r>
              </w:del>
            </w:ins>
          </w:p>
        </w:tc>
        <w:tc>
          <w:tcPr>
            <w:tcW w:w="804" w:type="dxa"/>
            <w:tcBorders>
              <w:top w:val="single" w:sz="4" w:space="0" w:color="000000"/>
              <w:left w:val="single" w:sz="4" w:space="0" w:color="000000"/>
              <w:bottom w:val="single" w:sz="4" w:space="0" w:color="000000"/>
              <w:right w:val="single" w:sz="4" w:space="0" w:color="000000"/>
            </w:tcBorders>
            <w:vAlign w:val="center"/>
          </w:tcPr>
          <w:p w14:paraId="44512078" w14:textId="0AFBF31E" w:rsidR="00CA309F" w:rsidDel="0038570A" w:rsidRDefault="00CA309F" w:rsidP="00CA309F">
            <w:pPr>
              <w:snapToGrid w:val="0"/>
              <w:spacing w:after="120"/>
              <w:jc w:val="center"/>
              <w:rPr>
                <w:del w:id="3134" w:author="Eivind" w:date="2018-07-12T22:54:00Z"/>
                <w:sz w:val="16"/>
                <w:szCs w:val="16"/>
              </w:rPr>
            </w:pPr>
            <w:del w:id="3135" w:author="Eivind" w:date="2018-07-12T22:27:00Z">
              <w:r w:rsidDel="00E622ED">
                <w:rPr>
                  <w:sz w:val="16"/>
                  <w:szCs w:val="16"/>
                </w:rPr>
                <w:delText>-</w:delText>
              </w:r>
            </w:del>
          </w:p>
        </w:tc>
        <w:tc>
          <w:tcPr>
            <w:tcW w:w="2436" w:type="dxa"/>
            <w:gridSpan w:val="3"/>
            <w:tcBorders>
              <w:top w:val="single" w:sz="4" w:space="0" w:color="000000"/>
              <w:left w:val="single" w:sz="4" w:space="0" w:color="000000"/>
              <w:bottom w:val="single" w:sz="4" w:space="0" w:color="000000"/>
              <w:right w:val="single" w:sz="4" w:space="0" w:color="000000"/>
            </w:tcBorders>
          </w:tcPr>
          <w:p w14:paraId="77576EB0" w14:textId="7EAA782C" w:rsidR="00CA309F" w:rsidDel="0038570A" w:rsidRDefault="00CA309F" w:rsidP="00CA309F">
            <w:pPr>
              <w:snapToGrid w:val="0"/>
              <w:spacing w:after="120"/>
              <w:rPr>
                <w:del w:id="3136" w:author="Eivind" w:date="2018-07-12T22:54:00Z"/>
                <w:sz w:val="16"/>
                <w:szCs w:val="16"/>
              </w:rPr>
            </w:pPr>
            <w:ins w:id="3137" w:author="Raphael Malyankar" w:date="2018-07-05T18:40:00Z">
              <w:del w:id="3138" w:author="Eivind" w:date="2018-07-12T22:27:00Z">
                <w:r w:rsidRPr="007253C3" w:rsidDel="00E622ED">
                  <w:rPr>
                    <w:sz w:val="16"/>
                    <w:szCs w:val="16"/>
                  </w:rPr>
                  <w:delText>Literal</w:delText>
                </w:r>
              </w:del>
            </w:ins>
            <w:del w:id="3139" w:author="Eivind" w:date="2018-07-12T22:27:00Z">
              <w:r w:rsidDel="00E622ED">
                <w:rPr>
                  <w:sz w:val="16"/>
                  <w:szCs w:val="16"/>
                </w:rPr>
                <w:delText>-</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703E40A2" w14:textId="6CD12B9D" w:rsidR="00CA309F" w:rsidDel="0038570A" w:rsidRDefault="00CA309F" w:rsidP="00CA309F">
            <w:pPr>
              <w:snapToGrid w:val="0"/>
              <w:spacing w:after="120"/>
              <w:rPr>
                <w:del w:id="3140" w:author="Eivind" w:date="2018-07-12T22:54:00Z"/>
                <w:sz w:val="16"/>
                <w:szCs w:val="16"/>
              </w:rPr>
            </w:pPr>
            <w:del w:id="3141" w:author="Eivind" w:date="2018-07-12T22:27:00Z">
              <w:r w:rsidDel="00E622ED">
                <w:rPr>
                  <w:sz w:val="16"/>
                  <w:szCs w:val="16"/>
                </w:rPr>
                <w:delText>Use this for interoperability catalogues</w:delText>
              </w:r>
            </w:del>
          </w:p>
        </w:tc>
      </w:tr>
    </w:tbl>
    <w:p w14:paraId="544A0C98" w14:textId="77777777" w:rsidR="006B114A" w:rsidRDefault="006B114A" w:rsidP="00996B38"/>
    <w:p w14:paraId="2CF7B59D" w14:textId="53AD9373" w:rsidR="00AE5743" w:rsidRDefault="00AE5743" w:rsidP="00285100">
      <w:pPr>
        <w:pStyle w:val="Caption"/>
        <w:keepNext/>
      </w:pPr>
      <w:r>
        <w:t xml:space="preserve">Table </w:t>
      </w:r>
      <w:r>
        <w:fldChar w:fldCharType="begin"/>
      </w:r>
      <w:r>
        <w:instrText xml:space="preserve"> SEQ Table \* ARABIC </w:instrText>
      </w:r>
      <w:r>
        <w:fldChar w:fldCharType="separate"/>
      </w:r>
      <w:ins w:id="3142" w:author="Raphael Malyankar" w:date="2018-07-20T12:56:00Z">
        <w:r w:rsidR="00CF17A6">
          <w:rPr>
            <w:noProof/>
          </w:rPr>
          <w:t>35</w:t>
        </w:r>
      </w:ins>
      <w:ins w:id="3143" w:author="Eivind" w:date="2018-07-10T00:11:00Z">
        <w:del w:id="3144" w:author="Raphael Malyankar" w:date="2018-07-20T12:56:00Z">
          <w:r w:rsidR="005F5493" w:rsidDel="00CF17A6">
            <w:rPr>
              <w:noProof/>
            </w:rPr>
            <w:delText>35</w:delText>
          </w:r>
        </w:del>
      </w:ins>
      <w:del w:id="3145" w:author="Raphael Malyankar" w:date="2018-07-20T12:56:00Z">
        <w:r w:rsidR="00A420D9" w:rsidDel="00CF17A6">
          <w:rPr>
            <w:noProof/>
          </w:rPr>
          <w:delText>33</w:delText>
        </w:r>
      </w:del>
      <w:r>
        <w:fldChar w:fldCharType="end"/>
      </w:r>
      <w:r>
        <w:t xml:space="preserve">. </w:t>
      </w:r>
      <w:r w:rsidRPr="00D9467D">
        <w:t>S100_ProductSpecification</w:t>
      </w:r>
    </w:p>
    <w:tbl>
      <w:tblPr>
        <w:tblW w:w="1278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6"/>
        <w:gridCol w:w="1928"/>
        <w:gridCol w:w="1106"/>
        <w:gridCol w:w="2314"/>
        <w:gridCol w:w="804"/>
        <w:gridCol w:w="302"/>
        <w:gridCol w:w="804"/>
        <w:gridCol w:w="1330"/>
        <w:gridCol w:w="1106"/>
        <w:gridCol w:w="1954"/>
        <w:gridCol w:w="33"/>
      </w:tblGrid>
      <w:tr w:rsidR="00E622ED" w14:paraId="75EAB64F" w14:textId="77777777" w:rsidTr="00875EB0">
        <w:trPr>
          <w:trHeight w:val="153"/>
          <w:ins w:id="3146" w:author="Eivind" w:date="2018-07-12T22:29:00Z"/>
        </w:trPr>
        <w:tc>
          <w:tcPr>
            <w:tcW w:w="1106" w:type="dxa"/>
            <w:tcBorders>
              <w:top w:val="single" w:sz="4" w:space="0" w:color="000000"/>
              <w:left w:val="single" w:sz="4" w:space="0" w:color="000000"/>
              <w:bottom w:val="single" w:sz="4" w:space="0" w:color="000000"/>
              <w:right w:val="single" w:sz="4" w:space="0" w:color="000000"/>
            </w:tcBorders>
            <w:hideMark/>
          </w:tcPr>
          <w:p w14:paraId="3A580A5A" w14:textId="77777777" w:rsidR="00E622ED" w:rsidRDefault="00E622ED">
            <w:pPr>
              <w:snapToGrid w:val="0"/>
              <w:spacing w:before="60" w:after="60"/>
              <w:jc w:val="left"/>
              <w:rPr>
                <w:ins w:id="3147" w:author="Eivind" w:date="2018-07-12T22:29:00Z"/>
                <w:b/>
                <w:sz w:val="16"/>
                <w:szCs w:val="16"/>
                <w:lang w:eastAsia="ar-SA"/>
              </w:rPr>
            </w:pPr>
            <w:ins w:id="3148" w:author="Eivind" w:date="2018-07-12T22:29:00Z">
              <w:r>
                <w:rPr>
                  <w:b/>
                  <w:sz w:val="16"/>
                  <w:szCs w:val="16"/>
                </w:rPr>
                <w:t>Role Name</w:t>
              </w:r>
            </w:ins>
          </w:p>
        </w:tc>
        <w:tc>
          <w:tcPr>
            <w:tcW w:w="3034" w:type="dxa"/>
            <w:gridSpan w:val="2"/>
            <w:tcBorders>
              <w:top w:val="single" w:sz="4" w:space="0" w:color="000000"/>
              <w:left w:val="single" w:sz="4" w:space="0" w:color="000000"/>
              <w:bottom w:val="single" w:sz="4" w:space="0" w:color="000000"/>
              <w:right w:val="single" w:sz="4" w:space="0" w:color="000000"/>
            </w:tcBorders>
            <w:hideMark/>
          </w:tcPr>
          <w:p w14:paraId="5E91FA8E" w14:textId="77777777" w:rsidR="00E622ED" w:rsidRDefault="00E622ED">
            <w:pPr>
              <w:snapToGrid w:val="0"/>
              <w:spacing w:before="60" w:after="60"/>
              <w:jc w:val="left"/>
              <w:rPr>
                <w:ins w:id="3149" w:author="Eivind" w:date="2018-07-12T22:29:00Z"/>
                <w:b/>
                <w:sz w:val="16"/>
                <w:szCs w:val="16"/>
              </w:rPr>
            </w:pPr>
            <w:ins w:id="3150" w:author="Eivind" w:date="2018-07-12T22:29:00Z">
              <w:r>
                <w:rPr>
                  <w:b/>
                  <w:sz w:val="16"/>
                  <w:szCs w:val="16"/>
                </w:rPr>
                <w:t>Name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21460DF4" w14:textId="77777777" w:rsidR="00E622ED" w:rsidRDefault="00E622ED">
            <w:pPr>
              <w:snapToGrid w:val="0"/>
              <w:spacing w:before="60" w:after="60"/>
              <w:jc w:val="left"/>
              <w:rPr>
                <w:ins w:id="3151" w:author="Eivind" w:date="2018-07-12T22:29:00Z"/>
                <w:b/>
                <w:sz w:val="16"/>
                <w:szCs w:val="16"/>
              </w:rPr>
            </w:pPr>
            <w:ins w:id="3152" w:author="Eivind" w:date="2018-07-12T22:29:00Z">
              <w:r>
                <w:rPr>
                  <w:b/>
                  <w:sz w:val="16"/>
                  <w:szCs w:val="16"/>
                </w:rPr>
                <w:t>Description</w:t>
              </w:r>
            </w:ins>
          </w:p>
        </w:tc>
        <w:tc>
          <w:tcPr>
            <w:tcW w:w="804" w:type="dxa"/>
            <w:tcBorders>
              <w:top w:val="single" w:sz="4" w:space="0" w:color="000000"/>
              <w:left w:val="single" w:sz="4" w:space="0" w:color="000000"/>
              <w:bottom w:val="single" w:sz="4" w:space="0" w:color="000000"/>
              <w:right w:val="single" w:sz="4" w:space="0" w:color="000000"/>
            </w:tcBorders>
            <w:hideMark/>
          </w:tcPr>
          <w:p w14:paraId="1792007E" w14:textId="77777777" w:rsidR="00E622ED" w:rsidRDefault="00E622ED">
            <w:pPr>
              <w:snapToGrid w:val="0"/>
              <w:spacing w:before="60" w:after="60"/>
              <w:jc w:val="center"/>
              <w:rPr>
                <w:ins w:id="3153" w:author="Eivind" w:date="2018-07-12T22:29:00Z"/>
                <w:b/>
                <w:sz w:val="16"/>
                <w:szCs w:val="16"/>
              </w:rPr>
            </w:pPr>
            <w:ins w:id="3154" w:author="Eivind" w:date="2018-07-12T22:29:00Z">
              <w:r>
                <w:rPr>
                  <w:b/>
                  <w:sz w:val="16"/>
                  <w:szCs w:val="16"/>
                </w:rPr>
                <w:t>Mult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572993C0" w14:textId="77777777" w:rsidR="00E622ED" w:rsidRDefault="00E622ED">
            <w:pPr>
              <w:snapToGrid w:val="0"/>
              <w:spacing w:before="60" w:after="60"/>
              <w:jc w:val="left"/>
              <w:rPr>
                <w:ins w:id="3155" w:author="Eivind" w:date="2018-07-12T22:29:00Z"/>
                <w:b/>
                <w:sz w:val="16"/>
                <w:szCs w:val="16"/>
              </w:rPr>
            </w:pPr>
            <w:ins w:id="3156" w:author="Eivind" w:date="2018-07-12T22:29:00Z">
              <w:r>
                <w:rPr>
                  <w:b/>
                  <w:sz w:val="16"/>
                  <w:szCs w:val="16"/>
                </w:rPr>
                <w:t>Type</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71160C81" w14:textId="77777777" w:rsidR="00E622ED" w:rsidRDefault="00E622ED">
            <w:pPr>
              <w:snapToGrid w:val="0"/>
              <w:spacing w:before="60" w:after="60"/>
              <w:jc w:val="left"/>
              <w:rPr>
                <w:ins w:id="3157" w:author="Eivind" w:date="2018-07-12T22:29:00Z"/>
                <w:b/>
                <w:sz w:val="16"/>
                <w:szCs w:val="16"/>
              </w:rPr>
            </w:pPr>
            <w:ins w:id="3158" w:author="Eivind" w:date="2018-07-12T22:29:00Z">
              <w:r>
                <w:rPr>
                  <w:b/>
                  <w:sz w:val="16"/>
                  <w:szCs w:val="16"/>
                </w:rPr>
                <w:t>Remarks</w:t>
              </w:r>
            </w:ins>
          </w:p>
        </w:tc>
      </w:tr>
      <w:tr w:rsidR="00E622ED" w14:paraId="7E193E7A" w14:textId="77777777" w:rsidTr="00875EB0">
        <w:trPr>
          <w:trHeight w:val="490"/>
          <w:ins w:id="3159" w:author="Eivind" w:date="2018-07-12T22:29:00Z"/>
        </w:trPr>
        <w:tc>
          <w:tcPr>
            <w:tcW w:w="1106" w:type="dxa"/>
            <w:tcBorders>
              <w:top w:val="single" w:sz="4" w:space="0" w:color="000000"/>
              <w:left w:val="single" w:sz="4" w:space="0" w:color="000000"/>
              <w:bottom w:val="single" w:sz="4" w:space="0" w:color="000000"/>
              <w:right w:val="single" w:sz="4" w:space="0" w:color="000000"/>
            </w:tcBorders>
            <w:hideMark/>
          </w:tcPr>
          <w:p w14:paraId="4860E1DF" w14:textId="77777777" w:rsidR="00E622ED" w:rsidRDefault="00E622ED">
            <w:pPr>
              <w:snapToGrid w:val="0"/>
              <w:spacing w:before="60" w:after="60"/>
              <w:jc w:val="left"/>
              <w:rPr>
                <w:ins w:id="3160" w:author="Eivind" w:date="2018-07-12T22:29:00Z"/>
                <w:sz w:val="16"/>
                <w:szCs w:val="16"/>
              </w:rPr>
            </w:pPr>
            <w:ins w:id="3161" w:author="Eivind" w:date="2018-07-12T22:29:00Z">
              <w:r>
                <w:rPr>
                  <w:sz w:val="16"/>
                  <w:szCs w:val="16"/>
                </w:rPr>
                <w:t>Class</w:t>
              </w:r>
            </w:ins>
          </w:p>
        </w:tc>
        <w:tc>
          <w:tcPr>
            <w:tcW w:w="3034" w:type="dxa"/>
            <w:gridSpan w:val="2"/>
            <w:tcBorders>
              <w:top w:val="single" w:sz="4" w:space="0" w:color="000000"/>
              <w:left w:val="single" w:sz="4" w:space="0" w:color="000000"/>
              <w:bottom w:val="single" w:sz="4" w:space="0" w:color="000000"/>
              <w:right w:val="single" w:sz="4" w:space="0" w:color="000000"/>
            </w:tcBorders>
            <w:hideMark/>
          </w:tcPr>
          <w:p w14:paraId="47C5F483" w14:textId="77777777" w:rsidR="00E622ED" w:rsidRDefault="00E622ED">
            <w:pPr>
              <w:snapToGrid w:val="0"/>
              <w:spacing w:before="60" w:after="60"/>
              <w:jc w:val="left"/>
              <w:rPr>
                <w:ins w:id="3162" w:author="Eivind" w:date="2018-07-12T22:29:00Z"/>
                <w:sz w:val="16"/>
                <w:szCs w:val="16"/>
              </w:rPr>
            </w:pPr>
            <w:ins w:id="3163" w:author="Eivind" w:date="2018-07-12T22:29:00Z">
              <w:r>
                <w:rPr>
                  <w:sz w:val="16"/>
                  <w:szCs w:val="16"/>
                </w:rPr>
                <w:t>S100_ProductSpecification</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104230E4" w14:textId="77777777" w:rsidR="00E622ED" w:rsidRDefault="00E622ED">
            <w:pPr>
              <w:snapToGrid w:val="0"/>
              <w:spacing w:before="60" w:after="60"/>
              <w:jc w:val="left"/>
              <w:rPr>
                <w:ins w:id="3164" w:author="Eivind" w:date="2018-07-12T22:29:00Z"/>
                <w:sz w:val="16"/>
                <w:szCs w:val="16"/>
              </w:rPr>
            </w:pPr>
            <w:ins w:id="3165" w:author="Eivind" w:date="2018-07-12T22:29:00Z">
              <w:r>
                <w:rPr>
                  <w:sz w:val="16"/>
                  <w:szCs w:val="16"/>
                </w:rPr>
                <w:t>The Product Specification contains the information needed to build the specified product</w:t>
              </w:r>
            </w:ins>
          </w:p>
        </w:tc>
        <w:tc>
          <w:tcPr>
            <w:tcW w:w="804" w:type="dxa"/>
            <w:tcBorders>
              <w:top w:val="single" w:sz="4" w:space="0" w:color="000000"/>
              <w:left w:val="single" w:sz="4" w:space="0" w:color="000000"/>
              <w:bottom w:val="single" w:sz="4" w:space="0" w:color="000000"/>
              <w:right w:val="single" w:sz="4" w:space="0" w:color="000000"/>
            </w:tcBorders>
            <w:hideMark/>
          </w:tcPr>
          <w:p w14:paraId="565A5280" w14:textId="77777777" w:rsidR="00E622ED" w:rsidRDefault="00E622ED">
            <w:pPr>
              <w:snapToGrid w:val="0"/>
              <w:spacing w:before="60" w:after="60"/>
              <w:jc w:val="center"/>
              <w:rPr>
                <w:ins w:id="3166" w:author="Eivind" w:date="2018-07-12T22:29:00Z"/>
                <w:sz w:val="16"/>
                <w:szCs w:val="16"/>
              </w:rPr>
            </w:pPr>
            <w:ins w:id="3167" w:author="Eivind" w:date="2018-07-12T22:29:00Z">
              <w:r>
                <w:rPr>
                  <w:sz w:val="16"/>
                  <w:szCs w:val="16"/>
                </w:rPr>
                <w: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621BD0C4" w14:textId="77777777" w:rsidR="00E622ED" w:rsidRDefault="00E622ED">
            <w:pPr>
              <w:snapToGrid w:val="0"/>
              <w:spacing w:before="60" w:after="60"/>
              <w:jc w:val="left"/>
              <w:rPr>
                <w:ins w:id="3168" w:author="Eivind" w:date="2018-07-12T22:29:00Z"/>
                <w:sz w:val="16"/>
                <w:szCs w:val="16"/>
              </w:rPr>
            </w:pPr>
            <w:ins w:id="3169" w:author="Eivind" w:date="2018-07-12T22:29:00Z">
              <w:r>
                <w:rPr>
                  <w:sz w:val="16"/>
                  <w:szCs w:val="16"/>
                </w:rPr>
                <w:t>-</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6024C7FE" w14:textId="77777777" w:rsidR="00E622ED" w:rsidRDefault="00E622ED">
            <w:pPr>
              <w:snapToGrid w:val="0"/>
              <w:spacing w:before="60" w:after="60"/>
              <w:jc w:val="left"/>
              <w:rPr>
                <w:ins w:id="3170" w:author="Eivind" w:date="2018-07-12T22:29:00Z"/>
                <w:sz w:val="16"/>
                <w:szCs w:val="16"/>
              </w:rPr>
            </w:pPr>
            <w:ins w:id="3171" w:author="Eivind" w:date="2018-07-12T22:29:00Z">
              <w:r>
                <w:rPr>
                  <w:sz w:val="16"/>
                  <w:szCs w:val="16"/>
                </w:rPr>
                <w:t>-</w:t>
              </w:r>
            </w:ins>
          </w:p>
        </w:tc>
      </w:tr>
      <w:tr w:rsidR="00E622ED" w14:paraId="228BCE90" w14:textId="77777777" w:rsidTr="00875EB0">
        <w:trPr>
          <w:trHeight w:val="321"/>
          <w:ins w:id="3172" w:author="Eivind" w:date="2018-07-12T22:29:00Z"/>
        </w:trPr>
        <w:tc>
          <w:tcPr>
            <w:tcW w:w="1106" w:type="dxa"/>
            <w:tcBorders>
              <w:top w:val="single" w:sz="4" w:space="0" w:color="000000"/>
              <w:left w:val="single" w:sz="4" w:space="0" w:color="000000"/>
              <w:bottom w:val="single" w:sz="4" w:space="0" w:color="000000"/>
              <w:right w:val="single" w:sz="4" w:space="0" w:color="000000"/>
            </w:tcBorders>
            <w:hideMark/>
          </w:tcPr>
          <w:p w14:paraId="297EBB0B" w14:textId="77777777" w:rsidR="00E622ED" w:rsidRDefault="00E622ED">
            <w:pPr>
              <w:snapToGrid w:val="0"/>
              <w:spacing w:before="60" w:after="60"/>
              <w:jc w:val="left"/>
              <w:rPr>
                <w:ins w:id="3173" w:author="Eivind" w:date="2018-07-12T22:29:00Z"/>
                <w:sz w:val="16"/>
                <w:szCs w:val="16"/>
              </w:rPr>
            </w:pPr>
            <w:ins w:id="3174" w:author="Eivind" w:date="2018-07-12T22:29:00Z">
              <w:r>
                <w:rPr>
                  <w:sz w:val="16"/>
                  <w:szCs w:val="16"/>
                </w:rPr>
                <w:t>Attribute</w:t>
              </w:r>
            </w:ins>
          </w:p>
        </w:tc>
        <w:tc>
          <w:tcPr>
            <w:tcW w:w="3034" w:type="dxa"/>
            <w:gridSpan w:val="2"/>
            <w:tcBorders>
              <w:top w:val="single" w:sz="4" w:space="0" w:color="000000"/>
              <w:left w:val="single" w:sz="4" w:space="0" w:color="000000"/>
              <w:bottom w:val="single" w:sz="4" w:space="0" w:color="000000"/>
              <w:right w:val="single" w:sz="4" w:space="0" w:color="000000"/>
            </w:tcBorders>
            <w:hideMark/>
          </w:tcPr>
          <w:p w14:paraId="7DDA5E0C" w14:textId="77777777" w:rsidR="00E622ED" w:rsidRDefault="00E622ED">
            <w:pPr>
              <w:snapToGrid w:val="0"/>
              <w:spacing w:before="60" w:after="60"/>
              <w:jc w:val="left"/>
              <w:rPr>
                <w:ins w:id="3175" w:author="Eivind" w:date="2018-07-12T22:29:00Z"/>
                <w:sz w:val="16"/>
                <w:szCs w:val="16"/>
              </w:rPr>
            </w:pPr>
            <w:ins w:id="3176" w:author="Eivind" w:date="2018-07-12T22:29:00Z">
              <w:r>
                <w:rPr>
                  <w:sz w:val="16"/>
                  <w:szCs w:val="16"/>
                </w:rPr>
                <w:t>name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3D56F662" w14:textId="77777777" w:rsidR="00E622ED" w:rsidRDefault="00E622ED">
            <w:pPr>
              <w:snapToGrid w:val="0"/>
              <w:spacing w:before="60" w:after="60"/>
              <w:jc w:val="left"/>
              <w:rPr>
                <w:ins w:id="3177" w:author="Eivind" w:date="2018-07-12T22:29:00Z"/>
                <w:sz w:val="16"/>
                <w:szCs w:val="16"/>
              </w:rPr>
            </w:pPr>
            <w:ins w:id="3178" w:author="Eivind" w:date="2018-07-12T22:29:00Z">
              <w:r>
                <w:rPr>
                  <w:sz w:val="16"/>
                  <w:szCs w:val="16"/>
                </w:rPr>
                <w:t>The name of the product specification used to create the datasets</w:t>
              </w:r>
            </w:ins>
          </w:p>
        </w:tc>
        <w:tc>
          <w:tcPr>
            <w:tcW w:w="804" w:type="dxa"/>
            <w:tcBorders>
              <w:top w:val="single" w:sz="4" w:space="0" w:color="000000"/>
              <w:left w:val="single" w:sz="4" w:space="0" w:color="000000"/>
              <w:bottom w:val="single" w:sz="4" w:space="0" w:color="000000"/>
              <w:right w:val="single" w:sz="4" w:space="0" w:color="000000"/>
            </w:tcBorders>
            <w:hideMark/>
          </w:tcPr>
          <w:p w14:paraId="4C36E98A" w14:textId="77777777" w:rsidR="00E622ED" w:rsidRDefault="00E622ED">
            <w:pPr>
              <w:snapToGrid w:val="0"/>
              <w:spacing w:before="60" w:after="60"/>
              <w:jc w:val="center"/>
              <w:rPr>
                <w:ins w:id="3179" w:author="Eivind" w:date="2018-07-12T22:29:00Z"/>
                <w:sz w:val="16"/>
                <w:szCs w:val="16"/>
              </w:rPr>
            </w:pPr>
            <w:ins w:id="3180" w:author="Eivind" w:date="2018-07-12T22:29: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71AA2819" w14:textId="77777777" w:rsidR="00E622ED" w:rsidRDefault="00E622ED">
            <w:pPr>
              <w:snapToGrid w:val="0"/>
              <w:spacing w:before="60" w:after="60"/>
              <w:jc w:val="left"/>
              <w:rPr>
                <w:ins w:id="3181" w:author="Eivind" w:date="2018-07-12T22:29:00Z"/>
                <w:sz w:val="16"/>
                <w:szCs w:val="16"/>
              </w:rPr>
            </w:pPr>
            <w:ins w:id="3182" w:author="Eivind" w:date="2018-07-12T22:29:00Z">
              <w:r>
                <w:rPr>
                  <w:sz w:val="16"/>
                  <w:szCs w:val="16"/>
                </w:rPr>
                <w:t>CharacterString</w:t>
              </w:r>
            </w:ins>
          </w:p>
        </w:tc>
        <w:tc>
          <w:tcPr>
            <w:tcW w:w="1987" w:type="dxa"/>
            <w:gridSpan w:val="2"/>
            <w:tcBorders>
              <w:top w:val="single" w:sz="4" w:space="0" w:color="000000"/>
              <w:left w:val="single" w:sz="4" w:space="0" w:color="000000"/>
              <w:bottom w:val="single" w:sz="4" w:space="0" w:color="000000"/>
              <w:right w:val="single" w:sz="4" w:space="0" w:color="000000"/>
            </w:tcBorders>
          </w:tcPr>
          <w:p w14:paraId="27D14689" w14:textId="42B0D661" w:rsidR="00E622ED" w:rsidRDefault="005C4813">
            <w:pPr>
              <w:snapToGrid w:val="0"/>
              <w:spacing w:before="60" w:after="60"/>
              <w:jc w:val="left"/>
              <w:rPr>
                <w:ins w:id="3183" w:author="Eivind" w:date="2018-07-12T22:29:00Z"/>
                <w:sz w:val="16"/>
                <w:szCs w:val="16"/>
              </w:rPr>
            </w:pPr>
            <w:ins w:id="3184" w:author="Eivind" w:date="2018-07-13T00:02:00Z">
              <w:r>
                <w:rPr>
                  <w:sz w:val="16"/>
                  <w:szCs w:val="16"/>
                </w:rPr>
                <w:t>S-98</w:t>
              </w:r>
            </w:ins>
          </w:p>
        </w:tc>
      </w:tr>
      <w:tr w:rsidR="00E622ED" w14:paraId="71E44E2B" w14:textId="77777777" w:rsidTr="00875EB0">
        <w:trPr>
          <w:trHeight w:val="337"/>
          <w:ins w:id="3185" w:author="Eivind" w:date="2018-07-12T22:29:00Z"/>
        </w:trPr>
        <w:tc>
          <w:tcPr>
            <w:tcW w:w="1106" w:type="dxa"/>
            <w:tcBorders>
              <w:top w:val="single" w:sz="4" w:space="0" w:color="000000"/>
              <w:left w:val="single" w:sz="4" w:space="0" w:color="000000"/>
              <w:bottom w:val="single" w:sz="4" w:space="0" w:color="000000"/>
              <w:right w:val="single" w:sz="4" w:space="0" w:color="000000"/>
            </w:tcBorders>
            <w:hideMark/>
          </w:tcPr>
          <w:p w14:paraId="68802727" w14:textId="77777777" w:rsidR="00E622ED" w:rsidRDefault="00E622ED">
            <w:pPr>
              <w:snapToGrid w:val="0"/>
              <w:spacing w:before="60" w:after="60"/>
              <w:jc w:val="left"/>
              <w:rPr>
                <w:ins w:id="3186" w:author="Eivind" w:date="2018-07-12T22:29:00Z"/>
                <w:sz w:val="16"/>
                <w:szCs w:val="16"/>
              </w:rPr>
            </w:pPr>
            <w:ins w:id="3187" w:author="Eivind" w:date="2018-07-12T22:29:00Z">
              <w:r>
                <w:rPr>
                  <w:sz w:val="16"/>
                  <w:szCs w:val="16"/>
                </w:rPr>
                <w:t>Attribute</w:t>
              </w:r>
            </w:ins>
          </w:p>
        </w:tc>
        <w:tc>
          <w:tcPr>
            <w:tcW w:w="3034" w:type="dxa"/>
            <w:gridSpan w:val="2"/>
            <w:tcBorders>
              <w:top w:val="single" w:sz="4" w:space="0" w:color="000000"/>
              <w:left w:val="single" w:sz="4" w:space="0" w:color="000000"/>
              <w:bottom w:val="single" w:sz="4" w:space="0" w:color="000000"/>
              <w:right w:val="single" w:sz="4" w:space="0" w:color="000000"/>
            </w:tcBorders>
            <w:hideMark/>
          </w:tcPr>
          <w:p w14:paraId="176AEFE4" w14:textId="77777777" w:rsidR="00E622ED" w:rsidRDefault="00E622ED">
            <w:pPr>
              <w:snapToGrid w:val="0"/>
              <w:spacing w:before="60" w:after="60"/>
              <w:jc w:val="left"/>
              <w:rPr>
                <w:ins w:id="3188" w:author="Eivind" w:date="2018-07-12T22:29:00Z"/>
                <w:sz w:val="16"/>
                <w:szCs w:val="16"/>
              </w:rPr>
            </w:pPr>
            <w:ins w:id="3189" w:author="Eivind" w:date="2018-07-12T22:29:00Z">
              <w:r>
                <w:rPr>
                  <w:sz w:val="16"/>
                  <w:szCs w:val="16"/>
                </w:rPr>
                <w:t>version</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7C81C6CE" w14:textId="77777777" w:rsidR="00E622ED" w:rsidRDefault="00E622ED">
            <w:pPr>
              <w:snapToGrid w:val="0"/>
              <w:spacing w:before="60" w:after="60"/>
              <w:jc w:val="left"/>
              <w:rPr>
                <w:ins w:id="3190" w:author="Eivind" w:date="2018-07-12T22:29:00Z"/>
                <w:sz w:val="16"/>
                <w:szCs w:val="16"/>
              </w:rPr>
            </w:pPr>
            <w:ins w:id="3191" w:author="Eivind" w:date="2018-07-12T22:29:00Z">
              <w:r>
                <w:rPr>
                  <w:sz w:val="16"/>
                  <w:szCs w:val="16"/>
                </w:rPr>
                <w:t>The version number of the product specification</w:t>
              </w:r>
            </w:ins>
          </w:p>
        </w:tc>
        <w:tc>
          <w:tcPr>
            <w:tcW w:w="804" w:type="dxa"/>
            <w:tcBorders>
              <w:top w:val="single" w:sz="4" w:space="0" w:color="000000"/>
              <w:left w:val="single" w:sz="4" w:space="0" w:color="000000"/>
              <w:bottom w:val="single" w:sz="4" w:space="0" w:color="000000"/>
              <w:right w:val="single" w:sz="4" w:space="0" w:color="000000"/>
            </w:tcBorders>
            <w:hideMark/>
          </w:tcPr>
          <w:p w14:paraId="19B4C9E5" w14:textId="77777777" w:rsidR="00E622ED" w:rsidRDefault="00E622ED">
            <w:pPr>
              <w:snapToGrid w:val="0"/>
              <w:spacing w:before="60" w:after="60"/>
              <w:jc w:val="center"/>
              <w:rPr>
                <w:ins w:id="3192" w:author="Eivind" w:date="2018-07-12T22:29:00Z"/>
                <w:sz w:val="16"/>
                <w:szCs w:val="16"/>
              </w:rPr>
            </w:pPr>
            <w:ins w:id="3193" w:author="Eivind" w:date="2018-07-12T22:29: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47B20FD0" w14:textId="77777777" w:rsidR="00E622ED" w:rsidRDefault="00E622ED">
            <w:pPr>
              <w:snapToGrid w:val="0"/>
              <w:spacing w:before="60" w:after="60"/>
              <w:jc w:val="left"/>
              <w:rPr>
                <w:ins w:id="3194" w:author="Eivind" w:date="2018-07-12T22:29:00Z"/>
                <w:sz w:val="16"/>
                <w:szCs w:val="16"/>
              </w:rPr>
            </w:pPr>
            <w:ins w:id="3195" w:author="Eivind" w:date="2018-07-12T22:29:00Z">
              <w:r>
                <w:rPr>
                  <w:sz w:val="16"/>
                  <w:szCs w:val="16"/>
                </w:rPr>
                <w:t>CharacterString</w:t>
              </w:r>
            </w:ins>
          </w:p>
        </w:tc>
        <w:tc>
          <w:tcPr>
            <w:tcW w:w="1987" w:type="dxa"/>
            <w:gridSpan w:val="2"/>
            <w:tcBorders>
              <w:top w:val="single" w:sz="4" w:space="0" w:color="000000"/>
              <w:left w:val="single" w:sz="4" w:space="0" w:color="000000"/>
              <w:bottom w:val="single" w:sz="4" w:space="0" w:color="000000"/>
              <w:right w:val="single" w:sz="4" w:space="0" w:color="000000"/>
            </w:tcBorders>
          </w:tcPr>
          <w:p w14:paraId="15156C31" w14:textId="25667909" w:rsidR="00E622ED" w:rsidRDefault="005C4813">
            <w:pPr>
              <w:snapToGrid w:val="0"/>
              <w:spacing w:before="60" w:after="60"/>
              <w:jc w:val="left"/>
              <w:rPr>
                <w:ins w:id="3196" w:author="Eivind" w:date="2018-07-12T22:29:00Z"/>
                <w:sz w:val="16"/>
                <w:szCs w:val="16"/>
              </w:rPr>
            </w:pPr>
            <w:ins w:id="3197" w:author="Eivind" w:date="2018-07-13T00:03:00Z">
              <w:del w:id="3198" w:author="Raphael Malyankar" w:date="2018-07-18T18:13:00Z">
                <w:r w:rsidDel="008D31D1">
                  <w:rPr>
                    <w:sz w:val="16"/>
                    <w:szCs w:val="16"/>
                  </w:rPr>
                  <w:delText>Tbd</w:delText>
                </w:r>
              </w:del>
            </w:ins>
          </w:p>
        </w:tc>
      </w:tr>
      <w:tr w:rsidR="00E622ED" w14:paraId="37303A73" w14:textId="77777777" w:rsidTr="00875EB0">
        <w:trPr>
          <w:trHeight w:val="321"/>
          <w:ins w:id="3199" w:author="Eivind" w:date="2018-07-12T22:29:00Z"/>
        </w:trPr>
        <w:tc>
          <w:tcPr>
            <w:tcW w:w="1106" w:type="dxa"/>
            <w:tcBorders>
              <w:top w:val="single" w:sz="4" w:space="0" w:color="000000"/>
              <w:left w:val="single" w:sz="4" w:space="0" w:color="000000"/>
              <w:bottom w:val="single" w:sz="4" w:space="0" w:color="000000"/>
              <w:right w:val="single" w:sz="4" w:space="0" w:color="000000"/>
            </w:tcBorders>
            <w:hideMark/>
          </w:tcPr>
          <w:p w14:paraId="5E97B491" w14:textId="77777777" w:rsidR="00E622ED" w:rsidRDefault="00E622ED">
            <w:pPr>
              <w:snapToGrid w:val="0"/>
              <w:spacing w:before="60" w:after="60"/>
              <w:jc w:val="left"/>
              <w:rPr>
                <w:ins w:id="3200" w:author="Eivind" w:date="2018-07-12T22:29:00Z"/>
                <w:sz w:val="16"/>
                <w:szCs w:val="16"/>
              </w:rPr>
            </w:pPr>
            <w:ins w:id="3201" w:author="Eivind" w:date="2018-07-12T22:29:00Z">
              <w:r>
                <w:rPr>
                  <w:sz w:val="16"/>
                  <w:szCs w:val="16"/>
                </w:rPr>
                <w:t>Attribute</w:t>
              </w:r>
            </w:ins>
          </w:p>
        </w:tc>
        <w:tc>
          <w:tcPr>
            <w:tcW w:w="3034" w:type="dxa"/>
            <w:gridSpan w:val="2"/>
            <w:tcBorders>
              <w:top w:val="single" w:sz="4" w:space="0" w:color="000000"/>
              <w:left w:val="single" w:sz="4" w:space="0" w:color="000000"/>
              <w:bottom w:val="single" w:sz="4" w:space="0" w:color="000000"/>
              <w:right w:val="single" w:sz="4" w:space="0" w:color="000000"/>
            </w:tcBorders>
            <w:hideMark/>
          </w:tcPr>
          <w:p w14:paraId="7CF6FCB5" w14:textId="77777777" w:rsidR="00E622ED" w:rsidRDefault="00E622ED">
            <w:pPr>
              <w:snapToGrid w:val="0"/>
              <w:spacing w:before="60" w:after="60"/>
              <w:jc w:val="left"/>
              <w:rPr>
                <w:ins w:id="3202" w:author="Eivind" w:date="2018-07-12T22:29:00Z"/>
                <w:sz w:val="16"/>
                <w:szCs w:val="16"/>
              </w:rPr>
            </w:pPr>
            <w:ins w:id="3203" w:author="Eivind" w:date="2018-07-12T22:29:00Z">
              <w:r>
                <w:rPr>
                  <w:sz w:val="16"/>
                  <w:szCs w:val="16"/>
                </w:rPr>
                <w:t>date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2A49AA62" w14:textId="77777777" w:rsidR="00E622ED" w:rsidRDefault="00E622ED">
            <w:pPr>
              <w:snapToGrid w:val="0"/>
              <w:spacing w:before="60" w:after="60"/>
              <w:jc w:val="left"/>
              <w:rPr>
                <w:ins w:id="3204" w:author="Eivind" w:date="2018-07-12T22:29:00Z"/>
                <w:sz w:val="16"/>
                <w:szCs w:val="16"/>
              </w:rPr>
            </w:pPr>
            <w:ins w:id="3205" w:author="Eivind" w:date="2018-07-12T22:29:00Z">
              <w:r>
                <w:rPr>
                  <w:sz w:val="16"/>
                  <w:szCs w:val="16"/>
                </w:rPr>
                <w:t>The version date of the product specification</w:t>
              </w:r>
            </w:ins>
          </w:p>
        </w:tc>
        <w:tc>
          <w:tcPr>
            <w:tcW w:w="804" w:type="dxa"/>
            <w:tcBorders>
              <w:top w:val="single" w:sz="4" w:space="0" w:color="000000"/>
              <w:left w:val="single" w:sz="4" w:space="0" w:color="000000"/>
              <w:bottom w:val="single" w:sz="4" w:space="0" w:color="000000"/>
              <w:right w:val="single" w:sz="4" w:space="0" w:color="000000"/>
            </w:tcBorders>
            <w:hideMark/>
          </w:tcPr>
          <w:p w14:paraId="671A4A8A" w14:textId="77777777" w:rsidR="00E622ED" w:rsidRDefault="00E622ED">
            <w:pPr>
              <w:snapToGrid w:val="0"/>
              <w:spacing w:before="60" w:after="60"/>
              <w:jc w:val="center"/>
              <w:rPr>
                <w:ins w:id="3206" w:author="Eivind" w:date="2018-07-12T22:29:00Z"/>
                <w:sz w:val="16"/>
                <w:szCs w:val="16"/>
              </w:rPr>
            </w:pPr>
            <w:ins w:id="3207" w:author="Eivind" w:date="2018-07-12T22:29: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76AA8146" w14:textId="77777777" w:rsidR="00E622ED" w:rsidRDefault="00E622ED">
            <w:pPr>
              <w:snapToGrid w:val="0"/>
              <w:spacing w:before="60" w:after="60"/>
              <w:jc w:val="left"/>
              <w:rPr>
                <w:ins w:id="3208" w:author="Eivind" w:date="2018-07-12T22:29:00Z"/>
                <w:sz w:val="16"/>
                <w:szCs w:val="16"/>
              </w:rPr>
            </w:pPr>
            <w:ins w:id="3209" w:author="Eivind" w:date="2018-07-12T22:29:00Z">
              <w:r>
                <w:rPr>
                  <w:sz w:val="16"/>
                  <w:szCs w:val="16"/>
                </w:rPr>
                <w:t>Date</w:t>
              </w:r>
            </w:ins>
          </w:p>
        </w:tc>
        <w:tc>
          <w:tcPr>
            <w:tcW w:w="1987" w:type="dxa"/>
            <w:gridSpan w:val="2"/>
            <w:tcBorders>
              <w:top w:val="single" w:sz="4" w:space="0" w:color="000000"/>
              <w:left w:val="single" w:sz="4" w:space="0" w:color="000000"/>
              <w:bottom w:val="single" w:sz="4" w:space="0" w:color="000000"/>
              <w:right w:val="single" w:sz="4" w:space="0" w:color="000000"/>
            </w:tcBorders>
          </w:tcPr>
          <w:p w14:paraId="062E3EEA" w14:textId="673E1753" w:rsidR="00E622ED" w:rsidRDefault="005C4813">
            <w:pPr>
              <w:snapToGrid w:val="0"/>
              <w:spacing w:before="60" w:after="60"/>
              <w:jc w:val="left"/>
              <w:rPr>
                <w:ins w:id="3210" w:author="Eivind" w:date="2018-07-12T22:29:00Z"/>
                <w:sz w:val="16"/>
                <w:szCs w:val="16"/>
              </w:rPr>
            </w:pPr>
            <w:ins w:id="3211" w:author="Eivind" w:date="2018-07-13T00:03:00Z">
              <w:del w:id="3212" w:author="Raphael Malyankar" w:date="2018-07-18T18:13:00Z">
                <w:r w:rsidDel="008D31D1">
                  <w:rPr>
                    <w:sz w:val="16"/>
                    <w:szCs w:val="16"/>
                  </w:rPr>
                  <w:delText>tbd</w:delText>
                </w:r>
              </w:del>
            </w:ins>
          </w:p>
        </w:tc>
      </w:tr>
      <w:tr w:rsidR="00E622ED" w14:paraId="22C8000A" w14:textId="77777777" w:rsidTr="00875EB0">
        <w:trPr>
          <w:trHeight w:val="321"/>
          <w:ins w:id="3213" w:author="Eivind" w:date="2018-07-12T22:29:00Z"/>
        </w:trPr>
        <w:tc>
          <w:tcPr>
            <w:tcW w:w="1106" w:type="dxa"/>
            <w:tcBorders>
              <w:top w:val="single" w:sz="4" w:space="0" w:color="000000"/>
              <w:left w:val="single" w:sz="4" w:space="0" w:color="000000"/>
              <w:bottom w:val="single" w:sz="4" w:space="0" w:color="000000"/>
              <w:right w:val="single" w:sz="4" w:space="0" w:color="000000"/>
            </w:tcBorders>
            <w:hideMark/>
          </w:tcPr>
          <w:p w14:paraId="503F2465" w14:textId="77777777" w:rsidR="00E622ED" w:rsidRDefault="00E622ED">
            <w:pPr>
              <w:snapToGrid w:val="0"/>
              <w:spacing w:before="60" w:after="60"/>
              <w:jc w:val="left"/>
              <w:rPr>
                <w:ins w:id="3214" w:author="Eivind" w:date="2018-07-12T22:29:00Z"/>
                <w:sz w:val="16"/>
                <w:szCs w:val="16"/>
              </w:rPr>
            </w:pPr>
            <w:ins w:id="3215" w:author="Eivind" w:date="2018-07-12T22:29:00Z">
              <w:r>
                <w:rPr>
                  <w:sz w:val="16"/>
                  <w:szCs w:val="16"/>
                </w:rPr>
                <w:t>Attribute</w:t>
              </w:r>
            </w:ins>
          </w:p>
        </w:tc>
        <w:tc>
          <w:tcPr>
            <w:tcW w:w="3034" w:type="dxa"/>
            <w:gridSpan w:val="2"/>
            <w:tcBorders>
              <w:top w:val="single" w:sz="4" w:space="0" w:color="000000"/>
              <w:left w:val="single" w:sz="4" w:space="0" w:color="000000"/>
              <w:bottom w:val="single" w:sz="4" w:space="0" w:color="000000"/>
              <w:right w:val="single" w:sz="4" w:space="0" w:color="000000"/>
            </w:tcBorders>
            <w:hideMark/>
          </w:tcPr>
          <w:p w14:paraId="21640FA2" w14:textId="77777777" w:rsidR="00E622ED" w:rsidRDefault="00E622ED">
            <w:pPr>
              <w:snapToGrid w:val="0"/>
              <w:spacing w:before="60" w:after="60"/>
              <w:jc w:val="left"/>
              <w:rPr>
                <w:ins w:id="3216" w:author="Eivind" w:date="2018-07-12T22:29:00Z"/>
                <w:sz w:val="16"/>
                <w:szCs w:val="16"/>
              </w:rPr>
            </w:pPr>
            <w:ins w:id="3217" w:author="Eivind" w:date="2018-07-12T22:29:00Z">
              <w:r>
                <w:rPr>
                  <w:sz w:val="16"/>
                  <w:szCs w:val="16"/>
                </w:rPr>
                <w:t>number</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16B884A2" w14:textId="77777777" w:rsidR="00E622ED" w:rsidRDefault="00E622ED">
            <w:pPr>
              <w:snapToGrid w:val="0"/>
              <w:spacing w:before="60" w:after="60"/>
              <w:jc w:val="left"/>
              <w:rPr>
                <w:ins w:id="3218" w:author="Eivind" w:date="2018-07-12T22:29:00Z"/>
                <w:sz w:val="16"/>
                <w:szCs w:val="16"/>
              </w:rPr>
            </w:pPr>
            <w:ins w:id="3219" w:author="Eivind" w:date="2018-07-12T22:29:00Z">
              <w:r>
                <w:rPr>
                  <w:sz w:val="16"/>
                  <w:szCs w:val="16"/>
                </w:rPr>
                <w:t>The number (registry index) used to lookup the product in the product specification GI registry</w:t>
              </w:r>
            </w:ins>
          </w:p>
        </w:tc>
        <w:tc>
          <w:tcPr>
            <w:tcW w:w="804" w:type="dxa"/>
            <w:tcBorders>
              <w:top w:val="single" w:sz="4" w:space="0" w:color="000000"/>
              <w:left w:val="single" w:sz="4" w:space="0" w:color="000000"/>
              <w:bottom w:val="single" w:sz="4" w:space="0" w:color="000000"/>
              <w:right w:val="single" w:sz="4" w:space="0" w:color="000000"/>
            </w:tcBorders>
            <w:hideMark/>
          </w:tcPr>
          <w:p w14:paraId="3FC4F8F8" w14:textId="77777777" w:rsidR="00E622ED" w:rsidRDefault="00E622ED">
            <w:pPr>
              <w:snapToGrid w:val="0"/>
              <w:spacing w:before="60" w:after="60"/>
              <w:jc w:val="center"/>
              <w:rPr>
                <w:ins w:id="3220" w:author="Eivind" w:date="2018-07-12T22:29:00Z"/>
                <w:sz w:val="16"/>
                <w:szCs w:val="16"/>
              </w:rPr>
            </w:pPr>
            <w:ins w:id="3221" w:author="Eivind" w:date="2018-07-12T22:29: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02900BD4" w14:textId="77777777" w:rsidR="00E622ED" w:rsidRDefault="00E622ED">
            <w:pPr>
              <w:snapToGrid w:val="0"/>
              <w:spacing w:before="60" w:after="60"/>
              <w:jc w:val="left"/>
              <w:rPr>
                <w:ins w:id="3222" w:author="Eivind" w:date="2018-07-12T22:29:00Z"/>
                <w:sz w:val="16"/>
                <w:szCs w:val="16"/>
              </w:rPr>
            </w:pPr>
            <w:ins w:id="3223" w:author="Eivind" w:date="2018-07-12T22:29:00Z">
              <w:r>
                <w:rPr>
                  <w:sz w:val="16"/>
                  <w:szCs w:val="16"/>
                </w:rPr>
                <w:t>Integer</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6B226D4C" w14:textId="77777777" w:rsidR="00E622ED" w:rsidRDefault="00E622ED">
            <w:pPr>
              <w:snapToGrid w:val="0"/>
              <w:spacing w:before="60" w:after="60"/>
              <w:jc w:val="left"/>
              <w:rPr>
                <w:ins w:id="3224" w:author="Eivind" w:date="2018-07-12T22:29:00Z"/>
                <w:sz w:val="16"/>
                <w:szCs w:val="16"/>
              </w:rPr>
            </w:pPr>
            <w:ins w:id="3225" w:author="Eivind" w:date="2018-07-12T22:29:00Z">
              <w:r>
                <w:rPr>
                  <w:sz w:val="16"/>
                  <w:szCs w:val="16"/>
                </w:rPr>
                <w:t>From the Product Specification Register, in the IHO Geospatial Information Registry.</w:t>
              </w:r>
            </w:ins>
          </w:p>
        </w:tc>
      </w:tr>
      <w:tr w:rsidR="006B114A" w:rsidDel="0038570A" w14:paraId="69E534BB" w14:textId="6711EA23" w:rsidTr="00875EB0">
        <w:trPr>
          <w:gridAfter w:val="1"/>
          <w:wAfter w:w="33" w:type="dxa"/>
          <w:trHeight w:val="153"/>
          <w:del w:id="3226" w:author="Eivind" w:date="2018-07-12T22:54:00Z"/>
        </w:trPr>
        <w:tc>
          <w:tcPr>
            <w:tcW w:w="3034" w:type="dxa"/>
            <w:gridSpan w:val="2"/>
            <w:tcBorders>
              <w:top w:val="single" w:sz="4" w:space="0" w:color="000000"/>
              <w:left w:val="single" w:sz="4" w:space="0" w:color="000000"/>
              <w:bottom w:val="single" w:sz="4" w:space="0" w:color="000000"/>
              <w:right w:val="single" w:sz="4" w:space="0" w:color="000000"/>
            </w:tcBorders>
            <w:vAlign w:val="center"/>
          </w:tcPr>
          <w:p w14:paraId="0E561515" w14:textId="53B5570C" w:rsidR="006B114A" w:rsidDel="0038570A" w:rsidRDefault="006B114A" w:rsidP="00876602">
            <w:pPr>
              <w:snapToGrid w:val="0"/>
              <w:spacing w:after="120"/>
              <w:rPr>
                <w:del w:id="3227" w:author="Eivind" w:date="2018-07-12T22:54:00Z"/>
                <w:b/>
                <w:sz w:val="16"/>
                <w:szCs w:val="16"/>
              </w:rPr>
            </w:pPr>
            <w:del w:id="3228" w:author="Eivind" w:date="2018-07-12T22:29:00Z">
              <w:r w:rsidDel="00E622ED">
                <w:rPr>
                  <w:b/>
                  <w:sz w:val="16"/>
                  <w:szCs w:val="16"/>
                </w:rPr>
                <w:delText>Name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17737264" w14:textId="6ED943D1" w:rsidR="006B114A" w:rsidDel="0038570A" w:rsidRDefault="006B114A" w:rsidP="00876602">
            <w:pPr>
              <w:snapToGrid w:val="0"/>
              <w:spacing w:after="120"/>
              <w:rPr>
                <w:del w:id="3229" w:author="Eivind" w:date="2018-07-12T22:54:00Z"/>
                <w:b/>
                <w:sz w:val="16"/>
                <w:szCs w:val="16"/>
              </w:rPr>
            </w:pPr>
            <w:del w:id="3230" w:author="Eivind" w:date="2018-07-12T22:29:00Z">
              <w:r w:rsidDel="00E622ED">
                <w:rPr>
                  <w:b/>
                  <w:sz w:val="16"/>
                  <w:szCs w:val="16"/>
                </w:rPr>
                <w:delText>Description</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42F81CCD" w14:textId="200BAEAD" w:rsidR="006B114A" w:rsidDel="0038570A" w:rsidRDefault="006B114A" w:rsidP="00876602">
            <w:pPr>
              <w:snapToGrid w:val="0"/>
              <w:spacing w:after="120"/>
              <w:jc w:val="center"/>
              <w:rPr>
                <w:del w:id="3231" w:author="Eivind" w:date="2018-07-12T22:54:00Z"/>
                <w:b/>
                <w:sz w:val="16"/>
                <w:szCs w:val="16"/>
              </w:rPr>
            </w:pPr>
            <w:del w:id="3232" w:author="Eivind" w:date="2018-07-12T22:29:00Z">
              <w:r w:rsidDel="00E622ED">
                <w:rPr>
                  <w:b/>
                  <w:sz w:val="16"/>
                  <w:szCs w:val="16"/>
                </w:rPr>
                <w:delText>Mult</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4375C056" w14:textId="7B38DF29" w:rsidR="006B114A" w:rsidDel="0038570A" w:rsidRDefault="006B114A" w:rsidP="00876602">
            <w:pPr>
              <w:snapToGrid w:val="0"/>
              <w:spacing w:after="120"/>
              <w:rPr>
                <w:del w:id="3233" w:author="Eivind" w:date="2018-07-12T22:54:00Z"/>
                <w:b/>
                <w:sz w:val="16"/>
                <w:szCs w:val="16"/>
              </w:rPr>
            </w:pPr>
            <w:del w:id="3234" w:author="Eivind" w:date="2018-07-12T22:29:00Z">
              <w:r w:rsidDel="00E622ED">
                <w:rPr>
                  <w:b/>
                  <w:sz w:val="16"/>
                  <w:szCs w:val="16"/>
                </w:rPr>
                <w:delText>Type</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1760713F" w14:textId="4FD63090" w:rsidR="006B114A" w:rsidDel="0038570A" w:rsidRDefault="006B114A" w:rsidP="00876602">
            <w:pPr>
              <w:snapToGrid w:val="0"/>
              <w:spacing w:after="120"/>
              <w:rPr>
                <w:del w:id="3235" w:author="Eivind" w:date="2018-07-12T22:54:00Z"/>
                <w:b/>
                <w:sz w:val="16"/>
                <w:szCs w:val="16"/>
              </w:rPr>
            </w:pPr>
            <w:del w:id="3236" w:author="Eivind" w:date="2018-07-12T22:29:00Z">
              <w:r w:rsidDel="00E622ED">
                <w:rPr>
                  <w:b/>
                  <w:sz w:val="16"/>
                  <w:szCs w:val="16"/>
                </w:rPr>
                <w:delText>Remarks</w:delText>
              </w:r>
            </w:del>
          </w:p>
        </w:tc>
      </w:tr>
      <w:tr w:rsidR="006B114A" w:rsidDel="0038570A" w14:paraId="1F473148" w14:textId="2C4C82C5" w:rsidTr="00875EB0">
        <w:trPr>
          <w:gridAfter w:val="1"/>
          <w:wAfter w:w="33" w:type="dxa"/>
          <w:trHeight w:val="490"/>
          <w:del w:id="3237" w:author="Eivind" w:date="2018-07-12T22:54:00Z"/>
        </w:trPr>
        <w:tc>
          <w:tcPr>
            <w:tcW w:w="3034" w:type="dxa"/>
            <w:gridSpan w:val="2"/>
            <w:tcBorders>
              <w:top w:val="single" w:sz="4" w:space="0" w:color="000000"/>
              <w:left w:val="single" w:sz="4" w:space="0" w:color="000000"/>
              <w:bottom w:val="single" w:sz="4" w:space="0" w:color="000000"/>
              <w:right w:val="single" w:sz="4" w:space="0" w:color="000000"/>
            </w:tcBorders>
            <w:vAlign w:val="center"/>
          </w:tcPr>
          <w:p w14:paraId="1924E8A4" w14:textId="35503B26" w:rsidR="006B114A" w:rsidDel="0038570A" w:rsidRDefault="006B114A" w:rsidP="00876602">
            <w:pPr>
              <w:snapToGrid w:val="0"/>
              <w:spacing w:after="120"/>
              <w:rPr>
                <w:del w:id="3238" w:author="Eivind" w:date="2018-07-12T22:54:00Z"/>
                <w:sz w:val="16"/>
                <w:szCs w:val="16"/>
              </w:rPr>
            </w:pPr>
            <w:del w:id="3239" w:author="Eivind" w:date="2018-07-12T22:29:00Z">
              <w:r w:rsidDel="00E622ED">
                <w:rPr>
                  <w:sz w:val="16"/>
                  <w:szCs w:val="16"/>
                </w:rPr>
                <w:delText>S100_ProductSpecification</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37FD94F9" w14:textId="61F9F300" w:rsidR="006B114A" w:rsidDel="0038570A" w:rsidRDefault="006B114A" w:rsidP="00876602">
            <w:pPr>
              <w:snapToGrid w:val="0"/>
              <w:spacing w:after="120"/>
              <w:rPr>
                <w:del w:id="3240" w:author="Eivind" w:date="2018-07-12T22:54:00Z"/>
                <w:sz w:val="16"/>
                <w:szCs w:val="16"/>
              </w:rPr>
            </w:pPr>
            <w:del w:id="3241" w:author="Eivind" w:date="2018-07-12T22:29:00Z">
              <w:r w:rsidDel="00E622ED">
                <w:rPr>
                  <w:sz w:val="16"/>
                  <w:szCs w:val="16"/>
                </w:rPr>
                <w:delText>The Product Specification contains the information needed to build the specified product</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1648F38B" w14:textId="4CEC2ACE" w:rsidR="006B114A" w:rsidDel="0038570A" w:rsidRDefault="006B114A" w:rsidP="00876602">
            <w:pPr>
              <w:snapToGrid w:val="0"/>
              <w:spacing w:after="120"/>
              <w:jc w:val="center"/>
              <w:rPr>
                <w:del w:id="3242" w:author="Eivind" w:date="2018-07-12T22:54:00Z"/>
                <w:sz w:val="16"/>
                <w:szCs w:val="16"/>
              </w:rPr>
            </w:pPr>
            <w:del w:id="3243" w:author="Eivind" w:date="2018-07-12T22:29:00Z">
              <w:r w:rsidDel="00E622ED">
                <w:rPr>
                  <w:sz w:val="16"/>
                  <w:szCs w:val="16"/>
                </w:rPr>
                <w:delText>-</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07B3E23B" w14:textId="1B32F894" w:rsidR="006B114A" w:rsidDel="0038570A" w:rsidRDefault="00CA309F" w:rsidP="00876602">
            <w:pPr>
              <w:snapToGrid w:val="0"/>
              <w:spacing w:after="120"/>
              <w:rPr>
                <w:del w:id="3244" w:author="Eivind" w:date="2018-07-12T22:54:00Z"/>
                <w:sz w:val="16"/>
                <w:szCs w:val="16"/>
              </w:rPr>
            </w:pPr>
            <w:ins w:id="3245" w:author="Raphael Malyankar" w:date="2018-07-05T18:41:00Z">
              <w:del w:id="3246" w:author="Eivind" w:date="2018-07-12T22:29:00Z">
                <w:r w:rsidDel="00E622ED">
                  <w:rPr>
                    <w:sz w:val="16"/>
                    <w:szCs w:val="16"/>
                  </w:rPr>
                  <w:delText>Class</w:delText>
                </w:r>
              </w:del>
            </w:ins>
            <w:del w:id="3247" w:author="Eivind" w:date="2018-07-12T22:29:00Z">
              <w:r w:rsidR="006B114A" w:rsidDel="00E622ED">
                <w:rPr>
                  <w:sz w:val="16"/>
                  <w:szCs w:val="16"/>
                </w:rPr>
                <w:delText>-</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1AFAB6E5" w14:textId="0D771425" w:rsidR="006B114A" w:rsidDel="0038570A" w:rsidRDefault="006B114A" w:rsidP="00876602">
            <w:pPr>
              <w:snapToGrid w:val="0"/>
              <w:spacing w:after="120"/>
              <w:rPr>
                <w:del w:id="3248" w:author="Eivind" w:date="2018-07-12T22:54:00Z"/>
                <w:sz w:val="16"/>
                <w:szCs w:val="16"/>
              </w:rPr>
            </w:pPr>
            <w:del w:id="3249" w:author="Eivind" w:date="2018-07-12T22:29:00Z">
              <w:r w:rsidDel="00E622ED">
                <w:rPr>
                  <w:sz w:val="16"/>
                  <w:szCs w:val="16"/>
                </w:rPr>
                <w:delText>-</w:delText>
              </w:r>
            </w:del>
          </w:p>
        </w:tc>
      </w:tr>
      <w:tr w:rsidR="006B114A" w:rsidDel="0038570A" w14:paraId="0D95B911" w14:textId="7F0AB92E" w:rsidTr="00875EB0">
        <w:trPr>
          <w:gridAfter w:val="1"/>
          <w:wAfter w:w="33" w:type="dxa"/>
          <w:trHeight w:val="321"/>
          <w:del w:id="3250" w:author="Eivind" w:date="2018-07-12T22:54:00Z"/>
        </w:trPr>
        <w:tc>
          <w:tcPr>
            <w:tcW w:w="3034" w:type="dxa"/>
            <w:gridSpan w:val="2"/>
            <w:tcBorders>
              <w:top w:val="single" w:sz="4" w:space="0" w:color="000000"/>
              <w:left w:val="single" w:sz="4" w:space="0" w:color="000000"/>
              <w:bottom w:val="single" w:sz="4" w:space="0" w:color="000000"/>
              <w:right w:val="single" w:sz="4" w:space="0" w:color="000000"/>
            </w:tcBorders>
            <w:vAlign w:val="center"/>
          </w:tcPr>
          <w:p w14:paraId="093A5294" w14:textId="0E41834E" w:rsidR="006B114A" w:rsidDel="0038570A" w:rsidRDefault="006B114A" w:rsidP="00876602">
            <w:pPr>
              <w:snapToGrid w:val="0"/>
              <w:spacing w:after="120"/>
              <w:rPr>
                <w:del w:id="3251" w:author="Eivind" w:date="2018-07-12T22:54:00Z"/>
                <w:sz w:val="16"/>
                <w:szCs w:val="16"/>
              </w:rPr>
            </w:pPr>
            <w:del w:id="3252" w:author="Eivind" w:date="2018-07-12T22:29:00Z">
              <w:r w:rsidDel="00E622ED">
                <w:rPr>
                  <w:sz w:val="16"/>
                  <w:szCs w:val="16"/>
                </w:rPr>
                <w:delText>name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1D7EACD1" w14:textId="0257029C" w:rsidR="006B114A" w:rsidDel="0038570A" w:rsidRDefault="006B114A" w:rsidP="00876602">
            <w:pPr>
              <w:snapToGrid w:val="0"/>
              <w:spacing w:after="120"/>
              <w:rPr>
                <w:del w:id="3253" w:author="Eivind" w:date="2018-07-12T22:54:00Z"/>
                <w:sz w:val="16"/>
                <w:szCs w:val="16"/>
              </w:rPr>
            </w:pPr>
            <w:del w:id="3254" w:author="Eivind" w:date="2018-07-12T22:29:00Z">
              <w:r w:rsidDel="00E622ED">
                <w:rPr>
                  <w:sz w:val="16"/>
                  <w:szCs w:val="16"/>
                </w:rPr>
                <w:delText>The name of the product specification used to create the datasets</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1FB8987B" w14:textId="5F0BC1C8" w:rsidR="006B114A" w:rsidDel="0038570A" w:rsidRDefault="006B114A" w:rsidP="00876602">
            <w:pPr>
              <w:snapToGrid w:val="0"/>
              <w:spacing w:after="120"/>
              <w:jc w:val="center"/>
              <w:rPr>
                <w:del w:id="3255" w:author="Eivind" w:date="2018-07-12T22:54:00Z"/>
                <w:sz w:val="16"/>
                <w:szCs w:val="16"/>
              </w:rPr>
            </w:pPr>
            <w:del w:id="3256" w:author="Eivind" w:date="2018-07-12T22:29:00Z">
              <w:r w:rsidDel="00E622ED">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07BE7643" w14:textId="61160ED1" w:rsidR="006B114A" w:rsidDel="0038570A" w:rsidRDefault="006B114A" w:rsidP="00876602">
            <w:pPr>
              <w:snapToGrid w:val="0"/>
              <w:spacing w:after="120"/>
              <w:rPr>
                <w:del w:id="3257" w:author="Eivind" w:date="2018-07-12T22:54:00Z"/>
                <w:sz w:val="16"/>
                <w:szCs w:val="16"/>
              </w:rPr>
            </w:pPr>
            <w:del w:id="3258" w:author="Eivind" w:date="2018-07-12T22:29:00Z">
              <w:r w:rsidDel="00E622ED">
                <w:rPr>
                  <w:sz w:val="16"/>
                  <w:szCs w:val="16"/>
                </w:rPr>
                <w:delText>CharacterString</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30CB9812" w14:textId="26434DC1" w:rsidR="006B114A" w:rsidDel="0038570A" w:rsidRDefault="006B114A" w:rsidP="00876602">
            <w:pPr>
              <w:snapToGrid w:val="0"/>
              <w:spacing w:after="120"/>
              <w:rPr>
                <w:del w:id="3259" w:author="Eivind" w:date="2018-07-12T22:54:00Z"/>
                <w:sz w:val="16"/>
                <w:szCs w:val="16"/>
              </w:rPr>
            </w:pPr>
          </w:p>
        </w:tc>
      </w:tr>
      <w:tr w:rsidR="006B114A" w:rsidDel="0038570A" w14:paraId="56701849" w14:textId="752CF98C" w:rsidTr="00875EB0">
        <w:trPr>
          <w:gridAfter w:val="1"/>
          <w:wAfter w:w="33" w:type="dxa"/>
          <w:trHeight w:val="337"/>
          <w:del w:id="3260" w:author="Eivind" w:date="2018-07-12T22:54:00Z"/>
        </w:trPr>
        <w:tc>
          <w:tcPr>
            <w:tcW w:w="3034" w:type="dxa"/>
            <w:gridSpan w:val="2"/>
            <w:tcBorders>
              <w:top w:val="single" w:sz="4" w:space="0" w:color="000000"/>
              <w:left w:val="single" w:sz="4" w:space="0" w:color="000000"/>
              <w:bottom w:val="single" w:sz="4" w:space="0" w:color="000000"/>
              <w:right w:val="single" w:sz="4" w:space="0" w:color="000000"/>
            </w:tcBorders>
            <w:vAlign w:val="center"/>
          </w:tcPr>
          <w:p w14:paraId="43E98270" w14:textId="596F1245" w:rsidR="006B114A" w:rsidDel="0038570A" w:rsidRDefault="006B114A" w:rsidP="00876602">
            <w:pPr>
              <w:snapToGrid w:val="0"/>
              <w:spacing w:after="120"/>
              <w:rPr>
                <w:del w:id="3261" w:author="Eivind" w:date="2018-07-12T22:54:00Z"/>
                <w:sz w:val="16"/>
                <w:szCs w:val="16"/>
              </w:rPr>
            </w:pPr>
            <w:del w:id="3262" w:author="Eivind" w:date="2018-07-12T22:29:00Z">
              <w:r w:rsidDel="00E622ED">
                <w:rPr>
                  <w:sz w:val="16"/>
                  <w:szCs w:val="16"/>
                </w:rPr>
                <w:delText>version</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703DE48B" w14:textId="151CC4F3" w:rsidR="006B114A" w:rsidDel="0038570A" w:rsidRDefault="006B114A" w:rsidP="00876602">
            <w:pPr>
              <w:snapToGrid w:val="0"/>
              <w:spacing w:after="120"/>
              <w:rPr>
                <w:del w:id="3263" w:author="Eivind" w:date="2018-07-12T22:54:00Z"/>
                <w:sz w:val="16"/>
                <w:szCs w:val="16"/>
              </w:rPr>
            </w:pPr>
            <w:del w:id="3264" w:author="Eivind" w:date="2018-07-12T22:29:00Z">
              <w:r w:rsidDel="00E622ED">
                <w:rPr>
                  <w:sz w:val="16"/>
                  <w:szCs w:val="16"/>
                </w:rPr>
                <w:delText>The version number of the product specification</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11758AE1" w14:textId="0BBC56A0" w:rsidR="006B114A" w:rsidDel="0038570A" w:rsidRDefault="006B114A" w:rsidP="00876602">
            <w:pPr>
              <w:snapToGrid w:val="0"/>
              <w:spacing w:after="120"/>
              <w:jc w:val="center"/>
              <w:rPr>
                <w:del w:id="3265" w:author="Eivind" w:date="2018-07-12T22:54:00Z"/>
                <w:sz w:val="16"/>
                <w:szCs w:val="16"/>
              </w:rPr>
            </w:pPr>
            <w:del w:id="3266" w:author="Eivind" w:date="2018-07-12T22:29:00Z">
              <w:r w:rsidDel="00E622ED">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655DA03E" w14:textId="53540261" w:rsidR="006B114A" w:rsidDel="0038570A" w:rsidRDefault="006B114A" w:rsidP="00876602">
            <w:pPr>
              <w:snapToGrid w:val="0"/>
              <w:spacing w:after="120"/>
              <w:rPr>
                <w:del w:id="3267" w:author="Eivind" w:date="2018-07-12T22:54:00Z"/>
                <w:sz w:val="16"/>
                <w:szCs w:val="16"/>
              </w:rPr>
            </w:pPr>
            <w:del w:id="3268" w:author="Eivind" w:date="2018-07-12T22:29:00Z">
              <w:r w:rsidDel="00E622ED">
                <w:rPr>
                  <w:sz w:val="16"/>
                  <w:szCs w:val="16"/>
                </w:rPr>
                <w:delText>CharacterString</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53D967CD" w14:textId="58EC1D4D" w:rsidR="006B114A" w:rsidDel="0038570A" w:rsidRDefault="006B114A" w:rsidP="00876602">
            <w:pPr>
              <w:snapToGrid w:val="0"/>
              <w:spacing w:after="120"/>
              <w:rPr>
                <w:del w:id="3269" w:author="Eivind" w:date="2018-07-12T22:54:00Z"/>
                <w:sz w:val="16"/>
                <w:szCs w:val="16"/>
              </w:rPr>
            </w:pPr>
          </w:p>
        </w:tc>
      </w:tr>
      <w:tr w:rsidR="006B114A" w:rsidDel="0038570A" w14:paraId="0A51FCAB" w14:textId="7E039698" w:rsidTr="00875EB0">
        <w:trPr>
          <w:gridAfter w:val="1"/>
          <w:wAfter w:w="33" w:type="dxa"/>
          <w:trHeight w:val="321"/>
          <w:del w:id="3270" w:author="Eivind" w:date="2018-07-12T22:54:00Z"/>
        </w:trPr>
        <w:tc>
          <w:tcPr>
            <w:tcW w:w="3034" w:type="dxa"/>
            <w:gridSpan w:val="2"/>
            <w:tcBorders>
              <w:top w:val="single" w:sz="4" w:space="0" w:color="000000"/>
              <w:left w:val="single" w:sz="4" w:space="0" w:color="000000"/>
              <w:bottom w:val="single" w:sz="4" w:space="0" w:color="000000"/>
              <w:right w:val="single" w:sz="4" w:space="0" w:color="000000"/>
            </w:tcBorders>
            <w:vAlign w:val="center"/>
          </w:tcPr>
          <w:p w14:paraId="2560892E" w14:textId="596E633F" w:rsidR="006B114A" w:rsidDel="0038570A" w:rsidRDefault="006B114A" w:rsidP="00876602">
            <w:pPr>
              <w:snapToGrid w:val="0"/>
              <w:spacing w:after="120"/>
              <w:rPr>
                <w:del w:id="3271" w:author="Eivind" w:date="2018-07-12T22:54:00Z"/>
                <w:sz w:val="16"/>
                <w:szCs w:val="16"/>
              </w:rPr>
            </w:pPr>
            <w:del w:id="3272" w:author="Eivind" w:date="2018-07-12T22:29:00Z">
              <w:r w:rsidDel="00E622ED">
                <w:rPr>
                  <w:sz w:val="16"/>
                  <w:szCs w:val="16"/>
                </w:rPr>
                <w:delText>date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037B6954" w14:textId="7AE25D99" w:rsidR="006B114A" w:rsidDel="0038570A" w:rsidRDefault="006B114A" w:rsidP="00876602">
            <w:pPr>
              <w:snapToGrid w:val="0"/>
              <w:spacing w:after="120"/>
              <w:rPr>
                <w:del w:id="3273" w:author="Eivind" w:date="2018-07-12T22:54:00Z"/>
                <w:sz w:val="16"/>
                <w:szCs w:val="16"/>
              </w:rPr>
            </w:pPr>
            <w:del w:id="3274" w:author="Eivind" w:date="2018-07-12T22:29:00Z">
              <w:r w:rsidDel="00E622ED">
                <w:rPr>
                  <w:sz w:val="16"/>
                  <w:szCs w:val="16"/>
                </w:rPr>
                <w:delText>The version date of the product specification</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30847729" w14:textId="592D9E22" w:rsidR="006B114A" w:rsidDel="0038570A" w:rsidRDefault="006B114A" w:rsidP="00876602">
            <w:pPr>
              <w:snapToGrid w:val="0"/>
              <w:spacing w:after="120"/>
              <w:jc w:val="center"/>
              <w:rPr>
                <w:del w:id="3275" w:author="Eivind" w:date="2018-07-12T22:54:00Z"/>
                <w:sz w:val="16"/>
                <w:szCs w:val="16"/>
              </w:rPr>
            </w:pPr>
            <w:del w:id="3276" w:author="Eivind" w:date="2018-07-12T22:29:00Z">
              <w:r w:rsidDel="00E622ED">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64DC29D9" w14:textId="46185964" w:rsidR="006B114A" w:rsidDel="0038570A" w:rsidRDefault="006B114A" w:rsidP="00876602">
            <w:pPr>
              <w:snapToGrid w:val="0"/>
              <w:spacing w:after="120"/>
              <w:rPr>
                <w:del w:id="3277" w:author="Eivind" w:date="2018-07-12T22:54:00Z"/>
                <w:sz w:val="16"/>
                <w:szCs w:val="16"/>
              </w:rPr>
            </w:pPr>
            <w:del w:id="3278" w:author="Eivind" w:date="2018-07-12T22:29:00Z">
              <w:r w:rsidDel="00E622ED">
                <w:rPr>
                  <w:sz w:val="16"/>
                  <w:szCs w:val="16"/>
                </w:rPr>
                <w:delText>Date</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6D3E4E62" w14:textId="2F2A1F68" w:rsidR="006B114A" w:rsidDel="0038570A" w:rsidRDefault="006B114A" w:rsidP="00876602">
            <w:pPr>
              <w:snapToGrid w:val="0"/>
              <w:spacing w:after="120"/>
              <w:rPr>
                <w:del w:id="3279" w:author="Eivind" w:date="2018-07-12T22:54:00Z"/>
                <w:sz w:val="16"/>
                <w:szCs w:val="16"/>
              </w:rPr>
            </w:pPr>
          </w:p>
        </w:tc>
      </w:tr>
      <w:tr w:rsidR="00A06BBE" w:rsidDel="0038570A" w14:paraId="6317A94C" w14:textId="2B9AF002" w:rsidTr="00875EB0">
        <w:trPr>
          <w:gridAfter w:val="1"/>
          <w:wAfter w:w="33" w:type="dxa"/>
          <w:trHeight w:val="321"/>
          <w:ins w:id="3280" w:author="Raphael Malyankar" w:date="2018-07-05T18:35:00Z"/>
          <w:del w:id="3281" w:author="Eivind" w:date="2018-07-12T22:54:00Z"/>
        </w:trPr>
        <w:tc>
          <w:tcPr>
            <w:tcW w:w="3034" w:type="dxa"/>
            <w:gridSpan w:val="2"/>
            <w:tcBorders>
              <w:top w:val="single" w:sz="4" w:space="0" w:color="000000"/>
              <w:left w:val="single" w:sz="4" w:space="0" w:color="000000"/>
              <w:bottom w:val="single" w:sz="4" w:space="0" w:color="000000"/>
              <w:right w:val="single" w:sz="4" w:space="0" w:color="000000"/>
            </w:tcBorders>
          </w:tcPr>
          <w:p w14:paraId="20DC3645" w14:textId="6AB53FCD" w:rsidR="00A06BBE" w:rsidDel="0038570A" w:rsidRDefault="00A06BBE" w:rsidP="00A06BBE">
            <w:pPr>
              <w:snapToGrid w:val="0"/>
              <w:spacing w:after="120"/>
              <w:rPr>
                <w:ins w:id="3282" w:author="Raphael Malyankar" w:date="2018-07-05T18:35:00Z"/>
                <w:del w:id="3283" w:author="Eivind" w:date="2018-07-12T22:54:00Z"/>
                <w:sz w:val="16"/>
                <w:szCs w:val="16"/>
              </w:rPr>
            </w:pPr>
            <w:ins w:id="3284" w:author="Raphael Malyankar" w:date="2018-07-05T18:36:00Z">
              <w:del w:id="3285" w:author="Eivind" w:date="2018-07-12T22:29:00Z">
                <w:r w:rsidDel="00E622ED">
                  <w:rPr>
                    <w:sz w:val="16"/>
                    <w:szCs w:val="16"/>
                  </w:rPr>
                  <w:delText>number</w:delText>
                </w:r>
              </w:del>
            </w:ins>
          </w:p>
        </w:tc>
        <w:tc>
          <w:tcPr>
            <w:tcW w:w="3420" w:type="dxa"/>
            <w:gridSpan w:val="2"/>
            <w:tcBorders>
              <w:top w:val="single" w:sz="4" w:space="0" w:color="000000"/>
              <w:left w:val="single" w:sz="4" w:space="0" w:color="000000"/>
              <w:bottom w:val="single" w:sz="4" w:space="0" w:color="000000"/>
              <w:right w:val="single" w:sz="4" w:space="0" w:color="000000"/>
            </w:tcBorders>
          </w:tcPr>
          <w:p w14:paraId="3B1AB834" w14:textId="465D7B9B" w:rsidR="00A06BBE" w:rsidDel="0038570A" w:rsidRDefault="00A06BBE" w:rsidP="00A06BBE">
            <w:pPr>
              <w:snapToGrid w:val="0"/>
              <w:spacing w:after="120"/>
              <w:rPr>
                <w:ins w:id="3286" w:author="Raphael Malyankar" w:date="2018-07-05T18:35:00Z"/>
                <w:del w:id="3287" w:author="Eivind" w:date="2018-07-12T22:54:00Z"/>
                <w:sz w:val="16"/>
                <w:szCs w:val="16"/>
              </w:rPr>
            </w:pPr>
            <w:ins w:id="3288" w:author="Raphael Malyankar" w:date="2018-07-05T18:36:00Z">
              <w:del w:id="3289" w:author="Eivind" w:date="2018-07-12T22:29:00Z">
                <w:r w:rsidRPr="001B340E" w:rsidDel="00E622ED">
                  <w:rPr>
                    <w:sz w:val="16"/>
                    <w:szCs w:val="16"/>
                  </w:rPr>
                  <w:delText>The number (registry index) used to lookup the product in the product specification GI registry</w:delText>
                </w:r>
              </w:del>
            </w:ins>
          </w:p>
        </w:tc>
        <w:tc>
          <w:tcPr>
            <w:tcW w:w="804" w:type="dxa"/>
            <w:tcBorders>
              <w:top w:val="single" w:sz="4" w:space="0" w:color="000000"/>
              <w:left w:val="single" w:sz="4" w:space="0" w:color="000000"/>
              <w:bottom w:val="single" w:sz="4" w:space="0" w:color="000000"/>
              <w:right w:val="single" w:sz="4" w:space="0" w:color="000000"/>
            </w:tcBorders>
          </w:tcPr>
          <w:p w14:paraId="0B197324" w14:textId="0B5BC4E0" w:rsidR="00A06BBE" w:rsidDel="0038570A" w:rsidRDefault="00A06BBE" w:rsidP="00A06BBE">
            <w:pPr>
              <w:snapToGrid w:val="0"/>
              <w:spacing w:after="120"/>
              <w:jc w:val="center"/>
              <w:rPr>
                <w:ins w:id="3290" w:author="Raphael Malyankar" w:date="2018-07-05T18:35:00Z"/>
                <w:del w:id="3291" w:author="Eivind" w:date="2018-07-12T22:54:00Z"/>
                <w:sz w:val="16"/>
                <w:szCs w:val="16"/>
              </w:rPr>
            </w:pPr>
            <w:ins w:id="3292" w:author="Raphael Malyankar" w:date="2018-07-05T18:36:00Z">
              <w:del w:id="3293" w:author="Eivind" w:date="2018-07-12T22:29:00Z">
                <w:r w:rsidDel="00E622ED">
                  <w:rPr>
                    <w:sz w:val="16"/>
                    <w:szCs w:val="16"/>
                  </w:rPr>
                  <w:delText>1</w:delText>
                </w:r>
              </w:del>
            </w:ins>
          </w:p>
        </w:tc>
        <w:tc>
          <w:tcPr>
            <w:tcW w:w="2436" w:type="dxa"/>
            <w:gridSpan w:val="3"/>
            <w:tcBorders>
              <w:top w:val="single" w:sz="4" w:space="0" w:color="000000"/>
              <w:left w:val="single" w:sz="4" w:space="0" w:color="000000"/>
              <w:bottom w:val="single" w:sz="4" w:space="0" w:color="000000"/>
              <w:right w:val="single" w:sz="4" w:space="0" w:color="000000"/>
            </w:tcBorders>
          </w:tcPr>
          <w:p w14:paraId="6A62F428" w14:textId="5A9C7780" w:rsidR="00A06BBE" w:rsidDel="0038570A" w:rsidRDefault="00A06BBE" w:rsidP="00A06BBE">
            <w:pPr>
              <w:snapToGrid w:val="0"/>
              <w:spacing w:after="120"/>
              <w:rPr>
                <w:ins w:id="3294" w:author="Raphael Malyankar" w:date="2018-07-05T18:35:00Z"/>
                <w:del w:id="3295" w:author="Eivind" w:date="2018-07-12T22:54:00Z"/>
                <w:sz w:val="16"/>
                <w:szCs w:val="16"/>
              </w:rPr>
            </w:pPr>
            <w:ins w:id="3296" w:author="Raphael Malyankar" w:date="2018-07-05T18:36:00Z">
              <w:del w:id="3297" w:author="Eivind" w:date="2018-07-12T22:29:00Z">
                <w:r w:rsidDel="00E622ED">
                  <w:rPr>
                    <w:sz w:val="16"/>
                    <w:szCs w:val="16"/>
                  </w:rPr>
                  <w:delText>Integer</w:delText>
                </w:r>
              </w:del>
            </w:ins>
          </w:p>
        </w:tc>
        <w:tc>
          <w:tcPr>
            <w:tcW w:w="3060" w:type="dxa"/>
            <w:gridSpan w:val="2"/>
            <w:tcBorders>
              <w:top w:val="single" w:sz="4" w:space="0" w:color="000000"/>
              <w:left w:val="single" w:sz="4" w:space="0" w:color="000000"/>
              <w:bottom w:val="single" w:sz="4" w:space="0" w:color="000000"/>
              <w:right w:val="single" w:sz="4" w:space="0" w:color="000000"/>
            </w:tcBorders>
          </w:tcPr>
          <w:p w14:paraId="713D98B1" w14:textId="3FA15732" w:rsidR="00A06BBE" w:rsidDel="0038570A" w:rsidRDefault="00A06BBE" w:rsidP="00A06BBE">
            <w:pPr>
              <w:snapToGrid w:val="0"/>
              <w:spacing w:after="120"/>
              <w:jc w:val="left"/>
              <w:rPr>
                <w:ins w:id="3298" w:author="Raphael Malyankar" w:date="2018-07-05T18:35:00Z"/>
                <w:del w:id="3299" w:author="Eivind" w:date="2018-07-12T22:54:00Z"/>
                <w:sz w:val="16"/>
                <w:szCs w:val="16"/>
              </w:rPr>
            </w:pPr>
            <w:ins w:id="3300" w:author="Raphael Malyankar" w:date="2018-07-05T18:36:00Z">
              <w:del w:id="3301" w:author="Eivind" w:date="2018-07-12T22:29:00Z">
                <w:r w:rsidRPr="009E334B" w:rsidDel="00E622ED">
                  <w:rPr>
                    <w:sz w:val="16"/>
                    <w:szCs w:val="16"/>
                  </w:rPr>
                  <w:delText>From the Product Specification Register, in the IHO Geospatial Information Registry.</w:delText>
                </w:r>
                <w:r w:rsidDel="00E622ED">
                  <w:rPr>
                    <w:sz w:val="16"/>
                    <w:szCs w:val="16"/>
                  </w:rPr>
                  <w:delText xml:space="preserve"> Use the </w:delText>
                </w:r>
              </w:del>
            </w:ins>
            <w:ins w:id="3302" w:author="Raphael Malyankar" w:date="2018-07-05T18:37:00Z">
              <w:del w:id="3303" w:author="Eivind" w:date="2018-07-12T22:29:00Z">
                <w:r w:rsidDel="00E622ED">
                  <w:rPr>
                    <w:sz w:val="16"/>
                    <w:szCs w:val="16"/>
                  </w:rPr>
                  <w:delText>registry index</w:delText>
                </w:r>
              </w:del>
            </w:ins>
            <w:ins w:id="3304" w:author="Raphael Malyankar" w:date="2018-07-05T18:36:00Z">
              <w:del w:id="3305" w:author="Eivind" w:date="2018-07-12T22:29:00Z">
                <w:r w:rsidDel="00E622ED">
                  <w:rPr>
                    <w:sz w:val="16"/>
                    <w:szCs w:val="16"/>
                  </w:rPr>
                  <w:delText xml:space="preserve"> assigned to</w:delText>
                </w:r>
              </w:del>
            </w:ins>
            <w:ins w:id="3306" w:author="Raphael Malyankar" w:date="2018-07-05T18:37:00Z">
              <w:del w:id="3307" w:author="Eivind" w:date="2018-07-12T22:29:00Z">
                <w:r w:rsidDel="00E622ED">
                  <w:rPr>
                    <w:sz w:val="16"/>
                    <w:szCs w:val="16"/>
                  </w:rPr>
                  <w:delText xml:space="preserve"> this specification.</w:delText>
                </w:r>
              </w:del>
            </w:ins>
          </w:p>
        </w:tc>
      </w:tr>
    </w:tbl>
    <w:p w14:paraId="4089EC5E" w14:textId="4DDA6667" w:rsidR="00643A52" w:rsidDel="00643A52" w:rsidRDefault="00643A52" w:rsidP="00996B38">
      <w:pPr>
        <w:rPr>
          <w:del w:id="3308" w:author="Raphael Malyankar" w:date="2018-07-05T21:30:00Z"/>
        </w:rPr>
      </w:pPr>
    </w:p>
    <w:p w14:paraId="4BAA9AD3" w14:textId="4E976B56" w:rsidR="006B114A" w:rsidDel="00643A52" w:rsidRDefault="006B114A" w:rsidP="00996B38">
      <w:pPr>
        <w:spacing w:after="120"/>
        <w:rPr>
          <w:del w:id="3309" w:author="Raphael Malyankar" w:date="2018-07-05T21:30:00Z"/>
        </w:rPr>
      </w:pPr>
      <w:del w:id="3310" w:author="Raphael Malyankar" w:date="2018-07-05T21:30:00Z">
        <w:r w:rsidDel="00643A52">
          <w:br w:type="page"/>
          <w:delText xml:space="preserve"> </w:delText>
        </w:r>
      </w:del>
    </w:p>
    <w:p w14:paraId="6B0279C6" w14:textId="6D251788" w:rsidR="006B114A" w:rsidRDefault="006B114A" w:rsidP="006764CD"/>
    <w:p w14:paraId="013FF352" w14:textId="096BC07D" w:rsidR="00AE5743" w:rsidRDefault="00AE5743" w:rsidP="006764CD">
      <w:pPr>
        <w:pStyle w:val="Caption"/>
        <w:keepNext/>
      </w:pPr>
      <w:r>
        <w:t xml:space="preserve">Table </w:t>
      </w:r>
      <w:r>
        <w:fldChar w:fldCharType="begin"/>
      </w:r>
      <w:r>
        <w:instrText xml:space="preserve"> SEQ Table \* ARABIC </w:instrText>
      </w:r>
      <w:r>
        <w:fldChar w:fldCharType="separate"/>
      </w:r>
      <w:ins w:id="3311" w:author="Raphael Malyankar" w:date="2018-07-20T12:56:00Z">
        <w:r w:rsidR="00CF17A6">
          <w:rPr>
            <w:noProof/>
          </w:rPr>
          <w:t>36</w:t>
        </w:r>
      </w:ins>
      <w:ins w:id="3312" w:author="Eivind" w:date="2018-07-10T00:11:00Z">
        <w:del w:id="3313" w:author="Raphael Malyankar" w:date="2018-07-20T12:56:00Z">
          <w:r w:rsidR="005F5493" w:rsidDel="00CF17A6">
            <w:rPr>
              <w:noProof/>
            </w:rPr>
            <w:delText>36</w:delText>
          </w:r>
        </w:del>
      </w:ins>
      <w:del w:id="3314" w:author="Raphael Malyankar" w:date="2018-07-20T12:56:00Z">
        <w:r w:rsidR="00A420D9" w:rsidDel="00CF17A6">
          <w:rPr>
            <w:noProof/>
          </w:rPr>
          <w:delText>34</w:delText>
        </w:r>
      </w:del>
      <w:r>
        <w:fldChar w:fldCharType="end"/>
      </w:r>
      <w:r>
        <w:t xml:space="preserve">. </w:t>
      </w:r>
      <w:r w:rsidRPr="00417640">
        <w:t>S100_SupportFileDiscoveryMetadata</w:t>
      </w:r>
    </w:p>
    <w:tbl>
      <w:tblPr>
        <w:tblW w:w="1278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80"/>
        <w:gridCol w:w="1980"/>
        <w:gridCol w:w="1080"/>
        <w:gridCol w:w="2340"/>
        <w:gridCol w:w="804"/>
        <w:gridCol w:w="276"/>
        <w:gridCol w:w="804"/>
        <w:gridCol w:w="1356"/>
        <w:gridCol w:w="1080"/>
        <w:gridCol w:w="1980"/>
        <w:gridCol w:w="7"/>
      </w:tblGrid>
      <w:tr w:rsidR="00E622ED" w14:paraId="6892BF29" w14:textId="77777777" w:rsidTr="00A91A32">
        <w:trPr>
          <w:trHeight w:val="176"/>
          <w:ins w:id="3315" w:author="Eivind" w:date="2018-07-12T22:30:00Z"/>
        </w:trPr>
        <w:tc>
          <w:tcPr>
            <w:tcW w:w="1080" w:type="dxa"/>
            <w:tcBorders>
              <w:top w:val="single" w:sz="4" w:space="0" w:color="000000"/>
              <w:left w:val="single" w:sz="4" w:space="0" w:color="000000"/>
              <w:bottom w:val="single" w:sz="4" w:space="0" w:color="000000"/>
              <w:right w:val="single" w:sz="4" w:space="0" w:color="000000"/>
            </w:tcBorders>
            <w:hideMark/>
          </w:tcPr>
          <w:p w14:paraId="59B2CD59" w14:textId="77777777" w:rsidR="00E622ED" w:rsidRDefault="00E622ED">
            <w:pPr>
              <w:snapToGrid w:val="0"/>
              <w:spacing w:before="60" w:after="60"/>
              <w:jc w:val="left"/>
              <w:rPr>
                <w:ins w:id="3316" w:author="Eivind" w:date="2018-07-12T22:30:00Z"/>
                <w:b/>
                <w:sz w:val="16"/>
                <w:szCs w:val="16"/>
                <w:lang w:eastAsia="ar-SA"/>
              </w:rPr>
            </w:pPr>
            <w:ins w:id="3317" w:author="Eivind" w:date="2018-07-12T22:30:00Z">
              <w:r>
                <w:rPr>
                  <w:b/>
                  <w:sz w:val="16"/>
                  <w:szCs w:val="16"/>
                </w:rPr>
                <w:t>Role Name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3B7CBC0E" w14:textId="77777777" w:rsidR="00E622ED" w:rsidRDefault="00E622ED">
            <w:pPr>
              <w:snapToGrid w:val="0"/>
              <w:spacing w:before="60" w:after="60"/>
              <w:jc w:val="left"/>
              <w:rPr>
                <w:ins w:id="3318" w:author="Eivind" w:date="2018-07-12T22:30:00Z"/>
                <w:b/>
                <w:sz w:val="16"/>
                <w:szCs w:val="16"/>
              </w:rPr>
            </w:pPr>
            <w:ins w:id="3319" w:author="Eivind" w:date="2018-07-12T22:30:00Z">
              <w:r>
                <w:rPr>
                  <w:b/>
                  <w:sz w:val="16"/>
                  <w:szCs w:val="16"/>
                </w:rPr>
                <w:t>Name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3B472E11" w14:textId="77777777" w:rsidR="00E622ED" w:rsidRDefault="00E622ED">
            <w:pPr>
              <w:snapToGrid w:val="0"/>
              <w:spacing w:before="60" w:after="60"/>
              <w:jc w:val="left"/>
              <w:rPr>
                <w:ins w:id="3320" w:author="Eivind" w:date="2018-07-12T22:30:00Z"/>
                <w:b/>
                <w:sz w:val="16"/>
                <w:szCs w:val="16"/>
              </w:rPr>
            </w:pPr>
            <w:ins w:id="3321" w:author="Eivind" w:date="2018-07-12T22:30:00Z">
              <w:r>
                <w:rPr>
                  <w:b/>
                  <w:sz w:val="16"/>
                  <w:szCs w:val="16"/>
                </w:rPr>
                <w:t>Description</w:t>
              </w:r>
            </w:ins>
          </w:p>
        </w:tc>
        <w:tc>
          <w:tcPr>
            <w:tcW w:w="804" w:type="dxa"/>
            <w:tcBorders>
              <w:top w:val="single" w:sz="4" w:space="0" w:color="000000"/>
              <w:left w:val="single" w:sz="4" w:space="0" w:color="000000"/>
              <w:bottom w:val="single" w:sz="4" w:space="0" w:color="000000"/>
              <w:right w:val="single" w:sz="4" w:space="0" w:color="000000"/>
            </w:tcBorders>
            <w:hideMark/>
          </w:tcPr>
          <w:p w14:paraId="34BF18DE" w14:textId="77777777" w:rsidR="00E622ED" w:rsidRDefault="00E622ED">
            <w:pPr>
              <w:snapToGrid w:val="0"/>
              <w:spacing w:before="60" w:after="60"/>
              <w:jc w:val="center"/>
              <w:rPr>
                <w:ins w:id="3322" w:author="Eivind" w:date="2018-07-12T22:30:00Z"/>
                <w:b/>
                <w:sz w:val="16"/>
                <w:szCs w:val="16"/>
              </w:rPr>
            </w:pPr>
            <w:ins w:id="3323" w:author="Eivind" w:date="2018-07-12T22:30:00Z">
              <w:r>
                <w:rPr>
                  <w:b/>
                  <w:sz w:val="16"/>
                  <w:szCs w:val="16"/>
                </w:rPr>
                <w:t>Mult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2229DC8F" w14:textId="77777777" w:rsidR="00E622ED" w:rsidRDefault="00E622ED">
            <w:pPr>
              <w:snapToGrid w:val="0"/>
              <w:spacing w:before="60" w:after="60"/>
              <w:jc w:val="left"/>
              <w:rPr>
                <w:ins w:id="3324" w:author="Eivind" w:date="2018-07-12T22:30:00Z"/>
                <w:b/>
                <w:sz w:val="16"/>
                <w:szCs w:val="16"/>
              </w:rPr>
            </w:pPr>
            <w:ins w:id="3325" w:author="Eivind" w:date="2018-07-12T22:30:00Z">
              <w:r>
                <w:rPr>
                  <w:b/>
                  <w:sz w:val="16"/>
                  <w:szCs w:val="16"/>
                </w:rPr>
                <w:t>Type</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3AFF209B" w14:textId="77777777" w:rsidR="00E622ED" w:rsidRDefault="00E622ED">
            <w:pPr>
              <w:snapToGrid w:val="0"/>
              <w:spacing w:before="60" w:after="60"/>
              <w:jc w:val="left"/>
              <w:rPr>
                <w:ins w:id="3326" w:author="Eivind" w:date="2018-07-12T22:30:00Z"/>
                <w:b/>
                <w:sz w:val="16"/>
                <w:szCs w:val="16"/>
              </w:rPr>
            </w:pPr>
            <w:ins w:id="3327" w:author="Eivind" w:date="2018-07-12T22:30:00Z">
              <w:r>
                <w:rPr>
                  <w:b/>
                  <w:sz w:val="16"/>
                  <w:szCs w:val="16"/>
                </w:rPr>
                <w:t>Remarks</w:t>
              </w:r>
            </w:ins>
          </w:p>
        </w:tc>
      </w:tr>
      <w:tr w:rsidR="00E622ED" w14:paraId="7693DA16" w14:textId="77777777" w:rsidTr="00A91A32">
        <w:trPr>
          <w:trHeight w:val="335"/>
          <w:ins w:id="3328" w:author="Eivind" w:date="2018-07-12T22:30:00Z"/>
        </w:trPr>
        <w:tc>
          <w:tcPr>
            <w:tcW w:w="1080" w:type="dxa"/>
            <w:tcBorders>
              <w:top w:val="single" w:sz="4" w:space="0" w:color="000000"/>
              <w:left w:val="single" w:sz="4" w:space="0" w:color="000000"/>
              <w:bottom w:val="single" w:sz="4" w:space="0" w:color="000000"/>
              <w:right w:val="single" w:sz="4" w:space="0" w:color="000000"/>
            </w:tcBorders>
            <w:hideMark/>
          </w:tcPr>
          <w:p w14:paraId="60BC7477" w14:textId="77777777" w:rsidR="00E622ED" w:rsidRDefault="00E622ED">
            <w:pPr>
              <w:snapToGrid w:val="0"/>
              <w:spacing w:before="60" w:after="60"/>
              <w:jc w:val="left"/>
              <w:rPr>
                <w:ins w:id="3329" w:author="Eivind" w:date="2018-07-12T22:30:00Z"/>
                <w:sz w:val="16"/>
                <w:szCs w:val="16"/>
              </w:rPr>
            </w:pPr>
            <w:ins w:id="3330" w:author="Eivind" w:date="2018-07-12T22:30:00Z">
              <w:r>
                <w:rPr>
                  <w:sz w:val="16"/>
                  <w:szCs w:val="16"/>
                </w:rPr>
                <w:t>Class</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38CCDAA3" w14:textId="77777777" w:rsidR="00E622ED" w:rsidRDefault="00E622ED">
            <w:pPr>
              <w:snapToGrid w:val="0"/>
              <w:spacing w:before="60" w:after="60"/>
              <w:jc w:val="left"/>
              <w:rPr>
                <w:ins w:id="3331" w:author="Eivind" w:date="2018-07-12T22:30:00Z"/>
                <w:sz w:val="16"/>
                <w:szCs w:val="16"/>
              </w:rPr>
            </w:pPr>
            <w:ins w:id="3332" w:author="Eivind" w:date="2018-07-12T22:30:00Z">
              <w:r>
                <w:rPr>
                  <w:sz w:val="16"/>
                  <w:szCs w:val="16"/>
                </w:rPr>
                <w:t>S100_SupportFile</w:t>
              </w:r>
              <w:del w:id="3333" w:author="Raphael Malyankar" w:date="2018-07-18T22:52:00Z">
                <w:r w:rsidDel="00FD6F4A">
                  <w:rPr>
                    <w:sz w:val="16"/>
                    <w:szCs w:val="16"/>
                  </w:rPr>
                  <w:delText>t</w:delText>
                </w:r>
              </w:del>
              <w:r>
                <w:rPr>
                  <w:sz w:val="16"/>
                  <w:szCs w:val="16"/>
                </w:rPr>
                <w:t>DiscoveryMetadata</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25EC7E27" w14:textId="77777777" w:rsidR="00E622ED" w:rsidRDefault="00E622ED">
            <w:pPr>
              <w:snapToGrid w:val="0"/>
              <w:spacing w:before="60" w:after="60"/>
              <w:jc w:val="left"/>
              <w:rPr>
                <w:ins w:id="3334" w:author="Eivind" w:date="2018-07-12T22:30:00Z"/>
                <w:sz w:val="16"/>
                <w:szCs w:val="16"/>
              </w:rPr>
            </w:pPr>
            <w:ins w:id="3335" w:author="Eivind" w:date="2018-07-12T22:30:00Z">
              <w:r>
                <w:rPr>
                  <w:sz w:val="16"/>
                  <w:szCs w:val="16"/>
                </w:rPr>
                <w:t>Metadata about the individual support files in the exchange catalogue</w:t>
              </w:r>
            </w:ins>
          </w:p>
        </w:tc>
        <w:tc>
          <w:tcPr>
            <w:tcW w:w="804" w:type="dxa"/>
            <w:tcBorders>
              <w:top w:val="single" w:sz="4" w:space="0" w:color="000000"/>
              <w:left w:val="single" w:sz="4" w:space="0" w:color="000000"/>
              <w:bottom w:val="single" w:sz="4" w:space="0" w:color="000000"/>
              <w:right w:val="single" w:sz="4" w:space="0" w:color="000000"/>
            </w:tcBorders>
            <w:hideMark/>
          </w:tcPr>
          <w:p w14:paraId="7CB056F6" w14:textId="77777777" w:rsidR="00E622ED" w:rsidRDefault="00E622ED">
            <w:pPr>
              <w:snapToGrid w:val="0"/>
              <w:spacing w:before="60" w:after="60"/>
              <w:jc w:val="center"/>
              <w:rPr>
                <w:ins w:id="3336" w:author="Eivind" w:date="2018-07-12T22:30:00Z"/>
                <w:sz w:val="16"/>
                <w:szCs w:val="16"/>
              </w:rPr>
            </w:pPr>
            <w:ins w:id="3337" w:author="Eivind" w:date="2018-07-12T22:30:00Z">
              <w:r>
                <w:rPr>
                  <w:sz w:val="16"/>
                  <w:szCs w:val="16"/>
                </w:rPr>
                <w: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14050F6F" w14:textId="77777777" w:rsidR="00E622ED" w:rsidRDefault="00E622ED">
            <w:pPr>
              <w:snapToGrid w:val="0"/>
              <w:spacing w:before="60" w:after="60"/>
              <w:jc w:val="left"/>
              <w:rPr>
                <w:ins w:id="3338" w:author="Eivind" w:date="2018-07-12T22:30:00Z"/>
                <w:sz w:val="16"/>
                <w:szCs w:val="16"/>
              </w:rPr>
            </w:pPr>
            <w:ins w:id="3339" w:author="Eivind" w:date="2018-07-12T22:30:00Z">
              <w:r>
                <w:rPr>
                  <w:sz w:val="16"/>
                  <w:szCs w:val="16"/>
                </w:rPr>
                <w:t>-</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212DD6BD" w14:textId="77777777" w:rsidR="00E622ED" w:rsidRDefault="00E622ED">
            <w:pPr>
              <w:snapToGrid w:val="0"/>
              <w:spacing w:before="60" w:after="60"/>
              <w:jc w:val="left"/>
              <w:rPr>
                <w:ins w:id="3340" w:author="Eivind" w:date="2018-07-12T22:30:00Z"/>
                <w:sz w:val="16"/>
                <w:szCs w:val="16"/>
              </w:rPr>
            </w:pPr>
            <w:ins w:id="3341" w:author="Eivind" w:date="2018-07-12T22:30:00Z">
              <w:r>
                <w:rPr>
                  <w:sz w:val="16"/>
                  <w:szCs w:val="16"/>
                </w:rPr>
                <w:t>-</w:t>
              </w:r>
            </w:ins>
          </w:p>
        </w:tc>
      </w:tr>
      <w:tr w:rsidR="00E622ED" w14:paraId="0B6D3EA8" w14:textId="77777777" w:rsidTr="00A91A32">
        <w:trPr>
          <w:trHeight w:val="335"/>
          <w:ins w:id="3342" w:author="Eivind" w:date="2018-07-12T22:30:00Z"/>
        </w:trPr>
        <w:tc>
          <w:tcPr>
            <w:tcW w:w="1080" w:type="dxa"/>
            <w:tcBorders>
              <w:top w:val="single" w:sz="4" w:space="0" w:color="000000"/>
              <w:left w:val="single" w:sz="4" w:space="0" w:color="000000"/>
              <w:bottom w:val="single" w:sz="4" w:space="0" w:color="000000"/>
              <w:right w:val="single" w:sz="4" w:space="0" w:color="000000"/>
            </w:tcBorders>
            <w:hideMark/>
          </w:tcPr>
          <w:p w14:paraId="21227E7F" w14:textId="77777777" w:rsidR="00E622ED" w:rsidRDefault="00E622ED">
            <w:pPr>
              <w:snapToGrid w:val="0"/>
              <w:spacing w:before="60" w:after="60"/>
              <w:jc w:val="left"/>
              <w:rPr>
                <w:ins w:id="3343" w:author="Eivind" w:date="2018-07-12T22:30:00Z"/>
                <w:sz w:val="16"/>
                <w:szCs w:val="16"/>
              </w:rPr>
            </w:pPr>
            <w:ins w:id="3344" w:author="Eivind" w:date="2018-07-12T22:30:00Z">
              <w:r>
                <w:rPr>
                  <w:sz w:val="16"/>
                  <w:szCs w:val="16"/>
                </w:rPr>
                <w:t>Attribute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435B9565" w14:textId="77777777" w:rsidR="00E622ED" w:rsidRDefault="00E622ED">
            <w:pPr>
              <w:snapToGrid w:val="0"/>
              <w:spacing w:before="60" w:after="60"/>
              <w:jc w:val="left"/>
              <w:rPr>
                <w:ins w:id="3345" w:author="Eivind" w:date="2018-07-12T22:30:00Z"/>
                <w:sz w:val="16"/>
                <w:szCs w:val="16"/>
              </w:rPr>
            </w:pPr>
            <w:ins w:id="3346" w:author="Eivind" w:date="2018-07-12T22:30:00Z">
              <w:r>
                <w:rPr>
                  <w:sz w:val="16"/>
                  <w:szCs w:val="16"/>
                </w:rPr>
                <w:t>fileName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2B7F1391" w14:textId="77777777" w:rsidR="00E622ED" w:rsidRDefault="00E622ED">
            <w:pPr>
              <w:snapToGrid w:val="0"/>
              <w:spacing w:before="60" w:after="60"/>
              <w:jc w:val="left"/>
              <w:rPr>
                <w:ins w:id="3347" w:author="Eivind" w:date="2018-07-12T22:30:00Z"/>
                <w:sz w:val="16"/>
                <w:szCs w:val="16"/>
              </w:rPr>
            </w:pPr>
            <w:ins w:id="3348" w:author="Eivind" w:date="2018-07-12T22:30:00Z">
              <w:r>
                <w:rPr>
                  <w:sz w:val="16"/>
                  <w:szCs w:val="16"/>
                </w:rPr>
                <w:t>Name of the support file</w:t>
              </w:r>
            </w:ins>
          </w:p>
        </w:tc>
        <w:tc>
          <w:tcPr>
            <w:tcW w:w="804" w:type="dxa"/>
            <w:tcBorders>
              <w:top w:val="single" w:sz="4" w:space="0" w:color="000000"/>
              <w:left w:val="single" w:sz="4" w:space="0" w:color="000000"/>
              <w:bottom w:val="single" w:sz="4" w:space="0" w:color="000000"/>
              <w:right w:val="single" w:sz="4" w:space="0" w:color="000000"/>
            </w:tcBorders>
            <w:hideMark/>
          </w:tcPr>
          <w:p w14:paraId="451E6D47" w14:textId="77777777" w:rsidR="00E622ED" w:rsidRDefault="00E622ED">
            <w:pPr>
              <w:snapToGrid w:val="0"/>
              <w:spacing w:before="60" w:after="60"/>
              <w:jc w:val="center"/>
              <w:rPr>
                <w:ins w:id="3349" w:author="Eivind" w:date="2018-07-12T22:30:00Z"/>
                <w:sz w:val="16"/>
                <w:szCs w:val="16"/>
              </w:rPr>
            </w:pPr>
            <w:ins w:id="3350" w:author="Eivind" w:date="2018-07-12T22:30: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3B532133" w14:textId="77777777" w:rsidR="00E622ED" w:rsidRDefault="00E622ED">
            <w:pPr>
              <w:snapToGrid w:val="0"/>
              <w:spacing w:before="60" w:after="60"/>
              <w:jc w:val="left"/>
              <w:rPr>
                <w:ins w:id="3351" w:author="Eivind" w:date="2018-07-12T22:30:00Z"/>
                <w:sz w:val="16"/>
                <w:szCs w:val="16"/>
              </w:rPr>
            </w:pPr>
            <w:ins w:id="3352" w:author="Eivind" w:date="2018-07-12T22:30:00Z">
              <w:r>
                <w:rPr>
                  <w:sz w:val="16"/>
                  <w:szCs w:val="16"/>
                </w:rPr>
                <w:t>CharacterString</w:t>
              </w:r>
            </w:ins>
          </w:p>
        </w:tc>
        <w:tc>
          <w:tcPr>
            <w:tcW w:w="1987" w:type="dxa"/>
            <w:gridSpan w:val="2"/>
            <w:tcBorders>
              <w:top w:val="single" w:sz="4" w:space="0" w:color="000000"/>
              <w:left w:val="single" w:sz="4" w:space="0" w:color="000000"/>
              <w:bottom w:val="single" w:sz="4" w:space="0" w:color="000000"/>
              <w:right w:val="single" w:sz="4" w:space="0" w:color="000000"/>
            </w:tcBorders>
          </w:tcPr>
          <w:p w14:paraId="7F2D6449" w14:textId="77777777" w:rsidR="00E622ED" w:rsidRDefault="00E622ED">
            <w:pPr>
              <w:snapToGrid w:val="0"/>
              <w:spacing w:before="60" w:after="60"/>
              <w:jc w:val="left"/>
              <w:rPr>
                <w:ins w:id="3353" w:author="Eivind" w:date="2018-07-12T22:30:00Z"/>
                <w:sz w:val="16"/>
                <w:szCs w:val="16"/>
              </w:rPr>
            </w:pPr>
          </w:p>
        </w:tc>
      </w:tr>
      <w:tr w:rsidR="00E622ED" w14:paraId="465DB00F" w14:textId="77777777" w:rsidTr="00A91A32">
        <w:trPr>
          <w:trHeight w:val="335"/>
          <w:ins w:id="3354" w:author="Eivind" w:date="2018-07-12T22:30:00Z"/>
        </w:trPr>
        <w:tc>
          <w:tcPr>
            <w:tcW w:w="1080" w:type="dxa"/>
            <w:tcBorders>
              <w:top w:val="single" w:sz="4" w:space="0" w:color="000000"/>
              <w:left w:val="single" w:sz="4" w:space="0" w:color="000000"/>
              <w:bottom w:val="single" w:sz="4" w:space="0" w:color="000000"/>
              <w:right w:val="single" w:sz="4" w:space="0" w:color="000000"/>
            </w:tcBorders>
            <w:hideMark/>
          </w:tcPr>
          <w:p w14:paraId="79096980" w14:textId="77777777" w:rsidR="00E622ED" w:rsidRDefault="00E622ED">
            <w:pPr>
              <w:snapToGrid w:val="0"/>
              <w:spacing w:before="60" w:after="60"/>
              <w:jc w:val="left"/>
              <w:rPr>
                <w:ins w:id="3355" w:author="Eivind" w:date="2018-07-12T22:30:00Z"/>
                <w:sz w:val="16"/>
                <w:szCs w:val="16"/>
              </w:rPr>
            </w:pPr>
            <w:ins w:id="3356" w:author="Eivind" w:date="2018-07-12T22:30:00Z">
              <w:r>
                <w:rPr>
                  <w:sz w:val="16"/>
                  <w:szCs w:val="16"/>
                </w:rPr>
                <w:t>Attribute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792155B9" w14:textId="77777777" w:rsidR="00E622ED" w:rsidRDefault="00E622ED">
            <w:pPr>
              <w:snapToGrid w:val="0"/>
              <w:spacing w:before="60" w:after="60"/>
              <w:jc w:val="left"/>
              <w:rPr>
                <w:ins w:id="3357" w:author="Eivind" w:date="2018-07-12T22:30:00Z"/>
                <w:sz w:val="16"/>
                <w:szCs w:val="16"/>
              </w:rPr>
            </w:pPr>
            <w:ins w:id="3358" w:author="Eivind" w:date="2018-07-12T22:30:00Z">
              <w:r>
                <w:rPr>
                  <w:sz w:val="16"/>
                  <w:szCs w:val="16"/>
                </w:rPr>
                <w:t>fileLocation</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0EE28EB9" w14:textId="77777777" w:rsidR="00E622ED" w:rsidRDefault="00E622ED">
            <w:pPr>
              <w:snapToGrid w:val="0"/>
              <w:spacing w:before="60" w:after="60"/>
              <w:jc w:val="left"/>
              <w:rPr>
                <w:ins w:id="3359" w:author="Eivind" w:date="2018-07-12T22:30:00Z"/>
                <w:sz w:val="16"/>
                <w:szCs w:val="16"/>
              </w:rPr>
            </w:pPr>
            <w:ins w:id="3360" w:author="Eivind" w:date="2018-07-12T22:30:00Z">
              <w:r>
                <w:rPr>
                  <w:sz w:val="16"/>
                  <w:szCs w:val="16"/>
                </w:rPr>
                <w:t>Full location from the exchange set root directory</w:t>
              </w:r>
            </w:ins>
          </w:p>
        </w:tc>
        <w:tc>
          <w:tcPr>
            <w:tcW w:w="804" w:type="dxa"/>
            <w:tcBorders>
              <w:top w:val="single" w:sz="4" w:space="0" w:color="000000"/>
              <w:left w:val="single" w:sz="4" w:space="0" w:color="000000"/>
              <w:bottom w:val="single" w:sz="4" w:space="0" w:color="000000"/>
              <w:right w:val="single" w:sz="4" w:space="0" w:color="000000"/>
            </w:tcBorders>
            <w:hideMark/>
          </w:tcPr>
          <w:p w14:paraId="248A1411" w14:textId="77777777" w:rsidR="00E622ED" w:rsidRDefault="00E622ED">
            <w:pPr>
              <w:snapToGrid w:val="0"/>
              <w:spacing w:before="60" w:after="60"/>
              <w:jc w:val="center"/>
              <w:rPr>
                <w:ins w:id="3361" w:author="Eivind" w:date="2018-07-12T22:30:00Z"/>
                <w:sz w:val="16"/>
                <w:szCs w:val="16"/>
              </w:rPr>
            </w:pPr>
            <w:ins w:id="3362" w:author="Eivind" w:date="2018-07-12T22:30: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6030A73E" w14:textId="77777777" w:rsidR="00E622ED" w:rsidRDefault="00E622ED">
            <w:pPr>
              <w:snapToGrid w:val="0"/>
              <w:spacing w:before="60" w:after="60"/>
              <w:jc w:val="left"/>
              <w:rPr>
                <w:ins w:id="3363" w:author="Eivind" w:date="2018-07-12T22:30:00Z"/>
                <w:sz w:val="16"/>
                <w:szCs w:val="16"/>
              </w:rPr>
            </w:pPr>
            <w:ins w:id="3364" w:author="Eivind" w:date="2018-07-12T22:30:00Z">
              <w:r>
                <w:rPr>
                  <w:sz w:val="16"/>
                  <w:szCs w:val="16"/>
                </w:rPr>
                <w:t>CharacterString</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458CD1E9" w14:textId="77777777" w:rsidR="00E622ED" w:rsidRDefault="00E622ED">
            <w:pPr>
              <w:snapToGrid w:val="0"/>
              <w:spacing w:before="60" w:after="60"/>
              <w:jc w:val="left"/>
              <w:rPr>
                <w:ins w:id="3365" w:author="Eivind" w:date="2018-07-12T22:30:00Z"/>
                <w:sz w:val="16"/>
                <w:szCs w:val="16"/>
              </w:rPr>
            </w:pPr>
            <w:ins w:id="3366" w:author="Eivind" w:date="2018-07-12T22:30:00Z">
              <w:r>
                <w:rPr>
                  <w:sz w:val="16"/>
                  <w:szCs w:val="16"/>
                </w:rPr>
                <w:t>Path relative to the root directory of the exchange set.  The location of the file after the exchange set is unpacked into directory &lt;EXCH_ROOT&gt; will be &lt;EXCH_ROOT&gt;/&lt;filePath&gt;/&lt;filename&gt;</w:t>
              </w:r>
            </w:ins>
          </w:p>
        </w:tc>
      </w:tr>
      <w:tr w:rsidR="00E622ED" w14:paraId="113B2B0B" w14:textId="77777777" w:rsidTr="00A91A32">
        <w:trPr>
          <w:trHeight w:val="335"/>
          <w:ins w:id="3367" w:author="Eivind" w:date="2018-07-12T22:30:00Z"/>
        </w:trPr>
        <w:tc>
          <w:tcPr>
            <w:tcW w:w="1080" w:type="dxa"/>
            <w:tcBorders>
              <w:top w:val="single" w:sz="4" w:space="0" w:color="000000"/>
              <w:left w:val="single" w:sz="4" w:space="0" w:color="000000"/>
              <w:bottom w:val="single" w:sz="4" w:space="0" w:color="000000"/>
              <w:right w:val="single" w:sz="4" w:space="0" w:color="000000"/>
            </w:tcBorders>
            <w:hideMark/>
          </w:tcPr>
          <w:p w14:paraId="1338162E" w14:textId="77777777" w:rsidR="00E622ED" w:rsidRDefault="00E622ED">
            <w:pPr>
              <w:snapToGrid w:val="0"/>
              <w:spacing w:before="60" w:after="60"/>
              <w:jc w:val="left"/>
              <w:rPr>
                <w:ins w:id="3368" w:author="Eivind" w:date="2018-07-12T22:30:00Z"/>
                <w:sz w:val="16"/>
                <w:szCs w:val="16"/>
              </w:rPr>
            </w:pPr>
            <w:ins w:id="3369" w:author="Eivind" w:date="2018-07-12T22:30:00Z">
              <w:r>
                <w:rPr>
                  <w:sz w:val="16"/>
                  <w:szCs w:val="16"/>
                </w:rPr>
                <w:t>Attribute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69B7974F" w14:textId="77777777" w:rsidR="00E622ED" w:rsidRDefault="00E622ED">
            <w:pPr>
              <w:snapToGrid w:val="0"/>
              <w:spacing w:before="60" w:after="60"/>
              <w:jc w:val="left"/>
              <w:rPr>
                <w:ins w:id="3370" w:author="Eivind" w:date="2018-07-12T22:30:00Z"/>
                <w:sz w:val="16"/>
                <w:szCs w:val="16"/>
              </w:rPr>
            </w:pPr>
            <w:ins w:id="3371" w:author="Eivind" w:date="2018-07-12T22:30:00Z">
              <w:r>
                <w:rPr>
                  <w:sz w:val="16"/>
                  <w:szCs w:val="16"/>
                </w:rPr>
                <w:t>purpose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43349F2B" w14:textId="77777777" w:rsidR="00E622ED" w:rsidRDefault="00E622ED">
            <w:pPr>
              <w:snapToGrid w:val="0"/>
              <w:spacing w:before="60" w:after="60"/>
              <w:jc w:val="left"/>
              <w:rPr>
                <w:ins w:id="3372" w:author="Eivind" w:date="2018-07-12T22:30:00Z"/>
                <w:sz w:val="16"/>
                <w:szCs w:val="16"/>
              </w:rPr>
            </w:pPr>
            <w:ins w:id="3373" w:author="Eivind" w:date="2018-07-12T22:30:00Z">
              <w:r>
                <w:rPr>
                  <w:sz w:val="16"/>
                  <w:szCs w:val="16"/>
                </w:rPr>
                <w:t xml:space="preserve">The purpose for which the dataset has been issued </w:t>
              </w:r>
            </w:ins>
          </w:p>
        </w:tc>
        <w:tc>
          <w:tcPr>
            <w:tcW w:w="804" w:type="dxa"/>
            <w:tcBorders>
              <w:top w:val="single" w:sz="4" w:space="0" w:color="000000"/>
              <w:left w:val="single" w:sz="4" w:space="0" w:color="000000"/>
              <w:bottom w:val="single" w:sz="4" w:space="0" w:color="000000"/>
              <w:right w:val="single" w:sz="4" w:space="0" w:color="000000"/>
            </w:tcBorders>
            <w:hideMark/>
          </w:tcPr>
          <w:p w14:paraId="54CB1CEC" w14:textId="77777777" w:rsidR="00E622ED" w:rsidRDefault="00E622ED">
            <w:pPr>
              <w:snapToGrid w:val="0"/>
              <w:spacing w:before="60" w:after="60"/>
              <w:jc w:val="center"/>
              <w:rPr>
                <w:ins w:id="3374" w:author="Eivind" w:date="2018-07-12T22:30:00Z"/>
                <w:sz w:val="16"/>
                <w:szCs w:val="16"/>
              </w:rPr>
            </w:pPr>
            <w:ins w:id="3375" w:author="Eivind" w:date="2018-07-12T22:30: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0F215D95" w14:textId="77777777" w:rsidR="00E622ED" w:rsidRDefault="00E622ED">
            <w:pPr>
              <w:snapToGrid w:val="0"/>
              <w:spacing w:before="60" w:after="60"/>
              <w:jc w:val="left"/>
              <w:rPr>
                <w:ins w:id="3376" w:author="Eivind" w:date="2018-07-12T22:30:00Z"/>
                <w:sz w:val="16"/>
                <w:szCs w:val="16"/>
              </w:rPr>
            </w:pPr>
            <w:ins w:id="3377" w:author="Eivind" w:date="2018-07-12T22:30:00Z">
              <w:r>
                <w:rPr>
                  <w:sz w:val="16"/>
                  <w:szCs w:val="16"/>
                </w:rPr>
                <w:t>S100_SupportFilePurpose</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0E0FDA6C" w14:textId="77777777" w:rsidR="00E622ED" w:rsidRDefault="00E622ED">
            <w:pPr>
              <w:snapToGrid w:val="0"/>
              <w:spacing w:before="60" w:after="60"/>
              <w:jc w:val="left"/>
              <w:rPr>
                <w:ins w:id="3378" w:author="Eivind" w:date="2018-07-12T22:30:00Z"/>
                <w:sz w:val="16"/>
                <w:szCs w:val="16"/>
              </w:rPr>
            </w:pPr>
            <w:ins w:id="3379" w:author="Eivind" w:date="2018-07-12T22:30:00Z">
              <w:r>
                <w:rPr>
                  <w:sz w:val="16"/>
                  <w:szCs w:val="16"/>
                </w:rPr>
                <w:t>For example new, re-issue, new edition, update etc.</w:t>
              </w:r>
            </w:ins>
          </w:p>
        </w:tc>
      </w:tr>
      <w:tr w:rsidR="00E622ED" w14:paraId="606C556B" w14:textId="77777777" w:rsidTr="00A91A32">
        <w:trPr>
          <w:trHeight w:val="863"/>
          <w:ins w:id="3380" w:author="Eivind" w:date="2018-07-12T22:30:00Z"/>
        </w:trPr>
        <w:tc>
          <w:tcPr>
            <w:tcW w:w="1080" w:type="dxa"/>
            <w:tcBorders>
              <w:top w:val="single" w:sz="4" w:space="0" w:color="000000"/>
              <w:left w:val="single" w:sz="4" w:space="0" w:color="000000"/>
              <w:bottom w:val="single" w:sz="4" w:space="0" w:color="000000"/>
              <w:right w:val="single" w:sz="4" w:space="0" w:color="000000"/>
            </w:tcBorders>
            <w:hideMark/>
          </w:tcPr>
          <w:p w14:paraId="25EEF540" w14:textId="77777777" w:rsidR="00E622ED" w:rsidRDefault="00E622ED">
            <w:pPr>
              <w:snapToGrid w:val="0"/>
              <w:spacing w:before="60" w:after="60"/>
              <w:jc w:val="left"/>
              <w:rPr>
                <w:ins w:id="3381" w:author="Eivind" w:date="2018-07-12T22:30:00Z"/>
                <w:sz w:val="16"/>
                <w:szCs w:val="16"/>
              </w:rPr>
            </w:pPr>
            <w:ins w:id="3382" w:author="Eivind" w:date="2018-07-12T22:30:00Z">
              <w:r>
                <w:rPr>
                  <w:sz w:val="16"/>
                  <w:szCs w:val="16"/>
                </w:rPr>
                <w:t>Attribute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5B437130" w14:textId="77777777" w:rsidR="00E622ED" w:rsidRDefault="00E622ED">
            <w:pPr>
              <w:snapToGrid w:val="0"/>
              <w:spacing w:before="60" w:after="60"/>
              <w:jc w:val="left"/>
              <w:rPr>
                <w:ins w:id="3383" w:author="Eivind" w:date="2018-07-12T22:30:00Z"/>
                <w:sz w:val="16"/>
                <w:szCs w:val="16"/>
              </w:rPr>
            </w:pPr>
            <w:ins w:id="3384" w:author="Eivind" w:date="2018-07-12T22:30:00Z">
              <w:r>
                <w:rPr>
                  <w:sz w:val="16"/>
                  <w:szCs w:val="16"/>
                </w:rPr>
                <w:t>editionNumber</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455A2F94" w14:textId="77777777" w:rsidR="00E622ED" w:rsidRDefault="00E622ED">
            <w:pPr>
              <w:snapToGrid w:val="0"/>
              <w:spacing w:before="60" w:after="60"/>
              <w:jc w:val="left"/>
              <w:rPr>
                <w:ins w:id="3385" w:author="Eivind" w:date="2018-07-12T22:30:00Z"/>
                <w:sz w:val="16"/>
                <w:szCs w:val="16"/>
              </w:rPr>
            </w:pPr>
            <w:ins w:id="3386" w:author="Eivind" w:date="2018-07-12T22:30:00Z">
              <w:r>
                <w:rPr>
                  <w:sz w:val="16"/>
                  <w:szCs w:val="16"/>
                </w:rPr>
                <w:t>The edition number of the dataset</w:t>
              </w:r>
            </w:ins>
          </w:p>
        </w:tc>
        <w:tc>
          <w:tcPr>
            <w:tcW w:w="804" w:type="dxa"/>
            <w:tcBorders>
              <w:top w:val="single" w:sz="4" w:space="0" w:color="000000"/>
              <w:left w:val="single" w:sz="4" w:space="0" w:color="000000"/>
              <w:bottom w:val="single" w:sz="4" w:space="0" w:color="000000"/>
              <w:right w:val="single" w:sz="4" w:space="0" w:color="000000"/>
            </w:tcBorders>
            <w:hideMark/>
          </w:tcPr>
          <w:p w14:paraId="2FE0253F" w14:textId="77777777" w:rsidR="00E622ED" w:rsidRDefault="00E622ED">
            <w:pPr>
              <w:snapToGrid w:val="0"/>
              <w:spacing w:before="60" w:after="60"/>
              <w:jc w:val="center"/>
              <w:rPr>
                <w:ins w:id="3387" w:author="Eivind" w:date="2018-07-12T22:30:00Z"/>
                <w:sz w:val="16"/>
                <w:szCs w:val="16"/>
              </w:rPr>
            </w:pPr>
            <w:ins w:id="3388" w:author="Eivind" w:date="2018-07-12T22:30: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4501AB9E" w14:textId="77777777" w:rsidR="00E622ED" w:rsidRDefault="00E622ED">
            <w:pPr>
              <w:snapToGrid w:val="0"/>
              <w:spacing w:before="60" w:after="60"/>
              <w:jc w:val="left"/>
              <w:rPr>
                <w:ins w:id="3389" w:author="Eivind" w:date="2018-07-12T22:30:00Z"/>
                <w:sz w:val="16"/>
                <w:szCs w:val="16"/>
              </w:rPr>
            </w:pPr>
            <w:ins w:id="3390" w:author="Eivind" w:date="2018-07-12T22:30:00Z">
              <w:r>
                <w:rPr>
                  <w:sz w:val="16"/>
                  <w:szCs w:val="16"/>
                </w:rPr>
                <w:t>CharacterString</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6C219C0B" w14:textId="77777777" w:rsidR="00E622ED" w:rsidRDefault="00E622ED">
            <w:pPr>
              <w:snapToGrid w:val="0"/>
              <w:spacing w:before="60" w:after="60"/>
              <w:jc w:val="left"/>
              <w:rPr>
                <w:ins w:id="3391" w:author="Eivind" w:date="2018-07-12T22:30:00Z"/>
                <w:rFonts w:eastAsia="Times New Roman"/>
                <w:sz w:val="16"/>
                <w:szCs w:val="16"/>
              </w:rPr>
            </w:pPr>
            <w:ins w:id="3392" w:author="Eivind" w:date="2018-07-12T22:30:00Z">
              <w:r>
                <w:rPr>
                  <w:rFonts w:eastAsia="Times New Roman"/>
                  <w:sz w:val="16"/>
                  <w:szCs w:val="16"/>
                </w:rPr>
                <w:t>When a data set is initially created, the edition number 1 is assigned to it. The edition number is increased by 1 at each new edition. Edition number remains the same for a re-issue</w:t>
              </w:r>
            </w:ins>
          </w:p>
        </w:tc>
      </w:tr>
      <w:tr w:rsidR="00E622ED" w14:paraId="067C3498" w14:textId="77777777" w:rsidTr="00A91A32">
        <w:trPr>
          <w:trHeight w:val="335"/>
          <w:ins w:id="3393" w:author="Eivind" w:date="2018-07-12T22:30:00Z"/>
        </w:trPr>
        <w:tc>
          <w:tcPr>
            <w:tcW w:w="1080" w:type="dxa"/>
            <w:tcBorders>
              <w:top w:val="single" w:sz="4" w:space="0" w:color="000000"/>
              <w:left w:val="single" w:sz="4" w:space="0" w:color="000000"/>
              <w:bottom w:val="single" w:sz="4" w:space="0" w:color="000000"/>
              <w:right w:val="single" w:sz="4" w:space="0" w:color="000000"/>
            </w:tcBorders>
            <w:hideMark/>
          </w:tcPr>
          <w:p w14:paraId="3715DACA" w14:textId="77777777" w:rsidR="00E622ED" w:rsidRDefault="00E622ED">
            <w:pPr>
              <w:snapToGrid w:val="0"/>
              <w:spacing w:before="60" w:after="60"/>
              <w:jc w:val="left"/>
              <w:rPr>
                <w:ins w:id="3394" w:author="Eivind" w:date="2018-07-12T22:30:00Z"/>
                <w:sz w:val="16"/>
                <w:szCs w:val="16"/>
              </w:rPr>
            </w:pPr>
            <w:ins w:id="3395" w:author="Eivind" w:date="2018-07-12T22:30:00Z">
              <w:r>
                <w:rPr>
                  <w:sz w:val="16"/>
                  <w:szCs w:val="16"/>
                </w:rPr>
                <w:t>Attribute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5C7746F5" w14:textId="77777777" w:rsidR="00E622ED" w:rsidRDefault="00E622ED">
            <w:pPr>
              <w:snapToGrid w:val="0"/>
              <w:spacing w:before="60" w:after="60"/>
              <w:jc w:val="left"/>
              <w:rPr>
                <w:ins w:id="3396" w:author="Eivind" w:date="2018-07-12T22:30:00Z"/>
                <w:sz w:val="16"/>
                <w:szCs w:val="16"/>
              </w:rPr>
            </w:pPr>
            <w:ins w:id="3397" w:author="Eivind" w:date="2018-07-12T22:30:00Z">
              <w:r>
                <w:rPr>
                  <w:sz w:val="16"/>
                  <w:szCs w:val="16"/>
                </w:rPr>
                <w:t>issueDate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66E9FB18" w14:textId="77777777" w:rsidR="00E622ED" w:rsidRDefault="00E622ED">
            <w:pPr>
              <w:snapToGrid w:val="0"/>
              <w:spacing w:before="60" w:after="60"/>
              <w:jc w:val="left"/>
              <w:rPr>
                <w:ins w:id="3398" w:author="Eivind" w:date="2018-07-12T22:30:00Z"/>
                <w:sz w:val="16"/>
                <w:szCs w:val="16"/>
              </w:rPr>
            </w:pPr>
            <w:ins w:id="3399" w:author="Eivind" w:date="2018-07-12T22:30:00Z">
              <w:r>
                <w:rPr>
                  <w:sz w:val="16"/>
                  <w:szCs w:val="16"/>
                </w:rPr>
                <w:t>Date on which the data was made available by the data producer</w:t>
              </w:r>
            </w:ins>
          </w:p>
        </w:tc>
        <w:tc>
          <w:tcPr>
            <w:tcW w:w="804" w:type="dxa"/>
            <w:tcBorders>
              <w:top w:val="single" w:sz="4" w:space="0" w:color="000000"/>
              <w:left w:val="single" w:sz="4" w:space="0" w:color="000000"/>
              <w:bottom w:val="single" w:sz="4" w:space="0" w:color="000000"/>
              <w:right w:val="single" w:sz="4" w:space="0" w:color="000000"/>
            </w:tcBorders>
            <w:hideMark/>
          </w:tcPr>
          <w:p w14:paraId="3952BC9C" w14:textId="77777777" w:rsidR="00E622ED" w:rsidRDefault="00E622ED">
            <w:pPr>
              <w:snapToGrid w:val="0"/>
              <w:spacing w:before="60" w:after="60"/>
              <w:jc w:val="center"/>
              <w:rPr>
                <w:ins w:id="3400" w:author="Eivind" w:date="2018-07-12T22:30:00Z"/>
                <w:sz w:val="16"/>
                <w:szCs w:val="16"/>
              </w:rPr>
            </w:pPr>
            <w:ins w:id="3401" w:author="Eivind" w:date="2018-07-12T22:30: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361A6DEF" w14:textId="77777777" w:rsidR="00E622ED" w:rsidRDefault="00E622ED">
            <w:pPr>
              <w:snapToGrid w:val="0"/>
              <w:spacing w:before="60" w:after="60"/>
              <w:jc w:val="left"/>
              <w:rPr>
                <w:ins w:id="3402" w:author="Eivind" w:date="2018-07-12T22:30:00Z"/>
                <w:sz w:val="16"/>
                <w:szCs w:val="16"/>
              </w:rPr>
            </w:pPr>
            <w:ins w:id="3403" w:author="Eivind" w:date="2018-07-12T22:30:00Z">
              <w:r>
                <w:rPr>
                  <w:sz w:val="16"/>
                  <w:szCs w:val="16"/>
                </w:rPr>
                <w:t>Date</w:t>
              </w:r>
            </w:ins>
          </w:p>
        </w:tc>
        <w:tc>
          <w:tcPr>
            <w:tcW w:w="1987" w:type="dxa"/>
            <w:gridSpan w:val="2"/>
            <w:tcBorders>
              <w:top w:val="single" w:sz="4" w:space="0" w:color="000000"/>
              <w:left w:val="single" w:sz="4" w:space="0" w:color="000000"/>
              <w:bottom w:val="single" w:sz="4" w:space="0" w:color="000000"/>
              <w:right w:val="single" w:sz="4" w:space="0" w:color="000000"/>
            </w:tcBorders>
          </w:tcPr>
          <w:p w14:paraId="2EF84BAF" w14:textId="77777777" w:rsidR="00E622ED" w:rsidRDefault="00E622ED">
            <w:pPr>
              <w:snapToGrid w:val="0"/>
              <w:spacing w:before="60" w:after="60"/>
              <w:jc w:val="left"/>
              <w:rPr>
                <w:ins w:id="3404" w:author="Eivind" w:date="2018-07-12T22:30:00Z"/>
                <w:sz w:val="16"/>
                <w:szCs w:val="16"/>
              </w:rPr>
            </w:pPr>
          </w:p>
        </w:tc>
      </w:tr>
      <w:tr w:rsidR="00E622ED" w14:paraId="3C32CEB5" w14:textId="77777777" w:rsidTr="00A91A32">
        <w:trPr>
          <w:trHeight w:val="335"/>
          <w:ins w:id="3405" w:author="Eivind" w:date="2018-07-12T22:30:00Z"/>
        </w:trPr>
        <w:tc>
          <w:tcPr>
            <w:tcW w:w="1080" w:type="dxa"/>
            <w:tcBorders>
              <w:top w:val="single" w:sz="4" w:space="0" w:color="000000"/>
              <w:left w:val="single" w:sz="4" w:space="0" w:color="000000"/>
              <w:bottom w:val="single" w:sz="4" w:space="0" w:color="000000"/>
              <w:right w:val="single" w:sz="4" w:space="0" w:color="000000"/>
            </w:tcBorders>
            <w:hideMark/>
          </w:tcPr>
          <w:p w14:paraId="65FA71A6" w14:textId="77777777" w:rsidR="00E622ED" w:rsidRDefault="00E622ED">
            <w:pPr>
              <w:snapToGrid w:val="0"/>
              <w:spacing w:before="60" w:after="60"/>
              <w:jc w:val="left"/>
              <w:rPr>
                <w:ins w:id="3406" w:author="Eivind" w:date="2018-07-12T22:30:00Z"/>
                <w:sz w:val="16"/>
                <w:szCs w:val="16"/>
              </w:rPr>
            </w:pPr>
            <w:ins w:id="3407" w:author="Eivind" w:date="2018-07-12T22:30:00Z">
              <w:r>
                <w:rPr>
                  <w:sz w:val="16"/>
                  <w:szCs w:val="16"/>
                </w:rPr>
                <w:t>Attribute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53E6E39E" w14:textId="2A5A1260" w:rsidR="00E622ED" w:rsidRDefault="00092412">
            <w:pPr>
              <w:snapToGrid w:val="0"/>
              <w:spacing w:before="60" w:after="60"/>
              <w:jc w:val="left"/>
              <w:rPr>
                <w:ins w:id="3408" w:author="Eivind" w:date="2018-07-12T22:30:00Z"/>
                <w:sz w:val="16"/>
                <w:szCs w:val="16"/>
              </w:rPr>
            </w:pPr>
            <w:ins w:id="3409" w:author="Raphael Malyankar" w:date="2018-07-20T12:35:00Z">
              <w:r>
                <w:rPr>
                  <w:sz w:val="16"/>
                  <w:szCs w:val="16"/>
                </w:rPr>
                <w:t>support</w:t>
              </w:r>
            </w:ins>
            <w:ins w:id="3410" w:author="Raphael Malyankar" w:date="2018-07-20T12:36:00Z">
              <w:r>
                <w:rPr>
                  <w:sz w:val="16"/>
                  <w:szCs w:val="16"/>
                </w:rPr>
                <w:t>File</w:t>
              </w:r>
            </w:ins>
            <w:ins w:id="3411" w:author="Eivind" w:date="2018-07-12T22:30:00Z">
              <w:del w:id="3412" w:author="Raphael Malyankar" w:date="2018-07-20T12:35:00Z">
                <w:r w:rsidR="00E622ED" w:rsidDel="00092412">
                  <w:rPr>
                    <w:sz w:val="16"/>
                    <w:szCs w:val="16"/>
                  </w:rPr>
                  <w:delText>product</w:delText>
                </w:r>
              </w:del>
              <w:r w:rsidR="00E622ED">
                <w:rPr>
                  <w:sz w:val="16"/>
                  <w:szCs w:val="16"/>
                </w:rPr>
                <w:t>Specification</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5BB6F6F8" w14:textId="50252E9A" w:rsidR="00E622ED" w:rsidRDefault="00E622ED">
            <w:pPr>
              <w:snapToGrid w:val="0"/>
              <w:spacing w:before="60" w:after="60"/>
              <w:jc w:val="left"/>
              <w:rPr>
                <w:ins w:id="3413" w:author="Eivind" w:date="2018-07-12T22:30:00Z"/>
                <w:sz w:val="16"/>
                <w:szCs w:val="16"/>
              </w:rPr>
            </w:pPr>
            <w:ins w:id="3414" w:author="Eivind" w:date="2018-07-12T22:30:00Z">
              <w:r>
                <w:rPr>
                  <w:sz w:val="16"/>
                  <w:szCs w:val="16"/>
                </w:rPr>
                <w:t xml:space="preserve">The </w:t>
              </w:r>
              <w:del w:id="3415" w:author="Raphael Malyankar" w:date="2018-07-20T12:54:00Z">
                <w:r w:rsidDel="00CB0AC0">
                  <w:rPr>
                    <w:sz w:val="16"/>
                    <w:szCs w:val="16"/>
                  </w:rPr>
                  <w:delText xml:space="preserve">product </w:delText>
                </w:r>
              </w:del>
              <w:r>
                <w:rPr>
                  <w:sz w:val="16"/>
                  <w:szCs w:val="16"/>
                </w:rPr>
                <w:t>specification used to create this file</w:t>
              </w:r>
            </w:ins>
          </w:p>
        </w:tc>
        <w:tc>
          <w:tcPr>
            <w:tcW w:w="804" w:type="dxa"/>
            <w:tcBorders>
              <w:top w:val="single" w:sz="4" w:space="0" w:color="000000"/>
              <w:left w:val="single" w:sz="4" w:space="0" w:color="000000"/>
              <w:bottom w:val="single" w:sz="4" w:space="0" w:color="000000"/>
              <w:right w:val="single" w:sz="4" w:space="0" w:color="000000"/>
            </w:tcBorders>
            <w:hideMark/>
          </w:tcPr>
          <w:p w14:paraId="152D6861" w14:textId="77777777" w:rsidR="00E622ED" w:rsidRDefault="00E622ED">
            <w:pPr>
              <w:snapToGrid w:val="0"/>
              <w:spacing w:before="60" w:after="60"/>
              <w:jc w:val="center"/>
              <w:rPr>
                <w:ins w:id="3416" w:author="Eivind" w:date="2018-07-12T22:30:00Z"/>
                <w:sz w:val="16"/>
                <w:szCs w:val="16"/>
              </w:rPr>
            </w:pPr>
            <w:ins w:id="3417" w:author="Eivind" w:date="2018-07-12T22:30: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0A0A1461" w14:textId="3A54C8A3" w:rsidR="00E622ED" w:rsidRDefault="00E622ED">
            <w:pPr>
              <w:snapToGrid w:val="0"/>
              <w:spacing w:before="60" w:after="60"/>
              <w:jc w:val="left"/>
              <w:rPr>
                <w:ins w:id="3418" w:author="Eivind" w:date="2018-07-12T22:30:00Z"/>
                <w:sz w:val="16"/>
                <w:szCs w:val="16"/>
              </w:rPr>
            </w:pPr>
            <w:ins w:id="3419" w:author="Eivind" w:date="2018-07-12T22:30:00Z">
              <w:r>
                <w:rPr>
                  <w:sz w:val="16"/>
                  <w:szCs w:val="16"/>
                </w:rPr>
                <w:t>S100_</w:t>
              </w:r>
              <w:del w:id="3420" w:author="Raphael Malyankar" w:date="2018-07-20T12:30:00Z">
                <w:r w:rsidDel="003A7FDE">
                  <w:rPr>
                    <w:sz w:val="16"/>
                    <w:szCs w:val="16"/>
                  </w:rPr>
                  <w:delText>Product</w:delText>
                </w:r>
              </w:del>
            </w:ins>
            <w:ins w:id="3421" w:author="Raphael Malyankar" w:date="2018-07-20T12:30:00Z">
              <w:r w:rsidR="003A7FDE">
                <w:rPr>
                  <w:sz w:val="16"/>
                  <w:szCs w:val="16"/>
                </w:rPr>
                <w:t>Support</w:t>
              </w:r>
            </w:ins>
            <w:ins w:id="3422" w:author="Raphael Malyankar" w:date="2018-07-20T12:31:00Z">
              <w:r w:rsidR="003A7FDE">
                <w:rPr>
                  <w:sz w:val="16"/>
                  <w:szCs w:val="16"/>
                </w:rPr>
                <w:t>F</w:t>
              </w:r>
            </w:ins>
            <w:ins w:id="3423" w:author="Raphael Malyankar" w:date="2018-07-20T12:30:00Z">
              <w:r w:rsidR="003A7FDE">
                <w:rPr>
                  <w:sz w:val="16"/>
                  <w:szCs w:val="16"/>
                </w:rPr>
                <w:t>ile</w:t>
              </w:r>
            </w:ins>
            <w:ins w:id="3424" w:author="Eivind" w:date="2018-07-12T22:30:00Z">
              <w:r>
                <w:rPr>
                  <w:sz w:val="16"/>
                  <w:szCs w:val="16"/>
                </w:rPr>
                <w:t>Specification</w:t>
              </w:r>
            </w:ins>
          </w:p>
        </w:tc>
        <w:tc>
          <w:tcPr>
            <w:tcW w:w="1987" w:type="dxa"/>
            <w:gridSpan w:val="2"/>
            <w:tcBorders>
              <w:top w:val="single" w:sz="4" w:space="0" w:color="000000"/>
              <w:left w:val="single" w:sz="4" w:space="0" w:color="000000"/>
              <w:bottom w:val="single" w:sz="4" w:space="0" w:color="000000"/>
              <w:right w:val="single" w:sz="4" w:space="0" w:color="000000"/>
            </w:tcBorders>
          </w:tcPr>
          <w:p w14:paraId="3FBC7720" w14:textId="77777777" w:rsidR="00E622ED" w:rsidRDefault="00E622ED">
            <w:pPr>
              <w:snapToGrid w:val="0"/>
              <w:spacing w:before="60" w:after="60"/>
              <w:jc w:val="left"/>
              <w:rPr>
                <w:ins w:id="3425" w:author="Eivind" w:date="2018-07-12T22:30:00Z"/>
                <w:rFonts w:cs="Arial"/>
                <w:sz w:val="16"/>
                <w:szCs w:val="16"/>
              </w:rPr>
            </w:pPr>
          </w:p>
        </w:tc>
      </w:tr>
      <w:tr w:rsidR="00E622ED" w14:paraId="4A5E3964" w14:textId="77777777" w:rsidTr="00A91A32">
        <w:trPr>
          <w:trHeight w:val="160"/>
          <w:ins w:id="3426" w:author="Eivind" w:date="2018-07-12T22:30:00Z"/>
        </w:trPr>
        <w:tc>
          <w:tcPr>
            <w:tcW w:w="1080" w:type="dxa"/>
            <w:tcBorders>
              <w:top w:val="single" w:sz="4" w:space="0" w:color="000000"/>
              <w:left w:val="single" w:sz="4" w:space="0" w:color="000000"/>
              <w:bottom w:val="single" w:sz="4" w:space="0" w:color="000000"/>
              <w:right w:val="single" w:sz="4" w:space="0" w:color="000000"/>
            </w:tcBorders>
            <w:hideMark/>
          </w:tcPr>
          <w:p w14:paraId="0430C58E" w14:textId="77777777" w:rsidR="00E622ED" w:rsidRDefault="00E622ED">
            <w:pPr>
              <w:snapToGrid w:val="0"/>
              <w:spacing w:before="60" w:after="60"/>
              <w:jc w:val="left"/>
              <w:rPr>
                <w:ins w:id="3427" w:author="Eivind" w:date="2018-07-12T22:30:00Z"/>
                <w:sz w:val="16"/>
                <w:szCs w:val="16"/>
              </w:rPr>
            </w:pPr>
            <w:ins w:id="3428" w:author="Eivind" w:date="2018-07-12T22:30:00Z">
              <w:r>
                <w:rPr>
                  <w:sz w:val="16"/>
                  <w:szCs w:val="16"/>
                </w:rPr>
                <w:t>Attribute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5E179D38" w14:textId="77777777" w:rsidR="00E622ED" w:rsidRDefault="00E622ED">
            <w:pPr>
              <w:snapToGrid w:val="0"/>
              <w:spacing w:before="60" w:after="60"/>
              <w:jc w:val="left"/>
              <w:rPr>
                <w:ins w:id="3429" w:author="Eivind" w:date="2018-07-12T22:30:00Z"/>
                <w:sz w:val="16"/>
                <w:szCs w:val="16"/>
              </w:rPr>
            </w:pPr>
            <w:ins w:id="3430" w:author="Eivind" w:date="2018-07-12T22:30:00Z">
              <w:r>
                <w:rPr>
                  <w:sz w:val="16"/>
                  <w:szCs w:val="16"/>
                </w:rPr>
                <w:t>dataType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4AF755DE" w14:textId="77777777" w:rsidR="00E622ED" w:rsidRDefault="00E622ED">
            <w:pPr>
              <w:snapToGrid w:val="0"/>
              <w:spacing w:before="60" w:after="60"/>
              <w:jc w:val="left"/>
              <w:rPr>
                <w:ins w:id="3431" w:author="Eivind" w:date="2018-07-12T22:30:00Z"/>
                <w:sz w:val="16"/>
                <w:szCs w:val="16"/>
              </w:rPr>
            </w:pPr>
            <w:ins w:id="3432" w:author="Eivind" w:date="2018-07-12T22:30:00Z">
              <w:r>
                <w:rPr>
                  <w:sz w:val="16"/>
                  <w:szCs w:val="16"/>
                </w:rPr>
                <w:t>The format of the support file</w:t>
              </w:r>
            </w:ins>
          </w:p>
        </w:tc>
        <w:tc>
          <w:tcPr>
            <w:tcW w:w="804" w:type="dxa"/>
            <w:tcBorders>
              <w:top w:val="single" w:sz="4" w:space="0" w:color="000000"/>
              <w:left w:val="single" w:sz="4" w:space="0" w:color="000000"/>
              <w:bottom w:val="single" w:sz="4" w:space="0" w:color="000000"/>
              <w:right w:val="single" w:sz="4" w:space="0" w:color="000000"/>
            </w:tcBorders>
            <w:hideMark/>
          </w:tcPr>
          <w:p w14:paraId="0DA60E67" w14:textId="77777777" w:rsidR="00E622ED" w:rsidRDefault="00E622ED">
            <w:pPr>
              <w:snapToGrid w:val="0"/>
              <w:spacing w:before="60" w:after="60"/>
              <w:jc w:val="center"/>
              <w:rPr>
                <w:ins w:id="3433" w:author="Eivind" w:date="2018-07-12T22:30:00Z"/>
                <w:sz w:val="16"/>
                <w:szCs w:val="16"/>
              </w:rPr>
            </w:pPr>
            <w:ins w:id="3434" w:author="Eivind" w:date="2018-07-12T22:30: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36833659" w14:textId="77777777" w:rsidR="00E622ED" w:rsidRDefault="00E622ED">
            <w:pPr>
              <w:snapToGrid w:val="0"/>
              <w:spacing w:before="60" w:after="60"/>
              <w:jc w:val="left"/>
              <w:rPr>
                <w:ins w:id="3435" w:author="Eivind" w:date="2018-07-12T22:30:00Z"/>
                <w:sz w:val="16"/>
                <w:szCs w:val="16"/>
              </w:rPr>
            </w:pPr>
            <w:ins w:id="3436" w:author="Eivind" w:date="2018-07-12T22:30:00Z">
              <w:r>
                <w:rPr>
                  <w:sz w:val="16"/>
                  <w:szCs w:val="16"/>
                </w:rPr>
                <w:t>S100_SupportFileFormat</w:t>
              </w:r>
            </w:ins>
          </w:p>
        </w:tc>
        <w:tc>
          <w:tcPr>
            <w:tcW w:w="1987" w:type="dxa"/>
            <w:gridSpan w:val="2"/>
            <w:tcBorders>
              <w:top w:val="single" w:sz="4" w:space="0" w:color="000000"/>
              <w:left w:val="single" w:sz="4" w:space="0" w:color="000000"/>
              <w:bottom w:val="single" w:sz="4" w:space="0" w:color="000000"/>
              <w:right w:val="single" w:sz="4" w:space="0" w:color="000000"/>
            </w:tcBorders>
          </w:tcPr>
          <w:p w14:paraId="62C8BF42" w14:textId="77777777" w:rsidR="00E622ED" w:rsidRDefault="00E622ED">
            <w:pPr>
              <w:snapToGrid w:val="0"/>
              <w:spacing w:before="60" w:after="60"/>
              <w:jc w:val="left"/>
              <w:rPr>
                <w:ins w:id="3437" w:author="Eivind" w:date="2018-07-12T22:30:00Z"/>
                <w:rFonts w:cs="Arial"/>
                <w:sz w:val="16"/>
                <w:szCs w:val="16"/>
              </w:rPr>
            </w:pPr>
          </w:p>
        </w:tc>
      </w:tr>
      <w:tr w:rsidR="00E622ED" w14:paraId="0D5EEC68" w14:textId="77777777" w:rsidTr="00A91A32">
        <w:trPr>
          <w:trHeight w:val="176"/>
          <w:ins w:id="3438" w:author="Eivind" w:date="2018-07-12T22:30:00Z"/>
        </w:trPr>
        <w:tc>
          <w:tcPr>
            <w:tcW w:w="1080" w:type="dxa"/>
            <w:tcBorders>
              <w:top w:val="single" w:sz="4" w:space="0" w:color="000000"/>
              <w:left w:val="single" w:sz="4" w:space="0" w:color="000000"/>
              <w:bottom w:val="single" w:sz="4" w:space="0" w:color="000000"/>
              <w:right w:val="single" w:sz="4" w:space="0" w:color="000000"/>
            </w:tcBorders>
            <w:hideMark/>
          </w:tcPr>
          <w:p w14:paraId="1BCC992E" w14:textId="77777777" w:rsidR="00E622ED" w:rsidRDefault="00E622ED">
            <w:pPr>
              <w:snapToGrid w:val="0"/>
              <w:spacing w:before="60" w:after="60"/>
              <w:jc w:val="left"/>
              <w:rPr>
                <w:ins w:id="3439" w:author="Eivind" w:date="2018-07-12T22:30:00Z"/>
                <w:sz w:val="16"/>
                <w:szCs w:val="16"/>
              </w:rPr>
            </w:pPr>
            <w:ins w:id="3440" w:author="Eivind" w:date="2018-07-12T22:30:00Z">
              <w:r>
                <w:rPr>
                  <w:sz w:val="16"/>
                  <w:szCs w:val="16"/>
                </w:rPr>
                <w:t>Attribute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131D4A1D" w14:textId="77777777" w:rsidR="00E622ED" w:rsidRDefault="00E622ED">
            <w:pPr>
              <w:snapToGrid w:val="0"/>
              <w:spacing w:before="60" w:after="60"/>
              <w:jc w:val="left"/>
              <w:rPr>
                <w:ins w:id="3441" w:author="Eivind" w:date="2018-07-12T22:30:00Z"/>
                <w:sz w:val="16"/>
                <w:szCs w:val="16"/>
              </w:rPr>
            </w:pPr>
            <w:ins w:id="3442" w:author="Eivind" w:date="2018-07-12T22:30:00Z">
              <w:r>
                <w:rPr>
                  <w:sz w:val="16"/>
                  <w:szCs w:val="16"/>
                </w:rPr>
                <w:t>otherDataTypeDescription</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65B0EA30" w14:textId="77777777" w:rsidR="00E622ED" w:rsidRDefault="00E622ED">
            <w:pPr>
              <w:snapToGrid w:val="0"/>
              <w:spacing w:before="60" w:after="60"/>
              <w:jc w:val="left"/>
              <w:rPr>
                <w:ins w:id="3443" w:author="Eivind" w:date="2018-07-12T22:30:00Z"/>
                <w:sz w:val="16"/>
                <w:szCs w:val="16"/>
              </w:rPr>
            </w:pPr>
            <w:ins w:id="3444" w:author="Eivind" w:date="2018-07-12T22:30:00Z">
              <w:r>
                <w:rPr>
                  <w:sz w:val="16"/>
                  <w:szCs w:val="16"/>
                </w:rPr>
                <w:t>Support file format other than those listed</w:t>
              </w:r>
            </w:ins>
          </w:p>
        </w:tc>
        <w:tc>
          <w:tcPr>
            <w:tcW w:w="804" w:type="dxa"/>
            <w:tcBorders>
              <w:top w:val="single" w:sz="4" w:space="0" w:color="000000"/>
              <w:left w:val="single" w:sz="4" w:space="0" w:color="000000"/>
              <w:bottom w:val="single" w:sz="4" w:space="0" w:color="000000"/>
              <w:right w:val="single" w:sz="4" w:space="0" w:color="000000"/>
            </w:tcBorders>
            <w:hideMark/>
          </w:tcPr>
          <w:p w14:paraId="4F15215B" w14:textId="77777777" w:rsidR="00E622ED" w:rsidRDefault="00E622ED">
            <w:pPr>
              <w:snapToGrid w:val="0"/>
              <w:spacing w:before="60" w:after="60"/>
              <w:jc w:val="center"/>
              <w:rPr>
                <w:ins w:id="3445" w:author="Eivind" w:date="2018-07-12T22:30:00Z"/>
                <w:sz w:val="16"/>
                <w:szCs w:val="16"/>
              </w:rPr>
            </w:pPr>
            <w:ins w:id="3446" w:author="Eivind" w:date="2018-07-12T22:30:00Z">
              <w:r>
                <w:rPr>
                  <w:sz w:val="16"/>
                  <w:szCs w:val="16"/>
                </w:rPr>
                <w:t>0..1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78AD8BCD" w14:textId="77777777" w:rsidR="00E622ED" w:rsidRDefault="00E622ED">
            <w:pPr>
              <w:snapToGrid w:val="0"/>
              <w:spacing w:before="60" w:after="60"/>
              <w:jc w:val="left"/>
              <w:rPr>
                <w:ins w:id="3447" w:author="Eivind" w:date="2018-07-12T22:30:00Z"/>
                <w:sz w:val="16"/>
                <w:szCs w:val="16"/>
              </w:rPr>
            </w:pPr>
            <w:ins w:id="3448" w:author="Eivind" w:date="2018-07-12T22:30:00Z">
              <w:r>
                <w:rPr>
                  <w:sz w:val="16"/>
                  <w:szCs w:val="16"/>
                </w:rPr>
                <w:t>CharacterString</w:t>
              </w:r>
            </w:ins>
          </w:p>
        </w:tc>
        <w:tc>
          <w:tcPr>
            <w:tcW w:w="1987" w:type="dxa"/>
            <w:gridSpan w:val="2"/>
            <w:tcBorders>
              <w:top w:val="single" w:sz="4" w:space="0" w:color="000000"/>
              <w:left w:val="single" w:sz="4" w:space="0" w:color="000000"/>
              <w:bottom w:val="single" w:sz="4" w:space="0" w:color="000000"/>
              <w:right w:val="single" w:sz="4" w:space="0" w:color="000000"/>
            </w:tcBorders>
          </w:tcPr>
          <w:p w14:paraId="34D93F52" w14:textId="77777777" w:rsidR="00E622ED" w:rsidRDefault="00E622ED">
            <w:pPr>
              <w:snapToGrid w:val="0"/>
              <w:spacing w:before="60" w:after="60"/>
              <w:jc w:val="left"/>
              <w:rPr>
                <w:ins w:id="3449" w:author="Eivind" w:date="2018-07-12T22:30:00Z"/>
                <w:rFonts w:cs="Arial"/>
                <w:sz w:val="16"/>
                <w:szCs w:val="16"/>
              </w:rPr>
            </w:pPr>
          </w:p>
        </w:tc>
      </w:tr>
      <w:tr w:rsidR="00E622ED" w14:paraId="3FD8FC9A" w14:textId="77777777" w:rsidTr="00A91A32">
        <w:trPr>
          <w:trHeight w:val="160"/>
          <w:ins w:id="3450" w:author="Eivind" w:date="2018-07-12T22:30:00Z"/>
        </w:trPr>
        <w:tc>
          <w:tcPr>
            <w:tcW w:w="1080" w:type="dxa"/>
            <w:tcBorders>
              <w:top w:val="single" w:sz="4" w:space="0" w:color="000000"/>
              <w:left w:val="single" w:sz="4" w:space="0" w:color="000000"/>
              <w:bottom w:val="single" w:sz="4" w:space="0" w:color="000000"/>
              <w:right w:val="single" w:sz="4" w:space="0" w:color="000000"/>
            </w:tcBorders>
            <w:hideMark/>
          </w:tcPr>
          <w:p w14:paraId="0DA00D6D" w14:textId="77777777" w:rsidR="00E622ED" w:rsidRDefault="00E622ED">
            <w:pPr>
              <w:snapToGrid w:val="0"/>
              <w:spacing w:before="60" w:after="60"/>
              <w:jc w:val="left"/>
              <w:rPr>
                <w:ins w:id="3451" w:author="Eivind" w:date="2018-07-12T22:30:00Z"/>
                <w:sz w:val="16"/>
                <w:szCs w:val="16"/>
              </w:rPr>
            </w:pPr>
            <w:ins w:id="3452" w:author="Eivind" w:date="2018-07-12T22:30:00Z">
              <w:r>
                <w:rPr>
                  <w:sz w:val="16"/>
                  <w:szCs w:val="16"/>
                </w:rPr>
                <w:t>Attribute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502FD88D" w14:textId="77777777" w:rsidR="00E622ED" w:rsidRDefault="00E622ED">
            <w:pPr>
              <w:snapToGrid w:val="0"/>
              <w:spacing w:before="60" w:after="60"/>
              <w:jc w:val="left"/>
              <w:rPr>
                <w:ins w:id="3453" w:author="Eivind" w:date="2018-07-12T22:30:00Z"/>
                <w:sz w:val="16"/>
                <w:szCs w:val="16"/>
              </w:rPr>
            </w:pPr>
            <w:ins w:id="3454" w:author="Eivind" w:date="2018-07-12T22:30:00Z">
              <w:r>
                <w:rPr>
                  <w:sz w:val="16"/>
                  <w:szCs w:val="16"/>
                </w:rPr>
                <w:t>dataTypeVersion</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56937DC6" w14:textId="77777777" w:rsidR="00E622ED" w:rsidRDefault="00E622ED">
            <w:pPr>
              <w:snapToGrid w:val="0"/>
              <w:spacing w:before="60" w:after="60"/>
              <w:jc w:val="left"/>
              <w:rPr>
                <w:ins w:id="3455" w:author="Eivind" w:date="2018-07-12T22:30:00Z"/>
                <w:sz w:val="16"/>
                <w:szCs w:val="16"/>
              </w:rPr>
            </w:pPr>
            <w:ins w:id="3456" w:author="Eivind" w:date="2018-07-12T22:30:00Z">
              <w:r>
                <w:rPr>
                  <w:sz w:val="16"/>
                  <w:szCs w:val="16"/>
                </w:rPr>
                <w:t>The version number of the dataType.</w:t>
              </w:r>
            </w:ins>
          </w:p>
        </w:tc>
        <w:tc>
          <w:tcPr>
            <w:tcW w:w="804" w:type="dxa"/>
            <w:tcBorders>
              <w:top w:val="single" w:sz="4" w:space="0" w:color="000000"/>
              <w:left w:val="single" w:sz="4" w:space="0" w:color="000000"/>
              <w:bottom w:val="single" w:sz="4" w:space="0" w:color="000000"/>
              <w:right w:val="single" w:sz="4" w:space="0" w:color="000000"/>
            </w:tcBorders>
            <w:hideMark/>
          </w:tcPr>
          <w:p w14:paraId="734D0BFD" w14:textId="77777777" w:rsidR="00E622ED" w:rsidRDefault="00E622ED">
            <w:pPr>
              <w:snapToGrid w:val="0"/>
              <w:spacing w:before="60" w:after="60"/>
              <w:jc w:val="center"/>
              <w:rPr>
                <w:ins w:id="3457" w:author="Eivind" w:date="2018-07-12T22:30:00Z"/>
                <w:rFonts w:cs="Arial"/>
                <w:sz w:val="16"/>
                <w:szCs w:val="16"/>
              </w:rPr>
            </w:pPr>
            <w:ins w:id="3458" w:author="Eivind" w:date="2018-07-12T22:30:00Z">
              <w:r>
                <w:rPr>
                  <w:rFonts w:cs="Arial"/>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6DD1DACC" w14:textId="77777777" w:rsidR="00E622ED" w:rsidRDefault="00E622ED">
            <w:pPr>
              <w:snapToGrid w:val="0"/>
              <w:spacing w:before="60" w:after="60"/>
              <w:jc w:val="left"/>
              <w:rPr>
                <w:ins w:id="3459" w:author="Eivind" w:date="2018-07-12T22:30:00Z"/>
                <w:sz w:val="16"/>
                <w:szCs w:val="16"/>
              </w:rPr>
            </w:pPr>
            <w:ins w:id="3460" w:author="Eivind" w:date="2018-07-12T22:30:00Z">
              <w:r>
                <w:rPr>
                  <w:sz w:val="16"/>
                  <w:szCs w:val="16"/>
                </w:rPr>
                <w:t>CharacterString</w:t>
              </w:r>
            </w:ins>
          </w:p>
        </w:tc>
        <w:tc>
          <w:tcPr>
            <w:tcW w:w="1987" w:type="dxa"/>
            <w:gridSpan w:val="2"/>
            <w:tcBorders>
              <w:top w:val="single" w:sz="4" w:space="0" w:color="000000"/>
              <w:left w:val="single" w:sz="4" w:space="0" w:color="000000"/>
              <w:bottom w:val="single" w:sz="4" w:space="0" w:color="000000"/>
              <w:right w:val="single" w:sz="4" w:space="0" w:color="000000"/>
            </w:tcBorders>
          </w:tcPr>
          <w:p w14:paraId="26C3C7E9" w14:textId="77777777" w:rsidR="00E622ED" w:rsidRDefault="00E622ED">
            <w:pPr>
              <w:snapToGrid w:val="0"/>
              <w:spacing w:before="60" w:after="60"/>
              <w:jc w:val="left"/>
              <w:rPr>
                <w:ins w:id="3461" w:author="Eivind" w:date="2018-07-12T22:30:00Z"/>
                <w:rFonts w:cs="Arial"/>
                <w:sz w:val="16"/>
                <w:szCs w:val="16"/>
              </w:rPr>
            </w:pPr>
          </w:p>
        </w:tc>
      </w:tr>
      <w:tr w:rsidR="00E622ED" w14:paraId="1A287FFD" w14:textId="77777777" w:rsidTr="00A91A32">
        <w:trPr>
          <w:trHeight w:val="160"/>
          <w:ins w:id="3462" w:author="Eivind" w:date="2018-07-12T22:30:00Z"/>
        </w:trPr>
        <w:tc>
          <w:tcPr>
            <w:tcW w:w="1080" w:type="dxa"/>
            <w:tcBorders>
              <w:top w:val="single" w:sz="4" w:space="0" w:color="000000"/>
              <w:left w:val="single" w:sz="4" w:space="0" w:color="000000"/>
              <w:bottom w:val="single" w:sz="4" w:space="0" w:color="000000"/>
              <w:right w:val="single" w:sz="4" w:space="0" w:color="000000"/>
            </w:tcBorders>
            <w:hideMark/>
          </w:tcPr>
          <w:p w14:paraId="025F7A50" w14:textId="77777777" w:rsidR="00E622ED" w:rsidRDefault="00E622ED">
            <w:pPr>
              <w:snapToGrid w:val="0"/>
              <w:spacing w:before="60" w:after="60"/>
              <w:jc w:val="left"/>
              <w:rPr>
                <w:ins w:id="3463" w:author="Eivind" w:date="2018-07-12T22:30:00Z"/>
                <w:sz w:val="16"/>
                <w:szCs w:val="16"/>
              </w:rPr>
            </w:pPr>
            <w:ins w:id="3464" w:author="Eivind" w:date="2018-07-12T22:30:00Z">
              <w:r>
                <w:rPr>
                  <w:sz w:val="16"/>
                  <w:szCs w:val="16"/>
                </w:rPr>
                <w:t>Attribute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23E404CA" w14:textId="77777777" w:rsidR="00E622ED" w:rsidRDefault="00E622ED">
            <w:pPr>
              <w:snapToGrid w:val="0"/>
              <w:spacing w:before="60" w:after="60"/>
              <w:jc w:val="left"/>
              <w:rPr>
                <w:ins w:id="3465" w:author="Eivind" w:date="2018-07-12T22:30:00Z"/>
                <w:sz w:val="16"/>
                <w:szCs w:val="16"/>
              </w:rPr>
            </w:pPr>
            <w:ins w:id="3466" w:author="Eivind" w:date="2018-07-12T22:30:00Z">
              <w:r>
                <w:rPr>
                  <w:sz w:val="16"/>
                  <w:szCs w:val="16"/>
                </w:rPr>
                <w:t>comment</w:t>
              </w:r>
            </w:ins>
          </w:p>
        </w:tc>
        <w:tc>
          <w:tcPr>
            <w:tcW w:w="3420" w:type="dxa"/>
            <w:gridSpan w:val="3"/>
            <w:tcBorders>
              <w:top w:val="single" w:sz="4" w:space="0" w:color="000000"/>
              <w:left w:val="single" w:sz="4" w:space="0" w:color="000000"/>
              <w:bottom w:val="single" w:sz="4" w:space="0" w:color="000000"/>
              <w:right w:val="single" w:sz="4" w:space="0" w:color="000000"/>
            </w:tcBorders>
          </w:tcPr>
          <w:p w14:paraId="7D9875EC" w14:textId="77777777" w:rsidR="00E622ED" w:rsidRDefault="00E622ED">
            <w:pPr>
              <w:autoSpaceDE w:val="0"/>
              <w:snapToGrid w:val="0"/>
              <w:spacing w:before="60" w:after="60"/>
              <w:jc w:val="left"/>
              <w:rPr>
                <w:ins w:id="3467" w:author="Eivind" w:date="2018-07-12T22:30:00Z"/>
                <w:rFonts w:cs="Arial"/>
                <w:sz w:val="16"/>
                <w:szCs w:val="16"/>
              </w:rPr>
            </w:pPr>
          </w:p>
        </w:tc>
        <w:tc>
          <w:tcPr>
            <w:tcW w:w="804" w:type="dxa"/>
            <w:tcBorders>
              <w:top w:val="single" w:sz="4" w:space="0" w:color="000000"/>
              <w:left w:val="single" w:sz="4" w:space="0" w:color="000000"/>
              <w:bottom w:val="single" w:sz="4" w:space="0" w:color="000000"/>
              <w:right w:val="single" w:sz="4" w:space="0" w:color="000000"/>
            </w:tcBorders>
            <w:hideMark/>
          </w:tcPr>
          <w:p w14:paraId="5CF0ECF2" w14:textId="77777777" w:rsidR="00E622ED" w:rsidRDefault="00E622ED">
            <w:pPr>
              <w:snapToGrid w:val="0"/>
              <w:spacing w:before="60" w:after="60"/>
              <w:jc w:val="center"/>
              <w:rPr>
                <w:ins w:id="3468" w:author="Eivind" w:date="2018-07-12T22:30:00Z"/>
                <w:sz w:val="16"/>
                <w:szCs w:val="16"/>
              </w:rPr>
            </w:pPr>
            <w:ins w:id="3469" w:author="Eivind" w:date="2018-07-12T22:30:00Z">
              <w:r>
                <w:rPr>
                  <w:sz w:val="16"/>
                  <w:szCs w:val="16"/>
                </w:rPr>
                <w:t>0..1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21BEF6D4" w14:textId="77777777" w:rsidR="00E622ED" w:rsidRDefault="00E622ED">
            <w:pPr>
              <w:snapToGrid w:val="0"/>
              <w:spacing w:before="60" w:after="60"/>
              <w:jc w:val="left"/>
              <w:rPr>
                <w:ins w:id="3470" w:author="Eivind" w:date="2018-07-12T22:30:00Z"/>
                <w:sz w:val="16"/>
                <w:szCs w:val="16"/>
              </w:rPr>
            </w:pPr>
            <w:ins w:id="3471" w:author="Eivind" w:date="2018-07-12T22:30:00Z">
              <w:r>
                <w:rPr>
                  <w:sz w:val="16"/>
                  <w:szCs w:val="16"/>
                </w:rPr>
                <w:t>CharacterString</w:t>
              </w:r>
            </w:ins>
          </w:p>
        </w:tc>
        <w:tc>
          <w:tcPr>
            <w:tcW w:w="1987" w:type="dxa"/>
            <w:gridSpan w:val="2"/>
            <w:tcBorders>
              <w:top w:val="single" w:sz="4" w:space="0" w:color="000000"/>
              <w:left w:val="single" w:sz="4" w:space="0" w:color="000000"/>
              <w:bottom w:val="single" w:sz="4" w:space="0" w:color="000000"/>
              <w:right w:val="single" w:sz="4" w:space="0" w:color="000000"/>
            </w:tcBorders>
          </w:tcPr>
          <w:p w14:paraId="360FE09C" w14:textId="77777777" w:rsidR="00E622ED" w:rsidRDefault="00E622ED">
            <w:pPr>
              <w:snapToGrid w:val="0"/>
              <w:spacing w:before="60" w:after="60"/>
              <w:jc w:val="left"/>
              <w:rPr>
                <w:ins w:id="3472" w:author="Eivind" w:date="2018-07-12T22:30:00Z"/>
                <w:rFonts w:cs="Arial"/>
                <w:sz w:val="16"/>
                <w:szCs w:val="16"/>
              </w:rPr>
            </w:pPr>
          </w:p>
        </w:tc>
      </w:tr>
      <w:tr w:rsidR="00E622ED" w14:paraId="79ED9110" w14:textId="77777777" w:rsidTr="00A91A32">
        <w:trPr>
          <w:trHeight w:val="351"/>
          <w:ins w:id="3473" w:author="Eivind" w:date="2018-07-12T22:30:00Z"/>
        </w:trPr>
        <w:tc>
          <w:tcPr>
            <w:tcW w:w="1080" w:type="dxa"/>
            <w:tcBorders>
              <w:top w:val="single" w:sz="4" w:space="0" w:color="000000"/>
              <w:left w:val="single" w:sz="4" w:space="0" w:color="000000"/>
              <w:bottom w:val="single" w:sz="4" w:space="0" w:color="000000"/>
              <w:right w:val="single" w:sz="4" w:space="0" w:color="000000"/>
            </w:tcBorders>
            <w:hideMark/>
          </w:tcPr>
          <w:p w14:paraId="1EC2D30C" w14:textId="77777777" w:rsidR="00E622ED" w:rsidRDefault="00E622ED">
            <w:pPr>
              <w:snapToGrid w:val="0"/>
              <w:spacing w:before="60" w:after="60"/>
              <w:jc w:val="left"/>
              <w:rPr>
                <w:ins w:id="3474" w:author="Eivind" w:date="2018-07-12T22:30:00Z"/>
                <w:sz w:val="16"/>
                <w:szCs w:val="16"/>
              </w:rPr>
            </w:pPr>
            <w:ins w:id="3475" w:author="Eivind" w:date="2018-07-12T22:30:00Z">
              <w:r>
                <w:rPr>
                  <w:sz w:val="16"/>
                  <w:szCs w:val="16"/>
                </w:rPr>
                <w:t>Attribute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33272770" w14:textId="77777777" w:rsidR="00E622ED" w:rsidRDefault="00E622ED">
            <w:pPr>
              <w:snapToGrid w:val="0"/>
              <w:spacing w:before="60" w:after="60"/>
              <w:jc w:val="left"/>
              <w:rPr>
                <w:ins w:id="3476" w:author="Eivind" w:date="2018-07-12T22:30:00Z"/>
                <w:sz w:val="16"/>
                <w:szCs w:val="16"/>
              </w:rPr>
            </w:pPr>
            <w:ins w:id="3477" w:author="Eivind" w:date="2018-07-12T22:30:00Z">
              <w:r>
                <w:rPr>
                  <w:sz w:val="16"/>
                  <w:szCs w:val="16"/>
                </w:rPr>
                <w:t>digitalSignatureReference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0020B062" w14:textId="77777777" w:rsidR="00E622ED" w:rsidRDefault="00E622ED">
            <w:pPr>
              <w:snapToGrid w:val="0"/>
              <w:spacing w:before="60" w:after="60"/>
              <w:jc w:val="left"/>
              <w:rPr>
                <w:ins w:id="3478" w:author="Eivind" w:date="2018-07-12T22:30:00Z"/>
                <w:sz w:val="16"/>
                <w:szCs w:val="16"/>
              </w:rPr>
            </w:pPr>
            <w:ins w:id="3479" w:author="Eivind" w:date="2018-07-12T22:30:00Z">
              <w:r>
                <w:rPr>
                  <w:sz w:val="16"/>
                  <w:szCs w:val="16"/>
                </w:rPr>
                <w:t>Digital Signature of the file</w:t>
              </w:r>
            </w:ins>
          </w:p>
        </w:tc>
        <w:tc>
          <w:tcPr>
            <w:tcW w:w="804" w:type="dxa"/>
            <w:tcBorders>
              <w:top w:val="single" w:sz="4" w:space="0" w:color="000000"/>
              <w:left w:val="single" w:sz="4" w:space="0" w:color="000000"/>
              <w:bottom w:val="single" w:sz="4" w:space="0" w:color="000000"/>
              <w:right w:val="single" w:sz="4" w:space="0" w:color="000000"/>
            </w:tcBorders>
            <w:hideMark/>
          </w:tcPr>
          <w:p w14:paraId="011B5807" w14:textId="77777777" w:rsidR="00E622ED" w:rsidRDefault="00E622ED">
            <w:pPr>
              <w:snapToGrid w:val="0"/>
              <w:spacing w:before="60" w:after="60"/>
              <w:jc w:val="center"/>
              <w:rPr>
                <w:ins w:id="3480" w:author="Eivind" w:date="2018-07-12T22:30:00Z"/>
                <w:sz w:val="16"/>
                <w:szCs w:val="16"/>
              </w:rPr>
            </w:pPr>
            <w:ins w:id="3481" w:author="Eivind" w:date="2018-07-12T22:30:00Z">
              <w:r>
                <w:rPr>
                  <w:sz w:val="16"/>
                  <w:szCs w:val="16"/>
                </w:rPr>
                <w:t>0..1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110CAF68" w14:textId="77777777" w:rsidR="00E622ED" w:rsidRDefault="00E622ED">
            <w:pPr>
              <w:snapToGrid w:val="0"/>
              <w:spacing w:before="60" w:after="60"/>
              <w:jc w:val="left"/>
              <w:rPr>
                <w:ins w:id="3482" w:author="Eivind" w:date="2018-07-12T22:30:00Z"/>
                <w:sz w:val="16"/>
                <w:szCs w:val="16"/>
              </w:rPr>
            </w:pPr>
            <w:ins w:id="3483" w:author="Eivind" w:date="2018-07-12T22:30:00Z">
              <w:r>
                <w:rPr>
                  <w:sz w:val="16"/>
                  <w:szCs w:val="16"/>
                </w:rPr>
                <w:t>CharacterString</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2EB1E6BC" w14:textId="77777777" w:rsidR="00E622ED" w:rsidRDefault="00E622ED">
            <w:pPr>
              <w:snapToGrid w:val="0"/>
              <w:spacing w:before="60" w:after="60"/>
              <w:jc w:val="left"/>
              <w:rPr>
                <w:ins w:id="3484" w:author="Eivind" w:date="2018-07-12T22:30:00Z"/>
                <w:rFonts w:cs="Arial"/>
                <w:sz w:val="16"/>
                <w:szCs w:val="16"/>
              </w:rPr>
            </w:pPr>
            <w:ins w:id="3485" w:author="Eivind" w:date="2018-07-12T22:30:00Z">
              <w:r>
                <w:rPr>
                  <w:rFonts w:cs="Arial"/>
                  <w:sz w:val="16"/>
                  <w:szCs w:val="16"/>
                </w:rPr>
                <w:t>Reference to the appropriate digital signature algorithm</w:t>
              </w:r>
            </w:ins>
          </w:p>
        </w:tc>
      </w:tr>
      <w:tr w:rsidR="00E622ED" w14:paraId="3F5E3CA9" w14:textId="77777777" w:rsidTr="00A91A32">
        <w:trPr>
          <w:trHeight w:val="351"/>
          <w:ins w:id="3486" w:author="Eivind" w:date="2018-07-12T22:30:00Z"/>
        </w:trPr>
        <w:tc>
          <w:tcPr>
            <w:tcW w:w="1080" w:type="dxa"/>
            <w:tcBorders>
              <w:top w:val="single" w:sz="4" w:space="0" w:color="000000"/>
              <w:left w:val="single" w:sz="4" w:space="0" w:color="000000"/>
              <w:bottom w:val="single" w:sz="4" w:space="0" w:color="000000"/>
              <w:right w:val="single" w:sz="4" w:space="0" w:color="000000"/>
            </w:tcBorders>
            <w:hideMark/>
          </w:tcPr>
          <w:p w14:paraId="29E2F9B1" w14:textId="77777777" w:rsidR="00E622ED" w:rsidRDefault="00E622ED">
            <w:pPr>
              <w:snapToGrid w:val="0"/>
              <w:spacing w:before="60" w:after="60"/>
              <w:jc w:val="left"/>
              <w:rPr>
                <w:ins w:id="3487" w:author="Eivind" w:date="2018-07-12T22:30:00Z"/>
                <w:sz w:val="16"/>
                <w:szCs w:val="16"/>
              </w:rPr>
            </w:pPr>
            <w:ins w:id="3488" w:author="Eivind" w:date="2018-07-12T22:30:00Z">
              <w:r>
                <w:rPr>
                  <w:sz w:val="16"/>
                  <w:szCs w:val="16"/>
                </w:rPr>
                <w:t>Attribute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0391BDEB" w14:textId="77777777" w:rsidR="00E622ED" w:rsidRDefault="00E622ED">
            <w:pPr>
              <w:snapToGrid w:val="0"/>
              <w:spacing w:before="60" w:after="60"/>
              <w:jc w:val="left"/>
              <w:rPr>
                <w:ins w:id="3489" w:author="Eivind" w:date="2018-07-12T22:30:00Z"/>
                <w:sz w:val="16"/>
                <w:szCs w:val="16"/>
              </w:rPr>
            </w:pPr>
            <w:ins w:id="3490" w:author="Eivind" w:date="2018-07-12T22:30:00Z">
              <w:r>
                <w:rPr>
                  <w:sz w:val="16"/>
                  <w:szCs w:val="16"/>
                </w:rPr>
                <w:t>digitalSignatureValue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092F7FD8" w14:textId="77777777" w:rsidR="00E622ED" w:rsidRDefault="00E622ED">
            <w:pPr>
              <w:snapToGrid w:val="0"/>
              <w:spacing w:before="60" w:after="60"/>
              <w:jc w:val="left"/>
              <w:rPr>
                <w:ins w:id="3491" w:author="Eivind" w:date="2018-07-12T22:30:00Z"/>
                <w:sz w:val="16"/>
                <w:szCs w:val="16"/>
              </w:rPr>
            </w:pPr>
            <w:ins w:id="3492" w:author="Eivind" w:date="2018-07-12T22:30:00Z">
              <w:r>
                <w:rPr>
                  <w:sz w:val="16"/>
                  <w:szCs w:val="16"/>
                </w:rPr>
                <w:t>Value derived from the digital signature</w:t>
              </w:r>
            </w:ins>
          </w:p>
        </w:tc>
        <w:tc>
          <w:tcPr>
            <w:tcW w:w="804" w:type="dxa"/>
            <w:tcBorders>
              <w:top w:val="single" w:sz="4" w:space="0" w:color="000000"/>
              <w:left w:val="single" w:sz="4" w:space="0" w:color="000000"/>
              <w:bottom w:val="single" w:sz="4" w:space="0" w:color="000000"/>
              <w:right w:val="single" w:sz="4" w:space="0" w:color="000000"/>
            </w:tcBorders>
            <w:hideMark/>
          </w:tcPr>
          <w:p w14:paraId="7E484008" w14:textId="77777777" w:rsidR="00E622ED" w:rsidRDefault="00E622ED">
            <w:pPr>
              <w:snapToGrid w:val="0"/>
              <w:spacing w:before="60" w:after="60"/>
              <w:jc w:val="center"/>
              <w:rPr>
                <w:ins w:id="3493" w:author="Eivind" w:date="2018-07-12T22:30:00Z"/>
                <w:sz w:val="16"/>
                <w:szCs w:val="16"/>
              </w:rPr>
            </w:pPr>
            <w:ins w:id="3494" w:author="Eivind" w:date="2018-07-12T22:30:00Z">
              <w:r>
                <w:rPr>
                  <w:sz w:val="16"/>
                  <w:szCs w:val="16"/>
                </w:rPr>
                <w:t>0..1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34CD6672" w14:textId="77777777" w:rsidR="00E622ED" w:rsidRDefault="00E622ED">
            <w:pPr>
              <w:snapToGrid w:val="0"/>
              <w:spacing w:before="60" w:after="60"/>
              <w:jc w:val="left"/>
              <w:rPr>
                <w:ins w:id="3495" w:author="Eivind" w:date="2018-07-12T22:30:00Z"/>
                <w:sz w:val="16"/>
                <w:szCs w:val="16"/>
              </w:rPr>
            </w:pPr>
            <w:ins w:id="3496" w:author="Eivind" w:date="2018-07-12T22:30:00Z">
              <w:r>
                <w:rPr>
                  <w:i/>
                  <w:sz w:val="16"/>
                  <w:szCs w:val="16"/>
                </w:rPr>
                <w:t>S100_DigitalSignatureValue</w:t>
              </w:r>
              <w:r>
                <w:rPr>
                  <w:sz w:val="16"/>
                  <w:szCs w:val="16"/>
                </w:rPr>
                <w:t xml:space="preserve"> (Abstract type)</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46E000D9" w14:textId="77777777" w:rsidR="00E622ED" w:rsidRDefault="00E622ED">
            <w:pPr>
              <w:snapToGrid w:val="0"/>
              <w:spacing w:before="60" w:after="60"/>
              <w:jc w:val="left"/>
              <w:rPr>
                <w:ins w:id="3497" w:author="Eivind" w:date="2018-07-12T22:30:00Z"/>
                <w:rFonts w:cs="Arial"/>
                <w:sz w:val="16"/>
                <w:szCs w:val="16"/>
              </w:rPr>
            </w:pPr>
            <w:ins w:id="3498" w:author="Eivind" w:date="2018-07-12T22:30:00Z">
              <w:r>
                <w:rPr>
                  <w:rFonts w:cs="Arial"/>
                  <w:sz w:val="16"/>
                  <w:szCs w:val="16"/>
                </w:rPr>
                <w:t>The value resulting from application of digitalSignatureReference.</w:t>
              </w:r>
            </w:ins>
          </w:p>
          <w:p w14:paraId="1A8D7215" w14:textId="77777777" w:rsidR="00E622ED" w:rsidRDefault="00E622ED">
            <w:pPr>
              <w:snapToGrid w:val="0"/>
              <w:spacing w:before="60" w:after="60"/>
              <w:jc w:val="left"/>
              <w:rPr>
                <w:ins w:id="3499" w:author="Eivind" w:date="2018-07-12T22:30:00Z"/>
                <w:rFonts w:cs="Arial"/>
                <w:sz w:val="16"/>
                <w:szCs w:val="16"/>
              </w:rPr>
            </w:pPr>
            <w:ins w:id="3500" w:author="Eivind" w:date="2018-07-12T22:30:00Z">
              <w:r>
                <w:rPr>
                  <w:rFonts w:cs="Arial"/>
                  <w:sz w:val="16"/>
                  <w:szCs w:val="16"/>
                </w:rPr>
                <w:t>Implemented as the digital signature format specified in Part 15.</w:t>
              </w:r>
            </w:ins>
          </w:p>
        </w:tc>
      </w:tr>
      <w:tr w:rsidR="00E622ED" w14:paraId="4C9CEC3C" w14:textId="77777777" w:rsidTr="00A91A32">
        <w:trPr>
          <w:trHeight w:val="351"/>
          <w:ins w:id="3501" w:author="Eivind" w:date="2018-07-12T22:30:00Z"/>
        </w:trPr>
        <w:tc>
          <w:tcPr>
            <w:tcW w:w="1080" w:type="dxa"/>
            <w:tcBorders>
              <w:top w:val="single" w:sz="4" w:space="0" w:color="000000"/>
              <w:left w:val="single" w:sz="4" w:space="0" w:color="000000"/>
              <w:bottom w:val="single" w:sz="4" w:space="0" w:color="000000"/>
              <w:right w:val="single" w:sz="4" w:space="0" w:color="000000"/>
            </w:tcBorders>
            <w:vAlign w:val="center"/>
            <w:hideMark/>
          </w:tcPr>
          <w:p w14:paraId="1D49FF9B" w14:textId="77777777" w:rsidR="00E622ED" w:rsidRDefault="00E622ED">
            <w:pPr>
              <w:snapToGrid w:val="0"/>
              <w:spacing w:before="60" w:after="60"/>
              <w:jc w:val="left"/>
              <w:rPr>
                <w:ins w:id="3502" w:author="Eivind" w:date="2018-07-12T22:30:00Z"/>
                <w:sz w:val="16"/>
                <w:szCs w:val="16"/>
              </w:rPr>
            </w:pPr>
            <w:ins w:id="3503" w:author="Eivind" w:date="2018-07-12T22:30:00Z">
              <w:r>
                <w:rPr>
                  <w:sz w:val="16"/>
                  <w:szCs w:val="16"/>
                </w:rPr>
                <w:t>Attribute</w:t>
              </w:r>
            </w:ins>
          </w:p>
        </w:tc>
        <w:tc>
          <w:tcPr>
            <w:tcW w:w="3060" w:type="dxa"/>
            <w:gridSpan w:val="2"/>
            <w:tcBorders>
              <w:top w:val="single" w:sz="4" w:space="0" w:color="000000"/>
              <w:left w:val="single" w:sz="4" w:space="0" w:color="000000"/>
              <w:bottom w:val="single" w:sz="4" w:space="0" w:color="000000"/>
              <w:right w:val="single" w:sz="4" w:space="0" w:color="000000"/>
            </w:tcBorders>
            <w:vAlign w:val="center"/>
            <w:hideMark/>
          </w:tcPr>
          <w:p w14:paraId="3ADF997A" w14:textId="77777777" w:rsidR="00E622ED" w:rsidRDefault="00E622ED">
            <w:pPr>
              <w:snapToGrid w:val="0"/>
              <w:spacing w:before="60" w:after="60"/>
              <w:jc w:val="left"/>
              <w:rPr>
                <w:ins w:id="3504" w:author="Eivind" w:date="2018-07-12T22:30:00Z"/>
                <w:sz w:val="16"/>
                <w:szCs w:val="16"/>
              </w:rPr>
            </w:pPr>
            <w:ins w:id="3505" w:author="Eivind" w:date="2018-07-12T22:30:00Z">
              <w:r>
                <w:rPr>
                  <w:sz w:val="16"/>
                  <w:szCs w:val="16"/>
                </w:rPr>
                <w:t>defaultLocale</w:t>
              </w:r>
            </w:ins>
          </w:p>
        </w:tc>
        <w:tc>
          <w:tcPr>
            <w:tcW w:w="3420" w:type="dxa"/>
            <w:gridSpan w:val="3"/>
            <w:tcBorders>
              <w:top w:val="single" w:sz="4" w:space="0" w:color="000000"/>
              <w:left w:val="single" w:sz="4" w:space="0" w:color="000000"/>
              <w:bottom w:val="single" w:sz="4" w:space="0" w:color="000000"/>
              <w:right w:val="single" w:sz="4" w:space="0" w:color="000000"/>
            </w:tcBorders>
            <w:vAlign w:val="center"/>
            <w:hideMark/>
          </w:tcPr>
          <w:p w14:paraId="2F0FB1B1" w14:textId="77777777" w:rsidR="00E622ED" w:rsidRDefault="00E622ED">
            <w:pPr>
              <w:snapToGrid w:val="0"/>
              <w:spacing w:before="60" w:after="60"/>
              <w:jc w:val="left"/>
              <w:rPr>
                <w:ins w:id="3506" w:author="Eivind" w:date="2018-07-12T22:30:00Z"/>
                <w:sz w:val="16"/>
                <w:szCs w:val="16"/>
              </w:rPr>
            </w:pPr>
            <w:ins w:id="3507" w:author="Eivind" w:date="2018-07-12T22:30:00Z">
              <w:r>
                <w:rPr>
                  <w:sz w:val="16"/>
                  <w:szCs w:val="16"/>
                </w:rPr>
                <w:t>default language and character set used in the exchange catalogue</w:t>
              </w:r>
            </w:ins>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08209B03" w14:textId="77777777" w:rsidR="00E622ED" w:rsidRDefault="00E622ED">
            <w:pPr>
              <w:snapToGrid w:val="0"/>
              <w:spacing w:before="60" w:after="60"/>
              <w:jc w:val="center"/>
              <w:rPr>
                <w:ins w:id="3508" w:author="Eivind" w:date="2018-07-12T22:30:00Z"/>
                <w:sz w:val="16"/>
                <w:szCs w:val="16"/>
              </w:rPr>
            </w:pPr>
            <w:ins w:id="3509" w:author="Eivind" w:date="2018-07-12T22:30:00Z">
              <w:r>
                <w:rPr>
                  <w:sz w:val="16"/>
                  <w:szCs w:val="16"/>
                </w:rPr>
                <w:t>0..1</w:t>
              </w:r>
            </w:ins>
          </w:p>
        </w:tc>
        <w:tc>
          <w:tcPr>
            <w:tcW w:w="2436" w:type="dxa"/>
            <w:gridSpan w:val="2"/>
            <w:tcBorders>
              <w:top w:val="single" w:sz="4" w:space="0" w:color="000000"/>
              <w:left w:val="single" w:sz="4" w:space="0" w:color="000000"/>
              <w:bottom w:val="single" w:sz="4" w:space="0" w:color="000000"/>
              <w:right w:val="single" w:sz="4" w:space="0" w:color="000000"/>
            </w:tcBorders>
            <w:vAlign w:val="center"/>
            <w:hideMark/>
          </w:tcPr>
          <w:p w14:paraId="65E76F0B" w14:textId="77777777" w:rsidR="00E622ED" w:rsidRDefault="00E622ED">
            <w:pPr>
              <w:snapToGrid w:val="0"/>
              <w:spacing w:before="60" w:after="60"/>
              <w:jc w:val="left"/>
              <w:rPr>
                <w:ins w:id="3510" w:author="Eivind" w:date="2018-07-12T22:30:00Z"/>
                <w:sz w:val="16"/>
                <w:szCs w:val="16"/>
              </w:rPr>
            </w:pPr>
            <w:ins w:id="3511" w:author="Eivind" w:date="2018-07-12T22:30:00Z">
              <w:r>
                <w:rPr>
                  <w:sz w:val="16"/>
                  <w:szCs w:val="16"/>
                </w:rPr>
                <w:t>PT_Locale</w:t>
              </w:r>
            </w:ins>
          </w:p>
        </w:tc>
        <w:tc>
          <w:tcPr>
            <w:tcW w:w="1987" w:type="dxa"/>
            <w:gridSpan w:val="2"/>
            <w:tcBorders>
              <w:top w:val="single" w:sz="4" w:space="0" w:color="000000"/>
              <w:left w:val="single" w:sz="4" w:space="0" w:color="000000"/>
              <w:bottom w:val="single" w:sz="4" w:space="0" w:color="000000"/>
              <w:right w:val="single" w:sz="4" w:space="0" w:color="000000"/>
            </w:tcBorders>
            <w:vAlign w:val="center"/>
            <w:hideMark/>
          </w:tcPr>
          <w:p w14:paraId="7A9BF899" w14:textId="77777777" w:rsidR="00E622ED" w:rsidRDefault="00E622ED">
            <w:pPr>
              <w:snapToGrid w:val="0"/>
              <w:spacing w:before="60" w:after="60"/>
              <w:jc w:val="left"/>
              <w:rPr>
                <w:ins w:id="3512" w:author="Eivind" w:date="2018-07-12T22:30:00Z"/>
                <w:rFonts w:cs="Arial"/>
                <w:sz w:val="16"/>
                <w:szCs w:val="16"/>
              </w:rPr>
            </w:pPr>
            <w:ins w:id="3513" w:author="Eivind" w:date="2018-07-12T22:30:00Z">
              <w:r>
                <w:rPr>
                  <w:rFonts w:cs="Arial"/>
                  <w:sz w:val="16"/>
                  <w:szCs w:val="16"/>
                </w:rPr>
                <w:t>A support file is expected to use only one locale, because other files can be created for other languages</w:t>
              </w:r>
            </w:ins>
          </w:p>
        </w:tc>
      </w:tr>
      <w:tr w:rsidR="006B114A" w:rsidDel="0038570A" w14:paraId="4F6370BA" w14:textId="26F8DD5F" w:rsidTr="00A91A32">
        <w:trPr>
          <w:gridAfter w:val="1"/>
          <w:wAfter w:w="7" w:type="dxa"/>
          <w:trHeight w:val="176"/>
          <w:del w:id="3514"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59069B10" w14:textId="71F64435" w:rsidR="006B114A" w:rsidDel="0038570A" w:rsidRDefault="006B114A" w:rsidP="00876602">
            <w:pPr>
              <w:snapToGrid w:val="0"/>
              <w:spacing w:after="120"/>
              <w:rPr>
                <w:del w:id="3515" w:author="Eivind" w:date="2018-07-12T22:54:00Z"/>
                <w:b/>
                <w:sz w:val="16"/>
                <w:szCs w:val="16"/>
              </w:rPr>
            </w:pPr>
            <w:del w:id="3516" w:author="Eivind" w:date="2018-07-12T22:30:00Z">
              <w:r w:rsidDel="00E622ED">
                <w:rPr>
                  <w:b/>
                  <w:sz w:val="16"/>
                  <w:szCs w:val="16"/>
                </w:rPr>
                <w:delText>Name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6D7791A5" w14:textId="0FA38A09" w:rsidR="006B114A" w:rsidDel="0038570A" w:rsidRDefault="006B114A" w:rsidP="00876602">
            <w:pPr>
              <w:snapToGrid w:val="0"/>
              <w:spacing w:after="120"/>
              <w:rPr>
                <w:del w:id="3517" w:author="Eivind" w:date="2018-07-12T22:54:00Z"/>
                <w:b/>
                <w:sz w:val="16"/>
                <w:szCs w:val="16"/>
              </w:rPr>
            </w:pPr>
            <w:del w:id="3518" w:author="Eivind" w:date="2018-07-12T22:30:00Z">
              <w:r w:rsidDel="00E622ED">
                <w:rPr>
                  <w:b/>
                  <w:sz w:val="16"/>
                  <w:szCs w:val="16"/>
                </w:rPr>
                <w:delText>Description</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1F1B692B" w14:textId="0FF33A96" w:rsidR="006B114A" w:rsidDel="0038570A" w:rsidRDefault="006B114A" w:rsidP="00876602">
            <w:pPr>
              <w:snapToGrid w:val="0"/>
              <w:spacing w:after="120"/>
              <w:jc w:val="center"/>
              <w:rPr>
                <w:del w:id="3519" w:author="Eivind" w:date="2018-07-12T22:54:00Z"/>
                <w:b/>
                <w:sz w:val="16"/>
                <w:szCs w:val="16"/>
              </w:rPr>
            </w:pPr>
            <w:del w:id="3520" w:author="Eivind" w:date="2018-07-12T22:30:00Z">
              <w:r w:rsidDel="00E622ED">
                <w:rPr>
                  <w:b/>
                  <w:sz w:val="16"/>
                  <w:szCs w:val="16"/>
                </w:rPr>
                <w:delText>Mult</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799E64C5" w14:textId="011B52A1" w:rsidR="006B114A" w:rsidDel="0038570A" w:rsidRDefault="006B114A" w:rsidP="00876602">
            <w:pPr>
              <w:snapToGrid w:val="0"/>
              <w:spacing w:after="120"/>
              <w:rPr>
                <w:del w:id="3521" w:author="Eivind" w:date="2018-07-12T22:54:00Z"/>
                <w:b/>
                <w:sz w:val="16"/>
                <w:szCs w:val="16"/>
              </w:rPr>
            </w:pPr>
            <w:del w:id="3522" w:author="Eivind" w:date="2018-07-12T22:30:00Z">
              <w:r w:rsidDel="00E622ED">
                <w:rPr>
                  <w:b/>
                  <w:sz w:val="16"/>
                  <w:szCs w:val="16"/>
                </w:rPr>
                <w:delText>Type</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4C8CC4B7" w14:textId="103D9E91" w:rsidR="006B114A" w:rsidDel="0038570A" w:rsidRDefault="006B114A" w:rsidP="00876602">
            <w:pPr>
              <w:snapToGrid w:val="0"/>
              <w:spacing w:after="120"/>
              <w:rPr>
                <w:del w:id="3523" w:author="Eivind" w:date="2018-07-12T22:54:00Z"/>
                <w:b/>
                <w:sz w:val="16"/>
                <w:szCs w:val="16"/>
              </w:rPr>
            </w:pPr>
            <w:del w:id="3524" w:author="Eivind" w:date="2018-07-12T22:30:00Z">
              <w:r w:rsidDel="00E622ED">
                <w:rPr>
                  <w:b/>
                  <w:sz w:val="16"/>
                  <w:szCs w:val="16"/>
                </w:rPr>
                <w:delText>Remarks</w:delText>
              </w:r>
            </w:del>
          </w:p>
        </w:tc>
      </w:tr>
      <w:tr w:rsidR="006B114A" w:rsidDel="0038570A" w14:paraId="1A26867C" w14:textId="7F0A7141" w:rsidTr="00A91A32">
        <w:trPr>
          <w:gridAfter w:val="1"/>
          <w:wAfter w:w="7" w:type="dxa"/>
          <w:trHeight w:val="335"/>
          <w:del w:id="3525"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34E87E04" w14:textId="3451496F" w:rsidR="006B114A" w:rsidDel="0038570A" w:rsidRDefault="006B114A" w:rsidP="00876602">
            <w:pPr>
              <w:snapToGrid w:val="0"/>
              <w:spacing w:after="120"/>
              <w:rPr>
                <w:del w:id="3526" w:author="Eivind" w:date="2018-07-12T22:54:00Z"/>
                <w:sz w:val="16"/>
                <w:szCs w:val="16"/>
              </w:rPr>
            </w:pPr>
            <w:del w:id="3527" w:author="Eivind" w:date="2018-07-12T22:30:00Z">
              <w:r w:rsidDel="00E622ED">
                <w:rPr>
                  <w:sz w:val="16"/>
                  <w:szCs w:val="16"/>
                </w:rPr>
                <w:delText>S100_SupportFileDiscoveryMetadata</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56372F40" w14:textId="2D7B0732" w:rsidR="006B114A" w:rsidDel="0038570A" w:rsidRDefault="006B114A" w:rsidP="00876602">
            <w:pPr>
              <w:snapToGrid w:val="0"/>
              <w:spacing w:after="120"/>
              <w:rPr>
                <w:del w:id="3528" w:author="Eivind" w:date="2018-07-12T22:54:00Z"/>
                <w:sz w:val="16"/>
                <w:szCs w:val="16"/>
              </w:rPr>
            </w:pPr>
            <w:del w:id="3529" w:author="Eivind" w:date="2018-07-12T22:30:00Z">
              <w:r w:rsidDel="00E622ED">
                <w:rPr>
                  <w:sz w:val="16"/>
                  <w:szCs w:val="16"/>
                </w:rPr>
                <w:delText>Metadata about the individual support files in the exchange catalogue</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1E1C9540" w14:textId="63CFDF84" w:rsidR="006B114A" w:rsidDel="0038570A" w:rsidRDefault="006B114A" w:rsidP="00876602">
            <w:pPr>
              <w:snapToGrid w:val="0"/>
              <w:spacing w:after="120"/>
              <w:jc w:val="center"/>
              <w:rPr>
                <w:del w:id="3530" w:author="Eivind" w:date="2018-07-12T22:54:00Z"/>
                <w:sz w:val="16"/>
                <w:szCs w:val="16"/>
              </w:rPr>
            </w:pPr>
            <w:del w:id="3531" w:author="Eivind" w:date="2018-07-12T22:30:00Z">
              <w:r w:rsidDel="00E622ED">
                <w:rPr>
                  <w:sz w:val="16"/>
                  <w:szCs w:val="16"/>
                </w:rPr>
                <w:delText>-</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49967A69" w14:textId="38BEC50D" w:rsidR="006B114A" w:rsidDel="0038570A" w:rsidRDefault="00CA309F" w:rsidP="00876602">
            <w:pPr>
              <w:snapToGrid w:val="0"/>
              <w:spacing w:after="120"/>
              <w:rPr>
                <w:del w:id="3532" w:author="Eivind" w:date="2018-07-12T22:54:00Z"/>
                <w:sz w:val="16"/>
                <w:szCs w:val="16"/>
              </w:rPr>
            </w:pPr>
            <w:ins w:id="3533" w:author="Raphael Malyankar" w:date="2018-07-05T18:41:00Z">
              <w:del w:id="3534" w:author="Eivind" w:date="2018-07-12T22:30:00Z">
                <w:r w:rsidDel="00E622ED">
                  <w:rPr>
                    <w:sz w:val="16"/>
                    <w:szCs w:val="16"/>
                  </w:rPr>
                  <w:delText>Class</w:delText>
                </w:r>
              </w:del>
            </w:ins>
            <w:del w:id="3535" w:author="Eivind" w:date="2018-07-12T22:30:00Z">
              <w:r w:rsidR="006B114A" w:rsidDel="00E622ED">
                <w:rPr>
                  <w:sz w:val="16"/>
                  <w:szCs w:val="16"/>
                </w:rPr>
                <w:delText>-</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2CE2F6E5" w14:textId="099A49B6" w:rsidR="006B114A" w:rsidDel="0038570A" w:rsidRDefault="006B114A" w:rsidP="00876602">
            <w:pPr>
              <w:snapToGrid w:val="0"/>
              <w:spacing w:after="120"/>
              <w:rPr>
                <w:del w:id="3536" w:author="Eivind" w:date="2018-07-12T22:54:00Z"/>
                <w:sz w:val="16"/>
                <w:szCs w:val="16"/>
              </w:rPr>
            </w:pPr>
            <w:del w:id="3537" w:author="Eivind" w:date="2018-07-12T22:30:00Z">
              <w:r w:rsidDel="00E622ED">
                <w:rPr>
                  <w:sz w:val="16"/>
                  <w:szCs w:val="16"/>
                </w:rPr>
                <w:delText>-</w:delText>
              </w:r>
            </w:del>
          </w:p>
        </w:tc>
      </w:tr>
      <w:tr w:rsidR="006B114A" w:rsidDel="0038570A" w14:paraId="415364C7" w14:textId="6B3F4998" w:rsidTr="00A91A32">
        <w:trPr>
          <w:gridAfter w:val="1"/>
          <w:wAfter w:w="7" w:type="dxa"/>
          <w:trHeight w:val="335"/>
          <w:del w:id="3538"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53020DF9" w14:textId="4EA7B5E9" w:rsidR="006B114A" w:rsidDel="0038570A" w:rsidRDefault="006B114A" w:rsidP="00876602">
            <w:pPr>
              <w:snapToGrid w:val="0"/>
              <w:spacing w:after="120"/>
              <w:rPr>
                <w:del w:id="3539" w:author="Eivind" w:date="2018-07-12T22:54:00Z"/>
                <w:sz w:val="16"/>
                <w:szCs w:val="16"/>
              </w:rPr>
            </w:pPr>
            <w:del w:id="3540" w:author="Eivind" w:date="2018-07-12T22:30:00Z">
              <w:r w:rsidDel="00E622ED">
                <w:rPr>
                  <w:sz w:val="16"/>
                  <w:szCs w:val="16"/>
                </w:rPr>
                <w:delText>fileName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10DEFBE0" w14:textId="12FA89AF" w:rsidR="006B114A" w:rsidDel="0038570A" w:rsidRDefault="006B114A" w:rsidP="00876602">
            <w:pPr>
              <w:snapToGrid w:val="0"/>
              <w:spacing w:after="120"/>
              <w:rPr>
                <w:del w:id="3541" w:author="Eivind" w:date="2018-07-12T22:54:00Z"/>
                <w:sz w:val="16"/>
                <w:szCs w:val="16"/>
              </w:rPr>
            </w:pPr>
            <w:del w:id="3542" w:author="Eivind" w:date="2018-07-12T22:30:00Z">
              <w:r w:rsidDel="00E622ED">
                <w:rPr>
                  <w:sz w:val="16"/>
                  <w:szCs w:val="16"/>
                </w:rPr>
                <w:delText>Name of the support file</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557181DD" w14:textId="3080B07A" w:rsidR="006B114A" w:rsidDel="0038570A" w:rsidRDefault="006B114A" w:rsidP="00876602">
            <w:pPr>
              <w:snapToGrid w:val="0"/>
              <w:spacing w:after="120"/>
              <w:jc w:val="center"/>
              <w:rPr>
                <w:del w:id="3543" w:author="Eivind" w:date="2018-07-12T22:54:00Z"/>
                <w:sz w:val="16"/>
                <w:szCs w:val="16"/>
              </w:rPr>
            </w:pPr>
            <w:del w:id="3544" w:author="Eivind" w:date="2018-07-12T22:30:00Z">
              <w:r w:rsidDel="00E622ED">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7E8FCBAE" w14:textId="53FF111C" w:rsidR="006B114A" w:rsidDel="0038570A" w:rsidRDefault="006B114A" w:rsidP="00876602">
            <w:pPr>
              <w:snapToGrid w:val="0"/>
              <w:spacing w:after="120"/>
              <w:rPr>
                <w:del w:id="3545" w:author="Eivind" w:date="2018-07-12T22:54:00Z"/>
                <w:sz w:val="16"/>
                <w:szCs w:val="16"/>
              </w:rPr>
            </w:pPr>
            <w:del w:id="3546" w:author="Eivind" w:date="2018-07-12T22:30:00Z">
              <w:r w:rsidDel="00E622ED">
                <w:rPr>
                  <w:sz w:val="16"/>
                  <w:szCs w:val="16"/>
                </w:rPr>
                <w:delText>CharacterString</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6D85CE97" w14:textId="7B404260" w:rsidR="006B114A" w:rsidDel="0038570A" w:rsidRDefault="006B114A" w:rsidP="00876602">
            <w:pPr>
              <w:snapToGrid w:val="0"/>
              <w:spacing w:after="120"/>
              <w:rPr>
                <w:del w:id="3547" w:author="Eivind" w:date="2018-07-12T22:54:00Z"/>
                <w:sz w:val="16"/>
                <w:szCs w:val="16"/>
              </w:rPr>
            </w:pPr>
          </w:p>
        </w:tc>
      </w:tr>
      <w:tr w:rsidR="006B114A" w:rsidDel="0038570A" w14:paraId="251FF5EE" w14:textId="3D47A198" w:rsidTr="00A91A32">
        <w:trPr>
          <w:gridAfter w:val="1"/>
          <w:wAfter w:w="7" w:type="dxa"/>
          <w:trHeight w:val="335"/>
          <w:del w:id="3548"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374DEBC1" w14:textId="75F73BA2" w:rsidR="006B114A" w:rsidDel="0038570A" w:rsidRDefault="006B114A" w:rsidP="00876602">
            <w:pPr>
              <w:snapToGrid w:val="0"/>
              <w:spacing w:after="120"/>
              <w:rPr>
                <w:del w:id="3549" w:author="Eivind" w:date="2018-07-12T22:54:00Z"/>
                <w:sz w:val="16"/>
                <w:szCs w:val="16"/>
              </w:rPr>
            </w:pPr>
            <w:del w:id="3550" w:author="Eivind" w:date="2018-07-12T22:30:00Z">
              <w:r w:rsidDel="00E622ED">
                <w:rPr>
                  <w:sz w:val="16"/>
                  <w:szCs w:val="16"/>
                </w:rPr>
                <w:delText>fileLocation</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435A0D33" w14:textId="28B7B9F4" w:rsidR="006B114A" w:rsidDel="0038570A" w:rsidRDefault="006B114A" w:rsidP="00876602">
            <w:pPr>
              <w:snapToGrid w:val="0"/>
              <w:spacing w:after="120"/>
              <w:rPr>
                <w:del w:id="3551" w:author="Eivind" w:date="2018-07-12T22:54:00Z"/>
                <w:sz w:val="16"/>
                <w:szCs w:val="16"/>
              </w:rPr>
            </w:pPr>
            <w:del w:id="3552" w:author="Eivind" w:date="2018-07-12T22:30:00Z">
              <w:r w:rsidDel="00E622ED">
                <w:rPr>
                  <w:sz w:val="16"/>
                  <w:szCs w:val="16"/>
                </w:rPr>
                <w:delText>Full location from the exchange set root directory</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70B93F4E" w14:textId="2B65821C" w:rsidR="006B114A" w:rsidDel="0038570A" w:rsidRDefault="006B114A" w:rsidP="00876602">
            <w:pPr>
              <w:snapToGrid w:val="0"/>
              <w:spacing w:after="120"/>
              <w:jc w:val="center"/>
              <w:rPr>
                <w:del w:id="3553" w:author="Eivind" w:date="2018-07-12T22:54:00Z"/>
                <w:sz w:val="16"/>
                <w:szCs w:val="16"/>
              </w:rPr>
            </w:pPr>
            <w:del w:id="3554" w:author="Eivind" w:date="2018-07-12T22:30:00Z">
              <w:r w:rsidDel="00E622ED">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0DBE951D" w14:textId="703D360C" w:rsidR="006B114A" w:rsidDel="0038570A" w:rsidRDefault="006B114A" w:rsidP="00876602">
            <w:pPr>
              <w:snapToGrid w:val="0"/>
              <w:spacing w:after="120"/>
              <w:rPr>
                <w:del w:id="3555" w:author="Eivind" w:date="2018-07-12T22:54:00Z"/>
                <w:sz w:val="16"/>
                <w:szCs w:val="16"/>
              </w:rPr>
            </w:pPr>
            <w:del w:id="3556" w:author="Eivind" w:date="2018-07-12T22:30:00Z">
              <w:r w:rsidDel="00E622ED">
                <w:rPr>
                  <w:sz w:val="16"/>
                  <w:szCs w:val="16"/>
                </w:rPr>
                <w:delText>CharacterString</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636B4416" w14:textId="774F6E4E" w:rsidR="006B114A" w:rsidDel="0038570A" w:rsidRDefault="006B114A" w:rsidP="00876602">
            <w:pPr>
              <w:snapToGrid w:val="0"/>
              <w:spacing w:after="120"/>
              <w:rPr>
                <w:del w:id="3557" w:author="Eivind" w:date="2018-07-12T22:54:00Z"/>
                <w:sz w:val="16"/>
                <w:szCs w:val="16"/>
              </w:rPr>
            </w:pPr>
            <w:del w:id="3558" w:author="Eivind" w:date="2018-07-12T22:30:00Z">
              <w:r w:rsidDel="00E622ED">
                <w:rPr>
                  <w:sz w:val="16"/>
                  <w:szCs w:val="16"/>
                </w:rPr>
                <w:delText>Path relative to the root directory of the exchange set.  The location of the file after the exchange set is unpacked into directory &lt;EXCH_ROOT&gt; will be &lt;EXCH_ROOT&gt;/&lt;filePath&gt;/&lt;filename&gt;</w:delText>
              </w:r>
            </w:del>
          </w:p>
        </w:tc>
      </w:tr>
      <w:tr w:rsidR="006B114A" w:rsidDel="0038570A" w14:paraId="5FFAD7F7" w14:textId="4FF06C89" w:rsidTr="00A91A32">
        <w:trPr>
          <w:gridAfter w:val="1"/>
          <w:wAfter w:w="7" w:type="dxa"/>
          <w:trHeight w:val="335"/>
          <w:del w:id="3559"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562A818D" w14:textId="000F166B" w:rsidR="006B114A" w:rsidDel="0038570A" w:rsidRDefault="006B114A" w:rsidP="00876602">
            <w:pPr>
              <w:snapToGrid w:val="0"/>
              <w:spacing w:after="120"/>
              <w:rPr>
                <w:del w:id="3560" w:author="Eivind" w:date="2018-07-12T22:54:00Z"/>
                <w:sz w:val="16"/>
                <w:szCs w:val="16"/>
              </w:rPr>
            </w:pPr>
            <w:del w:id="3561" w:author="Eivind" w:date="2018-07-12T22:30:00Z">
              <w:r w:rsidDel="00E622ED">
                <w:rPr>
                  <w:sz w:val="16"/>
                  <w:szCs w:val="16"/>
                </w:rPr>
                <w:delText>purpose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37B8F31D" w14:textId="5DDBC450" w:rsidR="006B114A" w:rsidDel="0038570A" w:rsidRDefault="006B114A" w:rsidP="00876602">
            <w:pPr>
              <w:snapToGrid w:val="0"/>
              <w:spacing w:after="120"/>
              <w:rPr>
                <w:del w:id="3562" w:author="Eivind" w:date="2018-07-12T22:54:00Z"/>
                <w:sz w:val="16"/>
                <w:szCs w:val="16"/>
              </w:rPr>
            </w:pPr>
            <w:del w:id="3563" w:author="Eivind" w:date="2018-07-12T22:30:00Z">
              <w:r w:rsidDel="00E622ED">
                <w:rPr>
                  <w:sz w:val="16"/>
                  <w:szCs w:val="16"/>
                </w:rPr>
                <w:delText xml:space="preserve">The purpose for which the dataset has been issued </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4D5360CC" w14:textId="530708CE" w:rsidR="006B114A" w:rsidDel="0038570A" w:rsidRDefault="006B114A" w:rsidP="00876602">
            <w:pPr>
              <w:snapToGrid w:val="0"/>
              <w:spacing w:after="120"/>
              <w:jc w:val="center"/>
              <w:rPr>
                <w:del w:id="3564" w:author="Eivind" w:date="2018-07-12T22:54:00Z"/>
                <w:sz w:val="16"/>
                <w:szCs w:val="16"/>
              </w:rPr>
            </w:pPr>
            <w:del w:id="3565" w:author="Eivind" w:date="2018-07-12T22:30:00Z">
              <w:r w:rsidDel="00E622ED">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12B553F8" w14:textId="4FE9A2D9" w:rsidR="006B114A" w:rsidDel="0038570A" w:rsidRDefault="006B114A" w:rsidP="00876602">
            <w:pPr>
              <w:snapToGrid w:val="0"/>
              <w:spacing w:after="120"/>
              <w:rPr>
                <w:del w:id="3566" w:author="Eivind" w:date="2018-07-12T22:54:00Z"/>
                <w:sz w:val="16"/>
                <w:szCs w:val="16"/>
              </w:rPr>
            </w:pPr>
            <w:del w:id="3567" w:author="Eivind" w:date="2018-07-12T22:30:00Z">
              <w:r w:rsidDel="00E622ED">
                <w:rPr>
                  <w:sz w:val="16"/>
                  <w:szCs w:val="16"/>
                </w:rPr>
                <w:delText>S100_SupportFilePurpose</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51630D1C" w14:textId="51193AC5" w:rsidR="006B114A" w:rsidDel="0038570A" w:rsidRDefault="006B114A" w:rsidP="00876602">
            <w:pPr>
              <w:snapToGrid w:val="0"/>
              <w:spacing w:after="120"/>
              <w:rPr>
                <w:del w:id="3568" w:author="Eivind" w:date="2018-07-12T22:54:00Z"/>
                <w:sz w:val="16"/>
                <w:szCs w:val="16"/>
              </w:rPr>
            </w:pPr>
            <w:del w:id="3569" w:author="Eivind" w:date="2018-07-12T22:30:00Z">
              <w:r w:rsidDel="00E622ED">
                <w:rPr>
                  <w:sz w:val="16"/>
                  <w:szCs w:val="16"/>
                </w:rPr>
                <w:delText>E.g. new, re-issue, new edition, update etc.</w:delText>
              </w:r>
            </w:del>
          </w:p>
        </w:tc>
      </w:tr>
      <w:tr w:rsidR="006B114A" w:rsidDel="0038570A" w14:paraId="474C2932" w14:textId="6135D15C" w:rsidTr="00A91A32">
        <w:trPr>
          <w:gridAfter w:val="1"/>
          <w:wAfter w:w="7" w:type="dxa"/>
          <w:trHeight w:val="863"/>
          <w:del w:id="3570"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353C150B" w14:textId="55809CDC" w:rsidR="006B114A" w:rsidDel="0038570A" w:rsidRDefault="006B114A" w:rsidP="00876602">
            <w:pPr>
              <w:snapToGrid w:val="0"/>
              <w:spacing w:after="120"/>
              <w:rPr>
                <w:del w:id="3571" w:author="Eivind" w:date="2018-07-12T22:54:00Z"/>
                <w:sz w:val="16"/>
                <w:szCs w:val="16"/>
              </w:rPr>
            </w:pPr>
            <w:del w:id="3572" w:author="Eivind" w:date="2018-07-12T22:30:00Z">
              <w:r w:rsidDel="00E622ED">
                <w:rPr>
                  <w:sz w:val="16"/>
                  <w:szCs w:val="16"/>
                </w:rPr>
                <w:delText>editionNumber</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5D001991" w14:textId="420E7CA3" w:rsidR="006B114A" w:rsidDel="0038570A" w:rsidRDefault="006B114A" w:rsidP="00876602">
            <w:pPr>
              <w:snapToGrid w:val="0"/>
              <w:spacing w:after="120"/>
              <w:rPr>
                <w:del w:id="3573" w:author="Eivind" w:date="2018-07-12T22:54:00Z"/>
                <w:sz w:val="16"/>
                <w:szCs w:val="16"/>
              </w:rPr>
            </w:pPr>
            <w:del w:id="3574" w:author="Eivind" w:date="2018-07-12T22:30:00Z">
              <w:r w:rsidDel="00E622ED">
                <w:rPr>
                  <w:sz w:val="16"/>
                  <w:szCs w:val="16"/>
                </w:rPr>
                <w:delText>The edition number of the dataset</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67E1AFF5" w14:textId="40D05574" w:rsidR="006B114A" w:rsidDel="0038570A" w:rsidRDefault="006B114A" w:rsidP="00876602">
            <w:pPr>
              <w:snapToGrid w:val="0"/>
              <w:spacing w:after="120"/>
              <w:jc w:val="center"/>
              <w:rPr>
                <w:del w:id="3575" w:author="Eivind" w:date="2018-07-12T22:54:00Z"/>
                <w:sz w:val="16"/>
                <w:szCs w:val="16"/>
              </w:rPr>
            </w:pPr>
            <w:del w:id="3576" w:author="Eivind" w:date="2018-07-12T22:30:00Z">
              <w:r w:rsidDel="00E622ED">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58283380" w14:textId="136B0D9F" w:rsidR="006B114A" w:rsidDel="0038570A" w:rsidRDefault="006B114A" w:rsidP="00876602">
            <w:pPr>
              <w:snapToGrid w:val="0"/>
              <w:spacing w:after="120"/>
              <w:rPr>
                <w:del w:id="3577" w:author="Eivind" w:date="2018-07-12T22:54:00Z"/>
                <w:sz w:val="16"/>
                <w:szCs w:val="16"/>
              </w:rPr>
            </w:pPr>
            <w:del w:id="3578" w:author="Eivind" w:date="2018-07-12T22:30:00Z">
              <w:r w:rsidDel="00E622ED">
                <w:rPr>
                  <w:sz w:val="16"/>
                  <w:szCs w:val="16"/>
                </w:rPr>
                <w:delText>CharacterString</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194CAC1D" w14:textId="31F7CF91" w:rsidR="006B114A" w:rsidDel="00053321" w:rsidRDefault="006B114A" w:rsidP="00053321">
            <w:pPr>
              <w:snapToGrid w:val="0"/>
              <w:spacing w:after="120"/>
              <w:rPr>
                <w:del w:id="3579" w:author="Eivind" w:date="2018-06-26T22:09:00Z"/>
                <w:rFonts w:eastAsia="Times New Roman"/>
                <w:sz w:val="16"/>
                <w:szCs w:val="16"/>
              </w:rPr>
            </w:pPr>
            <w:del w:id="3580" w:author="Eivind" w:date="2018-07-12T22:30:00Z">
              <w:r w:rsidDel="00E622ED">
                <w:rPr>
                  <w:rFonts w:eastAsia="Times New Roman"/>
                  <w:sz w:val="16"/>
                  <w:szCs w:val="16"/>
                </w:rPr>
                <w:delText>when a data set is initially created, the edition number 1 is assigned to it. The edition number is increased by 1 at each new edition. Edition number remains</w:delText>
              </w:r>
            </w:del>
          </w:p>
          <w:p w14:paraId="2D739C9E" w14:textId="0CF6555F" w:rsidR="006B114A" w:rsidDel="0038570A" w:rsidRDefault="006B114A">
            <w:pPr>
              <w:snapToGrid w:val="0"/>
              <w:spacing w:after="120"/>
              <w:rPr>
                <w:del w:id="3581" w:author="Eivind" w:date="2018-07-12T22:54:00Z"/>
                <w:rFonts w:eastAsia="Times New Roman"/>
                <w:sz w:val="16"/>
                <w:szCs w:val="16"/>
              </w:rPr>
              <w:pPrChange w:id="3582" w:author="Eivind" w:date="2018-06-26T22:09:00Z">
                <w:pPr>
                  <w:spacing w:after="120"/>
                </w:pPr>
              </w:pPrChange>
            </w:pPr>
            <w:del w:id="3583" w:author="Eivind" w:date="2018-07-12T22:30:00Z">
              <w:r w:rsidDel="00E622ED">
                <w:rPr>
                  <w:rFonts w:eastAsia="Times New Roman"/>
                  <w:sz w:val="16"/>
                  <w:szCs w:val="16"/>
                </w:rPr>
                <w:delText>the same for a re-issue.</w:delText>
              </w:r>
            </w:del>
          </w:p>
        </w:tc>
      </w:tr>
      <w:tr w:rsidR="006B114A" w:rsidDel="0038570A" w14:paraId="59BA0481" w14:textId="7ABAC1B9" w:rsidTr="00A91A32">
        <w:trPr>
          <w:gridAfter w:val="1"/>
          <w:wAfter w:w="7" w:type="dxa"/>
          <w:trHeight w:val="335"/>
          <w:del w:id="3584"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4FD54E29" w14:textId="68ADAAEF" w:rsidR="006B114A" w:rsidDel="0038570A" w:rsidRDefault="006B114A" w:rsidP="00876602">
            <w:pPr>
              <w:snapToGrid w:val="0"/>
              <w:spacing w:after="120"/>
              <w:rPr>
                <w:del w:id="3585" w:author="Eivind" w:date="2018-07-12T22:54:00Z"/>
                <w:sz w:val="16"/>
                <w:szCs w:val="16"/>
              </w:rPr>
            </w:pPr>
            <w:del w:id="3586" w:author="Eivind" w:date="2018-07-12T22:30:00Z">
              <w:r w:rsidDel="00E622ED">
                <w:rPr>
                  <w:sz w:val="16"/>
                  <w:szCs w:val="16"/>
                </w:rPr>
                <w:delText>issueDate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4524636B" w14:textId="69837DF8" w:rsidR="006B114A" w:rsidDel="0038570A" w:rsidRDefault="006B114A" w:rsidP="00876602">
            <w:pPr>
              <w:snapToGrid w:val="0"/>
              <w:spacing w:after="120"/>
              <w:rPr>
                <w:del w:id="3587" w:author="Eivind" w:date="2018-07-12T22:54:00Z"/>
                <w:sz w:val="16"/>
                <w:szCs w:val="16"/>
              </w:rPr>
            </w:pPr>
            <w:del w:id="3588" w:author="Eivind" w:date="2018-07-12T22:30:00Z">
              <w:r w:rsidDel="00E622ED">
                <w:rPr>
                  <w:sz w:val="16"/>
                  <w:szCs w:val="16"/>
                </w:rPr>
                <w:delText>date on which the data was made available by the data producer</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2006E8A0" w14:textId="7484898D" w:rsidR="006B114A" w:rsidDel="0038570A" w:rsidRDefault="006B114A" w:rsidP="00876602">
            <w:pPr>
              <w:snapToGrid w:val="0"/>
              <w:spacing w:after="120"/>
              <w:jc w:val="center"/>
              <w:rPr>
                <w:del w:id="3589" w:author="Eivind" w:date="2018-07-12T22:54:00Z"/>
                <w:sz w:val="16"/>
                <w:szCs w:val="16"/>
              </w:rPr>
            </w:pPr>
            <w:del w:id="3590" w:author="Eivind" w:date="2018-07-12T22:30:00Z">
              <w:r w:rsidDel="00E622ED">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4416F30E" w14:textId="1B9DED19" w:rsidR="006B114A" w:rsidDel="0038570A" w:rsidRDefault="006B114A" w:rsidP="00876602">
            <w:pPr>
              <w:snapToGrid w:val="0"/>
              <w:spacing w:after="120"/>
              <w:rPr>
                <w:del w:id="3591" w:author="Eivind" w:date="2018-07-12T22:54:00Z"/>
                <w:sz w:val="16"/>
                <w:szCs w:val="16"/>
              </w:rPr>
            </w:pPr>
            <w:del w:id="3592" w:author="Eivind" w:date="2018-07-12T22:30:00Z">
              <w:r w:rsidDel="00E622ED">
                <w:rPr>
                  <w:sz w:val="16"/>
                  <w:szCs w:val="16"/>
                </w:rPr>
                <w:delText>Date</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3F772B04" w14:textId="149D89C3" w:rsidR="006B114A" w:rsidDel="0038570A" w:rsidRDefault="006B114A" w:rsidP="00876602">
            <w:pPr>
              <w:snapToGrid w:val="0"/>
              <w:spacing w:after="120"/>
              <w:rPr>
                <w:del w:id="3593" w:author="Eivind" w:date="2018-07-12T22:54:00Z"/>
                <w:sz w:val="16"/>
                <w:szCs w:val="16"/>
              </w:rPr>
            </w:pPr>
          </w:p>
        </w:tc>
      </w:tr>
      <w:tr w:rsidR="006B114A" w:rsidDel="0038570A" w14:paraId="6F5B1D85" w14:textId="54966280" w:rsidTr="00A91A32">
        <w:trPr>
          <w:gridAfter w:val="1"/>
          <w:wAfter w:w="7" w:type="dxa"/>
          <w:trHeight w:val="335"/>
          <w:del w:id="3594"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504BB0B7" w14:textId="69A6C5C6" w:rsidR="006B114A" w:rsidDel="0038570A" w:rsidRDefault="006B114A" w:rsidP="00876602">
            <w:pPr>
              <w:snapToGrid w:val="0"/>
              <w:spacing w:after="120"/>
              <w:rPr>
                <w:del w:id="3595" w:author="Eivind" w:date="2018-07-12T22:54:00Z"/>
                <w:sz w:val="16"/>
                <w:szCs w:val="16"/>
              </w:rPr>
            </w:pPr>
            <w:del w:id="3596" w:author="Eivind" w:date="2018-07-12T22:30:00Z">
              <w:r w:rsidDel="00E622ED">
                <w:rPr>
                  <w:sz w:val="16"/>
                  <w:szCs w:val="16"/>
                </w:rPr>
                <w:delText>productSpecification</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02C72CE2" w14:textId="3DFE289A" w:rsidR="006B114A" w:rsidDel="0038570A" w:rsidRDefault="006B114A" w:rsidP="00876602">
            <w:pPr>
              <w:snapToGrid w:val="0"/>
              <w:spacing w:after="120"/>
              <w:rPr>
                <w:del w:id="3597" w:author="Eivind" w:date="2018-07-12T22:54:00Z"/>
                <w:sz w:val="16"/>
                <w:szCs w:val="16"/>
              </w:rPr>
            </w:pPr>
            <w:del w:id="3598" w:author="Eivind" w:date="2018-07-12T22:30:00Z">
              <w:r w:rsidDel="00E622ED">
                <w:rPr>
                  <w:sz w:val="16"/>
                  <w:szCs w:val="16"/>
                </w:rPr>
                <w:delText>The product specification used to create this file</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2E1189C2" w14:textId="5A687675" w:rsidR="006B114A" w:rsidDel="0038570A" w:rsidRDefault="006B114A" w:rsidP="00876602">
            <w:pPr>
              <w:snapToGrid w:val="0"/>
              <w:spacing w:after="120"/>
              <w:jc w:val="center"/>
              <w:rPr>
                <w:del w:id="3599" w:author="Eivind" w:date="2018-07-12T22:54:00Z"/>
                <w:sz w:val="16"/>
                <w:szCs w:val="16"/>
              </w:rPr>
            </w:pPr>
            <w:del w:id="3600" w:author="Eivind" w:date="2018-07-12T22:30:00Z">
              <w:r w:rsidDel="00E622ED">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71DE9F08" w14:textId="74955086" w:rsidR="006B114A" w:rsidDel="0038570A" w:rsidRDefault="006B114A" w:rsidP="00876602">
            <w:pPr>
              <w:snapToGrid w:val="0"/>
              <w:spacing w:after="120"/>
              <w:rPr>
                <w:del w:id="3601" w:author="Eivind" w:date="2018-07-12T22:54:00Z"/>
                <w:sz w:val="16"/>
                <w:szCs w:val="16"/>
              </w:rPr>
            </w:pPr>
            <w:del w:id="3602" w:author="Eivind" w:date="2018-07-12T22:30:00Z">
              <w:r w:rsidDel="00E622ED">
                <w:rPr>
                  <w:sz w:val="16"/>
                  <w:szCs w:val="16"/>
                </w:rPr>
                <w:delText>S100_ProductSpecification</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0487F8A9" w14:textId="1F3F25B5" w:rsidR="006B114A" w:rsidDel="0038570A" w:rsidRDefault="006B114A" w:rsidP="00876602">
            <w:pPr>
              <w:snapToGrid w:val="0"/>
              <w:spacing w:after="120"/>
              <w:rPr>
                <w:del w:id="3603" w:author="Eivind" w:date="2018-07-12T22:54:00Z"/>
                <w:rFonts w:cs="Arial"/>
                <w:sz w:val="16"/>
                <w:szCs w:val="16"/>
              </w:rPr>
            </w:pPr>
          </w:p>
        </w:tc>
      </w:tr>
      <w:tr w:rsidR="006B114A" w:rsidDel="0038570A" w14:paraId="2B33B93F" w14:textId="3955E069" w:rsidTr="00A91A32">
        <w:trPr>
          <w:gridAfter w:val="1"/>
          <w:wAfter w:w="7" w:type="dxa"/>
          <w:trHeight w:val="160"/>
          <w:del w:id="3604"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15886504" w14:textId="284DA8DC" w:rsidR="006B114A" w:rsidDel="0038570A" w:rsidRDefault="006B114A" w:rsidP="00876602">
            <w:pPr>
              <w:snapToGrid w:val="0"/>
              <w:spacing w:after="120"/>
              <w:rPr>
                <w:del w:id="3605" w:author="Eivind" w:date="2018-07-12T22:54:00Z"/>
                <w:sz w:val="16"/>
                <w:szCs w:val="16"/>
              </w:rPr>
            </w:pPr>
            <w:del w:id="3606" w:author="Eivind" w:date="2018-07-12T22:30:00Z">
              <w:r w:rsidDel="00E622ED">
                <w:rPr>
                  <w:sz w:val="16"/>
                  <w:szCs w:val="16"/>
                </w:rPr>
                <w:delText>dataType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2C97FAEF" w14:textId="4653CA07" w:rsidR="006B114A" w:rsidDel="0038570A" w:rsidRDefault="00643A52" w:rsidP="00876602">
            <w:pPr>
              <w:snapToGrid w:val="0"/>
              <w:spacing w:after="120"/>
              <w:rPr>
                <w:del w:id="3607" w:author="Eivind" w:date="2018-07-12T22:54:00Z"/>
                <w:sz w:val="16"/>
                <w:szCs w:val="16"/>
              </w:rPr>
            </w:pPr>
            <w:ins w:id="3608" w:author="Raphael Malyankar" w:date="2018-07-05T21:31:00Z">
              <w:del w:id="3609" w:author="Eivind" w:date="2018-07-12T22:30:00Z">
                <w:r w:rsidDel="00E622ED">
                  <w:rPr>
                    <w:sz w:val="16"/>
                    <w:szCs w:val="16"/>
                  </w:rPr>
                  <w:delText>The format of the support file</w:delText>
                </w:r>
              </w:del>
            </w:ins>
            <w:ins w:id="3610" w:author="Raphael Malyankar" w:date="2018-07-05T21:32:00Z">
              <w:del w:id="3611" w:author="Eivind" w:date="2018-07-12T22:30:00Z">
                <w:r w:rsidDel="00E622ED">
                  <w:rPr>
                    <w:sz w:val="16"/>
                    <w:szCs w:val="16"/>
                  </w:rPr>
                  <w:delText>.</w:delText>
                </w:r>
              </w:del>
            </w:ins>
            <w:del w:id="3612" w:author="Eivind" w:date="2018-07-12T22:30:00Z">
              <w:r w:rsidR="006B114A" w:rsidDel="00E622ED">
                <w:rPr>
                  <w:sz w:val="16"/>
                  <w:szCs w:val="16"/>
                </w:rPr>
                <w:delText>The encoding format of the dataset</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5D826A4E" w14:textId="177A3AAC" w:rsidR="006B114A" w:rsidDel="0038570A" w:rsidRDefault="006B114A" w:rsidP="00876602">
            <w:pPr>
              <w:snapToGrid w:val="0"/>
              <w:spacing w:after="120"/>
              <w:jc w:val="center"/>
              <w:rPr>
                <w:del w:id="3613" w:author="Eivind" w:date="2018-07-12T22:54:00Z"/>
                <w:sz w:val="16"/>
                <w:szCs w:val="16"/>
              </w:rPr>
            </w:pPr>
            <w:del w:id="3614" w:author="Eivind" w:date="2018-07-12T22:30:00Z">
              <w:r w:rsidDel="00E622ED">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6F35171D" w14:textId="4729A0F1" w:rsidR="006B114A" w:rsidDel="0038570A" w:rsidRDefault="006B114A" w:rsidP="00876602">
            <w:pPr>
              <w:snapToGrid w:val="0"/>
              <w:spacing w:after="120"/>
              <w:rPr>
                <w:del w:id="3615" w:author="Eivind" w:date="2018-07-12T22:54:00Z"/>
                <w:sz w:val="16"/>
                <w:szCs w:val="16"/>
              </w:rPr>
            </w:pPr>
            <w:del w:id="3616" w:author="Eivind" w:date="2018-07-12T22:30:00Z">
              <w:r w:rsidDel="00E622ED">
                <w:rPr>
                  <w:sz w:val="16"/>
                  <w:szCs w:val="16"/>
                </w:rPr>
                <w:delText>S100_SupportFileFormat</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62C49923" w14:textId="231009D4" w:rsidR="006B114A" w:rsidDel="0038570A" w:rsidRDefault="006B114A" w:rsidP="00876602">
            <w:pPr>
              <w:snapToGrid w:val="0"/>
              <w:spacing w:after="120"/>
              <w:rPr>
                <w:del w:id="3617" w:author="Eivind" w:date="2018-07-12T22:54:00Z"/>
                <w:rFonts w:cs="Arial"/>
                <w:sz w:val="16"/>
                <w:szCs w:val="16"/>
              </w:rPr>
            </w:pPr>
          </w:p>
        </w:tc>
      </w:tr>
      <w:tr w:rsidR="006B114A" w:rsidDel="0038570A" w14:paraId="3799C36A" w14:textId="5564B187" w:rsidTr="00A91A32">
        <w:trPr>
          <w:gridAfter w:val="1"/>
          <w:wAfter w:w="7" w:type="dxa"/>
          <w:trHeight w:val="176"/>
          <w:del w:id="3618"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7A565E14" w14:textId="2E8EE02E" w:rsidR="006B114A" w:rsidDel="0038570A" w:rsidRDefault="006B114A" w:rsidP="00876602">
            <w:pPr>
              <w:snapToGrid w:val="0"/>
              <w:spacing w:after="120"/>
              <w:rPr>
                <w:del w:id="3619" w:author="Eivind" w:date="2018-07-12T22:54:00Z"/>
                <w:sz w:val="16"/>
                <w:szCs w:val="16"/>
              </w:rPr>
            </w:pPr>
            <w:del w:id="3620" w:author="Eivind" w:date="2018-07-12T22:30:00Z">
              <w:r w:rsidDel="00E622ED">
                <w:rPr>
                  <w:sz w:val="16"/>
                  <w:szCs w:val="16"/>
                </w:rPr>
                <w:delText>otherDataTypeDescription</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5E642E4F" w14:textId="3A3B1BDA" w:rsidR="006B114A" w:rsidDel="0038570A" w:rsidRDefault="00643A52" w:rsidP="00876602">
            <w:pPr>
              <w:snapToGrid w:val="0"/>
              <w:spacing w:after="120"/>
              <w:rPr>
                <w:del w:id="3621" w:author="Eivind" w:date="2018-07-12T22:54:00Z"/>
                <w:sz w:val="16"/>
                <w:szCs w:val="16"/>
              </w:rPr>
            </w:pPr>
            <w:ins w:id="3622" w:author="Raphael Malyankar" w:date="2018-07-05T21:32:00Z">
              <w:del w:id="3623" w:author="Eivind" w:date="2018-07-12T22:30:00Z">
                <w:r w:rsidRPr="004630F6" w:rsidDel="00E622ED">
                  <w:rPr>
                    <w:sz w:val="16"/>
                    <w:szCs w:val="16"/>
                  </w:rPr>
                  <w:delText>Support file format other than those listed</w:delText>
                </w:r>
              </w:del>
            </w:ins>
            <w:del w:id="3624" w:author="Eivind" w:date="2018-07-12T22:30:00Z">
              <w:r w:rsidR="006B114A" w:rsidDel="00E622ED">
                <w:rPr>
                  <w:sz w:val="16"/>
                  <w:szCs w:val="16"/>
                </w:rPr>
                <w:delText>Encoding format other than those listed.</w:delText>
              </w:r>
            </w:del>
            <w:ins w:id="3625" w:author="Raphael Malyankar" w:date="2018-07-05T21:32:00Z">
              <w:del w:id="3626" w:author="Eivind" w:date="2018-07-12T22:30:00Z">
                <w:r w:rsidDel="00E622ED">
                  <w:rPr>
                    <w:sz w:val="16"/>
                    <w:szCs w:val="16"/>
                  </w:rPr>
                  <w:delText>.</w:delText>
                </w:r>
              </w:del>
            </w:ins>
          </w:p>
        </w:tc>
        <w:tc>
          <w:tcPr>
            <w:tcW w:w="804" w:type="dxa"/>
            <w:tcBorders>
              <w:top w:val="single" w:sz="4" w:space="0" w:color="000000"/>
              <w:left w:val="single" w:sz="4" w:space="0" w:color="000000"/>
              <w:bottom w:val="single" w:sz="4" w:space="0" w:color="000000"/>
              <w:right w:val="single" w:sz="4" w:space="0" w:color="000000"/>
            </w:tcBorders>
            <w:vAlign w:val="center"/>
          </w:tcPr>
          <w:p w14:paraId="44516F15" w14:textId="08A85D8E" w:rsidR="006B114A" w:rsidDel="0038570A" w:rsidRDefault="006B114A" w:rsidP="00876602">
            <w:pPr>
              <w:snapToGrid w:val="0"/>
              <w:spacing w:after="120"/>
              <w:jc w:val="center"/>
              <w:rPr>
                <w:del w:id="3627" w:author="Eivind" w:date="2018-07-12T22:54:00Z"/>
                <w:sz w:val="16"/>
                <w:szCs w:val="16"/>
              </w:rPr>
            </w:pPr>
            <w:del w:id="3628" w:author="Eivind" w:date="2018-07-12T22:30:00Z">
              <w:r w:rsidDel="00E622ED">
                <w:rPr>
                  <w:sz w:val="16"/>
                  <w:szCs w:val="16"/>
                </w:rPr>
                <w:delText>0..1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031F3F11" w14:textId="3E19BE84" w:rsidR="006B114A" w:rsidDel="0038570A" w:rsidRDefault="006B114A" w:rsidP="00876602">
            <w:pPr>
              <w:snapToGrid w:val="0"/>
              <w:spacing w:after="120"/>
              <w:rPr>
                <w:del w:id="3629" w:author="Eivind" w:date="2018-07-12T22:54:00Z"/>
                <w:sz w:val="16"/>
                <w:szCs w:val="16"/>
              </w:rPr>
            </w:pPr>
            <w:del w:id="3630" w:author="Eivind" w:date="2018-07-12T22:30:00Z">
              <w:r w:rsidDel="00E622ED">
                <w:rPr>
                  <w:sz w:val="16"/>
                  <w:szCs w:val="16"/>
                </w:rPr>
                <w:delText>CharacterString</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60C318C2" w14:textId="7CAEB50D" w:rsidR="006B114A" w:rsidDel="0038570A" w:rsidRDefault="006B114A" w:rsidP="00876602">
            <w:pPr>
              <w:snapToGrid w:val="0"/>
              <w:spacing w:after="120"/>
              <w:rPr>
                <w:del w:id="3631" w:author="Eivind" w:date="2018-07-12T22:54:00Z"/>
                <w:rFonts w:cs="Arial"/>
                <w:sz w:val="16"/>
                <w:szCs w:val="16"/>
              </w:rPr>
            </w:pPr>
          </w:p>
        </w:tc>
      </w:tr>
      <w:tr w:rsidR="006B114A" w:rsidDel="0038570A" w14:paraId="32B0A089" w14:textId="10C8685B" w:rsidTr="00A91A32">
        <w:trPr>
          <w:gridAfter w:val="1"/>
          <w:wAfter w:w="7" w:type="dxa"/>
          <w:trHeight w:val="160"/>
          <w:del w:id="3632"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20EA8A6F" w14:textId="12FB60FC" w:rsidR="006B114A" w:rsidDel="0038570A" w:rsidRDefault="006B114A" w:rsidP="00876602">
            <w:pPr>
              <w:snapToGrid w:val="0"/>
              <w:spacing w:after="120"/>
              <w:rPr>
                <w:del w:id="3633" w:author="Eivind" w:date="2018-07-12T22:54:00Z"/>
                <w:sz w:val="16"/>
                <w:szCs w:val="16"/>
              </w:rPr>
            </w:pPr>
            <w:del w:id="3634" w:author="Eivind" w:date="2018-07-12T22:30:00Z">
              <w:r w:rsidDel="00E622ED">
                <w:rPr>
                  <w:sz w:val="16"/>
                  <w:szCs w:val="16"/>
                </w:rPr>
                <w:delText>dataTypeVersion</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60CD7E64" w14:textId="50C46E53" w:rsidR="006B114A" w:rsidDel="0038570A" w:rsidRDefault="006B114A" w:rsidP="00876602">
            <w:pPr>
              <w:snapToGrid w:val="0"/>
              <w:spacing w:after="120"/>
              <w:rPr>
                <w:del w:id="3635" w:author="Eivind" w:date="2018-07-12T22:54:00Z"/>
                <w:sz w:val="16"/>
                <w:szCs w:val="16"/>
              </w:rPr>
            </w:pPr>
            <w:del w:id="3636" w:author="Eivind" w:date="2018-07-12T22:30:00Z">
              <w:r w:rsidDel="00E622ED">
                <w:rPr>
                  <w:sz w:val="16"/>
                  <w:szCs w:val="16"/>
                </w:rPr>
                <w:delText>The version number of the dataType.</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4676B9C4" w14:textId="1AC94AA2" w:rsidR="006B114A" w:rsidDel="0038570A" w:rsidRDefault="006B114A" w:rsidP="00876602">
            <w:pPr>
              <w:snapToGrid w:val="0"/>
              <w:spacing w:after="120"/>
              <w:jc w:val="center"/>
              <w:rPr>
                <w:del w:id="3637" w:author="Eivind" w:date="2018-07-12T22:54:00Z"/>
                <w:rFonts w:cs="Arial"/>
                <w:sz w:val="16"/>
                <w:szCs w:val="16"/>
              </w:rPr>
            </w:pPr>
            <w:del w:id="3638" w:author="Eivind" w:date="2018-07-12T22:30:00Z">
              <w:r w:rsidDel="00E622ED">
                <w:rPr>
                  <w:rFonts w:cs="Arial"/>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53C15C35" w14:textId="3740F295" w:rsidR="006B114A" w:rsidDel="0038570A" w:rsidRDefault="006B114A" w:rsidP="00876602">
            <w:pPr>
              <w:snapToGrid w:val="0"/>
              <w:spacing w:after="120"/>
              <w:rPr>
                <w:del w:id="3639" w:author="Eivind" w:date="2018-07-12T22:54:00Z"/>
                <w:sz w:val="16"/>
                <w:szCs w:val="16"/>
              </w:rPr>
            </w:pPr>
            <w:del w:id="3640" w:author="Eivind" w:date="2018-07-12T22:30:00Z">
              <w:r w:rsidDel="00E622ED">
                <w:rPr>
                  <w:sz w:val="16"/>
                  <w:szCs w:val="16"/>
                </w:rPr>
                <w:delText>CharacterString</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3BFB4C73" w14:textId="51A70DC7" w:rsidR="006B114A" w:rsidDel="0038570A" w:rsidRDefault="006B114A" w:rsidP="00876602">
            <w:pPr>
              <w:snapToGrid w:val="0"/>
              <w:spacing w:after="120"/>
              <w:rPr>
                <w:del w:id="3641" w:author="Eivind" w:date="2018-07-12T22:54:00Z"/>
                <w:rFonts w:cs="Arial"/>
                <w:sz w:val="16"/>
                <w:szCs w:val="16"/>
              </w:rPr>
            </w:pPr>
          </w:p>
        </w:tc>
      </w:tr>
      <w:tr w:rsidR="006B114A" w:rsidDel="0038570A" w14:paraId="3FFF9D76" w14:textId="70B6CF48" w:rsidTr="00A91A32">
        <w:trPr>
          <w:gridAfter w:val="1"/>
          <w:wAfter w:w="7" w:type="dxa"/>
          <w:trHeight w:val="160"/>
          <w:del w:id="3642"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3D0B698F" w14:textId="73583576" w:rsidR="006B114A" w:rsidDel="0038570A" w:rsidRDefault="006B114A" w:rsidP="00876602">
            <w:pPr>
              <w:snapToGrid w:val="0"/>
              <w:spacing w:after="120"/>
              <w:rPr>
                <w:del w:id="3643" w:author="Eivind" w:date="2018-07-12T22:54:00Z"/>
                <w:sz w:val="16"/>
                <w:szCs w:val="16"/>
              </w:rPr>
            </w:pPr>
            <w:del w:id="3644" w:author="Eivind" w:date="2018-07-12T22:30:00Z">
              <w:r w:rsidDel="00E622ED">
                <w:rPr>
                  <w:sz w:val="16"/>
                  <w:szCs w:val="16"/>
                </w:rPr>
                <w:delText>comment</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79DD58DB" w14:textId="1A07D7DF" w:rsidR="006B114A" w:rsidDel="0038570A" w:rsidRDefault="006B114A" w:rsidP="00876602">
            <w:pPr>
              <w:autoSpaceDE w:val="0"/>
              <w:snapToGrid w:val="0"/>
              <w:spacing w:after="120"/>
              <w:rPr>
                <w:del w:id="3645" w:author="Eivind" w:date="2018-07-12T22:54:00Z"/>
                <w:rFonts w:cs="Arial"/>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tcPr>
          <w:p w14:paraId="3BA6B575" w14:textId="39F13DFC" w:rsidR="006B114A" w:rsidDel="0038570A" w:rsidRDefault="006B114A" w:rsidP="00876602">
            <w:pPr>
              <w:snapToGrid w:val="0"/>
              <w:spacing w:after="120"/>
              <w:jc w:val="center"/>
              <w:rPr>
                <w:del w:id="3646" w:author="Eivind" w:date="2018-07-12T22:54:00Z"/>
                <w:sz w:val="16"/>
                <w:szCs w:val="16"/>
              </w:rPr>
            </w:pPr>
            <w:del w:id="3647" w:author="Eivind" w:date="2018-07-12T22:30:00Z">
              <w:r w:rsidDel="00E622ED">
                <w:rPr>
                  <w:sz w:val="16"/>
                  <w:szCs w:val="16"/>
                </w:rPr>
                <w:delText>0..1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058C1290" w14:textId="76E3BA52" w:rsidR="006B114A" w:rsidDel="0038570A" w:rsidRDefault="006B114A" w:rsidP="00876602">
            <w:pPr>
              <w:snapToGrid w:val="0"/>
              <w:spacing w:after="120"/>
              <w:rPr>
                <w:del w:id="3648" w:author="Eivind" w:date="2018-07-12T22:54:00Z"/>
                <w:sz w:val="16"/>
                <w:szCs w:val="16"/>
              </w:rPr>
            </w:pPr>
            <w:del w:id="3649" w:author="Eivind" w:date="2018-07-12T22:30:00Z">
              <w:r w:rsidDel="00E622ED">
                <w:rPr>
                  <w:sz w:val="16"/>
                  <w:szCs w:val="16"/>
                </w:rPr>
                <w:delText>CharacterString</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69B0D59B" w14:textId="196FCA76" w:rsidR="006B114A" w:rsidDel="0038570A" w:rsidRDefault="006B114A" w:rsidP="00876602">
            <w:pPr>
              <w:snapToGrid w:val="0"/>
              <w:spacing w:after="120"/>
              <w:rPr>
                <w:del w:id="3650" w:author="Eivind" w:date="2018-07-12T22:54:00Z"/>
                <w:rFonts w:cs="Arial"/>
                <w:sz w:val="16"/>
                <w:szCs w:val="16"/>
              </w:rPr>
            </w:pPr>
          </w:p>
        </w:tc>
      </w:tr>
      <w:tr w:rsidR="006B114A" w:rsidDel="0038570A" w14:paraId="49510BED" w14:textId="00C14B65" w:rsidTr="00A91A32">
        <w:trPr>
          <w:gridAfter w:val="1"/>
          <w:wAfter w:w="7" w:type="dxa"/>
          <w:trHeight w:val="351"/>
          <w:del w:id="3651"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4C487EE6" w14:textId="303AE2C3" w:rsidR="006B114A" w:rsidDel="0038570A" w:rsidRDefault="006B114A" w:rsidP="00876602">
            <w:pPr>
              <w:snapToGrid w:val="0"/>
              <w:spacing w:after="120"/>
              <w:rPr>
                <w:del w:id="3652" w:author="Eivind" w:date="2018-07-12T22:54:00Z"/>
                <w:sz w:val="16"/>
                <w:szCs w:val="16"/>
              </w:rPr>
            </w:pPr>
            <w:del w:id="3653" w:author="Eivind" w:date="2018-07-12T22:30:00Z">
              <w:r w:rsidDel="00E622ED">
                <w:rPr>
                  <w:sz w:val="16"/>
                  <w:szCs w:val="16"/>
                </w:rPr>
                <w:delText>digitalSignatureReference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14391EE4" w14:textId="5E1A1201" w:rsidR="006B114A" w:rsidDel="0038570A" w:rsidRDefault="006B114A" w:rsidP="00876602">
            <w:pPr>
              <w:snapToGrid w:val="0"/>
              <w:spacing w:after="120"/>
              <w:rPr>
                <w:del w:id="3654" w:author="Eivind" w:date="2018-07-12T22:54:00Z"/>
                <w:sz w:val="16"/>
                <w:szCs w:val="16"/>
              </w:rPr>
            </w:pPr>
            <w:del w:id="3655" w:author="Eivind" w:date="2018-07-12T22:30:00Z">
              <w:r w:rsidDel="00E622ED">
                <w:rPr>
                  <w:sz w:val="16"/>
                  <w:szCs w:val="16"/>
                </w:rPr>
                <w:delText>Digital Signature of the file</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6E62C26E" w14:textId="29318EED" w:rsidR="006B114A" w:rsidDel="0038570A" w:rsidRDefault="006B114A" w:rsidP="00876602">
            <w:pPr>
              <w:snapToGrid w:val="0"/>
              <w:spacing w:after="120"/>
              <w:jc w:val="center"/>
              <w:rPr>
                <w:del w:id="3656" w:author="Eivind" w:date="2018-07-12T22:54:00Z"/>
                <w:sz w:val="16"/>
                <w:szCs w:val="16"/>
              </w:rPr>
            </w:pPr>
            <w:del w:id="3657" w:author="Eivind" w:date="2018-07-12T22:30:00Z">
              <w:r w:rsidDel="00E622ED">
                <w:rPr>
                  <w:sz w:val="16"/>
                  <w:szCs w:val="16"/>
                </w:rPr>
                <w:delText>0..1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5DC9D93D" w14:textId="6D44D66A" w:rsidR="006B114A" w:rsidDel="0038570A" w:rsidRDefault="006B114A" w:rsidP="00876602">
            <w:pPr>
              <w:snapToGrid w:val="0"/>
              <w:spacing w:after="120"/>
              <w:rPr>
                <w:del w:id="3658" w:author="Eivind" w:date="2018-07-12T22:54:00Z"/>
                <w:sz w:val="16"/>
                <w:szCs w:val="16"/>
              </w:rPr>
            </w:pPr>
            <w:del w:id="3659" w:author="Eivind" w:date="2018-07-12T22:30:00Z">
              <w:r w:rsidDel="00E622ED">
                <w:rPr>
                  <w:sz w:val="16"/>
                  <w:szCs w:val="16"/>
                </w:rPr>
                <w:delText>CharacterString</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239FECED" w14:textId="04E282D1" w:rsidR="006B114A" w:rsidDel="0038570A" w:rsidRDefault="006B114A" w:rsidP="00876602">
            <w:pPr>
              <w:snapToGrid w:val="0"/>
              <w:spacing w:after="120"/>
              <w:rPr>
                <w:del w:id="3660" w:author="Eivind" w:date="2018-07-12T22:54:00Z"/>
                <w:rFonts w:cs="Arial"/>
                <w:sz w:val="16"/>
                <w:szCs w:val="16"/>
              </w:rPr>
            </w:pPr>
            <w:del w:id="3661" w:author="Eivind" w:date="2018-07-12T22:30:00Z">
              <w:r w:rsidDel="00E622ED">
                <w:rPr>
                  <w:rFonts w:cs="Arial"/>
                  <w:sz w:val="16"/>
                  <w:szCs w:val="16"/>
                </w:rPr>
                <w:delText>Reference to the appropriate digital signature algorithm</w:delText>
              </w:r>
            </w:del>
          </w:p>
        </w:tc>
      </w:tr>
      <w:tr w:rsidR="00643A52" w:rsidDel="0038570A" w14:paraId="0B5933E1" w14:textId="36D5A404" w:rsidTr="00A91A32">
        <w:trPr>
          <w:gridAfter w:val="1"/>
          <w:wAfter w:w="7" w:type="dxa"/>
          <w:trHeight w:val="351"/>
          <w:del w:id="3662"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4543560B" w14:textId="12760F67" w:rsidR="00643A52" w:rsidDel="0038570A" w:rsidRDefault="00643A52" w:rsidP="00643A52">
            <w:pPr>
              <w:snapToGrid w:val="0"/>
              <w:spacing w:after="120"/>
              <w:rPr>
                <w:del w:id="3663" w:author="Eivind" w:date="2018-07-12T22:54:00Z"/>
                <w:sz w:val="16"/>
                <w:szCs w:val="16"/>
              </w:rPr>
            </w:pPr>
            <w:del w:id="3664" w:author="Eivind" w:date="2018-07-12T22:30:00Z">
              <w:r w:rsidDel="00E622ED">
                <w:rPr>
                  <w:sz w:val="16"/>
                  <w:szCs w:val="16"/>
                </w:rPr>
                <w:delText>digitalSignatureValue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4348C0C2" w14:textId="56398E40" w:rsidR="00643A52" w:rsidDel="0038570A" w:rsidRDefault="00643A52" w:rsidP="00643A52">
            <w:pPr>
              <w:snapToGrid w:val="0"/>
              <w:spacing w:after="120"/>
              <w:rPr>
                <w:del w:id="3665" w:author="Eivind" w:date="2018-07-12T22:54:00Z"/>
                <w:sz w:val="16"/>
                <w:szCs w:val="16"/>
              </w:rPr>
            </w:pPr>
            <w:del w:id="3666" w:author="Eivind" w:date="2018-07-12T22:30:00Z">
              <w:r w:rsidDel="00E622ED">
                <w:rPr>
                  <w:sz w:val="16"/>
                  <w:szCs w:val="16"/>
                </w:rPr>
                <w:delText>Value derived from the digital signature</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5917A75E" w14:textId="79131C8E" w:rsidR="00643A52" w:rsidDel="0038570A" w:rsidRDefault="00643A52" w:rsidP="00643A52">
            <w:pPr>
              <w:snapToGrid w:val="0"/>
              <w:spacing w:after="120"/>
              <w:jc w:val="center"/>
              <w:rPr>
                <w:del w:id="3667" w:author="Eivind" w:date="2018-07-12T22:54:00Z"/>
                <w:sz w:val="16"/>
                <w:szCs w:val="16"/>
              </w:rPr>
            </w:pPr>
            <w:del w:id="3668" w:author="Eivind" w:date="2018-07-12T22:30:00Z">
              <w:r w:rsidDel="00E622ED">
                <w:rPr>
                  <w:sz w:val="16"/>
                  <w:szCs w:val="16"/>
                </w:rPr>
                <w:delText>0..1</w:delText>
              </w:r>
            </w:del>
          </w:p>
        </w:tc>
        <w:tc>
          <w:tcPr>
            <w:tcW w:w="2436" w:type="dxa"/>
            <w:gridSpan w:val="3"/>
            <w:tcBorders>
              <w:top w:val="single" w:sz="4" w:space="0" w:color="000000"/>
              <w:left w:val="single" w:sz="4" w:space="0" w:color="000000"/>
              <w:bottom w:val="single" w:sz="4" w:space="0" w:color="000000"/>
              <w:right w:val="single" w:sz="4" w:space="0" w:color="000000"/>
            </w:tcBorders>
          </w:tcPr>
          <w:p w14:paraId="7B7CB9A1" w14:textId="6D3B59F0" w:rsidR="00643A52" w:rsidDel="0038570A" w:rsidRDefault="00643A52" w:rsidP="00643A52">
            <w:pPr>
              <w:snapToGrid w:val="0"/>
              <w:spacing w:after="120"/>
              <w:rPr>
                <w:del w:id="3669" w:author="Eivind" w:date="2018-07-12T22:54:00Z"/>
                <w:sz w:val="16"/>
                <w:szCs w:val="16"/>
              </w:rPr>
            </w:pPr>
            <w:ins w:id="3670" w:author="Raphael Malyankar" w:date="2018-07-05T21:33:00Z">
              <w:del w:id="3671" w:author="Eivind" w:date="2018-07-12T22:30:00Z">
                <w:r w:rsidRPr="005E069E" w:rsidDel="00E622ED">
                  <w:rPr>
                    <w:i/>
                    <w:sz w:val="16"/>
                    <w:szCs w:val="16"/>
                  </w:rPr>
                  <w:delText>S100_DigitalSignatureValue</w:delText>
                </w:r>
                <w:r w:rsidDel="00E622ED">
                  <w:rPr>
                    <w:sz w:val="16"/>
                    <w:szCs w:val="16"/>
                  </w:rPr>
                  <w:delText xml:space="preserve"> (Abstract type)</w:delText>
                </w:r>
              </w:del>
            </w:ins>
            <w:del w:id="3672" w:author="Eivind" w:date="2018-07-12T22:30:00Z">
              <w:r w:rsidDel="00E622ED">
                <w:rPr>
                  <w:sz w:val="16"/>
                  <w:szCs w:val="16"/>
                </w:rPr>
                <w:delText>CharacterString</w:delText>
              </w:r>
            </w:del>
          </w:p>
        </w:tc>
        <w:tc>
          <w:tcPr>
            <w:tcW w:w="3060" w:type="dxa"/>
            <w:gridSpan w:val="2"/>
            <w:tcBorders>
              <w:top w:val="single" w:sz="4" w:space="0" w:color="000000"/>
              <w:left w:val="single" w:sz="4" w:space="0" w:color="000000"/>
              <w:bottom w:val="single" w:sz="4" w:space="0" w:color="000000"/>
              <w:right w:val="single" w:sz="4" w:space="0" w:color="000000"/>
            </w:tcBorders>
          </w:tcPr>
          <w:p w14:paraId="68FA5BA5" w14:textId="20A94B88" w:rsidR="00643A52" w:rsidDel="00E622ED" w:rsidRDefault="00643A52" w:rsidP="00643A52">
            <w:pPr>
              <w:snapToGrid w:val="0"/>
              <w:spacing w:before="60" w:after="60"/>
              <w:jc w:val="left"/>
              <w:rPr>
                <w:ins w:id="3673" w:author="Raphael Malyankar" w:date="2018-07-05T21:33:00Z"/>
                <w:del w:id="3674" w:author="Eivind" w:date="2018-07-12T22:30:00Z"/>
                <w:rFonts w:cs="Arial"/>
                <w:sz w:val="16"/>
                <w:szCs w:val="16"/>
              </w:rPr>
            </w:pPr>
            <w:ins w:id="3675" w:author="Raphael Malyankar" w:date="2018-07-05T21:33:00Z">
              <w:del w:id="3676" w:author="Eivind" w:date="2018-07-12T22:30:00Z">
                <w:r w:rsidRPr="00E87E01" w:rsidDel="00E622ED">
                  <w:rPr>
                    <w:rFonts w:cs="Arial"/>
                    <w:sz w:val="16"/>
                    <w:szCs w:val="16"/>
                  </w:rPr>
                  <w:delText>The value resulting from application of digitalSignatureReference</w:delText>
                </w:r>
                <w:r w:rsidDel="00E622ED">
                  <w:rPr>
                    <w:rFonts w:cs="Arial"/>
                    <w:sz w:val="16"/>
                    <w:szCs w:val="16"/>
                  </w:rPr>
                  <w:delText>.</w:delText>
                </w:r>
              </w:del>
            </w:ins>
          </w:p>
          <w:p w14:paraId="7AEA58AF" w14:textId="18F62AD3" w:rsidR="00643A52" w:rsidDel="0038570A" w:rsidRDefault="00643A52" w:rsidP="00643A52">
            <w:pPr>
              <w:snapToGrid w:val="0"/>
              <w:spacing w:after="120"/>
              <w:rPr>
                <w:del w:id="3677" w:author="Eivind" w:date="2018-07-12T22:54:00Z"/>
                <w:rFonts w:cs="Arial"/>
                <w:sz w:val="16"/>
                <w:szCs w:val="16"/>
              </w:rPr>
            </w:pPr>
            <w:ins w:id="3678" w:author="Raphael Malyankar" w:date="2018-07-05T21:33:00Z">
              <w:del w:id="3679" w:author="Eivind" w:date="2018-07-12T22:30:00Z">
                <w:r w:rsidDel="00E622ED">
                  <w:rPr>
                    <w:rFonts w:cs="Arial"/>
                    <w:sz w:val="16"/>
                    <w:szCs w:val="16"/>
                  </w:rPr>
                  <w:delText>Implemented as the digital signature format specified in Part 15.</w:delText>
                </w:r>
              </w:del>
            </w:ins>
          </w:p>
        </w:tc>
      </w:tr>
      <w:tr w:rsidR="00643A52" w:rsidDel="0038570A" w14:paraId="75A17C50" w14:textId="3D5D705D" w:rsidTr="00A91A32">
        <w:trPr>
          <w:gridAfter w:val="1"/>
          <w:wAfter w:w="7" w:type="dxa"/>
          <w:trHeight w:val="351"/>
          <w:del w:id="3680"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7827ED6A" w14:textId="3D01EC3E" w:rsidR="00643A52" w:rsidDel="0038570A" w:rsidRDefault="00643A52" w:rsidP="00643A52">
            <w:pPr>
              <w:snapToGrid w:val="0"/>
              <w:spacing w:after="120"/>
              <w:rPr>
                <w:del w:id="3681" w:author="Eivind" w:date="2018-07-12T22:54:00Z"/>
                <w:sz w:val="16"/>
                <w:szCs w:val="16"/>
              </w:rPr>
            </w:pPr>
            <w:ins w:id="3682" w:author="Raphael Malyankar" w:date="2018-07-05T21:33:00Z">
              <w:del w:id="3683" w:author="Eivind" w:date="2018-07-12T22:30:00Z">
                <w:r w:rsidDel="00E622ED">
                  <w:rPr>
                    <w:sz w:val="16"/>
                    <w:szCs w:val="16"/>
                  </w:rPr>
                  <w:delText>defaultLocale</w:delText>
                </w:r>
              </w:del>
            </w:ins>
            <w:del w:id="3684" w:author="Eivind" w:date="2018-07-12T22:30:00Z">
              <w:r w:rsidDel="00E622ED">
                <w:rPr>
                  <w:sz w:val="16"/>
                  <w:szCs w:val="16"/>
                </w:rPr>
                <w:delText>fileName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2ECC01EE" w14:textId="0DD0E89C" w:rsidR="00643A52" w:rsidDel="0038570A" w:rsidRDefault="00643A52" w:rsidP="00643A52">
            <w:pPr>
              <w:snapToGrid w:val="0"/>
              <w:spacing w:after="120"/>
              <w:rPr>
                <w:del w:id="3685" w:author="Eivind" w:date="2018-07-12T22:54:00Z"/>
                <w:sz w:val="16"/>
                <w:szCs w:val="16"/>
              </w:rPr>
            </w:pPr>
            <w:ins w:id="3686" w:author="Raphael Malyankar" w:date="2018-07-05T21:33:00Z">
              <w:del w:id="3687" w:author="Eivind" w:date="2018-07-12T22:30:00Z">
                <w:r w:rsidDel="00E622ED">
                  <w:rPr>
                    <w:sz w:val="16"/>
                    <w:szCs w:val="16"/>
                  </w:rPr>
                  <w:delText>default language and character set used in the exchange catalogue</w:delText>
                </w:r>
              </w:del>
            </w:ins>
            <w:del w:id="3688" w:author="Eivind" w:date="2018-07-12T22:30:00Z">
              <w:r w:rsidDel="00E622ED">
                <w:rPr>
                  <w:sz w:val="16"/>
                  <w:szCs w:val="16"/>
                </w:rPr>
                <w:delText>Name of the support file</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6372DC34" w14:textId="2278533C" w:rsidR="00643A52" w:rsidDel="0038570A" w:rsidRDefault="00643A52" w:rsidP="00643A52">
            <w:pPr>
              <w:snapToGrid w:val="0"/>
              <w:spacing w:after="120"/>
              <w:jc w:val="center"/>
              <w:rPr>
                <w:del w:id="3689" w:author="Eivind" w:date="2018-07-12T22:54:00Z"/>
                <w:sz w:val="16"/>
                <w:szCs w:val="16"/>
              </w:rPr>
            </w:pPr>
            <w:ins w:id="3690" w:author="Raphael Malyankar" w:date="2018-07-05T21:33:00Z">
              <w:del w:id="3691" w:author="Eivind" w:date="2018-07-12T22:30:00Z">
                <w:r w:rsidDel="00E622ED">
                  <w:rPr>
                    <w:sz w:val="16"/>
                    <w:szCs w:val="16"/>
                  </w:rPr>
                  <w:delText>0..1</w:delText>
                </w:r>
              </w:del>
            </w:ins>
            <w:del w:id="3692" w:author="Eivind" w:date="2018-07-12T22:30:00Z">
              <w:r w:rsidDel="00E622ED">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4876A170" w14:textId="7D1DDEDD" w:rsidR="00643A52" w:rsidDel="0038570A" w:rsidRDefault="00643A52" w:rsidP="00643A52">
            <w:pPr>
              <w:snapToGrid w:val="0"/>
              <w:spacing w:after="120"/>
              <w:rPr>
                <w:del w:id="3693" w:author="Eivind" w:date="2018-07-12T22:54:00Z"/>
                <w:sz w:val="16"/>
                <w:szCs w:val="16"/>
              </w:rPr>
            </w:pPr>
            <w:ins w:id="3694" w:author="Raphael Malyankar" w:date="2018-07-05T21:33:00Z">
              <w:del w:id="3695" w:author="Eivind" w:date="2018-07-12T22:30:00Z">
                <w:r w:rsidDel="00E622ED">
                  <w:rPr>
                    <w:sz w:val="16"/>
                    <w:szCs w:val="16"/>
                  </w:rPr>
                  <w:delText>PT_Locale</w:delText>
                </w:r>
              </w:del>
            </w:ins>
            <w:del w:id="3696" w:author="Eivind" w:date="2018-07-12T22:30:00Z">
              <w:r w:rsidDel="00E622ED">
                <w:rPr>
                  <w:sz w:val="16"/>
                  <w:szCs w:val="16"/>
                </w:rPr>
                <w:delText>CharacterString</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0A1C2AC5" w14:textId="7DFBBBB8" w:rsidR="00643A52" w:rsidDel="0038570A" w:rsidRDefault="00643A52" w:rsidP="00643A52">
            <w:pPr>
              <w:snapToGrid w:val="0"/>
              <w:spacing w:after="120"/>
              <w:rPr>
                <w:del w:id="3697" w:author="Eivind" w:date="2018-07-12T22:54:00Z"/>
                <w:sz w:val="16"/>
                <w:szCs w:val="16"/>
              </w:rPr>
            </w:pPr>
            <w:ins w:id="3698" w:author="Raphael Malyankar" w:date="2018-07-05T21:33:00Z">
              <w:del w:id="3699" w:author="Eivind" w:date="2018-07-12T22:30:00Z">
                <w:r w:rsidRPr="00562C41" w:rsidDel="00E622ED">
                  <w:rPr>
                    <w:rFonts w:cs="Arial"/>
                    <w:sz w:val="16"/>
                    <w:szCs w:val="16"/>
                  </w:rPr>
                  <w:delText>A support file is expected to use only one locale, because other files can be created for other languages</w:delText>
                </w:r>
              </w:del>
            </w:ins>
          </w:p>
        </w:tc>
      </w:tr>
    </w:tbl>
    <w:p w14:paraId="40574FBA" w14:textId="29A42D9A" w:rsidR="006B114A" w:rsidRDefault="006B114A" w:rsidP="00C85DD6"/>
    <w:p w14:paraId="3822DF20" w14:textId="4E9B5CC5" w:rsidR="00AE5743" w:rsidRDefault="00AE5743" w:rsidP="00C85DD6">
      <w:pPr>
        <w:pStyle w:val="Caption"/>
        <w:keepNext/>
      </w:pPr>
      <w:r>
        <w:t xml:space="preserve">Table </w:t>
      </w:r>
      <w:r>
        <w:fldChar w:fldCharType="begin"/>
      </w:r>
      <w:r>
        <w:instrText xml:space="preserve"> SEQ Table \* ARABIC </w:instrText>
      </w:r>
      <w:r>
        <w:fldChar w:fldCharType="separate"/>
      </w:r>
      <w:ins w:id="3700" w:author="Raphael Malyankar" w:date="2018-07-20T12:56:00Z">
        <w:r w:rsidR="00CF17A6">
          <w:rPr>
            <w:noProof/>
          </w:rPr>
          <w:t>37</w:t>
        </w:r>
      </w:ins>
      <w:ins w:id="3701" w:author="Eivind" w:date="2018-07-10T00:11:00Z">
        <w:del w:id="3702" w:author="Raphael Malyankar" w:date="2018-07-20T12:56:00Z">
          <w:r w:rsidR="005F5493" w:rsidDel="00CF17A6">
            <w:rPr>
              <w:noProof/>
            </w:rPr>
            <w:delText>37</w:delText>
          </w:r>
        </w:del>
      </w:ins>
      <w:del w:id="3703" w:author="Raphael Malyankar" w:date="2018-07-20T12:56:00Z">
        <w:r w:rsidR="00A420D9" w:rsidDel="00CF17A6">
          <w:rPr>
            <w:noProof/>
          </w:rPr>
          <w:delText>35</w:delText>
        </w:r>
      </w:del>
      <w:r>
        <w:fldChar w:fldCharType="end"/>
      </w:r>
      <w:r>
        <w:t xml:space="preserve">. </w:t>
      </w:r>
      <w:r w:rsidRPr="00536B48">
        <w:t>S100_SupportFileFormat</w:t>
      </w:r>
    </w:p>
    <w:tbl>
      <w:tblPr>
        <w:tblW w:w="1278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80"/>
        <w:gridCol w:w="1980"/>
        <w:gridCol w:w="1080"/>
        <w:gridCol w:w="2340"/>
        <w:gridCol w:w="804"/>
        <w:gridCol w:w="276"/>
        <w:gridCol w:w="804"/>
        <w:gridCol w:w="1356"/>
        <w:gridCol w:w="1080"/>
        <w:gridCol w:w="1980"/>
        <w:gridCol w:w="7"/>
      </w:tblGrid>
      <w:tr w:rsidR="00E622ED" w14:paraId="5DA2AE46" w14:textId="77777777" w:rsidTr="00A91A32">
        <w:trPr>
          <w:trHeight w:val="289"/>
          <w:ins w:id="3704" w:author="Eivind" w:date="2018-07-12T22:31:00Z"/>
        </w:trPr>
        <w:tc>
          <w:tcPr>
            <w:tcW w:w="1080" w:type="dxa"/>
            <w:tcBorders>
              <w:top w:val="single" w:sz="4" w:space="0" w:color="000000"/>
              <w:left w:val="single" w:sz="4" w:space="0" w:color="000000"/>
              <w:bottom w:val="single" w:sz="4" w:space="0" w:color="000000"/>
              <w:right w:val="single" w:sz="4" w:space="0" w:color="000000"/>
            </w:tcBorders>
            <w:hideMark/>
          </w:tcPr>
          <w:p w14:paraId="188247B0" w14:textId="77777777" w:rsidR="00E622ED" w:rsidRDefault="00E622ED">
            <w:pPr>
              <w:keepNext/>
              <w:keepLines/>
              <w:snapToGrid w:val="0"/>
              <w:spacing w:before="60" w:after="60"/>
              <w:jc w:val="left"/>
              <w:rPr>
                <w:ins w:id="3705" w:author="Eivind" w:date="2018-07-12T22:31:00Z"/>
                <w:b/>
                <w:sz w:val="16"/>
                <w:szCs w:val="16"/>
                <w:lang w:eastAsia="ar-SA"/>
              </w:rPr>
            </w:pPr>
            <w:ins w:id="3706" w:author="Eivind" w:date="2018-07-12T22:31:00Z">
              <w:r>
                <w:rPr>
                  <w:b/>
                  <w:sz w:val="16"/>
                  <w:szCs w:val="16"/>
                </w:rPr>
                <w:t>Role Name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5904FBEF" w14:textId="77777777" w:rsidR="00E622ED" w:rsidRDefault="00E622ED">
            <w:pPr>
              <w:keepNext/>
              <w:keepLines/>
              <w:snapToGrid w:val="0"/>
              <w:spacing w:before="60" w:after="60"/>
              <w:jc w:val="left"/>
              <w:rPr>
                <w:ins w:id="3707" w:author="Eivind" w:date="2018-07-12T22:31:00Z"/>
                <w:b/>
                <w:sz w:val="16"/>
                <w:szCs w:val="16"/>
              </w:rPr>
            </w:pPr>
            <w:ins w:id="3708" w:author="Eivind" w:date="2018-07-12T22:31:00Z">
              <w:r>
                <w:rPr>
                  <w:b/>
                  <w:sz w:val="16"/>
                  <w:szCs w:val="16"/>
                </w:rPr>
                <w:t>Name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2F41E73A" w14:textId="77777777" w:rsidR="00E622ED" w:rsidRDefault="00E622ED">
            <w:pPr>
              <w:keepNext/>
              <w:keepLines/>
              <w:snapToGrid w:val="0"/>
              <w:spacing w:before="60" w:after="60"/>
              <w:jc w:val="left"/>
              <w:rPr>
                <w:ins w:id="3709" w:author="Eivind" w:date="2018-07-12T22:31:00Z"/>
                <w:b/>
                <w:sz w:val="16"/>
                <w:szCs w:val="16"/>
              </w:rPr>
            </w:pPr>
            <w:ins w:id="3710" w:author="Eivind" w:date="2018-07-12T22:31:00Z">
              <w:r>
                <w:rPr>
                  <w:b/>
                  <w:sz w:val="16"/>
                  <w:szCs w:val="16"/>
                </w:rPr>
                <w:t>Description</w:t>
              </w:r>
            </w:ins>
          </w:p>
        </w:tc>
        <w:tc>
          <w:tcPr>
            <w:tcW w:w="804" w:type="dxa"/>
            <w:tcBorders>
              <w:top w:val="single" w:sz="4" w:space="0" w:color="000000"/>
              <w:left w:val="single" w:sz="4" w:space="0" w:color="000000"/>
              <w:bottom w:val="single" w:sz="4" w:space="0" w:color="000000"/>
              <w:right w:val="single" w:sz="4" w:space="0" w:color="000000"/>
            </w:tcBorders>
            <w:hideMark/>
          </w:tcPr>
          <w:p w14:paraId="0E506906" w14:textId="62C1695B" w:rsidR="00E622ED" w:rsidRDefault="00AC2E5D">
            <w:pPr>
              <w:keepNext/>
              <w:keepLines/>
              <w:snapToGrid w:val="0"/>
              <w:spacing w:before="60" w:after="60"/>
              <w:jc w:val="center"/>
              <w:rPr>
                <w:ins w:id="3711" w:author="Eivind" w:date="2018-07-12T22:31:00Z"/>
                <w:b/>
                <w:sz w:val="16"/>
                <w:szCs w:val="16"/>
              </w:rPr>
            </w:pPr>
            <w:ins w:id="3712" w:author="Raphael Malyankar" w:date="2018-07-13T08:36:00Z">
              <w:r>
                <w:rPr>
                  <w:b/>
                  <w:sz w:val="16"/>
                  <w:szCs w:val="16"/>
                </w:rPr>
                <w:t>Code</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3DD9D390" w14:textId="77777777" w:rsidR="00E622ED" w:rsidRDefault="00E622ED">
            <w:pPr>
              <w:keepNext/>
              <w:keepLines/>
              <w:snapToGrid w:val="0"/>
              <w:spacing w:before="60" w:after="60"/>
              <w:jc w:val="left"/>
              <w:rPr>
                <w:ins w:id="3713" w:author="Eivind" w:date="2018-07-12T22:31:00Z"/>
                <w:b/>
                <w:sz w:val="16"/>
                <w:szCs w:val="16"/>
              </w:rPr>
            </w:pPr>
            <w:ins w:id="3714" w:author="Eivind" w:date="2018-07-12T22:31:00Z">
              <w:r>
                <w:rPr>
                  <w:b/>
                  <w:sz w:val="16"/>
                  <w:szCs w:val="16"/>
                </w:rPr>
                <w:t>Type</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6896009E" w14:textId="77777777" w:rsidR="00E622ED" w:rsidRDefault="00E622ED">
            <w:pPr>
              <w:keepNext/>
              <w:keepLines/>
              <w:snapToGrid w:val="0"/>
              <w:spacing w:before="60" w:after="60"/>
              <w:jc w:val="left"/>
              <w:rPr>
                <w:ins w:id="3715" w:author="Eivind" w:date="2018-07-12T22:31:00Z"/>
                <w:b/>
                <w:sz w:val="16"/>
                <w:szCs w:val="16"/>
              </w:rPr>
            </w:pPr>
            <w:ins w:id="3716" w:author="Eivind" w:date="2018-07-12T22:31:00Z">
              <w:r>
                <w:rPr>
                  <w:b/>
                  <w:sz w:val="16"/>
                  <w:szCs w:val="16"/>
                </w:rPr>
                <w:t>Remarks</w:t>
              </w:r>
            </w:ins>
          </w:p>
        </w:tc>
      </w:tr>
      <w:tr w:rsidR="00E622ED" w14:paraId="56680558" w14:textId="77777777" w:rsidTr="00A91A32">
        <w:trPr>
          <w:trHeight w:val="263"/>
          <w:ins w:id="3717" w:author="Eivind" w:date="2018-07-12T22:31:00Z"/>
        </w:trPr>
        <w:tc>
          <w:tcPr>
            <w:tcW w:w="1080" w:type="dxa"/>
            <w:tcBorders>
              <w:top w:val="single" w:sz="4" w:space="0" w:color="000000"/>
              <w:left w:val="single" w:sz="4" w:space="0" w:color="000000"/>
              <w:bottom w:val="single" w:sz="4" w:space="0" w:color="000000"/>
              <w:right w:val="single" w:sz="4" w:space="0" w:color="000000"/>
            </w:tcBorders>
            <w:hideMark/>
          </w:tcPr>
          <w:p w14:paraId="45049D74" w14:textId="77777777" w:rsidR="00E622ED" w:rsidRDefault="00E622ED">
            <w:pPr>
              <w:keepNext/>
              <w:keepLines/>
              <w:snapToGrid w:val="0"/>
              <w:spacing w:before="60" w:after="60"/>
              <w:jc w:val="left"/>
              <w:rPr>
                <w:ins w:id="3718" w:author="Eivind" w:date="2018-07-12T22:31:00Z"/>
                <w:sz w:val="16"/>
                <w:szCs w:val="16"/>
              </w:rPr>
            </w:pPr>
            <w:ins w:id="3719" w:author="Eivind" w:date="2018-07-12T22:31:00Z">
              <w:r>
                <w:rPr>
                  <w:sz w:val="16"/>
                  <w:szCs w:val="16"/>
                </w:rPr>
                <w:t>Enumeration</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5D1945CD" w14:textId="77777777" w:rsidR="00E622ED" w:rsidRDefault="00E622ED">
            <w:pPr>
              <w:keepNext/>
              <w:keepLines/>
              <w:snapToGrid w:val="0"/>
              <w:spacing w:before="60" w:after="60"/>
              <w:jc w:val="left"/>
              <w:rPr>
                <w:ins w:id="3720" w:author="Eivind" w:date="2018-07-12T22:31:00Z"/>
                <w:sz w:val="16"/>
                <w:szCs w:val="16"/>
              </w:rPr>
            </w:pPr>
            <w:ins w:id="3721" w:author="Eivind" w:date="2018-07-12T22:31:00Z">
              <w:r>
                <w:rPr>
                  <w:sz w:val="16"/>
                  <w:szCs w:val="16"/>
                </w:rPr>
                <w:t>S100_SupportFileFormat</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2D97C16F" w14:textId="77777777" w:rsidR="00E622ED" w:rsidRDefault="00E622ED">
            <w:pPr>
              <w:keepNext/>
              <w:keepLines/>
              <w:snapToGrid w:val="0"/>
              <w:spacing w:before="60" w:after="60"/>
              <w:jc w:val="left"/>
              <w:rPr>
                <w:ins w:id="3722" w:author="Eivind" w:date="2018-07-12T22:31:00Z"/>
                <w:sz w:val="16"/>
                <w:szCs w:val="16"/>
              </w:rPr>
            </w:pPr>
            <w:ins w:id="3723" w:author="Eivind" w:date="2018-07-12T22:31:00Z">
              <w:r>
                <w:rPr>
                  <w:sz w:val="16"/>
                  <w:szCs w:val="16"/>
                </w:rPr>
                <w:t>The format used in the support file</w:t>
              </w:r>
            </w:ins>
          </w:p>
        </w:tc>
        <w:tc>
          <w:tcPr>
            <w:tcW w:w="804" w:type="dxa"/>
            <w:tcBorders>
              <w:top w:val="single" w:sz="4" w:space="0" w:color="000000"/>
              <w:left w:val="single" w:sz="4" w:space="0" w:color="000000"/>
              <w:bottom w:val="single" w:sz="4" w:space="0" w:color="000000"/>
              <w:right w:val="single" w:sz="4" w:space="0" w:color="000000"/>
            </w:tcBorders>
            <w:hideMark/>
          </w:tcPr>
          <w:p w14:paraId="31E491BF" w14:textId="77777777" w:rsidR="00E622ED" w:rsidRDefault="00E622ED">
            <w:pPr>
              <w:keepNext/>
              <w:keepLines/>
              <w:snapToGrid w:val="0"/>
              <w:spacing w:before="60" w:after="60"/>
              <w:jc w:val="center"/>
              <w:rPr>
                <w:ins w:id="3724" w:author="Eivind" w:date="2018-07-12T22:31:00Z"/>
                <w:sz w:val="16"/>
                <w:szCs w:val="16"/>
              </w:rPr>
            </w:pPr>
            <w:ins w:id="3725" w:author="Eivind" w:date="2018-07-12T22:31:00Z">
              <w:r>
                <w:rPr>
                  <w:sz w:val="16"/>
                  <w:szCs w:val="16"/>
                </w:rPr>
                <w: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28B81EBC" w14:textId="77777777" w:rsidR="00E622ED" w:rsidRDefault="00E622ED">
            <w:pPr>
              <w:keepNext/>
              <w:keepLines/>
              <w:snapToGrid w:val="0"/>
              <w:spacing w:before="60" w:after="60"/>
              <w:jc w:val="left"/>
              <w:rPr>
                <w:ins w:id="3726" w:author="Eivind" w:date="2018-07-12T22:31:00Z"/>
                <w:sz w:val="16"/>
                <w:szCs w:val="16"/>
              </w:rPr>
            </w:pPr>
            <w:ins w:id="3727" w:author="Eivind" w:date="2018-07-12T22:31:00Z">
              <w:r>
                <w:rPr>
                  <w:sz w:val="16"/>
                  <w:szCs w:val="16"/>
                </w:rPr>
                <w:t>-</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3A7FDDAD" w14:textId="77777777" w:rsidR="00E622ED" w:rsidRDefault="00E622ED">
            <w:pPr>
              <w:keepNext/>
              <w:keepLines/>
              <w:snapToGrid w:val="0"/>
              <w:spacing w:before="60" w:after="60"/>
              <w:jc w:val="left"/>
              <w:rPr>
                <w:ins w:id="3728" w:author="Eivind" w:date="2018-07-12T22:31:00Z"/>
                <w:sz w:val="16"/>
                <w:szCs w:val="16"/>
              </w:rPr>
            </w:pPr>
            <w:ins w:id="3729" w:author="Eivind" w:date="2018-07-12T22:31:00Z">
              <w:r>
                <w:rPr>
                  <w:sz w:val="16"/>
                  <w:szCs w:val="16"/>
                </w:rPr>
                <w:t>-</w:t>
              </w:r>
            </w:ins>
          </w:p>
        </w:tc>
      </w:tr>
      <w:tr w:rsidR="00E622ED" w:rsidRPr="005C4813" w:rsidDel="00446152" w14:paraId="257E66D3" w14:textId="1E9466AA" w:rsidTr="00A91A32">
        <w:trPr>
          <w:trHeight w:val="263"/>
          <w:ins w:id="3730" w:author="Eivind" w:date="2018-07-12T22:31:00Z"/>
          <w:del w:id="3731" w:author="Raphael Malyankar" w:date="2018-07-13T17:54:00Z"/>
        </w:trPr>
        <w:tc>
          <w:tcPr>
            <w:tcW w:w="1080" w:type="dxa"/>
            <w:tcBorders>
              <w:top w:val="single" w:sz="4" w:space="0" w:color="000000"/>
              <w:left w:val="single" w:sz="4" w:space="0" w:color="000000"/>
              <w:bottom w:val="single" w:sz="4" w:space="0" w:color="000000"/>
              <w:right w:val="single" w:sz="4" w:space="0" w:color="000000"/>
            </w:tcBorders>
            <w:hideMark/>
          </w:tcPr>
          <w:p w14:paraId="6FA1F674" w14:textId="2BF30809" w:rsidR="00E622ED" w:rsidRPr="005C4813" w:rsidDel="00446152" w:rsidRDefault="00E622ED">
            <w:pPr>
              <w:keepNext/>
              <w:keepLines/>
              <w:snapToGrid w:val="0"/>
              <w:spacing w:before="60" w:after="60"/>
              <w:jc w:val="left"/>
              <w:rPr>
                <w:ins w:id="3732" w:author="Eivind" w:date="2018-07-12T22:31:00Z"/>
                <w:del w:id="3733" w:author="Raphael Malyankar" w:date="2018-07-13T17:54:00Z"/>
                <w:strike/>
                <w:sz w:val="16"/>
                <w:szCs w:val="16"/>
                <w:rPrChange w:id="3734" w:author="Eivind" w:date="2018-07-13T00:03:00Z">
                  <w:rPr>
                    <w:ins w:id="3735" w:author="Eivind" w:date="2018-07-12T22:31:00Z"/>
                    <w:del w:id="3736" w:author="Raphael Malyankar" w:date="2018-07-13T17:54:00Z"/>
                    <w:sz w:val="16"/>
                    <w:szCs w:val="16"/>
                  </w:rPr>
                </w:rPrChange>
              </w:rPr>
            </w:pPr>
            <w:ins w:id="3737" w:author="Eivind" w:date="2018-07-12T22:31:00Z">
              <w:del w:id="3738" w:author="Raphael Malyankar" w:date="2018-07-13T17:54:00Z">
                <w:r w:rsidRPr="005C4813" w:rsidDel="00446152">
                  <w:rPr>
                    <w:strike/>
                    <w:sz w:val="16"/>
                    <w:szCs w:val="16"/>
                    <w:rPrChange w:id="3739" w:author="Eivind" w:date="2018-07-13T00:03:00Z">
                      <w:rPr>
                        <w:sz w:val="16"/>
                        <w:szCs w:val="16"/>
                      </w:rPr>
                    </w:rPrChange>
                  </w:rPr>
                  <w:delText>Value</w:delText>
                </w:r>
              </w:del>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3378B927" w14:textId="6E5FF70D" w:rsidR="00E622ED" w:rsidRPr="005C4813" w:rsidDel="00446152" w:rsidRDefault="00E622ED">
            <w:pPr>
              <w:keepNext/>
              <w:keepLines/>
              <w:snapToGrid w:val="0"/>
              <w:spacing w:before="60" w:after="60"/>
              <w:jc w:val="left"/>
              <w:rPr>
                <w:ins w:id="3740" w:author="Eivind" w:date="2018-07-12T22:31:00Z"/>
                <w:del w:id="3741" w:author="Raphael Malyankar" w:date="2018-07-13T17:54:00Z"/>
                <w:strike/>
                <w:sz w:val="16"/>
                <w:szCs w:val="16"/>
                <w:rPrChange w:id="3742" w:author="Eivind" w:date="2018-07-13T00:03:00Z">
                  <w:rPr>
                    <w:ins w:id="3743" w:author="Eivind" w:date="2018-07-12T22:31:00Z"/>
                    <w:del w:id="3744" w:author="Raphael Malyankar" w:date="2018-07-13T17:54:00Z"/>
                    <w:sz w:val="16"/>
                    <w:szCs w:val="16"/>
                  </w:rPr>
                </w:rPrChange>
              </w:rPr>
            </w:pPr>
            <w:ins w:id="3745" w:author="Eivind" w:date="2018-07-12T22:31:00Z">
              <w:del w:id="3746" w:author="Raphael Malyankar" w:date="2018-07-13T17:54:00Z">
                <w:r w:rsidRPr="005C4813" w:rsidDel="00446152">
                  <w:rPr>
                    <w:strike/>
                    <w:sz w:val="16"/>
                    <w:szCs w:val="16"/>
                    <w:rPrChange w:id="3747" w:author="Eivind" w:date="2018-07-13T00:03:00Z">
                      <w:rPr>
                        <w:sz w:val="16"/>
                        <w:szCs w:val="16"/>
                      </w:rPr>
                    </w:rPrChange>
                  </w:rPr>
                  <w:delText>ASCII</w:delText>
                </w:r>
              </w:del>
            </w:ins>
          </w:p>
        </w:tc>
        <w:tc>
          <w:tcPr>
            <w:tcW w:w="3420" w:type="dxa"/>
            <w:gridSpan w:val="3"/>
            <w:tcBorders>
              <w:top w:val="single" w:sz="4" w:space="0" w:color="000000"/>
              <w:left w:val="single" w:sz="4" w:space="0" w:color="000000"/>
              <w:bottom w:val="single" w:sz="4" w:space="0" w:color="000000"/>
              <w:right w:val="single" w:sz="4" w:space="0" w:color="000000"/>
            </w:tcBorders>
          </w:tcPr>
          <w:p w14:paraId="3963CE22" w14:textId="7295B078" w:rsidR="00E622ED" w:rsidRPr="005C4813" w:rsidDel="00446152" w:rsidRDefault="00E622ED">
            <w:pPr>
              <w:keepNext/>
              <w:keepLines/>
              <w:snapToGrid w:val="0"/>
              <w:spacing w:before="60" w:after="60"/>
              <w:jc w:val="left"/>
              <w:rPr>
                <w:ins w:id="3748" w:author="Eivind" w:date="2018-07-12T22:31:00Z"/>
                <w:del w:id="3749" w:author="Raphael Malyankar" w:date="2018-07-13T17:54:00Z"/>
                <w:strike/>
                <w:sz w:val="16"/>
                <w:szCs w:val="16"/>
                <w:rPrChange w:id="3750" w:author="Eivind" w:date="2018-07-13T00:03:00Z">
                  <w:rPr>
                    <w:ins w:id="3751" w:author="Eivind" w:date="2018-07-12T22:31:00Z"/>
                    <w:del w:id="3752" w:author="Raphael Malyankar" w:date="2018-07-13T17:54:00Z"/>
                    <w:sz w:val="16"/>
                    <w:szCs w:val="16"/>
                  </w:rPr>
                </w:rPrChange>
              </w:rPr>
            </w:pPr>
          </w:p>
        </w:tc>
        <w:tc>
          <w:tcPr>
            <w:tcW w:w="804" w:type="dxa"/>
            <w:tcBorders>
              <w:top w:val="single" w:sz="4" w:space="0" w:color="000000"/>
              <w:left w:val="single" w:sz="4" w:space="0" w:color="000000"/>
              <w:bottom w:val="single" w:sz="4" w:space="0" w:color="000000"/>
              <w:right w:val="single" w:sz="4" w:space="0" w:color="000000"/>
            </w:tcBorders>
            <w:hideMark/>
          </w:tcPr>
          <w:p w14:paraId="44E7B456" w14:textId="58F2052F" w:rsidR="00E622ED" w:rsidRPr="005C4813" w:rsidDel="00446152" w:rsidRDefault="00E622ED">
            <w:pPr>
              <w:keepNext/>
              <w:keepLines/>
              <w:snapToGrid w:val="0"/>
              <w:spacing w:before="60" w:after="60"/>
              <w:jc w:val="center"/>
              <w:rPr>
                <w:ins w:id="3753" w:author="Eivind" w:date="2018-07-12T22:31:00Z"/>
                <w:del w:id="3754" w:author="Raphael Malyankar" w:date="2018-07-13T17:54:00Z"/>
                <w:strike/>
                <w:sz w:val="16"/>
                <w:szCs w:val="16"/>
                <w:rPrChange w:id="3755" w:author="Eivind" w:date="2018-07-13T00:03:00Z">
                  <w:rPr>
                    <w:ins w:id="3756" w:author="Eivind" w:date="2018-07-12T22:31:00Z"/>
                    <w:del w:id="3757" w:author="Raphael Malyankar" w:date="2018-07-13T17:54:00Z"/>
                    <w:sz w:val="16"/>
                    <w:szCs w:val="16"/>
                  </w:rPr>
                </w:rPrChange>
              </w:rPr>
            </w:pPr>
            <w:ins w:id="3758" w:author="Eivind" w:date="2018-07-12T22:31:00Z">
              <w:del w:id="3759" w:author="Raphael Malyankar" w:date="2018-07-13T17:54:00Z">
                <w:r w:rsidRPr="005C4813" w:rsidDel="00446152">
                  <w:rPr>
                    <w:strike/>
                    <w:sz w:val="16"/>
                    <w:szCs w:val="16"/>
                    <w:rPrChange w:id="3760" w:author="Eivind" w:date="2018-07-13T00:03:00Z">
                      <w:rPr>
                        <w:sz w:val="16"/>
                        <w:szCs w:val="16"/>
                      </w:rPr>
                    </w:rPrChange>
                  </w:rPr>
                  <w:delText>-</w:delText>
                </w:r>
              </w:del>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07FE13BF" w14:textId="2493DCB3" w:rsidR="00E622ED" w:rsidRPr="005C4813" w:rsidDel="00446152" w:rsidRDefault="00E622ED">
            <w:pPr>
              <w:keepNext/>
              <w:keepLines/>
              <w:snapToGrid w:val="0"/>
              <w:spacing w:before="60" w:after="60"/>
              <w:jc w:val="left"/>
              <w:rPr>
                <w:ins w:id="3761" w:author="Eivind" w:date="2018-07-12T22:31:00Z"/>
                <w:del w:id="3762" w:author="Raphael Malyankar" w:date="2018-07-13T17:54:00Z"/>
                <w:strike/>
                <w:sz w:val="16"/>
                <w:szCs w:val="16"/>
                <w:rPrChange w:id="3763" w:author="Eivind" w:date="2018-07-13T00:03:00Z">
                  <w:rPr>
                    <w:ins w:id="3764" w:author="Eivind" w:date="2018-07-12T22:31:00Z"/>
                    <w:del w:id="3765" w:author="Raphael Malyankar" w:date="2018-07-13T17:54:00Z"/>
                    <w:sz w:val="16"/>
                    <w:szCs w:val="16"/>
                  </w:rPr>
                </w:rPrChange>
              </w:rPr>
            </w:pPr>
            <w:ins w:id="3766" w:author="Eivind" w:date="2018-07-12T22:31:00Z">
              <w:del w:id="3767" w:author="Raphael Malyankar" w:date="2018-07-13T17:54:00Z">
                <w:r w:rsidRPr="005C4813" w:rsidDel="00446152">
                  <w:rPr>
                    <w:strike/>
                    <w:sz w:val="16"/>
                    <w:szCs w:val="16"/>
                    <w:rPrChange w:id="3768" w:author="Eivind" w:date="2018-07-13T00:03:00Z">
                      <w:rPr>
                        <w:sz w:val="16"/>
                        <w:szCs w:val="16"/>
                      </w:rPr>
                    </w:rPrChange>
                  </w:rPr>
                  <w:delText>-</w:delText>
                </w:r>
              </w:del>
            </w:ins>
          </w:p>
        </w:tc>
        <w:tc>
          <w:tcPr>
            <w:tcW w:w="1987" w:type="dxa"/>
            <w:gridSpan w:val="2"/>
            <w:tcBorders>
              <w:top w:val="single" w:sz="4" w:space="0" w:color="000000"/>
              <w:left w:val="single" w:sz="4" w:space="0" w:color="000000"/>
              <w:bottom w:val="single" w:sz="4" w:space="0" w:color="000000"/>
              <w:right w:val="single" w:sz="4" w:space="0" w:color="000000"/>
            </w:tcBorders>
          </w:tcPr>
          <w:p w14:paraId="39484B52" w14:textId="5CF7841E" w:rsidR="00E622ED" w:rsidRPr="005C4813" w:rsidDel="00446152" w:rsidRDefault="00DA1585">
            <w:pPr>
              <w:keepNext/>
              <w:keepLines/>
              <w:snapToGrid w:val="0"/>
              <w:spacing w:before="60" w:after="60"/>
              <w:jc w:val="left"/>
              <w:rPr>
                <w:ins w:id="3769" w:author="Eivind" w:date="2018-07-12T22:31:00Z"/>
                <w:del w:id="3770" w:author="Raphael Malyankar" w:date="2018-07-13T17:54:00Z"/>
                <w:strike/>
                <w:sz w:val="16"/>
                <w:szCs w:val="16"/>
                <w:rPrChange w:id="3771" w:author="Eivind" w:date="2018-07-13T00:03:00Z">
                  <w:rPr>
                    <w:ins w:id="3772" w:author="Eivind" w:date="2018-07-12T22:31:00Z"/>
                    <w:del w:id="3773" w:author="Raphael Malyankar" w:date="2018-07-13T17:54:00Z"/>
                    <w:sz w:val="16"/>
                    <w:szCs w:val="16"/>
                  </w:rPr>
                </w:rPrChange>
              </w:rPr>
            </w:pPr>
            <w:ins w:id="3774" w:author="Eivind" w:date="2018-07-12T23:46:00Z">
              <w:del w:id="3775" w:author="Raphael Malyankar" w:date="2018-07-13T17:54:00Z">
                <w:r w:rsidRPr="005C4813" w:rsidDel="00446152">
                  <w:rPr>
                    <w:strike/>
                    <w:sz w:val="16"/>
                    <w:szCs w:val="16"/>
                    <w:rPrChange w:id="3776" w:author="Eivind" w:date="2018-07-13T00:03:00Z">
                      <w:rPr>
                        <w:sz w:val="16"/>
                        <w:szCs w:val="16"/>
                      </w:rPr>
                    </w:rPrChange>
                  </w:rPr>
                  <w:delText>Not applicable</w:delText>
                </w:r>
              </w:del>
            </w:ins>
          </w:p>
        </w:tc>
      </w:tr>
      <w:tr w:rsidR="00E622ED" w:rsidRPr="005C4813" w:rsidDel="00446152" w14:paraId="7C98EEE0" w14:textId="20D741E0" w:rsidTr="00A91A32">
        <w:trPr>
          <w:trHeight w:val="289"/>
          <w:ins w:id="3777" w:author="Eivind" w:date="2018-07-12T22:31:00Z"/>
          <w:del w:id="3778" w:author="Raphael Malyankar" w:date="2018-07-13T17:54:00Z"/>
        </w:trPr>
        <w:tc>
          <w:tcPr>
            <w:tcW w:w="1080" w:type="dxa"/>
            <w:tcBorders>
              <w:top w:val="single" w:sz="4" w:space="0" w:color="000000"/>
              <w:left w:val="single" w:sz="4" w:space="0" w:color="000000"/>
              <w:bottom w:val="single" w:sz="4" w:space="0" w:color="000000"/>
              <w:right w:val="single" w:sz="4" w:space="0" w:color="000000"/>
            </w:tcBorders>
            <w:hideMark/>
          </w:tcPr>
          <w:p w14:paraId="7D3B84EA" w14:textId="521A7470" w:rsidR="00E622ED" w:rsidRPr="005C4813" w:rsidDel="00446152" w:rsidRDefault="00E622ED">
            <w:pPr>
              <w:keepNext/>
              <w:keepLines/>
              <w:snapToGrid w:val="0"/>
              <w:spacing w:before="60" w:after="60"/>
              <w:jc w:val="left"/>
              <w:rPr>
                <w:ins w:id="3779" w:author="Eivind" w:date="2018-07-12T22:31:00Z"/>
                <w:del w:id="3780" w:author="Raphael Malyankar" w:date="2018-07-13T17:54:00Z"/>
                <w:strike/>
                <w:sz w:val="16"/>
                <w:szCs w:val="16"/>
                <w:rPrChange w:id="3781" w:author="Eivind" w:date="2018-07-13T00:03:00Z">
                  <w:rPr>
                    <w:ins w:id="3782" w:author="Eivind" w:date="2018-07-12T22:31:00Z"/>
                    <w:del w:id="3783" w:author="Raphael Malyankar" w:date="2018-07-13T17:54:00Z"/>
                    <w:sz w:val="16"/>
                    <w:szCs w:val="16"/>
                  </w:rPr>
                </w:rPrChange>
              </w:rPr>
            </w:pPr>
            <w:ins w:id="3784" w:author="Eivind" w:date="2018-07-12T22:31:00Z">
              <w:del w:id="3785" w:author="Raphael Malyankar" w:date="2018-07-13T17:54:00Z">
                <w:r w:rsidRPr="005C4813" w:rsidDel="00446152">
                  <w:rPr>
                    <w:strike/>
                    <w:sz w:val="16"/>
                    <w:szCs w:val="16"/>
                    <w:rPrChange w:id="3786" w:author="Eivind" w:date="2018-07-13T00:03:00Z">
                      <w:rPr>
                        <w:sz w:val="16"/>
                        <w:szCs w:val="16"/>
                      </w:rPr>
                    </w:rPrChange>
                  </w:rPr>
                  <w:delText>Value</w:delText>
                </w:r>
              </w:del>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6F670429" w14:textId="65CA15AB" w:rsidR="00E622ED" w:rsidRPr="005C4813" w:rsidDel="00446152" w:rsidRDefault="00E622ED">
            <w:pPr>
              <w:keepNext/>
              <w:keepLines/>
              <w:snapToGrid w:val="0"/>
              <w:spacing w:before="60" w:after="60"/>
              <w:jc w:val="left"/>
              <w:rPr>
                <w:ins w:id="3787" w:author="Eivind" w:date="2018-07-12T22:31:00Z"/>
                <w:del w:id="3788" w:author="Raphael Malyankar" w:date="2018-07-13T17:54:00Z"/>
                <w:strike/>
                <w:sz w:val="16"/>
                <w:szCs w:val="16"/>
                <w:rPrChange w:id="3789" w:author="Eivind" w:date="2018-07-13T00:03:00Z">
                  <w:rPr>
                    <w:ins w:id="3790" w:author="Eivind" w:date="2018-07-12T22:31:00Z"/>
                    <w:del w:id="3791" w:author="Raphael Malyankar" w:date="2018-07-13T17:54:00Z"/>
                    <w:sz w:val="16"/>
                    <w:szCs w:val="16"/>
                  </w:rPr>
                </w:rPrChange>
              </w:rPr>
            </w:pPr>
            <w:ins w:id="3792" w:author="Eivind" w:date="2018-07-12T22:31:00Z">
              <w:del w:id="3793" w:author="Raphael Malyankar" w:date="2018-07-13T17:54:00Z">
                <w:r w:rsidRPr="005C4813" w:rsidDel="00446152">
                  <w:rPr>
                    <w:strike/>
                    <w:sz w:val="16"/>
                    <w:szCs w:val="16"/>
                    <w:rPrChange w:id="3794" w:author="Eivind" w:date="2018-07-13T00:03:00Z">
                      <w:rPr>
                        <w:sz w:val="16"/>
                        <w:szCs w:val="16"/>
                      </w:rPr>
                    </w:rPrChange>
                  </w:rPr>
                  <w:delText>JPEG2000</w:delText>
                </w:r>
              </w:del>
            </w:ins>
          </w:p>
        </w:tc>
        <w:tc>
          <w:tcPr>
            <w:tcW w:w="3420" w:type="dxa"/>
            <w:gridSpan w:val="3"/>
            <w:tcBorders>
              <w:top w:val="single" w:sz="4" w:space="0" w:color="000000"/>
              <w:left w:val="single" w:sz="4" w:space="0" w:color="000000"/>
              <w:bottom w:val="single" w:sz="4" w:space="0" w:color="000000"/>
              <w:right w:val="single" w:sz="4" w:space="0" w:color="000000"/>
            </w:tcBorders>
          </w:tcPr>
          <w:p w14:paraId="5E177C2C" w14:textId="14AE399C" w:rsidR="00E622ED" w:rsidRPr="005C4813" w:rsidDel="00446152" w:rsidRDefault="00E622ED">
            <w:pPr>
              <w:keepNext/>
              <w:keepLines/>
              <w:snapToGrid w:val="0"/>
              <w:spacing w:before="60" w:after="60"/>
              <w:jc w:val="left"/>
              <w:rPr>
                <w:ins w:id="3795" w:author="Eivind" w:date="2018-07-12T22:31:00Z"/>
                <w:del w:id="3796" w:author="Raphael Malyankar" w:date="2018-07-13T17:54:00Z"/>
                <w:strike/>
                <w:sz w:val="16"/>
                <w:szCs w:val="16"/>
                <w:rPrChange w:id="3797" w:author="Eivind" w:date="2018-07-13T00:03:00Z">
                  <w:rPr>
                    <w:ins w:id="3798" w:author="Eivind" w:date="2018-07-12T22:31:00Z"/>
                    <w:del w:id="3799" w:author="Raphael Malyankar" w:date="2018-07-13T17:54:00Z"/>
                    <w:sz w:val="16"/>
                    <w:szCs w:val="16"/>
                  </w:rPr>
                </w:rPrChange>
              </w:rPr>
            </w:pPr>
          </w:p>
        </w:tc>
        <w:tc>
          <w:tcPr>
            <w:tcW w:w="804" w:type="dxa"/>
            <w:tcBorders>
              <w:top w:val="single" w:sz="4" w:space="0" w:color="000000"/>
              <w:left w:val="single" w:sz="4" w:space="0" w:color="000000"/>
              <w:bottom w:val="single" w:sz="4" w:space="0" w:color="000000"/>
              <w:right w:val="single" w:sz="4" w:space="0" w:color="000000"/>
            </w:tcBorders>
            <w:hideMark/>
          </w:tcPr>
          <w:p w14:paraId="460397C0" w14:textId="3678834E" w:rsidR="00E622ED" w:rsidRPr="005C4813" w:rsidDel="00446152" w:rsidRDefault="00E622ED">
            <w:pPr>
              <w:keepNext/>
              <w:keepLines/>
              <w:snapToGrid w:val="0"/>
              <w:spacing w:before="60" w:after="60"/>
              <w:jc w:val="center"/>
              <w:rPr>
                <w:ins w:id="3800" w:author="Eivind" w:date="2018-07-12T22:31:00Z"/>
                <w:del w:id="3801" w:author="Raphael Malyankar" w:date="2018-07-13T17:54:00Z"/>
                <w:strike/>
                <w:sz w:val="16"/>
                <w:szCs w:val="16"/>
                <w:rPrChange w:id="3802" w:author="Eivind" w:date="2018-07-13T00:03:00Z">
                  <w:rPr>
                    <w:ins w:id="3803" w:author="Eivind" w:date="2018-07-12T22:31:00Z"/>
                    <w:del w:id="3804" w:author="Raphael Malyankar" w:date="2018-07-13T17:54:00Z"/>
                    <w:sz w:val="16"/>
                    <w:szCs w:val="16"/>
                  </w:rPr>
                </w:rPrChange>
              </w:rPr>
            </w:pPr>
            <w:ins w:id="3805" w:author="Eivind" w:date="2018-07-12T22:31:00Z">
              <w:del w:id="3806" w:author="Raphael Malyankar" w:date="2018-07-13T17:54:00Z">
                <w:r w:rsidRPr="005C4813" w:rsidDel="00446152">
                  <w:rPr>
                    <w:strike/>
                    <w:sz w:val="16"/>
                    <w:szCs w:val="16"/>
                    <w:rPrChange w:id="3807" w:author="Eivind" w:date="2018-07-13T00:03:00Z">
                      <w:rPr>
                        <w:sz w:val="16"/>
                        <w:szCs w:val="16"/>
                      </w:rPr>
                    </w:rPrChange>
                  </w:rPr>
                  <w:delText>-</w:delText>
                </w:r>
              </w:del>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12E16C95" w14:textId="100F2133" w:rsidR="00E622ED" w:rsidRPr="005C4813" w:rsidDel="00446152" w:rsidRDefault="00E622ED">
            <w:pPr>
              <w:keepNext/>
              <w:keepLines/>
              <w:snapToGrid w:val="0"/>
              <w:spacing w:before="60" w:after="60"/>
              <w:jc w:val="left"/>
              <w:rPr>
                <w:ins w:id="3808" w:author="Eivind" w:date="2018-07-12T22:31:00Z"/>
                <w:del w:id="3809" w:author="Raphael Malyankar" w:date="2018-07-13T17:54:00Z"/>
                <w:strike/>
                <w:sz w:val="16"/>
                <w:szCs w:val="16"/>
                <w:rPrChange w:id="3810" w:author="Eivind" w:date="2018-07-13T00:03:00Z">
                  <w:rPr>
                    <w:ins w:id="3811" w:author="Eivind" w:date="2018-07-12T22:31:00Z"/>
                    <w:del w:id="3812" w:author="Raphael Malyankar" w:date="2018-07-13T17:54:00Z"/>
                    <w:sz w:val="16"/>
                    <w:szCs w:val="16"/>
                  </w:rPr>
                </w:rPrChange>
              </w:rPr>
            </w:pPr>
            <w:ins w:id="3813" w:author="Eivind" w:date="2018-07-12T22:31:00Z">
              <w:del w:id="3814" w:author="Raphael Malyankar" w:date="2018-07-13T17:54:00Z">
                <w:r w:rsidRPr="005C4813" w:rsidDel="00446152">
                  <w:rPr>
                    <w:strike/>
                    <w:sz w:val="16"/>
                    <w:szCs w:val="16"/>
                    <w:rPrChange w:id="3815" w:author="Eivind" w:date="2018-07-13T00:03:00Z">
                      <w:rPr>
                        <w:sz w:val="16"/>
                        <w:szCs w:val="16"/>
                      </w:rPr>
                    </w:rPrChange>
                  </w:rPr>
                  <w:delText>-</w:delText>
                </w:r>
              </w:del>
            </w:ins>
          </w:p>
        </w:tc>
        <w:tc>
          <w:tcPr>
            <w:tcW w:w="1987" w:type="dxa"/>
            <w:gridSpan w:val="2"/>
            <w:tcBorders>
              <w:top w:val="single" w:sz="4" w:space="0" w:color="000000"/>
              <w:left w:val="single" w:sz="4" w:space="0" w:color="000000"/>
              <w:bottom w:val="single" w:sz="4" w:space="0" w:color="000000"/>
              <w:right w:val="single" w:sz="4" w:space="0" w:color="000000"/>
            </w:tcBorders>
          </w:tcPr>
          <w:p w14:paraId="6D0F3CB5" w14:textId="5B4929D9" w:rsidR="00E622ED" w:rsidRPr="005C4813" w:rsidDel="00446152" w:rsidRDefault="00DA1585">
            <w:pPr>
              <w:keepNext/>
              <w:keepLines/>
              <w:snapToGrid w:val="0"/>
              <w:spacing w:before="60" w:after="60"/>
              <w:jc w:val="left"/>
              <w:rPr>
                <w:ins w:id="3816" w:author="Eivind" w:date="2018-07-12T22:31:00Z"/>
                <w:del w:id="3817" w:author="Raphael Malyankar" w:date="2018-07-13T17:54:00Z"/>
                <w:strike/>
                <w:sz w:val="16"/>
                <w:szCs w:val="16"/>
                <w:rPrChange w:id="3818" w:author="Eivind" w:date="2018-07-13T00:03:00Z">
                  <w:rPr>
                    <w:ins w:id="3819" w:author="Eivind" w:date="2018-07-12T22:31:00Z"/>
                    <w:del w:id="3820" w:author="Raphael Malyankar" w:date="2018-07-13T17:54:00Z"/>
                    <w:sz w:val="16"/>
                    <w:szCs w:val="16"/>
                  </w:rPr>
                </w:rPrChange>
              </w:rPr>
            </w:pPr>
            <w:ins w:id="3821" w:author="Eivind" w:date="2018-07-12T23:46:00Z">
              <w:del w:id="3822" w:author="Raphael Malyankar" w:date="2018-07-13T17:54:00Z">
                <w:r w:rsidRPr="005C4813" w:rsidDel="00446152">
                  <w:rPr>
                    <w:strike/>
                    <w:sz w:val="16"/>
                    <w:szCs w:val="16"/>
                    <w:rPrChange w:id="3823" w:author="Eivind" w:date="2018-07-13T00:03:00Z">
                      <w:rPr>
                        <w:sz w:val="16"/>
                        <w:szCs w:val="16"/>
                      </w:rPr>
                    </w:rPrChange>
                  </w:rPr>
                  <w:delText>Not applicable</w:delText>
                </w:r>
              </w:del>
            </w:ins>
          </w:p>
        </w:tc>
      </w:tr>
      <w:tr w:rsidR="00E622ED" w:rsidRPr="005C4813" w:rsidDel="00446152" w14:paraId="28BF3EB9" w14:textId="4B1CC17A" w:rsidTr="00A91A32">
        <w:trPr>
          <w:trHeight w:val="263"/>
          <w:ins w:id="3824" w:author="Eivind" w:date="2018-07-12T22:31:00Z"/>
          <w:del w:id="3825" w:author="Raphael Malyankar" w:date="2018-07-13T17:54:00Z"/>
        </w:trPr>
        <w:tc>
          <w:tcPr>
            <w:tcW w:w="1080" w:type="dxa"/>
            <w:tcBorders>
              <w:top w:val="single" w:sz="4" w:space="0" w:color="000000"/>
              <w:left w:val="single" w:sz="4" w:space="0" w:color="000000"/>
              <w:bottom w:val="single" w:sz="4" w:space="0" w:color="000000"/>
              <w:right w:val="single" w:sz="4" w:space="0" w:color="000000"/>
            </w:tcBorders>
            <w:hideMark/>
          </w:tcPr>
          <w:p w14:paraId="121102C9" w14:textId="0E88BD8C" w:rsidR="00E622ED" w:rsidRPr="005C4813" w:rsidDel="00446152" w:rsidRDefault="00E622ED">
            <w:pPr>
              <w:keepNext/>
              <w:keepLines/>
              <w:snapToGrid w:val="0"/>
              <w:spacing w:before="60" w:after="60"/>
              <w:jc w:val="left"/>
              <w:rPr>
                <w:ins w:id="3826" w:author="Eivind" w:date="2018-07-12T22:31:00Z"/>
                <w:del w:id="3827" w:author="Raphael Malyankar" w:date="2018-07-13T17:54:00Z"/>
                <w:strike/>
                <w:sz w:val="16"/>
                <w:szCs w:val="16"/>
                <w:rPrChange w:id="3828" w:author="Eivind" w:date="2018-07-13T00:03:00Z">
                  <w:rPr>
                    <w:ins w:id="3829" w:author="Eivind" w:date="2018-07-12T22:31:00Z"/>
                    <w:del w:id="3830" w:author="Raphael Malyankar" w:date="2018-07-13T17:54:00Z"/>
                    <w:sz w:val="16"/>
                    <w:szCs w:val="16"/>
                  </w:rPr>
                </w:rPrChange>
              </w:rPr>
            </w:pPr>
            <w:ins w:id="3831" w:author="Eivind" w:date="2018-07-12T22:31:00Z">
              <w:del w:id="3832" w:author="Raphael Malyankar" w:date="2018-07-13T17:54:00Z">
                <w:r w:rsidRPr="005C4813" w:rsidDel="00446152">
                  <w:rPr>
                    <w:strike/>
                    <w:sz w:val="16"/>
                    <w:szCs w:val="16"/>
                    <w:rPrChange w:id="3833" w:author="Eivind" w:date="2018-07-13T00:03:00Z">
                      <w:rPr>
                        <w:sz w:val="16"/>
                        <w:szCs w:val="16"/>
                      </w:rPr>
                    </w:rPrChange>
                  </w:rPr>
                  <w:delText>Value</w:delText>
                </w:r>
              </w:del>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31A492CA" w14:textId="58BB7122" w:rsidR="00E622ED" w:rsidRPr="005C4813" w:rsidDel="00446152" w:rsidRDefault="00E622ED">
            <w:pPr>
              <w:keepNext/>
              <w:keepLines/>
              <w:snapToGrid w:val="0"/>
              <w:spacing w:before="60" w:after="60"/>
              <w:jc w:val="left"/>
              <w:rPr>
                <w:ins w:id="3834" w:author="Eivind" w:date="2018-07-12T22:31:00Z"/>
                <w:del w:id="3835" w:author="Raphael Malyankar" w:date="2018-07-13T17:54:00Z"/>
                <w:strike/>
                <w:sz w:val="16"/>
                <w:szCs w:val="16"/>
                <w:rPrChange w:id="3836" w:author="Eivind" w:date="2018-07-13T00:03:00Z">
                  <w:rPr>
                    <w:ins w:id="3837" w:author="Eivind" w:date="2018-07-12T22:31:00Z"/>
                    <w:del w:id="3838" w:author="Raphael Malyankar" w:date="2018-07-13T17:54:00Z"/>
                    <w:sz w:val="16"/>
                    <w:szCs w:val="16"/>
                  </w:rPr>
                </w:rPrChange>
              </w:rPr>
            </w:pPr>
            <w:ins w:id="3839" w:author="Eivind" w:date="2018-07-12T22:31:00Z">
              <w:del w:id="3840" w:author="Raphael Malyankar" w:date="2018-07-13T17:54:00Z">
                <w:r w:rsidRPr="005C4813" w:rsidDel="00446152">
                  <w:rPr>
                    <w:strike/>
                    <w:sz w:val="16"/>
                    <w:szCs w:val="16"/>
                    <w:rPrChange w:id="3841" w:author="Eivind" w:date="2018-07-13T00:03:00Z">
                      <w:rPr>
                        <w:sz w:val="16"/>
                        <w:szCs w:val="16"/>
                      </w:rPr>
                    </w:rPrChange>
                  </w:rPr>
                  <w:delText>HTML</w:delText>
                </w:r>
              </w:del>
            </w:ins>
          </w:p>
        </w:tc>
        <w:tc>
          <w:tcPr>
            <w:tcW w:w="3420" w:type="dxa"/>
            <w:gridSpan w:val="3"/>
            <w:tcBorders>
              <w:top w:val="single" w:sz="4" w:space="0" w:color="000000"/>
              <w:left w:val="single" w:sz="4" w:space="0" w:color="000000"/>
              <w:bottom w:val="single" w:sz="4" w:space="0" w:color="000000"/>
              <w:right w:val="single" w:sz="4" w:space="0" w:color="000000"/>
            </w:tcBorders>
          </w:tcPr>
          <w:p w14:paraId="11A02AF3" w14:textId="29F00F60" w:rsidR="00E622ED" w:rsidRPr="005C4813" w:rsidDel="00446152" w:rsidRDefault="00E622ED">
            <w:pPr>
              <w:keepNext/>
              <w:keepLines/>
              <w:snapToGrid w:val="0"/>
              <w:spacing w:before="60" w:after="60"/>
              <w:jc w:val="left"/>
              <w:rPr>
                <w:ins w:id="3842" w:author="Eivind" w:date="2018-07-12T22:31:00Z"/>
                <w:del w:id="3843" w:author="Raphael Malyankar" w:date="2018-07-13T17:54:00Z"/>
                <w:strike/>
                <w:sz w:val="16"/>
                <w:szCs w:val="16"/>
                <w:rPrChange w:id="3844" w:author="Eivind" w:date="2018-07-13T00:03:00Z">
                  <w:rPr>
                    <w:ins w:id="3845" w:author="Eivind" w:date="2018-07-12T22:31:00Z"/>
                    <w:del w:id="3846" w:author="Raphael Malyankar" w:date="2018-07-13T17:54:00Z"/>
                    <w:sz w:val="16"/>
                    <w:szCs w:val="16"/>
                  </w:rPr>
                </w:rPrChange>
              </w:rPr>
            </w:pPr>
          </w:p>
        </w:tc>
        <w:tc>
          <w:tcPr>
            <w:tcW w:w="804" w:type="dxa"/>
            <w:tcBorders>
              <w:top w:val="single" w:sz="4" w:space="0" w:color="000000"/>
              <w:left w:val="single" w:sz="4" w:space="0" w:color="000000"/>
              <w:bottom w:val="single" w:sz="4" w:space="0" w:color="000000"/>
              <w:right w:val="single" w:sz="4" w:space="0" w:color="000000"/>
            </w:tcBorders>
            <w:hideMark/>
          </w:tcPr>
          <w:p w14:paraId="489C5E67" w14:textId="58A36FBB" w:rsidR="00E622ED" w:rsidRPr="005C4813" w:rsidDel="00446152" w:rsidRDefault="00E622ED">
            <w:pPr>
              <w:keepNext/>
              <w:keepLines/>
              <w:snapToGrid w:val="0"/>
              <w:spacing w:before="60" w:after="60"/>
              <w:jc w:val="center"/>
              <w:rPr>
                <w:ins w:id="3847" w:author="Eivind" w:date="2018-07-12T22:31:00Z"/>
                <w:del w:id="3848" w:author="Raphael Malyankar" w:date="2018-07-13T17:54:00Z"/>
                <w:strike/>
                <w:sz w:val="16"/>
                <w:szCs w:val="16"/>
                <w:rPrChange w:id="3849" w:author="Eivind" w:date="2018-07-13T00:03:00Z">
                  <w:rPr>
                    <w:ins w:id="3850" w:author="Eivind" w:date="2018-07-12T22:31:00Z"/>
                    <w:del w:id="3851" w:author="Raphael Malyankar" w:date="2018-07-13T17:54:00Z"/>
                    <w:sz w:val="16"/>
                    <w:szCs w:val="16"/>
                  </w:rPr>
                </w:rPrChange>
              </w:rPr>
            </w:pPr>
            <w:ins w:id="3852" w:author="Eivind" w:date="2018-07-12T22:31:00Z">
              <w:del w:id="3853" w:author="Raphael Malyankar" w:date="2018-07-13T17:54:00Z">
                <w:r w:rsidRPr="005C4813" w:rsidDel="00446152">
                  <w:rPr>
                    <w:strike/>
                    <w:sz w:val="16"/>
                    <w:szCs w:val="16"/>
                    <w:rPrChange w:id="3854" w:author="Eivind" w:date="2018-07-13T00:03:00Z">
                      <w:rPr>
                        <w:sz w:val="16"/>
                        <w:szCs w:val="16"/>
                      </w:rPr>
                    </w:rPrChange>
                  </w:rPr>
                  <w:delText>-</w:delText>
                </w:r>
              </w:del>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31DE831D" w14:textId="1B48F447" w:rsidR="00E622ED" w:rsidRPr="005C4813" w:rsidDel="00446152" w:rsidRDefault="00E622ED">
            <w:pPr>
              <w:keepNext/>
              <w:keepLines/>
              <w:snapToGrid w:val="0"/>
              <w:spacing w:before="60" w:after="60"/>
              <w:jc w:val="left"/>
              <w:rPr>
                <w:ins w:id="3855" w:author="Eivind" w:date="2018-07-12T22:31:00Z"/>
                <w:del w:id="3856" w:author="Raphael Malyankar" w:date="2018-07-13T17:54:00Z"/>
                <w:strike/>
                <w:sz w:val="16"/>
                <w:szCs w:val="16"/>
                <w:rPrChange w:id="3857" w:author="Eivind" w:date="2018-07-13T00:03:00Z">
                  <w:rPr>
                    <w:ins w:id="3858" w:author="Eivind" w:date="2018-07-12T22:31:00Z"/>
                    <w:del w:id="3859" w:author="Raphael Malyankar" w:date="2018-07-13T17:54:00Z"/>
                    <w:sz w:val="16"/>
                    <w:szCs w:val="16"/>
                  </w:rPr>
                </w:rPrChange>
              </w:rPr>
            </w:pPr>
            <w:ins w:id="3860" w:author="Eivind" w:date="2018-07-12T22:31:00Z">
              <w:del w:id="3861" w:author="Raphael Malyankar" w:date="2018-07-13T17:54:00Z">
                <w:r w:rsidRPr="005C4813" w:rsidDel="00446152">
                  <w:rPr>
                    <w:strike/>
                    <w:sz w:val="16"/>
                    <w:szCs w:val="16"/>
                    <w:rPrChange w:id="3862" w:author="Eivind" w:date="2018-07-13T00:03:00Z">
                      <w:rPr>
                        <w:sz w:val="16"/>
                        <w:szCs w:val="16"/>
                      </w:rPr>
                    </w:rPrChange>
                  </w:rPr>
                  <w:delText>-</w:delText>
                </w:r>
              </w:del>
            </w:ins>
          </w:p>
        </w:tc>
        <w:tc>
          <w:tcPr>
            <w:tcW w:w="1987" w:type="dxa"/>
            <w:gridSpan w:val="2"/>
            <w:tcBorders>
              <w:top w:val="single" w:sz="4" w:space="0" w:color="000000"/>
              <w:left w:val="single" w:sz="4" w:space="0" w:color="000000"/>
              <w:bottom w:val="single" w:sz="4" w:space="0" w:color="000000"/>
              <w:right w:val="single" w:sz="4" w:space="0" w:color="000000"/>
            </w:tcBorders>
          </w:tcPr>
          <w:p w14:paraId="4058C661" w14:textId="27BAFA30" w:rsidR="00E622ED" w:rsidRPr="005B2D3E" w:rsidDel="00446152" w:rsidRDefault="00DA1585">
            <w:pPr>
              <w:keepNext/>
              <w:keepLines/>
              <w:snapToGrid w:val="0"/>
              <w:spacing w:before="60" w:after="60"/>
              <w:jc w:val="left"/>
              <w:rPr>
                <w:ins w:id="3863" w:author="Eivind" w:date="2018-07-12T22:31:00Z"/>
                <w:del w:id="3864" w:author="Raphael Malyankar" w:date="2018-07-13T17:54:00Z"/>
                <w:sz w:val="16"/>
                <w:szCs w:val="16"/>
              </w:rPr>
            </w:pPr>
            <w:commentRangeStart w:id="3865"/>
            <w:ins w:id="3866" w:author="Eivind" w:date="2018-07-12T23:46:00Z">
              <w:del w:id="3867" w:author="Raphael Malyankar" w:date="2018-07-13T17:54:00Z">
                <w:r w:rsidRPr="005C4813" w:rsidDel="00446152">
                  <w:rPr>
                    <w:strike/>
                    <w:sz w:val="16"/>
                    <w:szCs w:val="16"/>
                    <w:rPrChange w:id="3868" w:author="Eivind" w:date="2018-07-13T00:03:00Z">
                      <w:rPr>
                        <w:sz w:val="16"/>
                        <w:szCs w:val="16"/>
                      </w:rPr>
                    </w:rPrChange>
                  </w:rPr>
                  <w:delText>Not applicable</w:delText>
                </w:r>
              </w:del>
            </w:ins>
            <w:commentRangeEnd w:id="3865"/>
            <w:ins w:id="3869" w:author="Eivind" w:date="2018-07-12T23:47:00Z">
              <w:del w:id="3870" w:author="Raphael Malyankar" w:date="2018-07-13T17:54:00Z">
                <w:r w:rsidRPr="005B2D3E" w:rsidDel="00446152">
                  <w:rPr>
                    <w:rStyle w:val="CommentReference"/>
                  </w:rPr>
                  <w:commentReference w:id="3865"/>
                </w:r>
              </w:del>
            </w:ins>
          </w:p>
        </w:tc>
      </w:tr>
      <w:tr w:rsidR="00E622ED" w14:paraId="26F2D22A" w14:textId="77777777" w:rsidTr="00A91A32">
        <w:trPr>
          <w:trHeight w:val="289"/>
          <w:ins w:id="3871" w:author="Eivind" w:date="2018-07-12T22:31:00Z"/>
        </w:trPr>
        <w:tc>
          <w:tcPr>
            <w:tcW w:w="1080" w:type="dxa"/>
            <w:tcBorders>
              <w:top w:val="single" w:sz="4" w:space="0" w:color="000000"/>
              <w:left w:val="single" w:sz="4" w:space="0" w:color="000000"/>
              <w:bottom w:val="single" w:sz="4" w:space="0" w:color="000000"/>
              <w:right w:val="single" w:sz="4" w:space="0" w:color="000000"/>
            </w:tcBorders>
            <w:hideMark/>
          </w:tcPr>
          <w:p w14:paraId="4BD5FD9F" w14:textId="77777777" w:rsidR="00E622ED" w:rsidRDefault="00E622ED">
            <w:pPr>
              <w:keepNext/>
              <w:keepLines/>
              <w:snapToGrid w:val="0"/>
              <w:spacing w:before="60" w:after="60"/>
              <w:jc w:val="left"/>
              <w:rPr>
                <w:ins w:id="3872" w:author="Eivind" w:date="2018-07-12T22:31:00Z"/>
                <w:sz w:val="16"/>
                <w:szCs w:val="16"/>
              </w:rPr>
            </w:pPr>
            <w:ins w:id="3873" w:author="Eivind" w:date="2018-07-12T22:31:00Z">
              <w:r>
                <w:rPr>
                  <w:sz w:val="16"/>
                  <w:szCs w:val="16"/>
                </w:rPr>
                <w:t>Value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6B6FA25D" w14:textId="77777777" w:rsidR="00E622ED" w:rsidRDefault="00E622ED">
            <w:pPr>
              <w:keepNext/>
              <w:keepLines/>
              <w:snapToGrid w:val="0"/>
              <w:spacing w:before="60" w:after="60"/>
              <w:jc w:val="left"/>
              <w:rPr>
                <w:ins w:id="3874" w:author="Eivind" w:date="2018-07-12T22:31:00Z"/>
                <w:sz w:val="16"/>
                <w:szCs w:val="16"/>
              </w:rPr>
            </w:pPr>
            <w:ins w:id="3875" w:author="Eivind" w:date="2018-07-12T22:31:00Z">
              <w:r>
                <w:rPr>
                  <w:sz w:val="16"/>
                  <w:szCs w:val="16"/>
                </w:rPr>
                <w:t>XML</w:t>
              </w:r>
            </w:ins>
          </w:p>
        </w:tc>
        <w:tc>
          <w:tcPr>
            <w:tcW w:w="3420" w:type="dxa"/>
            <w:gridSpan w:val="3"/>
            <w:tcBorders>
              <w:top w:val="single" w:sz="4" w:space="0" w:color="000000"/>
              <w:left w:val="single" w:sz="4" w:space="0" w:color="000000"/>
              <w:bottom w:val="single" w:sz="4" w:space="0" w:color="000000"/>
              <w:right w:val="single" w:sz="4" w:space="0" w:color="000000"/>
            </w:tcBorders>
          </w:tcPr>
          <w:p w14:paraId="34B4AF50" w14:textId="77777777" w:rsidR="00E622ED" w:rsidRDefault="00E622ED">
            <w:pPr>
              <w:keepNext/>
              <w:keepLines/>
              <w:snapToGrid w:val="0"/>
              <w:spacing w:before="60" w:after="60"/>
              <w:jc w:val="left"/>
              <w:rPr>
                <w:ins w:id="3876" w:author="Eivind" w:date="2018-07-12T22:31:00Z"/>
                <w:sz w:val="16"/>
                <w:szCs w:val="16"/>
              </w:rPr>
            </w:pPr>
          </w:p>
        </w:tc>
        <w:tc>
          <w:tcPr>
            <w:tcW w:w="804" w:type="dxa"/>
            <w:tcBorders>
              <w:top w:val="single" w:sz="4" w:space="0" w:color="000000"/>
              <w:left w:val="single" w:sz="4" w:space="0" w:color="000000"/>
              <w:bottom w:val="single" w:sz="4" w:space="0" w:color="000000"/>
              <w:right w:val="single" w:sz="4" w:space="0" w:color="000000"/>
            </w:tcBorders>
            <w:hideMark/>
          </w:tcPr>
          <w:p w14:paraId="12B66EB3" w14:textId="77777777" w:rsidR="00E622ED" w:rsidRDefault="00E622ED">
            <w:pPr>
              <w:keepNext/>
              <w:keepLines/>
              <w:snapToGrid w:val="0"/>
              <w:spacing w:before="60" w:after="60"/>
              <w:jc w:val="center"/>
              <w:rPr>
                <w:ins w:id="3877" w:author="Eivind" w:date="2018-07-12T22:31:00Z"/>
                <w:sz w:val="16"/>
                <w:szCs w:val="16"/>
              </w:rPr>
            </w:pPr>
            <w:ins w:id="3878" w:author="Eivind" w:date="2018-07-12T22:31:00Z">
              <w:r>
                <w:rPr>
                  <w:sz w:val="16"/>
                  <w:szCs w:val="16"/>
                </w:rPr>
                <w: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7BC18C4F" w14:textId="77777777" w:rsidR="00E622ED" w:rsidRDefault="00E622ED">
            <w:pPr>
              <w:keepNext/>
              <w:keepLines/>
              <w:snapToGrid w:val="0"/>
              <w:spacing w:before="60" w:after="60"/>
              <w:jc w:val="left"/>
              <w:rPr>
                <w:ins w:id="3879" w:author="Eivind" w:date="2018-07-12T22:31:00Z"/>
                <w:sz w:val="16"/>
                <w:szCs w:val="16"/>
              </w:rPr>
            </w:pPr>
            <w:ins w:id="3880" w:author="Eivind" w:date="2018-07-12T22:31:00Z">
              <w:r>
                <w:rPr>
                  <w:sz w:val="16"/>
                  <w:szCs w:val="16"/>
                </w:rPr>
                <w:t>-</w:t>
              </w:r>
            </w:ins>
          </w:p>
        </w:tc>
        <w:tc>
          <w:tcPr>
            <w:tcW w:w="1987" w:type="dxa"/>
            <w:gridSpan w:val="2"/>
            <w:tcBorders>
              <w:top w:val="single" w:sz="4" w:space="0" w:color="000000"/>
              <w:left w:val="single" w:sz="4" w:space="0" w:color="000000"/>
              <w:bottom w:val="single" w:sz="4" w:space="0" w:color="000000"/>
              <w:right w:val="single" w:sz="4" w:space="0" w:color="000000"/>
            </w:tcBorders>
          </w:tcPr>
          <w:p w14:paraId="4B30B73F" w14:textId="59813FB8" w:rsidR="00E622ED" w:rsidRDefault="00DA1585">
            <w:pPr>
              <w:keepNext/>
              <w:keepLines/>
              <w:snapToGrid w:val="0"/>
              <w:spacing w:before="60" w:after="60"/>
              <w:jc w:val="left"/>
              <w:rPr>
                <w:ins w:id="3881" w:author="Eivind" w:date="2018-07-12T22:31:00Z"/>
                <w:sz w:val="16"/>
                <w:szCs w:val="16"/>
              </w:rPr>
            </w:pPr>
            <w:ins w:id="3882" w:author="Eivind" w:date="2018-07-12T23:46:00Z">
              <w:r>
                <w:rPr>
                  <w:sz w:val="16"/>
                  <w:szCs w:val="16"/>
                </w:rPr>
                <w:t>F</w:t>
              </w:r>
            </w:ins>
            <w:ins w:id="3883" w:author="Eivind" w:date="2018-07-12T23:47:00Z">
              <w:r>
                <w:rPr>
                  <w:sz w:val="16"/>
                  <w:szCs w:val="16"/>
                </w:rPr>
                <w:t>C and PC are in XML</w:t>
              </w:r>
            </w:ins>
          </w:p>
        </w:tc>
      </w:tr>
      <w:tr w:rsidR="00E622ED" w:rsidRPr="005C4813" w14:paraId="4A08ECE6" w14:textId="77777777" w:rsidTr="00A91A32">
        <w:trPr>
          <w:trHeight w:val="263"/>
          <w:ins w:id="3884" w:author="Eivind" w:date="2018-07-12T22:31:00Z"/>
        </w:trPr>
        <w:tc>
          <w:tcPr>
            <w:tcW w:w="1080" w:type="dxa"/>
            <w:tcBorders>
              <w:top w:val="single" w:sz="4" w:space="0" w:color="000000"/>
              <w:left w:val="single" w:sz="4" w:space="0" w:color="000000"/>
              <w:bottom w:val="single" w:sz="4" w:space="0" w:color="000000"/>
              <w:right w:val="single" w:sz="4" w:space="0" w:color="000000"/>
            </w:tcBorders>
            <w:hideMark/>
          </w:tcPr>
          <w:p w14:paraId="4C756CC6" w14:textId="77777777" w:rsidR="00E622ED" w:rsidRPr="00446152" w:rsidRDefault="00E622ED">
            <w:pPr>
              <w:keepNext/>
              <w:keepLines/>
              <w:snapToGrid w:val="0"/>
              <w:spacing w:before="60" w:after="60"/>
              <w:jc w:val="left"/>
              <w:rPr>
                <w:ins w:id="3885" w:author="Eivind" w:date="2018-07-12T22:31:00Z"/>
                <w:sz w:val="16"/>
                <w:szCs w:val="16"/>
              </w:rPr>
            </w:pPr>
            <w:ins w:id="3886" w:author="Eivind" w:date="2018-07-12T22:31:00Z">
              <w:r w:rsidRPr="00446152">
                <w:rPr>
                  <w:sz w:val="16"/>
                  <w:szCs w:val="16"/>
                </w:rPr>
                <w:t>Value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4FDAC7C3" w14:textId="77777777" w:rsidR="00E622ED" w:rsidRPr="00446152" w:rsidRDefault="00E622ED">
            <w:pPr>
              <w:keepNext/>
              <w:keepLines/>
              <w:snapToGrid w:val="0"/>
              <w:spacing w:before="60" w:after="60"/>
              <w:jc w:val="left"/>
              <w:rPr>
                <w:ins w:id="3887" w:author="Eivind" w:date="2018-07-12T22:31:00Z"/>
                <w:sz w:val="16"/>
                <w:szCs w:val="16"/>
              </w:rPr>
            </w:pPr>
            <w:ins w:id="3888" w:author="Eivind" w:date="2018-07-12T22:31:00Z">
              <w:r w:rsidRPr="00446152">
                <w:rPr>
                  <w:sz w:val="16"/>
                  <w:szCs w:val="16"/>
                </w:rPr>
                <w:t>XSLT</w:t>
              </w:r>
            </w:ins>
          </w:p>
        </w:tc>
        <w:tc>
          <w:tcPr>
            <w:tcW w:w="3420" w:type="dxa"/>
            <w:gridSpan w:val="3"/>
            <w:tcBorders>
              <w:top w:val="single" w:sz="4" w:space="0" w:color="000000"/>
              <w:left w:val="single" w:sz="4" w:space="0" w:color="000000"/>
              <w:bottom w:val="single" w:sz="4" w:space="0" w:color="000000"/>
              <w:right w:val="single" w:sz="4" w:space="0" w:color="000000"/>
            </w:tcBorders>
          </w:tcPr>
          <w:p w14:paraId="172E69E5" w14:textId="77777777" w:rsidR="00E622ED" w:rsidRPr="00446152" w:rsidRDefault="00E622ED">
            <w:pPr>
              <w:keepNext/>
              <w:keepLines/>
              <w:snapToGrid w:val="0"/>
              <w:spacing w:before="60" w:after="60"/>
              <w:jc w:val="left"/>
              <w:rPr>
                <w:ins w:id="3889" w:author="Eivind" w:date="2018-07-12T22:31:00Z"/>
                <w:sz w:val="16"/>
                <w:szCs w:val="16"/>
              </w:rPr>
            </w:pPr>
          </w:p>
        </w:tc>
        <w:tc>
          <w:tcPr>
            <w:tcW w:w="804" w:type="dxa"/>
            <w:tcBorders>
              <w:top w:val="single" w:sz="4" w:space="0" w:color="000000"/>
              <w:left w:val="single" w:sz="4" w:space="0" w:color="000000"/>
              <w:bottom w:val="single" w:sz="4" w:space="0" w:color="000000"/>
              <w:right w:val="single" w:sz="4" w:space="0" w:color="000000"/>
            </w:tcBorders>
            <w:hideMark/>
          </w:tcPr>
          <w:p w14:paraId="6AA138CD" w14:textId="77777777" w:rsidR="00E622ED" w:rsidRPr="00446152" w:rsidRDefault="00E622ED">
            <w:pPr>
              <w:keepNext/>
              <w:keepLines/>
              <w:snapToGrid w:val="0"/>
              <w:spacing w:before="60" w:after="60"/>
              <w:jc w:val="center"/>
              <w:rPr>
                <w:ins w:id="3890" w:author="Eivind" w:date="2018-07-12T22:31:00Z"/>
                <w:sz w:val="16"/>
                <w:szCs w:val="16"/>
              </w:rPr>
            </w:pPr>
            <w:ins w:id="3891" w:author="Eivind" w:date="2018-07-12T22:31:00Z">
              <w:r w:rsidRPr="00446152">
                <w:rPr>
                  <w:sz w:val="16"/>
                  <w:szCs w:val="16"/>
                </w:rPr>
                <w: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460CFCAB" w14:textId="77777777" w:rsidR="00E622ED" w:rsidRPr="00446152" w:rsidRDefault="00E622ED">
            <w:pPr>
              <w:keepNext/>
              <w:keepLines/>
              <w:snapToGrid w:val="0"/>
              <w:spacing w:before="60" w:after="60"/>
              <w:jc w:val="left"/>
              <w:rPr>
                <w:ins w:id="3892" w:author="Eivind" w:date="2018-07-12T22:31:00Z"/>
                <w:sz w:val="16"/>
                <w:szCs w:val="16"/>
              </w:rPr>
            </w:pPr>
            <w:ins w:id="3893" w:author="Eivind" w:date="2018-07-12T22:31:00Z">
              <w:r w:rsidRPr="00446152">
                <w:rPr>
                  <w:sz w:val="16"/>
                  <w:szCs w:val="16"/>
                </w:rPr>
                <w:t>-</w:t>
              </w:r>
            </w:ins>
          </w:p>
        </w:tc>
        <w:tc>
          <w:tcPr>
            <w:tcW w:w="1987" w:type="dxa"/>
            <w:gridSpan w:val="2"/>
            <w:tcBorders>
              <w:top w:val="single" w:sz="4" w:space="0" w:color="000000"/>
              <w:left w:val="single" w:sz="4" w:space="0" w:color="000000"/>
              <w:bottom w:val="single" w:sz="4" w:space="0" w:color="000000"/>
              <w:right w:val="single" w:sz="4" w:space="0" w:color="000000"/>
            </w:tcBorders>
          </w:tcPr>
          <w:p w14:paraId="7B46110C" w14:textId="57F68A64" w:rsidR="00E622ED" w:rsidRPr="00446152" w:rsidRDefault="00446152">
            <w:pPr>
              <w:keepNext/>
              <w:keepLines/>
              <w:snapToGrid w:val="0"/>
              <w:spacing w:before="60" w:after="60"/>
              <w:jc w:val="left"/>
              <w:rPr>
                <w:ins w:id="3894" w:author="Eivind" w:date="2018-07-12T22:31:00Z"/>
                <w:sz w:val="16"/>
                <w:szCs w:val="16"/>
              </w:rPr>
            </w:pPr>
            <w:ins w:id="3895" w:author="Raphael Malyankar" w:date="2018-07-13T17:57:00Z">
              <w:r>
                <w:rPr>
                  <w:sz w:val="16"/>
                  <w:szCs w:val="16"/>
                </w:rPr>
                <w:t>E.g., filters</w:t>
              </w:r>
            </w:ins>
            <w:ins w:id="3896" w:author="Raphael Malyankar" w:date="2018-07-13T17:58:00Z">
              <w:r>
                <w:rPr>
                  <w:sz w:val="16"/>
                  <w:szCs w:val="16"/>
                </w:rPr>
                <w:t>, rules</w:t>
              </w:r>
            </w:ins>
            <w:ins w:id="3897" w:author="Eivind" w:date="2018-07-12T23:47:00Z">
              <w:del w:id="3898" w:author="Raphael Malyankar" w:date="2018-07-13T17:55:00Z">
                <w:r w:rsidR="00DA1585" w:rsidRPr="00446152" w:rsidDel="00446152">
                  <w:rPr>
                    <w:sz w:val="16"/>
                    <w:szCs w:val="16"/>
                  </w:rPr>
                  <w:delText>Not applicable</w:delText>
                </w:r>
              </w:del>
            </w:ins>
          </w:p>
        </w:tc>
      </w:tr>
      <w:tr w:rsidR="00E622ED" w:rsidRPr="005C4813" w:rsidDel="00FD7189" w14:paraId="72806EAB" w14:textId="61605888" w:rsidTr="00A91A32">
        <w:trPr>
          <w:trHeight w:val="263"/>
          <w:ins w:id="3899" w:author="Eivind" w:date="2018-07-12T22:31:00Z"/>
          <w:del w:id="3900" w:author="Raphael Malyankar" w:date="2018-07-19T22:47:00Z"/>
        </w:trPr>
        <w:tc>
          <w:tcPr>
            <w:tcW w:w="1080" w:type="dxa"/>
            <w:tcBorders>
              <w:top w:val="single" w:sz="4" w:space="0" w:color="000000"/>
              <w:left w:val="single" w:sz="4" w:space="0" w:color="000000"/>
              <w:bottom w:val="single" w:sz="4" w:space="0" w:color="000000"/>
              <w:right w:val="single" w:sz="4" w:space="0" w:color="000000"/>
            </w:tcBorders>
            <w:hideMark/>
          </w:tcPr>
          <w:p w14:paraId="537510FD" w14:textId="4E13A792" w:rsidR="00E622ED" w:rsidRPr="005C4813" w:rsidDel="00FD7189" w:rsidRDefault="00E622ED">
            <w:pPr>
              <w:keepNext/>
              <w:keepLines/>
              <w:snapToGrid w:val="0"/>
              <w:spacing w:before="60" w:after="60"/>
              <w:jc w:val="left"/>
              <w:rPr>
                <w:ins w:id="3901" w:author="Eivind" w:date="2018-07-12T22:31:00Z"/>
                <w:del w:id="3902" w:author="Raphael Malyankar" w:date="2018-07-19T22:47:00Z"/>
                <w:strike/>
                <w:sz w:val="16"/>
                <w:szCs w:val="16"/>
                <w:rPrChange w:id="3903" w:author="Eivind" w:date="2018-07-13T00:03:00Z">
                  <w:rPr>
                    <w:ins w:id="3904" w:author="Eivind" w:date="2018-07-12T22:31:00Z"/>
                    <w:del w:id="3905" w:author="Raphael Malyankar" w:date="2018-07-19T22:47:00Z"/>
                    <w:sz w:val="16"/>
                    <w:szCs w:val="16"/>
                  </w:rPr>
                </w:rPrChange>
              </w:rPr>
            </w:pPr>
            <w:ins w:id="3906" w:author="Eivind" w:date="2018-07-12T22:31:00Z">
              <w:del w:id="3907" w:author="Raphael Malyankar" w:date="2018-07-19T22:47:00Z">
                <w:r w:rsidRPr="005C4813" w:rsidDel="00FD7189">
                  <w:rPr>
                    <w:strike/>
                    <w:sz w:val="16"/>
                    <w:szCs w:val="16"/>
                    <w:rPrChange w:id="3908" w:author="Eivind" w:date="2018-07-13T00:03:00Z">
                      <w:rPr>
                        <w:sz w:val="16"/>
                        <w:szCs w:val="16"/>
                      </w:rPr>
                    </w:rPrChange>
                  </w:rPr>
                  <w:delText>Value</w:delText>
                </w:r>
              </w:del>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4D19A728" w14:textId="63105804" w:rsidR="00E622ED" w:rsidRPr="005C4813" w:rsidDel="00FD7189" w:rsidRDefault="00E622ED">
            <w:pPr>
              <w:keepNext/>
              <w:keepLines/>
              <w:snapToGrid w:val="0"/>
              <w:spacing w:before="60" w:after="60"/>
              <w:jc w:val="left"/>
              <w:rPr>
                <w:ins w:id="3909" w:author="Eivind" w:date="2018-07-12T22:31:00Z"/>
                <w:del w:id="3910" w:author="Raphael Malyankar" w:date="2018-07-19T22:47:00Z"/>
                <w:strike/>
                <w:sz w:val="16"/>
                <w:szCs w:val="16"/>
                <w:rPrChange w:id="3911" w:author="Eivind" w:date="2018-07-13T00:03:00Z">
                  <w:rPr>
                    <w:ins w:id="3912" w:author="Eivind" w:date="2018-07-12T22:31:00Z"/>
                    <w:del w:id="3913" w:author="Raphael Malyankar" w:date="2018-07-19T22:47:00Z"/>
                    <w:sz w:val="16"/>
                    <w:szCs w:val="16"/>
                  </w:rPr>
                </w:rPrChange>
              </w:rPr>
            </w:pPr>
            <w:ins w:id="3914" w:author="Eivind" w:date="2018-07-12T22:31:00Z">
              <w:del w:id="3915" w:author="Raphael Malyankar" w:date="2018-07-19T22:47:00Z">
                <w:r w:rsidRPr="005C4813" w:rsidDel="00FD7189">
                  <w:rPr>
                    <w:strike/>
                    <w:sz w:val="16"/>
                    <w:szCs w:val="16"/>
                    <w:rPrChange w:id="3916" w:author="Eivind" w:date="2018-07-13T00:03:00Z">
                      <w:rPr>
                        <w:sz w:val="16"/>
                        <w:szCs w:val="16"/>
                      </w:rPr>
                    </w:rPrChange>
                  </w:rPr>
                  <w:delText>VIDEO</w:delText>
                </w:r>
              </w:del>
            </w:ins>
          </w:p>
        </w:tc>
        <w:tc>
          <w:tcPr>
            <w:tcW w:w="3420" w:type="dxa"/>
            <w:gridSpan w:val="3"/>
            <w:tcBorders>
              <w:top w:val="single" w:sz="4" w:space="0" w:color="000000"/>
              <w:left w:val="single" w:sz="4" w:space="0" w:color="000000"/>
              <w:bottom w:val="single" w:sz="4" w:space="0" w:color="000000"/>
              <w:right w:val="single" w:sz="4" w:space="0" w:color="000000"/>
            </w:tcBorders>
          </w:tcPr>
          <w:p w14:paraId="6C2E7CED" w14:textId="050D7257" w:rsidR="00E622ED" w:rsidRPr="005C4813" w:rsidDel="00FD7189" w:rsidRDefault="00E622ED">
            <w:pPr>
              <w:keepNext/>
              <w:keepLines/>
              <w:snapToGrid w:val="0"/>
              <w:spacing w:before="60" w:after="60"/>
              <w:jc w:val="left"/>
              <w:rPr>
                <w:ins w:id="3917" w:author="Eivind" w:date="2018-07-12T22:31:00Z"/>
                <w:del w:id="3918" w:author="Raphael Malyankar" w:date="2018-07-19T22:47:00Z"/>
                <w:strike/>
                <w:sz w:val="16"/>
                <w:szCs w:val="16"/>
                <w:rPrChange w:id="3919" w:author="Eivind" w:date="2018-07-13T00:03:00Z">
                  <w:rPr>
                    <w:ins w:id="3920" w:author="Eivind" w:date="2018-07-12T22:31:00Z"/>
                    <w:del w:id="3921" w:author="Raphael Malyankar" w:date="2018-07-19T22:47:00Z"/>
                    <w:sz w:val="16"/>
                    <w:szCs w:val="16"/>
                  </w:rPr>
                </w:rPrChange>
              </w:rPr>
            </w:pPr>
          </w:p>
        </w:tc>
        <w:tc>
          <w:tcPr>
            <w:tcW w:w="804" w:type="dxa"/>
            <w:tcBorders>
              <w:top w:val="single" w:sz="4" w:space="0" w:color="000000"/>
              <w:left w:val="single" w:sz="4" w:space="0" w:color="000000"/>
              <w:bottom w:val="single" w:sz="4" w:space="0" w:color="000000"/>
              <w:right w:val="single" w:sz="4" w:space="0" w:color="000000"/>
            </w:tcBorders>
            <w:hideMark/>
          </w:tcPr>
          <w:p w14:paraId="4E7B704E" w14:textId="6FE821C2" w:rsidR="00E622ED" w:rsidRPr="005C4813" w:rsidDel="00FD7189" w:rsidRDefault="00E622ED">
            <w:pPr>
              <w:keepNext/>
              <w:keepLines/>
              <w:snapToGrid w:val="0"/>
              <w:spacing w:before="60" w:after="60"/>
              <w:jc w:val="center"/>
              <w:rPr>
                <w:ins w:id="3922" w:author="Eivind" w:date="2018-07-12T22:31:00Z"/>
                <w:del w:id="3923" w:author="Raphael Malyankar" w:date="2018-07-19T22:47:00Z"/>
                <w:strike/>
                <w:sz w:val="16"/>
                <w:szCs w:val="16"/>
                <w:rPrChange w:id="3924" w:author="Eivind" w:date="2018-07-13T00:03:00Z">
                  <w:rPr>
                    <w:ins w:id="3925" w:author="Eivind" w:date="2018-07-12T22:31:00Z"/>
                    <w:del w:id="3926" w:author="Raphael Malyankar" w:date="2018-07-19T22:47:00Z"/>
                    <w:sz w:val="16"/>
                    <w:szCs w:val="16"/>
                  </w:rPr>
                </w:rPrChange>
              </w:rPr>
            </w:pPr>
            <w:ins w:id="3927" w:author="Eivind" w:date="2018-07-12T22:31:00Z">
              <w:del w:id="3928" w:author="Raphael Malyankar" w:date="2018-07-19T22:47:00Z">
                <w:r w:rsidRPr="005C4813" w:rsidDel="00FD7189">
                  <w:rPr>
                    <w:strike/>
                    <w:sz w:val="16"/>
                    <w:szCs w:val="16"/>
                    <w:rPrChange w:id="3929" w:author="Eivind" w:date="2018-07-13T00:03:00Z">
                      <w:rPr>
                        <w:sz w:val="16"/>
                        <w:szCs w:val="16"/>
                      </w:rPr>
                    </w:rPrChange>
                  </w:rPr>
                  <w:delText>-</w:delText>
                </w:r>
              </w:del>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709042DD" w14:textId="37640B7C" w:rsidR="00E622ED" w:rsidRPr="005C4813" w:rsidDel="00FD7189" w:rsidRDefault="00E622ED">
            <w:pPr>
              <w:keepNext/>
              <w:keepLines/>
              <w:snapToGrid w:val="0"/>
              <w:spacing w:before="60" w:after="60"/>
              <w:jc w:val="left"/>
              <w:rPr>
                <w:ins w:id="3930" w:author="Eivind" w:date="2018-07-12T22:31:00Z"/>
                <w:del w:id="3931" w:author="Raphael Malyankar" w:date="2018-07-19T22:47:00Z"/>
                <w:strike/>
                <w:sz w:val="16"/>
                <w:szCs w:val="16"/>
                <w:rPrChange w:id="3932" w:author="Eivind" w:date="2018-07-13T00:03:00Z">
                  <w:rPr>
                    <w:ins w:id="3933" w:author="Eivind" w:date="2018-07-12T22:31:00Z"/>
                    <w:del w:id="3934" w:author="Raphael Malyankar" w:date="2018-07-19T22:47:00Z"/>
                    <w:sz w:val="16"/>
                    <w:szCs w:val="16"/>
                  </w:rPr>
                </w:rPrChange>
              </w:rPr>
            </w:pPr>
            <w:ins w:id="3935" w:author="Eivind" w:date="2018-07-12T22:31:00Z">
              <w:del w:id="3936" w:author="Raphael Malyankar" w:date="2018-07-19T22:47:00Z">
                <w:r w:rsidRPr="005C4813" w:rsidDel="00FD7189">
                  <w:rPr>
                    <w:strike/>
                    <w:sz w:val="16"/>
                    <w:szCs w:val="16"/>
                    <w:rPrChange w:id="3937" w:author="Eivind" w:date="2018-07-13T00:03:00Z">
                      <w:rPr>
                        <w:sz w:val="16"/>
                        <w:szCs w:val="16"/>
                      </w:rPr>
                    </w:rPrChange>
                  </w:rPr>
                  <w:delText>-</w:delText>
                </w:r>
              </w:del>
            </w:ins>
          </w:p>
        </w:tc>
        <w:tc>
          <w:tcPr>
            <w:tcW w:w="1987" w:type="dxa"/>
            <w:gridSpan w:val="2"/>
            <w:tcBorders>
              <w:top w:val="single" w:sz="4" w:space="0" w:color="000000"/>
              <w:left w:val="single" w:sz="4" w:space="0" w:color="000000"/>
              <w:bottom w:val="single" w:sz="4" w:space="0" w:color="000000"/>
              <w:right w:val="single" w:sz="4" w:space="0" w:color="000000"/>
            </w:tcBorders>
          </w:tcPr>
          <w:p w14:paraId="69621304" w14:textId="2C66087C" w:rsidR="00E622ED" w:rsidRPr="005C4813" w:rsidDel="00FD7189" w:rsidRDefault="00DA1585">
            <w:pPr>
              <w:keepNext/>
              <w:keepLines/>
              <w:snapToGrid w:val="0"/>
              <w:spacing w:before="60" w:after="60"/>
              <w:jc w:val="left"/>
              <w:rPr>
                <w:ins w:id="3938" w:author="Eivind" w:date="2018-07-12T22:31:00Z"/>
                <w:del w:id="3939" w:author="Raphael Malyankar" w:date="2018-07-19T22:47:00Z"/>
                <w:strike/>
                <w:sz w:val="16"/>
                <w:szCs w:val="16"/>
                <w:rPrChange w:id="3940" w:author="Eivind" w:date="2018-07-13T00:03:00Z">
                  <w:rPr>
                    <w:ins w:id="3941" w:author="Eivind" w:date="2018-07-12T22:31:00Z"/>
                    <w:del w:id="3942" w:author="Raphael Malyankar" w:date="2018-07-19T22:47:00Z"/>
                    <w:sz w:val="16"/>
                    <w:szCs w:val="16"/>
                  </w:rPr>
                </w:rPrChange>
              </w:rPr>
            </w:pPr>
            <w:ins w:id="3943" w:author="Eivind" w:date="2018-07-12T23:47:00Z">
              <w:del w:id="3944" w:author="Raphael Malyankar" w:date="2018-07-19T22:47:00Z">
                <w:r w:rsidRPr="005C4813" w:rsidDel="00FD7189">
                  <w:rPr>
                    <w:strike/>
                    <w:sz w:val="16"/>
                    <w:szCs w:val="16"/>
                    <w:rPrChange w:id="3945" w:author="Eivind" w:date="2018-07-13T00:03:00Z">
                      <w:rPr>
                        <w:sz w:val="16"/>
                        <w:szCs w:val="16"/>
                      </w:rPr>
                    </w:rPrChange>
                  </w:rPr>
                  <w:delText>Not applicable</w:delText>
                </w:r>
              </w:del>
            </w:ins>
          </w:p>
        </w:tc>
      </w:tr>
      <w:tr w:rsidR="00E622ED" w:rsidRPr="005C4813" w:rsidDel="00FD7189" w14:paraId="5AE19BEF" w14:textId="79D20D13" w:rsidTr="00A91A32">
        <w:trPr>
          <w:trHeight w:val="289"/>
          <w:ins w:id="3946" w:author="Eivind" w:date="2018-07-12T22:31:00Z"/>
          <w:del w:id="3947" w:author="Raphael Malyankar" w:date="2018-07-19T22:47:00Z"/>
        </w:trPr>
        <w:tc>
          <w:tcPr>
            <w:tcW w:w="1080" w:type="dxa"/>
            <w:tcBorders>
              <w:top w:val="single" w:sz="4" w:space="0" w:color="000000"/>
              <w:left w:val="single" w:sz="4" w:space="0" w:color="000000"/>
              <w:bottom w:val="single" w:sz="4" w:space="0" w:color="000000"/>
              <w:right w:val="single" w:sz="4" w:space="0" w:color="000000"/>
            </w:tcBorders>
            <w:hideMark/>
          </w:tcPr>
          <w:p w14:paraId="44229DBE" w14:textId="4831514B" w:rsidR="00E622ED" w:rsidRPr="005C4813" w:rsidDel="00FD7189" w:rsidRDefault="00E622ED">
            <w:pPr>
              <w:keepNext/>
              <w:keepLines/>
              <w:snapToGrid w:val="0"/>
              <w:spacing w:before="60" w:after="60"/>
              <w:jc w:val="left"/>
              <w:rPr>
                <w:ins w:id="3948" w:author="Eivind" w:date="2018-07-12T22:31:00Z"/>
                <w:del w:id="3949" w:author="Raphael Malyankar" w:date="2018-07-19T22:47:00Z"/>
                <w:strike/>
                <w:sz w:val="16"/>
                <w:szCs w:val="16"/>
                <w:rPrChange w:id="3950" w:author="Eivind" w:date="2018-07-13T00:03:00Z">
                  <w:rPr>
                    <w:ins w:id="3951" w:author="Eivind" w:date="2018-07-12T22:31:00Z"/>
                    <w:del w:id="3952" w:author="Raphael Malyankar" w:date="2018-07-19T22:47:00Z"/>
                    <w:sz w:val="16"/>
                    <w:szCs w:val="16"/>
                  </w:rPr>
                </w:rPrChange>
              </w:rPr>
            </w:pPr>
            <w:ins w:id="3953" w:author="Eivind" w:date="2018-07-12T22:31:00Z">
              <w:del w:id="3954" w:author="Raphael Malyankar" w:date="2018-07-19T22:47:00Z">
                <w:r w:rsidRPr="005C4813" w:rsidDel="00FD7189">
                  <w:rPr>
                    <w:strike/>
                    <w:sz w:val="16"/>
                    <w:szCs w:val="16"/>
                    <w:rPrChange w:id="3955" w:author="Eivind" w:date="2018-07-13T00:03:00Z">
                      <w:rPr>
                        <w:sz w:val="16"/>
                        <w:szCs w:val="16"/>
                      </w:rPr>
                    </w:rPrChange>
                  </w:rPr>
                  <w:delText>Value</w:delText>
                </w:r>
              </w:del>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7F0A532B" w14:textId="270875B3" w:rsidR="00E622ED" w:rsidRPr="005C4813" w:rsidDel="00FD7189" w:rsidRDefault="00E622ED">
            <w:pPr>
              <w:keepNext/>
              <w:keepLines/>
              <w:snapToGrid w:val="0"/>
              <w:spacing w:before="60" w:after="60"/>
              <w:jc w:val="left"/>
              <w:rPr>
                <w:ins w:id="3956" w:author="Eivind" w:date="2018-07-12T22:31:00Z"/>
                <w:del w:id="3957" w:author="Raphael Malyankar" w:date="2018-07-19T22:47:00Z"/>
                <w:strike/>
                <w:sz w:val="16"/>
                <w:szCs w:val="16"/>
                <w:rPrChange w:id="3958" w:author="Eivind" w:date="2018-07-13T00:03:00Z">
                  <w:rPr>
                    <w:ins w:id="3959" w:author="Eivind" w:date="2018-07-12T22:31:00Z"/>
                    <w:del w:id="3960" w:author="Raphael Malyankar" w:date="2018-07-19T22:47:00Z"/>
                    <w:sz w:val="16"/>
                    <w:szCs w:val="16"/>
                  </w:rPr>
                </w:rPrChange>
              </w:rPr>
            </w:pPr>
            <w:ins w:id="3961" w:author="Eivind" w:date="2018-07-12T22:31:00Z">
              <w:del w:id="3962" w:author="Raphael Malyankar" w:date="2018-07-19T22:47:00Z">
                <w:r w:rsidRPr="005C4813" w:rsidDel="00FD7189">
                  <w:rPr>
                    <w:strike/>
                    <w:sz w:val="16"/>
                    <w:szCs w:val="16"/>
                    <w:rPrChange w:id="3963" w:author="Eivind" w:date="2018-07-13T00:03:00Z">
                      <w:rPr>
                        <w:sz w:val="16"/>
                        <w:szCs w:val="16"/>
                      </w:rPr>
                    </w:rPrChange>
                  </w:rPr>
                  <w:delText>TIFF</w:delText>
                </w:r>
              </w:del>
            </w:ins>
          </w:p>
        </w:tc>
        <w:tc>
          <w:tcPr>
            <w:tcW w:w="3420" w:type="dxa"/>
            <w:gridSpan w:val="3"/>
            <w:tcBorders>
              <w:top w:val="single" w:sz="4" w:space="0" w:color="000000"/>
              <w:left w:val="single" w:sz="4" w:space="0" w:color="000000"/>
              <w:bottom w:val="single" w:sz="4" w:space="0" w:color="000000"/>
              <w:right w:val="single" w:sz="4" w:space="0" w:color="000000"/>
            </w:tcBorders>
          </w:tcPr>
          <w:p w14:paraId="4A258DF5" w14:textId="0A982A80" w:rsidR="00E622ED" w:rsidRPr="005C4813" w:rsidDel="00FD7189" w:rsidRDefault="00E622ED">
            <w:pPr>
              <w:keepNext/>
              <w:keepLines/>
              <w:snapToGrid w:val="0"/>
              <w:spacing w:before="60" w:after="60"/>
              <w:jc w:val="left"/>
              <w:rPr>
                <w:ins w:id="3964" w:author="Eivind" w:date="2018-07-12T22:31:00Z"/>
                <w:del w:id="3965" w:author="Raphael Malyankar" w:date="2018-07-19T22:47:00Z"/>
                <w:strike/>
                <w:sz w:val="16"/>
                <w:szCs w:val="16"/>
                <w:rPrChange w:id="3966" w:author="Eivind" w:date="2018-07-13T00:03:00Z">
                  <w:rPr>
                    <w:ins w:id="3967" w:author="Eivind" w:date="2018-07-12T22:31:00Z"/>
                    <w:del w:id="3968" w:author="Raphael Malyankar" w:date="2018-07-19T22:47:00Z"/>
                    <w:sz w:val="16"/>
                    <w:szCs w:val="16"/>
                  </w:rPr>
                </w:rPrChange>
              </w:rPr>
            </w:pPr>
          </w:p>
        </w:tc>
        <w:tc>
          <w:tcPr>
            <w:tcW w:w="804" w:type="dxa"/>
            <w:tcBorders>
              <w:top w:val="single" w:sz="4" w:space="0" w:color="000000"/>
              <w:left w:val="single" w:sz="4" w:space="0" w:color="000000"/>
              <w:bottom w:val="single" w:sz="4" w:space="0" w:color="000000"/>
              <w:right w:val="single" w:sz="4" w:space="0" w:color="000000"/>
            </w:tcBorders>
          </w:tcPr>
          <w:p w14:paraId="1DC3DB3B" w14:textId="2D6ED91A" w:rsidR="00E622ED" w:rsidRPr="005C4813" w:rsidDel="00FD7189" w:rsidRDefault="00DA1585">
            <w:pPr>
              <w:keepNext/>
              <w:keepLines/>
              <w:snapToGrid w:val="0"/>
              <w:spacing w:before="60" w:after="60"/>
              <w:jc w:val="center"/>
              <w:rPr>
                <w:ins w:id="3969" w:author="Eivind" w:date="2018-07-12T22:31:00Z"/>
                <w:del w:id="3970" w:author="Raphael Malyankar" w:date="2018-07-19T22:47:00Z"/>
                <w:strike/>
                <w:sz w:val="16"/>
                <w:szCs w:val="16"/>
                <w:rPrChange w:id="3971" w:author="Eivind" w:date="2018-07-13T00:03:00Z">
                  <w:rPr>
                    <w:ins w:id="3972" w:author="Eivind" w:date="2018-07-12T22:31:00Z"/>
                    <w:del w:id="3973" w:author="Raphael Malyankar" w:date="2018-07-19T22:47:00Z"/>
                    <w:sz w:val="16"/>
                    <w:szCs w:val="16"/>
                  </w:rPr>
                </w:rPrChange>
              </w:rPr>
            </w:pPr>
            <w:ins w:id="3974" w:author="Eivind" w:date="2018-07-12T23:47:00Z">
              <w:del w:id="3975" w:author="Raphael Malyankar" w:date="2018-07-19T22:47:00Z">
                <w:r w:rsidRPr="005C4813" w:rsidDel="00FD7189">
                  <w:rPr>
                    <w:strike/>
                    <w:sz w:val="16"/>
                    <w:szCs w:val="16"/>
                    <w:rPrChange w:id="3976" w:author="Eivind" w:date="2018-07-13T00:03:00Z">
                      <w:rPr>
                        <w:sz w:val="16"/>
                        <w:szCs w:val="16"/>
                      </w:rPr>
                    </w:rPrChange>
                  </w:rPr>
                  <w:delText>-</w:delText>
                </w:r>
              </w:del>
            </w:ins>
          </w:p>
        </w:tc>
        <w:tc>
          <w:tcPr>
            <w:tcW w:w="2436" w:type="dxa"/>
            <w:gridSpan w:val="2"/>
            <w:tcBorders>
              <w:top w:val="single" w:sz="4" w:space="0" w:color="000000"/>
              <w:left w:val="single" w:sz="4" w:space="0" w:color="000000"/>
              <w:bottom w:val="single" w:sz="4" w:space="0" w:color="000000"/>
              <w:right w:val="single" w:sz="4" w:space="0" w:color="000000"/>
            </w:tcBorders>
          </w:tcPr>
          <w:p w14:paraId="7DBE1722" w14:textId="51803756" w:rsidR="00E622ED" w:rsidRPr="005C4813" w:rsidDel="00FD7189" w:rsidRDefault="00DA1585">
            <w:pPr>
              <w:keepNext/>
              <w:keepLines/>
              <w:snapToGrid w:val="0"/>
              <w:spacing w:before="60" w:after="60"/>
              <w:jc w:val="left"/>
              <w:rPr>
                <w:ins w:id="3977" w:author="Eivind" w:date="2018-07-12T22:31:00Z"/>
                <w:del w:id="3978" w:author="Raphael Malyankar" w:date="2018-07-19T22:47:00Z"/>
                <w:strike/>
                <w:sz w:val="16"/>
                <w:szCs w:val="16"/>
                <w:rPrChange w:id="3979" w:author="Eivind" w:date="2018-07-13T00:03:00Z">
                  <w:rPr>
                    <w:ins w:id="3980" w:author="Eivind" w:date="2018-07-12T22:31:00Z"/>
                    <w:del w:id="3981" w:author="Raphael Malyankar" w:date="2018-07-19T22:47:00Z"/>
                    <w:sz w:val="16"/>
                    <w:szCs w:val="16"/>
                  </w:rPr>
                </w:rPrChange>
              </w:rPr>
            </w:pPr>
            <w:ins w:id="3982" w:author="Eivind" w:date="2018-07-12T23:47:00Z">
              <w:del w:id="3983" w:author="Raphael Malyankar" w:date="2018-07-19T22:47:00Z">
                <w:r w:rsidRPr="005C4813" w:rsidDel="00FD7189">
                  <w:rPr>
                    <w:strike/>
                    <w:sz w:val="16"/>
                    <w:szCs w:val="16"/>
                    <w:rPrChange w:id="3984" w:author="Eivind" w:date="2018-07-13T00:03:00Z">
                      <w:rPr>
                        <w:sz w:val="16"/>
                        <w:szCs w:val="16"/>
                      </w:rPr>
                    </w:rPrChange>
                  </w:rPr>
                  <w:delText>-</w:delText>
                </w:r>
              </w:del>
            </w:ins>
          </w:p>
        </w:tc>
        <w:tc>
          <w:tcPr>
            <w:tcW w:w="1987" w:type="dxa"/>
            <w:gridSpan w:val="2"/>
            <w:tcBorders>
              <w:top w:val="single" w:sz="4" w:space="0" w:color="000000"/>
              <w:left w:val="single" w:sz="4" w:space="0" w:color="000000"/>
              <w:bottom w:val="single" w:sz="4" w:space="0" w:color="000000"/>
              <w:right w:val="single" w:sz="4" w:space="0" w:color="000000"/>
            </w:tcBorders>
          </w:tcPr>
          <w:p w14:paraId="008A761B" w14:textId="73A41BF9" w:rsidR="00E622ED" w:rsidRPr="005C4813" w:rsidDel="00FD7189" w:rsidRDefault="00DA1585">
            <w:pPr>
              <w:keepNext/>
              <w:keepLines/>
              <w:snapToGrid w:val="0"/>
              <w:spacing w:before="60" w:after="60"/>
              <w:jc w:val="left"/>
              <w:rPr>
                <w:ins w:id="3985" w:author="Eivind" w:date="2018-07-12T22:31:00Z"/>
                <w:del w:id="3986" w:author="Raphael Malyankar" w:date="2018-07-19T22:47:00Z"/>
                <w:strike/>
                <w:sz w:val="16"/>
                <w:szCs w:val="16"/>
                <w:rPrChange w:id="3987" w:author="Eivind" w:date="2018-07-13T00:03:00Z">
                  <w:rPr>
                    <w:ins w:id="3988" w:author="Eivind" w:date="2018-07-12T22:31:00Z"/>
                    <w:del w:id="3989" w:author="Raphael Malyankar" w:date="2018-07-19T22:47:00Z"/>
                    <w:sz w:val="16"/>
                    <w:szCs w:val="16"/>
                  </w:rPr>
                </w:rPrChange>
              </w:rPr>
            </w:pPr>
            <w:ins w:id="3990" w:author="Eivind" w:date="2018-07-12T23:47:00Z">
              <w:del w:id="3991" w:author="Raphael Malyankar" w:date="2018-07-19T22:47:00Z">
                <w:r w:rsidRPr="005C4813" w:rsidDel="00FD7189">
                  <w:rPr>
                    <w:strike/>
                    <w:sz w:val="16"/>
                    <w:szCs w:val="16"/>
                    <w:rPrChange w:id="3992" w:author="Eivind" w:date="2018-07-13T00:03:00Z">
                      <w:rPr>
                        <w:sz w:val="16"/>
                        <w:szCs w:val="16"/>
                      </w:rPr>
                    </w:rPrChange>
                  </w:rPr>
                  <w:delText>Not applicable</w:delText>
                </w:r>
              </w:del>
            </w:ins>
          </w:p>
        </w:tc>
      </w:tr>
      <w:tr w:rsidR="00E622ED" w:rsidRPr="005C4813" w:rsidDel="00FD7189" w14:paraId="417F6F77" w14:textId="023EFED7" w:rsidTr="00A91A32">
        <w:trPr>
          <w:trHeight w:val="289"/>
          <w:ins w:id="3993" w:author="Eivind" w:date="2018-07-12T22:31:00Z"/>
          <w:del w:id="3994" w:author="Raphael Malyankar" w:date="2018-07-19T22:47:00Z"/>
        </w:trPr>
        <w:tc>
          <w:tcPr>
            <w:tcW w:w="1080" w:type="dxa"/>
            <w:tcBorders>
              <w:top w:val="single" w:sz="4" w:space="0" w:color="000000"/>
              <w:left w:val="single" w:sz="4" w:space="0" w:color="000000"/>
              <w:bottom w:val="single" w:sz="4" w:space="0" w:color="000000"/>
              <w:right w:val="single" w:sz="4" w:space="0" w:color="000000"/>
            </w:tcBorders>
            <w:hideMark/>
          </w:tcPr>
          <w:p w14:paraId="1C280D86" w14:textId="0A4C8838" w:rsidR="00E622ED" w:rsidRPr="005C4813" w:rsidDel="00FD7189" w:rsidRDefault="00E622ED">
            <w:pPr>
              <w:keepNext/>
              <w:keepLines/>
              <w:snapToGrid w:val="0"/>
              <w:spacing w:before="60" w:after="60"/>
              <w:jc w:val="left"/>
              <w:rPr>
                <w:ins w:id="3995" w:author="Eivind" w:date="2018-07-12T22:31:00Z"/>
                <w:del w:id="3996" w:author="Raphael Malyankar" w:date="2018-07-19T22:47:00Z"/>
                <w:strike/>
                <w:sz w:val="16"/>
                <w:szCs w:val="16"/>
                <w:rPrChange w:id="3997" w:author="Eivind" w:date="2018-07-13T00:03:00Z">
                  <w:rPr>
                    <w:ins w:id="3998" w:author="Eivind" w:date="2018-07-12T22:31:00Z"/>
                    <w:del w:id="3999" w:author="Raphael Malyankar" w:date="2018-07-19T22:47:00Z"/>
                    <w:sz w:val="16"/>
                    <w:szCs w:val="16"/>
                  </w:rPr>
                </w:rPrChange>
              </w:rPr>
            </w:pPr>
            <w:ins w:id="4000" w:author="Eivind" w:date="2018-07-12T22:31:00Z">
              <w:del w:id="4001" w:author="Raphael Malyankar" w:date="2018-07-19T22:47:00Z">
                <w:r w:rsidRPr="005C4813" w:rsidDel="00FD7189">
                  <w:rPr>
                    <w:strike/>
                    <w:sz w:val="16"/>
                    <w:szCs w:val="16"/>
                    <w:rPrChange w:id="4002" w:author="Eivind" w:date="2018-07-13T00:03:00Z">
                      <w:rPr>
                        <w:sz w:val="16"/>
                        <w:szCs w:val="16"/>
                      </w:rPr>
                    </w:rPrChange>
                  </w:rPr>
                  <w:delText>Value</w:delText>
                </w:r>
              </w:del>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479B899F" w14:textId="351278A1" w:rsidR="00E622ED" w:rsidRPr="005C4813" w:rsidDel="00FD7189" w:rsidRDefault="00E622ED">
            <w:pPr>
              <w:keepNext/>
              <w:keepLines/>
              <w:snapToGrid w:val="0"/>
              <w:spacing w:before="60" w:after="60"/>
              <w:jc w:val="left"/>
              <w:rPr>
                <w:ins w:id="4003" w:author="Eivind" w:date="2018-07-12T22:31:00Z"/>
                <w:del w:id="4004" w:author="Raphael Malyankar" w:date="2018-07-19T22:47:00Z"/>
                <w:strike/>
                <w:sz w:val="16"/>
                <w:szCs w:val="16"/>
                <w:rPrChange w:id="4005" w:author="Eivind" w:date="2018-07-13T00:03:00Z">
                  <w:rPr>
                    <w:ins w:id="4006" w:author="Eivind" w:date="2018-07-12T22:31:00Z"/>
                    <w:del w:id="4007" w:author="Raphael Malyankar" w:date="2018-07-19T22:47:00Z"/>
                    <w:sz w:val="16"/>
                    <w:szCs w:val="16"/>
                  </w:rPr>
                </w:rPrChange>
              </w:rPr>
            </w:pPr>
            <w:ins w:id="4008" w:author="Eivind" w:date="2018-07-12T22:31:00Z">
              <w:del w:id="4009" w:author="Raphael Malyankar" w:date="2018-07-19T22:47:00Z">
                <w:r w:rsidRPr="005C4813" w:rsidDel="00FD7189">
                  <w:rPr>
                    <w:strike/>
                    <w:sz w:val="16"/>
                    <w:szCs w:val="16"/>
                    <w:rPrChange w:id="4010" w:author="Eivind" w:date="2018-07-13T00:03:00Z">
                      <w:rPr>
                        <w:sz w:val="16"/>
                        <w:szCs w:val="16"/>
                      </w:rPr>
                    </w:rPrChange>
                  </w:rPr>
                  <w:delText>PDF/A or UA</w:delText>
                </w:r>
              </w:del>
            </w:ins>
          </w:p>
        </w:tc>
        <w:tc>
          <w:tcPr>
            <w:tcW w:w="3420" w:type="dxa"/>
            <w:gridSpan w:val="3"/>
            <w:tcBorders>
              <w:top w:val="single" w:sz="4" w:space="0" w:color="000000"/>
              <w:left w:val="single" w:sz="4" w:space="0" w:color="000000"/>
              <w:bottom w:val="single" w:sz="4" w:space="0" w:color="000000"/>
              <w:right w:val="single" w:sz="4" w:space="0" w:color="000000"/>
            </w:tcBorders>
          </w:tcPr>
          <w:p w14:paraId="34FB7E97" w14:textId="20AA7961" w:rsidR="00E622ED" w:rsidRPr="005C4813" w:rsidDel="00FD7189" w:rsidRDefault="00E622ED">
            <w:pPr>
              <w:keepNext/>
              <w:keepLines/>
              <w:snapToGrid w:val="0"/>
              <w:spacing w:before="60" w:after="60"/>
              <w:jc w:val="left"/>
              <w:rPr>
                <w:ins w:id="4011" w:author="Eivind" w:date="2018-07-12T22:31:00Z"/>
                <w:del w:id="4012" w:author="Raphael Malyankar" w:date="2018-07-19T22:47:00Z"/>
                <w:strike/>
                <w:sz w:val="16"/>
                <w:szCs w:val="16"/>
                <w:rPrChange w:id="4013" w:author="Eivind" w:date="2018-07-13T00:03:00Z">
                  <w:rPr>
                    <w:ins w:id="4014" w:author="Eivind" w:date="2018-07-12T22:31:00Z"/>
                    <w:del w:id="4015" w:author="Raphael Malyankar" w:date="2018-07-19T22:47:00Z"/>
                    <w:sz w:val="16"/>
                    <w:szCs w:val="16"/>
                  </w:rPr>
                </w:rPrChange>
              </w:rPr>
            </w:pPr>
          </w:p>
        </w:tc>
        <w:tc>
          <w:tcPr>
            <w:tcW w:w="804" w:type="dxa"/>
            <w:tcBorders>
              <w:top w:val="single" w:sz="4" w:space="0" w:color="000000"/>
              <w:left w:val="single" w:sz="4" w:space="0" w:color="000000"/>
              <w:bottom w:val="single" w:sz="4" w:space="0" w:color="000000"/>
              <w:right w:val="single" w:sz="4" w:space="0" w:color="000000"/>
            </w:tcBorders>
          </w:tcPr>
          <w:p w14:paraId="2F343AED" w14:textId="48DDB73C" w:rsidR="00E622ED" w:rsidRPr="005C4813" w:rsidDel="00FD7189" w:rsidRDefault="00DA1585">
            <w:pPr>
              <w:keepNext/>
              <w:keepLines/>
              <w:snapToGrid w:val="0"/>
              <w:spacing w:before="60" w:after="60"/>
              <w:jc w:val="center"/>
              <w:rPr>
                <w:ins w:id="4016" w:author="Eivind" w:date="2018-07-12T22:31:00Z"/>
                <w:del w:id="4017" w:author="Raphael Malyankar" w:date="2018-07-19T22:47:00Z"/>
                <w:strike/>
                <w:sz w:val="16"/>
                <w:szCs w:val="16"/>
                <w:rPrChange w:id="4018" w:author="Eivind" w:date="2018-07-13T00:03:00Z">
                  <w:rPr>
                    <w:ins w:id="4019" w:author="Eivind" w:date="2018-07-12T22:31:00Z"/>
                    <w:del w:id="4020" w:author="Raphael Malyankar" w:date="2018-07-19T22:47:00Z"/>
                    <w:sz w:val="16"/>
                    <w:szCs w:val="16"/>
                  </w:rPr>
                </w:rPrChange>
              </w:rPr>
            </w:pPr>
            <w:ins w:id="4021" w:author="Eivind" w:date="2018-07-12T23:47:00Z">
              <w:del w:id="4022" w:author="Raphael Malyankar" w:date="2018-07-19T22:47:00Z">
                <w:r w:rsidRPr="005C4813" w:rsidDel="00FD7189">
                  <w:rPr>
                    <w:strike/>
                    <w:sz w:val="16"/>
                    <w:szCs w:val="16"/>
                    <w:rPrChange w:id="4023" w:author="Eivind" w:date="2018-07-13T00:03:00Z">
                      <w:rPr>
                        <w:sz w:val="16"/>
                        <w:szCs w:val="16"/>
                      </w:rPr>
                    </w:rPrChange>
                  </w:rPr>
                  <w:delText>-</w:delText>
                </w:r>
              </w:del>
            </w:ins>
          </w:p>
        </w:tc>
        <w:tc>
          <w:tcPr>
            <w:tcW w:w="2436" w:type="dxa"/>
            <w:gridSpan w:val="2"/>
            <w:tcBorders>
              <w:top w:val="single" w:sz="4" w:space="0" w:color="000000"/>
              <w:left w:val="single" w:sz="4" w:space="0" w:color="000000"/>
              <w:bottom w:val="single" w:sz="4" w:space="0" w:color="000000"/>
              <w:right w:val="single" w:sz="4" w:space="0" w:color="000000"/>
            </w:tcBorders>
          </w:tcPr>
          <w:p w14:paraId="01C5684C" w14:textId="21BD6B67" w:rsidR="00E622ED" w:rsidRPr="005C4813" w:rsidDel="00FD7189" w:rsidRDefault="00DA1585">
            <w:pPr>
              <w:keepNext/>
              <w:keepLines/>
              <w:snapToGrid w:val="0"/>
              <w:spacing w:before="60" w:after="60"/>
              <w:jc w:val="left"/>
              <w:rPr>
                <w:ins w:id="4024" w:author="Eivind" w:date="2018-07-12T22:31:00Z"/>
                <w:del w:id="4025" w:author="Raphael Malyankar" w:date="2018-07-19T22:47:00Z"/>
                <w:strike/>
                <w:sz w:val="16"/>
                <w:szCs w:val="16"/>
                <w:rPrChange w:id="4026" w:author="Eivind" w:date="2018-07-13T00:03:00Z">
                  <w:rPr>
                    <w:ins w:id="4027" w:author="Eivind" w:date="2018-07-12T22:31:00Z"/>
                    <w:del w:id="4028" w:author="Raphael Malyankar" w:date="2018-07-19T22:47:00Z"/>
                    <w:sz w:val="16"/>
                    <w:szCs w:val="16"/>
                  </w:rPr>
                </w:rPrChange>
              </w:rPr>
            </w:pPr>
            <w:ins w:id="4029" w:author="Eivind" w:date="2018-07-12T23:47:00Z">
              <w:del w:id="4030" w:author="Raphael Malyankar" w:date="2018-07-19T22:47:00Z">
                <w:r w:rsidRPr="005C4813" w:rsidDel="00FD7189">
                  <w:rPr>
                    <w:strike/>
                    <w:sz w:val="16"/>
                    <w:szCs w:val="16"/>
                    <w:rPrChange w:id="4031" w:author="Eivind" w:date="2018-07-13T00:03:00Z">
                      <w:rPr>
                        <w:sz w:val="16"/>
                        <w:szCs w:val="16"/>
                      </w:rPr>
                    </w:rPrChange>
                  </w:rPr>
                  <w:delText>-</w:delText>
                </w:r>
              </w:del>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0D3EE90E" w14:textId="4F0B5EC1" w:rsidR="00E622ED" w:rsidRPr="005C4813" w:rsidDel="00FD7189" w:rsidRDefault="00DA1585">
            <w:pPr>
              <w:keepNext/>
              <w:keepLines/>
              <w:snapToGrid w:val="0"/>
              <w:spacing w:before="60" w:after="60"/>
              <w:jc w:val="left"/>
              <w:rPr>
                <w:ins w:id="4032" w:author="Eivind" w:date="2018-07-12T22:31:00Z"/>
                <w:del w:id="4033" w:author="Raphael Malyankar" w:date="2018-07-19T22:47:00Z"/>
                <w:strike/>
                <w:sz w:val="16"/>
                <w:szCs w:val="16"/>
                <w:rPrChange w:id="4034" w:author="Eivind" w:date="2018-07-13T00:03:00Z">
                  <w:rPr>
                    <w:ins w:id="4035" w:author="Eivind" w:date="2018-07-12T22:31:00Z"/>
                    <w:del w:id="4036" w:author="Raphael Malyankar" w:date="2018-07-19T22:47:00Z"/>
                    <w:sz w:val="16"/>
                    <w:szCs w:val="16"/>
                  </w:rPr>
                </w:rPrChange>
              </w:rPr>
            </w:pPr>
            <w:ins w:id="4037" w:author="Eivind" w:date="2018-07-12T23:47:00Z">
              <w:del w:id="4038" w:author="Raphael Malyankar" w:date="2018-07-19T22:47:00Z">
                <w:r w:rsidRPr="005C4813" w:rsidDel="00FD7189">
                  <w:rPr>
                    <w:strike/>
                    <w:sz w:val="16"/>
                    <w:szCs w:val="16"/>
                    <w:rPrChange w:id="4039" w:author="Eivind" w:date="2018-07-13T00:03:00Z">
                      <w:rPr>
                        <w:sz w:val="16"/>
                        <w:szCs w:val="16"/>
                      </w:rPr>
                    </w:rPrChange>
                  </w:rPr>
                  <w:delText>Not applicable</w:delText>
                </w:r>
              </w:del>
            </w:ins>
          </w:p>
        </w:tc>
      </w:tr>
      <w:tr w:rsidR="00E622ED" w14:paraId="7F1282AD" w14:textId="77777777" w:rsidTr="00A91A32">
        <w:trPr>
          <w:trHeight w:val="289"/>
          <w:ins w:id="4040" w:author="Eivind" w:date="2018-07-12T22:31:00Z"/>
        </w:trPr>
        <w:tc>
          <w:tcPr>
            <w:tcW w:w="1080" w:type="dxa"/>
            <w:tcBorders>
              <w:top w:val="single" w:sz="4" w:space="0" w:color="000000"/>
              <w:left w:val="single" w:sz="4" w:space="0" w:color="000000"/>
              <w:bottom w:val="single" w:sz="4" w:space="0" w:color="000000"/>
              <w:right w:val="single" w:sz="4" w:space="0" w:color="000000"/>
            </w:tcBorders>
            <w:hideMark/>
          </w:tcPr>
          <w:p w14:paraId="50E40D99" w14:textId="77777777" w:rsidR="00E622ED" w:rsidRDefault="00E622ED">
            <w:pPr>
              <w:keepNext/>
              <w:keepLines/>
              <w:snapToGrid w:val="0"/>
              <w:spacing w:before="60" w:after="60"/>
              <w:jc w:val="left"/>
              <w:rPr>
                <w:ins w:id="4041" w:author="Eivind" w:date="2018-07-12T22:31:00Z"/>
                <w:sz w:val="16"/>
                <w:szCs w:val="16"/>
              </w:rPr>
            </w:pPr>
            <w:ins w:id="4042" w:author="Eivind" w:date="2018-07-12T22:31:00Z">
              <w:r>
                <w:rPr>
                  <w:sz w:val="16"/>
                  <w:szCs w:val="16"/>
                </w:rPr>
                <w:t>Value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57EA8E48" w14:textId="77777777" w:rsidR="00E622ED" w:rsidRDefault="00E622ED">
            <w:pPr>
              <w:keepNext/>
              <w:keepLines/>
              <w:snapToGrid w:val="0"/>
              <w:spacing w:before="60" w:after="60"/>
              <w:jc w:val="left"/>
              <w:rPr>
                <w:ins w:id="4043" w:author="Eivind" w:date="2018-07-12T22:31:00Z"/>
                <w:sz w:val="16"/>
                <w:szCs w:val="16"/>
              </w:rPr>
            </w:pPr>
            <w:ins w:id="4044" w:author="Eivind" w:date="2018-07-12T22:31:00Z">
              <w:r>
                <w:rPr>
                  <w:sz w:val="16"/>
                  <w:szCs w:val="16"/>
                </w:rPr>
                <w:t>LUA</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5C6148FB" w14:textId="77777777" w:rsidR="00E622ED" w:rsidRDefault="00E622ED">
            <w:pPr>
              <w:keepNext/>
              <w:keepLines/>
              <w:snapToGrid w:val="0"/>
              <w:spacing w:before="60" w:after="60"/>
              <w:jc w:val="left"/>
              <w:rPr>
                <w:ins w:id="4045" w:author="Eivind" w:date="2018-07-12T22:31:00Z"/>
                <w:sz w:val="16"/>
                <w:szCs w:val="16"/>
              </w:rPr>
            </w:pPr>
            <w:ins w:id="4046" w:author="Eivind" w:date="2018-07-12T22:31:00Z">
              <w:r>
                <w:rPr>
                  <w:sz w:val="16"/>
                  <w:szCs w:val="16"/>
                </w:rPr>
                <w:t>A Lua script file</w:t>
              </w:r>
            </w:ins>
          </w:p>
        </w:tc>
        <w:tc>
          <w:tcPr>
            <w:tcW w:w="804" w:type="dxa"/>
            <w:tcBorders>
              <w:top w:val="single" w:sz="4" w:space="0" w:color="000000"/>
              <w:left w:val="single" w:sz="4" w:space="0" w:color="000000"/>
              <w:bottom w:val="single" w:sz="4" w:space="0" w:color="000000"/>
              <w:right w:val="single" w:sz="4" w:space="0" w:color="000000"/>
            </w:tcBorders>
          </w:tcPr>
          <w:p w14:paraId="1B39A372" w14:textId="77777777" w:rsidR="00E622ED" w:rsidRDefault="00E622ED">
            <w:pPr>
              <w:keepNext/>
              <w:keepLines/>
              <w:snapToGrid w:val="0"/>
              <w:spacing w:before="60" w:after="60"/>
              <w:jc w:val="center"/>
              <w:rPr>
                <w:ins w:id="4047" w:author="Eivind" w:date="2018-07-12T22:31:00Z"/>
                <w:sz w:val="16"/>
                <w:szCs w:val="16"/>
              </w:rPr>
            </w:pPr>
          </w:p>
        </w:tc>
        <w:tc>
          <w:tcPr>
            <w:tcW w:w="2436" w:type="dxa"/>
            <w:gridSpan w:val="2"/>
            <w:tcBorders>
              <w:top w:val="single" w:sz="4" w:space="0" w:color="000000"/>
              <w:left w:val="single" w:sz="4" w:space="0" w:color="000000"/>
              <w:bottom w:val="single" w:sz="4" w:space="0" w:color="000000"/>
              <w:right w:val="single" w:sz="4" w:space="0" w:color="000000"/>
            </w:tcBorders>
          </w:tcPr>
          <w:p w14:paraId="0D40133A" w14:textId="77777777" w:rsidR="00E622ED" w:rsidRDefault="00E622ED">
            <w:pPr>
              <w:keepNext/>
              <w:keepLines/>
              <w:snapToGrid w:val="0"/>
              <w:spacing w:before="60" w:after="60"/>
              <w:jc w:val="left"/>
              <w:rPr>
                <w:ins w:id="4048" w:author="Eivind" w:date="2018-07-12T22:31:00Z"/>
                <w:sz w:val="16"/>
                <w:szCs w:val="16"/>
              </w:rPr>
            </w:pPr>
          </w:p>
        </w:tc>
        <w:tc>
          <w:tcPr>
            <w:tcW w:w="1987" w:type="dxa"/>
            <w:gridSpan w:val="2"/>
            <w:tcBorders>
              <w:top w:val="single" w:sz="4" w:space="0" w:color="000000"/>
              <w:left w:val="single" w:sz="4" w:space="0" w:color="000000"/>
              <w:bottom w:val="single" w:sz="4" w:space="0" w:color="000000"/>
              <w:right w:val="single" w:sz="4" w:space="0" w:color="000000"/>
            </w:tcBorders>
          </w:tcPr>
          <w:p w14:paraId="6E2E3E22" w14:textId="77777777" w:rsidR="00E622ED" w:rsidRDefault="00E622ED">
            <w:pPr>
              <w:keepNext/>
              <w:keepLines/>
              <w:snapToGrid w:val="0"/>
              <w:spacing w:before="60" w:after="60"/>
              <w:jc w:val="left"/>
              <w:rPr>
                <w:ins w:id="4049" w:author="Eivind" w:date="2018-07-12T22:31:00Z"/>
                <w:sz w:val="16"/>
                <w:szCs w:val="16"/>
              </w:rPr>
            </w:pPr>
          </w:p>
        </w:tc>
      </w:tr>
      <w:tr w:rsidR="00E622ED" w:rsidRPr="00446152" w14:paraId="3B18BCB9" w14:textId="77777777" w:rsidTr="00A91A32">
        <w:trPr>
          <w:trHeight w:val="289"/>
          <w:ins w:id="4050" w:author="Eivind" w:date="2018-07-12T22:31:00Z"/>
        </w:trPr>
        <w:tc>
          <w:tcPr>
            <w:tcW w:w="1080" w:type="dxa"/>
            <w:tcBorders>
              <w:top w:val="single" w:sz="4" w:space="0" w:color="000000"/>
              <w:left w:val="single" w:sz="4" w:space="0" w:color="000000"/>
              <w:bottom w:val="single" w:sz="4" w:space="0" w:color="000000"/>
              <w:right w:val="single" w:sz="4" w:space="0" w:color="000000"/>
            </w:tcBorders>
            <w:hideMark/>
          </w:tcPr>
          <w:p w14:paraId="042C2F72" w14:textId="77777777" w:rsidR="00E622ED" w:rsidRPr="00446152" w:rsidRDefault="00E622ED">
            <w:pPr>
              <w:keepNext/>
              <w:keepLines/>
              <w:snapToGrid w:val="0"/>
              <w:spacing w:before="60" w:after="60"/>
              <w:jc w:val="left"/>
              <w:rPr>
                <w:ins w:id="4051" w:author="Eivind" w:date="2018-07-12T22:31:00Z"/>
                <w:sz w:val="16"/>
                <w:szCs w:val="16"/>
              </w:rPr>
            </w:pPr>
            <w:ins w:id="4052" w:author="Eivind" w:date="2018-07-12T22:31:00Z">
              <w:r w:rsidRPr="00446152">
                <w:rPr>
                  <w:sz w:val="16"/>
                  <w:szCs w:val="16"/>
                </w:rPr>
                <w:t>Value</w:t>
              </w:r>
            </w:ins>
          </w:p>
        </w:tc>
        <w:tc>
          <w:tcPr>
            <w:tcW w:w="3060" w:type="dxa"/>
            <w:gridSpan w:val="2"/>
            <w:tcBorders>
              <w:top w:val="single" w:sz="4" w:space="0" w:color="000000"/>
              <w:left w:val="single" w:sz="4" w:space="0" w:color="000000"/>
              <w:bottom w:val="single" w:sz="4" w:space="0" w:color="000000"/>
              <w:right w:val="single" w:sz="4" w:space="0" w:color="000000"/>
            </w:tcBorders>
            <w:hideMark/>
          </w:tcPr>
          <w:p w14:paraId="2E24E0FD" w14:textId="77777777" w:rsidR="00E622ED" w:rsidRPr="00446152" w:rsidRDefault="00E622ED">
            <w:pPr>
              <w:keepNext/>
              <w:keepLines/>
              <w:snapToGrid w:val="0"/>
              <w:spacing w:before="60" w:after="60"/>
              <w:jc w:val="left"/>
              <w:rPr>
                <w:ins w:id="4053" w:author="Eivind" w:date="2018-07-12T22:31:00Z"/>
                <w:sz w:val="16"/>
                <w:szCs w:val="16"/>
              </w:rPr>
            </w:pPr>
            <w:ins w:id="4054" w:author="Eivind" w:date="2018-07-12T22:31:00Z">
              <w:r w:rsidRPr="00446152">
                <w:rPr>
                  <w:sz w:val="16"/>
                  <w:szCs w:val="16"/>
                </w:rPr>
                <w:t>other</w:t>
              </w:r>
            </w:ins>
          </w:p>
        </w:tc>
        <w:tc>
          <w:tcPr>
            <w:tcW w:w="3420" w:type="dxa"/>
            <w:gridSpan w:val="3"/>
            <w:tcBorders>
              <w:top w:val="single" w:sz="4" w:space="0" w:color="000000"/>
              <w:left w:val="single" w:sz="4" w:space="0" w:color="000000"/>
              <w:bottom w:val="single" w:sz="4" w:space="0" w:color="000000"/>
              <w:right w:val="single" w:sz="4" w:space="0" w:color="000000"/>
            </w:tcBorders>
          </w:tcPr>
          <w:p w14:paraId="57D802B4" w14:textId="77777777" w:rsidR="00E622ED" w:rsidRPr="00446152" w:rsidRDefault="00E622ED">
            <w:pPr>
              <w:keepNext/>
              <w:keepLines/>
              <w:snapToGrid w:val="0"/>
              <w:spacing w:before="60" w:after="60"/>
              <w:jc w:val="left"/>
              <w:rPr>
                <w:ins w:id="4055" w:author="Eivind" w:date="2018-07-12T22:31:00Z"/>
                <w:sz w:val="16"/>
                <w:szCs w:val="16"/>
              </w:rPr>
            </w:pPr>
          </w:p>
        </w:tc>
        <w:tc>
          <w:tcPr>
            <w:tcW w:w="804" w:type="dxa"/>
            <w:tcBorders>
              <w:top w:val="single" w:sz="4" w:space="0" w:color="000000"/>
              <w:left w:val="single" w:sz="4" w:space="0" w:color="000000"/>
              <w:bottom w:val="single" w:sz="4" w:space="0" w:color="000000"/>
              <w:right w:val="single" w:sz="4" w:space="0" w:color="000000"/>
            </w:tcBorders>
            <w:hideMark/>
          </w:tcPr>
          <w:p w14:paraId="14ECA775" w14:textId="77777777" w:rsidR="00E622ED" w:rsidRPr="00446152" w:rsidRDefault="00E622ED">
            <w:pPr>
              <w:keepNext/>
              <w:keepLines/>
              <w:snapToGrid w:val="0"/>
              <w:spacing w:before="60" w:after="60"/>
              <w:jc w:val="center"/>
              <w:rPr>
                <w:ins w:id="4056" w:author="Eivind" w:date="2018-07-12T22:31:00Z"/>
                <w:sz w:val="16"/>
                <w:szCs w:val="16"/>
              </w:rPr>
            </w:pPr>
            <w:ins w:id="4057" w:author="Eivind" w:date="2018-07-12T22:31:00Z">
              <w:r w:rsidRPr="00446152">
                <w:rPr>
                  <w:sz w:val="16"/>
                  <w:szCs w:val="16"/>
                </w:rPr>
                <w: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55E0F4D7" w14:textId="77777777" w:rsidR="00E622ED" w:rsidRPr="00446152" w:rsidRDefault="00E622ED">
            <w:pPr>
              <w:keepNext/>
              <w:keepLines/>
              <w:snapToGrid w:val="0"/>
              <w:spacing w:before="60" w:after="60"/>
              <w:jc w:val="left"/>
              <w:rPr>
                <w:ins w:id="4058" w:author="Eivind" w:date="2018-07-12T22:31:00Z"/>
                <w:sz w:val="16"/>
                <w:szCs w:val="16"/>
              </w:rPr>
            </w:pPr>
            <w:ins w:id="4059" w:author="Eivind" w:date="2018-07-12T22:31:00Z">
              <w:r w:rsidRPr="00446152">
                <w:rPr>
                  <w:sz w:val="16"/>
                  <w:szCs w:val="16"/>
                </w:rPr>
                <w:t>-</w:t>
              </w:r>
            </w:ins>
          </w:p>
        </w:tc>
        <w:tc>
          <w:tcPr>
            <w:tcW w:w="1987" w:type="dxa"/>
            <w:gridSpan w:val="2"/>
            <w:tcBorders>
              <w:top w:val="single" w:sz="4" w:space="0" w:color="000000"/>
              <w:left w:val="single" w:sz="4" w:space="0" w:color="000000"/>
              <w:bottom w:val="single" w:sz="4" w:space="0" w:color="000000"/>
              <w:right w:val="single" w:sz="4" w:space="0" w:color="000000"/>
            </w:tcBorders>
          </w:tcPr>
          <w:p w14:paraId="321DC4EE" w14:textId="29FCB14D" w:rsidR="00E622ED" w:rsidRPr="00446152" w:rsidRDefault="00446152">
            <w:pPr>
              <w:keepNext/>
              <w:keepLines/>
              <w:snapToGrid w:val="0"/>
              <w:spacing w:before="60" w:after="60"/>
              <w:jc w:val="left"/>
              <w:rPr>
                <w:ins w:id="4060" w:author="Eivind" w:date="2018-07-12T22:31:00Z"/>
                <w:sz w:val="16"/>
                <w:szCs w:val="16"/>
              </w:rPr>
            </w:pPr>
            <w:ins w:id="4061" w:author="Raphael Malyankar" w:date="2018-07-13T17:57:00Z">
              <w:r>
                <w:rPr>
                  <w:sz w:val="16"/>
                  <w:szCs w:val="16"/>
                </w:rPr>
                <w:t>E.g., symbols, etc.</w:t>
              </w:r>
            </w:ins>
            <w:ins w:id="4062" w:author="Eivind" w:date="2018-07-12T23:47:00Z">
              <w:del w:id="4063" w:author="Raphael Malyankar" w:date="2018-07-13T17:56:00Z">
                <w:r w:rsidR="00DA1585" w:rsidRPr="00446152" w:rsidDel="00446152">
                  <w:rPr>
                    <w:sz w:val="16"/>
                    <w:szCs w:val="16"/>
                  </w:rPr>
                  <w:delText>Not applicable</w:delText>
                </w:r>
              </w:del>
            </w:ins>
          </w:p>
        </w:tc>
      </w:tr>
      <w:tr w:rsidR="006B114A" w:rsidDel="0038570A" w14:paraId="4F102B27" w14:textId="5624BCF2" w:rsidTr="00A91A32">
        <w:trPr>
          <w:gridAfter w:val="1"/>
          <w:wAfter w:w="7" w:type="dxa"/>
          <w:trHeight w:val="289"/>
          <w:del w:id="4064"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709A6E21" w14:textId="1614C4DD" w:rsidR="006B114A" w:rsidDel="0038570A" w:rsidRDefault="006B114A" w:rsidP="00876602">
            <w:pPr>
              <w:snapToGrid w:val="0"/>
              <w:spacing w:after="120"/>
              <w:rPr>
                <w:del w:id="4065" w:author="Eivind" w:date="2018-07-12T22:54:00Z"/>
                <w:b/>
                <w:sz w:val="16"/>
                <w:szCs w:val="16"/>
              </w:rPr>
            </w:pPr>
            <w:del w:id="4066" w:author="Eivind" w:date="2018-07-12T22:31:00Z">
              <w:r w:rsidDel="00E622ED">
                <w:rPr>
                  <w:b/>
                  <w:sz w:val="16"/>
                  <w:szCs w:val="16"/>
                </w:rPr>
                <w:delText>Name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6F7FE6D7" w14:textId="35D1052A" w:rsidR="006B114A" w:rsidDel="0038570A" w:rsidRDefault="006B114A" w:rsidP="00876602">
            <w:pPr>
              <w:snapToGrid w:val="0"/>
              <w:spacing w:after="120"/>
              <w:rPr>
                <w:del w:id="4067" w:author="Eivind" w:date="2018-07-12T22:54:00Z"/>
                <w:b/>
                <w:sz w:val="16"/>
                <w:szCs w:val="16"/>
              </w:rPr>
            </w:pPr>
            <w:del w:id="4068" w:author="Eivind" w:date="2018-07-12T22:31:00Z">
              <w:r w:rsidDel="00E622ED">
                <w:rPr>
                  <w:b/>
                  <w:sz w:val="16"/>
                  <w:szCs w:val="16"/>
                </w:rPr>
                <w:delText>Description</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18C7B3E1" w14:textId="2EBFDC8C" w:rsidR="006B114A" w:rsidDel="0038570A" w:rsidRDefault="006B114A" w:rsidP="00876602">
            <w:pPr>
              <w:snapToGrid w:val="0"/>
              <w:spacing w:after="120"/>
              <w:jc w:val="center"/>
              <w:rPr>
                <w:del w:id="4069" w:author="Eivind" w:date="2018-07-12T22:54:00Z"/>
                <w:b/>
                <w:sz w:val="16"/>
                <w:szCs w:val="16"/>
              </w:rPr>
            </w:pPr>
            <w:del w:id="4070" w:author="Eivind" w:date="2018-07-12T22:31:00Z">
              <w:r w:rsidDel="00E622ED">
                <w:rPr>
                  <w:b/>
                  <w:sz w:val="16"/>
                  <w:szCs w:val="16"/>
                </w:rPr>
                <w:delText>Mult</w:delText>
              </w:r>
            </w:del>
            <w:ins w:id="4071" w:author="Raphael Malyankar" w:date="2018-07-05T18:38:00Z">
              <w:del w:id="4072" w:author="Eivind" w:date="2018-07-12T22:31:00Z">
                <w:r w:rsidR="00CA309F" w:rsidDel="00E622ED">
                  <w:rPr>
                    <w:b/>
                    <w:sz w:val="16"/>
                    <w:szCs w:val="16"/>
                  </w:rPr>
                  <w:delText>Code</w:delText>
                </w:r>
              </w:del>
            </w:ins>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404C7643" w14:textId="117CBADB" w:rsidR="006B114A" w:rsidDel="0038570A" w:rsidRDefault="006B114A" w:rsidP="00876602">
            <w:pPr>
              <w:snapToGrid w:val="0"/>
              <w:spacing w:after="120"/>
              <w:rPr>
                <w:del w:id="4073" w:author="Eivind" w:date="2018-07-12T22:54:00Z"/>
                <w:b/>
                <w:sz w:val="16"/>
                <w:szCs w:val="16"/>
              </w:rPr>
            </w:pPr>
            <w:del w:id="4074" w:author="Eivind" w:date="2018-07-12T22:31:00Z">
              <w:r w:rsidDel="00E622ED">
                <w:rPr>
                  <w:b/>
                  <w:sz w:val="16"/>
                  <w:szCs w:val="16"/>
                </w:rPr>
                <w:delText>Type</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5061B2AB" w14:textId="79192EC9" w:rsidR="006B114A" w:rsidDel="0038570A" w:rsidRDefault="006B114A" w:rsidP="00876602">
            <w:pPr>
              <w:snapToGrid w:val="0"/>
              <w:spacing w:after="120"/>
              <w:rPr>
                <w:del w:id="4075" w:author="Eivind" w:date="2018-07-12T22:54:00Z"/>
                <w:b/>
                <w:sz w:val="16"/>
                <w:szCs w:val="16"/>
              </w:rPr>
            </w:pPr>
            <w:del w:id="4076" w:author="Eivind" w:date="2018-07-12T22:31:00Z">
              <w:r w:rsidDel="00E622ED">
                <w:rPr>
                  <w:b/>
                  <w:sz w:val="16"/>
                  <w:szCs w:val="16"/>
                </w:rPr>
                <w:delText>Remarks</w:delText>
              </w:r>
            </w:del>
          </w:p>
        </w:tc>
      </w:tr>
      <w:tr w:rsidR="006B114A" w:rsidDel="0038570A" w14:paraId="60347A18" w14:textId="376A3BAD" w:rsidTr="00A91A32">
        <w:trPr>
          <w:gridAfter w:val="1"/>
          <w:wAfter w:w="7" w:type="dxa"/>
          <w:trHeight w:val="263"/>
          <w:del w:id="4077"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3A5459A0" w14:textId="5A71675B" w:rsidR="006B114A" w:rsidDel="0038570A" w:rsidRDefault="006B114A" w:rsidP="00876602">
            <w:pPr>
              <w:snapToGrid w:val="0"/>
              <w:spacing w:after="120"/>
              <w:rPr>
                <w:del w:id="4078" w:author="Eivind" w:date="2018-07-12T22:54:00Z"/>
                <w:sz w:val="16"/>
                <w:szCs w:val="16"/>
              </w:rPr>
            </w:pPr>
            <w:del w:id="4079" w:author="Eivind" w:date="2018-07-12T22:31:00Z">
              <w:r w:rsidDel="00E622ED">
                <w:rPr>
                  <w:sz w:val="16"/>
                  <w:szCs w:val="16"/>
                </w:rPr>
                <w:delText>S100_Support</w:delText>
              </w:r>
            </w:del>
            <w:ins w:id="4080" w:author="Raphael Malyankar" w:date="2018-07-05T21:35:00Z">
              <w:del w:id="4081" w:author="Eivind" w:date="2018-07-12T22:31:00Z">
                <w:r w:rsidR="00144A3E" w:rsidDel="00E622ED">
                  <w:rPr>
                    <w:sz w:val="16"/>
                    <w:szCs w:val="16"/>
                  </w:rPr>
                  <w:delText>File</w:delText>
                </w:r>
              </w:del>
            </w:ins>
            <w:del w:id="4082" w:author="Eivind" w:date="2018-07-12T22:31:00Z">
              <w:r w:rsidDel="00E622ED">
                <w:rPr>
                  <w:sz w:val="16"/>
                  <w:szCs w:val="16"/>
                </w:rPr>
                <w:delText>Format</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50FF1C86" w14:textId="4B96E6EC" w:rsidR="006B114A" w:rsidDel="0038570A" w:rsidRDefault="006B114A" w:rsidP="00876602">
            <w:pPr>
              <w:snapToGrid w:val="0"/>
              <w:spacing w:after="120"/>
              <w:rPr>
                <w:del w:id="4083" w:author="Eivind" w:date="2018-07-12T22:54:00Z"/>
                <w:sz w:val="16"/>
                <w:szCs w:val="16"/>
              </w:rPr>
            </w:pPr>
            <w:del w:id="4084" w:author="Eivind" w:date="2018-07-12T22:31:00Z">
              <w:r w:rsidDel="00E622ED">
                <w:rPr>
                  <w:sz w:val="16"/>
                  <w:szCs w:val="16"/>
                </w:rPr>
                <w:delText>The format used in the support file</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65F632DE" w14:textId="7725D5E8" w:rsidR="006B114A" w:rsidDel="0038570A" w:rsidRDefault="006B114A" w:rsidP="00876602">
            <w:pPr>
              <w:snapToGrid w:val="0"/>
              <w:spacing w:after="120"/>
              <w:jc w:val="center"/>
              <w:rPr>
                <w:del w:id="4085" w:author="Eivind" w:date="2018-07-12T22:54:00Z"/>
                <w:sz w:val="16"/>
                <w:szCs w:val="16"/>
              </w:rPr>
            </w:pPr>
            <w:del w:id="4086" w:author="Eivind" w:date="2018-07-12T22:31:00Z">
              <w:r w:rsidDel="00E622ED">
                <w:rPr>
                  <w:sz w:val="16"/>
                  <w:szCs w:val="16"/>
                </w:rPr>
                <w:delText>-</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310A67F5" w14:textId="018C0DE3" w:rsidR="006B114A" w:rsidDel="0038570A" w:rsidRDefault="00CA309F" w:rsidP="00876602">
            <w:pPr>
              <w:snapToGrid w:val="0"/>
              <w:spacing w:after="120"/>
              <w:rPr>
                <w:del w:id="4087" w:author="Eivind" w:date="2018-07-12T22:54:00Z"/>
                <w:sz w:val="16"/>
                <w:szCs w:val="16"/>
              </w:rPr>
            </w:pPr>
            <w:ins w:id="4088" w:author="Raphael Malyankar" w:date="2018-07-05T18:42:00Z">
              <w:del w:id="4089" w:author="Eivind" w:date="2018-07-12T22:31:00Z">
                <w:r w:rsidDel="00E622ED">
                  <w:rPr>
                    <w:sz w:val="16"/>
                    <w:szCs w:val="16"/>
                  </w:rPr>
                  <w:delText>Enumeration</w:delText>
                </w:r>
              </w:del>
            </w:ins>
            <w:del w:id="4090" w:author="Eivind" w:date="2018-07-12T22:31:00Z">
              <w:r w:rsidR="006B114A" w:rsidDel="00E622ED">
                <w:rPr>
                  <w:sz w:val="16"/>
                  <w:szCs w:val="16"/>
                </w:rPr>
                <w:delText>-</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7742FEC3" w14:textId="74FD6074" w:rsidR="006B114A" w:rsidDel="0038570A" w:rsidRDefault="006B114A" w:rsidP="00876602">
            <w:pPr>
              <w:snapToGrid w:val="0"/>
              <w:spacing w:after="120"/>
              <w:rPr>
                <w:del w:id="4091" w:author="Eivind" w:date="2018-07-12T22:54:00Z"/>
                <w:sz w:val="16"/>
                <w:szCs w:val="16"/>
              </w:rPr>
            </w:pPr>
            <w:del w:id="4092" w:author="Eivind" w:date="2018-07-12T22:31:00Z">
              <w:r w:rsidDel="00E622ED">
                <w:rPr>
                  <w:sz w:val="16"/>
                  <w:szCs w:val="16"/>
                </w:rPr>
                <w:delText>-</w:delText>
              </w:r>
            </w:del>
          </w:p>
        </w:tc>
      </w:tr>
      <w:tr w:rsidR="006B114A" w:rsidDel="0038570A" w14:paraId="09F01909" w14:textId="655A62D6" w:rsidTr="00A91A32">
        <w:trPr>
          <w:gridAfter w:val="1"/>
          <w:wAfter w:w="7" w:type="dxa"/>
          <w:trHeight w:val="263"/>
          <w:del w:id="4093"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583CE347" w14:textId="018032B2" w:rsidR="006B114A" w:rsidDel="0038570A" w:rsidRDefault="006B114A" w:rsidP="00876602">
            <w:pPr>
              <w:snapToGrid w:val="0"/>
              <w:spacing w:after="120"/>
              <w:rPr>
                <w:del w:id="4094" w:author="Eivind" w:date="2018-07-12T22:54:00Z"/>
                <w:sz w:val="16"/>
                <w:szCs w:val="16"/>
              </w:rPr>
            </w:pPr>
            <w:del w:id="4095" w:author="Eivind" w:date="2018-07-12T22:31:00Z">
              <w:r w:rsidDel="00E622ED">
                <w:rPr>
                  <w:sz w:val="16"/>
                  <w:szCs w:val="16"/>
                </w:rPr>
                <w:delText>ASCII</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32E7FE99" w14:textId="2E2577C9" w:rsidR="006B114A" w:rsidDel="0038570A" w:rsidRDefault="006B114A" w:rsidP="00876602">
            <w:pPr>
              <w:snapToGrid w:val="0"/>
              <w:spacing w:after="120"/>
              <w:rPr>
                <w:del w:id="4096" w:author="Eivind" w:date="2018-07-12T22:54:00Z"/>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tcPr>
          <w:p w14:paraId="091F0B54" w14:textId="6E71186F" w:rsidR="006B114A" w:rsidDel="0038570A" w:rsidRDefault="006B114A" w:rsidP="00876602">
            <w:pPr>
              <w:snapToGrid w:val="0"/>
              <w:spacing w:after="120"/>
              <w:jc w:val="center"/>
              <w:rPr>
                <w:del w:id="4097" w:author="Eivind" w:date="2018-07-12T22:54:00Z"/>
                <w:sz w:val="16"/>
                <w:szCs w:val="16"/>
              </w:rPr>
            </w:pPr>
            <w:del w:id="4098" w:author="Eivind" w:date="2018-07-12T22:31:00Z">
              <w:r w:rsidDel="00E622ED">
                <w:rPr>
                  <w:sz w:val="16"/>
                  <w:szCs w:val="16"/>
                </w:rPr>
                <w:delText>-</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07023D88" w14:textId="03C34B6F" w:rsidR="006B114A" w:rsidDel="0038570A" w:rsidRDefault="006B114A" w:rsidP="00876602">
            <w:pPr>
              <w:snapToGrid w:val="0"/>
              <w:spacing w:after="120"/>
              <w:rPr>
                <w:del w:id="4099" w:author="Eivind" w:date="2018-07-12T22:54:00Z"/>
                <w:sz w:val="16"/>
                <w:szCs w:val="16"/>
              </w:rPr>
            </w:pPr>
            <w:del w:id="4100" w:author="Eivind" w:date="2018-07-12T22:31:00Z">
              <w:r w:rsidDel="00E622ED">
                <w:rPr>
                  <w:sz w:val="16"/>
                  <w:szCs w:val="16"/>
                </w:rPr>
                <w:delText>-</w:delText>
              </w:r>
            </w:del>
            <w:ins w:id="4101" w:author="Raphael Malyankar" w:date="2018-07-05T18:42:00Z">
              <w:del w:id="4102" w:author="Eivind" w:date="2018-07-12T22:31:00Z">
                <w:r w:rsidR="00CA309F" w:rsidDel="00E622ED">
                  <w:rPr>
                    <w:sz w:val="16"/>
                    <w:szCs w:val="16"/>
                  </w:rPr>
                  <w:delText>Literal</w:delText>
                </w:r>
              </w:del>
            </w:ins>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7BFF3DBB" w14:textId="763188CF" w:rsidR="006B114A" w:rsidDel="0038570A" w:rsidRDefault="00E160D1" w:rsidP="00876602">
            <w:pPr>
              <w:snapToGrid w:val="0"/>
              <w:spacing w:after="120"/>
              <w:rPr>
                <w:del w:id="4103" w:author="Eivind" w:date="2018-07-12T22:54:00Z"/>
                <w:sz w:val="16"/>
                <w:szCs w:val="16"/>
              </w:rPr>
            </w:pPr>
            <w:del w:id="4104" w:author="Eivind" w:date="2018-07-12T22:31:00Z">
              <w:r w:rsidDel="00E622ED">
                <w:rPr>
                  <w:sz w:val="16"/>
                  <w:szCs w:val="16"/>
                </w:rPr>
                <w:delText>Not applicable</w:delText>
              </w:r>
            </w:del>
          </w:p>
        </w:tc>
      </w:tr>
      <w:tr w:rsidR="00CA309F" w:rsidDel="0038570A" w14:paraId="56D9A52C" w14:textId="3B6D2E58" w:rsidTr="00A91A32">
        <w:trPr>
          <w:gridAfter w:val="1"/>
          <w:wAfter w:w="7" w:type="dxa"/>
          <w:trHeight w:val="289"/>
          <w:del w:id="4105"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5AFD2989" w14:textId="578E8C79" w:rsidR="00CA309F" w:rsidDel="0038570A" w:rsidRDefault="00CA309F" w:rsidP="00CA309F">
            <w:pPr>
              <w:snapToGrid w:val="0"/>
              <w:spacing w:after="120"/>
              <w:rPr>
                <w:del w:id="4106" w:author="Eivind" w:date="2018-07-12T22:54:00Z"/>
                <w:sz w:val="16"/>
                <w:szCs w:val="16"/>
              </w:rPr>
            </w:pPr>
            <w:del w:id="4107" w:author="Eivind" w:date="2018-07-12T22:31:00Z">
              <w:r w:rsidDel="00E622ED">
                <w:rPr>
                  <w:sz w:val="16"/>
                  <w:szCs w:val="16"/>
                </w:rPr>
                <w:delText>JPEG2000</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3D2F609C" w14:textId="12AFEAE8" w:rsidR="00CA309F" w:rsidDel="0038570A" w:rsidRDefault="00CA309F" w:rsidP="00CA309F">
            <w:pPr>
              <w:snapToGrid w:val="0"/>
              <w:spacing w:after="120"/>
              <w:rPr>
                <w:del w:id="4108" w:author="Eivind" w:date="2018-07-12T22:54:00Z"/>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tcPr>
          <w:p w14:paraId="5D9A1377" w14:textId="01D37DCF" w:rsidR="00CA309F" w:rsidDel="0038570A" w:rsidRDefault="00CA309F" w:rsidP="00CA309F">
            <w:pPr>
              <w:snapToGrid w:val="0"/>
              <w:spacing w:after="120"/>
              <w:jc w:val="center"/>
              <w:rPr>
                <w:del w:id="4109" w:author="Eivind" w:date="2018-07-12T22:54:00Z"/>
                <w:sz w:val="16"/>
                <w:szCs w:val="16"/>
              </w:rPr>
            </w:pPr>
            <w:del w:id="4110" w:author="Eivind" w:date="2018-07-12T22:31:00Z">
              <w:r w:rsidDel="00E622ED">
                <w:rPr>
                  <w:sz w:val="16"/>
                  <w:szCs w:val="16"/>
                </w:rPr>
                <w:delText>-</w:delText>
              </w:r>
            </w:del>
          </w:p>
        </w:tc>
        <w:tc>
          <w:tcPr>
            <w:tcW w:w="2436" w:type="dxa"/>
            <w:gridSpan w:val="3"/>
            <w:tcBorders>
              <w:top w:val="single" w:sz="4" w:space="0" w:color="000000"/>
              <w:left w:val="single" w:sz="4" w:space="0" w:color="000000"/>
              <w:bottom w:val="single" w:sz="4" w:space="0" w:color="000000"/>
              <w:right w:val="single" w:sz="4" w:space="0" w:color="000000"/>
            </w:tcBorders>
          </w:tcPr>
          <w:p w14:paraId="7AE9B16A" w14:textId="298E122B" w:rsidR="00CA309F" w:rsidDel="0038570A" w:rsidRDefault="00CA309F" w:rsidP="00CA309F">
            <w:pPr>
              <w:snapToGrid w:val="0"/>
              <w:spacing w:after="120"/>
              <w:rPr>
                <w:del w:id="4111" w:author="Eivind" w:date="2018-07-12T22:54:00Z"/>
                <w:sz w:val="16"/>
                <w:szCs w:val="16"/>
              </w:rPr>
            </w:pPr>
            <w:ins w:id="4112" w:author="Raphael Malyankar" w:date="2018-07-05T18:42:00Z">
              <w:del w:id="4113" w:author="Eivind" w:date="2018-07-12T22:31:00Z">
                <w:r w:rsidRPr="002C1B51" w:rsidDel="00E622ED">
                  <w:rPr>
                    <w:sz w:val="16"/>
                    <w:szCs w:val="16"/>
                  </w:rPr>
                  <w:delText>Literal</w:delText>
                </w:r>
              </w:del>
            </w:ins>
            <w:del w:id="4114" w:author="Eivind" w:date="2018-07-12T22:31:00Z">
              <w:r w:rsidDel="00E622ED">
                <w:rPr>
                  <w:sz w:val="16"/>
                  <w:szCs w:val="16"/>
                </w:rPr>
                <w:delText>-</w:delText>
              </w:r>
            </w:del>
          </w:p>
        </w:tc>
        <w:tc>
          <w:tcPr>
            <w:tcW w:w="3060" w:type="dxa"/>
            <w:gridSpan w:val="2"/>
            <w:tcBorders>
              <w:top w:val="single" w:sz="4" w:space="0" w:color="000000"/>
              <w:left w:val="single" w:sz="4" w:space="0" w:color="000000"/>
              <w:bottom w:val="single" w:sz="4" w:space="0" w:color="000000"/>
              <w:right w:val="single" w:sz="4" w:space="0" w:color="000000"/>
            </w:tcBorders>
          </w:tcPr>
          <w:p w14:paraId="72483301" w14:textId="4A5BB64B" w:rsidR="00CA309F" w:rsidDel="0038570A" w:rsidRDefault="00CA309F" w:rsidP="00CA309F">
            <w:pPr>
              <w:snapToGrid w:val="0"/>
              <w:spacing w:after="120"/>
              <w:rPr>
                <w:del w:id="4115" w:author="Eivind" w:date="2018-07-12T22:54:00Z"/>
                <w:sz w:val="16"/>
                <w:szCs w:val="16"/>
              </w:rPr>
            </w:pPr>
            <w:del w:id="4116" w:author="Eivind" w:date="2018-07-12T22:31:00Z">
              <w:r w:rsidRPr="00AD6638" w:rsidDel="00E622ED">
                <w:rPr>
                  <w:sz w:val="16"/>
                  <w:szCs w:val="16"/>
                </w:rPr>
                <w:delText>Not applicable</w:delText>
              </w:r>
            </w:del>
          </w:p>
        </w:tc>
      </w:tr>
      <w:tr w:rsidR="00CA309F" w:rsidDel="0038570A" w14:paraId="32605D29" w14:textId="0BC46971" w:rsidTr="00A91A32">
        <w:trPr>
          <w:gridAfter w:val="1"/>
          <w:wAfter w:w="7" w:type="dxa"/>
          <w:trHeight w:val="263"/>
          <w:del w:id="4117"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76A273E7" w14:textId="6697AA4D" w:rsidR="00CA309F" w:rsidDel="0038570A" w:rsidRDefault="00CA309F" w:rsidP="00CA309F">
            <w:pPr>
              <w:snapToGrid w:val="0"/>
              <w:spacing w:after="120"/>
              <w:rPr>
                <w:del w:id="4118" w:author="Eivind" w:date="2018-07-12T22:54:00Z"/>
                <w:sz w:val="16"/>
                <w:szCs w:val="16"/>
              </w:rPr>
            </w:pPr>
            <w:del w:id="4119" w:author="Eivind" w:date="2018-07-12T22:31:00Z">
              <w:r w:rsidDel="00E622ED">
                <w:rPr>
                  <w:sz w:val="16"/>
                  <w:szCs w:val="16"/>
                </w:rPr>
                <w:delText>HTML</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51456CD6" w14:textId="636D3EFC" w:rsidR="00CA309F" w:rsidDel="0038570A" w:rsidRDefault="00CA309F" w:rsidP="00CA309F">
            <w:pPr>
              <w:snapToGrid w:val="0"/>
              <w:spacing w:after="120"/>
              <w:rPr>
                <w:del w:id="4120" w:author="Eivind" w:date="2018-07-12T22:54:00Z"/>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tcPr>
          <w:p w14:paraId="6F6D3AC3" w14:textId="711642C7" w:rsidR="00CA309F" w:rsidDel="0038570A" w:rsidRDefault="00CA309F" w:rsidP="00CA309F">
            <w:pPr>
              <w:snapToGrid w:val="0"/>
              <w:spacing w:after="120"/>
              <w:jc w:val="center"/>
              <w:rPr>
                <w:del w:id="4121" w:author="Eivind" w:date="2018-07-12T22:54:00Z"/>
                <w:sz w:val="16"/>
                <w:szCs w:val="16"/>
              </w:rPr>
            </w:pPr>
            <w:del w:id="4122" w:author="Eivind" w:date="2018-07-12T22:31:00Z">
              <w:r w:rsidDel="00E622ED">
                <w:rPr>
                  <w:sz w:val="16"/>
                  <w:szCs w:val="16"/>
                </w:rPr>
                <w:delText>-</w:delText>
              </w:r>
            </w:del>
          </w:p>
        </w:tc>
        <w:tc>
          <w:tcPr>
            <w:tcW w:w="2436" w:type="dxa"/>
            <w:gridSpan w:val="3"/>
            <w:tcBorders>
              <w:top w:val="single" w:sz="4" w:space="0" w:color="000000"/>
              <w:left w:val="single" w:sz="4" w:space="0" w:color="000000"/>
              <w:bottom w:val="single" w:sz="4" w:space="0" w:color="000000"/>
              <w:right w:val="single" w:sz="4" w:space="0" w:color="000000"/>
            </w:tcBorders>
          </w:tcPr>
          <w:p w14:paraId="4C742FB1" w14:textId="7E0CC872" w:rsidR="00CA309F" w:rsidDel="0038570A" w:rsidRDefault="00CA309F" w:rsidP="00CA309F">
            <w:pPr>
              <w:snapToGrid w:val="0"/>
              <w:spacing w:after="120"/>
              <w:rPr>
                <w:del w:id="4123" w:author="Eivind" w:date="2018-07-12T22:54:00Z"/>
                <w:sz w:val="16"/>
                <w:szCs w:val="16"/>
              </w:rPr>
            </w:pPr>
            <w:ins w:id="4124" w:author="Raphael Malyankar" w:date="2018-07-05T18:42:00Z">
              <w:del w:id="4125" w:author="Eivind" w:date="2018-07-12T22:31:00Z">
                <w:r w:rsidRPr="002C1B51" w:rsidDel="00E622ED">
                  <w:rPr>
                    <w:sz w:val="16"/>
                    <w:szCs w:val="16"/>
                  </w:rPr>
                  <w:delText>Literal</w:delText>
                </w:r>
              </w:del>
            </w:ins>
            <w:del w:id="4126" w:author="Eivind" w:date="2018-07-12T22:31:00Z">
              <w:r w:rsidDel="00E622ED">
                <w:rPr>
                  <w:sz w:val="16"/>
                  <w:szCs w:val="16"/>
                </w:rPr>
                <w:delText>-</w:delText>
              </w:r>
            </w:del>
          </w:p>
        </w:tc>
        <w:tc>
          <w:tcPr>
            <w:tcW w:w="3060" w:type="dxa"/>
            <w:gridSpan w:val="2"/>
            <w:tcBorders>
              <w:top w:val="single" w:sz="4" w:space="0" w:color="000000"/>
              <w:left w:val="single" w:sz="4" w:space="0" w:color="000000"/>
              <w:bottom w:val="single" w:sz="4" w:space="0" w:color="000000"/>
              <w:right w:val="single" w:sz="4" w:space="0" w:color="000000"/>
            </w:tcBorders>
          </w:tcPr>
          <w:p w14:paraId="20568606" w14:textId="4B72BCDE" w:rsidR="00CA309F" w:rsidDel="0038570A" w:rsidRDefault="00CA309F" w:rsidP="00CA309F">
            <w:pPr>
              <w:snapToGrid w:val="0"/>
              <w:spacing w:after="120"/>
              <w:rPr>
                <w:del w:id="4127" w:author="Eivind" w:date="2018-07-12T22:54:00Z"/>
                <w:sz w:val="16"/>
                <w:szCs w:val="16"/>
              </w:rPr>
            </w:pPr>
            <w:del w:id="4128" w:author="Eivind" w:date="2018-07-12T22:31:00Z">
              <w:r w:rsidRPr="00AD6638" w:rsidDel="00E622ED">
                <w:rPr>
                  <w:sz w:val="16"/>
                  <w:szCs w:val="16"/>
                </w:rPr>
                <w:delText>Not applicable</w:delText>
              </w:r>
            </w:del>
          </w:p>
        </w:tc>
      </w:tr>
      <w:tr w:rsidR="00CA309F" w:rsidDel="0038570A" w14:paraId="67FDF40E" w14:textId="78E52FF0" w:rsidTr="00A91A32">
        <w:trPr>
          <w:gridAfter w:val="1"/>
          <w:wAfter w:w="7" w:type="dxa"/>
          <w:trHeight w:val="289"/>
          <w:del w:id="4129"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35E2C496" w14:textId="090DD0E5" w:rsidR="00CA309F" w:rsidDel="0038570A" w:rsidRDefault="00CA309F" w:rsidP="00CA309F">
            <w:pPr>
              <w:snapToGrid w:val="0"/>
              <w:spacing w:after="120"/>
              <w:rPr>
                <w:del w:id="4130" w:author="Eivind" w:date="2018-07-12T22:54:00Z"/>
                <w:sz w:val="16"/>
                <w:szCs w:val="16"/>
              </w:rPr>
            </w:pPr>
            <w:del w:id="4131" w:author="Eivind" w:date="2018-07-12T22:31:00Z">
              <w:r w:rsidDel="00E622ED">
                <w:rPr>
                  <w:sz w:val="16"/>
                  <w:szCs w:val="16"/>
                </w:rPr>
                <w:delText>XML</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579C8E66" w14:textId="7213A78C" w:rsidR="00CA309F" w:rsidDel="0038570A" w:rsidRDefault="00CA309F" w:rsidP="00CA309F">
            <w:pPr>
              <w:snapToGrid w:val="0"/>
              <w:spacing w:after="120"/>
              <w:rPr>
                <w:del w:id="4132" w:author="Eivind" w:date="2018-07-12T22:54:00Z"/>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tcPr>
          <w:p w14:paraId="2C0FCC14" w14:textId="770F9533" w:rsidR="00CA309F" w:rsidDel="0038570A" w:rsidRDefault="00CA309F" w:rsidP="00CA309F">
            <w:pPr>
              <w:snapToGrid w:val="0"/>
              <w:spacing w:after="120"/>
              <w:jc w:val="center"/>
              <w:rPr>
                <w:del w:id="4133" w:author="Eivind" w:date="2018-07-12T22:54:00Z"/>
                <w:sz w:val="16"/>
                <w:szCs w:val="16"/>
              </w:rPr>
            </w:pPr>
            <w:del w:id="4134" w:author="Eivind" w:date="2018-07-12T22:31:00Z">
              <w:r w:rsidDel="00E622ED">
                <w:rPr>
                  <w:sz w:val="16"/>
                  <w:szCs w:val="16"/>
                </w:rPr>
                <w:delText>-</w:delText>
              </w:r>
            </w:del>
          </w:p>
        </w:tc>
        <w:tc>
          <w:tcPr>
            <w:tcW w:w="2436" w:type="dxa"/>
            <w:gridSpan w:val="3"/>
            <w:tcBorders>
              <w:top w:val="single" w:sz="4" w:space="0" w:color="000000"/>
              <w:left w:val="single" w:sz="4" w:space="0" w:color="000000"/>
              <w:bottom w:val="single" w:sz="4" w:space="0" w:color="000000"/>
              <w:right w:val="single" w:sz="4" w:space="0" w:color="000000"/>
            </w:tcBorders>
          </w:tcPr>
          <w:p w14:paraId="7514D9C1" w14:textId="2BDBC2BC" w:rsidR="00CA309F" w:rsidDel="0038570A" w:rsidRDefault="00CA309F" w:rsidP="00CA309F">
            <w:pPr>
              <w:snapToGrid w:val="0"/>
              <w:spacing w:after="120"/>
              <w:rPr>
                <w:del w:id="4135" w:author="Eivind" w:date="2018-07-12T22:54:00Z"/>
                <w:sz w:val="16"/>
                <w:szCs w:val="16"/>
              </w:rPr>
            </w:pPr>
            <w:ins w:id="4136" w:author="Raphael Malyankar" w:date="2018-07-05T18:42:00Z">
              <w:del w:id="4137" w:author="Eivind" w:date="2018-07-12T22:31:00Z">
                <w:r w:rsidRPr="002C1B51" w:rsidDel="00E622ED">
                  <w:rPr>
                    <w:sz w:val="16"/>
                    <w:szCs w:val="16"/>
                  </w:rPr>
                  <w:delText>Literal</w:delText>
                </w:r>
              </w:del>
            </w:ins>
            <w:del w:id="4138" w:author="Eivind" w:date="2018-07-12T22:31:00Z">
              <w:r w:rsidDel="00E622ED">
                <w:rPr>
                  <w:sz w:val="16"/>
                  <w:szCs w:val="16"/>
                </w:rPr>
                <w:delText>-</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3BF2ADAF" w14:textId="28CA6DDB" w:rsidR="00CA309F" w:rsidDel="0038570A" w:rsidRDefault="00CA309F" w:rsidP="00CA309F">
            <w:pPr>
              <w:snapToGrid w:val="0"/>
              <w:spacing w:after="120"/>
              <w:rPr>
                <w:del w:id="4139" w:author="Eivind" w:date="2018-07-12T22:54:00Z"/>
                <w:sz w:val="16"/>
                <w:szCs w:val="16"/>
              </w:rPr>
            </w:pPr>
            <w:del w:id="4140" w:author="Eivind" w:date="2018-07-12T22:31:00Z">
              <w:r w:rsidDel="00E622ED">
                <w:rPr>
                  <w:sz w:val="16"/>
                  <w:szCs w:val="16"/>
                </w:rPr>
                <w:delText>FC and PC are in XML</w:delText>
              </w:r>
            </w:del>
          </w:p>
        </w:tc>
      </w:tr>
      <w:tr w:rsidR="00CA309F" w:rsidDel="0038570A" w14:paraId="790BCE59" w14:textId="584A6347" w:rsidTr="00A91A32">
        <w:trPr>
          <w:gridAfter w:val="1"/>
          <w:wAfter w:w="7" w:type="dxa"/>
          <w:trHeight w:val="263"/>
          <w:del w:id="4141"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1488A2FE" w14:textId="0B6D1209" w:rsidR="00CA309F" w:rsidDel="0038570A" w:rsidRDefault="00CA309F" w:rsidP="00CA309F">
            <w:pPr>
              <w:snapToGrid w:val="0"/>
              <w:spacing w:after="120"/>
              <w:rPr>
                <w:del w:id="4142" w:author="Eivind" w:date="2018-07-12T22:54:00Z"/>
                <w:sz w:val="16"/>
                <w:szCs w:val="16"/>
              </w:rPr>
            </w:pPr>
            <w:del w:id="4143" w:author="Eivind" w:date="2018-07-12T22:31:00Z">
              <w:r w:rsidDel="00E622ED">
                <w:rPr>
                  <w:sz w:val="16"/>
                  <w:szCs w:val="16"/>
                </w:rPr>
                <w:delText>XSLT</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58E19EF2" w14:textId="7259A2E2" w:rsidR="00CA309F" w:rsidDel="0038570A" w:rsidRDefault="00CA309F" w:rsidP="00CA309F">
            <w:pPr>
              <w:snapToGrid w:val="0"/>
              <w:spacing w:after="120"/>
              <w:rPr>
                <w:del w:id="4144" w:author="Eivind" w:date="2018-07-12T22:54:00Z"/>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tcPr>
          <w:p w14:paraId="629B9E5A" w14:textId="73CA9A1B" w:rsidR="00CA309F" w:rsidDel="0038570A" w:rsidRDefault="00CA309F" w:rsidP="00CA309F">
            <w:pPr>
              <w:snapToGrid w:val="0"/>
              <w:spacing w:after="120"/>
              <w:jc w:val="center"/>
              <w:rPr>
                <w:del w:id="4145" w:author="Eivind" w:date="2018-07-12T22:54:00Z"/>
                <w:sz w:val="16"/>
                <w:szCs w:val="16"/>
              </w:rPr>
            </w:pPr>
            <w:del w:id="4146" w:author="Eivind" w:date="2018-07-12T22:31:00Z">
              <w:r w:rsidDel="00E622ED">
                <w:rPr>
                  <w:sz w:val="16"/>
                  <w:szCs w:val="16"/>
                </w:rPr>
                <w:delText>-</w:delText>
              </w:r>
            </w:del>
          </w:p>
        </w:tc>
        <w:tc>
          <w:tcPr>
            <w:tcW w:w="2436" w:type="dxa"/>
            <w:gridSpan w:val="3"/>
            <w:tcBorders>
              <w:top w:val="single" w:sz="4" w:space="0" w:color="000000"/>
              <w:left w:val="single" w:sz="4" w:space="0" w:color="000000"/>
              <w:bottom w:val="single" w:sz="4" w:space="0" w:color="000000"/>
              <w:right w:val="single" w:sz="4" w:space="0" w:color="000000"/>
            </w:tcBorders>
          </w:tcPr>
          <w:p w14:paraId="0716C6E1" w14:textId="3E86EE20" w:rsidR="00CA309F" w:rsidDel="0038570A" w:rsidRDefault="00CA309F" w:rsidP="00CA309F">
            <w:pPr>
              <w:snapToGrid w:val="0"/>
              <w:spacing w:after="120"/>
              <w:rPr>
                <w:del w:id="4147" w:author="Eivind" w:date="2018-07-12T22:54:00Z"/>
                <w:sz w:val="16"/>
                <w:szCs w:val="16"/>
              </w:rPr>
            </w:pPr>
            <w:ins w:id="4148" w:author="Raphael Malyankar" w:date="2018-07-05T18:42:00Z">
              <w:del w:id="4149" w:author="Eivind" w:date="2018-07-12T22:31:00Z">
                <w:r w:rsidRPr="002C1B51" w:rsidDel="00E622ED">
                  <w:rPr>
                    <w:sz w:val="16"/>
                    <w:szCs w:val="16"/>
                  </w:rPr>
                  <w:delText>Literal</w:delText>
                </w:r>
              </w:del>
            </w:ins>
            <w:del w:id="4150" w:author="Eivind" w:date="2018-07-12T22:31:00Z">
              <w:r w:rsidDel="00E622ED">
                <w:rPr>
                  <w:sz w:val="16"/>
                  <w:szCs w:val="16"/>
                </w:rPr>
                <w:delText>-</w:delText>
              </w:r>
            </w:del>
          </w:p>
        </w:tc>
        <w:tc>
          <w:tcPr>
            <w:tcW w:w="3060" w:type="dxa"/>
            <w:gridSpan w:val="2"/>
            <w:tcBorders>
              <w:top w:val="single" w:sz="4" w:space="0" w:color="000000"/>
              <w:left w:val="single" w:sz="4" w:space="0" w:color="000000"/>
              <w:bottom w:val="single" w:sz="4" w:space="0" w:color="000000"/>
              <w:right w:val="single" w:sz="4" w:space="0" w:color="000000"/>
            </w:tcBorders>
          </w:tcPr>
          <w:p w14:paraId="0FD85399" w14:textId="596A2641" w:rsidR="00CA309F" w:rsidDel="0038570A" w:rsidRDefault="00CA309F" w:rsidP="00CA309F">
            <w:pPr>
              <w:snapToGrid w:val="0"/>
              <w:spacing w:after="120"/>
              <w:rPr>
                <w:del w:id="4151" w:author="Eivind" w:date="2018-07-12T22:54:00Z"/>
                <w:sz w:val="16"/>
                <w:szCs w:val="16"/>
              </w:rPr>
            </w:pPr>
            <w:del w:id="4152" w:author="Eivind" w:date="2018-07-12T22:31:00Z">
              <w:r w:rsidRPr="005576AC" w:rsidDel="00E622ED">
                <w:rPr>
                  <w:sz w:val="16"/>
                  <w:szCs w:val="16"/>
                </w:rPr>
                <w:delText>Not applicable</w:delText>
              </w:r>
            </w:del>
          </w:p>
        </w:tc>
      </w:tr>
      <w:tr w:rsidR="00CA309F" w:rsidDel="0038570A" w14:paraId="64617D6C" w14:textId="716F6C17" w:rsidTr="00A91A32">
        <w:trPr>
          <w:gridAfter w:val="1"/>
          <w:wAfter w:w="7" w:type="dxa"/>
          <w:trHeight w:val="263"/>
          <w:del w:id="4153"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54F82E42" w14:textId="38CF8890" w:rsidR="00CA309F" w:rsidDel="0038570A" w:rsidRDefault="00CA309F" w:rsidP="00CA309F">
            <w:pPr>
              <w:snapToGrid w:val="0"/>
              <w:spacing w:after="120"/>
              <w:rPr>
                <w:del w:id="4154" w:author="Eivind" w:date="2018-07-12T22:54:00Z"/>
                <w:sz w:val="16"/>
                <w:szCs w:val="16"/>
              </w:rPr>
            </w:pPr>
            <w:del w:id="4155" w:author="Eivind" w:date="2018-07-12T22:31:00Z">
              <w:r w:rsidDel="00E622ED">
                <w:rPr>
                  <w:sz w:val="16"/>
                  <w:szCs w:val="16"/>
                </w:rPr>
                <w:delText>VIDEO</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5013729E" w14:textId="0CB6DA20" w:rsidR="00CA309F" w:rsidDel="0038570A" w:rsidRDefault="00CA309F" w:rsidP="00CA309F">
            <w:pPr>
              <w:snapToGrid w:val="0"/>
              <w:spacing w:after="120"/>
              <w:rPr>
                <w:del w:id="4156" w:author="Eivind" w:date="2018-07-12T22:54:00Z"/>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tcPr>
          <w:p w14:paraId="1520ECAB" w14:textId="5DDAC0FC" w:rsidR="00CA309F" w:rsidDel="0038570A" w:rsidRDefault="00CA309F" w:rsidP="00CA309F">
            <w:pPr>
              <w:snapToGrid w:val="0"/>
              <w:spacing w:after="120"/>
              <w:jc w:val="center"/>
              <w:rPr>
                <w:del w:id="4157" w:author="Eivind" w:date="2018-07-12T22:54:00Z"/>
                <w:sz w:val="16"/>
                <w:szCs w:val="16"/>
              </w:rPr>
            </w:pPr>
            <w:del w:id="4158" w:author="Eivind" w:date="2018-07-12T22:31:00Z">
              <w:r w:rsidDel="00E622ED">
                <w:rPr>
                  <w:sz w:val="16"/>
                  <w:szCs w:val="16"/>
                </w:rPr>
                <w:delText>-</w:delText>
              </w:r>
            </w:del>
          </w:p>
        </w:tc>
        <w:tc>
          <w:tcPr>
            <w:tcW w:w="2436" w:type="dxa"/>
            <w:gridSpan w:val="3"/>
            <w:tcBorders>
              <w:top w:val="single" w:sz="4" w:space="0" w:color="000000"/>
              <w:left w:val="single" w:sz="4" w:space="0" w:color="000000"/>
              <w:bottom w:val="single" w:sz="4" w:space="0" w:color="000000"/>
              <w:right w:val="single" w:sz="4" w:space="0" w:color="000000"/>
            </w:tcBorders>
          </w:tcPr>
          <w:p w14:paraId="2B242AB9" w14:textId="2C2A68B4" w:rsidR="00CA309F" w:rsidDel="0038570A" w:rsidRDefault="00CA309F" w:rsidP="00CA309F">
            <w:pPr>
              <w:snapToGrid w:val="0"/>
              <w:spacing w:after="120"/>
              <w:rPr>
                <w:del w:id="4159" w:author="Eivind" w:date="2018-07-12T22:54:00Z"/>
                <w:sz w:val="16"/>
                <w:szCs w:val="16"/>
              </w:rPr>
            </w:pPr>
            <w:ins w:id="4160" w:author="Raphael Malyankar" w:date="2018-07-05T18:42:00Z">
              <w:del w:id="4161" w:author="Eivind" w:date="2018-07-12T22:31:00Z">
                <w:r w:rsidRPr="002C1B51" w:rsidDel="00E622ED">
                  <w:rPr>
                    <w:sz w:val="16"/>
                    <w:szCs w:val="16"/>
                  </w:rPr>
                  <w:delText>Literal</w:delText>
                </w:r>
              </w:del>
            </w:ins>
            <w:del w:id="4162" w:author="Eivind" w:date="2018-07-12T22:31:00Z">
              <w:r w:rsidDel="00E622ED">
                <w:rPr>
                  <w:sz w:val="16"/>
                  <w:szCs w:val="16"/>
                </w:rPr>
                <w:delText>-</w:delText>
              </w:r>
            </w:del>
          </w:p>
        </w:tc>
        <w:tc>
          <w:tcPr>
            <w:tcW w:w="3060" w:type="dxa"/>
            <w:gridSpan w:val="2"/>
            <w:tcBorders>
              <w:top w:val="single" w:sz="4" w:space="0" w:color="000000"/>
              <w:left w:val="single" w:sz="4" w:space="0" w:color="000000"/>
              <w:bottom w:val="single" w:sz="4" w:space="0" w:color="000000"/>
              <w:right w:val="single" w:sz="4" w:space="0" w:color="000000"/>
            </w:tcBorders>
          </w:tcPr>
          <w:p w14:paraId="2587C371" w14:textId="71FF7D1B" w:rsidR="00CA309F" w:rsidDel="0038570A" w:rsidRDefault="00CA309F" w:rsidP="00CA309F">
            <w:pPr>
              <w:snapToGrid w:val="0"/>
              <w:spacing w:after="120"/>
              <w:rPr>
                <w:del w:id="4163" w:author="Eivind" w:date="2018-07-12T22:54:00Z"/>
                <w:sz w:val="16"/>
                <w:szCs w:val="16"/>
              </w:rPr>
            </w:pPr>
            <w:del w:id="4164" w:author="Eivind" w:date="2018-07-12T22:31:00Z">
              <w:r w:rsidRPr="005576AC" w:rsidDel="00E622ED">
                <w:rPr>
                  <w:sz w:val="16"/>
                  <w:szCs w:val="16"/>
                </w:rPr>
                <w:delText>Not applicable</w:delText>
              </w:r>
            </w:del>
          </w:p>
        </w:tc>
      </w:tr>
      <w:tr w:rsidR="00CA309F" w:rsidDel="0038570A" w14:paraId="636F9E76" w14:textId="4D526A87" w:rsidTr="00A91A32">
        <w:trPr>
          <w:gridAfter w:val="1"/>
          <w:wAfter w:w="7" w:type="dxa"/>
          <w:trHeight w:val="289"/>
          <w:del w:id="4165"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0B157AFE" w14:textId="5A92B526" w:rsidR="00CA309F" w:rsidDel="0038570A" w:rsidRDefault="00CA309F" w:rsidP="00CA309F">
            <w:pPr>
              <w:snapToGrid w:val="0"/>
              <w:spacing w:after="120"/>
              <w:rPr>
                <w:del w:id="4166" w:author="Eivind" w:date="2018-07-12T22:54:00Z"/>
                <w:sz w:val="16"/>
                <w:szCs w:val="16"/>
              </w:rPr>
            </w:pPr>
            <w:del w:id="4167" w:author="Eivind" w:date="2018-07-12T22:31:00Z">
              <w:r w:rsidDel="00E622ED">
                <w:rPr>
                  <w:sz w:val="16"/>
                  <w:szCs w:val="16"/>
                </w:rPr>
                <w:delText>TIFF</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521C252F" w14:textId="493C6A51" w:rsidR="00CA309F" w:rsidDel="0038570A" w:rsidRDefault="00CA309F" w:rsidP="00CA309F">
            <w:pPr>
              <w:snapToGrid w:val="0"/>
              <w:spacing w:after="120"/>
              <w:rPr>
                <w:del w:id="4168" w:author="Eivind" w:date="2018-07-12T22:54:00Z"/>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tcPr>
          <w:p w14:paraId="1CCB5DC8" w14:textId="2DC77467" w:rsidR="00CA309F" w:rsidDel="0038570A" w:rsidRDefault="00CA309F" w:rsidP="00CA309F">
            <w:pPr>
              <w:snapToGrid w:val="0"/>
              <w:spacing w:after="120"/>
              <w:jc w:val="center"/>
              <w:rPr>
                <w:del w:id="4169" w:author="Eivind" w:date="2018-07-12T22:54:00Z"/>
                <w:sz w:val="16"/>
                <w:szCs w:val="16"/>
              </w:rPr>
            </w:pPr>
            <w:del w:id="4170" w:author="Eivind" w:date="2018-07-12T22:31:00Z">
              <w:r w:rsidDel="00E622ED">
                <w:rPr>
                  <w:sz w:val="16"/>
                  <w:szCs w:val="16"/>
                </w:rPr>
                <w:delText>-</w:delText>
              </w:r>
            </w:del>
          </w:p>
        </w:tc>
        <w:tc>
          <w:tcPr>
            <w:tcW w:w="2436" w:type="dxa"/>
            <w:gridSpan w:val="3"/>
            <w:tcBorders>
              <w:top w:val="single" w:sz="4" w:space="0" w:color="000000"/>
              <w:left w:val="single" w:sz="4" w:space="0" w:color="000000"/>
              <w:bottom w:val="single" w:sz="4" w:space="0" w:color="000000"/>
              <w:right w:val="single" w:sz="4" w:space="0" w:color="000000"/>
            </w:tcBorders>
          </w:tcPr>
          <w:p w14:paraId="40D9961A" w14:textId="57C95820" w:rsidR="00CA309F" w:rsidDel="0038570A" w:rsidRDefault="00CA309F" w:rsidP="00CA309F">
            <w:pPr>
              <w:snapToGrid w:val="0"/>
              <w:spacing w:after="120"/>
              <w:rPr>
                <w:del w:id="4171" w:author="Eivind" w:date="2018-07-12T22:54:00Z"/>
                <w:sz w:val="16"/>
                <w:szCs w:val="16"/>
              </w:rPr>
            </w:pPr>
            <w:ins w:id="4172" w:author="Raphael Malyankar" w:date="2018-07-05T18:42:00Z">
              <w:del w:id="4173" w:author="Eivind" w:date="2018-07-12T22:31:00Z">
                <w:r w:rsidRPr="002C1B51" w:rsidDel="00E622ED">
                  <w:rPr>
                    <w:sz w:val="16"/>
                    <w:szCs w:val="16"/>
                  </w:rPr>
                  <w:delText>Literal</w:delText>
                </w:r>
              </w:del>
            </w:ins>
            <w:del w:id="4174" w:author="Eivind" w:date="2018-07-12T22:31:00Z">
              <w:r w:rsidDel="00E622ED">
                <w:rPr>
                  <w:sz w:val="16"/>
                  <w:szCs w:val="16"/>
                </w:rPr>
                <w:delText>-</w:delText>
              </w:r>
            </w:del>
          </w:p>
        </w:tc>
        <w:tc>
          <w:tcPr>
            <w:tcW w:w="3060" w:type="dxa"/>
            <w:gridSpan w:val="2"/>
            <w:tcBorders>
              <w:top w:val="single" w:sz="4" w:space="0" w:color="000000"/>
              <w:left w:val="single" w:sz="4" w:space="0" w:color="000000"/>
              <w:bottom w:val="single" w:sz="4" w:space="0" w:color="000000"/>
              <w:right w:val="single" w:sz="4" w:space="0" w:color="000000"/>
            </w:tcBorders>
          </w:tcPr>
          <w:p w14:paraId="7660321E" w14:textId="6246B31E" w:rsidR="00CA309F" w:rsidDel="0038570A" w:rsidRDefault="00CA309F" w:rsidP="00CA309F">
            <w:pPr>
              <w:snapToGrid w:val="0"/>
              <w:spacing w:after="120"/>
              <w:rPr>
                <w:del w:id="4175" w:author="Eivind" w:date="2018-07-12T22:54:00Z"/>
                <w:sz w:val="16"/>
                <w:szCs w:val="16"/>
              </w:rPr>
            </w:pPr>
            <w:del w:id="4176" w:author="Eivind" w:date="2018-07-12T22:31:00Z">
              <w:r w:rsidRPr="005576AC" w:rsidDel="00E622ED">
                <w:rPr>
                  <w:sz w:val="16"/>
                  <w:szCs w:val="16"/>
                </w:rPr>
                <w:delText>Not applicable</w:delText>
              </w:r>
            </w:del>
          </w:p>
        </w:tc>
      </w:tr>
      <w:tr w:rsidR="00144A3E" w:rsidDel="0038570A" w14:paraId="762A4088" w14:textId="4243D072" w:rsidTr="00A91A32">
        <w:trPr>
          <w:gridAfter w:val="1"/>
          <w:wAfter w:w="7" w:type="dxa"/>
          <w:trHeight w:val="289"/>
          <w:ins w:id="4177" w:author="Raphael Malyankar" w:date="2018-07-05T21:36:00Z"/>
          <w:del w:id="4178"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tcPr>
          <w:p w14:paraId="7BCB6FF2" w14:textId="6DCD94B5" w:rsidR="00144A3E" w:rsidDel="0038570A" w:rsidRDefault="00144A3E" w:rsidP="00144A3E">
            <w:pPr>
              <w:snapToGrid w:val="0"/>
              <w:spacing w:after="120"/>
              <w:rPr>
                <w:ins w:id="4179" w:author="Raphael Malyankar" w:date="2018-07-05T21:36:00Z"/>
                <w:del w:id="4180" w:author="Eivind" w:date="2018-07-12T22:54:00Z"/>
                <w:sz w:val="16"/>
                <w:szCs w:val="16"/>
              </w:rPr>
            </w:pPr>
            <w:ins w:id="4181" w:author="Raphael Malyankar" w:date="2018-07-05T21:36:00Z">
              <w:del w:id="4182" w:author="Eivind" w:date="2018-07-12T22:31:00Z">
                <w:r w:rsidDel="00E622ED">
                  <w:rPr>
                    <w:sz w:val="16"/>
                    <w:szCs w:val="16"/>
                  </w:rPr>
                  <w:delText>PDF/A or UA</w:delText>
                </w:r>
              </w:del>
            </w:ins>
          </w:p>
        </w:tc>
        <w:tc>
          <w:tcPr>
            <w:tcW w:w="3420" w:type="dxa"/>
            <w:gridSpan w:val="2"/>
            <w:tcBorders>
              <w:top w:val="single" w:sz="4" w:space="0" w:color="000000"/>
              <w:left w:val="single" w:sz="4" w:space="0" w:color="000000"/>
              <w:bottom w:val="single" w:sz="4" w:space="0" w:color="000000"/>
              <w:right w:val="single" w:sz="4" w:space="0" w:color="000000"/>
            </w:tcBorders>
          </w:tcPr>
          <w:p w14:paraId="46929877" w14:textId="02CED187" w:rsidR="00144A3E" w:rsidDel="0038570A" w:rsidRDefault="00144A3E" w:rsidP="00144A3E">
            <w:pPr>
              <w:snapToGrid w:val="0"/>
              <w:spacing w:after="120"/>
              <w:rPr>
                <w:ins w:id="4183" w:author="Raphael Malyankar" w:date="2018-07-05T21:36:00Z"/>
                <w:del w:id="4184" w:author="Eivind" w:date="2018-07-12T22:54:00Z"/>
                <w:sz w:val="16"/>
                <w:szCs w:val="16"/>
              </w:rPr>
            </w:pPr>
          </w:p>
        </w:tc>
        <w:tc>
          <w:tcPr>
            <w:tcW w:w="804" w:type="dxa"/>
            <w:tcBorders>
              <w:top w:val="single" w:sz="4" w:space="0" w:color="000000"/>
              <w:left w:val="single" w:sz="4" w:space="0" w:color="000000"/>
              <w:bottom w:val="single" w:sz="4" w:space="0" w:color="000000"/>
              <w:right w:val="single" w:sz="4" w:space="0" w:color="000000"/>
            </w:tcBorders>
          </w:tcPr>
          <w:p w14:paraId="00EFE952" w14:textId="5348DF90" w:rsidR="00144A3E" w:rsidDel="0038570A" w:rsidRDefault="00144A3E" w:rsidP="00144A3E">
            <w:pPr>
              <w:snapToGrid w:val="0"/>
              <w:spacing w:after="120"/>
              <w:jc w:val="center"/>
              <w:rPr>
                <w:ins w:id="4185" w:author="Raphael Malyankar" w:date="2018-07-05T21:36:00Z"/>
                <w:del w:id="4186" w:author="Eivind" w:date="2018-07-12T22:54:00Z"/>
                <w:sz w:val="16"/>
                <w:szCs w:val="16"/>
              </w:rPr>
            </w:pPr>
          </w:p>
        </w:tc>
        <w:tc>
          <w:tcPr>
            <w:tcW w:w="2436" w:type="dxa"/>
            <w:gridSpan w:val="3"/>
            <w:tcBorders>
              <w:top w:val="single" w:sz="4" w:space="0" w:color="000000"/>
              <w:left w:val="single" w:sz="4" w:space="0" w:color="000000"/>
              <w:bottom w:val="single" w:sz="4" w:space="0" w:color="000000"/>
              <w:right w:val="single" w:sz="4" w:space="0" w:color="000000"/>
            </w:tcBorders>
          </w:tcPr>
          <w:p w14:paraId="0ED6AB56" w14:textId="2DB58802" w:rsidR="00144A3E" w:rsidRPr="002C1B51" w:rsidDel="0038570A" w:rsidRDefault="00144A3E" w:rsidP="00144A3E">
            <w:pPr>
              <w:snapToGrid w:val="0"/>
              <w:spacing w:after="120"/>
              <w:rPr>
                <w:ins w:id="4187" w:author="Raphael Malyankar" w:date="2018-07-05T21:36:00Z"/>
                <w:del w:id="4188" w:author="Eivind" w:date="2018-07-12T22:54:00Z"/>
                <w:sz w:val="16"/>
                <w:szCs w:val="16"/>
              </w:rPr>
            </w:pPr>
            <w:ins w:id="4189" w:author="Raphael Malyankar" w:date="2018-07-05T21:36:00Z">
              <w:del w:id="4190" w:author="Eivind" w:date="2018-07-12T22:31:00Z">
                <w:r w:rsidDel="00E622ED">
                  <w:rPr>
                    <w:sz w:val="16"/>
                    <w:szCs w:val="16"/>
                  </w:rPr>
                  <w:delText>Literal</w:delText>
                </w:r>
              </w:del>
            </w:ins>
          </w:p>
        </w:tc>
        <w:tc>
          <w:tcPr>
            <w:tcW w:w="3060" w:type="dxa"/>
            <w:gridSpan w:val="2"/>
            <w:tcBorders>
              <w:top w:val="single" w:sz="4" w:space="0" w:color="000000"/>
              <w:left w:val="single" w:sz="4" w:space="0" w:color="000000"/>
              <w:bottom w:val="single" w:sz="4" w:space="0" w:color="000000"/>
              <w:right w:val="single" w:sz="4" w:space="0" w:color="000000"/>
            </w:tcBorders>
          </w:tcPr>
          <w:p w14:paraId="5C77ACBA" w14:textId="282F8666" w:rsidR="00144A3E" w:rsidRPr="005576AC" w:rsidDel="0038570A" w:rsidRDefault="00144A3E" w:rsidP="00144A3E">
            <w:pPr>
              <w:snapToGrid w:val="0"/>
              <w:spacing w:after="120"/>
              <w:rPr>
                <w:ins w:id="4191" w:author="Raphael Malyankar" w:date="2018-07-05T21:36:00Z"/>
                <w:del w:id="4192" w:author="Eivind" w:date="2018-07-12T22:54:00Z"/>
                <w:sz w:val="16"/>
                <w:szCs w:val="16"/>
              </w:rPr>
            </w:pPr>
            <w:ins w:id="4193" w:author="Raphael Malyankar" w:date="2018-07-05T21:39:00Z">
              <w:del w:id="4194" w:author="Eivind" w:date="2018-07-12T22:31:00Z">
                <w:r w:rsidDel="00E622ED">
                  <w:rPr>
                    <w:sz w:val="16"/>
                    <w:szCs w:val="16"/>
                  </w:rPr>
                  <w:delText>Not applicable</w:delText>
                </w:r>
              </w:del>
            </w:ins>
          </w:p>
        </w:tc>
      </w:tr>
      <w:tr w:rsidR="00144A3E" w:rsidDel="0038570A" w14:paraId="6FAA0B36" w14:textId="5EABDD8D" w:rsidTr="00A91A32">
        <w:trPr>
          <w:gridAfter w:val="1"/>
          <w:wAfter w:w="7" w:type="dxa"/>
          <w:trHeight w:val="289"/>
          <w:ins w:id="4195" w:author="Raphael Malyankar" w:date="2018-07-05T21:36:00Z"/>
          <w:del w:id="4196"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tcPr>
          <w:p w14:paraId="2B5C2D4B" w14:textId="3EA073A4" w:rsidR="00144A3E" w:rsidDel="0038570A" w:rsidRDefault="00144A3E" w:rsidP="00144A3E">
            <w:pPr>
              <w:snapToGrid w:val="0"/>
              <w:spacing w:after="120"/>
              <w:rPr>
                <w:ins w:id="4197" w:author="Raphael Malyankar" w:date="2018-07-05T21:36:00Z"/>
                <w:del w:id="4198" w:author="Eivind" w:date="2018-07-12T22:54:00Z"/>
                <w:sz w:val="16"/>
                <w:szCs w:val="16"/>
              </w:rPr>
            </w:pPr>
            <w:ins w:id="4199" w:author="Raphael Malyankar" w:date="2018-07-05T21:36:00Z">
              <w:del w:id="4200" w:author="Eivind" w:date="2018-07-12T22:31:00Z">
                <w:r w:rsidDel="00E622ED">
                  <w:rPr>
                    <w:sz w:val="16"/>
                    <w:szCs w:val="16"/>
                  </w:rPr>
                  <w:delText>LUA</w:delText>
                </w:r>
              </w:del>
            </w:ins>
          </w:p>
        </w:tc>
        <w:tc>
          <w:tcPr>
            <w:tcW w:w="3420" w:type="dxa"/>
            <w:gridSpan w:val="2"/>
            <w:tcBorders>
              <w:top w:val="single" w:sz="4" w:space="0" w:color="000000"/>
              <w:left w:val="single" w:sz="4" w:space="0" w:color="000000"/>
              <w:bottom w:val="single" w:sz="4" w:space="0" w:color="000000"/>
              <w:right w:val="single" w:sz="4" w:space="0" w:color="000000"/>
            </w:tcBorders>
          </w:tcPr>
          <w:p w14:paraId="0A425C15" w14:textId="2C812655" w:rsidR="00144A3E" w:rsidDel="0038570A" w:rsidRDefault="00144A3E" w:rsidP="00144A3E">
            <w:pPr>
              <w:snapToGrid w:val="0"/>
              <w:spacing w:after="120"/>
              <w:rPr>
                <w:ins w:id="4201" w:author="Raphael Malyankar" w:date="2018-07-05T21:36:00Z"/>
                <w:del w:id="4202" w:author="Eivind" w:date="2018-07-12T22:54:00Z"/>
                <w:sz w:val="16"/>
                <w:szCs w:val="16"/>
              </w:rPr>
            </w:pPr>
            <w:ins w:id="4203" w:author="Raphael Malyankar" w:date="2018-07-05T21:36:00Z">
              <w:del w:id="4204" w:author="Eivind" w:date="2018-07-12T22:31:00Z">
                <w:r w:rsidRPr="006E3770" w:rsidDel="00E622ED">
                  <w:rPr>
                    <w:sz w:val="16"/>
                    <w:szCs w:val="16"/>
                  </w:rPr>
                  <w:delText>A Lua script file</w:delText>
                </w:r>
              </w:del>
            </w:ins>
          </w:p>
        </w:tc>
        <w:tc>
          <w:tcPr>
            <w:tcW w:w="804" w:type="dxa"/>
            <w:tcBorders>
              <w:top w:val="single" w:sz="4" w:space="0" w:color="000000"/>
              <w:left w:val="single" w:sz="4" w:space="0" w:color="000000"/>
              <w:bottom w:val="single" w:sz="4" w:space="0" w:color="000000"/>
              <w:right w:val="single" w:sz="4" w:space="0" w:color="000000"/>
            </w:tcBorders>
          </w:tcPr>
          <w:p w14:paraId="2ED35032" w14:textId="71A856DA" w:rsidR="00144A3E" w:rsidDel="0038570A" w:rsidRDefault="00144A3E" w:rsidP="00144A3E">
            <w:pPr>
              <w:snapToGrid w:val="0"/>
              <w:spacing w:after="120"/>
              <w:jc w:val="center"/>
              <w:rPr>
                <w:ins w:id="4205" w:author="Raphael Malyankar" w:date="2018-07-05T21:36:00Z"/>
                <w:del w:id="4206" w:author="Eivind" w:date="2018-07-12T22:54:00Z"/>
                <w:sz w:val="16"/>
                <w:szCs w:val="16"/>
              </w:rPr>
            </w:pPr>
          </w:p>
        </w:tc>
        <w:tc>
          <w:tcPr>
            <w:tcW w:w="2436" w:type="dxa"/>
            <w:gridSpan w:val="3"/>
            <w:tcBorders>
              <w:top w:val="single" w:sz="4" w:space="0" w:color="000000"/>
              <w:left w:val="single" w:sz="4" w:space="0" w:color="000000"/>
              <w:bottom w:val="single" w:sz="4" w:space="0" w:color="000000"/>
              <w:right w:val="single" w:sz="4" w:space="0" w:color="000000"/>
            </w:tcBorders>
          </w:tcPr>
          <w:p w14:paraId="7BB85B56" w14:textId="6218F070" w:rsidR="00144A3E" w:rsidRPr="002C1B51" w:rsidDel="0038570A" w:rsidRDefault="00144A3E" w:rsidP="00144A3E">
            <w:pPr>
              <w:snapToGrid w:val="0"/>
              <w:spacing w:after="120"/>
              <w:rPr>
                <w:ins w:id="4207" w:author="Raphael Malyankar" w:date="2018-07-05T21:36:00Z"/>
                <w:del w:id="4208" w:author="Eivind" w:date="2018-07-12T22:54:00Z"/>
                <w:sz w:val="16"/>
                <w:szCs w:val="16"/>
              </w:rPr>
            </w:pPr>
            <w:ins w:id="4209" w:author="Raphael Malyankar" w:date="2018-07-05T21:36:00Z">
              <w:del w:id="4210" w:author="Eivind" w:date="2018-07-12T22:31:00Z">
                <w:r w:rsidDel="00E622ED">
                  <w:rPr>
                    <w:sz w:val="16"/>
                    <w:szCs w:val="16"/>
                  </w:rPr>
                  <w:delText>Literal</w:delText>
                </w:r>
              </w:del>
            </w:ins>
          </w:p>
        </w:tc>
        <w:tc>
          <w:tcPr>
            <w:tcW w:w="3060" w:type="dxa"/>
            <w:gridSpan w:val="2"/>
            <w:tcBorders>
              <w:top w:val="single" w:sz="4" w:space="0" w:color="000000"/>
              <w:left w:val="single" w:sz="4" w:space="0" w:color="000000"/>
              <w:bottom w:val="single" w:sz="4" w:space="0" w:color="000000"/>
              <w:right w:val="single" w:sz="4" w:space="0" w:color="000000"/>
            </w:tcBorders>
          </w:tcPr>
          <w:p w14:paraId="6A94F5E4" w14:textId="71CCF3A4" w:rsidR="00144A3E" w:rsidRPr="005576AC" w:rsidDel="0038570A" w:rsidRDefault="00144A3E" w:rsidP="00144A3E">
            <w:pPr>
              <w:snapToGrid w:val="0"/>
              <w:spacing w:after="120"/>
              <w:rPr>
                <w:ins w:id="4211" w:author="Raphael Malyankar" w:date="2018-07-05T21:36:00Z"/>
                <w:del w:id="4212" w:author="Eivind" w:date="2018-07-12T22:54:00Z"/>
                <w:sz w:val="16"/>
                <w:szCs w:val="16"/>
              </w:rPr>
            </w:pPr>
          </w:p>
        </w:tc>
      </w:tr>
      <w:tr w:rsidR="00144A3E" w:rsidDel="0038570A" w14:paraId="4FE46C2E" w14:textId="1EB6A7EE" w:rsidTr="00A91A32">
        <w:trPr>
          <w:gridAfter w:val="1"/>
          <w:wAfter w:w="7" w:type="dxa"/>
          <w:trHeight w:val="289"/>
          <w:ins w:id="4213" w:author="Raphael Malyankar" w:date="2018-07-05T21:36:00Z"/>
          <w:del w:id="4214" w:author="Eivind" w:date="2018-07-12T22:54:00Z"/>
        </w:trPr>
        <w:tc>
          <w:tcPr>
            <w:tcW w:w="3060" w:type="dxa"/>
            <w:gridSpan w:val="2"/>
            <w:tcBorders>
              <w:top w:val="single" w:sz="4" w:space="0" w:color="000000"/>
              <w:left w:val="single" w:sz="4" w:space="0" w:color="000000"/>
              <w:bottom w:val="single" w:sz="4" w:space="0" w:color="000000"/>
              <w:right w:val="single" w:sz="4" w:space="0" w:color="000000"/>
            </w:tcBorders>
          </w:tcPr>
          <w:p w14:paraId="38F63677" w14:textId="025F578C" w:rsidR="00144A3E" w:rsidDel="0038570A" w:rsidRDefault="00144A3E" w:rsidP="00144A3E">
            <w:pPr>
              <w:snapToGrid w:val="0"/>
              <w:spacing w:after="120"/>
              <w:rPr>
                <w:ins w:id="4215" w:author="Raphael Malyankar" w:date="2018-07-05T21:36:00Z"/>
                <w:del w:id="4216" w:author="Eivind" w:date="2018-07-12T22:54:00Z"/>
                <w:sz w:val="16"/>
                <w:szCs w:val="16"/>
              </w:rPr>
            </w:pPr>
            <w:ins w:id="4217" w:author="Raphael Malyankar" w:date="2018-07-05T21:36:00Z">
              <w:del w:id="4218" w:author="Eivind" w:date="2018-07-12T22:31:00Z">
                <w:r w:rsidDel="00E622ED">
                  <w:rPr>
                    <w:sz w:val="16"/>
                    <w:szCs w:val="16"/>
                  </w:rPr>
                  <w:delText>o</w:delText>
                </w:r>
                <w:r w:rsidRPr="002A5288" w:rsidDel="00E622ED">
                  <w:rPr>
                    <w:sz w:val="16"/>
                    <w:szCs w:val="16"/>
                  </w:rPr>
                  <w:delText>ther</w:delText>
                </w:r>
              </w:del>
            </w:ins>
          </w:p>
        </w:tc>
        <w:tc>
          <w:tcPr>
            <w:tcW w:w="3420" w:type="dxa"/>
            <w:gridSpan w:val="2"/>
            <w:tcBorders>
              <w:top w:val="single" w:sz="4" w:space="0" w:color="000000"/>
              <w:left w:val="single" w:sz="4" w:space="0" w:color="000000"/>
              <w:bottom w:val="single" w:sz="4" w:space="0" w:color="000000"/>
              <w:right w:val="single" w:sz="4" w:space="0" w:color="000000"/>
            </w:tcBorders>
          </w:tcPr>
          <w:p w14:paraId="58944C9E" w14:textId="1EAE49DD" w:rsidR="00144A3E" w:rsidDel="0038570A" w:rsidRDefault="00144A3E" w:rsidP="00144A3E">
            <w:pPr>
              <w:snapToGrid w:val="0"/>
              <w:spacing w:after="120"/>
              <w:rPr>
                <w:ins w:id="4219" w:author="Raphael Malyankar" w:date="2018-07-05T21:36:00Z"/>
                <w:del w:id="4220" w:author="Eivind" w:date="2018-07-12T22:54:00Z"/>
                <w:sz w:val="16"/>
                <w:szCs w:val="16"/>
              </w:rPr>
            </w:pPr>
          </w:p>
        </w:tc>
        <w:tc>
          <w:tcPr>
            <w:tcW w:w="804" w:type="dxa"/>
            <w:tcBorders>
              <w:top w:val="single" w:sz="4" w:space="0" w:color="000000"/>
              <w:left w:val="single" w:sz="4" w:space="0" w:color="000000"/>
              <w:bottom w:val="single" w:sz="4" w:space="0" w:color="000000"/>
              <w:right w:val="single" w:sz="4" w:space="0" w:color="000000"/>
            </w:tcBorders>
          </w:tcPr>
          <w:p w14:paraId="4C4C3DFD" w14:textId="1F545903" w:rsidR="00144A3E" w:rsidDel="0038570A" w:rsidRDefault="00144A3E" w:rsidP="00144A3E">
            <w:pPr>
              <w:snapToGrid w:val="0"/>
              <w:spacing w:after="120"/>
              <w:jc w:val="center"/>
              <w:rPr>
                <w:ins w:id="4221" w:author="Raphael Malyankar" w:date="2018-07-05T21:36:00Z"/>
                <w:del w:id="4222" w:author="Eivind" w:date="2018-07-12T22:54:00Z"/>
                <w:sz w:val="16"/>
                <w:szCs w:val="16"/>
              </w:rPr>
            </w:pPr>
            <w:ins w:id="4223" w:author="Raphael Malyankar" w:date="2018-07-05T21:36:00Z">
              <w:del w:id="4224" w:author="Eivind" w:date="2018-07-12T22:31:00Z">
                <w:r w:rsidRPr="002A5288" w:rsidDel="00E622ED">
                  <w:rPr>
                    <w:sz w:val="16"/>
                    <w:szCs w:val="16"/>
                  </w:rPr>
                  <w:delText>-</w:delText>
                </w:r>
              </w:del>
            </w:ins>
          </w:p>
        </w:tc>
        <w:tc>
          <w:tcPr>
            <w:tcW w:w="2436" w:type="dxa"/>
            <w:gridSpan w:val="3"/>
            <w:tcBorders>
              <w:top w:val="single" w:sz="4" w:space="0" w:color="000000"/>
              <w:left w:val="single" w:sz="4" w:space="0" w:color="000000"/>
              <w:bottom w:val="single" w:sz="4" w:space="0" w:color="000000"/>
              <w:right w:val="single" w:sz="4" w:space="0" w:color="000000"/>
            </w:tcBorders>
          </w:tcPr>
          <w:p w14:paraId="23F2DEAA" w14:textId="01E79BA4" w:rsidR="00144A3E" w:rsidRPr="002C1B51" w:rsidDel="0038570A" w:rsidRDefault="00144A3E" w:rsidP="00144A3E">
            <w:pPr>
              <w:snapToGrid w:val="0"/>
              <w:spacing w:after="120"/>
              <w:rPr>
                <w:ins w:id="4225" w:author="Raphael Malyankar" w:date="2018-07-05T21:36:00Z"/>
                <w:del w:id="4226" w:author="Eivind" w:date="2018-07-12T22:54:00Z"/>
                <w:sz w:val="16"/>
                <w:szCs w:val="16"/>
              </w:rPr>
            </w:pPr>
            <w:ins w:id="4227" w:author="Raphael Malyankar" w:date="2018-07-05T21:36:00Z">
              <w:del w:id="4228" w:author="Eivind" w:date="2018-07-12T22:31:00Z">
                <w:r w:rsidDel="00E622ED">
                  <w:rPr>
                    <w:sz w:val="16"/>
                    <w:szCs w:val="16"/>
                  </w:rPr>
                  <w:delText>Literal</w:delText>
                </w:r>
              </w:del>
            </w:ins>
          </w:p>
        </w:tc>
        <w:tc>
          <w:tcPr>
            <w:tcW w:w="3060" w:type="dxa"/>
            <w:gridSpan w:val="2"/>
            <w:tcBorders>
              <w:top w:val="single" w:sz="4" w:space="0" w:color="000000"/>
              <w:left w:val="single" w:sz="4" w:space="0" w:color="000000"/>
              <w:bottom w:val="single" w:sz="4" w:space="0" w:color="000000"/>
              <w:right w:val="single" w:sz="4" w:space="0" w:color="000000"/>
            </w:tcBorders>
          </w:tcPr>
          <w:p w14:paraId="3754EBBC" w14:textId="2D4A83FF" w:rsidR="00144A3E" w:rsidRPr="005576AC" w:rsidDel="0038570A" w:rsidRDefault="00144A3E" w:rsidP="00144A3E">
            <w:pPr>
              <w:snapToGrid w:val="0"/>
              <w:spacing w:after="120"/>
              <w:rPr>
                <w:ins w:id="4229" w:author="Raphael Malyankar" w:date="2018-07-05T21:36:00Z"/>
                <w:del w:id="4230" w:author="Eivind" w:date="2018-07-12T22:54:00Z"/>
                <w:sz w:val="16"/>
                <w:szCs w:val="16"/>
              </w:rPr>
            </w:pPr>
            <w:ins w:id="4231" w:author="Raphael Malyankar" w:date="2018-07-05T21:39:00Z">
              <w:del w:id="4232" w:author="Eivind" w:date="2018-07-12T22:31:00Z">
                <w:r w:rsidDel="00E622ED">
                  <w:rPr>
                    <w:sz w:val="16"/>
                    <w:szCs w:val="16"/>
                  </w:rPr>
                  <w:delText>Not applicable</w:delText>
                </w:r>
              </w:del>
            </w:ins>
          </w:p>
        </w:tc>
      </w:tr>
    </w:tbl>
    <w:p w14:paraId="059E3572" w14:textId="77777777" w:rsidR="00C54A75" w:rsidDel="00AE0AEF" w:rsidRDefault="00C54A75">
      <w:pPr>
        <w:pStyle w:val="AppendixD2"/>
        <w:rPr>
          <w:del w:id="4233" w:author="Raphael Malyankar" w:date="2018-07-05T18:01:00Z"/>
        </w:rPr>
      </w:pPr>
      <w:bookmarkStart w:id="4234" w:name="_Toc403560575"/>
    </w:p>
    <w:p w14:paraId="5B16FE2F" w14:textId="77777777" w:rsidR="00C87EC4" w:rsidRDefault="00C87EC4" w:rsidP="00F47D12">
      <w:pPr>
        <w:pStyle w:val="AppendixD2"/>
      </w:pPr>
    </w:p>
    <w:bookmarkEnd w:id="4234"/>
    <w:p w14:paraId="6EED3390" w14:textId="7B9167C4" w:rsidR="00AE5743" w:rsidRDefault="00AE5743" w:rsidP="00C85DD6">
      <w:pPr>
        <w:pStyle w:val="Caption"/>
        <w:keepNext/>
      </w:pPr>
      <w:r>
        <w:t xml:space="preserve">Table </w:t>
      </w:r>
      <w:r>
        <w:fldChar w:fldCharType="begin"/>
      </w:r>
      <w:r>
        <w:instrText xml:space="preserve"> SEQ Table \* ARABIC </w:instrText>
      </w:r>
      <w:r>
        <w:fldChar w:fldCharType="separate"/>
      </w:r>
      <w:ins w:id="4235" w:author="Raphael Malyankar" w:date="2018-07-20T12:56:00Z">
        <w:r w:rsidR="00CF17A6">
          <w:rPr>
            <w:noProof/>
          </w:rPr>
          <w:t>38</w:t>
        </w:r>
      </w:ins>
      <w:ins w:id="4236" w:author="Eivind" w:date="2018-07-10T00:11:00Z">
        <w:del w:id="4237" w:author="Raphael Malyankar" w:date="2018-07-20T12:56:00Z">
          <w:r w:rsidR="005F5493" w:rsidDel="00CF17A6">
            <w:rPr>
              <w:noProof/>
            </w:rPr>
            <w:delText>38</w:delText>
          </w:r>
        </w:del>
      </w:ins>
      <w:del w:id="4238" w:author="Raphael Malyankar" w:date="2018-07-20T12:56:00Z">
        <w:r w:rsidR="00A420D9" w:rsidDel="00CF17A6">
          <w:rPr>
            <w:noProof/>
          </w:rPr>
          <w:delText>36</w:delText>
        </w:r>
      </w:del>
      <w:r>
        <w:fldChar w:fldCharType="end"/>
      </w:r>
      <w:r>
        <w:t xml:space="preserve">. </w:t>
      </w:r>
      <w:r w:rsidRPr="00BC49BB">
        <w:t>S100_SupportFilePurpose</w:t>
      </w:r>
    </w:p>
    <w:tbl>
      <w:tblPr>
        <w:tblW w:w="1278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3"/>
        <w:gridCol w:w="1871"/>
        <w:gridCol w:w="1106"/>
        <w:gridCol w:w="2314"/>
        <w:gridCol w:w="804"/>
        <w:gridCol w:w="302"/>
        <w:gridCol w:w="804"/>
        <w:gridCol w:w="1330"/>
        <w:gridCol w:w="1106"/>
        <w:gridCol w:w="1954"/>
        <w:gridCol w:w="33"/>
      </w:tblGrid>
      <w:tr w:rsidR="00E622ED" w14:paraId="0CEC99AA" w14:textId="77777777" w:rsidTr="00013AF4">
        <w:trPr>
          <w:trHeight w:val="304"/>
          <w:ins w:id="4239" w:author="Eivind" w:date="2018-07-12T22:32:00Z"/>
        </w:trPr>
        <w:tc>
          <w:tcPr>
            <w:tcW w:w="1163" w:type="dxa"/>
            <w:tcBorders>
              <w:top w:val="single" w:sz="4" w:space="0" w:color="000000"/>
              <w:left w:val="single" w:sz="4" w:space="0" w:color="000000"/>
              <w:bottom w:val="single" w:sz="4" w:space="0" w:color="000000"/>
              <w:right w:val="single" w:sz="4" w:space="0" w:color="000000"/>
            </w:tcBorders>
            <w:hideMark/>
          </w:tcPr>
          <w:p w14:paraId="1AF9BEBA" w14:textId="77777777" w:rsidR="00E622ED" w:rsidRDefault="00E622ED">
            <w:pPr>
              <w:snapToGrid w:val="0"/>
              <w:spacing w:before="60" w:after="60"/>
              <w:jc w:val="left"/>
              <w:rPr>
                <w:ins w:id="4240" w:author="Eivind" w:date="2018-07-12T22:32:00Z"/>
                <w:b/>
                <w:sz w:val="16"/>
                <w:szCs w:val="16"/>
                <w:lang w:eastAsia="ar-SA"/>
              </w:rPr>
            </w:pPr>
            <w:ins w:id="4241" w:author="Eivind" w:date="2018-07-12T22:32:00Z">
              <w:r>
                <w:rPr>
                  <w:b/>
                  <w:sz w:val="16"/>
                  <w:szCs w:val="16"/>
                </w:rPr>
                <w:t>Role Name</w:t>
              </w:r>
            </w:ins>
          </w:p>
        </w:tc>
        <w:tc>
          <w:tcPr>
            <w:tcW w:w="2977" w:type="dxa"/>
            <w:gridSpan w:val="2"/>
            <w:tcBorders>
              <w:top w:val="single" w:sz="4" w:space="0" w:color="000000"/>
              <w:left w:val="single" w:sz="4" w:space="0" w:color="000000"/>
              <w:bottom w:val="single" w:sz="4" w:space="0" w:color="000000"/>
              <w:right w:val="single" w:sz="4" w:space="0" w:color="000000"/>
            </w:tcBorders>
            <w:hideMark/>
          </w:tcPr>
          <w:p w14:paraId="7A169991" w14:textId="77777777" w:rsidR="00E622ED" w:rsidRDefault="00E622ED">
            <w:pPr>
              <w:snapToGrid w:val="0"/>
              <w:spacing w:before="60" w:after="60"/>
              <w:jc w:val="left"/>
              <w:rPr>
                <w:ins w:id="4242" w:author="Eivind" w:date="2018-07-12T22:32:00Z"/>
                <w:b/>
                <w:sz w:val="16"/>
                <w:szCs w:val="16"/>
              </w:rPr>
            </w:pPr>
            <w:ins w:id="4243" w:author="Eivind" w:date="2018-07-12T22:32:00Z">
              <w:r>
                <w:rPr>
                  <w:b/>
                  <w:sz w:val="16"/>
                  <w:szCs w:val="16"/>
                </w:rPr>
                <w:t>Name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500E5220" w14:textId="77777777" w:rsidR="00E622ED" w:rsidRDefault="00E622ED">
            <w:pPr>
              <w:snapToGrid w:val="0"/>
              <w:spacing w:before="60" w:after="60"/>
              <w:jc w:val="left"/>
              <w:rPr>
                <w:ins w:id="4244" w:author="Eivind" w:date="2018-07-12T22:32:00Z"/>
                <w:b/>
                <w:sz w:val="16"/>
                <w:szCs w:val="16"/>
              </w:rPr>
            </w:pPr>
            <w:ins w:id="4245" w:author="Eivind" w:date="2018-07-12T22:32:00Z">
              <w:r>
                <w:rPr>
                  <w:b/>
                  <w:sz w:val="16"/>
                  <w:szCs w:val="16"/>
                </w:rPr>
                <w:t>Description</w:t>
              </w:r>
            </w:ins>
          </w:p>
        </w:tc>
        <w:tc>
          <w:tcPr>
            <w:tcW w:w="804" w:type="dxa"/>
            <w:tcBorders>
              <w:top w:val="single" w:sz="4" w:space="0" w:color="000000"/>
              <w:left w:val="single" w:sz="4" w:space="0" w:color="000000"/>
              <w:bottom w:val="single" w:sz="4" w:space="0" w:color="000000"/>
              <w:right w:val="single" w:sz="4" w:space="0" w:color="000000"/>
            </w:tcBorders>
            <w:hideMark/>
          </w:tcPr>
          <w:p w14:paraId="5071789B" w14:textId="2B959D86" w:rsidR="00E622ED" w:rsidRDefault="00E622ED">
            <w:pPr>
              <w:snapToGrid w:val="0"/>
              <w:spacing w:before="60" w:after="60"/>
              <w:jc w:val="center"/>
              <w:rPr>
                <w:ins w:id="4246" w:author="Eivind" w:date="2018-07-12T22:32:00Z"/>
                <w:b/>
                <w:sz w:val="16"/>
                <w:szCs w:val="16"/>
              </w:rPr>
            </w:pPr>
            <w:ins w:id="4247" w:author="Eivind" w:date="2018-07-12T22:32:00Z">
              <w:del w:id="4248" w:author="Raphael Malyankar" w:date="2018-07-13T08:37:00Z">
                <w:r w:rsidDel="00AC2E5D">
                  <w:rPr>
                    <w:b/>
                    <w:sz w:val="16"/>
                    <w:szCs w:val="16"/>
                  </w:rPr>
                  <w:delText>Mult</w:delText>
                </w:r>
              </w:del>
            </w:ins>
            <w:ins w:id="4249" w:author="Raphael Malyankar" w:date="2018-07-13T08:37:00Z">
              <w:r w:rsidR="00AC2E5D">
                <w:rPr>
                  <w:b/>
                  <w:sz w:val="16"/>
                  <w:szCs w:val="16"/>
                </w:rPr>
                <w:t>Code</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2C2CAA20" w14:textId="77777777" w:rsidR="00E622ED" w:rsidRDefault="00E622ED">
            <w:pPr>
              <w:snapToGrid w:val="0"/>
              <w:spacing w:before="60" w:after="60"/>
              <w:jc w:val="left"/>
              <w:rPr>
                <w:ins w:id="4250" w:author="Eivind" w:date="2018-07-12T22:32:00Z"/>
                <w:b/>
                <w:sz w:val="16"/>
                <w:szCs w:val="16"/>
              </w:rPr>
            </w:pPr>
            <w:ins w:id="4251" w:author="Eivind" w:date="2018-07-12T22:32:00Z">
              <w:r>
                <w:rPr>
                  <w:b/>
                  <w:sz w:val="16"/>
                  <w:szCs w:val="16"/>
                </w:rPr>
                <w:t>Type</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488762F8" w14:textId="77777777" w:rsidR="00E622ED" w:rsidRDefault="00E622ED">
            <w:pPr>
              <w:snapToGrid w:val="0"/>
              <w:spacing w:before="60" w:after="60"/>
              <w:jc w:val="left"/>
              <w:rPr>
                <w:ins w:id="4252" w:author="Eivind" w:date="2018-07-12T22:32:00Z"/>
                <w:b/>
                <w:sz w:val="16"/>
                <w:szCs w:val="16"/>
              </w:rPr>
            </w:pPr>
            <w:ins w:id="4253" w:author="Eivind" w:date="2018-07-12T22:32:00Z">
              <w:r>
                <w:rPr>
                  <w:b/>
                  <w:sz w:val="16"/>
                  <w:szCs w:val="16"/>
                </w:rPr>
                <w:t>Remarks</w:t>
              </w:r>
            </w:ins>
          </w:p>
        </w:tc>
      </w:tr>
      <w:tr w:rsidR="00E622ED" w14:paraId="76186265" w14:textId="77777777" w:rsidTr="00013AF4">
        <w:trPr>
          <w:trHeight w:val="276"/>
          <w:ins w:id="4254" w:author="Eivind" w:date="2018-07-12T22:32:00Z"/>
        </w:trPr>
        <w:tc>
          <w:tcPr>
            <w:tcW w:w="1163" w:type="dxa"/>
            <w:tcBorders>
              <w:top w:val="single" w:sz="4" w:space="0" w:color="000000"/>
              <w:left w:val="single" w:sz="4" w:space="0" w:color="000000"/>
              <w:bottom w:val="single" w:sz="4" w:space="0" w:color="000000"/>
              <w:right w:val="single" w:sz="4" w:space="0" w:color="000000"/>
            </w:tcBorders>
            <w:hideMark/>
          </w:tcPr>
          <w:p w14:paraId="6BCFD2DE" w14:textId="77777777" w:rsidR="00E622ED" w:rsidRDefault="00E622ED">
            <w:pPr>
              <w:snapToGrid w:val="0"/>
              <w:spacing w:before="60" w:after="60"/>
              <w:jc w:val="left"/>
              <w:rPr>
                <w:ins w:id="4255" w:author="Eivind" w:date="2018-07-12T22:32:00Z"/>
                <w:sz w:val="16"/>
                <w:szCs w:val="16"/>
              </w:rPr>
            </w:pPr>
            <w:ins w:id="4256" w:author="Eivind" w:date="2018-07-12T22:32:00Z">
              <w:r>
                <w:rPr>
                  <w:sz w:val="16"/>
                  <w:szCs w:val="16"/>
                </w:rPr>
                <w:t>Enumeration</w:t>
              </w:r>
            </w:ins>
          </w:p>
        </w:tc>
        <w:tc>
          <w:tcPr>
            <w:tcW w:w="2977" w:type="dxa"/>
            <w:gridSpan w:val="2"/>
            <w:tcBorders>
              <w:top w:val="single" w:sz="4" w:space="0" w:color="000000"/>
              <w:left w:val="single" w:sz="4" w:space="0" w:color="000000"/>
              <w:bottom w:val="single" w:sz="4" w:space="0" w:color="000000"/>
              <w:right w:val="single" w:sz="4" w:space="0" w:color="000000"/>
            </w:tcBorders>
            <w:hideMark/>
          </w:tcPr>
          <w:p w14:paraId="1ED96CC3" w14:textId="77777777" w:rsidR="00E622ED" w:rsidRDefault="00E622ED">
            <w:pPr>
              <w:snapToGrid w:val="0"/>
              <w:spacing w:before="60" w:after="60"/>
              <w:jc w:val="left"/>
              <w:rPr>
                <w:ins w:id="4257" w:author="Eivind" w:date="2018-07-12T22:32:00Z"/>
                <w:sz w:val="16"/>
                <w:szCs w:val="16"/>
              </w:rPr>
            </w:pPr>
            <w:ins w:id="4258" w:author="Eivind" w:date="2018-07-12T22:32:00Z">
              <w:r>
                <w:rPr>
                  <w:sz w:val="16"/>
                  <w:szCs w:val="16"/>
                </w:rPr>
                <w:t>S100_SupportFilePurpose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162E2DB7" w14:textId="77777777" w:rsidR="00E622ED" w:rsidRDefault="00E622ED">
            <w:pPr>
              <w:snapToGrid w:val="0"/>
              <w:spacing w:before="60" w:after="60"/>
              <w:jc w:val="left"/>
              <w:rPr>
                <w:ins w:id="4259" w:author="Eivind" w:date="2018-07-12T22:32:00Z"/>
                <w:sz w:val="16"/>
                <w:szCs w:val="16"/>
              </w:rPr>
            </w:pPr>
            <w:ins w:id="4260" w:author="Eivind" w:date="2018-07-12T22:32:00Z">
              <w:r>
                <w:rPr>
                  <w:sz w:val="16"/>
                  <w:szCs w:val="16"/>
                </w:rPr>
                <w:t>The reason for inclusion of the support file in this exchange set</w:t>
              </w:r>
            </w:ins>
          </w:p>
        </w:tc>
        <w:tc>
          <w:tcPr>
            <w:tcW w:w="804" w:type="dxa"/>
            <w:tcBorders>
              <w:top w:val="single" w:sz="4" w:space="0" w:color="000000"/>
              <w:left w:val="single" w:sz="4" w:space="0" w:color="000000"/>
              <w:bottom w:val="single" w:sz="4" w:space="0" w:color="000000"/>
              <w:right w:val="single" w:sz="4" w:space="0" w:color="000000"/>
            </w:tcBorders>
            <w:hideMark/>
          </w:tcPr>
          <w:p w14:paraId="049C73CA" w14:textId="77777777" w:rsidR="00E622ED" w:rsidRDefault="00E622ED">
            <w:pPr>
              <w:snapToGrid w:val="0"/>
              <w:spacing w:before="60" w:after="60"/>
              <w:jc w:val="center"/>
              <w:rPr>
                <w:ins w:id="4261" w:author="Eivind" w:date="2018-07-12T22:32:00Z"/>
                <w:sz w:val="16"/>
                <w:szCs w:val="16"/>
              </w:rPr>
            </w:pPr>
            <w:ins w:id="4262" w:author="Eivind" w:date="2018-07-12T22:32:00Z">
              <w:r>
                <w:rPr>
                  <w:sz w:val="16"/>
                  <w:szCs w:val="16"/>
                </w:rPr>
                <w: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0112C99A" w14:textId="77777777" w:rsidR="00E622ED" w:rsidRDefault="00E622ED">
            <w:pPr>
              <w:snapToGrid w:val="0"/>
              <w:spacing w:before="60" w:after="60"/>
              <w:jc w:val="left"/>
              <w:rPr>
                <w:ins w:id="4263" w:author="Eivind" w:date="2018-07-12T22:32:00Z"/>
                <w:sz w:val="16"/>
                <w:szCs w:val="16"/>
              </w:rPr>
            </w:pPr>
            <w:ins w:id="4264" w:author="Eivind" w:date="2018-07-12T22:32:00Z">
              <w:r>
                <w:rPr>
                  <w:sz w:val="16"/>
                  <w:szCs w:val="16"/>
                </w:rPr>
                <w:t>-</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48CCDBC8" w14:textId="77777777" w:rsidR="00E622ED" w:rsidRDefault="00E622ED">
            <w:pPr>
              <w:snapToGrid w:val="0"/>
              <w:spacing w:before="60" w:after="60"/>
              <w:jc w:val="left"/>
              <w:rPr>
                <w:ins w:id="4265" w:author="Eivind" w:date="2018-07-12T22:32:00Z"/>
                <w:sz w:val="16"/>
                <w:szCs w:val="16"/>
              </w:rPr>
            </w:pPr>
            <w:ins w:id="4266" w:author="Eivind" w:date="2018-07-12T22:32:00Z">
              <w:r>
                <w:rPr>
                  <w:sz w:val="16"/>
                  <w:szCs w:val="16"/>
                </w:rPr>
                <w:t>-</w:t>
              </w:r>
            </w:ins>
          </w:p>
        </w:tc>
      </w:tr>
      <w:tr w:rsidR="00E622ED" w14:paraId="09A833EC" w14:textId="77777777" w:rsidTr="00013AF4">
        <w:trPr>
          <w:trHeight w:val="304"/>
          <w:ins w:id="4267" w:author="Eivind" w:date="2018-07-12T22:32:00Z"/>
        </w:trPr>
        <w:tc>
          <w:tcPr>
            <w:tcW w:w="1163" w:type="dxa"/>
            <w:tcBorders>
              <w:top w:val="single" w:sz="4" w:space="0" w:color="000000"/>
              <w:left w:val="single" w:sz="4" w:space="0" w:color="000000"/>
              <w:bottom w:val="single" w:sz="4" w:space="0" w:color="000000"/>
              <w:right w:val="single" w:sz="4" w:space="0" w:color="000000"/>
            </w:tcBorders>
            <w:hideMark/>
          </w:tcPr>
          <w:p w14:paraId="2083A0B9" w14:textId="77777777" w:rsidR="00E622ED" w:rsidRDefault="00E622ED">
            <w:pPr>
              <w:snapToGrid w:val="0"/>
              <w:spacing w:before="60" w:after="60"/>
              <w:jc w:val="left"/>
              <w:rPr>
                <w:ins w:id="4268" w:author="Eivind" w:date="2018-07-12T22:32:00Z"/>
                <w:sz w:val="16"/>
                <w:szCs w:val="16"/>
              </w:rPr>
            </w:pPr>
            <w:ins w:id="4269" w:author="Eivind" w:date="2018-07-12T22:32:00Z">
              <w:r>
                <w:rPr>
                  <w:sz w:val="16"/>
                  <w:szCs w:val="16"/>
                </w:rPr>
                <w:t>Value</w:t>
              </w:r>
            </w:ins>
          </w:p>
        </w:tc>
        <w:tc>
          <w:tcPr>
            <w:tcW w:w="2977" w:type="dxa"/>
            <w:gridSpan w:val="2"/>
            <w:tcBorders>
              <w:top w:val="single" w:sz="4" w:space="0" w:color="000000"/>
              <w:left w:val="single" w:sz="4" w:space="0" w:color="000000"/>
              <w:bottom w:val="single" w:sz="4" w:space="0" w:color="000000"/>
              <w:right w:val="single" w:sz="4" w:space="0" w:color="000000"/>
            </w:tcBorders>
            <w:hideMark/>
          </w:tcPr>
          <w:p w14:paraId="74B99F90" w14:textId="77777777" w:rsidR="00E622ED" w:rsidRDefault="00E622ED">
            <w:pPr>
              <w:snapToGrid w:val="0"/>
              <w:spacing w:before="60" w:after="60"/>
              <w:jc w:val="left"/>
              <w:rPr>
                <w:ins w:id="4270" w:author="Eivind" w:date="2018-07-12T22:32:00Z"/>
                <w:sz w:val="16"/>
                <w:szCs w:val="16"/>
              </w:rPr>
            </w:pPr>
            <w:ins w:id="4271" w:author="Eivind" w:date="2018-07-12T22:32:00Z">
              <w:r>
                <w:rPr>
                  <w:sz w:val="16"/>
                  <w:szCs w:val="16"/>
                </w:rPr>
                <w:t>new</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102B46A9" w14:textId="77777777" w:rsidR="00E622ED" w:rsidRDefault="00E622ED">
            <w:pPr>
              <w:snapToGrid w:val="0"/>
              <w:spacing w:before="60" w:after="60"/>
              <w:jc w:val="left"/>
              <w:rPr>
                <w:ins w:id="4272" w:author="Eivind" w:date="2018-07-12T22:32:00Z"/>
                <w:sz w:val="16"/>
                <w:szCs w:val="16"/>
              </w:rPr>
            </w:pPr>
            <w:ins w:id="4273" w:author="Eivind" w:date="2018-07-12T22:32:00Z">
              <w:r>
                <w:rPr>
                  <w:sz w:val="16"/>
                  <w:szCs w:val="16"/>
                </w:rPr>
                <w:t>A file which is new</w:t>
              </w:r>
            </w:ins>
          </w:p>
        </w:tc>
        <w:tc>
          <w:tcPr>
            <w:tcW w:w="804" w:type="dxa"/>
            <w:tcBorders>
              <w:top w:val="single" w:sz="4" w:space="0" w:color="000000"/>
              <w:left w:val="single" w:sz="4" w:space="0" w:color="000000"/>
              <w:bottom w:val="single" w:sz="4" w:space="0" w:color="000000"/>
              <w:right w:val="single" w:sz="4" w:space="0" w:color="000000"/>
            </w:tcBorders>
            <w:hideMark/>
          </w:tcPr>
          <w:p w14:paraId="674271DF" w14:textId="77777777" w:rsidR="00E622ED" w:rsidRDefault="00E622ED">
            <w:pPr>
              <w:snapToGrid w:val="0"/>
              <w:spacing w:before="60" w:after="60"/>
              <w:jc w:val="center"/>
              <w:rPr>
                <w:ins w:id="4274" w:author="Eivind" w:date="2018-07-12T22:32:00Z"/>
                <w:sz w:val="16"/>
                <w:szCs w:val="16"/>
              </w:rPr>
            </w:pPr>
            <w:ins w:id="4275" w:author="Eivind" w:date="2018-07-12T22:32:00Z">
              <w:r>
                <w:rPr>
                  <w:sz w:val="16"/>
                  <w:szCs w:val="16"/>
                </w:rPr>
                <w: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7B1765DA" w14:textId="77777777" w:rsidR="00E622ED" w:rsidRDefault="00E622ED">
            <w:pPr>
              <w:snapToGrid w:val="0"/>
              <w:spacing w:before="60" w:after="60"/>
              <w:jc w:val="left"/>
              <w:rPr>
                <w:ins w:id="4276" w:author="Eivind" w:date="2018-07-12T22:32:00Z"/>
                <w:sz w:val="16"/>
                <w:szCs w:val="16"/>
              </w:rPr>
            </w:pPr>
            <w:ins w:id="4277" w:author="Eivind" w:date="2018-07-12T22:32:00Z">
              <w:r>
                <w:rPr>
                  <w:sz w:val="16"/>
                  <w:szCs w:val="16"/>
                </w:rPr>
                <w:t>-</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4BAB6756" w14:textId="77777777" w:rsidR="00E622ED" w:rsidRDefault="00E622ED">
            <w:pPr>
              <w:snapToGrid w:val="0"/>
              <w:spacing w:before="60" w:after="60"/>
              <w:jc w:val="left"/>
              <w:rPr>
                <w:ins w:id="4278" w:author="Eivind" w:date="2018-07-12T22:32:00Z"/>
                <w:sz w:val="16"/>
                <w:szCs w:val="16"/>
              </w:rPr>
            </w:pPr>
            <w:ins w:id="4279" w:author="Eivind" w:date="2018-07-12T22:32:00Z">
              <w:r>
                <w:rPr>
                  <w:sz w:val="16"/>
                  <w:szCs w:val="16"/>
                </w:rPr>
                <w:t>Signifies a new file</w:t>
              </w:r>
            </w:ins>
          </w:p>
        </w:tc>
      </w:tr>
      <w:tr w:rsidR="00E622ED" w14:paraId="3925B647" w14:textId="77777777" w:rsidTr="00013AF4">
        <w:trPr>
          <w:trHeight w:val="276"/>
          <w:ins w:id="4280" w:author="Eivind" w:date="2018-07-12T22:32:00Z"/>
        </w:trPr>
        <w:tc>
          <w:tcPr>
            <w:tcW w:w="1163" w:type="dxa"/>
            <w:tcBorders>
              <w:top w:val="single" w:sz="4" w:space="0" w:color="000000"/>
              <w:left w:val="single" w:sz="4" w:space="0" w:color="000000"/>
              <w:bottom w:val="single" w:sz="4" w:space="0" w:color="000000"/>
              <w:right w:val="single" w:sz="4" w:space="0" w:color="000000"/>
            </w:tcBorders>
            <w:hideMark/>
          </w:tcPr>
          <w:p w14:paraId="14DCAADF" w14:textId="77777777" w:rsidR="00E622ED" w:rsidRDefault="00E622ED">
            <w:pPr>
              <w:snapToGrid w:val="0"/>
              <w:spacing w:before="60" w:after="60"/>
              <w:jc w:val="left"/>
              <w:rPr>
                <w:ins w:id="4281" w:author="Eivind" w:date="2018-07-12T22:32:00Z"/>
                <w:sz w:val="16"/>
                <w:szCs w:val="16"/>
              </w:rPr>
            </w:pPr>
            <w:ins w:id="4282" w:author="Eivind" w:date="2018-07-12T22:32:00Z">
              <w:r>
                <w:rPr>
                  <w:sz w:val="16"/>
                  <w:szCs w:val="16"/>
                </w:rPr>
                <w:t>Value</w:t>
              </w:r>
            </w:ins>
          </w:p>
        </w:tc>
        <w:tc>
          <w:tcPr>
            <w:tcW w:w="2977" w:type="dxa"/>
            <w:gridSpan w:val="2"/>
            <w:tcBorders>
              <w:top w:val="single" w:sz="4" w:space="0" w:color="000000"/>
              <w:left w:val="single" w:sz="4" w:space="0" w:color="000000"/>
              <w:bottom w:val="single" w:sz="4" w:space="0" w:color="000000"/>
              <w:right w:val="single" w:sz="4" w:space="0" w:color="000000"/>
            </w:tcBorders>
            <w:hideMark/>
          </w:tcPr>
          <w:p w14:paraId="7093E116" w14:textId="77777777" w:rsidR="00E622ED" w:rsidRDefault="00E622ED">
            <w:pPr>
              <w:snapToGrid w:val="0"/>
              <w:spacing w:before="60" w:after="60"/>
              <w:jc w:val="left"/>
              <w:rPr>
                <w:ins w:id="4283" w:author="Eivind" w:date="2018-07-12T22:32:00Z"/>
                <w:sz w:val="16"/>
                <w:szCs w:val="16"/>
              </w:rPr>
            </w:pPr>
            <w:ins w:id="4284" w:author="Eivind" w:date="2018-07-12T22:32:00Z">
              <w:r>
                <w:rPr>
                  <w:sz w:val="16"/>
                  <w:szCs w:val="16"/>
                </w:rPr>
                <w:t>replacement</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742EEC0B" w14:textId="77777777" w:rsidR="00E622ED" w:rsidRDefault="00E622ED">
            <w:pPr>
              <w:snapToGrid w:val="0"/>
              <w:spacing w:before="60" w:after="60"/>
              <w:jc w:val="left"/>
              <w:rPr>
                <w:ins w:id="4285" w:author="Eivind" w:date="2018-07-12T22:32:00Z"/>
                <w:sz w:val="16"/>
                <w:szCs w:val="16"/>
              </w:rPr>
            </w:pPr>
            <w:ins w:id="4286" w:author="Eivind" w:date="2018-07-12T22:32:00Z">
              <w:r>
                <w:rPr>
                  <w:sz w:val="16"/>
                  <w:szCs w:val="16"/>
                </w:rPr>
                <w:t>A file which replaces an existing file</w:t>
              </w:r>
            </w:ins>
          </w:p>
        </w:tc>
        <w:tc>
          <w:tcPr>
            <w:tcW w:w="804" w:type="dxa"/>
            <w:tcBorders>
              <w:top w:val="single" w:sz="4" w:space="0" w:color="000000"/>
              <w:left w:val="single" w:sz="4" w:space="0" w:color="000000"/>
              <w:bottom w:val="single" w:sz="4" w:space="0" w:color="000000"/>
              <w:right w:val="single" w:sz="4" w:space="0" w:color="000000"/>
            </w:tcBorders>
            <w:hideMark/>
          </w:tcPr>
          <w:p w14:paraId="4722674B" w14:textId="77777777" w:rsidR="00E622ED" w:rsidRDefault="00E622ED">
            <w:pPr>
              <w:snapToGrid w:val="0"/>
              <w:spacing w:before="60" w:after="60"/>
              <w:jc w:val="center"/>
              <w:rPr>
                <w:ins w:id="4287" w:author="Eivind" w:date="2018-07-12T22:32:00Z"/>
                <w:sz w:val="16"/>
                <w:szCs w:val="16"/>
              </w:rPr>
            </w:pPr>
            <w:ins w:id="4288" w:author="Eivind" w:date="2018-07-12T22:32:00Z">
              <w:r>
                <w:rPr>
                  <w:sz w:val="16"/>
                  <w:szCs w:val="16"/>
                </w:rPr>
                <w: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0DE1877C" w14:textId="77777777" w:rsidR="00E622ED" w:rsidRDefault="00E622ED">
            <w:pPr>
              <w:snapToGrid w:val="0"/>
              <w:spacing w:before="60" w:after="60"/>
              <w:jc w:val="left"/>
              <w:rPr>
                <w:ins w:id="4289" w:author="Eivind" w:date="2018-07-12T22:32:00Z"/>
                <w:sz w:val="16"/>
                <w:szCs w:val="16"/>
              </w:rPr>
            </w:pPr>
            <w:ins w:id="4290" w:author="Eivind" w:date="2018-07-12T22:32:00Z">
              <w:r>
                <w:rPr>
                  <w:sz w:val="16"/>
                  <w:szCs w:val="16"/>
                </w:rPr>
                <w:t>-</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20174E5B" w14:textId="77777777" w:rsidR="00E622ED" w:rsidRDefault="00E622ED">
            <w:pPr>
              <w:snapToGrid w:val="0"/>
              <w:spacing w:before="60" w:after="60"/>
              <w:jc w:val="left"/>
              <w:rPr>
                <w:ins w:id="4291" w:author="Eivind" w:date="2018-07-12T22:32:00Z"/>
                <w:sz w:val="16"/>
                <w:szCs w:val="16"/>
              </w:rPr>
            </w:pPr>
            <w:ins w:id="4292" w:author="Eivind" w:date="2018-07-12T22:32:00Z">
              <w:r>
                <w:rPr>
                  <w:sz w:val="16"/>
                  <w:szCs w:val="16"/>
                </w:rPr>
                <w:t>Signifies a replacement for a file of the same name</w:t>
              </w:r>
            </w:ins>
          </w:p>
        </w:tc>
      </w:tr>
      <w:tr w:rsidR="00E622ED" w14:paraId="07AE52F7" w14:textId="77777777" w:rsidTr="00013AF4">
        <w:trPr>
          <w:trHeight w:val="304"/>
          <w:ins w:id="4293" w:author="Eivind" w:date="2018-07-12T22:32:00Z"/>
        </w:trPr>
        <w:tc>
          <w:tcPr>
            <w:tcW w:w="1163" w:type="dxa"/>
            <w:tcBorders>
              <w:top w:val="single" w:sz="4" w:space="0" w:color="000000"/>
              <w:left w:val="single" w:sz="4" w:space="0" w:color="000000"/>
              <w:bottom w:val="single" w:sz="4" w:space="0" w:color="000000"/>
              <w:right w:val="single" w:sz="4" w:space="0" w:color="000000"/>
            </w:tcBorders>
            <w:hideMark/>
          </w:tcPr>
          <w:p w14:paraId="76CE84A0" w14:textId="77777777" w:rsidR="00E622ED" w:rsidRDefault="00E622ED">
            <w:pPr>
              <w:snapToGrid w:val="0"/>
              <w:spacing w:before="60" w:after="60"/>
              <w:jc w:val="left"/>
              <w:rPr>
                <w:ins w:id="4294" w:author="Eivind" w:date="2018-07-12T22:32:00Z"/>
                <w:sz w:val="16"/>
                <w:szCs w:val="16"/>
              </w:rPr>
            </w:pPr>
            <w:ins w:id="4295" w:author="Eivind" w:date="2018-07-12T22:32:00Z">
              <w:r>
                <w:rPr>
                  <w:sz w:val="16"/>
                  <w:szCs w:val="16"/>
                </w:rPr>
                <w:t>Value</w:t>
              </w:r>
            </w:ins>
          </w:p>
        </w:tc>
        <w:tc>
          <w:tcPr>
            <w:tcW w:w="2977" w:type="dxa"/>
            <w:gridSpan w:val="2"/>
            <w:tcBorders>
              <w:top w:val="single" w:sz="4" w:space="0" w:color="000000"/>
              <w:left w:val="single" w:sz="4" w:space="0" w:color="000000"/>
              <w:bottom w:val="single" w:sz="4" w:space="0" w:color="000000"/>
              <w:right w:val="single" w:sz="4" w:space="0" w:color="000000"/>
            </w:tcBorders>
            <w:hideMark/>
          </w:tcPr>
          <w:p w14:paraId="6BC2EF39" w14:textId="77777777" w:rsidR="00E622ED" w:rsidRDefault="00E622ED">
            <w:pPr>
              <w:snapToGrid w:val="0"/>
              <w:spacing w:before="60" w:after="60"/>
              <w:jc w:val="left"/>
              <w:rPr>
                <w:ins w:id="4296" w:author="Eivind" w:date="2018-07-12T22:32:00Z"/>
                <w:sz w:val="16"/>
                <w:szCs w:val="16"/>
              </w:rPr>
            </w:pPr>
            <w:ins w:id="4297" w:author="Eivind" w:date="2018-07-12T22:32:00Z">
              <w:r>
                <w:rPr>
                  <w:sz w:val="16"/>
                  <w:szCs w:val="16"/>
                </w:rPr>
                <w:t>deletion</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30605CB6" w14:textId="77777777" w:rsidR="00E622ED" w:rsidRDefault="00E622ED">
            <w:pPr>
              <w:snapToGrid w:val="0"/>
              <w:spacing w:before="60" w:after="60"/>
              <w:jc w:val="left"/>
              <w:rPr>
                <w:ins w:id="4298" w:author="Eivind" w:date="2018-07-12T22:32:00Z"/>
                <w:sz w:val="16"/>
                <w:szCs w:val="16"/>
              </w:rPr>
            </w:pPr>
            <w:ins w:id="4299" w:author="Eivind" w:date="2018-07-12T22:32:00Z">
              <w:r>
                <w:rPr>
                  <w:sz w:val="16"/>
                  <w:szCs w:val="16"/>
                </w:rPr>
                <w:t>Deletes an existing file</w:t>
              </w:r>
            </w:ins>
          </w:p>
        </w:tc>
        <w:tc>
          <w:tcPr>
            <w:tcW w:w="804" w:type="dxa"/>
            <w:tcBorders>
              <w:top w:val="single" w:sz="4" w:space="0" w:color="000000"/>
              <w:left w:val="single" w:sz="4" w:space="0" w:color="000000"/>
              <w:bottom w:val="single" w:sz="4" w:space="0" w:color="000000"/>
              <w:right w:val="single" w:sz="4" w:space="0" w:color="000000"/>
            </w:tcBorders>
            <w:hideMark/>
          </w:tcPr>
          <w:p w14:paraId="7BD18775" w14:textId="77777777" w:rsidR="00E622ED" w:rsidRDefault="00E622ED">
            <w:pPr>
              <w:snapToGrid w:val="0"/>
              <w:spacing w:before="60" w:after="60"/>
              <w:jc w:val="center"/>
              <w:rPr>
                <w:ins w:id="4300" w:author="Eivind" w:date="2018-07-12T22:32:00Z"/>
                <w:sz w:val="16"/>
                <w:szCs w:val="16"/>
              </w:rPr>
            </w:pPr>
            <w:ins w:id="4301" w:author="Eivind" w:date="2018-07-12T22:32:00Z">
              <w:r>
                <w:rPr>
                  <w:sz w:val="16"/>
                  <w:szCs w:val="16"/>
                </w:rPr>
                <w: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30468F70" w14:textId="77777777" w:rsidR="00E622ED" w:rsidRDefault="00E622ED">
            <w:pPr>
              <w:snapToGrid w:val="0"/>
              <w:spacing w:before="60" w:after="60"/>
              <w:jc w:val="left"/>
              <w:rPr>
                <w:ins w:id="4302" w:author="Eivind" w:date="2018-07-12T22:32:00Z"/>
                <w:sz w:val="16"/>
                <w:szCs w:val="16"/>
              </w:rPr>
            </w:pPr>
            <w:ins w:id="4303" w:author="Eivind" w:date="2018-07-12T22:32:00Z">
              <w:r>
                <w:rPr>
                  <w:sz w:val="16"/>
                  <w:szCs w:val="16"/>
                </w:rPr>
                <w:t>-</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1DF97FF3" w14:textId="77777777" w:rsidR="00E622ED" w:rsidRDefault="00E622ED">
            <w:pPr>
              <w:snapToGrid w:val="0"/>
              <w:spacing w:before="60" w:after="60"/>
              <w:jc w:val="left"/>
              <w:rPr>
                <w:ins w:id="4304" w:author="Eivind" w:date="2018-07-12T22:32:00Z"/>
                <w:sz w:val="16"/>
                <w:szCs w:val="16"/>
              </w:rPr>
            </w:pPr>
            <w:ins w:id="4305" w:author="Eivind" w:date="2018-07-12T22:32:00Z">
              <w:r>
                <w:rPr>
                  <w:sz w:val="16"/>
                  <w:szCs w:val="16"/>
                </w:rPr>
                <w:t>Signifies deletion of a file of that name</w:t>
              </w:r>
            </w:ins>
          </w:p>
        </w:tc>
      </w:tr>
      <w:tr w:rsidR="006B114A" w:rsidDel="0038570A" w14:paraId="65844368" w14:textId="033D405E" w:rsidTr="00013AF4">
        <w:trPr>
          <w:gridAfter w:val="1"/>
          <w:wAfter w:w="33" w:type="dxa"/>
          <w:trHeight w:val="304"/>
          <w:del w:id="4306" w:author="Eivind" w:date="2018-07-12T22:54:00Z"/>
        </w:trPr>
        <w:tc>
          <w:tcPr>
            <w:tcW w:w="3034" w:type="dxa"/>
            <w:gridSpan w:val="2"/>
            <w:tcBorders>
              <w:top w:val="single" w:sz="4" w:space="0" w:color="000000"/>
              <w:left w:val="single" w:sz="4" w:space="0" w:color="000000"/>
              <w:bottom w:val="single" w:sz="4" w:space="0" w:color="000000"/>
              <w:right w:val="single" w:sz="4" w:space="0" w:color="000000"/>
            </w:tcBorders>
            <w:vAlign w:val="center"/>
          </w:tcPr>
          <w:p w14:paraId="35D7C635" w14:textId="60551B38" w:rsidR="006B114A" w:rsidDel="0038570A" w:rsidRDefault="006B114A" w:rsidP="00876602">
            <w:pPr>
              <w:snapToGrid w:val="0"/>
              <w:spacing w:after="120"/>
              <w:rPr>
                <w:del w:id="4307" w:author="Eivind" w:date="2018-07-12T22:54:00Z"/>
                <w:b/>
                <w:sz w:val="16"/>
                <w:szCs w:val="16"/>
              </w:rPr>
            </w:pPr>
            <w:del w:id="4308" w:author="Eivind" w:date="2018-07-12T22:32:00Z">
              <w:r w:rsidDel="00E622ED">
                <w:rPr>
                  <w:b/>
                  <w:sz w:val="16"/>
                  <w:szCs w:val="16"/>
                </w:rPr>
                <w:delText>Name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31DBACBB" w14:textId="3C02114E" w:rsidR="006B114A" w:rsidDel="0038570A" w:rsidRDefault="006B114A" w:rsidP="00876602">
            <w:pPr>
              <w:snapToGrid w:val="0"/>
              <w:spacing w:after="120"/>
              <w:rPr>
                <w:del w:id="4309" w:author="Eivind" w:date="2018-07-12T22:54:00Z"/>
                <w:b/>
                <w:sz w:val="16"/>
                <w:szCs w:val="16"/>
              </w:rPr>
            </w:pPr>
            <w:del w:id="4310" w:author="Eivind" w:date="2018-07-12T22:32:00Z">
              <w:r w:rsidDel="00E622ED">
                <w:rPr>
                  <w:b/>
                  <w:sz w:val="16"/>
                  <w:szCs w:val="16"/>
                </w:rPr>
                <w:delText>Description</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537E54BA" w14:textId="365EAEA2" w:rsidR="006B114A" w:rsidDel="0038570A" w:rsidRDefault="006B114A" w:rsidP="00876602">
            <w:pPr>
              <w:snapToGrid w:val="0"/>
              <w:spacing w:after="120"/>
              <w:jc w:val="center"/>
              <w:rPr>
                <w:del w:id="4311" w:author="Eivind" w:date="2018-07-12T22:54:00Z"/>
                <w:b/>
                <w:sz w:val="16"/>
                <w:szCs w:val="16"/>
              </w:rPr>
            </w:pPr>
            <w:del w:id="4312" w:author="Eivind" w:date="2018-07-12T22:32:00Z">
              <w:r w:rsidDel="00E622ED">
                <w:rPr>
                  <w:b/>
                  <w:sz w:val="16"/>
                  <w:szCs w:val="16"/>
                </w:rPr>
                <w:delText>Mult</w:delText>
              </w:r>
            </w:del>
            <w:ins w:id="4313" w:author="Raphael Malyankar" w:date="2018-07-05T18:38:00Z">
              <w:del w:id="4314" w:author="Eivind" w:date="2018-07-12T22:32:00Z">
                <w:r w:rsidR="00CA309F" w:rsidDel="00E622ED">
                  <w:rPr>
                    <w:b/>
                    <w:sz w:val="16"/>
                    <w:szCs w:val="16"/>
                  </w:rPr>
                  <w:delText>Code</w:delText>
                </w:r>
              </w:del>
            </w:ins>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308558C2" w14:textId="695E59C3" w:rsidR="006B114A" w:rsidDel="0038570A" w:rsidRDefault="006B114A" w:rsidP="00876602">
            <w:pPr>
              <w:snapToGrid w:val="0"/>
              <w:spacing w:after="120"/>
              <w:rPr>
                <w:del w:id="4315" w:author="Eivind" w:date="2018-07-12T22:54:00Z"/>
                <w:b/>
                <w:sz w:val="16"/>
                <w:szCs w:val="16"/>
              </w:rPr>
            </w:pPr>
            <w:del w:id="4316" w:author="Eivind" w:date="2018-07-12T22:32:00Z">
              <w:r w:rsidDel="00E622ED">
                <w:rPr>
                  <w:b/>
                  <w:sz w:val="16"/>
                  <w:szCs w:val="16"/>
                </w:rPr>
                <w:delText>Type</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06AAE79E" w14:textId="63A670AB" w:rsidR="006B114A" w:rsidDel="0038570A" w:rsidRDefault="006B114A" w:rsidP="00876602">
            <w:pPr>
              <w:snapToGrid w:val="0"/>
              <w:spacing w:after="120"/>
              <w:rPr>
                <w:del w:id="4317" w:author="Eivind" w:date="2018-07-12T22:54:00Z"/>
                <w:b/>
                <w:sz w:val="16"/>
                <w:szCs w:val="16"/>
              </w:rPr>
            </w:pPr>
            <w:del w:id="4318" w:author="Eivind" w:date="2018-07-12T22:32:00Z">
              <w:r w:rsidDel="00E622ED">
                <w:rPr>
                  <w:b/>
                  <w:sz w:val="16"/>
                  <w:szCs w:val="16"/>
                </w:rPr>
                <w:delText>Remarks</w:delText>
              </w:r>
            </w:del>
          </w:p>
        </w:tc>
      </w:tr>
      <w:tr w:rsidR="006B114A" w:rsidDel="0038570A" w14:paraId="2A9B9FAB" w14:textId="15FF71A3" w:rsidTr="00013AF4">
        <w:trPr>
          <w:gridAfter w:val="1"/>
          <w:wAfter w:w="33" w:type="dxa"/>
          <w:trHeight w:val="276"/>
          <w:del w:id="4319" w:author="Eivind" w:date="2018-07-12T22:54:00Z"/>
        </w:trPr>
        <w:tc>
          <w:tcPr>
            <w:tcW w:w="3034" w:type="dxa"/>
            <w:gridSpan w:val="2"/>
            <w:tcBorders>
              <w:top w:val="single" w:sz="4" w:space="0" w:color="000000"/>
              <w:left w:val="single" w:sz="4" w:space="0" w:color="000000"/>
              <w:bottom w:val="single" w:sz="4" w:space="0" w:color="000000"/>
              <w:right w:val="single" w:sz="4" w:space="0" w:color="000000"/>
            </w:tcBorders>
            <w:vAlign w:val="center"/>
          </w:tcPr>
          <w:p w14:paraId="1E1AD0AA" w14:textId="5FDB0D5E" w:rsidR="006B114A" w:rsidDel="0038570A" w:rsidRDefault="006B114A" w:rsidP="00876602">
            <w:pPr>
              <w:snapToGrid w:val="0"/>
              <w:spacing w:after="120"/>
              <w:rPr>
                <w:del w:id="4320" w:author="Eivind" w:date="2018-07-12T22:54:00Z"/>
                <w:sz w:val="16"/>
                <w:szCs w:val="16"/>
              </w:rPr>
            </w:pPr>
            <w:del w:id="4321" w:author="Eivind" w:date="2018-07-12T22:32:00Z">
              <w:r w:rsidDel="00E622ED">
                <w:rPr>
                  <w:sz w:val="16"/>
                  <w:szCs w:val="16"/>
                </w:rPr>
                <w:delText>S100_SupportFilePurpose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05C3C21C" w14:textId="719CCA55" w:rsidR="006B114A" w:rsidDel="0038570A" w:rsidRDefault="006B114A" w:rsidP="00876602">
            <w:pPr>
              <w:snapToGrid w:val="0"/>
              <w:spacing w:after="120"/>
              <w:rPr>
                <w:del w:id="4322" w:author="Eivind" w:date="2018-07-12T22:54:00Z"/>
                <w:sz w:val="16"/>
                <w:szCs w:val="16"/>
              </w:rPr>
            </w:pPr>
            <w:del w:id="4323" w:author="Eivind" w:date="2018-07-12T22:32:00Z">
              <w:r w:rsidDel="00E622ED">
                <w:rPr>
                  <w:sz w:val="16"/>
                  <w:szCs w:val="16"/>
                </w:rPr>
                <w:delText>The reason for inclusion of the support file in this exchange set</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41FA5010" w14:textId="270B0109" w:rsidR="006B114A" w:rsidDel="0038570A" w:rsidRDefault="006B114A" w:rsidP="00876602">
            <w:pPr>
              <w:snapToGrid w:val="0"/>
              <w:spacing w:after="120"/>
              <w:jc w:val="center"/>
              <w:rPr>
                <w:del w:id="4324" w:author="Eivind" w:date="2018-07-12T22:54:00Z"/>
                <w:sz w:val="16"/>
                <w:szCs w:val="16"/>
              </w:rPr>
            </w:pPr>
            <w:del w:id="4325" w:author="Eivind" w:date="2018-07-12T22:32:00Z">
              <w:r w:rsidDel="00E622ED">
                <w:rPr>
                  <w:sz w:val="16"/>
                  <w:szCs w:val="16"/>
                </w:rPr>
                <w:delText>-</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3ADE4FE0" w14:textId="6C338E4F" w:rsidR="006B114A" w:rsidDel="0038570A" w:rsidRDefault="00CA309F" w:rsidP="00876602">
            <w:pPr>
              <w:snapToGrid w:val="0"/>
              <w:spacing w:after="120"/>
              <w:rPr>
                <w:del w:id="4326" w:author="Eivind" w:date="2018-07-12T22:54:00Z"/>
                <w:sz w:val="16"/>
                <w:szCs w:val="16"/>
              </w:rPr>
            </w:pPr>
            <w:ins w:id="4327" w:author="Raphael Malyankar" w:date="2018-07-05T18:42:00Z">
              <w:del w:id="4328" w:author="Eivind" w:date="2018-07-12T22:32:00Z">
                <w:r w:rsidDel="00E622ED">
                  <w:rPr>
                    <w:sz w:val="16"/>
                    <w:szCs w:val="16"/>
                  </w:rPr>
                  <w:delText>Enumeration</w:delText>
                </w:r>
              </w:del>
            </w:ins>
            <w:del w:id="4329" w:author="Eivind" w:date="2018-07-12T22:32:00Z">
              <w:r w:rsidR="006B114A" w:rsidDel="00E622ED">
                <w:rPr>
                  <w:sz w:val="16"/>
                  <w:szCs w:val="16"/>
                </w:rPr>
                <w:delText>-</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7DAB2AF3" w14:textId="10E756F3" w:rsidR="006B114A" w:rsidDel="0038570A" w:rsidRDefault="006B114A" w:rsidP="00876602">
            <w:pPr>
              <w:snapToGrid w:val="0"/>
              <w:spacing w:after="120"/>
              <w:rPr>
                <w:del w:id="4330" w:author="Eivind" w:date="2018-07-12T22:54:00Z"/>
                <w:sz w:val="16"/>
                <w:szCs w:val="16"/>
              </w:rPr>
            </w:pPr>
            <w:del w:id="4331" w:author="Eivind" w:date="2018-07-12T22:32:00Z">
              <w:r w:rsidDel="00E622ED">
                <w:rPr>
                  <w:sz w:val="16"/>
                  <w:szCs w:val="16"/>
                </w:rPr>
                <w:delText>-</w:delText>
              </w:r>
            </w:del>
          </w:p>
        </w:tc>
      </w:tr>
      <w:tr w:rsidR="00CA309F" w:rsidDel="0038570A" w14:paraId="3A3575EC" w14:textId="273FFB32" w:rsidTr="00013AF4">
        <w:trPr>
          <w:gridAfter w:val="1"/>
          <w:wAfter w:w="33" w:type="dxa"/>
          <w:trHeight w:val="304"/>
          <w:del w:id="4332" w:author="Eivind" w:date="2018-07-12T22:54:00Z"/>
        </w:trPr>
        <w:tc>
          <w:tcPr>
            <w:tcW w:w="3034" w:type="dxa"/>
            <w:gridSpan w:val="2"/>
            <w:tcBorders>
              <w:top w:val="single" w:sz="4" w:space="0" w:color="000000"/>
              <w:left w:val="single" w:sz="4" w:space="0" w:color="000000"/>
              <w:bottom w:val="single" w:sz="4" w:space="0" w:color="000000"/>
              <w:right w:val="single" w:sz="4" w:space="0" w:color="000000"/>
            </w:tcBorders>
            <w:vAlign w:val="center"/>
          </w:tcPr>
          <w:p w14:paraId="2F493279" w14:textId="03B72707" w:rsidR="00CA309F" w:rsidDel="0038570A" w:rsidRDefault="00CA309F" w:rsidP="00CA309F">
            <w:pPr>
              <w:snapToGrid w:val="0"/>
              <w:spacing w:after="120"/>
              <w:rPr>
                <w:del w:id="4333" w:author="Eivind" w:date="2018-07-12T22:54:00Z"/>
                <w:sz w:val="16"/>
                <w:szCs w:val="16"/>
              </w:rPr>
            </w:pPr>
            <w:del w:id="4334" w:author="Eivind" w:date="2018-07-12T22:32:00Z">
              <w:r w:rsidDel="00E622ED">
                <w:rPr>
                  <w:sz w:val="16"/>
                  <w:szCs w:val="16"/>
                </w:rPr>
                <w:delText>new</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26220D26" w14:textId="2460DC7C" w:rsidR="00CA309F" w:rsidDel="0038570A" w:rsidRDefault="00CA309F" w:rsidP="00CA309F">
            <w:pPr>
              <w:snapToGrid w:val="0"/>
              <w:spacing w:after="120"/>
              <w:rPr>
                <w:del w:id="4335" w:author="Eivind" w:date="2018-07-12T22:54:00Z"/>
                <w:sz w:val="16"/>
                <w:szCs w:val="16"/>
              </w:rPr>
            </w:pPr>
            <w:del w:id="4336" w:author="Eivind" w:date="2018-07-12T22:32:00Z">
              <w:r w:rsidDel="00E622ED">
                <w:rPr>
                  <w:sz w:val="16"/>
                  <w:szCs w:val="16"/>
                </w:rPr>
                <w:delText>A file which is new</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035F1F55" w14:textId="32F74994" w:rsidR="00CA309F" w:rsidDel="0038570A" w:rsidRDefault="00CA309F" w:rsidP="00CA309F">
            <w:pPr>
              <w:snapToGrid w:val="0"/>
              <w:spacing w:after="120"/>
              <w:jc w:val="center"/>
              <w:rPr>
                <w:del w:id="4337" w:author="Eivind" w:date="2018-07-12T22:54:00Z"/>
                <w:sz w:val="16"/>
                <w:szCs w:val="16"/>
              </w:rPr>
            </w:pPr>
            <w:del w:id="4338" w:author="Eivind" w:date="2018-07-12T22:32:00Z">
              <w:r w:rsidDel="00E622ED">
                <w:rPr>
                  <w:sz w:val="16"/>
                  <w:szCs w:val="16"/>
                </w:rPr>
                <w:delText>-</w:delText>
              </w:r>
            </w:del>
          </w:p>
        </w:tc>
        <w:tc>
          <w:tcPr>
            <w:tcW w:w="2436" w:type="dxa"/>
            <w:gridSpan w:val="3"/>
            <w:tcBorders>
              <w:top w:val="single" w:sz="4" w:space="0" w:color="000000"/>
              <w:left w:val="single" w:sz="4" w:space="0" w:color="000000"/>
              <w:bottom w:val="single" w:sz="4" w:space="0" w:color="000000"/>
              <w:right w:val="single" w:sz="4" w:space="0" w:color="000000"/>
            </w:tcBorders>
          </w:tcPr>
          <w:p w14:paraId="7341C004" w14:textId="53CE8603" w:rsidR="00CA309F" w:rsidDel="0038570A" w:rsidRDefault="00CA309F" w:rsidP="00CA309F">
            <w:pPr>
              <w:snapToGrid w:val="0"/>
              <w:spacing w:after="120"/>
              <w:rPr>
                <w:del w:id="4339" w:author="Eivind" w:date="2018-07-12T22:54:00Z"/>
                <w:sz w:val="16"/>
                <w:szCs w:val="16"/>
              </w:rPr>
            </w:pPr>
            <w:ins w:id="4340" w:author="Raphael Malyankar" w:date="2018-07-05T18:42:00Z">
              <w:del w:id="4341" w:author="Eivind" w:date="2018-07-12T22:32:00Z">
                <w:r w:rsidRPr="00B66C2C" w:rsidDel="00E622ED">
                  <w:rPr>
                    <w:sz w:val="16"/>
                    <w:szCs w:val="16"/>
                  </w:rPr>
                  <w:delText>Literal</w:delText>
                </w:r>
              </w:del>
            </w:ins>
            <w:del w:id="4342" w:author="Eivind" w:date="2018-07-12T22:32:00Z">
              <w:r w:rsidDel="00E622ED">
                <w:rPr>
                  <w:sz w:val="16"/>
                  <w:szCs w:val="16"/>
                </w:rPr>
                <w:delText>-</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3C7045E0" w14:textId="34F7F35D" w:rsidR="00CA309F" w:rsidDel="0038570A" w:rsidRDefault="00CA309F" w:rsidP="00CA309F">
            <w:pPr>
              <w:snapToGrid w:val="0"/>
              <w:spacing w:after="120"/>
              <w:rPr>
                <w:del w:id="4343" w:author="Eivind" w:date="2018-07-12T22:54:00Z"/>
                <w:sz w:val="16"/>
                <w:szCs w:val="16"/>
              </w:rPr>
            </w:pPr>
            <w:del w:id="4344" w:author="Eivind" w:date="2018-07-12T22:32:00Z">
              <w:r w:rsidDel="00E622ED">
                <w:rPr>
                  <w:sz w:val="16"/>
                  <w:szCs w:val="16"/>
                </w:rPr>
                <w:delText>Signifies a new file.</w:delText>
              </w:r>
            </w:del>
          </w:p>
        </w:tc>
      </w:tr>
      <w:tr w:rsidR="00CA309F" w:rsidDel="0038570A" w14:paraId="49BCCCA4" w14:textId="3087FBB2" w:rsidTr="00013AF4">
        <w:trPr>
          <w:gridAfter w:val="1"/>
          <w:wAfter w:w="33" w:type="dxa"/>
          <w:trHeight w:val="276"/>
          <w:del w:id="4345" w:author="Eivind" w:date="2018-07-12T22:54:00Z"/>
        </w:trPr>
        <w:tc>
          <w:tcPr>
            <w:tcW w:w="3034" w:type="dxa"/>
            <w:gridSpan w:val="2"/>
            <w:tcBorders>
              <w:top w:val="single" w:sz="4" w:space="0" w:color="000000"/>
              <w:left w:val="single" w:sz="4" w:space="0" w:color="000000"/>
              <w:bottom w:val="single" w:sz="4" w:space="0" w:color="000000"/>
              <w:right w:val="single" w:sz="4" w:space="0" w:color="000000"/>
            </w:tcBorders>
            <w:vAlign w:val="center"/>
          </w:tcPr>
          <w:p w14:paraId="2FF9A684" w14:textId="5C9480C8" w:rsidR="00CA309F" w:rsidDel="0038570A" w:rsidRDefault="00CA309F" w:rsidP="00CA309F">
            <w:pPr>
              <w:snapToGrid w:val="0"/>
              <w:spacing w:after="120"/>
              <w:rPr>
                <w:del w:id="4346" w:author="Eivind" w:date="2018-07-12T22:54:00Z"/>
                <w:sz w:val="16"/>
                <w:szCs w:val="16"/>
              </w:rPr>
            </w:pPr>
            <w:del w:id="4347" w:author="Eivind" w:date="2018-07-12T22:32:00Z">
              <w:r w:rsidDel="00E622ED">
                <w:rPr>
                  <w:sz w:val="16"/>
                  <w:szCs w:val="16"/>
                </w:rPr>
                <w:delText>replacement</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1775F03F" w14:textId="481D6DC5" w:rsidR="00CA309F" w:rsidDel="0038570A" w:rsidRDefault="00CA309F" w:rsidP="00CA309F">
            <w:pPr>
              <w:snapToGrid w:val="0"/>
              <w:spacing w:after="120"/>
              <w:rPr>
                <w:del w:id="4348" w:author="Eivind" w:date="2018-07-12T22:54:00Z"/>
                <w:sz w:val="16"/>
                <w:szCs w:val="16"/>
              </w:rPr>
            </w:pPr>
            <w:del w:id="4349" w:author="Eivind" w:date="2018-07-12T22:32:00Z">
              <w:r w:rsidDel="00E622ED">
                <w:rPr>
                  <w:sz w:val="16"/>
                  <w:szCs w:val="16"/>
                </w:rPr>
                <w:delText>A file which replaces an existing file</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228E4FA5" w14:textId="2C08F4BC" w:rsidR="00CA309F" w:rsidDel="0038570A" w:rsidRDefault="00CA309F" w:rsidP="00CA309F">
            <w:pPr>
              <w:snapToGrid w:val="0"/>
              <w:spacing w:after="120"/>
              <w:jc w:val="center"/>
              <w:rPr>
                <w:del w:id="4350" w:author="Eivind" w:date="2018-07-12T22:54:00Z"/>
                <w:sz w:val="16"/>
                <w:szCs w:val="16"/>
              </w:rPr>
            </w:pPr>
            <w:del w:id="4351" w:author="Eivind" w:date="2018-07-12T22:32:00Z">
              <w:r w:rsidDel="00E622ED">
                <w:rPr>
                  <w:sz w:val="16"/>
                  <w:szCs w:val="16"/>
                </w:rPr>
                <w:delText>-</w:delText>
              </w:r>
            </w:del>
          </w:p>
        </w:tc>
        <w:tc>
          <w:tcPr>
            <w:tcW w:w="2436" w:type="dxa"/>
            <w:gridSpan w:val="3"/>
            <w:tcBorders>
              <w:top w:val="single" w:sz="4" w:space="0" w:color="000000"/>
              <w:left w:val="single" w:sz="4" w:space="0" w:color="000000"/>
              <w:bottom w:val="single" w:sz="4" w:space="0" w:color="000000"/>
              <w:right w:val="single" w:sz="4" w:space="0" w:color="000000"/>
            </w:tcBorders>
          </w:tcPr>
          <w:p w14:paraId="48922D9B" w14:textId="6EA1A5CA" w:rsidR="00CA309F" w:rsidDel="0038570A" w:rsidRDefault="00CA309F" w:rsidP="00CA309F">
            <w:pPr>
              <w:snapToGrid w:val="0"/>
              <w:spacing w:after="120"/>
              <w:rPr>
                <w:del w:id="4352" w:author="Eivind" w:date="2018-07-12T22:54:00Z"/>
                <w:sz w:val="16"/>
                <w:szCs w:val="16"/>
              </w:rPr>
            </w:pPr>
            <w:ins w:id="4353" w:author="Raphael Malyankar" w:date="2018-07-05T18:42:00Z">
              <w:del w:id="4354" w:author="Eivind" w:date="2018-07-12T22:32:00Z">
                <w:r w:rsidRPr="00B66C2C" w:rsidDel="00E622ED">
                  <w:rPr>
                    <w:sz w:val="16"/>
                    <w:szCs w:val="16"/>
                  </w:rPr>
                  <w:delText>Literal</w:delText>
                </w:r>
              </w:del>
            </w:ins>
            <w:del w:id="4355" w:author="Eivind" w:date="2018-07-12T22:32:00Z">
              <w:r w:rsidDel="00E622ED">
                <w:rPr>
                  <w:sz w:val="16"/>
                  <w:szCs w:val="16"/>
                </w:rPr>
                <w:delText>-</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2AEC63C8" w14:textId="4A6219E3" w:rsidR="00CA309F" w:rsidDel="0038570A" w:rsidRDefault="00CA309F" w:rsidP="00CA309F">
            <w:pPr>
              <w:snapToGrid w:val="0"/>
              <w:spacing w:after="120"/>
              <w:rPr>
                <w:del w:id="4356" w:author="Eivind" w:date="2018-07-12T22:54:00Z"/>
                <w:sz w:val="16"/>
                <w:szCs w:val="16"/>
              </w:rPr>
            </w:pPr>
            <w:del w:id="4357" w:author="Eivind" w:date="2018-07-12T22:32:00Z">
              <w:r w:rsidDel="00E622ED">
                <w:rPr>
                  <w:sz w:val="16"/>
                  <w:szCs w:val="16"/>
                </w:rPr>
                <w:delText>Signifies a replacement for a file of the same name</w:delText>
              </w:r>
            </w:del>
          </w:p>
        </w:tc>
      </w:tr>
      <w:tr w:rsidR="00CA309F" w:rsidDel="0038570A" w14:paraId="5AA8BC56" w14:textId="4AAF8C5D" w:rsidTr="00013AF4">
        <w:trPr>
          <w:gridAfter w:val="1"/>
          <w:wAfter w:w="33" w:type="dxa"/>
          <w:trHeight w:val="304"/>
          <w:del w:id="4358" w:author="Eivind" w:date="2018-07-12T22:54:00Z"/>
        </w:trPr>
        <w:tc>
          <w:tcPr>
            <w:tcW w:w="3034" w:type="dxa"/>
            <w:gridSpan w:val="2"/>
            <w:tcBorders>
              <w:top w:val="single" w:sz="4" w:space="0" w:color="000000"/>
              <w:left w:val="single" w:sz="4" w:space="0" w:color="000000"/>
              <w:bottom w:val="single" w:sz="4" w:space="0" w:color="000000"/>
              <w:right w:val="single" w:sz="4" w:space="0" w:color="000000"/>
            </w:tcBorders>
            <w:vAlign w:val="center"/>
          </w:tcPr>
          <w:p w14:paraId="6B039960" w14:textId="6BCFBA85" w:rsidR="00CA309F" w:rsidDel="0038570A" w:rsidRDefault="00CA309F" w:rsidP="00CA309F">
            <w:pPr>
              <w:snapToGrid w:val="0"/>
              <w:spacing w:after="120"/>
              <w:rPr>
                <w:del w:id="4359" w:author="Eivind" w:date="2018-07-12T22:54:00Z"/>
                <w:sz w:val="16"/>
                <w:szCs w:val="16"/>
              </w:rPr>
            </w:pPr>
            <w:del w:id="4360" w:author="Eivind" w:date="2018-07-12T22:32:00Z">
              <w:r w:rsidDel="00E622ED">
                <w:rPr>
                  <w:sz w:val="16"/>
                  <w:szCs w:val="16"/>
                </w:rPr>
                <w:delText>deletion</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041FE400" w14:textId="1B337EDF" w:rsidR="00CA309F" w:rsidDel="0038570A" w:rsidRDefault="00CA309F" w:rsidP="00CA309F">
            <w:pPr>
              <w:snapToGrid w:val="0"/>
              <w:spacing w:after="120"/>
              <w:rPr>
                <w:del w:id="4361" w:author="Eivind" w:date="2018-07-12T22:54:00Z"/>
                <w:sz w:val="16"/>
                <w:szCs w:val="16"/>
              </w:rPr>
            </w:pPr>
            <w:del w:id="4362" w:author="Eivind" w:date="2018-07-12T22:32:00Z">
              <w:r w:rsidDel="00E622ED">
                <w:rPr>
                  <w:sz w:val="16"/>
                  <w:szCs w:val="16"/>
                </w:rPr>
                <w:delText>Deletes an existing file</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567A8BAC" w14:textId="219702E9" w:rsidR="00CA309F" w:rsidDel="0038570A" w:rsidRDefault="00CA309F" w:rsidP="00CA309F">
            <w:pPr>
              <w:snapToGrid w:val="0"/>
              <w:spacing w:after="120"/>
              <w:jc w:val="center"/>
              <w:rPr>
                <w:del w:id="4363" w:author="Eivind" w:date="2018-07-12T22:54:00Z"/>
                <w:sz w:val="16"/>
                <w:szCs w:val="16"/>
              </w:rPr>
            </w:pPr>
            <w:del w:id="4364" w:author="Eivind" w:date="2018-07-12T22:32:00Z">
              <w:r w:rsidDel="00E622ED">
                <w:rPr>
                  <w:sz w:val="16"/>
                  <w:szCs w:val="16"/>
                </w:rPr>
                <w:delText>-</w:delText>
              </w:r>
            </w:del>
          </w:p>
        </w:tc>
        <w:tc>
          <w:tcPr>
            <w:tcW w:w="2436" w:type="dxa"/>
            <w:gridSpan w:val="3"/>
            <w:tcBorders>
              <w:top w:val="single" w:sz="4" w:space="0" w:color="000000"/>
              <w:left w:val="single" w:sz="4" w:space="0" w:color="000000"/>
              <w:bottom w:val="single" w:sz="4" w:space="0" w:color="000000"/>
              <w:right w:val="single" w:sz="4" w:space="0" w:color="000000"/>
            </w:tcBorders>
          </w:tcPr>
          <w:p w14:paraId="364D1DC0" w14:textId="39576C94" w:rsidR="00CA309F" w:rsidDel="0038570A" w:rsidRDefault="00CA309F" w:rsidP="00CA309F">
            <w:pPr>
              <w:snapToGrid w:val="0"/>
              <w:spacing w:after="120"/>
              <w:rPr>
                <w:del w:id="4365" w:author="Eivind" w:date="2018-07-12T22:54:00Z"/>
                <w:sz w:val="16"/>
                <w:szCs w:val="16"/>
              </w:rPr>
            </w:pPr>
            <w:ins w:id="4366" w:author="Raphael Malyankar" w:date="2018-07-05T18:42:00Z">
              <w:del w:id="4367" w:author="Eivind" w:date="2018-07-12T22:32:00Z">
                <w:r w:rsidRPr="00B66C2C" w:rsidDel="00E622ED">
                  <w:rPr>
                    <w:sz w:val="16"/>
                    <w:szCs w:val="16"/>
                  </w:rPr>
                  <w:delText>Literal</w:delText>
                </w:r>
              </w:del>
            </w:ins>
            <w:del w:id="4368" w:author="Eivind" w:date="2018-07-12T22:32:00Z">
              <w:r w:rsidDel="00E622ED">
                <w:rPr>
                  <w:sz w:val="16"/>
                  <w:szCs w:val="16"/>
                </w:rPr>
                <w:delText>-</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477B278A" w14:textId="69ED2BA0" w:rsidR="00CA309F" w:rsidDel="0038570A" w:rsidRDefault="00CA309F" w:rsidP="00CA309F">
            <w:pPr>
              <w:snapToGrid w:val="0"/>
              <w:spacing w:after="120"/>
              <w:rPr>
                <w:del w:id="4369" w:author="Eivind" w:date="2018-07-12T22:54:00Z"/>
                <w:sz w:val="16"/>
                <w:szCs w:val="16"/>
              </w:rPr>
            </w:pPr>
            <w:del w:id="4370" w:author="Eivind" w:date="2018-07-12T22:32:00Z">
              <w:r w:rsidDel="00E622ED">
                <w:rPr>
                  <w:sz w:val="16"/>
                  <w:szCs w:val="16"/>
                </w:rPr>
                <w:delText>Signifies deletion of a file of that name</w:delText>
              </w:r>
            </w:del>
          </w:p>
        </w:tc>
      </w:tr>
    </w:tbl>
    <w:p w14:paraId="164E1BF7" w14:textId="58618BDD" w:rsidR="006B114A" w:rsidRDefault="006B114A" w:rsidP="00996B38">
      <w:pPr>
        <w:rPr>
          <w:ins w:id="4371" w:author="Raphael Malyankar" w:date="2018-07-20T12:56:00Z"/>
        </w:rPr>
      </w:pPr>
    </w:p>
    <w:p w14:paraId="32F77263" w14:textId="26AD1A69" w:rsidR="00CF17A6" w:rsidRDefault="00CF17A6" w:rsidP="00405A12">
      <w:pPr>
        <w:pStyle w:val="Caption"/>
        <w:keepNext/>
        <w:rPr>
          <w:ins w:id="4372" w:author="Raphael Malyankar" w:date="2018-07-20T12:56:00Z"/>
        </w:rPr>
      </w:pPr>
      <w:ins w:id="4373" w:author="Raphael Malyankar" w:date="2018-07-20T12:56:00Z">
        <w:r>
          <w:t xml:space="preserve">Table </w:t>
        </w:r>
        <w:r>
          <w:fldChar w:fldCharType="begin"/>
        </w:r>
        <w:r>
          <w:instrText xml:space="preserve"> SEQ Table \* ARABIC </w:instrText>
        </w:r>
      </w:ins>
      <w:r>
        <w:fldChar w:fldCharType="separate"/>
      </w:r>
      <w:ins w:id="4374" w:author="Raphael Malyankar" w:date="2018-07-20T12:56:00Z">
        <w:r>
          <w:rPr>
            <w:noProof/>
          </w:rPr>
          <w:t>39</w:t>
        </w:r>
        <w:r>
          <w:fldChar w:fldCharType="end"/>
        </w:r>
        <w:r>
          <w:t>. S100_SupportFileSpecification</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1957"/>
      </w:tblGrid>
      <w:tr w:rsidR="00CF17A6" w:rsidRPr="009842DB" w14:paraId="606276AB" w14:textId="77777777" w:rsidTr="00405A12">
        <w:trPr>
          <w:trHeight w:val="153"/>
          <w:ins w:id="4375" w:author="Raphael Malyankar" w:date="2018-07-20T12:55:00Z"/>
        </w:trPr>
        <w:tc>
          <w:tcPr>
            <w:tcW w:w="1106" w:type="dxa"/>
          </w:tcPr>
          <w:p w14:paraId="03264E7F" w14:textId="77777777" w:rsidR="00CF17A6" w:rsidRPr="009842DB" w:rsidRDefault="00CF17A6" w:rsidP="00820BA8">
            <w:pPr>
              <w:snapToGrid w:val="0"/>
              <w:spacing w:before="60" w:after="60"/>
              <w:jc w:val="left"/>
              <w:rPr>
                <w:ins w:id="4376" w:author="Raphael Malyankar" w:date="2018-07-20T12:55:00Z"/>
                <w:b/>
                <w:sz w:val="16"/>
                <w:szCs w:val="16"/>
              </w:rPr>
            </w:pPr>
            <w:ins w:id="4377" w:author="Raphael Malyankar" w:date="2018-07-20T12:55:00Z">
              <w:r w:rsidRPr="009842DB">
                <w:rPr>
                  <w:b/>
                  <w:sz w:val="16"/>
                  <w:szCs w:val="16"/>
                </w:rPr>
                <w:t>Role Name</w:t>
              </w:r>
            </w:ins>
          </w:p>
        </w:tc>
        <w:tc>
          <w:tcPr>
            <w:tcW w:w="3034" w:type="dxa"/>
          </w:tcPr>
          <w:p w14:paraId="6F9E0DB7" w14:textId="77777777" w:rsidR="00CF17A6" w:rsidRPr="009842DB" w:rsidRDefault="00CF17A6" w:rsidP="00820BA8">
            <w:pPr>
              <w:snapToGrid w:val="0"/>
              <w:spacing w:before="60" w:after="60"/>
              <w:jc w:val="left"/>
              <w:rPr>
                <w:ins w:id="4378" w:author="Raphael Malyankar" w:date="2018-07-20T12:55:00Z"/>
                <w:b/>
                <w:sz w:val="16"/>
                <w:szCs w:val="16"/>
              </w:rPr>
            </w:pPr>
            <w:ins w:id="4379" w:author="Raphael Malyankar" w:date="2018-07-20T12:55:00Z">
              <w:r w:rsidRPr="009842DB">
                <w:rPr>
                  <w:b/>
                  <w:sz w:val="16"/>
                  <w:szCs w:val="16"/>
                </w:rPr>
                <w:t>Name</w:t>
              </w:r>
            </w:ins>
          </w:p>
        </w:tc>
        <w:tc>
          <w:tcPr>
            <w:tcW w:w="3420" w:type="dxa"/>
          </w:tcPr>
          <w:p w14:paraId="1D810C70" w14:textId="77777777" w:rsidR="00CF17A6" w:rsidRPr="009842DB" w:rsidRDefault="00CF17A6" w:rsidP="00820BA8">
            <w:pPr>
              <w:snapToGrid w:val="0"/>
              <w:spacing w:before="60" w:after="60"/>
              <w:jc w:val="left"/>
              <w:rPr>
                <w:ins w:id="4380" w:author="Raphael Malyankar" w:date="2018-07-20T12:55:00Z"/>
                <w:b/>
                <w:sz w:val="16"/>
                <w:szCs w:val="16"/>
              </w:rPr>
            </w:pPr>
            <w:ins w:id="4381" w:author="Raphael Malyankar" w:date="2018-07-20T12:55:00Z">
              <w:r w:rsidRPr="009842DB">
                <w:rPr>
                  <w:b/>
                  <w:sz w:val="16"/>
                  <w:szCs w:val="16"/>
                </w:rPr>
                <w:t>Description</w:t>
              </w:r>
            </w:ins>
          </w:p>
        </w:tc>
        <w:tc>
          <w:tcPr>
            <w:tcW w:w="804" w:type="dxa"/>
          </w:tcPr>
          <w:p w14:paraId="7AC6DEE7" w14:textId="77777777" w:rsidR="00CF17A6" w:rsidRPr="009842DB" w:rsidRDefault="00CF17A6" w:rsidP="00820BA8">
            <w:pPr>
              <w:snapToGrid w:val="0"/>
              <w:spacing w:before="60" w:after="60"/>
              <w:jc w:val="center"/>
              <w:rPr>
                <w:ins w:id="4382" w:author="Raphael Malyankar" w:date="2018-07-20T12:55:00Z"/>
                <w:b/>
                <w:sz w:val="16"/>
                <w:szCs w:val="16"/>
              </w:rPr>
            </w:pPr>
            <w:ins w:id="4383" w:author="Raphael Malyankar" w:date="2018-07-20T12:55:00Z">
              <w:r w:rsidRPr="009842DB">
                <w:rPr>
                  <w:b/>
                  <w:sz w:val="16"/>
                  <w:szCs w:val="16"/>
                </w:rPr>
                <w:t>Mult</w:t>
              </w:r>
            </w:ins>
          </w:p>
        </w:tc>
        <w:tc>
          <w:tcPr>
            <w:tcW w:w="2436" w:type="dxa"/>
          </w:tcPr>
          <w:p w14:paraId="3A62494A" w14:textId="77777777" w:rsidR="00CF17A6" w:rsidRPr="009842DB" w:rsidRDefault="00CF17A6" w:rsidP="00820BA8">
            <w:pPr>
              <w:snapToGrid w:val="0"/>
              <w:spacing w:before="60" w:after="60"/>
              <w:jc w:val="left"/>
              <w:rPr>
                <w:ins w:id="4384" w:author="Raphael Malyankar" w:date="2018-07-20T12:55:00Z"/>
                <w:b/>
                <w:sz w:val="16"/>
                <w:szCs w:val="16"/>
              </w:rPr>
            </w:pPr>
            <w:ins w:id="4385" w:author="Raphael Malyankar" w:date="2018-07-20T12:55:00Z">
              <w:r w:rsidRPr="009842DB">
                <w:rPr>
                  <w:b/>
                  <w:sz w:val="16"/>
                  <w:szCs w:val="16"/>
                </w:rPr>
                <w:t>Type</w:t>
              </w:r>
            </w:ins>
          </w:p>
        </w:tc>
        <w:tc>
          <w:tcPr>
            <w:tcW w:w="1957" w:type="dxa"/>
          </w:tcPr>
          <w:p w14:paraId="67A28202" w14:textId="77777777" w:rsidR="00CF17A6" w:rsidRPr="009842DB" w:rsidRDefault="00CF17A6" w:rsidP="00820BA8">
            <w:pPr>
              <w:snapToGrid w:val="0"/>
              <w:spacing w:before="60" w:after="60"/>
              <w:jc w:val="left"/>
              <w:rPr>
                <w:ins w:id="4386" w:author="Raphael Malyankar" w:date="2018-07-20T12:55:00Z"/>
                <w:b/>
                <w:sz w:val="16"/>
                <w:szCs w:val="16"/>
              </w:rPr>
            </w:pPr>
            <w:ins w:id="4387" w:author="Raphael Malyankar" w:date="2018-07-20T12:55:00Z">
              <w:r w:rsidRPr="009842DB">
                <w:rPr>
                  <w:b/>
                  <w:sz w:val="16"/>
                  <w:szCs w:val="16"/>
                </w:rPr>
                <w:t>Remarks</w:t>
              </w:r>
            </w:ins>
          </w:p>
        </w:tc>
      </w:tr>
      <w:tr w:rsidR="00CF17A6" w:rsidRPr="002A5288" w14:paraId="1E61FC7D" w14:textId="77777777" w:rsidTr="00405A12">
        <w:trPr>
          <w:trHeight w:val="490"/>
          <w:ins w:id="4388" w:author="Raphael Malyankar" w:date="2018-07-20T12:55:00Z"/>
        </w:trPr>
        <w:tc>
          <w:tcPr>
            <w:tcW w:w="1106" w:type="dxa"/>
          </w:tcPr>
          <w:p w14:paraId="3C6F6632" w14:textId="77777777" w:rsidR="00CF17A6" w:rsidRPr="002A5288" w:rsidRDefault="00CF17A6" w:rsidP="00820BA8">
            <w:pPr>
              <w:snapToGrid w:val="0"/>
              <w:spacing w:before="60" w:after="60"/>
              <w:jc w:val="left"/>
              <w:rPr>
                <w:ins w:id="4389" w:author="Raphael Malyankar" w:date="2018-07-20T12:55:00Z"/>
                <w:sz w:val="16"/>
                <w:szCs w:val="16"/>
              </w:rPr>
            </w:pPr>
            <w:ins w:id="4390" w:author="Raphael Malyankar" w:date="2018-07-20T12:55:00Z">
              <w:r w:rsidRPr="002A5288">
                <w:rPr>
                  <w:sz w:val="16"/>
                  <w:szCs w:val="16"/>
                </w:rPr>
                <w:t>Class</w:t>
              </w:r>
            </w:ins>
          </w:p>
        </w:tc>
        <w:tc>
          <w:tcPr>
            <w:tcW w:w="3034" w:type="dxa"/>
          </w:tcPr>
          <w:p w14:paraId="18B07178" w14:textId="77777777" w:rsidR="00CF17A6" w:rsidRPr="002A5288" w:rsidRDefault="00CF17A6" w:rsidP="00820BA8">
            <w:pPr>
              <w:snapToGrid w:val="0"/>
              <w:spacing w:before="60" w:after="60"/>
              <w:jc w:val="left"/>
              <w:rPr>
                <w:ins w:id="4391" w:author="Raphael Malyankar" w:date="2018-07-20T12:55:00Z"/>
                <w:sz w:val="16"/>
                <w:szCs w:val="16"/>
              </w:rPr>
            </w:pPr>
            <w:ins w:id="4392" w:author="Raphael Malyankar" w:date="2018-07-20T12:55:00Z">
              <w:r w:rsidRPr="002A5288">
                <w:rPr>
                  <w:sz w:val="16"/>
                  <w:szCs w:val="16"/>
                </w:rPr>
                <w:t>S100_</w:t>
              </w:r>
              <w:r>
                <w:rPr>
                  <w:sz w:val="16"/>
                  <w:szCs w:val="16"/>
                </w:rPr>
                <w:t>SupportFileSpecification</w:t>
              </w:r>
            </w:ins>
          </w:p>
        </w:tc>
        <w:tc>
          <w:tcPr>
            <w:tcW w:w="3420" w:type="dxa"/>
          </w:tcPr>
          <w:p w14:paraId="43FDD240" w14:textId="77777777" w:rsidR="00CF17A6" w:rsidRPr="002A5288" w:rsidRDefault="00CF17A6" w:rsidP="00820BA8">
            <w:pPr>
              <w:snapToGrid w:val="0"/>
              <w:spacing w:before="60" w:after="60"/>
              <w:jc w:val="left"/>
              <w:rPr>
                <w:ins w:id="4393" w:author="Raphael Malyankar" w:date="2018-07-20T12:55:00Z"/>
                <w:sz w:val="16"/>
                <w:szCs w:val="16"/>
              </w:rPr>
            </w:pPr>
            <w:ins w:id="4394" w:author="Raphael Malyankar" w:date="2018-07-20T12:55:00Z">
              <w:r w:rsidRPr="00640ABA">
                <w:rPr>
                  <w:sz w:val="16"/>
                  <w:szCs w:val="16"/>
                </w:rPr>
                <w:t>The standard or specification to which a support file conforms.</w:t>
              </w:r>
            </w:ins>
          </w:p>
        </w:tc>
        <w:tc>
          <w:tcPr>
            <w:tcW w:w="804" w:type="dxa"/>
          </w:tcPr>
          <w:p w14:paraId="7B77A9ED" w14:textId="77777777" w:rsidR="00CF17A6" w:rsidRPr="002A5288" w:rsidRDefault="00CF17A6" w:rsidP="00820BA8">
            <w:pPr>
              <w:snapToGrid w:val="0"/>
              <w:spacing w:before="60" w:after="60"/>
              <w:jc w:val="center"/>
              <w:rPr>
                <w:ins w:id="4395" w:author="Raphael Malyankar" w:date="2018-07-20T12:55:00Z"/>
                <w:sz w:val="16"/>
                <w:szCs w:val="16"/>
              </w:rPr>
            </w:pPr>
            <w:ins w:id="4396" w:author="Raphael Malyankar" w:date="2018-07-20T12:55:00Z">
              <w:r w:rsidRPr="002A5288">
                <w:rPr>
                  <w:sz w:val="16"/>
                  <w:szCs w:val="16"/>
                </w:rPr>
                <w:t>-</w:t>
              </w:r>
            </w:ins>
          </w:p>
        </w:tc>
        <w:tc>
          <w:tcPr>
            <w:tcW w:w="2436" w:type="dxa"/>
          </w:tcPr>
          <w:p w14:paraId="38BEF0A5" w14:textId="77777777" w:rsidR="00CF17A6" w:rsidRPr="002A5288" w:rsidRDefault="00CF17A6" w:rsidP="00820BA8">
            <w:pPr>
              <w:snapToGrid w:val="0"/>
              <w:spacing w:before="60" w:after="60"/>
              <w:jc w:val="left"/>
              <w:rPr>
                <w:ins w:id="4397" w:author="Raphael Malyankar" w:date="2018-07-20T12:55:00Z"/>
                <w:sz w:val="16"/>
                <w:szCs w:val="16"/>
              </w:rPr>
            </w:pPr>
            <w:ins w:id="4398" w:author="Raphael Malyankar" w:date="2018-07-20T12:55:00Z">
              <w:r w:rsidRPr="002A5288">
                <w:rPr>
                  <w:sz w:val="16"/>
                  <w:szCs w:val="16"/>
                </w:rPr>
                <w:t>-</w:t>
              </w:r>
            </w:ins>
          </w:p>
        </w:tc>
        <w:tc>
          <w:tcPr>
            <w:tcW w:w="1957" w:type="dxa"/>
          </w:tcPr>
          <w:p w14:paraId="1022B40C" w14:textId="77777777" w:rsidR="00CF17A6" w:rsidRPr="002A5288" w:rsidRDefault="00CF17A6" w:rsidP="00820BA8">
            <w:pPr>
              <w:snapToGrid w:val="0"/>
              <w:spacing w:before="60" w:after="60"/>
              <w:jc w:val="left"/>
              <w:rPr>
                <w:ins w:id="4399" w:author="Raphael Malyankar" w:date="2018-07-20T12:55:00Z"/>
                <w:sz w:val="16"/>
                <w:szCs w:val="16"/>
              </w:rPr>
            </w:pPr>
            <w:ins w:id="4400" w:author="Raphael Malyankar" w:date="2018-07-20T12:55:00Z">
              <w:r w:rsidRPr="002A5288">
                <w:rPr>
                  <w:sz w:val="16"/>
                  <w:szCs w:val="16"/>
                </w:rPr>
                <w:t>-</w:t>
              </w:r>
            </w:ins>
          </w:p>
        </w:tc>
      </w:tr>
      <w:tr w:rsidR="00CF17A6" w:rsidRPr="002A5288" w14:paraId="356C23AA" w14:textId="77777777" w:rsidTr="00405A12">
        <w:trPr>
          <w:trHeight w:val="321"/>
          <w:ins w:id="4401" w:author="Raphael Malyankar" w:date="2018-07-20T12:55:00Z"/>
        </w:trPr>
        <w:tc>
          <w:tcPr>
            <w:tcW w:w="1106" w:type="dxa"/>
          </w:tcPr>
          <w:p w14:paraId="30200FDE" w14:textId="77777777" w:rsidR="00CF17A6" w:rsidRPr="002A5288" w:rsidRDefault="00CF17A6" w:rsidP="00820BA8">
            <w:pPr>
              <w:snapToGrid w:val="0"/>
              <w:spacing w:before="60" w:after="60"/>
              <w:jc w:val="left"/>
              <w:rPr>
                <w:ins w:id="4402" w:author="Raphael Malyankar" w:date="2018-07-20T12:55:00Z"/>
                <w:sz w:val="16"/>
                <w:szCs w:val="16"/>
              </w:rPr>
            </w:pPr>
            <w:ins w:id="4403" w:author="Raphael Malyankar" w:date="2018-07-20T12:55:00Z">
              <w:r w:rsidRPr="002A5288">
                <w:rPr>
                  <w:sz w:val="16"/>
                  <w:szCs w:val="16"/>
                </w:rPr>
                <w:t>Attribute</w:t>
              </w:r>
            </w:ins>
          </w:p>
        </w:tc>
        <w:tc>
          <w:tcPr>
            <w:tcW w:w="3034" w:type="dxa"/>
          </w:tcPr>
          <w:p w14:paraId="590D83ED" w14:textId="77777777" w:rsidR="00CF17A6" w:rsidRPr="002A5288" w:rsidRDefault="00CF17A6" w:rsidP="00820BA8">
            <w:pPr>
              <w:snapToGrid w:val="0"/>
              <w:spacing w:before="60" w:after="60"/>
              <w:jc w:val="left"/>
              <w:rPr>
                <w:ins w:id="4404" w:author="Raphael Malyankar" w:date="2018-07-20T12:55:00Z"/>
                <w:sz w:val="16"/>
                <w:szCs w:val="16"/>
              </w:rPr>
            </w:pPr>
            <w:ins w:id="4405" w:author="Raphael Malyankar" w:date="2018-07-20T12:55:00Z">
              <w:r w:rsidRPr="002A5288">
                <w:rPr>
                  <w:sz w:val="16"/>
                  <w:szCs w:val="16"/>
                </w:rPr>
                <w:t>name</w:t>
              </w:r>
            </w:ins>
          </w:p>
        </w:tc>
        <w:tc>
          <w:tcPr>
            <w:tcW w:w="3420" w:type="dxa"/>
          </w:tcPr>
          <w:p w14:paraId="768AF17D" w14:textId="77777777" w:rsidR="00CF17A6" w:rsidRPr="002A5288" w:rsidRDefault="00CF17A6" w:rsidP="00820BA8">
            <w:pPr>
              <w:snapToGrid w:val="0"/>
              <w:spacing w:before="60" w:after="60"/>
              <w:jc w:val="left"/>
              <w:rPr>
                <w:ins w:id="4406" w:author="Raphael Malyankar" w:date="2018-07-20T12:55:00Z"/>
                <w:sz w:val="16"/>
                <w:szCs w:val="16"/>
              </w:rPr>
            </w:pPr>
            <w:ins w:id="4407" w:author="Raphael Malyankar" w:date="2018-07-20T12:55:00Z">
              <w:r w:rsidRPr="00640ABA">
                <w:rPr>
                  <w:sz w:val="16"/>
                  <w:szCs w:val="16"/>
                </w:rPr>
                <w:t>The name of the specification used to create the support file.</w:t>
              </w:r>
            </w:ins>
          </w:p>
        </w:tc>
        <w:tc>
          <w:tcPr>
            <w:tcW w:w="804" w:type="dxa"/>
          </w:tcPr>
          <w:p w14:paraId="4B5F32CF" w14:textId="77777777" w:rsidR="00CF17A6" w:rsidRPr="002A5288" w:rsidRDefault="00CF17A6" w:rsidP="00820BA8">
            <w:pPr>
              <w:snapToGrid w:val="0"/>
              <w:spacing w:before="60" w:after="60"/>
              <w:jc w:val="center"/>
              <w:rPr>
                <w:ins w:id="4408" w:author="Raphael Malyankar" w:date="2018-07-20T12:55:00Z"/>
                <w:sz w:val="16"/>
                <w:szCs w:val="16"/>
              </w:rPr>
            </w:pPr>
            <w:ins w:id="4409" w:author="Raphael Malyankar" w:date="2018-07-20T12:55:00Z">
              <w:r w:rsidRPr="002A5288">
                <w:rPr>
                  <w:sz w:val="16"/>
                  <w:szCs w:val="16"/>
                </w:rPr>
                <w:t>1</w:t>
              </w:r>
            </w:ins>
          </w:p>
        </w:tc>
        <w:tc>
          <w:tcPr>
            <w:tcW w:w="2436" w:type="dxa"/>
          </w:tcPr>
          <w:p w14:paraId="1E2D0658" w14:textId="77777777" w:rsidR="00CF17A6" w:rsidRPr="002A5288" w:rsidRDefault="00CF17A6" w:rsidP="00820BA8">
            <w:pPr>
              <w:snapToGrid w:val="0"/>
              <w:spacing w:before="60" w:after="60"/>
              <w:jc w:val="left"/>
              <w:rPr>
                <w:ins w:id="4410" w:author="Raphael Malyankar" w:date="2018-07-20T12:55:00Z"/>
                <w:sz w:val="16"/>
                <w:szCs w:val="16"/>
              </w:rPr>
            </w:pPr>
            <w:ins w:id="4411" w:author="Raphael Malyankar" w:date="2018-07-20T12:55:00Z">
              <w:r w:rsidRPr="002A5288">
                <w:rPr>
                  <w:sz w:val="16"/>
                  <w:szCs w:val="16"/>
                </w:rPr>
                <w:t>CharacterString</w:t>
              </w:r>
            </w:ins>
          </w:p>
        </w:tc>
        <w:tc>
          <w:tcPr>
            <w:tcW w:w="1957" w:type="dxa"/>
          </w:tcPr>
          <w:p w14:paraId="40591AF6" w14:textId="77777777" w:rsidR="00CF17A6" w:rsidRPr="002A5288" w:rsidRDefault="00CF17A6" w:rsidP="00820BA8">
            <w:pPr>
              <w:snapToGrid w:val="0"/>
              <w:spacing w:before="60" w:after="60"/>
              <w:jc w:val="left"/>
              <w:rPr>
                <w:ins w:id="4412" w:author="Raphael Malyankar" w:date="2018-07-20T12:55:00Z"/>
                <w:sz w:val="16"/>
                <w:szCs w:val="16"/>
              </w:rPr>
            </w:pPr>
          </w:p>
        </w:tc>
      </w:tr>
      <w:tr w:rsidR="00CF17A6" w:rsidRPr="002A5288" w14:paraId="017EED73" w14:textId="77777777" w:rsidTr="00405A12">
        <w:trPr>
          <w:trHeight w:val="337"/>
          <w:ins w:id="4413" w:author="Raphael Malyankar" w:date="2018-07-20T12:55:00Z"/>
        </w:trPr>
        <w:tc>
          <w:tcPr>
            <w:tcW w:w="1106" w:type="dxa"/>
          </w:tcPr>
          <w:p w14:paraId="10A0F180" w14:textId="77777777" w:rsidR="00CF17A6" w:rsidRPr="002A5288" w:rsidRDefault="00CF17A6" w:rsidP="00820BA8">
            <w:pPr>
              <w:snapToGrid w:val="0"/>
              <w:spacing w:before="60" w:after="60"/>
              <w:jc w:val="left"/>
              <w:rPr>
                <w:ins w:id="4414" w:author="Raphael Malyankar" w:date="2018-07-20T12:55:00Z"/>
                <w:sz w:val="16"/>
                <w:szCs w:val="16"/>
              </w:rPr>
            </w:pPr>
            <w:ins w:id="4415" w:author="Raphael Malyankar" w:date="2018-07-20T12:55:00Z">
              <w:r w:rsidRPr="002A5288">
                <w:rPr>
                  <w:sz w:val="16"/>
                  <w:szCs w:val="16"/>
                </w:rPr>
                <w:t>Attribute</w:t>
              </w:r>
            </w:ins>
          </w:p>
        </w:tc>
        <w:tc>
          <w:tcPr>
            <w:tcW w:w="3034" w:type="dxa"/>
          </w:tcPr>
          <w:p w14:paraId="095D6C95" w14:textId="77777777" w:rsidR="00CF17A6" w:rsidRPr="002A5288" w:rsidRDefault="00CF17A6" w:rsidP="00820BA8">
            <w:pPr>
              <w:snapToGrid w:val="0"/>
              <w:spacing w:before="60" w:after="60"/>
              <w:jc w:val="left"/>
              <w:rPr>
                <w:ins w:id="4416" w:author="Raphael Malyankar" w:date="2018-07-20T12:55:00Z"/>
                <w:sz w:val="16"/>
                <w:szCs w:val="16"/>
              </w:rPr>
            </w:pPr>
            <w:ins w:id="4417" w:author="Raphael Malyankar" w:date="2018-07-20T12:55:00Z">
              <w:r w:rsidRPr="002A5288">
                <w:rPr>
                  <w:sz w:val="16"/>
                  <w:szCs w:val="16"/>
                </w:rPr>
                <w:t>version</w:t>
              </w:r>
            </w:ins>
          </w:p>
        </w:tc>
        <w:tc>
          <w:tcPr>
            <w:tcW w:w="3420" w:type="dxa"/>
          </w:tcPr>
          <w:p w14:paraId="601B42A1" w14:textId="77777777" w:rsidR="00CF17A6" w:rsidRPr="002A5288" w:rsidRDefault="00CF17A6" w:rsidP="00820BA8">
            <w:pPr>
              <w:snapToGrid w:val="0"/>
              <w:spacing w:before="60" w:after="60"/>
              <w:jc w:val="left"/>
              <w:rPr>
                <w:ins w:id="4418" w:author="Raphael Malyankar" w:date="2018-07-20T12:55:00Z"/>
                <w:sz w:val="16"/>
                <w:szCs w:val="16"/>
              </w:rPr>
            </w:pPr>
            <w:ins w:id="4419" w:author="Raphael Malyankar" w:date="2018-07-20T12:55:00Z">
              <w:r w:rsidRPr="00640ABA">
                <w:rPr>
                  <w:sz w:val="16"/>
                  <w:szCs w:val="16"/>
                </w:rPr>
                <w:t>The version number of the specification.</w:t>
              </w:r>
            </w:ins>
          </w:p>
        </w:tc>
        <w:tc>
          <w:tcPr>
            <w:tcW w:w="804" w:type="dxa"/>
          </w:tcPr>
          <w:p w14:paraId="10D804AA" w14:textId="77777777" w:rsidR="00CF17A6" w:rsidRPr="002A5288" w:rsidRDefault="00CF17A6" w:rsidP="00820BA8">
            <w:pPr>
              <w:snapToGrid w:val="0"/>
              <w:spacing w:before="60" w:after="60"/>
              <w:jc w:val="center"/>
              <w:rPr>
                <w:ins w:id="4420" w:author="Raphael Malyankar" w:date="2018-07-20T12:55:00Z"/>
                <w:sz w:val="16"/>
                <w:szCs w:val="16"/>
              </w:rPr>
            </w:pPr>
            <w:ins w:id="4421" w:author="Raphael Malyankar" w:date="2018-07-20T12:55:00Z">
              <w:r>
                <w:rPr>
                  <w:sz w:val="16"/>
                  <w:szCs w:val="16"/>
                </w:rPr>
                <w:t>0..</w:t>
              </w:r>
              <w:r w:rsidRPr="002A5288">
                <w:rPr>
                  <w:sz w:val="16"/>
                  <w:szCs w:val="16"/>
                </w:rPr>
                <w:t>1</w:t>
              </w:r>
            </w:ins>
          </w:p>
        </w:tc>
        <w:tc>
          <w:tcPr>
            <w:tcW w:w="2436" w:type="dxa"/>
          </w:tcPr>
          <w:p w14:paraId="4A37AFFE" w14:textId="77777777" w:rsidR="00CF17A6" w:rsidRPr="002A5288" w:rsidRDefault="00CF17A6" w:rsidP="00820BA8">
            <w:pPr>
              <w:snapToGrid w:val="0"/>
              <w:spacing w:before="60" w:after="60"/>
              <w:jc w:val="left"/>
              <w:rPr>
                <w:ins w:id="4422" w:author="Raphael Malyankar" w:date="2018-07-20T12:55:00Z"/>
                <w:sz w:val="16"/>
                <w:szCs w:val="16"/>
              </w:rPr>
            </w:pPr>
            <w:ins w:id="4423" w:author="Raphael Malyankar" w:date="2018-07-20T12:55:00Z">
              <w:r w:rsidRPr="002A5288">
                <w:rPr>
                  <w:sz w:val="16"/>
                  <w:szCs w:val="16"/>
                </w:rPr>
                <w:t>CharacterString</w:t>
              </w:r>
            </w:ins>
          </w:p>
        </w:tc>
        <w:tc>
          <w:tcPr>
            <w:tcW w:w="1957" w:type="dxa"/>
          </w:tcPr>
          <w:p w14:paraId="556792FE" w14:textId="77777777" w:rsidR="00CF17A6" w:rsidRPr="002A5288" w:rsidRDefault="00CF17A6" w:rsidP="00820BA8">
            <w:pPr>
              <w:snapToGrid w:val="0"/>
              <w:spacing w:before="60" w:after="60"/>
              <w:jc w:val="left"/>
              <w:rPr>
                <w:ins w:id="4424" w:author="Raphael Malyankar" w:date="2018-07-20T12:55:00Z"/>
                <w:sz w:val="16"/>
                <w:szCs w:val="16"/>
              </w:rPr>
            </w:pPr>
          </w:p>
        </w:tc>
      </w:tr>
      <w:tr w:rsidR="00CF17A6" w:rsidRPr="002A5288" w14:paraId="3E807766" w14:textId="77777777" w:rsidTr="00405A12">
        <w:trPr>
          <w:trHeight w:val="321"/>
          <w:ins w:id="4425" w:author="Raphael Malyankar" w:date="2018-07-20T12:55:00Z"/>
        </w:trPr>
        <w:tc>
          <w:tcPr>
            <w:tcW w:w="1106" w:type="dxa"/>
          </w:tcPr>
          <w:p w14:paraId="7D67F9B7" w14:textId="77777777" w:rsidR="00CF17A6" w:rsidRPr="002A5288" w:rsidRDefault="00CF17A6" w:rsidP="00820BA8">
            <w:pPr>
              <w:snapToGrid w:val="0"/>
              <w:spacing w:before="60" w:after="60"/>
              <w:jc w:val="left"/>
              <w:rPr>
                <w:ins w:id="4426" w:author="Raphael Malyankar" w:date="2018-07-20T12:55:00Z"/>
                <w:sz w:val="16"/>
                <w:szCs w:val="16"/>
              </w:rPr>
            </w:pPr>
            <w:ins w:id="4427" w:author="Raphael Malyankar" w:date="2018-07-20T12:55:00Z">
              <w:r w:rsidRPr="002A5288">
                <w:rPr>
                  <w:sz w:val="16"/>
                  <w:szCs w:val="16"/>
                </w:rPr>
                <w:t>Attribute</w:t>
              </w:r>
            </w:ins>
          </w:p>
        </w:tc>
        <w:tc>
          <w:tcPr>
            <w:tcW w:w="3034" w:type="dxa"/>
          </w:tcPr>
          <w:p w14:paraId="18E3D061" w14:textId="77777777" w:rsidR="00CF17A6" w:rsidRPr="002A5288" w:rsidRDefault="00CF17A6" w:rsidP="00820BA8">
            <w:pPr>
              <w:snapToGrid w:val="0"/>
              <w:spacing w:before="60" w:after="60"/>
              <w:jc w:val="left"/>
              <w:rPr>
                <w:ins w:id="4428" w:author="Raphael Malyankar" w:date="2018-07-20T12:55:00Z"/>
                <w:sz w:val="16"/>
                <w:szCs w:val="16"/>
              </w:rPr>
            </w:pPr>
            <w:ins w:id="4429" w:author="Raphael Malyankar" w:date="2018-07-20T12:55:00Z">
              <w:r w:rsidRPr="002A5288">
                <w:rPr>
                  <w:sz w:val="16"/>
                  <w:szCs w:val="16"/>
                </w:rPr>
                <w:t>date</w:t>
              </w:r>
            </w:ins>
          </w:p>
        </w:tc>
        <w:tc>
          <w:tcPr>
            <w:tcW w:w="3420" w:type="dxa"/>
          </w:tcPr>
          <w:p w14:paraId="76BDD1A8" w14:textId="77777777" w:rsidR="00CF17A6" w:rsidRPr="002A5288" w:rsidRDefault="00CF17A6" w:rsidP="00820BA8">
            <w:pPr>
              <w:snapToGrid w:val="0"/>
              <w:spacing w:before="60" w:after="60"/>
              <w:jc w:val="left"/>
              <w:rPr>
                <w:ins w:id="4430" w:author="Raphael Malyankar" w:date="2018-07-20T12:55:00Z"/>
                <w:sz w:val="16"/>
                <w:szCs w:val="16"/>
              </w:rPr>
            </w:pPr>
            <w:ins w:id="4431" w:author="Raphael Malyankar" w:date="2018-07-20T12:55:00Z">
              <w:r w:rsidRPr="002A5288">
                <w:rPr>
                  <w:sz w:val="16"/>
                  <w:szCs w:val="16"/>
                </w:rPr>
                <w:t>The version date of the specification</w:t>
              </w:r>
              <w:r>
                <w:rPr>
                  <w:sz w:val="16"/>
                  <w:szCs w:val="16"/>
                </w:rPr>
                <w:t>.</w:t>
              </w:r>
            </w:ins>
          </w:p>
        </w:tc>
        <w:tc>
          <w:tcPr>
            <w:tcW w:w="804" w:type="dxa"/>
          </w:tcPr>
          <w:p w14:paraId="6B21119D" w14:textId="77777777" w:rsidR="00CF17A6" w:rsidRPr="002A5288" w:rsidRDefault="00CF17A6" w:rsidP="00820BA8">
            <w:pPr>
              <w:snapToGrid w:val="0"/>
              <w:spacing w:before="60" w:after="60"/>
              <w:jc w:val="center"/>
              <w:rPr>
                <w:ins w:id="4432" w:author="Raphael Malyankar" w:date="2018-07-20T12:55:00Z"/>
                <w:sz w:val="16"/>
                <w:szCs w:val="16"/>
              </w:rPr>
            </w:pPr>
            <w:ins w:id="4433" w:author="Raphael Malyankar" w:date="2018-07-20T12:55:00Z">
              <w:r>
                <w:rPr>
                  <w:sz w:val="16"/>
                  <w:szCs w:val="16"/>
                </w:rPr>
                <w:t>0..</w:t>
              </w:r>
              <w:r w:rsidRPr="002A5288">
                <w:rPr>
                  <w:sz w:val="16"/>
                  <w:szCs w:val="16"/>
                </w:rPr>
                <w:t>1</w:t>
              </w:r>
            </w:ins>
          </w:p>
        </w:tc>
        <w:tc>
          <w:tcPr>
            <w:tcW w:w="2436" w:type="dxa"/>
          </w:tcPr>
          <w:p w14:paraId="6EADB057" w14:textId="77777777" w:rsidR="00CF17A6" w:rsidRPr="002A5288" w:rsidRDefault="00CF17A6" w:rsidP="00820BA8">
            <w:pPr>
              <w:snapToGrid w:val="0"/>
              <w:spacing w:before="60" w:after="60"/>
              <w:jc w:val="left"/>
              <w:rPr>
                <w:ins w:id="4434" w:author="Raphael Malyankar" w:date="2018-07-20T12:55:00Z"/>
                <w:sz w:val="16"/>
                <w:szCs w:val="16"/>
              </w:rPr>
            </w:pPr>
            <w:ins w:id="4435" w:author="Raphael Malyankar" w:date="2018-07-20T12:55:00Z">
              <w:r w:rsidRPr="002A5288">
                <w:rPr>
                  <w:sz w:val="16"/>
                  <w:szCs w:val="16"/>
                </w:rPr>
                <w:t>Date</w:t>
              </w:r>
            </w:ins>
          </w:p>
        </w:tc>
        <w:tc>
          <w:tcPr>
            <w:tcW w:w="1957" w:type="dxa"/>
          </w:tcPr>
          <w:p w14:paraId="1852E0A2" w14:textId="77777777" w:rsidR="00CF17A6" w:rsidRPr="002A5288" w:rsidRDefault="00CF17A6" w:rsidP="00820BA8">
            <w:pPr>
              <w:snapToGrid w:val="0"/>
              <w:spacing w:before="60" w:after="60"/>
              <w:jc w:val="left"/>
              <w:rPr>
                <w:ins w:id="4436" w:author="Raphael Malyankar" w:date="2018-07-20T12:55:00Z"/>
                <w:sz w:val="16"/>
                <w:szCs w:val="16"/>
              </w:rPr>
            </w:pPr>
          </w:p>
        </w:tc>
      </w:tr>
    </w:tbl>
    <w:p w14:paraId="15ECDC3E" w14:textId="77777777" w:rsidR="00CF17A6" w:rsidRDefault="00CF17A6" w:rsidP="00996B38"/>
    <w:p w14:paraId="63DE2E7C" w14:textId="00EDFF87" w:rsidR="00AE5743" w:rsidRDefault="00AE5743" w:rsidP="00C85DD6">
      <w:pPr>
        <w:pStyle w:val="Caption"/>
        <w:keepNext/>
      </w:pPr>
      <w:r>
        <w:t xml:space="preserve">Table </w:t>
      </w:r>
      <w:r>
        <w:fldChar w:fldCharType="begin"/>
      </w:r>
      <w:r>
        <w:instrText xml:space="preserve"> SEQ Table \* ARABIC </w:instrText>
      </w:r>
      <w:r>
        <w:fldChar w:fldCharType="separate"/>
      </w:r>
      <w:ins w:id="4437" w:author="Raphael Malyankar" w:date="2018-07-20T12:56:00Z">
        <w:r w:rsidR="00CF17A6">
          <w:rPr>
            <w:noProof/>
          </w:rPr>
          <w:t>40</w:t>
        </w:r>
      </w:ins>
      <w:ins w:id="4438" w:author="Eivind" w:date="2018-07-10T00:11:00Z">
        <w:del w:id="4439" w:author="Raphael Malyankar" w:date="2018-07-20T12:56:00Z">
          <w:r w:rsidR="005F5493" w:rsidDel="00CF17A6">
            <w:rPr>
              <w:noProof/>
            </w:rPr>
            <w:delText>39</w:delText>
          </w:r>
        </w:del>
      </w:ins>
      <w:del w:id="4440" w:author="Raphael Malyankar" w:date="2018-07-20T12:56:00Z">
        <w:r w:rsidR="00A420D9" w:rsidDel="00CF17A6">
          <w:rPr>
            <w:noProof/>
          </w:rPr>
          <w:delText>37</w:delText>
        </w:r>
      </w:del>
      <w:r>
        <w:fldChar w:fldCharType="end"/>
      </w:r>
      <w:r>
        <w:t xml:space="preserve">. </w:t>
      </w:r>
      <w:r w:rsidRPr="00FD7904">
        <w:t>S100_CatalogueMetadata</w:t>
      </w:r>
    </w:p>
    <w:tbl>
      <w:tblPr>
        <w:tblW w:w="1278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4"/>
        <w:gridCol w:w="1900"/>
        <w:gridCol w:w="1106"/>
        <w:gridCol w:w="2314"/>
        <w:gridCol w:w="804"/>
        <w:gridCol w:w="302"/>
        <w:gridCol w:w="804"/>
        <w:gridCol w:w="1330"/>
        <w:gridCol w:w="1106"/>
        <w:gridCol w:w="1954"/>
        <w:gridCol w:w="33"/>
      </w:tblGrid>
      <w:tr w:rsidR="000D22AD" w14:paraId="49D15A5C" w14:textId="77777777" w:rsidTr="00820BA8">
        <w:trPr>
          <w:cantSplit/>
          <w:trHeight w:val="198"/>
          <w:ins w:id="4441" w:author="Eivind" w:date="2018-07-12T22:33:00Z"/>
        </w:trPr>
        <w:tc>
          <w:tcPr>
            <w:tcW w:w="1134" w:type="dxa"/>
            <w:tcBorders>
              <w:top w:val="single" w:sz="4" w:space="0" w:color="000000"/>
              <w:left w:val="single" w:sz="4" w:space="0" w:color="000000"/>
              <w:bottom w:val="single" w:sz="4" w:space="0" w:color="000000"/>
              <w:right w:val="single" w:sz="4" w:space="0" w:color="000000"/>
            </w:tcBorders>
            <w:hideMark/>
          </w:tcPr>
          <w:p w14:paraId="5BEFC0B1" w14:textId="77777777" w:rsidR="000D22AD" w:rsidRDefault="000D22AD">
            <w:pPr>
              <w:snapToGrid w:val="0"/>
              <w:spacing w:before="60" w:after="60"/>
              <w:jc w:val="left"/>
              <w:rPr>
                <w:ins w:id="4442" w:author="Eivind" w:date="2018-07-12T22:33:00Z"/>
                <w:b/>
                <w:sz w:val="16"/>
                <w:szCs w:val="16"/>
                <w:lang w:eastAsia="ar-SA"/>
              </w:rPr>
            </w:pPr>
            <w:ins w:id="4443" w:author="Eivind" w:date="2018-07-12T22:33:00Z">
              <w:r>
                <w:rPr>
                  <w:b/>
                  <w:sz w:val="16"/>
                  <w:szCs w:val="16"/>
                </w:rPr>
                <w:t>Role Name</w:t>
              </w:r>
            </w:ins>
          </w:p>
        </w:tc>
        <w:tc>
          <w:tcPr>
            <w:tcW w:w="3006" w:type="dxa"/>
            <w:gridSpan w:val="2"/>
            <w:tcBorders>
              <w:top w:val="single" w:sz="4" w:space="0" w:color="000000"/>
              <w:left w:val="single" w:sz="4" w:space="0" w:color="000000"/>
              <w:bottom w:val="single" w:sz="4" w:space="0" w:color="000000"/>
              <w:right w:val="single" w:sz="4" w:space="0" w:color="000000"/>
            </w:tcBorders>
            <w:hideMark/>
          </w:tcPr>
          <w:p w14:paraId="17C036C6" w14:textId="77777777" w:rsidR="000D22AD" w:rsidRDefault="000D22AD">
            <w:pPr>
              <w:snapToGrid w:val="0"/>
              <w:spacing w:before="60" w:after="60"/>
              <w:jc w:val="left"/>
              <w:rPr>
                <w:ins w:id="4444" w:author="Eivind" w:date="2018-07-12T22:33:00Z"/>
                <w:b/>
                <w:sz w:val="16"/>
                <w:szCs w:val="16"/>
              </w:rPr>
            </w:pPr>
            <w:ins w:id="4445" w:author="Eivind" w:date="2018-07-12T22:33:00Z">
              <w:r>
                <w:rPr>
                  <w:b/>
                  <w:sz w:val="16"/>
                  <w:szCs w:val="16"/>
                </w:rPr>
                <w:t>Name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440206B2" w14:textId="77777777" w:rsidR="000D22AD" w:rsidRDefault="000D22AD">
            <w:pPr>
              <w:snapToGrid w:val="0"/>
              <w:spacing w:before="60" w:after="60"/>
              <w:jc w:val="left"/>
              <w:rPr>
                <w:ins w:id="4446" w:author="Eivind" w:date="2018-07-12T22:33:00Z"/>
                <w:b/>
                <w:sz w:val="16"/>
                <w:szCs w:val="16"/>
              </w:rPr>
            </w:pPr>
            <w:ins w:id="4447" w:author="Eivind" w:date="2018-07-12T22:33:00Z">
              <w:r>
                <w:rPr>
                  <w:b/>
                  <w:sz w:val="16"/>
                  <w:szCs w:val="16"/>
                </w:rPr>
                <w:t>Description</w:t>
              </w:r>
            </w:ins>
          </w:p>
        </w:tc>
        <w:tc>
          <w:tcPr>
            <w:tcW w:w="804" w:type="dxa"/>
            <w:tcBorders>
              <w:top w:val="single" w:sz="4" w:space="0" w:color="000000"/>
              <w:left w:val="single" w:sz="4" w:space="0" w:color="000000"/>
              <w:bottom w:val="single" w:sz="4" w:space="0" w:color="000000"/>
              <w:right w:val="single" w:sz="4" w:space="0" w:color="000000"/>
            </w:tcBorders>
            <w:hideMark/>
          </w:tcPr>
          <w:p w14:paraId="1CC7C06B" w14:textId="77777777" w:rsidR="000D22AD" w:rsidRDefault="000D22AD">
            <w:pPr>
              <w:snapToGrid w:val="0"/>
              <w:spacing w:before="60" w:after="60"/>
              <w:jc w:val="center"/>
              <w:rPr>
                <w:ins w:id="4448" w:author="Eivind" w:date="2018-07-12T22:33:00Z"/>
                <w:b/>
                <w:sz w:val="16"/>
                <w:szCs w:val="16"/>
              </w:rPr>
            </w:pPr>
            <w:ins w:id="4449" w:author="Eivind" w:date="2018-07-12T22:33:00Z">
              <w:r>
                <w:rPr>
                  <w:b/>
                  <w:sz w:val="16"/>
                  <w:szCs w:val="16"/>
                </w:rPr>
                <w:t>Mult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362D95F9" w14:textId="77777777" w:rsidR="000D22AD" w:rsidRDefault="000D22AD">
            <w:pPr>
              <w:snapToGrid w:val="0"/>
              <w:spacing w:before="60" w:after="60"/>
              <w:jc w:val="left"/>
              <w:rPr>
                <w:ins w:id="4450" w:author="Eivind" w:date="2018-07-12T22:33:00Z"/>
                <w:b/>
                <w:sz w:val="16"/>
                <w:szCs w:val="16"/>
              </w:rPr>
            </w:pPr>
            <w:ins w:id="4451" w:author="Eivind" w:date="2018-07-12T22:33:00Z">
              <w:r>
                <w:rPr>
                  <w:b/>
                  <w:sz w:val="16"/>
                  <w:szCs w:val="16"/>
                </w:rPr>
                <w:t>Type</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0DDF47C7" w14:textId="77777777" w:rsidR="000D22AD" w:rsidRDefault="000D22AD">
            <w:pPr>
              <w:snapToGrid w:val="0"/>
              <w:spacing w:before="60" w:after="60"/>
              <w:jc w:val="left"/>
              <w:rPr>
                <w:ins w:id="4452" w:author="Eivind" w:date="2018-07-12T22:33:00Z"/>
                <w:b/>
                <w:sz w:val="16"/>
                <w:szCs w:val="16"/>
              </w:rPr>
            </w:pPr>
            <w:ins w:id="4453" w:author="Eivind" w:date="2018-07-12T22:33:00Z">
              <w:r>
                <w:rPr>
                  <w:b/>
                  <w:sz w:val="16"/>
                  <w:szCs w:val="16"/>
                </w:rPr>
                <w:t>Remarks</w:t>
              </w:r>
            </w:ins>
          </w:p>
        </w:tc>
      </w:tr>
      <w:tr w:rsidR="000D22AD" w14:paraId="7DFFE63D" w14:textId="77777777" w:rsidTr="00820BA8">
        <w:trPr>
          <w:cantSplit/>
          <w:trHeight w:val="218"/>
          <w:ins w:id="4454" w:author="Eivind" w:date="2018-07-12T22:33:00Z"/>
        </w:trPr>
        <w:tc>
          <w:tcPr>
            <w:tcW w:w="1134" w:type="dxa"/>
            <w:tcBorders>
              <w:top w:val="single" w:sz="4" w:space="0" w:color="000000"/>
              <w:left w:val="single" w:sz="4" w:space="0" w:color="000000"/>
              <w:bottom w:val="single" w:sz="4" w:space="0" w:color="000000"/>
              <w:right w:val="single" w:sz="4" w:space="0" w:color="000000"/>
            </w:tcBorders>
            <w:hideMark/>
          </w:tcPr>
          <w:p w14:paraId="7F8456AE" w14:textId="77777777" w:rsidR="000D22AD" w:rsidRDefault="000D22AD">
            <w:pPr>
              <w:snapToGrid w:val="0"/>
              <w:spacing w:before="60" w:after="60"/>
              <w:jc w:val="left"/>
              <w:rPr>
                <w:ins w:id="4455" w:author="Eivind" w:date="2018-07-12T22:33:00Z"/>
                <w:sz w:val="16"/>
                <w:szCs w:val="16"/>
              </w:rPr>
            </w:pPr>
            <w:ins w:id="4456" w:author="Eivind" w:date="2018-07-12T22:33:00Z">
              <w:r>
                <w:rPr>
                  <w:sz w:val="16"/>
                  <w:szCs w:val="16"/>
                </w:rPr>
                <w:t>Class</w:t>
              </w:r>
            </w:ins>
          </w:p>
        </w:tc>
        <w:tc>
          <w:tcPr>
            <w:tcW w:w="3006" w:type="dxa"/>
            <w:gridSpan w:val="2"/>
            <w:tcBorders>
              <w:top w:val="single" w:sz="4" w:space="0" w:color="000000"/>
              <w:left w:val="single" w:sz="4" w:space="0" w:color="000000"/>
              <w:bottom w:val="single" w:sz="4" w:space="0" w:color="000000"/>
              <w:right w:val="single" w:sz="4" w:space="0" w:color="000000"/>
            </w:tcBorders>
            <w:hideMark/>
          </w:tcPr>
          <w:p w14:paraId="12FE5A8F" w14:textId="77777777" w:rsidR="000D22AD" w:rsidRDefault="000D22AD">
            <w:pPr>
              <w:snapToGrid w:val="0"/>
              <w:spacing w:before="60" w:after="60"/>
              <w:jc w:val="left"/>
              <w:rPr>
                <w:ins w:id="4457" w:author="Eivind" w:date="2018-07-12T22:33:00Z"/>
                <w:sz w:val="16"/>
                <w:szCs w:val="16"/>
              </w:rPr>
            </w:pPr>
            <w:ins w:id="4458" w:author="Eivind" w:date="2018-07-12T22:33:00Z">
              <w:r>
                <w:rPr>
                  <w:sz w:val="16"/>
                  <w:szCs w:val="16"/>
                </w:rPr>
                <w:t>S100_Catalogue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42E4D17A" w14:textId="77777777" w:rsidR="000D22AD" w:rsidRDefault="000D22AD">
            <w:pPr>
              <w:snapToGrid w:val="0"/>
              <w:spacing w:before="60" w:after="60"/>
              <w:jc w:val="left"/>
              <w:rPr>
                <w:ins w:id="4459" w:author="Eivind" w:date="2018-07-12T22:33:00Z"/>
                <w:sz w:val="16"/>
                <w:szCs w:val="16"/>
              </w:rPr>
            </w:pPr>
            <w:ins w:id="4460" w:author="Eivind" w:date="2018-07-12T22:33:00Z">
              <w:r>
                <w:rPr>
                  <w:sz w:val="16"/>
                  <w:szCs w:val="16"/>
                </w:rPr>
                <w:t>Class for S-100 catalogue metadata.</w:t>
              </w:r>
            </w:ins>
          </w:p>
        </w:tc>
        <w:tc>
          <w:tcPr>
            <w:tcW w:w="804" w:type="dxa"/>
            <w:tcBorders>
              <w:top w:val="single" w:sz="4" w:space="0" w:color="000000"/>
              <w:left w:val="single" w:sz="4" w:space="0" w:color="000000"/>
              <w:bottom w:val="single" w:sz="4" w:space="0" w:color="000000"/>
              <w:right w:val="single" w:sz="4" w:space="0" w:color="000000"/>
            </w:tcBorders>
            <w:hideMark/>
          </w:tcPr>
          <w:p w14:paraId="5F4511A1" w14:textId="77777777" w:rsidR="000D22AD" w:rsidRDefault="000D22AD">
            <w:pPr>
              <w:snapToGrid w:val="0"/>
              <w:spacing w:before="60" w:after="60"/>
              <w:jc w:val="center"/>
              <w:rPr>
                <w:ins w:id="4461" w:author="Eivind" w:date="2018-07-12T22:33:00Z"/>
                <w:sz w:val="16"/>
                <w:szCs w:val="16"/>
              </w:rPr>
            </w:pPr>
            <w:ins w:id="4462" w:author="Eivind" w:date="2018-07-12T22:33:00Z">
              <w:r>
                <w:rPr>
                  <w:sz w:val="16"/>
                  <w:szCs w:val="16"/>
                </w:rPr>
                <w: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77C2454C" w14:textId="77777777" w:rsidR="000D22AD" w:rsidRDefault="000D22AD">
            <w:pPr>
              <w:snapToGrid w:val="0"/>
              <w:spacing w:before="60" w:after="60"/>
              <w:jc w:val="left"/>
              <w:rPr>
                <w:ins w:id="4463" w:author="Eivind" w:date="2018-07-12T22:33:00Z"/>
                <w:sz w:val="16"/>
                <w:szCs w:val="16"/>
              </w:rPr>
            </w:pPr>
            <w:ins w:id="4464" w:author="Eivind" w:date="2018-07-12T22:33:00Z">
              <w:r>
                <w:rPr>
                  <w:sz w:val="16"/>
                  <w:szCs w:val="16"/>
                </w:rPr>
                <w:t>-</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72E95F74" w14:textId="77777777" w:rsidR="000D22AD" w:rsidRDefault="000D22AD">
            <w:pPr>
              <w:snapToGrid w:val="0"/>
              <w:spacing w:before="60" w:after="60"/>
              <w:jc w:val="left"/>
              <w:rPr>
                <w:ins w:id="4465" w:author="Eivind" w:date="2018-07-12T22:33:00Z"/>
                <w:sz w:val="16"/>
                <w:szCs w:val="16"/>
              </w:rPr>
            </w:pPr>
            <w:ins w:id="4466" w:author="Eivind" w:date="2018-07-12T22:33:00Z">
              <w:r>
                <w:rPr>
                  <w:sz w:val="16"/>
                  <w:szCs w:val="16"/>
                </w:rPr>
                <w:t>-</w:t>
              </w:r>
            </w:ins>
          </w:p>
        </w:tc>
      </w:tr>
      <w:tr w:rsidR="000D22AD" w14:paraId="2231ADA8" w14:textId="77777777" w:rsidTr="00820BA8">
        <w:trPr>
          <w:cantSplit/>
          <w:trHeight w:val="198"/>
          <w:ins w:id="4467" w:author="Eivind" w:date="2018-07-12T22:33:00Z"/>
        </w:trPr>
        <w:tc>
          <w:tcPr>
            <w:tcW w:w="1134" w:type="dxa"/>
            <w:tcBorders>
              <w:top w:val="single" w:sz="4" w:space="0" w:color="000000"/>
              <w:left w:val="single" w:sz="4" w:space="0" w:color="000000"/>
              <w:bottom w:val="single" w:sz="4" w:space="0" w:color="000000"/>
              <w:right w:val="single" w:sz="4" w:space="0" w:color="000000"/>
            </w:tcBorders>
            <w:hideMark/>
          </w:tcPr>
          <w:p w14:paraId="5D30B12A" w14:textId="77777777" w:rsidR="000D22AD" w:rsidRDefault="000D22AD">
            <w:pPr>
              <w:snapToGrid w:val="0"/>
              <w:spacing w:before="60" w:after="60"/>
              <w:jc w:val="left"/>
              <w:rPr>
                <w:ins w:id="4468" w:author="Eivind" w:date="2018-07-12T22:33:00Z"/>
                <w:sz w:val="16"/>
                <w:szCs w:val="16"/>
              </w:rPr>
            </w:pPr>
            <w:ins w:id="4469" w:author="Eivind" w:date="2018-07-12T22:33:00Z">
              <w:r>
                <w:rPr>
                  <w:sz w:val="16"/>
                  <w:szCs w:val="16"/>
                </w:rPr>
                <w:t>Attribute</w:t>
              </w:r>
            </w:ins>
          </w:p>
        </w:tc>
        <w:tc>
          <w:tcPr>
            <w:tcW w:w="3006" w:type="dxa"/>
            <w:gridSpan w:val="2"/>
            <w:tcBorders>
              <w:top w:val="single" w:sz="4" w:space="0" w:color="000000"/>
              <w:left w:val="single" w:sz="4" w:space="0" w:color="000000"/>
              <w:bottom w:val="single" w:sz="4" w:space="0" w:color="000000"/>
              <w:right w:val="single" w:sz="4" w:space="0" w:color="000000"/>
            </w:tcBorders>
            <w:hideMark/>
          </w:tcPr>
          <w:p w14:paraId="30096D9A" w14:textId="77777777" w:rsidR="000D22AD" w:rsidRDefault="000D22AD">
            <w:pPr>
              <w:snapToGrid w:val="0"/>
              <w:spacing w:before="60" w:after="60"/>
              <w:jc w:val="left"/>
              <w:rPr>
                <w:ins w:id="4470" w:author="Eivind" w:date="2018-07-12T22:33:00Z"/>
                <w:sz w:val="16"/>
                <w:szCs w:val="16"/>
              </w:rPr>
            </w:pPr>
            <w:ins w:id="4471" w:author="Eivind" w:date="2018-07-12T22:33:00Z">
              <w:r>
                <w:rPr>
                  <w:sz w:val="16"/>
                  <w:szCs w:val="16"/>
                </w:rPr>
                <w:t>filename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74BE8283" w14:textId="77777777" w:rsidR="000D22AD" w:rsidRDefault="000D22AD">
            <w:pPr>
              <w:snapToGrid w:val="0"/>
              <w:spacing w:before="60" w:after="60"/>
              <w:jc w:val="left"/>
              <w:rPr>
                <w:ins w:id="4472" w:author="Eivind" w:date="2018-07-12T22:33:00Z"/>
                <w:sz w:val="16"/>
                <w:szCs w:val="16"/>
              </w:rPr>
            </w:pPr>
            <w:ins w:id="4473" w:author="Eivind" w:date="2018-07-12T22:33:00Z">
              <w:r>
                <w:rPr>
                  <w:sz w:val="16"/>
                  <w:szCs w:val="16"/>
                </w:rPr>
                <w:t>The name for the catalogue</w:t>
              </w:r>
            </w:ins>
          </w:p>
        </w:tc>
        <w:tc>
          <w:tcPr>
            <w:tcW w:w="804" w:type="dxa"/>
            <w:tcBorders>
              <w:top w:val="single" w:sz="4" w:space="0" w:color="000000"/>
              <w:left w:val="single" w:sz="4" w:space="0" w:color="000000"/>
              <w:bottom w:val="single" w:sz="4" w:space="0" w:color="000000"/>
              <w:right w:val="single" w:sz="4" w:space="0" w:color="000000"/>
            </w:tcBorders>
            <w:hideMark/>
          </w:tcPr>
          <w:p w14:paraId="4BA1C610" w14:textId="77777777" w:rsidR="000D22AD" w:rsidRDefault="000D22AD">
            <w:pPr>
              <w:snapToGrid w:val="0"/>
              <w:spacing w:before="60" w:after="60"/>
              <w:jc w:val="center"/>
              <w:rPr>
                <w:ins w:id="4474" w:author="Eivind" w:date="2018-07-12T22:33:00Z"/>
                <w:sz w:val="16"/>
                <w:szCs w:val="16"/>
              </w:rPr>
            </w:pPr>
            <w:ins w:id="4475" w:author="Eivind" w:date="2018-07-12T22:33: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18383200" w14:textId="77777777" w:rsidR="000D22AD" w:rsidRDefault="000D22AD">
            <w:pPr>
              <w:snapToGrid w:val="0"/>
              <w:spacing w:before="60" w:after="60"/>
              <w:jc w:val="left"/>
              <w:rPr>
                <w:ins w:id="4476" w:author="Eivind" w:date="2018-07-12T22:33:00Z"/>
                <w:sz w:val="16"/>
                <w:szCs w:val="16"/>
              </w:rPr>
            </w:pPr>
            <w:ins w:id="4477" w:author="Eivind" w:date="2018-07-12T22:33:00Z">
              <w:r>
                <w:rPr>
                  <w:sz w:val="16"/>
                  <w:szCs w:val="16"/>
                </w:rPr>
                <w:t>CharacterString</w:t>
              </w:r>
            </w:ins>
          </w:p>
        </w:tc>
        <w:tc>
          <w:tcPr>
            <w:tcW w:w="1987" w:type="dxa"/>
            <w:gridSpan w:val="2"/>
            <w:tcBorders>
              <w:top w:val="single" w:sz="4" w:space="0" w:color="000000"/>
              <w:left w:val="single" w:sz="4" w:space="0" w:color="000000"/>
              <w:bottom w:val="single" w:sz="4" w:space="0" w:color="000000"/>
              <w:right w:val="single" w:sz="4" w:space="0" w:color="000000"/>
            </w:tcBorders>
          </w:tcPr>
          <w:p w14:paraId="3EE2E9D7" w14:textId="77777777" w:rsidR="000D22AD" w:rsidRDefault="000D22AD">
            <w:pPr>
              <w:snapToGrid w:val="0"/>
              <w:spacing w:before="60" w:after="60"/>
              <w:jc w:val="left"/>
              <w:rPr>
                <w:ins w:id="4478" w:author="Eivind" w:date="2018-07-12T22:33:00Z"/>
                <w:sz w:val="16"/>
                <w:szCs w:val="16"/>
              </w:rPr>
            </w:pPr>
          </w:p>
        </w:tc>
      </w:tr>
      <w:tr w:rsidR="000D22AD" w14:paraId="5EE11ACB" w14:textId="77777777" w:rsidTr="00820BA8">
        <w:trPr>
          <w:cantSplit/>
          <w:trHeight w:val="198"/>
          <w:ins w:id="4479" w:author="Eivind" w:date="2018-07-12T22:33:00Z"/>
        </w:trPr>
        <w:tc>
          <w:tcPr>
            <w:tcW w:w="1134" w:type="dxa"/>
            <w:tcBorders>
              <w:top w:val="single" w:sz="4" w:space="0" w:color="000000"/>
              <w:left w:val="single" w:sz="4" w:space="0" w:color="000000"/>
              <w:bottom w:val="single" w:sz="4" w:space="0" w:color="000000"/>
              <w:right w:val="single" w:sz="4" w:space="0" w:color="000000"/>
            </w:tcBorders>
            <w:hideMark/>
          </w:tcPr>
          <w:p w14:paraId="66DFC39F" w14:textId="77777777" w:rsidR="000D22AD" w:rsidRDefault="000D22AD">
            <w:pPr>
              <w:snapToGrid w:val="0"/>
              <w:spacing w:before="60" w:after="60"/>
              <w:jc w:val="left"/>
              <w:rPr>
                <w:ins w:id="4480" w:author="Eivind" w:date="2018-07-12T22:33:00Z"/>
                <w:sz w:val="16"/>
                <w:szCs w:val="16"/>
              </w:rPr>
            </w:pPr>
            <w:ins w:id="4481" w:author="Eivind" w:date="2018-07-12T22:33:00Z">
              <w:r>
                <w:rPr>
                  <w:sz w:val="16"/>
                  <w:szCs w:val="16"/>
                </w:rPr>
                <w:t>Attribute</w:t>
              </w:r>
            </w:ins>
          </w:p>
        </w:tc>
        <w:tc>
          <w:tcPr>
            <w:tcW w:w="3006" w:type="dxa"/>
            <w:gridSpan w:val="2"/>
            <w:tcBorders>
              <w:top w:val="single" w:sz="4" w:space="0" w:color="000000"/>
              <w:left w:val="single" w:sz="4" w:space="0" w:color="000000"/>
              <w:bottom w:val="single" w:sz="4" w:space="0" w:color="000000"/>
              <w:right w:val="single" w:sz="4" w:space="0" w:color="000000"/>
            </w:tcBorders>
            <w:hideMark/>
          </w:tcPr>
          <w:p w14:paraId="31609071" w14:textId="77777777" w:rsidR="000D22AD" w:rsidRDefault="000D22AD">
            <w:pPr>
              <w:snapToGrid w:val="0"/>
              <w:spacing w:before="60" w:after="60"/>
              <w:jc w:val="left"/>
              <w:rPr>
                <w:ins w:id="4482" w:author="Eivind" w:date="2018-07-12T22:33:00Z"/>
                <w:sz w:val="16"/>
                <w:szCs w:val="16"/>
              </w:rPr>
            </w:pPr>
            <w:ins w:id="4483" w:author="Eivind" w:date="2018-07-12T22:33:00Z">
              <w:r>
                <w:rPr>
                  <w:sz w:val="16"/>
                  <w:szCs w:val="16"/>
                </w:rPr>
                <w:t>fileLocation</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6092052F" w14:textId="77777777" w:rsidR="000D22AD" w:rsidRDefault="000D22AD">
            <w:pPr>
              <w:snapToGrid w:val="0"/>
              <w:spacing w:before="60" w:after="60"/>
              <w:jc w:val="left"/>
              <w:rPr>
                <w:ins w:id="4484" w:author="Eivind" w:date="2018-07-12T22:33:00Z"/>
                <w:sz w:val="16"/>
                <w:szCs w:val="16"/>
              </w:rPr>
            </w:pPr>
            <w:ins w:id="4485" w:author="Eivind" w:date="2018-07-12T22:33:00Z">
              <w:r>
                <w:rPr>
                  <w:sz w:val="16"/>
                  <w:szCs w:val="16"/>
                </w:rPr>
                <w:t>Full location from the exchange set root director</w:t>
              </w:r>
            </w:ins>
          </w:p>
        </w:tc>
        <w:tc>
          <w:tcPr>
            <w:tcW w:w="804" w:type="dxa"/>
            <w:tcBorders>
              <w:top w:val="single" w:sz="4" w:space="0" w:color="000000"/>
              <w:left w:val="single" w:sz="4" w:space="0" w:color="000000"/>
              <w:bottom w:val="single" w:sz="4" w:space="0" w:color="000000"/>
              <w:right w:val="single" w:sz="4" w:space="0" w:color="000000"/>
            </w:tcBorders>
            <w:hideMark/>
          </w:tcPr>
          <w:p w14:paraId="5CDDB683" w14:textId="77777777" w:rsidR="000D22AD" w:rsidRDefault="000D22AD">
            <w:pPr>
              <w:snapToGrid w:val="0"/>
              <w:spacing w:before="60" w:after="60"/>
              <w:jc w:val="center"/>
              <w:rPr>
                <w:ins w:id="4486" w:author="Eivind" w:date="2018-07-12T22:33:00Z"/>
                <w:sz w:val="16"/>
                <w:szCs w:val="16"/>
              </w:rPr>
            </w:pPr>
            <w:ins w:id="4487" w:author="Eivind" w:date="2018-07-12T22:33: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40AFA2A5" w14:textId="77777777" w:rsidR="000D22AD" w:rsidRDefault="000D22AD">
            <w:pPr>
              <w:snapToGrid w:val="0"/>
              <w:spacing w:before="60" w:after="60"/>
              <w:jc w:val="left"/>
              <w:rPr>
                <w:ins w:id="4488" w:author="Eivind" w:date="2018-07-12T22:33:00Z"/>
                <w:sz w:val="16"/>
                <w:szCs w:val="16"/>
              </w:rPr>
            </w:pPr>
            <w:ins w:id="4489" w:author="Eivind" w:date="2018-07-12T22:33:00Z">
              <w:r>
                <w:rPr>
                  <w:sz w:val="16"/>
                  <w:szCs w:val="16"/>
                </w:rPr>
                <w:t>CharacterString</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2CFF72BA" w14:textId="77777777" w:rsidR="000D22AD" w:rsidRDefault="000D22AD">
            <w:pPr>
              <w:snapToGrid w:val="0"/>
              <w:spacing w:before="60" w:after="60"/>
              <w:jc w:val="left"/>
              <w:rPr>
                <w:ins w:id="4490" w:author="Eivind" w:date="2018-07-12T22:33:00Z"/>
                <w:sz w:val="16"/>
                <w:szCs w:val="16"/>
              </w:rPr>
            </w:pPr>
            <w:ins w:id="4491" w:author="Eivind" w:date="2018-07-12T22:33:00Z">
              <w:r>
                <w:rPr>
                  <w:sz w:val="16"/>
                  <w:szCs w:val="16"/>
                </w:rPr>
                <w:t>Path relative to the root directory of the exchange set.  The location of the file after the exchange set is unpacked into directory &lt;EXCH_ROOT&gt; will be &lt;EXCH_ROOT&gt;/&lt;filePath&gt;/&lt;filename&gt;</w:t>
              </w:r>
            </w:ins>
          </w:p>
        </w:tc>
      </w:tr>
      <w:tr w:rsidR="000D22AD" w14:paraId="7A58CCCD" w14:textId="77777777" w:rsidTr="00820BA8">
        <w:trPr>
          <w:cantSplit/>
          <w:trHeight w:val="198"/>
          <w:ins w:id="4492" w:author="Eivind" w:date="2018-07-12T22:33:00Z"/>
        </w:trPr>
        <w:tc>
          <w:tcPr>
            <w:tcW w:w="1134" w:type="dxa"/>
            <w:tcBorders>
              <w:top w:val="single" w:sz="4" w:space="0" w:color="000000"/>
              <w:left w:val="single" w:sz="4" w:space="0" w:color="000000"/>
              <w:bottom w:val="single" w:sz="4" w:space="0" w:color="000000"/>
              <w:right w:val="single" w:sz="4" w:space="0" w:color="000000"/>
            </w:tcBorders>
            <w:hideMark/>
          </w:tcPr>
          <w:p w14:paraId="7CCDB3AF" w14:textId="77777777" w:rsidR="000D22AD" w:rsidRDefault="000D22AD">
            <w:pPr>
              <w:snapToGrid w:val="0"/>
              <w:spacing w:before="60" w:after="60"/>
              <w:jc w:val="left"/>
              <w:rPr>
                <w:ins w:id="4493" w:author="Eivind" w:date="2018-07-12T22:33:00Z"/>
                <w:sz w:val="16"/>
                <w:szCs w:val="16"/>
              </w:rPr>
            </w:pPr>
            <w:ins w:id="4494" w:author="Eivind" w:date="2018-07-12T22:33:00Z">
              <w:r>
                <w:rPr>
                  <w:sz w:val="16"/>
                  <w:szCs w:val="16"/>
                </w:rPr>
                <w:t>Attribute</w:t>
              </w:r>
            </w:ins>
          </w:p>
        </w:tc>
        <w:tc>
          <w:tcPr>
            <w:tcW w:w="3006" w:type="dxa"/>
            <w:gridSpan w:val="2"/>
            <w:tcBorders>
              <w:top w:val="single" w:sz="4" w:space="0" w:color="000000"/>
              <w:left w:val="single" w:sz="4" w:space="0" w:color="000000"/>
              <w:bottom w:val="single" w:sz="4" w:space="0" w:color="000000"/>
              <w:right w:val="single" w:sz="4" w:space="0" w:color="000000"/>
            </w:tcBorders>
            <w:hideMark/>
          </w:tcPr>
          <w:p w14:paraId="7A734DE3" w14:textId="77777777" w:rsidR="000D22AD" w:rsidRDefault="000D22AD">
            <w:pPr>
              <w:snapToGrid w:val="0"/>
              <w:spacing w:before="60" w:after="60"/>
              <w:jc w:val="left"/>
              <w:rPr>
                <w:ins w:id="4495" w:author="Eivind" w:date="2018-07-12T22:33:00Z"/>
                <w:sz w:val="16"/>
                <w:szCs w:val="16"/>
              </w:rPr>
            </w:pPr>
            <w:ins w:id="4496" w:author="Eivind" w:date="2018-07-12T22:33:00Z">
              <w:r>
                <w:rPr>
                  <w:sz w:val="16"/>
                  <w:szCs w:val="16"/>
                </w:rPr>
                <w:t>scope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347FED7C" w14:textId="77777777" w:rsidR="000D22AD" w:rsidRDefault="000D22AD">
            <w:pPr>
              <w:snapToGrid w:val="0"/>
              <w:spacing w:before="60" w:after="60"/>
              <w:jc w:val="left"/>
              <w:rPr>
                <w:ins w:id="4497" w:author="Eivind" w:date="2018-07-12T22:33:00Z"/>
                <w:sz w:val="16"/>
                <w:szCs w:val="16"/>
              </w:rPr>
            </w:pPr>
            <w:ins w:id="4498" w:author="Eivind" w:date="2018-07-12T22:33:00Z">
              <w:r>
                <w:rPr>
                  <w:sz w:val="16"/>
                  <w:szCs w:val="16"/>
                </w:rPr>
                <w:t>Subject domain of the catalogue</w:t>
              </w:r>
            </w:ins>
          </w:p>
        </w:tc>
        <w:tc>
          <w:tcPr>
            <w:tcW w:w="804" w:type="dxa"/>
            <w:tcBorders>
              <w:top w:val="single" w:sz="4" w:space="0" w:color="000000"/>
              <w:left w:val="single" w:sz="4" w:space="0" w:color="000000"/>
              <w:bottom w:val="single" w:sz="4" w:space="0" w:color="000000"/>
              <w:right w:val="single" w:sz="4" w:space="0" w:color="000000"/>
            </w:tcBorders>
            <w:hideMark/>
          </w:tcPr>
          <w:p w14:paraId="2AC676CE" w14:textId="77777777" w:rsidR="000D22AD" w:rsidRDefault="000D22AD">
            <w:pPr>
              <w:snapToGrid w:val="0"/>
              <w:spacing w:before="60" w:after="60"/>
              <w:jc w:val="center"/>
              <w:rPr>
                <w:ins w:id="4499" w:author="Eivind" w:date="2018-07-12T22:33:00Z"/>
                <w:sz w:val="16"/>
                <w:szCs w:val="16"/>
              </w:rPr>
            </w:pPr>
            <w:ins w:id="4500" w:author="Eivind" w:date="2018-07-12T22:33: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1AC87EA0" w14:textId="77777777" w:rsidR="000D22AD" w:rsidRDefault="000D22AD">
            <w:pPr>
              <w:snapToGrid w:val="0"/>
              <w:spacing w:before="60" w:after="60"/>
              <w:jc w:val="left"/>
              <w:rPr>
                <w:ins w:id="4501" w:author="Eivind" w:date="2018-07-12T22:33:00Z"/>
                <w:sz w:val="16"/>
                <w:szCs w:val="16"/>
              </w:rPr>
            </w:pPr>
            <w:ins w:id="4502" w:author="Eivind" w:date="2018-07-12T22:33:00Z">
              <w:r>
                <w:rPr>
                  <w:sz w:val="16"/>
                  <w:szCs w:val="16"/>
                </w:rPr>
                <w:t>S100_CatalogueScope</w:t>
              </w:r>
            </w:ins>
          </w:p>
        </w:tc>
        <w:tc>
          <w:tcPr>
            <w:tcW w:w="1987" w:type="dxa"/>
            <w:gridSpan w:val="2"/>
            <w:tcBorders>
              <w:top w:val="single" w:sz="4" w:space="0" w:color="000000"/>
              <w:left w:val="single" w:sz="4" w:space="0" w:color="000000"/>
              <w:bottom w:val="single" w:sz="4" w:space="0" w:color="000000"/>
              <w:right w:val="single" w:sz="4" w:space="0" w:color="000000"/>
            </w:tcBorders>
          </w:tcPr>
          <w:p w14:paraId="18AE8609" w14:textId="77777777" w:rsidR="000D22AD" w:rsidRDefault="000D22AD">
            <w:pPr>
              <w:snapToGrid w:val="0"/>
              <w:spacing w:before="60" w:after="60"/>
              <w:jc w:val="left"/>
              <w:rPr>
                <w:ins w:id="4503" w:author="Eivind" w:date="2018-07-12T22:33:00Z"/>
                <w:sz w:val="16"/>
                <w:szCs w:val="16"/>
              </w:rPr>
            </w:pPr>
          </w:p>
        </w:tc>
      </w:tr>
      <w:tr w:rsidR="000D22AD" w14:paraId="2D8088EA" w14:textId="77777777" w:rsidTr="00820BA8">
        <w:trPr>
          <w:cantSplit/>
          <w:trHeight w:val="416"/>
          <w:ins w:id="4504" w:author="Eivind" w:date="2018-07-12T22:33:00Z"/>
        </w:trPr>
        <w:tc>
          <w:tcPr>
            <w:tcW w:w="1134" w:type="dxa"/>
            <w:tcBorders>
              <w:top w:val="single" w:sz="4" w:space="0" w:color="000000"/>
              <w:left w:val="single" w:sz="4" w:space="0" w:color="000000"/>
              <w:bottom w:val="single" w:sz="4" w:space="0" w:color="000000"/>
              <w:right w:val="single" w:sz="4" w:space="0" w:color="000000"/>
            </w:tcBorders>
            <w:hideMark/>
          </w:tcPr>
          <w:p w14:paraId="3BB5C3E4" w14:textId="77777777" w:rsidR="000D22AD" w:rsidRDefault="000D22AD">
            <w:pPr>
              <w:snapToGrid w:val="0"/>
              <w:spacing w:before="60" w:after="60"/>
              <w:jc w:val="left"/>
              <w:rPr>
                <w:ins w:id="4505" w:author="Eivind" w:date="2018-07-12T22:33:00Z"/>
                <w:sz w:val="16"/>
                <w:szCs w:val="16"/>
              </w:rPr>
            </w:pPr>
            <w:ins w:id="4506" w:author="Eivind" w:date="2018-07-12T22:33:00Z">
              <w:r>
                <w:rPr>
                  <w:sz w:val="16"/>
                  <w:szCs w:val="16"/>
                </w:rPr>
                <w:t>Attribute</w:t>
              </w:r>
            </w:ins>
          </w:p>
        </w:tc>
        <w:tc>
          <w:tcPr>
            <w:tcW w:w="3006" w:type="dxa"/>
            <w:gridSpan w:val="2"/>
            <w:tcBorders>
              <w:top w:val="single" w:sz="4" w:space="0" w:color="000000"/>
              <w:left w:val="single" w:sz="4" w:space="0" w:color="000000"/>
              <w:bottom w:val="single" w:sz="4" w:space="0" w:color="000000"/>
              <w:right w:val="single" w:sz="4" w:space="0" w:color="000000"/>
            </w:tcBorders>
            <w:hideMark/>
          </w:tcPr>
          <w:p w14:paraId="4728DF90" w14:textId="77777777" w:rsidR="000D22AD" w:rsidRDefault="000D22AD">
            <w:pPr>
              <w:snapToGrid w:val="0"/>
              <w:spacing w:before="60" w:after="60"/>
              <w:jc w:val="left"/>
              <w:rPr>
                <w:ins w:id="4507" w:author="Eivind" w:date="2018-07-12T22:33:00Z"/>
                <w:sz w:val="16"/>
                <w:szCs w:val="16"/>
              </w:rPr>
            </w:pPr>
            <w:ins w:id="4508" w:author="Eivind" w:date="2018-07-12T22:33:00Z">
              <w:r>
                <w:rPr>
                  <w:sz w:val="16"/>
                  <w:szCs w:val="16"/>
                </w:rPr>
                <w:t>versionNumber</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06157A12" w14:textId="77777777" w:rsidR="000D22AD" w:rsidRDefault="000D22AD">
            <w:pPr>
              <w:snapToGrid w:val="0"/>
              <w:spacing w:before="60" w:after="60"/>
              <w:jc w:val="left"/>
              <w:rPr>
                <w:ins w:id="4509" w:author="Eivind" w:date="2018-07-12T22:33:00Z"/>
                <w:sz w:val="16"/>
                <w:szCs w:val="16"/>
              </w:rPr>
            </w:pPr>
            <w:ins w:id="4510" w:author="Eivind" w:date="2018-07-12T22:33:00Z">
              <w:r>
                <w:rPr>
                  <w:sz w:val="16"/>
                  <w:szCs w:val="16"/>
                </w:rPr>
                <w:t>The version number of the product specification</w:t>
              </w:r>
            </w:ins>
          </w:p>
        </w:tc>
        <w:tc>
          <w:tcPr>
            <w:tcW w:w="804" w:type="dxa"/>
            <w:tcBorders>
              <w:top w:val="single" w:sz="4" w:space="0" w:color="000000"/>
              <w:left w:val="single" w:sz="4" w:space="0" w:color="000000"/>
              <w:bottom w:val="single" w:sz="4" w:space="0" w:color="000000"/>
              <w:right w:val="single" w:sz="4" w:space="0" w:color="000000"/>
            </w:tcBorders>
            <w:hideMark/>
          </w:tcPr>
          <w:p w14:paraId="00F8C774" w14:textId="77777777" w:rsidR="000D22AD" w:rsidRDefault="000D22AD">
            <w:pPr>
              <w:snapToGrid w:val="0"/>
              <w:spacing w:before="60" w:after="60"/>
              <w:jc w:val="center"/>
              <w:rPr>
                <w:ins w:id="4511" w:author="Eivind" w:date="2018-07-12T22:33:00Z"/>
                <w:sz w:val="16"/>
                <w:szCs w:val="16"/>
              </w:rPr>
            </w:pPr>
            <w:ins w:id="4512" w:author="Eivind" w:date="2018-07-12T22:33: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6308687B" w14:textId="77777777" w:rsidR="000D22AD" w:rsidRDefault="000D22AD">
            <w:pPr>
              <w:snapToGrid w:val="0"/>
              <w:spacing w:before="60" w:after="60"/>
              <w:jc w:val="left"/>
              <w:rPr>
                <w:ins w:id="4513" w:author="Eivind" w:date="2018-07-12T22:33:00Z"/>
                <w:sz w:val="16"/>
                <w:szCs w:val="16"/>
              </w:rPr>
            </w:pPr>
            <w:ins w:id="4514" w:author="Eivind" w:date="2018-07-12T22:33:00Z">
              <w:r>
                <w:rPr>
                  <w:sz w:val="16"/>
                  <w:szCs w:val="16"/>
                </w:rPr>
                <w:t>CharacterString</w:t>
              </w:r>
            </w:ins>
          </w:p>
        </w:tc>
        <w:tc>
          <w:tcPr>
            <w:tcW w:w="1987" w:type="dxa"/>
            <w:gridSpan w:val="2"/>
            <w:tcBorders>
              <w:top w:val="single" w:sz="4" w:space="0" w:color="000000"/>
              <w:left w:val="single" w:sz="4" w:space="0" w:color="000000"/>
              <w:bottom w:val="single" w:sz="4" w:space="0" w:color="000000"/>
              <w:right w:val="single" w:sz="4" w:space="0" w:color="000000"/>
            </w:tcBorders>
          </w:tcPr>
          <w:p w14:paraId="549D317E" w14:textId="77777777" w:rsidR="000D22AD" w:rsidRDefault="000D22AD">
            <w:pPr>
              <w:snapToGrid w:val="0"/>
              <w:spacing w:before="60" w:after="60"/>
              <w:jc w:val="left"/>
              <w:rPr>
                <w:ins w:id="4515" w:author="Eivind" w:date="2018-07-12T22:33:00Z"/>
                <w:sz w:val="16"/>
                <w:szCs w:val="16"/>
              </w:rPr>
            </w:pPr>
          </w:p>
        </w:tc>
      </w:tr>
      <w:tr w:rsidR="000D22AD" w14:paraId="5F6288FA" w14:textId="77777777" w:rsidTr="00820BA8">
        <w:trPr>
          <w:cantSplit/>
          <w:trHeight w:val="416"/>
          <w:ins w:id="4516" w:author="Eivind" w:date="2018-07-12T22:33:00Z"/>
        </w:trPr>
        <w:tc>
          <w:tcPr>
            <w:tcW w:w="1134" w:type="dxa"/>
            <w:tcBorders>
              <w:top w:val="single" w:sz="4" w:space="0" w:color="000000"/>
              <w:left w:val="single" w:sz="4" w:space="0" w:color="000000"/>
              <w:bottom w:val="single" w:sz="4" w:space="0" w:color="000000"/>
              <w:right w:val="single" w:sz="4" w:space="0" w:color="000000"/>
            </w:tcBorders>
            <w:hideMark/>
          </w:tcPr>
          <w:p w14:paraId="37114031" w14:textId="77777777" w:rsidR="000D22AD" w:rsidRDefault="000D22AD">
            <w:pPr>
              <w:snapToGrid w:val="0"/>
              <w:spacing w:before="60" w:after="60"/>
              <w:jc w:val="left"/>
              <w:rPr>
                <w:ins w:id="4517" w:author="Eivind" w:date="2018-07-12T22:33:00Z"/>
                <w:sz w:val="16"/>
                <w:szCs w:val="16"/>
              </w:rPr>
            </w:pPr>
            <w:ins w:id="4518" w:author="Eivind" w:date="2018-07-12T22:33:00Z">
              <w:r>
                <w:rPr>
                  <w:sz w:val="16"/>
                  <w:szCs w:val="16"/>
                </w:rPr>
                <w:t>Attribute</w:t>
              </w:r>
            </w:ins>
          </w:p>
        </w:tc>
        <w:tc>
          <w:tcPr>
            <w:tcW w:w="3006" w:type="dxa"/>
            <w:gridSpan w:val="2"/>
            <w:tcBorders>
              <w:top w:val="single" w:sz="4" w:space="0" w:color="000000"/>
              <w:left w:val="single" w:sz="4" w:space="0" w:color="000000"/>
              <w:bottom w:val="single" w:sz="4" w:space="0" w:color="000000"/>
              <w:right w:val="single" w:sz="4" w:space="0" w:color="000000"/>
            </w:tcBorders>
            <w:hideMark/>
          </w:tcPr>
          <w:p w14:paraId="2BD860B5" w14:textId="77777777" w:rsidR="000D22AD" w:rsidRDefault="000D22AD">
            <w:pPr>
              <w:snapToGrid w:val="0"/>
              <w:spacing w:before="60" w:after="60"/>
              <w:jc w:val="left"/>
              <w:rPr>
                <w:ins w:id="4519" w:author="Eivind" w:date="2018-07-12T22:33:00Z"/>
                <w:sz w:val="16"/>
                <w:szCs w:val="16"/>
              </w:rPr>
            </w:pPr>
            <w:ins w:id="4520" w:author="Eivind" w:date="2018-07-12T22:33:00Z">
              <w:r>
                <w:rPr>
                  <w:sz w:val="16"/>
                  <w:szCs w:val="16"/>
                </w:rPr>
                <w:t>issueDate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2702CF7B" w14:textId="77777777" w:rsidR="000D22AD" w:rsidRDefault="000D22AD">
            <w:pPr>
              <w:snapToGrid w:val="0"/>
              <w:spacing w:before="60" w:after="60"/>
              <w:jc w:val="left"/>
              <w:rPr>
                <w:ins w:id="4521" w:author="Eivind" w:date="2018-07-12T22:33:00Z"/>
                <w:sz w:val="16"/>
                <w:szCs w:val="16"/>
              </w:rPr>
            </w:pPr>
            <w:ins w:id="4522" w:author="Eivind" w:date="2018-07-12T22:33:00Z">
              <w:r>
                <w:rPr>
                  <w:sz w:val="16"/>
                  <w:szCs w:val="16"/>
                </w:rPr>
                <w:t>The version date of the product specification</w:t>
              </w:r>
            </w:ins>
          </w:p>
        </w:tc>
        <w:tc>
          <w:tcPr>
            <w:tcW w:w="804" w:type="dxa"/>
            <w:tcBorders>
              <w:top w:val="single" w:sz="4" w:space="0" w:color="000000"/>
              <w:left w:val="single" w:sz="4" w:space="0" w:color="000000"/>
              <w:bottom w:val="single" w:sz="4" w:space="0" w:color="000000"/>
              <w:right w:val="single" w:sz="4" w:space="0" w:color="000000"/>
            </w:tcBorders>
            <w:hideMark/>
          </w:tcPr>
          <w:p w14:paraId="31DE5F5A" w14:textId="77777777" w:rsidR="000D22AD" w:rsidRDefault="000D22AD">
            <w:pPr>
              <w:snapToGrid w:val="0"/>
              <w:spacing w:before="60" w:after="60"/>
              <w:jc w:val="center"/>
              <w:rPr>
                <w:ins w:id="4523" w:author="Eivind" w:date="2018-07-12T22:33:00Z"/>
                <w:sz w:val="16"/>
                <w:szCs w:val="16"/>
              </w:rPr>
            </w:pPr>
            <w:ins w:id="4524" w:author="Eivind" w:date="2018-07-12T22:33: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3AFCC5FB" w14:textId="77777777" w:rsidR="000D22AD" w:rsidRDefault="000D22AD">
            <w:pPr>
              <w:snapToGrid w:val="0"/>
              <w:spacing w:before="60" w:after="60"/>
              <w:jc w:val="left"/>
              <w:rPr>
                <w:ins w:id="4525" w:author="Eivind" w:date="2018-07-12T22:33:00Z"/>
                <w:sz w:val="16"/>
                <w:szCs w:val="16"/>
              </w:rPr>
            </w:pPr>
            <w:ins w:id="4526" w:author="Eivind" w:date="2018-07-12T22:33:00Z">
              <w:r>
                <w:rPr>
                  <w:sz w:val="16"/>
                  <w:szCs w:val="16"/>
                </w:rPr>
                <w:t>Date</w:t>
              </w:r>
            </w:ins>
          </w:p>
        </w:tc>
        <w:tc>
          <w:tcPr>
            <w:tcW w:w="1987" w:type="dxa"/>
            <w:gridSpan w:val="2"/>
            <w:tcBorders>
              <w:top w:val="single" w:sz="4" w:space="0" w:color="000000"/>
              <w:left w:val="single" w:sz="4" w:space="0" w:color="000000"/>
              <w:bottom w:val="single" w:sz="4" w:space="0" w:color="000000"/>
              <w:right w:val="single" w:sz="4" w:space="0" w:color="000000"/>
            </w:tcBorders>
          </w:tcPr>
          <w:p w14:paraId="0E43F033" w14:textId="77777777" w:rsidR="000D22AD" w:rsidRDefault="000D22AD">
            <w:pPr>
              <w:snapToGrid w:val="0"/>
              <w:spacing w:before="60" w:after="60"/>
              <w:jc w:val="left"/>
              <w:rPr>
                <w:ins w:id="4527" w:author="Eivind" w:date="2018-07-12T22:33:00Z"/>
                <w:sz w:val="16"/>
                <w:szCs w:val="16"/>
              </w:rPr>
            </w:pPr>
          </w:p>
        </w:tc>
      </w:tr>
      <w:tr w:rsidR="000D22AD" w14:paraId="0E496C7E" w14:textId="77777777" w:rsidTr="00820BA8">
        <w:trPr>
          <w:cantSplit/>
          <w:trHeight w:val="335"/>
          <w:ins w:id="4528" w:author="Eivind" w:date="2018-07-12T22:33:00Z"/>
        </w:trPr>
        <w:tc>
          <w:tcPr>
            <w:tcW w:w="1134" w:type="dxa"/>
            <w:tcBorders>
              <w:top w:val="single" w:sz="4" w:space="0" w:color="000000"/>
              <w:left w:val="single" w:sz="4" w:space="0" w:color="000000"/>
              <w:bottom w:val="single" w:sz="4" w:space="0" w:color="000000"/>
              <w:right w:val="single" w:sz="4" w:space="0" w:color="000000"/>
            </w:tcBorders>
            <w:hideMark/>
          </w:tcPr>
          <w:p w14:paraId="622DBE5A" w14:textId="77777777" w:rsidR="000D22AD" w:rsidRDefault="000D22AD">
            <w:pPr>
              <w:snapToGrid w:val="0"/>
              <w:spacing w:before="60" w:after="60"/>
              <w:jc w:val="left"/>
              <w:rPr>
                <w:ins w:id="4529" w:author="Eivind" w:date="2018-07-12T22:33:00Z"/>
                <w:sz w:val="16"/>
                <w:szCs w:val="16"/>
              </w:rPr>
            </w:pPr>
            <w:ins w:id="4530" w:author="Eivind" w:date="2018-07-12T22:33:00Z">
              <w:r>
                <w:rPr>
                  <w:sz w:val="16"/>
                  <w:szCs w:val="16"/>
                </w:rPr>
                <w:t>Attribute</w:t>
              </w:r>
            </w:ins>
          </w:p>
        </w:tc>
        <w:tc>
          <w:tcPr>
            <w:tcW w:w="3006" w:type="dxa"/>
            <w:gridSpan w:val="2"/>
            <w:tcBorders>
              <w:top w:val="single" w:sz="4" w:space="0" w:color="000000"/>
              <w:left w:val="single" w:sz="4" w:space="0" w:color="000000"/>
              <w:bottom w:val="single" w:sz="4" w:space="0" w:color="000000"/>
              <w:right w:val="single" w:sz="4" w:space="0" w:color="000000"/>
            </w:tcBorders>
            <w:hideMark/>
          </w:tcPr>
          <w:p w14:paraId="0FEC733E" w14:textId="77777777" w:rsidR="000D22AD" w:rsidRDefault="000D22AD">
            <w:pPr>
              <w:snapToGrid w:val="0"/>
              <w:spacing w:before="60" w:after="60"/>
              <w:jc w:val="left"/>
              <w:rPr>
                <w:ins w:id="4531" w:author="Eivind" w:date="2018-07-12T22:33:00Z"/>
                <w:sz w:val="16"/>
                <w:szCs w:val="16"/>
              </w:rPr>
            </w:pPr>
            <w:ins w:id="4532" w:author="Eivind" w:date="2018-07-12T22:33:00Z">
              <w:r>
                <w:rPr>
                  <w:sz w:val="16"/>
                  <w:szCs w:val="16"/>
                </w:rPr>
                <w:t>productSpecification</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7D0DBE41" w14:textId="77777777" w:rsidR="000D22AD" w:rsidRDefault="000D22AD">
            <w:pPr>
              <w:snapToGrid w:val="0"/>
              <w:spacing w:before="60" w:after="60"/>
              <w:jc w:val="left"/>
              <w:rPr>
                <w:ins w:id="4533" w:author="Eivind" w:date="2018-07-12T22:33:00Z"/>
                <w:sz w:val="16"/>
                <w:szCs w:val="16"/>
              </w:rPr>
            </w:pPr>
            <w:ins w:id="4534" w:author="Eivind" w:date="2018-07-12T22:33:00Z">
              <w:r>
                <w:rPr>
                  <w:sz w:val="16"/>
                  <w:szCs w:val="16"/>
                </w:rPr>
                <w:t>The product specification used to create this file</w:t>
              </w:r>
            </w:ins>
          </w:p>
        </w:tc>
        <w:tc>
          <w:tcPr>
            <w:tcW w:w="804" w:type="dxa"/>
            <w:tcBorders>
              <w:top w:val="single" w:sz="4" w:space="0" w:color="000000"/>
              <w:left w:val="single" w:sz="4" w:space="0" w:color="000000"/>
              <w:bottom w:val="single" w:sz="4" w:space="0" w:color="000000"/>
              <w:right w:val="single" w:sz="4" w:space="0" w:color="000000"/>
            </w:tcBorders>
            <w:hideMark/>
          </w:tcPr>
          <w:p w14:paraId="1348AE50" w14:textId="77777777" w:rsidR="000D22AD" w:rsidRDefault="000D22AD">
            <w:pPr>
              <w:snapToGrid w:val="0"/>
              <w:spacing w:before="60" w:after="60"/>
              <w:jc w:val="center"/>
              <w:rPr>
                <w:ins w:id="4535" w:author="Eivind" w:date="2018-07-12T22:33:00Z"/>
                <w:sz w:val="16"/>
                <w:szCs w:val="16"/>
              </w:rPr>
            </w:pPr>
            <w:ins w:id="4536" w:author="Eivind" w:date="2018-07-12T22:33: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6653FFB6" w14:textId="77777777" w:rsidR="000D22AD" w:rsidRDefault="000D22AD">
            <w:pPr>
              <w:snapToGrid w:val="0"/>
              <w:spacing w:before="60" w:after="60"/>
              <w:jc w:val="left"/>
              <w:rPr>
                <w:ins w:id="4537" w:author="Eivind" w:date="2018-07-12T22:33:00Z"/>
                <w:sz w:val="16"/>
                <w:szCs w:val="16"/>
              </w:rPr>
            </w:pPr>
            <w:ins w:id="4538" w:author="Eivind" w:date="2018-07-12T22:33:00Z">
              <w:r>
                <w:rPr>
                  <w:sz w:val="16"/>
                  <w:szCs w:val="16"/>
                </w:rPr>
                <w:t>S100_ProductSpecification</w:t>
              </w:r>
            </w:ins>
          </w:p>
        </w:tc>
        <w:tc>
          <w:tcPr>
            <w:tcW w:w="1987" w:type="dxa"/>
            <w:gridSpan w:val="2"/>
            <w:tcBorders>
              <w:top w:val="single" w:sz="4" w:space="0" w:color="000000"/>
              <w:left w:val="single" w:sz="4" w:space="0" w:color="000000"/>
              <w:bottom w:val="single" w:sz="4" w:space="0" w:color="000000"/>
              <w:right w:val="single" w:sz="4" w:space="0" w:color="000000"/>
            </w:tcBorders>
          </w:tcPr>
          <w:p w14:paraId="3F85E25A" w14:textId="77777777" w:rsidR="000D22AD" w:rsidRDefault="000D22AD">
            <w:pPr>
              <w:snapToGrid w:val="0"/>
              <w:spacing w:before="60" w:after="60"/>
              <w:jc w:val="left"/>
              <w:rPr>
                <w:ins w:id="4539" w:author="Eivind" w:date="2018-07-12T22:33:00Z"/>
                <w:rFonts w:cs="Arial"/>
                <w:sz w:val="16"/>
                <w:szCs w:val="16"/>
              </w:rPr>
            </w:pPr>
          </w:p>
        </w:tc>
      </w:tr>
      <w:tr w:rsidR="000D22AD" w14:paraId="7E289FAF" w14:textId="77777777" w:rsidTr="00820BA8">
        <w:trPr>
          <w:cantSplit/>
          <w:trHeight w:val="335"/>
          <w:ins w:id="4540" w:author="Eivind" w:date="2018-07-12T22:33:00Z"/>
        </w:trPr>
        <w:tc>
          <w:tcPr>
            <w:tcW w:w="1134" w:type="dxa"/>
            <w:tcBorders>
              <w:top w:val="single" w:sz="4" w:space="0" w:color="000000"/>
              <w:left w:val="single" w:sz="4" w:space="0" w:color="000000"/>
              <w:bottom w:val="single" w:sz="4" w:space="0" w:color="000000"/>
              <w:right w:val="single" w:sz="4" w:space="0" w:color="000000"/>
            </w:tcBorders>
            <w:hideMark/>
          </w:tcPr>
          <w:p w14:paraId="31D3D06D" w14:textId="77777777" w:rsidR="000D22AD" w:rsidRDefault="000D22AD">
            <w:pPr>
              <w:snapToGrid w:val="0"/>
              <w:spacing w:before="60" w:after="60"/>
              <w:jc w:val="left"/>
              <w:rPr>
                <w:ins w:id="4541" w:author="Eivind" w:date="2018-07-12T22:33:00Z"/>
                <w:sz w:val="16"/>
                <w:szCs w:val="16"/>
              </w:rPr>
            </w:pPr>
            <w:ins w:id="4542" w:author="Eivind" w:date="2018-07-12T22:33:00Z">
              <w:r>
                <w:rPr>
                  <w:sz w:val="16"/>
                  <w:szCs w:val="16"/>
                </w:rPr>
                <w:t>Attribute</w:t>
              </w:r>
            </w:ins>
          </w:p>
        </w:tc>
        <w:tc>
          <w:tcPr>
            <w:tcW w:w="3006" w:type="dxa"/>
            <w:gridSpan w:val="2"/>
            <w:tcBorders>
              <w:top w:val="single" w:sz="4" w:space="0" w:color="000000"/>
              <w:left w:val="single" w:sz="4" w:space="0" w:color="000000"/>
              <w:bottom w:val="single" w:sz="4" w:space="0" w:color="000000"/>
              <w:right w:val="single" w:sz="4" w:space="0" w:color="000000"/>
            </w:tcBorders>
            <w:hideMark/>
          </w:tcPr>
          <w:p w14:paraId="25EFB759" w14:textId="77777777" w:rsidR="000D22AD" w:rsidRDefault="000D22AD">
            <w:pPr>
              <w:snapToGrid w:val="0"/>
              <w:spacing w:before="60" w:after="60"/>
              <w:jc w:val="left"/>
              <w:rPr>
                <w:ins w:id="4543" w:author="Eivind" w:date="2018-07-12T22:33:00Z"/>
                <w:sz w:val="16"/>
                <w:szCs w:val="16"/>
              </w:rPr>
            </w:pPr>
            <w:ins w:id="4544" w:author="Eivind" w:date="2018-07-12T22:33:00Z">
              <w:r>
                <w:rPr>
                  <w:sz w:val="16"/>
                  <w:szCs w:val="16"/>
                </w:rPr>
                <w:t>digitalSignatureReference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78598B53" w14:textId="77777777" w:rsidR="000D22AD" w:rsidRDefault="000D22AD">
            <w:pPr>
              <w:snapToGrid w:val="0"/>
              <w:spacing w:before="60" w:after="60"/>
              <w:jc w:val="left"/>
              <w:rPr>
                <w:ins w:id="4545" w:author="Eivind" w:date="2018-07-12T22:33:00Z"/>
                <w:sz w:val="16"/>
                <w:szCs w:val="16"/>
              </w:rPr>
            </w:pPr>
            <w:ins w:id="4546" w:author="Eivind" w:date="2018-07-12T22:33:00Z">
              <w:r>
                <w:rPr>
                  <w:sz w:val="16"/>
                  <w:szCs w:val="16"/>
                </w:rPr>
                <w:t>Digital Signature of the file</w:t>
              </w:r>
            </w:ins>
          </w:p>
        </w:tc>
        <w:tc>
          <w:tcPr>
            <w:tcW w:w="804" w:type="dxa"/>
            <w:tcBorders>
              <w:top w:val="single" w:sz="4" w:space="0" w:color="000000"/>
              <w:left w:val="single" w:sz="4" w:space="0" w:color="000000"/>
              <w:bottom w:val="single" w:sz="4" w:space="0" w:color="000000"/>
              <w:right w:val="single" w:sz="4" w:space="0" w:color="000000"/>
            </w:tcBorders>
            <w:hideMark/>
          </w:tcPr>
          <w:p w14:paraId="1E42DF9F" w14:textId="77777777" w:rsidR="000D22AD" w:rsidRDefault="000D22AD">
            <w:pPr>
              <w:snapToGrid w:val="0"/>
              <w:spacing w:before="60" w:after="60"/>
              <w:jc w:val="center"/>
              <w:rPr>
                <w:ins w:id="4547" w:author="Eivind" w:date="2018-07-12T22:33:00Z"/>
                <w:sz w:val="16"/>
                <w:szCs w:val="16"/>
              </w:rPr>
            </w:pPr>
            <w:ins w:id="4548" w:author="Eivind" w:date="2018-07-12T22:33: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0689A2F8" w14:textId="77777777" w:rsidR="000D22AD" w:rsidRDefault="000D22AD">
            <w:pPr>
              <w:snapToGrid w:val="0"/>
              <w:spacing w:before="60" w:after="60"/>
              <w:jc w:val="left"/>
              <w:rPr>
                <w:ins w:id="4549" w:author="Eivind" w:date="2018-07-12T22:33:00Z"/>
                <w:sz w:val="16"/>
                <w:szCs w:val="16"/>
              </w:rPr>
            </w:pPr>
            <w:ins w:id="4550" w:author="Eivind" w:date="2018-07-12T22:33:00Z">
              <w:r>
                <w:rPr>
                  <w:sz w:val="16"/>
                  <w:szCs w:val="16"/>
                </w:rPr>
                <w:t>S100_DigitalSignature</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693DAD27" w14:textId="77777777" w:rsidR="000D22AD" w:rsidRDefault="000D22AD">
            <w:pPr>
              <w:snapToGrid w:val="0"/>
              <w:spacing w:before="60" w:after="60"/>
              <w:jc w:val="left"/>
              <w:rPr>
                <w:ins w:id="4551" w:author="Eivind" w:date="2018-07-12T22:33:00Z"/>
                <w:rFonts w:cs="Arial"/>
                <w:sz w:val="16"/>
                <w:szCs w:val="16"/>
              </w:rPr>
            </w:pPr>
            <w:ins w:id="4552" w:author="Eivind" w:date="2018-07-12T22:33:00Z">
              <w:r>
                <w:rPr>
                  <w:rFonts w:cs="Arial"/>
                  <w:sz w:val="16"/>
                  <w:szCs w:val="16"/>
                </w:rPr>
                <w:t>Reference to the appropriate digital signature algorithm</w:t>
              </w:r>
            </w:ins>
          </w:p>
        </w:tc>
      </w:tr>
      <w:tr w:rsidR="000D22AD" w14:paraId="1950B3D7" w14:textId="77777777" w:rsidTr="00820BA8">
        <w:trPr>
          <w:cantSplit/>
          <w:trHeight w:val="335"/>
          <w:ins w:id="4553" w:author="Eivind" w:date="2018-07-12T22:33:00Z"/>
        </w:trPr>
        <w:tc>
          <w:tcPr>
            <w:tcW w:w="1134" w:type="dxa"/>
            <w:tcBorders>
              <w:top w:val="single" w:sz="4" w:space="0" w:color="000000"/>
              <w:left w:val="single" w:sz="4" w:space="0" w:color="000000"/>
              <w:bottom w:val="single" w:sz="4" w:space="0" w:color="000000"/>
              <w:right w:val="single" w:sz="4" w:space="0" w:color="000000"/>
            </w:tcBorders>
            <w:hideMark/>
          </w:tcPr>
          <w:p w14:paraId="7782F9B4" w14:textId="77777777" w:rsidR="000D22AD" w:rsidRDefault="000D22AD">
            <w:pPr>
              <w:snapToGrid w:val="0"/>
              <w:spacing w:before="60" w:after="60"/>
              <w:jc w:val="left"/>
              <w:rPr>
                <w:ins w:id="4554" w:author="Eivind" w:date="2018-07-12T22:33:00Z"/>
                <w:sz w:val="16"/>
                <w:szCs w:val="16"/>
              </w:rPr>
            </w:pPr>
            <w:ins w:id="4555" w:author="Eivind" w:date="2018-07-12T22:33:00Z">
              <w:r>
                <w:rPr>
                  <w:sz w:val="16"/>
                  <w:szCs w:val="16"/>
                </w:rPr>
                <w:t>Attribute</w:t>
              </w:r>
            </w:ins>
          </w:p>
        </w:tc>
        <w:tc>
          <w:tcPr>
            <w:tcW w:w="3006" w:type="dxa"/>
            <w:gridSpan w:val="2"/>
            <w:tcBorders>
              <w:top w:val="single" w:sz="4" w:space="0" w:color="000000"/>
              <w:left w:val="single" w:sz="4" w:space="0" w:color="000000"/>
              <w:bottom w:val="single" w:sz="4" w:space="0" w:color="000000"/>
              <w:right w:val="single" w:sz="4" w:space="0" w:color="000000"/>
            </w:tcBorders>
            <w:hideMark/>
          </w:tcPr>
          <w:p w14:paraId="76B2556A" w14:textId="77777777" w:rsidR="000D22AD" w:rsidRDefault="000D22AD">
            <w:pPr>
              <w:snapToGrid w:val="0"/>
              <w:spacing w:before="60" w:after="60"/>
              <w:jc w:val="left"/>
              <w:rPr>
                <w:ins w:id="4556" w:author="Eivind" w:date="2018-07-12T22:33:00Z"/>
                <w:sz w:val="16"/>
                <w:szCs w:val="16"/>
              </w:rPr>
            </w:pPr>
            <w:ins w:id="4557" w:author="Eivind" w:date="2018-07-12T22:33:00Z">
              <w:r>
                <w:rPr>
                  <w:sz w:val="16"/>
                  <w:szCs w:val="16"/>
                </w:rPr>
                <w:t>digitalSignatureValue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3283BA6C" w14:textId="77777777" w:rsidR="000D22AD" w:rsidRDefault="000D22AD">
            <w:pPr>
              <w:snapToGrid w:val="0"/>
              <w:spacing w:before="60" w:after="60"/>
              <w:jc w:val="left"/>
              <w:rPr>
                <w:ins w:id="4558" w:author="Eivind" w:date="2018-07-12T22:33:00Z"/>
                <w:sz w:val="16"/>
                <w:szCs w:val="16"/>
              </w:rPr>
            </w:pPr>
            <w:ins w:id="4559" w:author="Eivind" w:date="2018-07-12T22:33:00Z">
              <w:r>
                <w:rPr>
                  <w:sz w:val="16"/>
                  <w:szCs w:val="16"/>
                </w:rPr>
                <w:t>Value derived from the digital signature</w:t>
              </w:r>
            </w:ins>
          </w:p>
        </w:tc>
        <w:tc>
          <w:tcPr>
            <w:tcW w:w="804" w:type="dxa"/>
            <w:tcBorders>
              <w:top w:val="single" w:sz="4" w:space="0" w:color="000000"/>
              <w:left w:val="single" w:sz="4" w:space="0" w:color="000000"/>
              <w:bottom w:val="single" w:sz="4" w:space="0" w:color="000000"/>
              <w:right w:val="single" w:sz="4" w:space="0" w:color="000000"/>
            </w:tcBorders>
            <w:hideMark/>
          </w:tcPr>
          <w:p w14:paraId="02937EE8" w14:textId="77777777" w:rsidR="000D22AD" w:rsidRDefault="000D22AD">
            <w:pPr>
              <w:snapToGrid w:val="0"/>
              <w:spacing w:before="60" w:after="60"/>
              <w:jc w:val="center"/>
              <w:rPr>
                <w:ins w:id="4560" w:author="Eivind" w:date="2018-07-12T22:33:00Z"/>
                <w:sz w:val="16"/>
                <w:szCs w:val="16"/>
              </w:rPr>
            </w:pPr>
            <w:ins w:id="4561" w:author="Eivind" w:date="2018-07-12T22:33: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6F782A33" w14:textId="77777777" w:rsidR="000D22AD" w:rsidRDefault="000D22AD">
            <w:pPr>
              <w:snapToGrid w:val="0"/>
              <w:spacing w:before="60" w:after="60"/>
              <w:jc w:val="left"/>
              <w:rPr>
                <w:ins w:id="4562" w:author="Eivind" w:date="2018-07-12T22:33:00Z"/>
                <w:sz w:val="16"/>
                <w:szCs w:val="16"/>
              </w:rPr>
            </w:pPr>
            <w:ins w:id="4563" w:author="Eivind" w:date="2018-07-12T22:33:00Z">
              <w:r>
                <w:rPr>
                  <w:i/>
                  <w:sz w:val="16"/>
                  <w:szCs w:val="16"/>
                </w:rPr>
                <w:t>S100_DigitalSignatureValue</w:t>
              </w:r>
              <w:r>
                <w:rPr>
                  <w:sz w:val="16"/>
                  <w:szCs w:val="16"/>
                </w:rPr>
                <w:t xml:space="preserve"> (Abstract type)</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6FF7CEE7" w14:textId="77777777" w:rsidR="000D22AD" w:rsidRDefault="000D22AD">
            <w:pPr>
              <w:snapToGrid w:val="0"/>
              <w:spacing w:before="60" w:after="60"/>
              <w:jc w:val="left"/>
              <w:rPr>
                <w:ins w:id="4564" w:author="Eivind" w:date="2018-07-12T22:33:00Z"/>
                <w:rFonts w:cs="Arial"/>
                <w:sz w:val="16"/>
                <w:szCs w:val="16"/>
              </w:rPr>
            </w:pPr>
            <w:ins w:id="4565" w:author="Eivind" w:date="2018-07-12T22:33:00Z">
              <w:r>
                <w:rPr>
                  <w:rFonts w:cs="Arial"/>
                  <w:sz w:val="16"/>
                  <w:szCs w:val="16"/>
                </w:rPr>
                <w:t>The value resulting from application of digitalSignatureReference.</w:t>
              </w:r>
            </w:ins>
          </w:p>
          <w:p w14:paraId="10C965BD" w14:textId="77777777" w:rsidR="000D22AD" w:rsidRDefault="000D22AD">
            <w:pPr>
              <w:snapToGrid w:val="0"/>
              <w:spacing w:before="60" w:after="60"/>
              <w:jc w:val="left"/>
              <w:rPr>
                <w:ins w:id="4566" w:author="Eivind" w:date="2018-07-12T22:33:00Z"/>
                <w:rFonts w:cs="Arial"/>
                <w:sz w:val="16"/>
                <w:szCs w:val="16"/>
              </w:rPr>
            </w:pPr>
            <w:ins w:id="4567" w:author="Eivind" w:date="2018-07-12T22:33:00Z">
              <w:r>
                <w:rPr>
                  <w:rFonts w:cs="Arial"/>
                  <w:sz w:val="16"/>
                  <w:szCs w:val="16"/>
                </w:rPr>
                <w:t>Implemented as the digital signature format specified in Part 15.</w:t>
              </w:r>
            </w:ins>
          </w:p>
        </w:tc>
      </w:tr>
      <w:tr w:rsidR="000D22AD" w14:paraId="1BE147BD" w14:textId="77777777" w:rsidTr="00820BA8">
        <w:trPr>
          <w:cantSplit/>
          <w:trHeight w:val="335"/>
          <w:ins w:id="4568" w:author="Eivind" w:date="2018-07-12T22:33:00Z"/>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48101114" w14:textId="77777777" w:rsidR="000D22AD" w:rsidRDefault="000D22AD">
            <w:pPr>
              <w:snapToGrid w:val="0"/>
              <w:spacing w:before="60" w:after="60"/>
              <w:jc w:val="left"/>
              <w:rPr>
                <w:ins w:id="4569" w:author="Eivind" w:date="2018-07-12T22:33:00Z"/>
                <w:sz w:val="16"/>
                <w:szCs w:val="16"/>
              </w:rPr>
            </w:pPr>
            <w:ins w:id="4570" w:author="Eivind" w:date="2018-07-12T22:33:00Z">
              <w:r>
                <w:rPr>
                  <w:sz w:val="16"/>
                  <w:szCs w:val="16"/>
                </w:rPr>
                <w:t>Attribute</w:t>
              </w:r>
            </w:ins>
          </w:p>
        </w:tc>
        <w:tc>
          <w:tcPr>
            <w:tcW w:w="3006" w:type="dxa"/>
            <w:gridSpan w:val="2"/>
            <w:tcBorders>
              <w:top w:val="single" w:sz="4" w:space="0" w:color="000000"/>
              <w:left w:val="single" w:sz="4" w:space="0" w:color="000000"/>
              <w:bottom w:val="single" w:sz="4" w:space="0" w:color="000000"/>
              <w:right w:val="single" w:sz="4" w:space="0" w:color="000000"/>
            </w:tcBorders>
            <w:vAlign w:val="center"/>
            <w:hideMark/>
          </w:tcPr>
          <w:p w14:paraId="2B6BFB2B" w14:textId="77777777" w:rsidR="000D22AD" w:rsidRDefault="000D22AD">
            <w:pPr>
              <w:snapToGrid w:val="0"/>
              <w:spacing w:before="60" w:after="60"/>
              <w:jc w:val="left"/>
              <w:rPr>
                <w:ins w:id="4571" w:author="Eivind" w:date="2018-07-12T22:33:00Z"/>
                <w:sz w:val="16"/>
                <w:szCs w:val="16"/>
              </w:rPr>
            </w:pPr>
            <w:ins w:id="4572" w:author="Eivind" w:date="2018-07-12T22:33:00Z">
              <w:r>
                <w:rPr>
                  <w:sz w:val="16"/>
                  <w:szCs w:val="16"/>
                </w:rPr>
                <w:t>defaultLocale</w:t>
              </w:r>
            </w:ins>
          </w:p>
        </w:tc>
        <w:tc>
          <w:tcPr>
            <w:tcW w:w="3420" w:type="dxa"/>
            <w:gridSpan w:val="3"/>
            <w:tcBorders>
              <w:top w:val="single" w:sz="4" w:space="0" w:color="000000"/>
              <w:left w:val="single" w:sz="4" w:space="0" w:color="000000"/>
              <w:bottom w:val="single" w:sz="4" w:space="0" w:color="000000"/>
              <w:right w:val="single" w:sz="4" w:space="0" w:color="000000"/>
            </w:tcBorders>
            <w:vAlign w:val="center"/>
            <w:hideMark/>
          </w:tcPr>
          <w:p w14:paraId="688F5E5C" w14:textId="77777777" w:rsidR="000D22AD" w:rsidRDefault="000D22AD">
            <w:pPr>
              <w:snapToGrid w:val="0"/>
              <w:spacing w:before="60" w:after="60"/>
              <w:jc w:val="left"/>
              <w:rPr>
                <w:ins w:id="4573" w:author="Eivind" w:date="2018-07-12T22:33:00Z"/>
                <w:sz w:val="16"/>
                <w:szCs w:val="16"/>
              </w:rPr>
            </w:pPr>
            <w:ins w:id="4574" w:author="Eivind" w:date="2018-07-12T22:33:00Z">
              <w:r>
                <w:rPr>
                  <w:sz w:val="16"/>
                  <w:szCs w:val="16"/>
                </w:rPr>
                <w:t>default language and character set used in the exchange catalogue</w:t>
              </w:r>
            </w:ins>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5F23E309" w14:textId="77777777" w:rsidR="000D22AD" w:rsidRDefault="000D22AD">
            <w:pPr>
              <w:snapToGrid w:val="0"/>
              <w:spacing w:before="60" w:after="60"/>
              <w:jc w:val="center"/>
              <w:rPr>
                <w:ins w:id="4575" w:author="Eivind" w:date="2018-07-12T22:33:00Z"/>
                <w:sz w:val="16"/>
                <w:szCs w:val="16"/>
              </w:rPr>
            </w:pPr>
            <w:ins w:id="4576" w:author="Eivind" w:date="2018-07-12T22:33: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vAlign w:val="center"/>
            <w:hideMark/>
          </w:tcPr>
          <w:p w14:paraId="7EC9B485" w14:textId="77777777" w:rsidR="000D22AD" w:rsidRDefault="000D22AD">
            <w:pPr>
              <w:snapToGrid w:val="0"/>
              <w:spacing w:before="60" w:after="60"/>
              <w:jc w:val="left"/>
              <w:rPr>
                <w:ins w:id="4577" w:author="Eivind" w:date="2018-07-12T22:33:00Z"/>
                <w:sz w:val="16"/>
                <w:szCs w:val="16"/>
              </w:rPr>
            </w:pPr>
            <w:ins w:id="4578" w:author="Eivind" w:date="2018-07-12T22:33:00Z">
              <w:r>
                <w:rPr>
                  <w:sz w:val="16"/>
                  <w:szCs w:val="16"/>
                </w:rPr>
                <w:t>PT_Locale</w:t>
              </w:r>
            </w:ins>
          </w:p>
        </w:tc>
        <w:tc>
          <w:tcPr>
            <w:tcW w:w="1987" w:type="dxa"/>
            <w:gridSpan w:val="2"/>
            <w:tcBorders>
              <w:top w:val="single" w:sz="4" w:space="0" w:color="000000"/>
              <w:left w:val="single" w:sz="4" w:space="0" w:color="000000"/>
              <w:bottom w:val="single" w:sz="4" w:space="0" w:color="000000"/>
              <w:right w:val="single" w:sz="4" w:space="0" w:color="000000"/>
            </w:tcBorders>
            <w:vAlign w:val="center"/>
          </w:tcPr>
          <w:p w14:paraId="1B1F53DF" w14:textId="77777777" w:rsidR="000D22AD" w:rsidRDefault="000D22AD">
            <w:pPr>
              <w:snapToGrid w:val="0"/>
              <w:spacing w:before="60" w:after="60"/>
              <w:jc w:val="left"/>
              <w:rPr>
                <w:ins w:id="4579" w:author="Eivind" w:date="2018-07-12T22:33:00Z"/>
                <w:rFonts w:cs="Arial"/>
                <w:sz w:val="16"/>
                <w:szCs w:val="16"/>
              </w:rPr>
            </w:pPr>
          </w:p>
        </w:tc>
      </w:tr>
      <w:tr w:rsidR="000D22AD" w14:paraId="3732B75B" w14:textId="77777777" w:rsidTr="00820BA8">
        <w:trPr>
          <w:cantSplit/>
          <w:trHeight w:val="335"/>
          <w:ins w:id="4580" w:author="Eivind" w:date="2018-07-12T22:33:00Z"/>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2C89DA34" w14:textId="77777777" w:rsidR="000D22AD" w:rsidRDefault="000D22AD">
            <w:pPr>
              <w:snapToGrid w:val="0"/>
              <w:spacing w:before="60" w:after="60"/>
              <w:jc w:val="left"/>
              <w:rPr>
                <w:ins w:id="4581" w:author="Eivind" w:date="2018-07-12T22:33:00Z"/>
                <w:sz w:val="16"/>
                <w:szCs w:val="16"/>
              </w:rPr>
            </w:pPr>
            <w:ins w:id="4582" w:author="Eivind" w:date="2018-07-12T22:33:00Z">
              <w:r>
                <w:rPr>
                  <w:sz w:val="16"/>
                  <w:szCs w:val="16"/>
                </w:rPr>
                <w:t>Attribute</w:t>
              </w:r>
            </w:ins>
          </w:p>
        </w:tc>
        <w:tc>
          <w:tcPr>
            <w:tcW w:w="3006" w:type="dxa"/>
            <w:gridSpan w:val="2"/>
            <w:tcBorders>
              <w:top w:val="single" w:sz="4" w:space="0" w:color="000000"/>
              <w:left w:val="single" w:sz="4" w:space="0" w:color="000000"/>
              <w:bottom w:val="single" w:sz="4" w:space="0" w:color="000000"/>
              <w:right w:val="single" w:sz="4" w:space="0" w:color="000000"/>
            </w:tcBorders>
            <w:vAlign w:val="center"/>
            <w:hideMark/>
          </w:tcPr>
          <w:p w14:paraId="3F84CDBD" w14:textId="77777777" w:rsidR="000D22AD" w:rsidRDefault="000D22AD">
            <w:pPr>
              <w:snapToGrid w:val="0"/>
              <w:spacing w:before="60" w:after="60"/>
              <w:jc w:val="left"/>
              <w:rPr>
                <w:ins w:id="4583" w:author="Eivind" w:date="2018-07-12T22:33:00Z"/>
                <w:sz w:val="16"/>
                <w:szCs w:val="16"/>
              </w:rPr>
            </w:pPr>
            <w:ins w:id="4584" w:author="Eivind" w:date="2018-07-12T22:33:00Z">
              <w:r>
                <w:rPr>
                  <w:sz w:val="16"/>
                  <w:szCs w:val="16"/>
                </w:rPr>
                <w:t>otherLocale</w:t>
              </w:r>
            </w:ins>
          </w:p>
        </w:tc>
        <w:tc>
          <w:tcPr>
            <w:tcW w:w="3420" w:type="dxa"/>
            <w:gridSpan w:val="3"/>
            <w:tcBorders>
              <w:top w:val="single" w:sz="4" w:space="0" w:color="000000"/>
              <w:left w:val="single" w:sz="4" w:space="0" w:color="000000"/>
              <w:bottom w:val="single" w:sz="4" w:space="0" w:color="000000"/>
              <w:right w:val="single" w:sz="4" w:space="0" w:color="000000"/>
            </w:tcBorders>
            <w:vAlign w:val="center"/>
            <w:hideMark/>
          </w:tcPr>
          <w:p w14:paraId="64D5A51F" w14:textId="77777777" w:rsidR="000D22AD" w:rsidRDefault="000D22AD">
            <w:pPr>
              <w:snapToGrid w:val="0"/>
              <w:spacing w:before="60" w:after="60"/>
              <w:jc w:val="left"/>
              <w:rPr>
                <w:ins w:id="4585" w:author="Eivind" w:date="2018-07-12T22:33:00Z"/>
                <w:sz w:val="16"/>
                <w:szCs w:val="16"/>
              </w:rPr>
            </w:pPr>
            <w:ins w:id="4586" w:author="Eivind" w:date="2018-07-12T22:33:00Z">
              <w:r>
                <w:rPr>
                  <w:sz w:val="16"/>
                  <w:szCs w:val="16"/>
                </w:rPr>
                <w:t>other languages and character sets used in the exchange catalogue</w:t>
              </w:r>
            </w:ins>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732C91D1" w14:textId="77777777" w:rsidR="000D22AD" w:rsidRDefault="000D22AD">
            <w:pPr>
              <w:snapToGrid w:val="0"/>
              <w:spacing w:before="60" w:after="60"/>
              <w:jc w:val="center"/>
              <w:rPr>
                <w:ins w:id="4587" w:author="Eivind" w:date="2018-07-12T22:33:00Z"/>
                <w:sz w:val="16"/>
                <w:szCs w:val="16"/>
              </w:rPr>
            </w:pPr>
            <w:ins w:id="4588" w:author="Eivind" w:date="2018-07-12T22:33:00Z">
              <w:r>
                <w:rPr>
                  <w:sz w:val="16"/>
                  <w:szCs w:val="16"/>
                </w:rPr>
                <w:t>0..*</w:t>
              </w:r>
            </w:ins>
          </w:p>
        </w:tc>
        <w:tc>
          <w:tcPr>
            <w:tcW w:w="2436" w:type="dxa"/>
            <w:gridSpan w:val="2"/>
            <w:tcBorders>
              <w:top w:val="single" w:sz="4" w:space="0" w:color="000000"/>
              <w:left w:val="single" w:sz="4" w:space="0" w:color="000000"/>
              <w:bottom w:val="single" w:sz="4" w:space="0" w:color="000000"/>
              <w:right w:val="single" w:sz="4" w:space="0" w:color="000000"/>
            </w:tcBorders>
            <w:vAlign w:val="center"/>
            <w:hideMark/>
          </w:tcPr>
          <w:p w14:paraId="0FE2ECEC" w14:textId="77777777" w:rsidR="000D22AD" w:rsidRDefault="000D22AD">
            <w:pPr>
              <w:snapToGrid w:val="0"/>
              <w:spacing w:before="60" w:after="60"/>
              <w:jc w:val="left"/>
              <w:rPr>
                <w:ins w:id="4589" w:author="Eivind" w:date="2018-07-12T22:33:00Z"/>
                <w:sz w:val="16"/>
                <w:szCs w:val="16"/>
              </w:rPr>
            </w:pPr>
            <w:ins w:id="4590" w:author="Eivind" w:date="2018-07-12T22:33:00Z">
              <w:r>
                <w:rPr>
                  <w:sz w:val="16"/>
                  <w:szCs w:val="16"/>
                </w:rPr>
                <w:t>PT_Locale</w:t>
              </w:r>
            </w:ins>
          </w:p>
        </w:tc>
        <w:tc>
          <w:tcPr>
            <w:tcW w:w="1987" w:type="dxa"/>
            <w:gridSpan w:val="2"/>
            <w:tcBorders>
              <w:top w:val="single" w:sz="4" w:space="0" w:color="000000"/>
              <w:left w:val="single" w:sz="4" w:space="0" w:color="000000"/>
              <w:bottom w:val="single" w:sz="4" w:space="0" w:color="000000"/>
              <w:right w:val="single" w:sz="4" w:space="0" w:color="000000"/>
            </w:tcBorders>
            <w:vAlign w:val="center"/>
          </w:tcPr>
          <w:p w14:paraId="0FA7E617" w14:textId="77777777" w:rsidR="000D22AD" w:rsidRDefault="000D22AD">
            <w:pPr>
              <w:snapToGrid w:val="0"/>
              <w:spacing w:before="60" w:after="60"/>
              <w:jc w:val="left"/>
              <w:rPr>
                <w:ins w:id="4591" w:author="Eivind" w:date="2018-07-12T22:33:00Z"/>
                <w:rFonts w:cs="Arial"/>
                <w:sz w:val="16"/>
                <w:szCs w:val="16"/>
              </w:rPr>
            </w:pPr>
          </w:p>
        </w:tc>
      </w:tr>
      <w:tr w:rsidR="006B114A" w:rsidDel="0038570A" w14:paraId="7C5909A3" w14:textId="0F2B66CE" w:rsidTr="00820BA8">
        <w:trPr>
          <w:gridAfter w:val="1"/>
          <w:wAfter w:w="33" w:type="dxa"/>
          <w:trHeight w:val="70"/>
          <w:del w:id="4592" w:author="Eivind" w:date="2018-07-12T22:54:00Z"/>
        </w:trPr>
        <w:tc>
          <w:tcPr>
            <w:tcW w:w="3034" w:type="dxa"/>
            <w:gridSpan w:val="2"/>
            <w:tcBorders>
              <w:top w:val="single" w:sz="4" w:space="0" w:color="000000"/>
              <w:left w:val="single" w:sz="4" w:space="0" w:color="000000"/>
              <w:bottom w:val="single" w:sz="4" w:space="0" w:color="000000"/>
              <w:right w:val="single" w:sz="4" w:space="0" w:color="000000"/>
            </w:tcBorders>
            <w:vAlign w:val="center"/>
          </w:tcPr>
          <w:p w14:paraId="32C96BCF" w14:textId="4BA8B38F" w:rsidR="006B114A" w:rsidDel="0038570A" w:rsidRDefault="006B114A" w:rsidP="00876602">
            <w:pPr>
              <w:snapToGrid w:val="0"/>
              <w:spacing w:after="120"/>
              <w:rPr>
                <w:del w:id="4593" w:author="Eivind" w:date="2018-07-12T22:54:00Z"/>
                <w:b/>
                <w:sz w:val="16"/>
                <w:szCs w:val="16"/>
              </w:rPr>
            </w:pPr>
            <w:del w:id="4594" w:author="Eivind" w:date="2018-07-12T22:33:00Z">
              <w:r w:rsidDel="000D22AD">
                <w:rPr>
                  <w:b/>
                  <w:sz w:val="16"/>
                  <w:szCs w:val="16"/>
                </w:rPr>
                <w:delText>Name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7439C41B" w14:textId="21FD64BF" w:rsidR="006B114A" w:rsidDel="0038570A" w:rsidRDefault="006B114A" w:rsidP="00876602">
            <w:pPr>
              <w:snapToGrid w:val="0"/>
              <w:spacing w:after="120"/>
              <w:rPr>
                <w:del w:id="4595" w:author="Eivind" w:date="2018-07-12T22:54:00Z"/>
                <w:b/>
                <w:sz w:val="16"/>
                <w:szCs w:val="16"/>
              </w:rPr>
            </w:pPr>
            <w:del w:id="4596" w:author="Eivind" w:date="2018-07-12T22:33:00Z">
              <w:r w:rsidDel="000D22AD">
                <w:rPr>
                  <w:b/>
                  <w:sz w:val="16"/>
                  <w:szCs w:val="16"/>
                </w:rPr>
                <w:delText>Description</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67252CD4" w14:textId="110EA72A" w:rsidR="006B114A" w:rsidDel="0038570A" w:rsidRDefault="006B114A" w:rsidP="00876602">
            <w:pPr>
              <w:snapToGrid w:val="0"/>
              <w:spacing w:after="120"/>
              <w:jc w:val="center"/>
              <w:rPr>
                <w:del w:id="4597" w:author="Eivind" w:date="2018-07-12T22:54:00Z"/>
                <w:b/>
                <w:sz w:val="16"/>
                <w:szCs w:val="16"/>
              </w:rPr>
            </w:pPr>
            <w:del w:id="4598" w:author="Eivind" w:date="2018-07-12T22:33:00Z">
              <w:r w:rsidDel="000D22AD">
                <w:rPr>
                  <w:b/>
                  <w:sz w:val="16"/>
                  <w:szCs w:val="16"/>
                </w:rPr>
                <w:delText>Mult</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1835A5F2" w14:textId="7A2FBD70" w:rsidR="006B114A" w:rsidDel="0038570A" w:rsidRDefault="006B114A" w:rsidP="00876602">
            <w:pPr>
              <w:snapToGrid w:val="0"/>
              <w:spacing w:after="120"/>
              <w:rPr>
                <w:del w:id="4599" w:author="Eivind" w:date="2018-07-12T22:54:00Z"/>
                <w:b/>
                <w:sz w:val="16"/>
                <w:szCs w:val="16"/>
              </w:rPr>
            </w:pPr>
            <w:del w:id="4600" w:author="Eivind" w:date="2018-07-12T22:33:00Z">
              <w:r w:rsidDel="000D22AD">
                <w:rPr>
                  <w:b/>
                  <w:sz w:val="16"/>
                  <w:szCs w:val="16"/>
                </w:rPr>
                <w:delText>Type</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5D2C0217" w14:textId="148360F6" w:rsidR="006B114A" w:rsidDel="0038570A" w:rsidRDefault="006B114A" w:rsidP="00876602">
            <w:pPr>
              <w:snapToGrid w:val="0"/>
              <w:spacing w:after="120"/>
              <w:rPr>
                <w:del w:id="4601" w:author="Eivind" w:date="2018-07-12T22:54:00Z"/>
                <w:b/>
                <w:sz w:val="16"/>
                <w:szCs w:val="16"/>
              </w:rPr>
            </w:pPr>
            <w:del w:id="4602" w:author="Eivind" w:date="2018-07-12T22:33:00Z">
              <w:r w:rsidDel="000D22AD">
                <w:rPr>
                  <w:b/>
                  <w:sz w:val="16"/>
                  <w:szCs w:val="16"/>
                </w:rPr>
                <w:delText>Remarks</w:delText>
              </w:r>
            </w:del>
          </w:p>
        </w:tc>
      </w:tr>
      <w:tr w:rsidR="006B114A" w:rsidDel="0038570A" w14:paraId="4C627806" w14:textId="47D98499" w:rsidTr="00820BA8">
        <w:trPr>
          <w:gridAfter w:val="1"/>
          <w:wAfter w:w="33" w:type="dxa"/>
          <w:trHeight w:val="218"/>
          <w:del w:id="4603" w:author="Eivind" w:date="2018-07-12T22:54:00Z"/>
        </w:trPr>
        <w:tc>
          <w:tcPr>
            <w:tcW w:w="303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F529E3F" w14:textId="0F13B179" w:rsidR="006B114A" w:rsidRPr="00CF5ABE" w:rsidDel="0038570A" w:rsidRDefault="006B114A" w:rsidP="00876602">
            <w:pPr>
              <w:snapToGrid w:val="0"/>
              <w:spacing w:after="120"/>
              <w:rPr>
                <w:del w:id="4604" w:author="Eivind" w:date="2018-07-12T22:54:00Z"/>
                <w:sz w:val="16"/>
                <w:szCs w:val="16"/>
              </w:rPr>
            </w:pPr>
            <w:del w:id="4605" w:author="Eivind" w:date="2018-07-12T22:33:00Z">
              <w:r w:rsidRPr="00D20B67" w:rsidDel="000D22AD">
                <w:rPr>
                  <w:sz w:val="16"/>
                  <w:szCs w:val="16"/>
                </w:rPr>
                <w:delText>S100_Catalogue</w:delText>
              </w:r>
              <w:r w:rsidDel="000D22AD">
                <w:rPr>
                  <w:sz w:val="16"/>
                  <w:szCs w:val="16"/>
                </w:rPr>
                <w:delText>Metadata</w:delText>
              </w:r>
            </w:del>
          </w:p>
        </w:tc>
        <w:tc>
          <w:tcPr>
            <w:tcW w:w="34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8DA303" w14:textId="018C311F" w:rsidR="006B114A" w:rsidDel="0038570A" w:rsidRDefault="009320B8" w:rsidP="00876602">
            <w:pPr>
              <w:snapToGrid w:val="0"/>
              <w:spacing w:after="120"/>
              <w:rPr>
                <w:del w:id="4606" w:author="Eivind" w:date="2018-07-12T22:54:00Z"/>
                <w:sz w:val="16"/>
                <w:szCs w:val="16"/>
              </w:rPr>
            </w:pPr>
            <w:ins w:id="4607" w:author="Raphael Malyankar" w:date="2018-07-05T21:41:00Z">
              <w:del w:id="4608" w:author="Eivind" w:date="2018-07-12T22:33:00Z">
                <w:r w:rsidRPr="009320B8" w:rsidDel="000D22AD">
                  <w:rPr>
                    <w:sz w:val="16"/>
                    <w:szCs w:val="16"/>
                  </w:rPr>
                  <w:delText>Class for S-100 catalogue metadata.</w:delText>
                </w:r>
              </w:del>
            </w:ins>
            <w:del w:id="4609" w:author="Eivind" w:date="2018-07-12T22:33:00Z">
              <w:r w:rsidR="006B114A" w:rsidDel="000D22AD">
                <w:rPr>
                  <w:sz w:val="16"/>
                  <w:szCs w:val="16"/>
                </w:rPr>
                <w:delText>(To do: add Description when S-100 adds it.)</w:delText>
              </w:r>
            </w:del>
          </w:p>
        </w:tc>
        <w:tc>
          <w:tcPr>
            <w:tcW w:w="8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B398E8" w14:textId="7A4534A5" w:rsidR="006B114A" w:rsidDel="0038570A" w:rsidRDefault="006B114A" w:rsidP="00876602">
            <w:pPr>
              <w:snapToGrid w:val="0"/>
              <w:spacing w:after="120"/>
              <w:jc w:val="center"/>
              <w:rPr>
                <w:del w:id="4610" w:author="Eivind" w:date="2018-07-12T22:54:00Z"/>
                <w:sz w:val="16"/>
                <w:szCs w:val="16"/>
              </w:rPr>
            </w:pPr>
            <w:del w:id="4611" w:author="Eivind" w:date="2018-07-12T22:33:00Z">
              <w:r w:rsidDel="000D22AD">
                <w:rPr>
                  <w:sz w:val="16"/>
                  <w:szCs w:val="16"/>
                </w:rPr>
                <w:delText>-</w:delText>
              </w:r>
            </w:del>
          </w:p>
        </w:tc>
        <w:tc>
          <w:tcPr>
            <w:tcW w:w="243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FFDEEEC" w14:textId="4C019B99" w:rsidR="006B114A" w:rsidDel="0038570A" w:rsidRDefault="00CA309F" w:rsidP="00876602">
            <w:pPr>
              <w:snapToGrid w:val="0"/>
              <w:spacing w:after="120"/>
              <w:rPr>
                <w:del w:id="4612" w:author="Eivind" w:date="2018-07-12T22:54:00Z"/>
                <w:sz w:val="16"/>
                <w:szCs w:val="16"/>
              </w:rPr>
            </w:pPr>
            <w:ins w:id="4613" w:author="Raphael Malyankar" w:date="2018-07-05T18:42:00Z">
              <w:del w:id="4614" w:author="Eivind" w:date="2018-07-12T22:33:00Z">
                <w:r w:rsidDel="000D22AD">
                  <w:rPr>
                    <w:sz w:val="16"/>
                    <w:szCs w:val="16"/>
                  </w:rPr>
                  <w:delText>Class</w:delText>
                </w:r>
              </w:del>
            </w:ins>
            <w:del w:id="4615" w:author="Eivind" w:date="2018-07-12T22:33:00Z">
              <w:r w:rsidR="006B114A" w:rsidDel="000D22AD">
                <w:rPr>
                  <w:sz w:val="16"/>
                  <w:szCs w:val="16"/>
                </w:rPr>
                <w:delText>-</w:delText>
              </w:r>
            </w:del>
          </w:p>
        </w:tc>
        <w:tc>
          <w:tcPr>
            <w:tcW w:w="30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BC3AA20" w14:textId="74BB131F" w:rsidR="006B114A" w:rsidDel="0038570A" w:rsidRDefault="006B114A" w:rsidP="00876602">
            <w:pPr>
              <w:snapToGrid w:val="0"/>
              <w:spacing w:after="120"/>
              <w:rPr>
                <w:del w:id="4616" w:author="Eivind" w:date="2018-07-12T22:54:00Z"/>
                <w:sz w:val="16"/>
                <w:szCs w:val="16"/>
              </w:rPr>
            </w:pPr>
          </w:p>
        </w:tc>
      </w:tr>
      <w:tr w:rsidR="006B114A" w:rsidDel="0038570A" w14:paraId="71D55568" w14:textId="5BE7C5DE" w:rsidTr="00820BA8">
        <w:trPr>
          <w:gridAfter w:val="1"/>
          <w:wAfter w:w="33" w:type="dxa"/>
          <w:trHeight w:val="198"/>
          <w:del w:id="4617" w:author="Eivind" w:date="2018-07-12T22:54:00Z"/>
        </w:trPr>
        <w:tc>
          <w:tcPr>
            <w:tcW w:w="3034" w:type="dxa"/>
            <w:gridSpan w:val="2"/>
            <w:tcBorders>
              <w:top w:val="single" w:sz="4" w:space="0" w:color="000000"/>
              <w:left w:val="single" w:sz="4" w:space="0" w:color="000000"/>
              <w:bottom w:val="single" w:sz="4" w:space="0" w:color="000000"/>
              <w:right w:val="single" w:sz="4" w:space="0" w:color="000000"/>
            </w:tcBorders>
            <w:vAlign w:val="center"/>
          </w:tcPr>
          <w:p w14:paraId="78A35551" w14:textId="7EC0B0A1" w:rsidR="006B114A" w:rsidDel="0038570A" w:rsidRDefault="006B114A" w:rsidP="00876602">
            <w:pPr>
              <w:snapToGrid w:val="0"/>
              <w:spacing w:after="120"/>
              <w:rPr>
                <w:del w:id="4618" w:author="Eivind" w:date="2018-07-12T22:54:00Z"/>
                <w:sz w:val="16"/>
                <w:szCs w:val="16"/>
              </w:rPr>
            </w:pPr>
            <w:del w:id="4619" w:author="Eivind" w:date="2018-07-12T22:33:00Z">
              <w:r w:rsidDel="000D22AD">
                <w:rPr>
                  <w:sz w:val="16"/>
                  <w:szCs w:val="16"/>
                </w:rPr>
                <w:delText>filename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2D0D0E25" w14:textId="41450288" w:rsidR="006B114A" w:rsidDel="0038570A" w:rsidRDefault="006B114A" w:rsidP="00876602">
            <w:pPr>
              <w:snapToGrid w:val="0"/>
              <w:spacing w:after="120"/>
              <w:rPr>
                <w:del w:id="4620" w:author="Eivind" w:date="2018-07-12T22:54:00Z"/>
                <w:sz w:val="16"/>
                <w:szCs w:val="16"/>
              </w:rPr>
            </w:pPr>
            <w:del w:id="4621" w:author="Eivind" w:date="2018-07-12T22:33:00Z">
              <w:r w:rsidDel="000D22AD">
                <w:rPr>
                  <w:sz w:val="16"/>
                  <w:szCs w:val="16"/>
                </w:rPr>
                <w:delText>The name for the catalogue</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68E475E2" w14:textId="0F7EE091" w:rsidR="006B114A" w:rsidDel="0038570A" w:rsidRDefault="006B114A" w:rsidP="00876602">
            <w:pPr>
              <w:snapToGrid w:val="0"/>
              <w:spacing w:after="120"/>
              <w:jc w:val="center"/>
              <w:rPr>
                <w:del w:id="4622" w:author="Eivind" w:date="2018-07-12T22:54:00Z"/>
                <w:sz w:val="16"/>
                <w:szCs w:val="16"/>
              </w:rPr>
            </w:pPr>
            <w:del w:id="4623" w:author="Eivind" w:date="2018-07-12T22:33:00Z">
              <w:r w:rsidDel="000D22AD">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1F8B5424" w14:textId="1179E741" w:rsidR="006B114A" w:rsidDel="0038570A" w:rsidRDefault="006B114A" w:rsidP="00876602">
            <w:pPr>
              <w:snapToGrid w:val="0"/>
              <w:spacing w:after="120"/>
              <w:rPr>
                <w:del w:id="4624" w:author="Eivind" w:date="2018-07-12T22:54:00Z"/>
                <w:sz w:val="16"/>
                <w:szCs w:val="16"/>
              </w:rPr>
            </w:pPr>
            <w:del w:id="4625" w:author="Eivind" w:date="2018-07-12T22:33:00Z">
              <w:r w:rsidDel="000D22AD">
                <w:rPr>
                  <w:sz w:val="16"/>
                  <w:szCs w:val="16"/>
                </w:rPr>
                <w:delText>CharacterString</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3F27B847" w14:textId="0CA97485" w:rsidR="006B114A" w:rsidDel="0038570A" w:rsidRDefault="006B114A" w:rsidP="00876602">
            <w:pPr>
              <w:snapToGrid w:val="0"/>
              <w:spacing w:after="120"/>
              <w:rPr>
                <w:del w:id="4626" w:author="Eivind" w:date="2018-07-12T22:54:00Z"/>
                <w:sz w:val="16"/>
                <w:szCs w:val="16"/>
              </w:rPr>
            </w:pPr>
          </w:p>
        </w:tc>
      </w:tr>
      <w:tr w:rsidR="006B114A" w:rsidDel="0038570A" w14:paraId="26556FE8" w14:textId="77B60939" w:rsidTr="00820BA8">
        <w:trPr>
          <w:gridAfter w:val="1"/>
          <w:wAfter w:w="33" w:type="dxa"/>
          <w:trHeight w:val="198"/>
          <w:del w:id="4627" w:author="Eivind" w:date="2018-07-12T22:54:00Z"/>
        </w:trPr>
        <w:tc>
          <w:tcPr>
            <w:tcW w:w="3034" w:type="dxa"/>
            <w:gridSpan w:val="2"/>
            <w:tcBorders>
              <w:top w:val="single" w:sz="4" w:space="0" w:color="000000"/>
              <w:left w:val="single" w:sz="4" w:space="0" w:color="000000"/>
              <w:bottom w:val="single" w:sz="4" w:space="0" w:color="000000"/>
              <w:right w:val="single" w:sz="4" w:space="0" w:color="000000"/>
            </w:tcBorders>
            <w:vAlign w:val="center"/>
          </w:tcPr>
          <w:p w14:paraId="203A59EA" w14:textId="659EAE49" w:rsidR="006B114A" w:rsidDel="0038570A" w:rsidRDefault="006B114A" w:rsidP="00876602">
            <w:pPr>
              <w:snapToGrid w:val="0"/>
              <w:spacing w:after="120"/>
              <w:rPr>
                <w:del w:id="4628" w:author="Eivind" w:date="2018-07-12T22:54:00Z"/>
                <w:sz w:val="16"/>
                <w:szCs w:val="16"/>
              </w:rPr>
            </w:pPr>
            <w:del w:id="4629" w:author="Eivind" w:date="2018-07-12T22:33:00Z">
              <w:r w:rsidDel="000D22AD">
                <w:rPr>
                  <w:sz w:val="16"/>
                  <w:szCs w:val="16"/>
                </w:rPr>
                <w:delText>fileLocation</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79982578" w14:textId="13912227" w:rsidR="006B114A" w:rsidDel="0038570A" w:rsidRDefault="006B114A" w:rsidP="00876602">
            <w:pPr>
              <w:snapToGrid w:val="0"/>
              <w:spacing w:after="120"/>
              <w:rPr>
                <w:del w:id="4630" w:author="Eivind" w:date="2018-07-12T22:54:00Z"/>
                <w:sz w:val="16"/>
                <w:szCs w:val="16"/>
              </w:rPr>
            </w:pPr>
            <w:del w:id="4631" w:author="Eivind" w:date="2018-07-12T22:33:00Z">
              <w:r w:rsidDel="000D22AD">
                <w:rPr>
                  <w:sz w:val="16"/>
                  <w:szCs w:val="16"/>
                </w:rPr>
                <w:delText>Full location from the exchange set root director</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5CE26706" w14:textId="41D800C5" w:rsidR="006B114A" w:rsidDel="0038570A" w:rsidRDefault="006B114A" w:rsidP="00876602">
            <w:pPr>
              <w:snapToGrid w:val="0"/>
              <w:spacing w:after="120"/>
              <w:jc w:val="center"/>
              <w:rPr>
                <w:del w:id="4632" w:author="Eivind" w:date="2018-07-12T22:54:00Z"/>
                <w:sz w:val="16"/>
                <w:szCs w:val="16"/>
              </w:rPr>
            </w:pPr>
            <w:del w:id="4633" w:author="Eivind" w:date="2018-07-12T22:33:00Z">
              <w:r w:rsidDel="000D22AD">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749749E3" w14:textId="16A24DCD" w:rsidR="006B114A" w:rsidDel="0038570A" w:rsidRDefault="006B114A" w:rsidP="00876602">
            <w:pPr>
              <w:snapToGrid w:val="0"/>
              <w:spacing w:after="120"/>
              <w:rPr>
                <w:del w:id="4634" w:author="Eivind" w:date="2018-07-12T22:54:00Z"/>
                <w:sz w:val="16"/>
                <w:szCs w:val="16"/>
              </w:rPr>
            </w:pPr>
            <w:del w:id="4635" w:author="Eivind" w:date="2018-07-12T22:33:00Z">
              <w:r w:rsidDel="000D22AD">
                <w:rPr>
                  <w:sz w:val="16"/>
                  <w:szCs w:val="16"/>
                </w:rPr>
                <w:delText>CharacterString</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6AFA7B34" w14:textId="6B8F68D8" w:rsidR="006B114A" w:rsidDel="0038570A" w:rsidRDefault="006B114A" w:rsidP="00876602">
            <w:pPr>
              <w:snapToGrid w:val="0"/>
              <w:spacing w:after="120"/>
              <w:rPr>
                <w:del w:id="4636" w:author="Eivind" w:date="2018-07-12T22:54:00Z"/>
                <w:sz w:val="16"/>
                <w:szCs w:val="16"/>
              </w:rPr>
            </w:pPr>
            <w:del w:id="4637" w:author="Eivind" w:date="2018-07-12T22:33:00Z">
              <w:r w:rsidDel="000D22AD">
                <w:rPr>
                  <w:sz w:val="16"/>
                  <w:szCs w:val="16"/>
                </w:rPr>
                <w:delText>Path relative to the root directory of the exchange set.  The location of the file after the exchange set is unpacked into directory &lt;EXCH_ROOT&gt; will be &lt;EXCH_ROOT&gt;/&lt;filePath&gt;/&lt;filename&gt;</w:delText>
              </w:r>
            </w:del>
          </w:p>
        </w:tc>
      </w:tr>
      <w:tr w:rsidR="006B114A" w:rsidDel="0038570A" w14:paraId="5137A27D" w14:textId="27F6EF86" w:rsidTr="00820BA8">
        <w:trPr>
          <w:gridAfter w:val="1"/>
          <w:wAfter w:w="33" w:type="dxa"/>
          <w:trHeight w:val="436"/>
          <w:del w:id="4638" w:author="Eivind" w:date="2018-07-12T22:54:00Z"/>
        </w:trPr>
        <w:tc>
          <w:tcPr>
            <w:tcW w:w="3034" w:type="dxa"/>
            <w:gridSpan w:val="2"/>
            <w:tcBorders>
              <w:top w:val="single" w:sz="4" w:space="0" w:color="000000"/>
              <w:left w:val="single" w:sz="4" w:space="0" w:color="000000"/>
              <w:bottom w:val="single" w:sz="4" w:space="0" w:color="000000"/>
              <w:right w:val="single" w:sz="4" w:space="0" w:color="000000"/>
            </w:tcBorders>
            <w:vAlign w:val="center"/>
          </w:tcPr>
          <w:p w14:paraId="36B2CE0E" w14:textId="1D8CB922" w:rsidR="006B114A" w:rsidDel="0038570A" w:rsidRDefault="006B114A" w:rsidP="00876602">
            <w:pPr>
              <w:snapToGrid w:val="0"/>
              <w:spacing w:after="120"/>
              <w:rPr>
                <w:del w:id="4639" w:author="Eivind" w:date="2018-07-12T22:54:00Z"/>
                <w:sz w:val="16"/>
                <w:szCs w:val="16"/>
              </w:rPr>
            </w:pPr>
            <w:del w:id="4640" w:author="Eivind" w:date="2018-07-12T22:33:00Z">
              <w:r w:rsidDel="000D22AD">
                <w:rPr>
                  <w:sz w:val="16"/>
                  <w:szCs w:val="16"/>
                </w:rPr>
                <w:delText>scope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0497C076" w14:textId="3AA716B5" w:rsidR="006B114A" w:rsidDel="0038570A" w:rsidRDefault="006B114A" w:rsidP="00876602">
            <w:pPr>
              <w:snapToGrid w:val="0"/>
              <w:spacing w:after="120"/>
              <w:rPr>
                <w:del w:id="4641" w:author="Eivind" w:date="2018-07-12T22:54:00Z"/>
                <w:sz w:val="16"/>
                <w:szCs w:val="16"/>
              </w:rPr>
            </w:pPr>
            <w:del w:id="4642" w:author="Eivind" w:date="2018-07-12T22:33:00Z">
              <w:r w:rsidDel="000D22AD">
                <w:rPr>
                  <w:sz w:val="16"/>
                  <w:szCs w:val="16"/>
                </w:rPr>
                <w:delText>Subject domain of the catalogue</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4CBF2C62" w14:textId="371EF0ED" w:rsidR="006B114A" w:rsidDel="0038570A" w:rsidRDefault="006B114A" w:rsidP="00876602">
            <w:pPr>
              <w:snapToGrid w:val="0"/>
              <w:spacing w:after="120"/>
              <w:jc w:val="center"/>
              <w:rPr>
                <w:del w:id="4643" w:author="Eivind" w:date="2018-07-12T22:54:00Z"/>
                <w:sz w:val="16"/>
                <w:szCs w:val="16"/>
              </w:rPr>
            </w:pPr>
            <w:del w:id="4644" w:author="Eivind" w:date="2018-07-12T22:33:00Z">
              <w:r w:rsidDel="000D22AD">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5D168A4F" w14:textId="390D7F67" w:rsidR="006B114A" w:rsidDel="0038570A" w:rsidRDefault="006B114A" w:rsidP="00876602">
            <w:pPr>
              <w:snapToGrid w:val="0"/>
              <w:spacing w:after="120"/>
              <w:rPr>
                <w:del w:id="4645" w:author="Eivind" w:date="2018-07-12T22:54:00Z"/>
                <w:sz w:val="16"/>
                <w:szCs w:val="16"/>
              </w:rPr>
            </w:pPr>
            <w:del w:id="4646" w:author="Eivind" w:date="2018-07-12T22:33:00Z">
              <w:r w:rsidDel="000D22AD">
                <w:rPr>
                  <w:sz w:val="16"/>
                  <w:szCs w:val="16"/>
                </w:rPr>
                <w:delText>S100_CatalogueScope</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44C4E951" w14:textId="55DD5AF3" w:rsidR="006B114A" w:rsidDel="0038570A" w:rsidRDefault="006B114A" w:rsidP="00876602">
            <w:pPr>
              <w:snapToGrid w:val="0"/>
              <w:spacing w:after="120"/>
              <w:rPr>
                <w:del w:id="4647" w:author="Eivind" w:date="2018-07-12T22:54:00Z"/>
                <w:sz w:val="16"/>
                <w:szCs w:val="16"/>
              </w:rPr>
            </w:pPr>
          </w:p>
        </w:tc>
      </w:tr>
      <w:tr w:rsidR="006B114A" w:rsidDel="0038570A" w14:paraId="3CAB615A" w14:textId="315D63BC" w:rsidTr="00820BA8">
        <w:trPr>
          <w:gridAfter w:val="1"/>
          <w:wAfter w:w="33" w:type="dxa"/>
          <w:trHeight w:val="416"/>
          <w:del w:id="4648" w:author="Eivind" w:date="2018-07-12T22:54:00Z"/>
        </w:trPr>
        <w:tc>
          <w:tcPr>
            <w:tcW w:w="3034" w:type="dxa"/>
            <w:gridSpan w:val="2"/>
            <w:tcBorders>
              <w:top w:val="single" w:sz="4" w:space="0" w:color="000000"/>
              <w:left w:val="single" w:sz="4" w:space="0" w:color="000000"/>
              <w:bottom w:val="single" w:sz="4" w:space="0" w:color="000000"/>
              <w:right w:val="single" w:sz="4" w:space="0" w:color="000000"/>
            </w:tcBorders>
            <w:vAlign w:val="center"/>
          </w:tcPr>
          <w:p w14:paraId="5E617BFC" w14:textId="474FB9F3" w:rsidR="006B114A" w:rsidDel="0038570A" w:rsidRDefault="006B114A" w:rsidP="00876602">
            <w:pPr>
              <w:snapToGrid w:val="0"/>
              <w:spacing w:after="120"/>
              <w:rPr>
                <w:del w:id="4649" w:author="Eivind" w:date="2018-07-12T22:54:00Z"/>
                <w:sz w:val="16"/>
                <w:szCs w:val="16"/>
              </w:rPr>
            </w:pPr>
            <w:del w:id="4650" w:author="Eivind" w:date="2018-07-12T22:33:00Z">
              <w:r w:rsidDel="000D22AD">
                <w:rPr>
                  <w:sz w:val="16"/>
                  <w:szCs w:val="16"/>
                </w:rPr>
                <w:delText>versionNumber</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5CDE65EF" w14:textId="589D8A0D" w:rsidR="006B114A" w:rsidDel="0038570A" w:rsidRDefault="006B114A" w:rsidP="00876602">
            <w:pPr>
              <w:snapToGrid w:val="0"/>
              <w:spacing w:after="120"/>
              <w:rPr>
                <w:del w:id="4651" w:author="Eivind" w:date="2018-07-12T22:54:00Z"/>
                <w:sz w:val="16"/>
                <w:szCs w:val="16"/>
              </w:rPr>
            </w:pPr>
            <w:del w:id="4652" w:author="Eivind" w:date="2018-07-12T22:33:00Z">
              <w:r w:rsidDel="000D22AD">
                <w:rPr>
                  <w:sz w:val="16"/>
                  <w:szCs w:val="16"/>
                </w:rPr>
                <w:delText>The version number of the product specification</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5AF97789" w14:textId="2EC5E858" w:rsidR="006B114A" w:rsidDel="0038570A" w:rsidRDefault="006B114A" w:rsidP="00876602">
            <w:pPr>
              <w:snapToGrid w:val="0"/>
              <w:spacing w:after="120"/>
              <w:jc w:val="center"/>
              <w:rPr>
                <w:del w:id="4653" w:author="Eivind" w:date="2018-07-12T22:54:00Z"/>
                <w:sz w:val="16"/>
                <w:szCs w:val="16"/>
              </w:rPr>
            </w:pPr>
            <w:del w:id="4654" w:author="Eivind" w:date="2018-07-12T22:33:00Z">
              <w:r w:rsidDel="000D22AD">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2F6BAA52" w14:textId="796F46B7" w:rsidR="006B114A" w:rsidDel="0038570A" w:rsidRDefault="006B114A" w:rsidP="00876602">
            <w:pPr>
              <w:snapToGrid w:val="0"/>
              <w:spacing w:after="120"/>
              <w:rPr>
                <w:del w:id="4655" w:author="Eivind" w:date="2018-07-12T22:54:00Z"/>
                <w:sz w:val="16"/>
                <w:szCs w:val="16"/>
              </w:rPr>
            </w:pPr>
            <w:del w:id="4656" w:author="Eivind" w:date="2018-07-12T22:33:00Z">
              <w:r w:rsidDel="000D22AD">
                <w:rPr>
                  <w:sz w:val="16"/>
                  <w:szCs w:val="16"/>
                </w:rPr>
                <w:delText>CharacterString</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5071E6AD" w14:textId="3CF8D703" w:rsidR="006B114A" w:rsidDel="0038570A" w:rsidRDefault="006B114A" w:rsidP="00876602">
            <w:pPr>
              <w:snapToGrid w:val="0"/>
              <w:spacing w:after="120"/>
              <w:rPr>
                <w:del w:id="4657" w:author="Eivind" w:date="2018-07-12T22:54:00Z"/>
                <w:sz w:val="16"/>
                <w:szCs w:val="16"/>
              </w:rPr>
            </w:pPr>
          </w:p>
        </w:tc>
      </w:tr>
      <w:tr w:rsidR="006B114A" w:rsidDel="0038570A" w14:paraId="4D802789" w14:textId="1C7F85D7" w:rsidTr="00820BA8">
        <w:trPr>
          <w:gridAfter w:val="1"/>
          <w:wAfter w:w="33" w:type="dxa"/>
          <w:trHeight w:val="416"/>
          <w:del w:id="4658" w:author="Eivind" w:date="2018-07-12T22:54:00Z"/>
        </w:trPr>
        <w:tc>
          <w:tcPr>
            <w:tcW w:w="3034" w:type="dxa"/>
            <w:gridSpan w:val="2"/>
            <w:tcBorders>
              <w:top w:val="single" w:sz="4" w:space="0" w:color="000000"/>
              <w:left w:val="single" w:sz="4" w:space="0" w:color="000000"/>
              <w:bottom w:val="single" w:sz="4" w:space="0" w:color="000000"/>
              <w:right w:val="single" w:sz="4" w:space="0" w:color="000000"/>
            </w:tcBorders>
            <w:vAlign w:val="center"/>
          </w:tcPr>
          <w:p w14:paraId="15C27FC2" w14:textId="66C7EE5F" w:rsidR="006B114A" w:rsidDel="0038570A" w:rsidRDefault="006B114A" w:rsidP="00876602">
            <w:pPr>
              <w:snapToGrid w:val="0"/>
              <w:spacing w:after="120"/>
              <w:rPr>
                <w:del w:id="4659" w:author="Eivind" w:date="2018-07-12T22:54:00Z"/>
                <w:sz w:val="16"/>
                <w:szCs w:val="16"/>
              </w:rPr>
            </w:pPr>
            <w:del w:id="4660" w:author="Eivind" w:date="2018-07-12T22:33:00Z">
              <w:r w:rsidDel="000D22AD">
                <w:rPr>
                  <w:sz w:val="16"/>
                  <w:szCs w:val="16"/>
                </w:rPr>
                <w:delText>issueDate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61ABE295" w14:textId="1F10B2DE" w:rsidR="006B114A" w:rsidDel="0038570A" w:rsidRDefault="006B114A" w:rsidP="00876602">
            <w:pPr>
              <w:snapToGrid w:val="0"/>
              <w:spacing w:after="120"/>
              <w:rPr>
                <w:del w:id="4661" w:author="Eivind" w:date="2018-07-12T22:54:00Z"/>
                <w:sz w:val="16"/>
                <w:szCs w:val="16"/>
              </w:rPr>
            </w:pPr>
            <w:del w:id="4662" w:author="Eivind" w:date="2018-07-12T22:33:00Z">
              <w:r w:rsidDel="000D22AD">
                <w:rPr>
                  <w:sz w:val="16"/>
                  <w:szCs w:val="16"/>
                </w:rPr>
                <w:delText>The version date of the product specification</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1A20554F" w14:textId="5EAAA7E4" w:rsidR="006B114A" w:rsidDel="0038570A" w:rsidRDefault="006B114A" w:rsidP="00876602">
            <w:pPr>
              <w:snapToGrid w:val="0"/>
              <w:spacing w:after="120"/>
              <w:jc w:val="center"/>
              <w:rPr>
                <w:del w:id="4663" w:author="Eivind" w:date="2018-07-12T22:54:00Z"/>
                <w:sz w:val="16"/>
                <w:szCs w:val="16"/>
              </w:rPr>
            </w:pPr>
            <w:del w:id="4664" w:author="Eivind" w:date="2018-07-12T22:33:00Z">
              <w:r w:rsidDel="000D22AD">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65756FBE" w14:textId="53F7CD56" w:rsidR="006B114A" w:rsidDel="0038570A" w:rsidRDefault="006B114A" w:rsidP="00876602">
            <w:pPr>
              <w:snapToGrid w:val="0"/>
              <w:spacing w:after="120"/>
              <w:rPr>
                <w:del w:id="4665" w:author="Eivind" w:date="2018-07-12T22:54:00Z"/>
                <w:sz w:val="16"/>
                <w:szCs w:val="16"/>
              </w:rPr>
            </w:pPr>
            <w:del w:id="4666" w:author="Eivind" w:date="2018-07-12T22:33:00Z">
              <w:r w:rsidDel="000D22AD">
                <w:rPr>
                  <w:sz w:val="16"/>
                  <w:szCs w:val="16"/>
                </w:rPr>
                <w:delText>Date</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654CC721" w14:textId="648D5194" w:rsidR="006B114A" w:rsidDel="0038570A" w:rsidRDefault="006B114A" w:rsidP="00876602">
            <w:pPr>
              <w:snapToGrid w:val="0"/>
              <w:spacing w:after="120"/>
              <w:rPr>
                <w:del w:id="4667" w:author="Eivind" w:date="2018-07-12T22:54:00Z"/>
                <w:sz w:val="16"/>
                <w:szCs w:val="16"/>
              </w:rPr>
            </w:pPr>
          </w:p>
        </w:tc>
      </w:tr>
      <w:tr w:rsidR="006B114A" w:rsidDel="0038570A" w14:paraId="415F4F49" w14:textId="302EFEE9" w:rsidTr="00820BA8">
        <w:trPr>
          <w:gridAfter w:val="1"/>
          <w:wAfter w:w="33" w:type="dxa"/>
          <w:trHeight w:val="198"/>
          <w:del w:id="4668" w:author="Eivind" w:date="2018-07-12T22:54:00Z"/>
        </w:trPr>
        <w:tc>
          <w:tcPr>
            <w:tcW w:w="3034" w:type="dxa"/>
            <w:gridSpan w:val="2"/>
            <w:tcBorders>
              <w:top w:val="single" w:sz="4" w:space="0" w:color="000000"/>
              <w:left w:val="single" w:sz="4" w:space="0" w:color="000000"/>
              <w:bottom w:val="single" w:sz="4" w:space="0" w:color="000000"/>
              <w:right w:val="single" w:sz="4" w:space="0" w:color="000000"/>
            </w:tcBorders>
            <w:vAlign w:val="center"/>
          </w:tcPr>
          <w:p w14:paraId="487997D9" w14:textId="633E523C" w:rsidR="006B114A" w:rsidDel="0038570A" w:rsidRDefault="006B114A" w:rsidP="00876602">
            <w:pPr>
              <w:snapToGrid w:val="0"/>
              <w:spacing w:after="120"/>
              <w:rPr>
                <w:del w:id="4669" w:author="Eivind" w:date="2018-07-12T22:54:00Z"/>
                <w:sz w:val="16"/>
                <w:szCs w:val="16"/>
              </w:rPr>
            </w:pPr>
            <w:del w:id="4670" w:author="Eivind" w:date="2018-07-12T22:33:00Z">
              <w:r w:rsidDel="000D22AD">
                <w:rPr>
                  <w:sz w:val="16"/>
                  <w:szCs w:val="16"/>
                </w:rPr>
                <w:delText>productSpecification</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7BC33AF1" w14:textId="68E5AC6C" w:rsidR="006B114A" w:rsidDel="0038570A" w:rsidRDefault="006B114A" w:rsidP="00876602">
            <w:pPr>
              <w:snapToGrid w:val="0"/>
              <w:spacing w:after="120"/>
              <w:rPr>
                <w:del w:id="4671" w:author="Eivind" w:date="2018-07-12T22:54:00Z"/>
                <w:sz w:val="16"/>
                <w:szCs w:val="16"/>
              </w:rPr>
            </w:pPr>
            <w:del w:id="4672" w:author="Eivind" w:date="2018-07-12T22:33:00Z">
              <w:r w:rsidDel="000D22AD">
                <w:rPr>
                  <w:sz w:val="16"/>
                  <w:szCs w:val="16"/>
                </w:rPr>
                <w:delText>The product specification used to create this file</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0BB92AF6" w14:textId="4E14A943" w:rsidR="006B114A" w:rsidDel="0038570A" w:rsidRDefault="006B114A" w:rsidP="00876602">
            <w:pPr>
              <w:snapToGrid w:val="0"/>
              <w:spacing w:after="120"/>
              <w:jc w:val="center"/>
              <w:rPr>
                <w:del w:id="4673" w:author="Eivind" w:date="2018-07-12T22:54:00Z"/>
                <w:sz w:val="16"/>
                <w:szCs w:val="16"/>
              </w:rPr>
            </w:pPr>
            <w:del w:id="4674" w:author="Eivind" w:date="2018-07-12T22:33:00Z">
              <w:r w:rsidDel="000D22AD">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59B1D923" w14:textId="09AE5D1D" w:rsidR="006B114A" w:rsidDel="0038570A" w:rsidRDefault="006B114A" w:rsidP="00876602">
            <w:pPr>
              <w:snapToGrid w:val="0"/>
              <w:spacing w:after="120"/>
              <w:rPr>
                <w:del w:id="4675" w:author="Eivind" w:date="2018-07-12T22:54:00Z"/>
                <w:sz w:val="16"/>
                <w:szCs w:val="16"/>
              </w:rPr>
            </w:pPr>
            <w:del w:id="4676" w:author="Eivind" w:date="2018-07-12T22:33:00Z">
              <w:r w:rsidDel="000D22AD">
                <w:rPr>
                  <w:sz w:val="16"/>
                  <w:szCs w:val="16"/>
                </w:rPr>
                <w:delText>S100_ProductSpecification</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16E3EF48" w14:textId="0136D8FC" w:rsidR="006B114A" w:rsidDel="0038570A" w:rsidRDefault="006B114A" w:rsidP="00876602">
            <w:pPr>
              <w:snapToGrid w:val="0"/>
              <w:spacing w:after="120"/>
              <w:rPr>
                <w:del w:id="4677" w:author="Eivind" w:date="2018-07-12T22:54:00Z"/>
                <w:rFonts w:cs="Arial"/>
                <w:sz w:val="16"/>
                <w:szCs w:val="16"/>
              </w:rPr>
            </w:pPr>
          </w:p>
        </w:tc>
      </w:tr>
      <w:tr w:rsidR="006B114A" w:rsidDel="0038570A" w14:paraId="7393F36F" w14:textId="5F5FD386" w:rsidTr="00820BA8">
        <w:trPr>
          <w:gridAfter w:val="1"/>
          <w:wAfter w:w="33" w:type="dxa"/>
          <w:trHeight w:val="218"/>
          <w:del w:id="4678" w:author="Eivind" w:date="2018-07-12T22:54:00Z"/>
        </w:trPr>
        <w:tc>
          <w:tcPr>
            <w:tcW w:w="3034" w:type="dxa"/>
            <w:gridSpan w:val="2"/>
            <w:tcBorders>
              <w:top w:val="single" w:sz="4" w:space="0" w:color="000000"/>
              <w:left w:val="single" w:sz="4" w:space="0" w:color="000000"/>
              <w:bottom w:val="single" w:sz="4" w:space="0" w:color="000000"/>
              <w:right w:val="single" w:sz="4" w:space="0" w:color="000000"/>
            </w:tcBorders>
            <w:vAlign w:val="center"/>
          </w:tcPr>
          <w:p w14:paraId="00716ADB" w14:textId="15F5EF70" w:rsidR="006B114A" w:rsidDel="0038570A" w:rsidRDefault="006B114A" w:rsidP="00876602">
            <w:pPr>
              <w:snapToGrid w:val="0"/>
              <w:spacing w:after="120"/>
              <w:rPr>
                <w:del w:id="4679" w:author="Eivind" w:date="2018-07-12T22:54:00Z"/>
                <w:sz w:val="16"/>
                <w:szCs w:val="16"/>
              </w:rPr>
            </w:pPr>
            <w:del w:id="4680" w:author="Eivind" w:date="2018-07-12T22:33:00Z">
              <w:r w:rsidDel="000D22AD">
                <w:rPr>
                  <w:sz w:val="16"/>
                  <w:szCs w:val="16"/>
                </w:rPr>
                <w:delText>digitalSignatureReference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1A1D040A" w14:textId="16EF62E9" w:rsidR="006B114A" w:rsidDel="0038570A" w:rsidRDefault="006B114A" w:rsidP="00876602">
            <w:pPr>
              <w:snapToGrid w:val="0"/>
              <w:spacing w:after="120"/>
              <w:rPr>
                <w:del w:id="4681" w:author="Eivind" w:date="2018-07-12T22:54:00Z"/>
                <w:sz w:val="16"/>
                <w:szCs w:val="16"/>
              </w:rPr>
            </w:pPr>
            <w:del w:id="4682" w:author="Eivind" w:date="2018-07-12T22:33:00Z">
              <w:r w:rsidDel="000D22AD">
                <w:rPr>
                  <w:sz w:val="16"/>
                  <w:szCs w:val="16"/>
                </w:rPr>
                <w:delText>Digital Signature of the file</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6630BB1D" w14:textId="78B23DD9" w:rsidR="006B114A" w:rsidDel="0038570A" w:rsidRDefault="006B114A" w:rsidP="00876602">
            <w:pPr>
              <w:snapToGrid w:val="0"/>
              <w:spacing w:after="120"/>
              <w:jc w:val="center"/>
              <w:rPr>
                <w:del w:id="4683" w:author="Eivind" w:date="2018-07-12T22:54:00Z"/>
                <w:sz w:val="16"/>
                <w:szCs w:val="16"/>
              </w:rPr>
            </w:pPr>
            <w:del w:id="4684" w:author="Eivind" w:date="2018-07-12T22:33:00Z">
              <w:r w:rsidDel="000D22AD">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768737D0" w14:textId="68FBB50A" w:rsidR="006B114A" w:rsidDel="0038570A" w:rsidRDefault="00A420D9" w:rsidP="00876602">
            <w:pPr>
              <w:snapToGrid w:val="0"/>
              <w:spacing w:after="120"/>
              <w:rPr>
                <w:del w:id="4685" w:author="Eivind" w:date="2018-07-12T22:54:00Z"/>
                <w:sz w:val="16"/>
                <w:szCs w:val="16"/>
              </w:rPr>
            </w:pPr>
            <w:ins w:id="4686" w:author="Raphael Malyankar" w:date="2018-07-05T21:42:00Z">
              <w:del w:id="4687" w:author="Eivind" w:date="2018-07-12T22:33:00Z">
                <w:r w:rsidRPr="00A420D9" w:rsidDel="000D22AD">
                  <w:rPr>
                    <w:sz w:val="16"/>
                    <w:szCs w:val="16"/>
                  </w:rPr>
                  <w:delText>S100_DigitalSignature</w:delText>
                </w:r>
              </w:del>
            </w:ins>
            <w:del w:id="4688" w:author="Eivind" w:date="2018-07-12T22:33:00Z">
              <w:r w:rsidR="006B114A" w:rsidDel="000D22AD">
                <w:rPr>
                  <w:sz w:val="16"/>
                  <w:szCs w:val="16"/>
                </w:rPr>
                <w:delText>CharacterString</w:delText>
              </w:r>
            </w:del>
          </w:p>
        </w:tc>
        <w:tc>
          <w:tcPr>
            <w:tcW w:w="3060" w:type="dxa"/>
            <w:gridSpan w:val="2"/>
            <w:tcBorders>
              <w:top w:val="single" w:sz="4" w:space="0" w:color="000000"/>
              <w:left w:val="single" w:sz="4" w:space="0" w:color="000000"/>
              <w:bottom w:val="single" w:sz="4" w:space="0" w:color="000000"/>
              <w:right w:val="single" w:sz="4" w:space="0" w:color="000000"/>
            </w:tcBorders>
            <w:vAlign w:val="center"/>
          </w:tcPr>
          <w:p w14:paraId="3C751ADA" w14:textId="1B5D24F7" w:rsidR="006B114A" w:rsidDel="0038570A" w:rsidRDefault="006B114A" w:rsidP="00876602">
            <w:pPr>
              <w:snapToGrid w:val="0"/>
              <w:spacing w:after="120"/>
              <w:rPr>
                <w:del w:id="4689" w:author="Eivind" w:date="2018-07-12T22:54:00Z"/>
                <w:rFonts w:cs="Arial"/>
                <w:sz w:val="16"/>
                <w:szCs w:val="16"/>
              </w:rPr>
            </w:pPr>
            <w:del w:id="4690" w:author="Eivind" w:date="2018-07-12T22:33:00Z">
              <w:r w:rsidDel="000D22AD">
                <w:rPr>
                  <w:rFonts w:cs="Arial"/>
                  <w:sz w:val="16"/>
                  <w:szCs w:val="16"/>
                </w:rPr>
                <w:delText>Reference to the appropriate digital signature algorithm</w:delText>
              </w:r>
            </w:del>
          </w:p>
        </w:tc>
      </w:tr>
      <w:tr w:rsidR="00A420D9" w:rsidDel="0038570A" w14:paraId="2B081F73" w14:textId="7DD7014E" w:rsidTr="00820BA8">
        <w:trPr>
          <w:gridAfter w:val="1"/>
          <w:wAfter w:w="33" w:type="dxa"/>
          <w:trHeight w:val="218"/>
          <w:del w:id="4691" w:author="Eivind" w:date="2018-07-12T22:54:00Z"/>
        </w:trPr>
        <w:tc>
          <w:tcPr>
            <w:tcW w:w="3034" w:type="dxa"/>
            <w:gridSpan w:val="2"/>
            <w:tcBorders>
              <w:top w:val="single" w:sz="4" w:space="0" w:color="000000"/>
              <w:left w:val="single" w:sz="4" w:space="0" w:color="000000"/>
              <w:bottom w:val="single" w:sz="4" w:space="0" w:color="000000"/>
              <w:right w:val="single" w:sz="4" w:space="0" w:color="000000"/>
            </w:tcBorders>
            <w:vAlign w:val="center"/>
          </w:tcPr>
          <w:p w14:paraId="0DEEEC27" w14:textId="7A429391" w:rsidR="00A420D9" w:rsidDel="0038570A" w:rsidRDefault="00A420D9" w:rsidP="00A420D9">
            <w:pPr>
              <w:snapToGrid w:val="0"/>
              <w:spacing w:after="120"/>
              <w:rPr>
                <w:del w:id="4692" w:author="Eivind" w:date="2018-07-12T22:54:00Z"/>
                <w:sz w:val="16"/>
                <w:szCs w:val="16"/>
              </w:rPr>
            </w:pPr>
            <w:del w:id="4693" w:author="Eivind" w:date="2018-07-12T22:33:00Z">
              <w:r w:rsidDel="000D22AD">
                <w:rPr>
                  <w:sz w:val="16"/>
                  <w:szCs w:val="16"/>
                </w:rPr>
                <w:delText>digitalSignatureValue</w:delText>
              </w:r>
            </w:del>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21E64D57" w14:textId="67242459" w:rsidR="00A420D9" w:rsidDel="0038570A" w:rsidRDefault="00A420D9" w:rsidP="00A420D9">
            <w:pPr>
              <w:snapToGrid w:val="0"/>
              <w:spacing w:after="120"/>
              <w:rPr>
                <w:del w:id="4694" w:author="Eivind" w:date="2018-07-12T22:54:00Z"/>
                <w:sz w:val="16"/>
                <w:szCs w:val="16"/>
              </w:rPr>
            </w:pPr>
            <w:del w:id="4695" w:author="Eivind" w:date="2018-07-12T22:33:00Z">
              <w:r w:rsidDel="000D22AD">
                <w:rPr>
                  <w:sz w:val="16"/>
                  <w:szCs w:val="16"/>
                </w:rPr>
                <w:delText>Value derived from the digital signature</w:delText>
              </w:r>
            </w:del>
          </w:p>
        </w:tc>
        <w:tc>
          <w:tcPr>
            <w:tcW w:w="804" w:type="dxa"/>
            <w:tcBorders>
              <w:top w:val="single" w:sz="4" w:space="0" w:color="000000"/>
              <w:left w:val="single" w:sz="4" w:space="0" w:color="000000"/>
              <w:bottom w:val="single" w:sz="4" w:space="0" w:color="000000"/>
              <w:right w:val="single" w:sz="4" w:space="0" w:color="000000"/>
            </w:tcBorders>
            <w:vAlign w:val="center"/>
          </w:tcPr>
          <w:p w14:paraId="1B31CCC9" w14:textId="70936224" w:rsidR="00A420D9" w:rsidDel="0038570A" w:rsidRDefault="00A420D9" w:rsidP="00A420D9">
            <w:pPr>
              <w:snapToGrid w:val="0"/>
              <w:spacing w:after="120"/>
              <w:jc w:val="center"/>
              <w:rPr>
                <w:del w:id="4696" w:author="Eivind" w:date="2018-07-12T22:54:00Z"/>
                <w:sz w:val="16"/>
                <w:szCs w:val="16"/>
              </w:rPr>
            </w:pPr>
            <w:del w:id="4697" w:author="Eivind" w:date="2018-07-12T22:33:00Z">
              <w:r w:rsidDel="000D22AD">
                <w:rPr>
                  <w:sz w:val="16"/>
                  <w:szCs w:val="16"/>
                </w:rPr>
                <w:delText>1</w:delText>
              </w:r>
            </w:del>
          </w:p>
        </w:tc>
        <w:tc>
          <w:tcPr>
            <w:tcW w:w="2436" w:type="dxa"/>
            <w:gridSpan w:val="3"/>
            <w:tcBorders>
              <w:top w:val="single" w:sz="4" w:space="0" w:color="000000"/>
              <w:left w:val="single" w:sz="4" w:space="0" w:color="000000"/>
              <w:bottom w:val="single" w:sz="4" w:space="0" w:color="000000"/>
              <w:right w:val="single" w:sz="4" w:space="0" w:color="000000"/>
            </w:tcBorders>
          </w:tcPr>
          <w:p w14:paraId="608A0E1D" w14:textId="6128E9ED" w:rsidR="00A420D9" w:rsidDel="0038570A" w:rsidRDefault="00A420D9" w:rsidP="00A420D9">
            <w:pPr>
              <w:snapToGrid w:val="0"/>
              <w:spacing w:after="120"/>
              <w:rPr>
                <w:del w:id="4698" w:author="Eivind" w:date="2018-07-12T22:54:00Z"/>
                <w:sz w:val="16"/>
                <w:szCs w:val="16"/>
              </w:rPr>
            </w:pPr>
            <w:ins w:id="4699" w:author="Raphael Malyankar" w:date="2018-07-05T21:42:00Z">
              <w:del w:id="4700" w:author="Eivind" w:date="2018-07-12T22:33:00Z">
                <w:r w:rsidRPr="00091C8A" w:rsidDel="000D22AD">
                  <w:rPr>
                    <w:i/>
                    <w:sz w:val="16"/>
                    <w:szCs w:val="16"/>
                  </w:rPr>
                  <w:delText>S100_DigitalSignatureValue</w:delText>
                </w:r>
                <w:r w:rsidDel="000D22AD">
                  <w:rPr>
                    <w:sz w:val="16"/>
                    <w:szCs w:val="16"/>
                  </w:rPr>
                  <w:delText xml:space="preserve"> (Abstract type)</w:delText>
                </w:r>
              </w:del>
            </w:ins>
            <w:del w:id="4701" w:author="Eivind" w:date="2018-07-12T22:33:00Z">
              <w:r w:rsidDel="000D22AD">
                <w:rPr>
                  <w:sz w:val="16"/>
                  <w:szCs w:val="16"/>
                </w:rPr>
                <w:delText>CharacterString</w:delText>
              </w:r>
            </w:del>
          </w:p>
        </w:tc>
        <w:tc>
          <w:tcPr>
            <w:tcW w:w="3060" w:type="dxa"/>
            <w:gridSpan w:val="2"/>
            <w:tcBorders>
              <w:top w:val="single" w:sz="4" w:space="0" w:color="000000"/>
              <w:left w:val="single" w:sz="4" w:space="0" w:color="000000"/>
              <w:bottom w:val="single" w:sz="4" w:space="0" w:color="000000"/>
              <w:right w:val="single" w:sz="4" w:space="0" w:color="000000"/>
            </w:tcBorders>
          </w:tcPr>
          <w:p w14:paraId="0868FECA" w14:textId="37D7DE97" w:rsidR="00A420D9" w:rsidDel="000D22AD" w:rsidRDefault="00A420D9" w:rsidP="00A420D9">
            <w:pPr>
              <w:snapToGrid w:val="0"/>
              <w:spacing w:before="60" w:after="60"/>
              <w:jc w:val="left"/>
              <w:rPr>
                <w:ins w:id="4702" w:author="Raphael Malyankar" w:date="2018-07-05T21:42:00Z"/>
                <w:del w:id="4703" w:author="Eivind" w:date="2018-07-12T22:33:00Z"/>
                <w:rFonts w:cs="Arial"/>
                <w:sz w:val="16"/>
                <w:szCs w:val="16"/>
              </w:rPr>
            </w:pPr>
            <w:ins w:id="4704" w:author="Raphael Malyankar" w:date="2018-07-05T21:42:00Z">
              <w:del w:id="4705" w:author="Eivind" w:date="2018-07-12T22:33:00Z">
                <w:r w:rsidRPr="00E87E01" w:rsidDel="000D22AD">
                  <w:rPr>
                    <w:rFonts w:cs="Arial"/>
                    <w:sz w:val="16"/>
                    <w:szCs w:val="16"/>
                  </w:rPr>
                  <w:delText>The value resulting from application of digitalSignatureReference</w:delText>
                </w:r>
                <w:r w:rsidDel="000D22AD">
                  <w:rPr>
                    <w:rFonts w:cs="Arial"/>
                    <w:sz w:val="16"/>
                    <w:szCs w:val="16"/>
                  </w:rPr>
                  <w:delText>.</w:delText>
                </w:r>
              </w:del>
            </w:ins>
          </w:p>
          <w:p w14:paraId="2B4C593C" w14:textId="79A303D5" w:rsidR="00A420D9" w:rsidDel="0038570A" w:rsidRDefault="00A420D9" w:rsidP="00A420D9">
            <w:pPr>
              <w:snapToGrid w:val="0"/>
              <w:spacing w:after="120"/>
              <w:rPr>
                <w:del w:id="4706" w:author="Eivind" w:date="2018-07-12T22:54:00Z"/>
                <w:rFonts w:cs="Arial"/>
                <w:sz w:val="16"/>
                <w:szCs w:val="16"/>
              </w:rPr>
            </w:pPr>
            <w:ins w:id="4707" w:author="Raphael Malyankar" w:date="2018-07-05T21:42:00Z">
              <w:del w:id="4708" w:author="Eivind" w:date="2018-07-12T22:33:00Z">
                <w:r w:rsidDel="000D22AD">
                  <w:rPr>
                    <w:rFonts w:cs="Arial"/>
                    <w:sz w:val="16"/>
                    <w:szCs w:val="16"/>
                  </w:rPr>
                  <w:delText>Implemented as the digital signature format specified in Part 15.</w:delText>
                </w:r>
              </w:del>
            </w:ins>
          </w:p>
        </w:tc>
      </w:tr>
      <w:tr w:rsidR="00A420D9" w:rsidDel="0038570A" w14:paraId="53CA470C" w14:textId="2660F35B" w:rsidTr="00820BA8">
        <w:trPr>
          <w:gridAfter w:val="1"/>
          <w:wAfter w:w="33" w:type="dxa"/>
          <w:trHeight w:val="218"/>
          <w:ins w:id="4709" w:author="Raphael Malyankar" w:date="2018-07-05T21:42:00Z"/>
          <w:del w:id="4710" w:author="Eivind" w:date="2018-07-12T22:54:00Z"/>
        </w:trPr>
        <w:tc>
          <w:tcPr>
            <w:tcW w:w="3034" w:type="dxa"/>
            <w:gridSpan w:val="2"/>
            <w:tcBorders>
              <w:top w:val="single" w:sz="4" w:space="0" w:color="000000"/>
              <w:left w:val="single" w:sz="4" w:space="0" w:color="000000"/>
              <w:bottom w:val="single" w:sz="4" w:space="0" w:color="000000"/>
              <w:right w:val="single" w:sz="4" w:space="0" w:color="000000"/>
            </w:tcBorders>
            <w:vAlign w:val="center"/>
          </w:tcPr>
          <w:p w14:paraId="509F66CF" w14:textId="3C5A0226" w:rsidR="00A420D9" w:rsidDel="0038570A" w:rsidRDefault="00A420D9" w:rsidP="00A420D9">
            <w:pPr>
              <w:snapToGrid w:val="0"/>
              <w:spacing w:after="120"/>
              <w:rPr>
                <w:ins w:id="4711" w:author="Raphael Malyankar" w:date="2018-07-05T21:42:00Z"/>
                <w:del w:id="4712" w:author="Eivind" w:date="2018-07-12T22:54:00Z"/>
                <w:sz w:val="16"/>
                <w:szCs w:val="16"/>
              </w:rPr>
            </w:pPr>
            <w:ins w:id="4713" w:author="Raphael Malyankar" w:date="2018-07-05T21:42:00Z">
              <w:del w:id="4714" w:author="Eivind" w:date="2018-07-12T22:33:00Z">
                <w:r w:rsidDel="000D22AD">
                  <w:rPr>
                    <w:sz w:val="16"/>
                    <w:szCs w:val="16"/>
                  </w:rPr>
                  <w:delText>defaultLocale</w:delText>
                </w:r>
              </w:del>
            </w:ins>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0E37E2ED" w14:textId="64114C89" w:rsidR="00A420D9" w:rsidDel="0038570A" w:rsidRDefault="00A420D9" w:rsidP="00A420D9">
            <w:pPr>
              <w:snapToGrid w:val="0"/>
              <w:spacing w:after="120"/>
              <w:rPr>
                <w:ins w:id="4715" w:author="Raphael Malyankar" w:date="2018-07-05T21:42:00Z"/>
                <w:del w:id="4716" w:author="Eivind" w:date="2018-07-12T22:54:00Z"/>
                <w:sz w:val="16"/>
                <w:szCs w:val="16"/>
              </w:rPr>
            </w:pPr>
            <w:ins w:id="4717" w:author="Raphael Malyankar" w:date="2018-07-05T21:42:00Z">
              <w:del w:id="4718" w:author="Eivind" w:date="2018-07-12T22:33:00Z">
                <w:r w:rsidDel="000D22AD">
                  <w:rPr>
                    <w:sz w:val="16"/>
                    <w:szCs w:val="16"/>
                  </w:rPr>
                  <w:delText>default language and character set used in the exchange catalogue</w:delText>
                </w:r>
              </w:del>
            </w:ins>
          </w:p>
        </w:tc>
        <w:tc>
          <w:tcPr>
            <w:tcW w:w="804" w:type="dxa"/>
            <w:tcBorders>
              <w:top w:val="single" w:sz="4" w:space="0" w:color="000000"/>
              <w:left w:val="single" w:sz="4" w:space="0" w:color="000000"/>
              <w:bottom w:val="single" w:sz="4" w:space="0" w:color="000000"/>
              <w:right w:val="single" w:sz="4" w:space="0" w:color="000000"/>
            </w:tcBorders>
            <w:vAlign w:val="center"/>
          </w:tcPr>
          <w:p w14:paraId="11095BC4" w14:textId="06B210B8" w:rsidR="00A420D9" w:rsidDel="0038570A" w:rsidRDefault="00A420D9" w:rsidP="00A420D9">
            <w:pPr>
              <w:snapToGrid w:val="0"/>
              <w:spacing w:after="120"/>
              <w:jc w:val="center"/>
              <w:rPr>
                <w:ins w:id="4719" w:author="Raphael Malyankar" w:date="2018-07-05T21:42:00Z"/>
                <w:del w:id="4720" w:author="Eivind" w:date="2018-07-12T22:54:00Z"/>
                <w:sz w:val="16"/>
                <w:szCs w:val="16"/>
              </w:rPr>
            </w:pPr>
            <w:ins w:id="4721" w:author="Raphael Malyankar" w:date="2018-07-05T21:42:00Z">
              <w:del w:id="4722" w:author="Eivind" w:date="2018-07-12T22:33:00Z">
                <w:r w:rsidDel="000D22AD">
                  <w:rPr>
                    <w:sz w:val="16"/>
                    <w:szCs w:val="16"/>
                  </w:rPr>
                  <w:delText>1</w:delText>
                </w:r>
              </w:del>
            </w:ins>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2F12347D" w14:textId="78381A5D" w:rsidR="00A420D9" w:rsidRPr="00091C8A" w:rsidDel="0038570A" w:rsidRDefault="00A420D9" w:rsidP="00A420D9">
            <w:pPr>
              <w:snapToGrid w:val="0"/>
              <w:spacing w:after="120"/>
              <w:rPr>
                <w:ins w:id="4723" w:author="Raphael Malyankar" w:date="2018-07-05T21:42:00Z"/>
                <w:del w:id="4724" w:author="Eivind" w:date="2018-07-12T22:54:00Z"/>
                <w:i/>
                <w:sz w:val="16"/>
                <w:szCs w:val="16"/>
              </w:rPr>
            </w:pPr>
            <w:ins w:id="4725" w:author="Raphael Malyankar" w:date="2018-07-05T21:42:00Z">
              <w:del w:id="4726" w:author="Eivind" w:date="2018-07-12T22:33:00Z">
                <w:r w:rsidDel="000D22AD">
                  <w:rPr>
                    <w:sz w:val="16"/>
                    <w:szCs w:val="16"/>
                  </w:rPr>
                  <w:delText>PT_Locale</w:delText>
                </w:r>
              </w:del>
            </w:ins>
          </w:p>
        </w:tc>
        <w:tc>
          <w:tcPr>
            <w:tcW w:w="3060" w:type="dxa"/>
            <w:gridSpan w:val="2"/>
            <w:tcBorders>
              <w:top w:val="single" w:sz="4" w:space="0" w:color="000000"/>
              <w:left w:val="single" w:sz="4" w:space="0" w:color="000000"/>
              <w:bottom w:val="single" w:sz="4" w:space="0" w:color="000000"/>
              <w:right w:val="single" w:sz="4" w:space="0" w:color="000000"/>
            </w:tcBorders>
          </w:tcPr>
          <w:p w14:paraId="6874616B" w14:textId="1B58527B" w:rsidR="00A420D9" w:rsidRPr="00E87E01" w:rsidDel="0038570A" w:rsidRDefault="00A420D9" w:rsidP="00A420D9">
            <w:pPr>
              <w:snapToGrid w:val="0"/>
              <w:spacing w:before="60" w:after="60"/>
              <w:jc w:val="left"/>
              <w:rPr>
                <w:ins w:id="4727" w:author="Raphael Malyankar" w:date="2018-07-05T21:42:00Z"/>
                <w:del w:id="4728" w:author="Eivind" w:date="2018-07-12T22:54:00Z"/>
                <w:rFonts w:cs="Arial"/>
                <w:sz w:val="16"/>
                <w:szCs w:val="16"/>
              </w:rPr>
            </w:pPr>
          </w:p>
        </w:tc>
      </w:tr>
      <w:tr w:rsidR="00A420D9" w:rsidDel="0038570A" w14:paraId="6118800D" w14:textId="338CC748" w:rsidTr="00820BA8">
        <w:trPr>
          <w:gridAfter w:val="1"/>
          <w:wAfter w:w="33" w:type="dxa"/>
          <w:trHeight w:val="218"/>
          <w:ins w:id="4729" w:author="Raphael Malyankar" w:date="2018-07-05T21:42:00Z"/>
          <w:del w:id="4730" w:author="Eivind" w:date="2018-07-12T22:54:00Z"/>
        </w:trPr>
        <w:tc>
          <w:tcPr>
            <w:tcW w:w="3034" w:type="dxa"/>
            <w:gridSpan w:val="2"/>
            <w:tcBorders>
              <w:top w:val="single" w:sz="4" w:space="0" w:color="000000"/>
              <w:left w:val="single" w:sz="4" w:space="0" w:color="000000"/>
              <w:bottom w:val="single" w:sz="4" w:space="0" w:color="000000"/>
              <w:right w:val="single" w:sz="4" w:space="0" w:color="000000"/>
            </w:tcBorders>
            <w:vAlign w:val="center"/>
          </w:tcPr>
          <w:p w14:paraId="2C5B5EC4" w14:textId="7064A626" w:rsidR="00A420D9" w:rsidDel="0038570A" w:rsidRDefault="00A420D9" w:rsidP="00A420D9">
            <w:pPr>
              <w:snapToGrid w:val="0"/>
              <w:spacing w:after="120"/>
              <w:rPr>
                <w:ins w:id="4731" w:author="Raphael Malyankar" w:date="2018-07-05T21:42:00Z"/>
                <w:del w:id="4732" w:author="Eivind" w:date="2018-07-12T22:54:00Z"/>
                <w:sz w:val="16"/>
                <w:szCs w:val="16"/>
              </w:rPr>
            </w:pPr>
            <w:ins w:id="4733" w:author="Raphael Malyankar" w:date="2018-07-05T21:42:00Z">
              <w:del w:id="4734" w:author="Eivind" w:date="2018-07-12T22:33:00Z">
                <w:r w:rsidDel="000D22AD">
                  <w:rPr>
                    <w:sz w:val="16"/>
                    <w:szCs w:val="16"/>
                  </w:rPr>
                  <w:delText>otherLocale</w:delText>
                </w:r>
              </w:del>
            </w:ins>
          </w:p>
        </w:tc>
        <w:tc>
          <w:tcPr>
            <w:tcW w:w="3420" w:type="dxa"/>
            <w:gridSpan w:val="2"/>
            <w:tcBorders>
              <w:top w:val="single" w:sz="4" w:space="0" w:color="000000"/>
              <w:left w:val="single" w:sz="4" w:space="0" w:color="000000"/>
              <w:bottom w:val="single" w:sz="4" w:space="0" w:color="000000"/>
              <w:right w:val="single" w:sz="4" w:space="0" w:color="000000"/>
            </w:tcBorders>
            <w:vAlign w:val="center"/>
          </w:tcPr>
          <w:p w14:paraId="484F58D3" w14:textId="6046F391" w:rsidR="00A420D9" w:rsidDel="0038570A" w:rsidRDefault="00A420D9" w:rsidP="00A420D9">
            <w:pPr>
              <w:snapToGrid w:val="0"/>
              <w:spacing w:after="120"/>
              <w:rPr>
                <w:ins w:id="4735" w:author="Raphael Malyankar" w:date="2018-07-05T21:42:00Z"/>
                <w:del w:id="4736" w:author="Eivind" w:date="2018-07-12T22:54:00Z"/>
                <w:sz w:val="16"/>
                <w:szCs w:val="16"/>
              </w:rPr>
            </w:pPr>
            <w:ins w:id="4737" w:author="Raphael Malyankar" w:date="2018-07-05T21:42:00Z">
              <w:del w:id="4738" w:author="Eivind" w:date="2018-07-12T22:33:00Z">
                <w:r w:rsidDel="000D22AD">
                  <w:rPr>
                    <w:sz w:val="16"/>
                    <w:szCs w:val="16"/>
                  </w:rPr>
                  <w:delText>other languages and character sets used in the exchange catalogue</w:delText>
                </w:r>
              </w:del>
            </w:ins>
          </w:p>
        </w:tc>
        <w:tc>
          <w:tcPr>
            <w:tcW w:w="804" w:type="dxa"/>
            <w:tcBorders>
              <w:top w:val="single" w:sz="4" w:space="0" w:color="000000"/>
              <w:left w:val="single" w:sz="4" w:space="0" w:color="000000"/>
              <w:bottom w:val="single" w:sz="4" w:space="0" w:color="000000"/>
              <w:right w:val="single" w:sz="4" w:space="0" w:color="000000"/>
            </w:tcBorders>
            <w:vAlign w:val="center"/>
          </w:tcPr>
          <w:p w14:paraId="270F6567" w14:textId="1CFAF3F2" w:rsidR="00A420D9" w:rsidDel="0038570A" w:rsidRDefault="00A420D9" w:rsidP="00A420D9">
            <w:pPr>
              <w:snapToGrid w:val="0"/>
              <w:spacing w:after="120"/>
              <w:jc w:val="center"/>
              <w:rPr>
                <w:ins w:id="4739" w:author="Raphael Malyankar" w:date="2018-07-05T21:42:00Z"/>
                <w:del w:id="4740" w:author="Eivind" w:date="2018-07-12T22:54:00Z"/>
                <w:sz w:val="16"/>
                <w:szCs w:val="16"/>
              </w:rPr>
            </w:pPr>
            <w:ins w:id="4741" w:author="Raphael Malyankar" w:date="2018-07-05T21:42:00Z">
              <w:del w:id="4742" w:author="Eivind" w:date="2018-07-12T22:33:00Z">
                <w:r w:rsidDel="000D22AD">
                  <w:rPr>
                    <w:sz w:val="16"/>
                    <w:szCs w:val="16"/>
                  </w:rPr>
                  <w:delText>0..*</w:delText>
                </w:r>
              </w:del>
            </w:ins>
          </w:p>
        </w:tc>
        <w:tc>
          <w:tcPr>
            <w:tcW w:w="2436" w:type="dxa"/>
            <w:gridSpan w:val="3"/>
            <w:tcBorders>
              <w:top w:val="single" w:sz="4" w:space="0" w:color="000000"/>
              <w:left w:val="single" w:sz="4" w:space="0" w:color="000000"/>
              <w:bottom w:val="single" w:sz="4" w:space="0" w:color="000000"/>
              <w:right w:val="single" w:sz="4" w:space="0" w:color="000000"/>
            </w:tcBorders>
            <w:vAlign w:val="center"/>
          </w:tcPr>
          <w:p w14:paraId="14B1F697" w14:textId="626D3E77" w:rsidR="00A420D9" w:rsidRPr="00091C8A" w:rsidDel="0038570A" w:rsidRDefault="00A420D9" w:rsidP="00A420D9">
            <w:pPr>
              <w:snapToGrid w:val="0"/>
              <w:spacing w:after="120"/>
              <w:rPr>
                <w:ins w:id="4743" w:author="Raphael Malyankar" w:date="2018-07-05T21:42:00Z"/>
                <w:del w:id="4744" w:author="Eivind" w:date="2018-07-12T22:54:00Z"/>
                <w:i/>
                <w:sz w:val="16"/>
                <w:szCs w:val="16"/>
              </w:rPr>
            </w:pPr>
            <w:ins w:id="4745" w:author="Raphael Malyankar" w:date="2018-07-05T21:42:00Z">
              <w:del w:id="4746" w:author="Eivind" w:date="2018-07-12T22:33:00Z">
                <w:r w:rsidDel="000D22AD">
                  <w:rPr>
                    <w:sz w:val="16"/>
                    <w:szCs w:val="16"/>
                  </w:rPr>
                  <w:delText>PT_Locale</w:delText>
                </w:r>
              </w:del>
            </w:ins>
          </w:p>
        </w:tc>
        <w:tc>
          <w:tcPr>
            <w:tcW w:w="3060" w:type="dxa"/>
            <w:gridSpan w:val="2"/>
            <w:tcBorders>
              <w:top w:val="single" w:sz="4" w:space="0" w:color="000000"/>
              <w:left w:val="single" w:sz="4" w:space="0" w:color="000000"/>
              <w:bottom w:val="single" w:sz="4" w:space="0" w:color="000000"/>
              <w:right w:val="single" w:sz="4" w:space="0" w:color="000000"/>
            </w:tcBorders>
          </w:tcPr>
          <w:p w14:paraId="0A4DADFD" w14:textId="140233E0" w:rsidR="00A420D9" w:rsidRPr="00E87E01" w:rsidDel="0038570A" w:rsidRDefault="00A420D9" w:rsidP="00A420D9">
            <w:pPr>
              <w:snapToGrid w:val="0"/>
              <w:spacing w:before="60" w:after="60"/>
              <w:jc w:val="left"/>
              <w:rPr>
                <w:ins w:id="4747" w:author="Raphael Malyankar" w:date="2018-07-05T21:42:00Z"/>
                <w:del w:id="4748" w:author="Eivind" w:date="2018-07-12T22:54:00Z"/>
                <w:rFonts w:cs="Arial"/>
                <w:sz w:val="16"/>
                <w:szCs w:val="16"/>
              </w:rPr>
            </w:pPr>
          </w:p>
        </w:tc>
      </w:tr>
    </w:tbl>
    <w:p w14:paraId="54682319" w14:textId="6480273A" w:rsidR="006B114A" w:rsidRDefault="006B114A" w:rsidP="00996B38"/>
    <w:p w14:paraId="467FFCB8" w14:textId="1FFA26B4" w:rsidR="00AE5743" w:rsidRDefault="00AE5743" w:rsidP="00C85DD6">
      <w:pPr>
        <w:pStyle w:val="Caption"/>
        <w:keepNext/>
      </w:pPr>
      <w:r>
        <w:t xml:space="preserve">Table </w:t>
      </w:r>
      <w:r>
        <w:fldChar w:fldCharType="begin"/>
      </w:r>
      <w:r>
        <w:instrText xml:space="preserve"> SEQ Table \* ARABIC </w:instrText>
      </w:r>
      <w:r>
        <w:fldChar w:fldCharType="separate"/>
      </w:r>
      <w:ins w:id="4749" w:author="Raphael Malyankar" w:date="2018-07-20T12:56:00Z">
        <w:r w:rsidR="00CF17A6">
          <w:rPr>
            <w:noProof/>
          </w:rPr>
          <w:t>41</w:t>
        </w:r>
      </w:ins>
      <w:ins w:id="4750" w:author="Eivind" w:date="2018-07-10T00:11:00Z">
        <w:del w:id="4751" w:author="Raphael Malyankar" w:date="2018-07-20T12:56:00Z">
          <w:r w:rsidR="005F5493" w:rsidDel="00CF17A6">
            <w:rPr>
              <w:noProof/>
            </w:rPr>
            <w:delText>40</w:delText>
          </w:r>
        </w:del>
      </w:ins>
      <w:del w:id="4752" w:author="Raphael Malyankar" w:date="2018-07-20T12:56:00Z">
        <w:r w:rsidR="00A420D9" w:rsidDel="00CF17A6">
          <w:rPr>
            <w:noProof/>
          </w:rPr>
          <w:delText>38</w:delText>
        </w:r>
      </w:del>
      <w:r>
        <w:fldChar w:fldCharType="end"/>
      </w:r>
      <w:r>
        <w:t xml:space="preserve">. </w:t>
      </w:r>
      <w:r w:rsidRPr="00457F33">
        <w:t>S100_</w:t>
      </w:r>
      <w:del w:id="4753" w:author="Raphael Malyankar" w:date="2018-07-05T18:43:00Z">
        <w:r w:rsidRPr="00457F33" w:rsidDel="00CA309F">
          <w:delText>IC_</w:delText>
        </w:r>
      </w:del>
      <w:r w:rsidRPr="00457F33">
        <w:t>CatalogueScope</w:t>
      </w:r>
    </w:p>
    <w:tbl>
      <w:tblPr>
        <w:tblW w:w="1278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3"/>
        <w:gridCol w:w="2977"/>
        <w:gridCol w:w="3402"/>
        <w:gridCol w:w="850"/>
        <w:gridCol w:w="2410"/>
        <w:gridCol w:w="1985"/>
      </w:tblGrid>
      <w:tr w:rsidR="008E08BA" w14:paraId="112D386E" w14:textId="77777777" w:rsidTr="00820BA8">
        <w:trPr>
          <w:trHeight w:val="198"/>
        </w:trPr>
        <w:tc>
          <w:tcPr>
            <w:tcW w:w="1163" w:type="dxa"/>
            <w:tcBorders>
              <w:top w:val="single" w:sz="4" w:space="0" w:color="000000"/>
              <w:left w:val="single" w:sz="4" w:space="0" w:color="000000"/>
              <w:bottom w:val="single" w:sz="4" w:space="0" w:color="000000"/>
              <w:right w:val="single" w:sz="4" w:space="0" w:color="000000"/>
            </w:tcBorders>
          </w:tcPr>
          <w:p w14:paraId="5CB0D95B" w14:textId="70EAC0D5" w:rsidR="008E08BA" w:rsidRDefault="008E08BA" w:rsidP="008E08BA">
            <w:pPr>
              <w:snapToGrid w:val="0"/>
              <w:spacing w:after="120"/>
              <w:rPr>
                <w:b/>
                <w:sz w:val="16"/>
                <w:szCs w:val="16"/>
              </w:rPr>
            </w:pPr>
            <w:ins w:id="4754" w:author="Eivind" w:date="2018-07-12T23:49:00Z">
              <w:r>
                <w:rPr>
                  <w:b/>
                  <w:sz w:val="16"/>
                  <w:szCs w:val="16"/>
                </w:rPr>
                <w:t>Role Name</w:t>
              </w:r>
            </w:ins>
          </w:p>
        </w:tc>
        <w:tc>
          <w:tcPr>
            <w:tcW w:w="2977" w:type="dxa"/>
            <w:tcBorders>
              <w:top w:val="single" w:sz="4" w:space="0" w:color="000000"/>
              <w:left w:val="single" w:sz="4" w:space="0" w:color="000000"/>
              <w:bottom w:val="single" w:sz="4" w:space="0" w:color="000000"/>
              <w:right w:val="single" w:sz="4" w:space="0" w:color="000000"/>
            </w:tcBorders>
            <w:vAlign w:val="center"/>
            <w:hideMark/>
          </w:tcPr>
          <w:p w14:paraId="16776644" w14:textId="34D14E2D" w:rsidR="008E08BA" w:rsidRDefault="008E08BA" w:rsidP="008E08BA">
            <w:pPr>
              <w:snapToGrid w:val="0"/>
              <w:spacing w:after="120"/>
              <w:rPr>
                <w:b/>
                <w:sz w:val="16"/>
                <w:szCs w:val="16"/>
              </w:rPr>
            </w:pPr>
            <w:r>
              <w:rPr>
                <w:b/>
                <w:sz w:val="16"/>
                <w:szCs w:val="16"/>
              </w:rPr>
              <w:t>Name</w:t>
            </w:r>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7D9B092E" w14:textId="77777777" w:rsidR="008E08BA" w:rsidRDefault="008E08BA" w:rsidP="008E08BA">
            <w:pPr>
              <w:snapToGrid w:val="0"/>
              <w:spacing w:after="120"/>
              <w:rPr>
                <w:b/>
                <w:sz w:val="16"/>
                <w:szCs w:val="16"/>
              </w:rPr>
            </w:pPr>
            <w:r>
              <w:rPr>
                <w:b/>
                <w:sz w:val="16"/>
                <w:szCs w:val="16"/>
              </w:rPr>
              <w:t>Description</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3FBC18AE" w14:textId="5F92C4CE" w:rsidR="008E08BA" w:rsidRDefault="008E08BA" w:rsidP="008E08BA">
            <w:pPr>
              <w:snapToGrid w:val="0"/>
              <w:spacing w:after="120"/>
              <w:jc w:val="center"/>
              <w:rPr>
                <w:b/>
                <w:sz w:val="16"/>
                <w:szCs w:val="16"/>
              </w:rPr>
            </w:pPr>
            <w:ins w:id="4755" w:author="Raphael Malyankar" w:date="2018-07-05T18:44:00Z">
              <w:r>
                <w:rPr>
                  <w:b/>
                  <w:sz w:val="16"/>
                  <w:szCs w:val="16"/>
                </w:rPr>
                <w:t>Code</w:t>
              </w:r>
            </w:ins>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2E0BA580" w14:textId="77777777" w:rsidR="008E08BA" w:rsidRDefault="008E08BA" w:rsidP="008E08BA">
            <w:pPr>
              <w:snapToGrid w:val="0"/>
              <w:spacing w:after="120"/>
              <w:rPr>
                <w:b/>
                <w:sz w:val="16"/>
                <w:szCs w:val="16"/>
              </w:rPr>
            </w:pPr>
            <w:r>
              <w:rPr>
                <w:b/>
                <w:sz w:val="16"/>
                <w:szCs w:val="16"/>
              </w:rPr>
              <w:t>Type</w:t>
            </w:r>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0FD8F49F" w14:textId="77777777" w:rsidR="008E08BA" w:rsidRDefault="008E08BA" w:rsidP="008E08BA">
            <w:pPr>
              <w:snapToGrid w:val="0"/>
              <w:spacing w:after="120"/>
              <w:rPr>
                <w:b/>
                <w:sz w:val="16"/>
                <w:szCs w:val="16"/>
              </w:rPr>
            </w:pPr>
            <w:r>
              <w:rPr>
                <w:b/>
                <w:sz w:val="16"/>
                <w:szCs w:val="16"/>
              </w:rPr>
              <w:t>Remarks</w:t>
            </w:r>
          </w:p>
        </w:tc>
      </w:tr>
      <w:tr w:rsidR="008E08BA" w:rsidDel="00401746" w14:paraId="3D52EC63" w14:textId="4F513F11" w:rsidTr="00820BA8">
        <w:trPr>
          <w:trHeight w:val="198"/>
          <w:del w:id="4756" w:author="Raphael Malyankar" w:date="2018-07-05T18:45:00Z"/>
        </w:trPr>
        <w:tc>
          <w:tcPr>
            <w:tcW w:w="1163" w:type="dxa"/>
            <w:tcBorders>
              <w:top w:val="single" w:sz="4" w:space="0" w:color="000000"/>
              <w:left w:val="single" w:sz="4" w:space="0" w:color="000000"/>
              <w:bottom w:val="single" w:sz="4" w:space="0" w:color="000000"/>
              <w:right w:val="single" w:sz="4" w:space="0" w:color="000000"/>
            </w:tcBorders>
          </w:tcPr>
          <w:p w14:paraId="21F202F6" w14:textId="074801FB" w:rsidR="008E08BA" w:rsidRPr="00DD63E6" w:rsidDel="00401746" w:rsidRDefault="008E08BA" w:rsidP="008E08BA">
            <w:pPr>
              <w:snapToGrid w:val="0"/>
              <w:spacing w:after="120"/>
              <w:rPr>
                <w:sz w:val="16"/>
                <w:szCs w:val="16"/>
              </w:rPr>
            </w:pPr>
          </w:p>
        </w:tc>
        <w:tc>
          <w:tcPr>
            <w:tcW w:w="2977" w:type="dxa"/>
            <w:tcBorders>
              <w:top w:val="single" w:sz="4" w:space="0" w:color="000000"/>
              <w:left w:val="single" w:sz="4" w:space="0" w:color="000000"/>
              <w:bottom w:val="single" w:sz="4" w:space="0" w:color="000000"/>
              <w:right w:val="single" w:sz="4" w:space="0" w:color="000000"/>
            </w:tcBorders>
            <w:vAlign w:val="center"/>
          </w:tcPr>
          <w:p w14:paraId="0EDA7E13" w14:textId="078F5D11" w:rsidR="008E08BA" w:rsidRPr="00DD63E6" w:rsidDel="00401746" w:rsidRDefault="008E08BA" w:rsidP="008E08BA">
            <w:pPr>
              <w:snapToGrid w:val="0"/>
              <w:spacing w:after="120"/>
              <w:rPr>
                <w:del w:id="4757" w:author="Raphael Malyankar" w:date="2018-07-05T18:45:00Z"/>
                <w:sz w:val="16"/>
                <w:szCs w:val="16"/>
              </w:rPr>
            </w:pPr>
            <w:del w:id="4758" w:author="Raphael Malyankar" w:date="2018-07-05T18:45:00Z">
              <w:r w:rsidRPr="00DD63E6" w:rsidDel="00401746">
                <w:rPr>
                  <w:sz w:val="16"/>
                  <w:szCs w:val="16"/>
                </w:rPr>
                <w:delText>S100_IC_CatalogueScope</w:delText>
              </w:r>
            </w:del>
          </w:p>
        </w:tc>
        <w:tc>
          <w:tcPr>
            <w:tcW w:w="3402" w:type="dxa"/>
            <w:tcBorders>
              <w:top w:val="single" w:sz="4" w:space="0" w:color="000000"/>
              <w:left w:val="single" w:sz="4" w:space="0" w:color="000000"/>
              <w:bottom w:val="single" w:sz="4" w:space="0" w:color="000000"/>
              <w:right w:val="single" w:sz="4" w:space="0" w:color="000000"/>
            </w:tcBorders>
            <w:vAlign w:val="center"/>
          </w:tcPr>
          <w:p w14:paraId="6F235586" w14:textId="14801231" w:rsidR="008E08BA" w:rsidDel="00401746" w:rsidRDefault="008E08BA" w:rsidP="008E08BA">
            <w:pPr>
              <w:snapToGrid w:val="0"/>
              <w:spacing w:after="120"/>
              <w:rPr>
                <w:del w:id="4759" w:author="Raphael Malyankar" w:date="2018-07-05T18:45:00Z"/>
                <w:b/>
                <w:sz w:val="16"/>
                <w:szCs w:val="16"/>
              </w:rPr>
            </w:pPr>
          </w:p>
        </w:tc>
        <w:tc>
          <w:tcPr>
            <w:tcW w:w="850" w:type="dxa"/>
            <w:tcBorders>
              <w:top w:val="single" w:sz="4" w:space="0" w:color="000000"/>
              <w:left w:val="single" w:sz="4" w:space="0" w:color="000000"/>
              <w:bottom w:val="single" w:sz="4" w:space="0" w:color="000000"/>
              <w:right w:val="single" w:sz="4" w:space="0" w:color="000000"/>
            </w:tcBorders>
            <w:vAlign w:val="center"/>
          </w:tcPr>
          <w:p w14:paraId="3994DF7B" w14:textId="0182D7D2" w:rsidR="008E08BA" w:rsidDel="00401746" w:rsidRDefault="008E08BA" w:rsidP="008E08BA">
            <w:pPr>
              <w:snapToGrid w:val="0"/>
              <w:spacing w:after="120"/>
              <w:jc w:val="center"/>
              <w:rPr>
                <w:del w:id="4760" w:author="Raphael Malyankar" w:date="2018-07-05T18:45:00Z"/>
                <w:b/>
                <w:sz w:val="16"/>
                <w:szCs w:val="16"/>
              </w:rPr>
            </w:pPr>
            <w:del w:id="4761" w:author="Raphael Malyankar" w:date="2018-07-05T18:45:00Z">
              <w:r w:rsidDel="00401746">
                <w:rPr>
                  <w:sz w:val="16"/>
                  <w:szCs w:val="16"/>
                </w:rPr>
                <w:delText>-</w:delText>
              </w:r>
            </w:del>
          </w:p>
        </w:tc>
        <w:tc>
          <w:tcPr>
            <w:tcW w:w="2410" w:type="dxa"/>
            <w:tcBorders>
              <w:top w:val="single" w:sz="4" w:space="0" w:color="000000"/>
              <w:left w:val="single" w:sz="4" w:space="0" w:color="000000"/>
              <w:bottom w:val="single" w:sz="4" w:space="0" w:color="000000"/>
              <w:right w:val="single" w:sz="4" w:space="0" w:color="000000"/>
            </w:tcBorders>
            <w:vAlign w:val="center"/>
          </w:tcPr>
          <w:p w14:paraId="1F4E3772" w14:textId="3758DE0B" w:rsidR="008E08BA" w:rsidDel="00401746" w:rsidRDefault="008E08BA" w:rsidP="008E08BA">
            <w:pPr>
              <w:snapToGrid w:val="0"/>
              <w:spacing w:after="120"/>
              <w:rPr>
                <w:del w:id="4762" w:author="Raphael Malyankar" w:date="2018-07-05T18:45:00Z"/>
                <w:b/>
                <w:sz w:val="16"/>
                <w:szCs w:val="16"/>
              </w:rPr>
            </w:pPr>
            <w:del w:id="4763" w:author="Raphael Malyankar" w:date="2018-07-05T18:43:00Z">
              <w:r w:rsidDel="00CA309F">
                <w:rPr>
                  <w:sz w:val="16"/>
                  <w:szCs w:val="16"/>
                </w:rPr>
                <w:delText>-</w:delText>
              </w:r>
            </w:del>
          </w:p>
        </w:tc>
        <w:tc>
          <w:tcPr>
            <w:tcW w:w="1985" w:type="dxa"/>
            <w:tcBorders>
              <w:top w:val="single" w:sz="4" w:space="0" w:color="000000"/>
              <w:left w:val="single" w:sz="4" w:space="0" w:color="000000"/>
              <w:bottom w:val="single" w:sz="4" w:space="0" w:color="000000"/>
              <w:right w:val="single" w:sz="4" w:space="0" w:color="000000"/>
            </w:tcBorders>
            <w:vAlign w:val="center"/>
          </w:tcPr>
          <w:p w14:paraId="16B1C804" w14:textId="49FB78AC" w:rsidR="008E08BA" w:rsidDel="00401746" w:rsidRDefault="008E08BA" w:rsidP="008E08BA">
            <w:pPr>
              <w:snapToGrid w:val="0"/>
              <w:spacing w:after="120"/>
              <w:rPr>
                <w:del w:id="4764" w:author="Raphael Malyankar" w:date="2018-07-05T18:45:00Z"/>
                <w:b/>
                <w:sz w:val="16"/>
                <w:szCs w:val="16"/>
              </w:rPr>
            </w:pPr>
            <w:del w:id="4765" w:author="Raphael Malyankar" w:date="2018-07-05T18:45:00Z">
              <w:r w:rsidDel="00401746">
                <w:rPr>
                  <w:sz w:val="16"/>
                  <w:szCs w:val="16"/>
                </w:rPr>
                <w:delText>-</w:delText>
              </w:r>
            </w:del>
          </w:p>
        </w:tc>
      </w:tr>
      <w:tr w:rsidR="008E08BA" w:rsidDel="00401746" w14:paraId="2BC93A2E" w14:textId="4DEB5BDD" w:rsidTr="00820BA8">
        <w:trPr>
          <w:trHeight w:val="198"/>
          <w:del w:id="4766" w:author="Raphael Malyankar" w:date="2018-07-05T18:45:00Z"/>
        </w:trPr>
        <w:tc>
          <w:tcPr>
            <w:tcW w:w="1163" w:type="dxa"/>
            <w:tcBorders>
              <w:top w:val="single" w:sz="4" w:space="0" w:color="000000"/>
              <w:left w:val="single" w:sz="4" w:space="0" w:color="000000"/>
              <w:bottom w:val="single" w:sz="4" w:space="0" w:color="000000"/>
              <w:right w:val="single" w:sz="4" w:space="0" w:color="000000"/>
            </w:tcBorders>
          </w:tcPr>
          <w:p w14:paraId="27F2334E" w14:textId="7080B60C" w:rsidR="008E08BA" w:rsidDel="00401746" w:rsidRDefault="008E08BA" w:rsidP="008E08BA">
            <w:pPr>
              <w:snapToGrid w:val="0"/>
              <w:spacing w:after="120"/>
              <w:rPr>
                <w:sz w:val="16"/>
                <w:szCs w:val="16"/>
              </w:rPr>
            </w:pPr>
          </w:p>
        </w:tc>
        <w:tc>
          <w:tcPr>
            <w:tcW w:w="2977" w:type="dxa"/>
            <w:tcBorders>
              <w:top w:val="single" w:sz="4" w:space="0" w:color="000000"/>
              <w:left w:val="single" w:sz="4" w:space="0" w:color="000000"/>
              <w:bottom w:val="single" w:sz="4" w:space="0" w:color="000000"/>
              <w:right w:val="single" w:sz="4" w:space="0" w:color="000000"/>
            </w:tcBorders>
            <w:vAlign w:val="center"/>
          </w:tcPr>
          <w:p w14:paraId="31436EE1" w14:textId="5C684A2B" w:rsidR="008E08BA" w:rsidDel="00401746" w:rsidRDefault="008E08BA" w:rsidP="008E08BA">
            <w:pPr>
              <w:snapToGrid w:val="0"/>
              <w:spacing w:after="120"/>
              <w:rPr>
                <w:del w:id="4767" w:author="Raphael Malyankar" w:date="2018-07-05T18:45:00Z"/>
                <w:sz w:val="16"/>
                <w:szCs w:val="16"/>
              </w:rPr>
            </w:pPr>
            <w:del w:id="4768" w:author="Raphael Malyankar" w:date="2018-07-05T18:45:00Z">
              <w:r w:rsidDel="00401746">
                <w:rPr>
                  <w:sz w:val="16"/>
                  <w:szCs w:val="16"/>
                </w:rPr>
                <w:delText>interoperabilityCatalogue</w:delText>
              </w:r>
            </w:del>
          </w:p>
        </w:tc>
        <w:tc>
          <w:tcPr>
            <w:tcW w:w="3402" w:type="dxa"/>
            <w:tcBorders>
              <w:top w:val="single" w:sz="4" w:space="0" w:color="000000"/>
              <w:left w:val="single" w:sz="4" w:space="0" w:color="000000"/>
              <w:bottom w:val="single" w:sz="4" w:space="0" w:color="000000"/>
              <w:right w:val="single" w:sz="4" w:space="0" w:color="000000"/>
            </w:tcBorders>
            <w:vAlign w:val="center"/>
          </w:tcPr>
          <w:p w14:paraId="03016A36" w14:textId="7CDD4733" w:rsidR="008E08BA" w:rsidDel="00401746" w:rsidRDefault="008E08BA" w:rsidP="008E08BA">
            <w:pPr>
              <w:snapToGrid w:val="0"/>
              <w:spacing w:after="120"/>
              <w:rPr>
                <w:del w:id="4769" w:author="Raphael Malyankar" w:date="2018-07-05T18:45:00Z"/>
                <w:sz w:val="16"/>
                <w:szCs w:val="16"/>
              </w:rPr>
            </w:pPr>
          </w:p>
        </w:tc>
        <w:tc>
          <w:tcPr>
            <w:tcW w:w="850" w:type="dxa"/>
            <w:tcBorders>
              <w:top w:val="single" w:sz="4" w:space="0" w:color="000000"/>
              <w:left w:val="single" w:sz="4" w:space="0" w:color="000000"/>
              <w:bottom w:val="single" w:sz="4" w:space="0" w:color="000000"/>
              <w:right w:val="single" w:sz="4" w:space="0" w:color="000000"/>
            </w:tcBorders>
            <w:vAlign w:val="center"/>
          </w:tcPr>
          <w:p w14:paraId="68543D22" w14:textId="50015F8B" w:rsidR="008E08BA" w:rsidDel="00401746" w:rsidRDefault="008E08BA" w:rsidP="008E08BA">
            <w:pPr>
              <w:snapToGrid w:val="0"/>
              <w:spacing w:after="120"/>
              <w:jc w:val="center"/>
              <w:rPr>
                <w:del w:id="4770" w:author="Raphael Malyankar" w:date="2018-07-05T18:45:00Z"/>
                <w:sz w:val="16"/>
                <w:szCs w:val="16"/>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02BA1EF2" w14:textId="5FBB469D" w:rsidR="008E08BA" w:rsidDel="00401746" w:rsidRDefault="008E08BA" w:rsidP="008E08BA">
            <w:pPr>
              <w:snapToGrid w:val="0"/>
              <w:spacing w:after="120"/>
              <w:rPr>
                <w:del w:id="4771" w:author="Raphael Malyankar" w:date="2018-07-05T18:45:00Z"/>
                <w:sz w:val="16"/>
                <w:szCs w:val="16"/>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3941C903" w14:textId="06824059" w:rsidR="008E08BA" w:rsidDel="00401746" w:rsidRDefault="008E08BA" w:rsidP="008E08BA">
            <w:pPr>
              <w:snapToGrid w:val="0"/>
              <w:spacing w:after="120"/>
              <w:rPr>
                <w:del w:id="4772" w:author="Raphael Malyankar" w:date="2018-07-05T18:45:00Z"/>
                <w:sz w:val="16"/>
                <w:szCs w:val="16"/>
              </w:rPr>
            </w:pPr>
            <w:del w:id="4773" w:author="Raphael Malyankar" w:date="2018-07-05T18:45:00Z">
              <w:r w:rsidDel="00401746">
                <w:rPr>
                  <w:sz w:val="16"/>
                  <w:szCs w:val="16"/>
                </w:rPr>
                <w:delText>(to be proposed as an extension to the list in S-100)</w:delText>
              </w:r>
            </w:del>
          </w:p>
        </w:tc>
      </w:tr>
      <w:tr w:rsidR="008E08BA" w14:paraId="27A3B3CE" w14:textId="77777777" w:rsidTr="00820BA8">
        <w:trPr>
          <w:trHeight w:val="218"/>
        </w:trPr>
        <w:tc>
          <w:tcPr>
            <w:tcW w:w="1163" w:type="dxa"/>
            <w:tcBorders>
              <w:top w:val="single" w:sz="4" w:space="0" w:color="000000"/>
              <w:left w:val="single" w:sz="4" w:space="0" w:color="000000"/>
              <w:bottom w:val="single" w:sz="4" w:space="0" w:color="000000"/>
              <w:right w:val="single" w:sz="4" w:space="0" w:color="000000"/>
            </w:tcBorders>
          </w:tcPr>
          <w:p w14:paraId="51089FFE" w14:textId="00A00DCA" w:rsidR="008E08BA" w:rsidRDefault="008E08BA" w:rsidP="008E08BA">
            <w:pPr>
              <w:snapToGrid w:val="0"/>
              <w:spacing w:after="120"/>
              <w:rPr>
                <w:sz w:val="16"/>
                <w:szCs w:val="16"/>
              </w:rPr>
            </w:pPr>
            <w:ins w:id="4774" w:author="Eivind" w:date="2018-07-12T23:50:00Z">
              <w:r>
                <w:rPr>
                  <w:sz w:val="16"/>
                  <w:szCs w:val="16"/>
                </w:rPr>
                <w:t>Enumeration</w:t>
              </w:r>
            </w:ins>
          </w:p>
        </w:tc>
        <w:tc>
          <w:tcPr>
            <w:tcW w:w="2977" w:type="dxa"/>
            <w:tcBorders>
              <w:top w:val="single" w:sz="4" w:space="0" w:color="000000"/>
              <w:left w:val="single" w:sz="4" w:space="0" w:color="000000"/>
              <w:bottom w:val="single" w:sz="4" w:space="0" w:color="000000"/>
              <w:right w:val="single" w:sz="4" w:space="0" w:color="000000"/>
            </w:tcBorders>
            <w:vAlign w:val="center"/>
            <w:hideMark/>
          </w:tcPr>
          <w:p w14:paraId="61C9C921" w14:textId="11A70F74" w:rsidR="008E08BA" w:rsidRDefault="008E08BA" w:rsidP="008E08BA">
            <w:pPr>
              <w:snapToGrid w:val="0"/>
              <w:spacing w:after="120"/>
              <w:rPr>
                <w:sz w:val="16"/>
                <w:szCs w:val="16"/>
              </w:rPr>
            </w:pPr>
            <w:r>
              <w:rPr>
                <w:sz w:val="16"/>
                <w:szCs w:val="16"/>
              </w:rPr>
              <w:t>S100_CatalogueScope</w:t>
            </w:r>
          </w:p>
        </w:tc>
        <w:tc>
          <w:tcPr>
            <w:tcW w:w="3402" w:type="dxa"/>
            <w:tcBorders>
              <w:top w:val="single" w:sz="4" w:space="0" w:color="000000"/>
              <w:left w:val="single" w:sz="4" w:space="0" w:color="000000"/>
              <w:bottom w:val="single" w:sz="4" w:space="0" w:color="000000"/>
              <w:right w:val="single" w:sz="4" w:space="0" w:color="000000"/>
            </w:tcBorders>
          </w:tcPr>
          <w:p w14:paraId="1535EFB3" w14:textId="7E0763DF" w:rsidR="008E08BA" w:rsidRDefault="008E08BA" w:rsidP="008E08BA">
            <w:pPr>
              <w:snapToGrid w:val="0"/>
              <w:spacing w:after="120"/>
              <w:rPr>
                <w:sz w:val="16"/>
                <w:szCs w:val="16"/>
              </w:rPr>
            </w:pPr>
            <w:ins w:id="4775" w:author="Raphael Malyankar" w:date="2018-07-05T18:45:00Z">
              <w:r>
                <w:rPr>
                  <w:sz w:val="16"/>
                  <w:szCs w:val="16"/>
                </w:rPr>
                <w:t>The scope of the catalogue</w:t>
              </w:r>
            </w:ins>
            <w:del w:id="4776" w:author="Raphael Malyankar" w:date="2018-07-05T18:45:00Z">
              <w:r w:rsidDel="00486C66">
                <w:rPr>
                  <w:sz w:val="16"/>
                  <w:szCs w:val="16"/>
                </w:rPr>
                <w:delText>Super class</w:delText>
              </w:r>
            </w:del>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51397168" w14:textId="77777777" w:rsidR="008E08BA" w:rsidRDefault="008E08BA" w:rsidP="008E08BA">
            <w:pPr>
              <w:snapToGrid w:val="0"/>
              <w:spacing w:after="120"/>
              <w:jc w:val="center"/>
              <w:rPr>
                <w:sz w:val="16"/>
                <w:szCs w:val="16"/>
              </w:rPr>
            </w:pPr>
            <w:r>
              <w:rPr>
                <w:sz w:val="16"/>
                <w:szCs w:val="16"/>
              </w:rPr>
              <w:t>-</w:t>
            </w:r>
          </w:p>
        </w:tc>
        <w:tc>
          <w:tcPr>
            <w:tcW w:w="2410" w:type="dxa"/>
            <w:tcBorders>
              <w:top w:val="single" w:sz="4" w:space="0" w:color="000000"/>
              <w:left w:val="single" w:sz="4" w:space="0" w:color="000000"/>
              <w:bottom w:val="single" w:sz="4" w:space="0" w:color="000000"/>
              <w:right w:val="single" w:sz="4" w:space="0" w:color="000000"/>
            </w:tcBorders>
            <w:vAlign w:val="center"/>
          </w:tcPr>
          <w:p w14:paraId="23C07248" w14:textId="5F7C2668" w:rsidR="008E08BA" w:rsidRDefault="008E08BA" w:rsidP="008E08BA">
            <w:pPr>
              <w:snapToGrid w:val="0"/>
              <w:spacing w:after="120"/>
              <w:rPr>
                <w:sz w:val="16"/>
                <w:szCs w:val="16"/>
              </w:rPr>
            </w:pPr>
            <w:ins w:id="4777" w:author="Eivind" w:date="2018-07-12T23:51:00Z">
              <w:r>
                <w:rPr>
                  <w:sz w:val="16"/>
                  <w:szCs w:val="16"/>
                </w:rPr>
                <w:t>-</w:t>
              </w:r>
            </w:ins>
            <w:ins w:id="4778" w:author="Raphael Malyankar" w:date="2018-07-05T18:45:00Z">
              <w:del w:id="4779" w:author="Eivind" w:date="2018-07-12T23:51:00Z">
                <w:r w:rsidDel="008E08BA">
                  <w:rPr>
                    <w:sz w:val="16"/>
                    <w:szCs w:val="16"/>
                  </w:rPr>
                  <w:delText>Enumeration</w:delText>
                </w:r>
              </w:del>
            </w:ins>
            <w:del w:id="4780" w:author="Eivind" w:date="2018-07-12T23:51:00Z">
              <w:r w:rsidDel="008E08BA">
                <w:rPr>
                  <w:sz w:val="16"/>
                  <w:szCs w:val="16"/>
                </w:rPr>
                <w:delText>-</w:delText>
              </w:r>
            </w:del>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28ED0348" w14:textId="77777777" w:rsidR="008E08BA" w:rsidRDefault="008E08BA" w:rsidP="008E08BA">
            <w:pPr>
              <w:snapToGrid w:val="0"/>
              <w:spacing w:after="120"/>
              <w:rPr>
                <w:sz w:val="16"/>
                <w:szCs w:val="16"/>
              </w:rPr>
            </w:pPr>
            <w:r>
              <w:rPr>
                <w:sz w:val="16"/>
                <w:szCs w:val="16"/>
              </w:rPr>
              <w:t>-</w:t>
            </w:r>
          </w:p>
        </w:tc>
      </w:tr>
      <w:tr w:rsidR="008E08BA" w14:paraId="45726C52" w14:textId="77777777" w:rsidTr="00820BA8">
        <w:trPr>
          <w:trHeight w:val="198"/>
        </w:trPr>
        <w:tc>
          <w:tcPr>
            <w:tcW w:w="1163" w:type="dxa"/>
            <w:tcBorders>
              <w:top w:val="single" w:sz="4" w:space="0" w:color="000000"/>
              <w:left w:val="single" w:sz="4" w:space="0" w:color="000000"/>
              <w:bottom w:val="single" w:sz="4" w:space="0" w:color="000000"/>
              <w:right w:val="single" w:sz="4" w:space="0" w:color="000000"/>
            </w:tcBorders>
          </w:tcPr>
          <w:p w14:paraId="2C1784D1" w14:textId="370D9D61" w:rsidR="008E08BA" w:rsidRDefault="008E08BA" w:rsidP="008E08BA">
            <w:pPr>
              <w:snapToGrid w:val="0"/>
              <w:spacing w:after="120"/>
              <w:rPr>
                <w:sz w:val="16"/>
                <w:szCs w:val="16"/>
              </w:rPr>
            </w:pPr>
            <w:ins w:id="4781" w:author="Eivind" w:date="2018-07-12T23:50:00Z">
              <w:r>
                <w:rPr>
                  <w:sz w:val="16"/>
                  <w:szCs w:val="16"/>
                </w:rPr>
                <w:t>Value</w:t>
              </w:r>
            </w:ins>
          </w:p>
        </w:tc>
        <w:tc>
          <w:tcPr>
            <w:tcW w:w="2977" w:type="dxa"/>
            <w:tcBorders>
              <w:top w:val="single" w:sz="4" w:space="0" w:color="000000"/>
              <w:left w:val="single" w:sz="4" w:space="0" w:color="000000"/>
              <w:bottom w:val="single" w:sz="4" w:space="0" w:color="000000"/>
              <w:right w:val="single" w:sz="4" w:space="0" w:color="000000"/>
            </w:tcBorders>
            <w:vAlign w:val="center"/>
            <w:hideMark/>
          </w:tcPr>
          <w:p w14:paraId="4E35A6B9" w14:textId="52EEBEB8" w:rsidR="008E08BA" w:rsidRDefault="008E08BA" w:rsidP="008E08BA">
            <w:pPr>
              <w:snapToGrid w:val="0"/>
              <w:spacing w:after="120"/>
              <w:rPr>
                <w:sz w:val="16"/>
                <w:szCs w:val="16"/>
              </w:rPr>
            </w:pPr>
            <w:r>
              <w:rPr>
                <w:sz w:val="16"/>
                <w:szCs w:val="16"/>
              </w:rPr>
              <w:t>featureCatalogue</w:t>
            </w:r>
          </w:p>
        </w:tc>
        <w:tc>
          <w:tcPr>
            <w:tcW w:w="3402" w:type="dxa"/>
            <w:tcBorders>
              <w:top w:val="single" w:sz="4" w:space="0" w:color="000000"/>
              <w:left w:val="single" w:sz="4" w:space="0" w:color="000000"/>
              <w:bottom w:val="single" w:sz="4" w:space="0" w:color="000000"/>
              <w:right w:val="single" w:sz="4" w:space="0" w:color="000000"/>
            </w:tcBorders>
          </w:tcPr>
          <w:p w14:paraId="7B49EC95" w14:textId="7C8F55B3" w:rsidR="008E08BA" w:rsidRDefault="008E08BA" w:rsidP="008E08BA">
            <w:pPr>
              <w:snapToGrid w:val="0"/>
              <w:spacing w:after="120"/>
              <w:rPr>
                <w:sz w:val="16"/>
                <w:szCs w:val="16"/>
              </w:rPr>
            </w:pPr>
            <w:ins w:id="4782" w:author="Raphael Malyankar" w:date="2018-07-05T18:45:00Z">
              <w:r>
                <w:rPr>
                  <w:sz w:val="16"/>
                  <w:szCs w:val="16"/>
                </w:rPr>
                <w:t>S-100 feature catalogue</w:t>
              </w:r>
            </w:ins>
          </w:p>
        </w:tc>
        <w:tc>
          <w:tcPr>
            <w:tcW w:w="850" w:type="dxa"/>
            <w:tcBorders>
              <w:top w:val="single" w:sz="4" w:space="0" w:color="000000"/>
              <w:left w:val="single" w:sz="4" w:space="0" w:color="000000"/>
              <w:bottom w:val="single" w:sz="4" w:space="0" w:color="000000"/>
              <w:right w:val="single" w:sz="4" w:space="0" w:color="000000"/>
            </w:tcBorders>
            <w:vAlign w:val="center"/>
          </w:tcPr>
          <w:p w14:paraId="5E06071D" w14:textId="57DEF8D0" w:rsidR="008E08BA" w:rsidRDefault="008E08BA" w:rsidP="008E08BA">
            <w:pPr>
              <w:snapToGrid w:val="0"/>
              <w:spacing w:after="120"/>
              <w:jc w:val="center"/>
              <w:rPr>
                <w:sz w:val="16"/>
                <w:szCs w:val="16"/>
              </w:rPr>
            </w:pPr>
            <w:ins w:id="4783" w:author="Eivind" w:date="2018-07-12T23:51:00Z">
              <w:r>
                <w:rPr>
                  <w:sz w:val="16"/>
                  <w:szCs w:val="16"/>
                </w:rPr>
                <w:t>-</w:t>
              </w:r>
            </w:ins>
          </w:p>
        </w:tc>
        <w:tc>
          <w:tcPr>
            <w:tcW w:w="2410" w:type="dxa"/>
            <w:tcBorders>
              <w:top w:val="single" w:sz="4" w:space="0" w:color="000000"/>
              <w:left w:val="single" w:sz="4" w:space="0" w:color="000000"/>
              <w:bottom w:val="single" w:sz="4" w:space="0" w:color="000000"/>
              <w:right w:val="single" w:sz="4" w:space="0" w:color="000000"/>
            </w:tcBorders>
            <w:vAlign w:val="center"/>
          </w:tcPr>
          <w:p w14:paraId="284BCE76" w14:textId="38DA5B98" w:rsidR="008E08BA" w:rsidRDefault="008E08BA" w:rsidP="008E08BA">
            <w:pPr>
              <w:snapToGrid w:val="0"/>
              <w:spacing w:after="120"/>
              <w:rPr>
                <w:sz w:val="16"/>
                <w:szCs w:val="16"/>
              </w:rPr>
            </w:pPr>
            <w:ins w:id="4784" w:author="Eivind" w:date="2018-07-12T23:51:00Z">
              <w:r>
                <w:rPr>
                  <w:sz w:val="16"/>
                  <w:szCs w:val="16"/>
                </w:rPr>
                <w:t>-</w:t>
              </w:r>
            </w:ins>
            <w:ins w:id="4785" w:author="Raphael Malyankar" w:date="2018-07-05T18:45:00Z">
              <w:del w:id="4786" w:author="Eivind" w:date="2018-07-12T23:51:00Z">
                <w:r w:rsidDel="008E08BA">
                  <w:rPr>
                    <w:sz w:val="16"/>
                    <w:szCs w:val="16"/>
                  </w:rPr>
                  <w:delText>Literal</w:delText>
                </w:r>
              </w:del>
            </w:ins>
          </w:p>
        </w:tc>
        <w:tc>
          <w:tcPr>
            <w:tcW w:w="1985" w:type="dxa"/>
            <w:tcBorders>
              <w:top w:val="single" w:sz="4" w:space="0" w:color="000000"/>
              <w:left w:val="single" w:sz="4" w:space="0" w:color="000000"/>
              <w:bottom w:val="single" w:sz="4" w:space="0" w:color="000000"/>
              <w:right w:val="single" w:sz="4" w:space="0" w:color="000000"/>
            </w:tcBorders>
            <w:vAlign w:val="center"/>
          </w:tcPr>
          <w:p w14:paraId="7F3C400F" w14:textId="3F0A7B92" w:rsidR="008E08BA" w:rsidRDefault="008E08BA" w:rsidP="008E08BA">
            <w:pPr>
              <w:snapToGrid w:val="0"/>
              <w:spacing w:after="120"/>
              <w:rPr>
                <w:sz w:val="16"/>
                <w:szCs w:val="16"/>
              </w:rPr>
            </w:pPr>
            <w:ins w:id="4787" w:author="Raphael Malyankar" w:date="2018-07-05T18:45:00Z">
              <w:r>
                <w:rPr>
                  <w:sz w:val="16"/>
                  <w:szCs w:val="16"/>
                </w:rPr>
                <w:t xml:space="preserve">Only </w:t>
              </w:r>
            </w:ins>
            <w:ins w:id="4788" w:author="Raphael Malyankar" w:date="2018-07-05T18:46:00Z">
              <w:r>
                <w:rPr>
                  <w:sz w:val="16"/>
                  <w:szCs w:val="16"/>
                </w:rPr>
                <w:t>interoperability catalogues implementing Level 3 or 4 may be accompanied by a feature catalogue</w:t>
              </w:r>
            </w:ins>
          </w:p>
        </w:tc>
      </w:tr>
      <w:tr w:rsidR="008E08BA" w14:paraId="1EF8CA9D" w14:textId="77777777" w:rsidTr="00820BA8">
        <w:trPr>
          <w:trHeight w:val="198"/>
        </w:trPr>
        <w:tc>
          <w:tcPr>
            <w:tcW w:w="1163" w:type="dxa"/>
            <w:tcBorders>
              <w:top w:val="single" w:sz="4" w:space="0" w:color="000000"/>
              <w:left w:val="single" w:sz="4" w:space="0" w:color="000000"/>
              <w:bottom w:val="single" w:sz="4" w:space="0" w:color="000000"/>
              <w:right w:val="single" w:sz="4" w:space="0" w:color="000000"/>
            </w:tcBorders>
          </w:tcPr>
          <w:p w14:paraId="7E09E4D0" w14:textId="23207117" w:rsidR="008E08BA" w:rsidRDefault="008E08BA" w:rsidP="008E08BA">
            <w:pPr>
              <w:snapToGrid w:val="0"/>
              <w:spacing w:after="120"/>
              <w:rPr>
                <w:sz w:val="16"/>
                <w:szCs w:val="16"/>
              </w:rPr>
            </w:pPr>
            <w:ins w:id="4789" w:author="Eivind" w:date="2018-07-12T23:49:00Z">
              <w:r>
                <w:rPr>
                  <w:sz w:val="16"/>
                  <w:szCs w:val="16"/>
                </w:rPr>
                <w:t>Value</w:t>
              </w:r>
            </w:ins>
          </w:p>
        </w:tc>
        <w:tc>
          <w:tcPr>
            <w:tcW w:w="2977" w:type="dxa"/>
            <w:tcBorders>
              <w:top w:val="single" w:sz="4" w:space="0" w:color="000000"/>
              <w:left w:val="single" w:sz="4" w:space="0" w:color="000000"/>
              <w:bottom w:val="single" w:sz="4" w:space="0" w:color="000000"/>
              <w:right w:val="single" w:sz="4" w:space="0" w:color="000000"/>
            </w:tcBorders>
            <w:vAlign w:val="center"/>
            <w:hideMark/>
          </w:tcPr>
          <w:p w14:paraId="51B25CC8" w14:textId="1D4F15F4" w:rsidR="008E08BA" w:rsidRDefault="008E08BA" w:rsidP="008E08BA">
            <w:pPr>
              <w:snapToGrid w:val="0"/>
              <w:spacing w:after="120"/>
              <w:rPr>
                <w:sz w:val="16"/>
                <w:szCs w:val="16"/>
              </w:rPr>
            </w:pPr>
            <w:r>
              <w:rPr>
                <w:sz w:val="16"/>
                <w:szCs w:val="16"/>
              </w:rPr>
              <w:t>portrayalCatalogue</w:t>
            </w:r>
          </w:p>
        </w:tc>
        <w:tc>
          <w:tcPr>
            <w:tcW w:w="3402" w:type="dxa"/>
            <w:tcBorders>
              <w:top w:val="single" w:sz="4" w:space="0" w:color="000000"/>
              <w:left w:val="single" w:sz="4" w:space="0" w:color="000000"/>
              <w:bottom w:val="single" w:sz="4" w:space="0" w:color="000000"/>
              <w:right w:val="single" w:sz="4" w:space="0" w:color="000000"/>
            </w:tcBorders>
          </w:tcPr>
          <w:p w14:paraId="429E3A13" w14:textId="21D79F40" w:rsidR="008E08BA" w:rsidRDefault="008E08BA" w:rsidP="008E08BA">
            <w:pPr>
              <w:snapToGrid w:val="0"/>
              <w:spacing w:after="120"/>
              <w:rPr>
                <w:sz w:val="16"/>
                <w:szCs w:val="16"/>
              </w:rPr>
            </w:pPr>
            <w:ins w:id="4790" w:author="Raphael Malyankar" w:date="2018-07-05T18:45:00Z">
              <w:r>
                <w:rPr>
                  <w:sz w:val="16"/>
                  <w:szCs w:val="16"/>
                </w:rPr>
                <w:t>S-100 portrayal catalogue</w:t>
              </w:r>
            </w:ins>
          </w:p>
        </w:tc>
        <w:tc>
          <w:tcPr>
            <w:tcW w:w="850" w:type="dxa"/>
            <w:tcBorders>
              <w:top w:val="single" w:sz="4" w:space="0" w:color="000000"/>
              <w:left w:val="single" w:sz="4" w:space="0" w:color="000000"/>
              <w:bottom w:val="single" w:sz="4" w:space="0" w:color="000000"/>
              <w:right w:val="single" w:sz="4" w:space="0" w:color="000000"/>
            </w:tcBorders>
            <w:vAlign w:val="center"/>
          </w:tcPr>
          <w:p w14:paraId="4B26C770" w14:textId="1FFC1A1B" w:rsidR="008E08BA" w:rsidRDefault="008E08BA" w:rsidP="008E08BA">
            <w:pPr>
              <w:snapToGrid w:val="0"/>
              <w:spacing w:after="120"/>
              <w:jc w:val="center"/>
              <w:rPr>
                <w:sz w:val="16"/>
                <w:szCs w:val="16"/>
              </w:rPr>
            </w:pPr>
            <w:ins w:id="4791" w:author="Eivind" w:date="2018-07-12T23:51:00Z">
              <w:r>
                <w:rPr>
                  <w:sz w:val="16"/>
                  <w:szCs w:val="16"/>
                </w:rPr>
                <w:t>-</w:t>
              </w:r>
            </w:ins>
          </w:p>
        </w:tc>
        <w:tc>
          <w:tcPr>
            <w:tcW w:w="2410" w:type="dxa"/>
            <w:tcBorders>
              <w:top w:val="single" w:sz="4" w:space="0" w:color="000000"/>
              <w:left w:val="single" w:sz="4" w:space="0" w:color="000000"/>
              <w:bottom w:val="single" w:sz="4" w:space="0" w:color="000000"/>
              <w:right w:val="single" w:sz="4" w:space="0" w:color="000000"/>
            </w:tcBorders>
            <w:vAlign w:val="center"/>
          </w:tcPr>
          <w:p w14:paraId="29BDFA0B" w14:textId="2BF89AB4" w:rsidR="008E08BA" w:rsidRDefault="008E08BA" w:rsidP="008E08BA">
            <w:pPr>
              <w:snapToGrid w:val="0"/>
              <w:spacing w:after="120"/>
              <w:rPr>
                <w:sz w:val="16"/>
                <w:szCs w:val="16"/>
              </w:rPr>
            </w:pPr>
            <w:ins w:id="4792" w:author="Eivind" w:date="2018-07-12T23:51:00Z">
              <w:r>
                <w:rPr>
                  <w:sz w:val="16"/>
                  <w:szCs w:val="16"/>
                </w:rPr>
                <w:t>-</w:t>
              </w:r>
            </w:ins>
            <w:ins w:id="4793" w:author="Raphael Malyankar" w:date="2018-07-05T18:45:00Z">
              <w:del w:id="4794" w:author="Eivind" w:date="2018-07-12T23:51:00Z">
                <w:r w:rsidDel="008E08BA">
                  <w:rPr>
                    <w:sz w:val="16"/>
                    <w:szCs w:val="16"/>
                  </w:rPr>
                  <w:delText>Literal</w:delText>
                </w:r>
              </w:del>
            </w:ins>
          </w:p>
        </w:tc>
        <w:tc>
          <w:tcPr>
            <w:tcW w:w="1985" w:type="dxa"/>
            <w:tcBorders>
              <w:top w:val="single" w:sz="4" w:space="0" w:color="000000"/>
              <w:left w:val="single" w:sz="4" w:space="0" w:color="000000"/>
              <w:bottom w:val="single" w:sz="4" w:space="0" w:color="000000"/>
              <w:right w:val="single" w:sz="4" w:space="0" w:color="000000"/>
            </w:tcBorders>
            <w:vAlign w:val="center"/>
          </w:tcPr>
          <w:p w14:paraId="782E301D" w14:textId="77777777" w:rsidR="008E08BA" w:rsidRDefault="008E08BA" w:rsidP="008E08BA">
            <w:pPr>
              <w:snapToGrid w:val="0"/>
              <w:spacing w:after="120"/>
              <w:rPr>
                <w:sz w:val="16"/>
                <w:szCs w:val="16"/>
              </w:rPr>
            </w:pPr>
          </w:p>
        </w:tc>
      </w:tr>
      <w:tr w:rsidR="008E08BA" w14:paraId="308BD7AD" w14:textId="77777777" w:rsidTr="00820BA8">
        <w:trPr>
          <w:trHeight w:val="198"/>
          <w:ins w:id="4795" w:author="Raphael Malyankar" w:date="2018-07-05T18:44:00Z"/>
        </w:trPr>
        <w:tc>
          <w:tcPr>
            <w:tcW w:w="1163" w:type="dxa"/>
            <w:tcBorders>
              <w:top w:val="single" w:sz="4" w:space="0" w:color="000000"/>
              <w:left w:val="single" w:sz="4" w:space="0" w:color="000000"/>
              <w:bottom w:val="single" w:sz="4" w:space="0" w:color="000000"/>
              <w:right w:val="single" w:sz="4" w:space="0" w:color="000000"/>
            </w:tcBorders>
          </w:tcPr>
          <w:p w14:paraId="6808F003" w14:textId="2E9F547A" w:rsidR="008E08BA" w:rsidRDefault="008E08BA" w:rsidP="008E08BA">
            <w:pPr>
              <w:snapToGrid w:val="0"/>
              <w:spacing w:after="120"/>
              <w:rPr>
                <w:ins w:id="4796" w:author="Eivind" w:date="2018-07-12T23:49:00Z"/>
                <w:sz w:val="16"/>
                <w:szCs w:val="16"/>
              </w:rPr>
            </w:pPr>
            <w:ins w:id="4797" w:author="Eivind" w:date="2018-07-12T23:49:00Z">
              <w:r>
                <w:rPr>
                  <w:sz w:val="16"/>
                  <w:szCs w:val="16"/>
                </w:rPr>
                <w:t>Value</w:t>
              </w:r>
            </w:ins>
          </w:p>
        </w:tc>
        <w:tc>
          <w:tcPr>
            <w:tcW w:w="2977" w:type="dxa"/>
            <w:tcBorders>
              <w:top w:val="single" w:sz="4" w:space="0" w:color="000000"/>
              <w:left w:val="single" w:sz="4" w:space="0" w:color="000000"/>
              <w:bottom w:val="single" w:sz="4" w:space="0" w:color="000000"/>
              <w:right w:val="single" w:sz="4" w:space="0" w:color="000000"/>
            </w:tcBorders>
          </w:tcPr>
          <w:p w14:paraId="523B4278" w14:textId="5C9C0216" w:rsidR="008E08BA" w:rsidRDefault="008E08BA" w:rsidP="008E08BA">
            <w:pPr>
              <w:snapToGrid w:val="0"/>
              <w:spacing w:after="120"/>
              <w:rPr>
                <w:ins w:id="4798" w:author="Raphael Malyankar" w:date="2018-07-05T18:44:00Z"/>
                <w:sz w:val="16"/>
                <w:szCs w:val="16"/>
              </w:rPr>
            </w:pPr>
            <w:ins w:id="4799" w:author="Raphael Malyankar" w:date="2018-07-05T18:44:00Z">
              <w:r>
                <w:rPr>
                  <w:sz w:val="16"/>
                  <w:szCs w:val="16"/>
                </w:rPr>
                <w:t>interoperabilityCatalogue</w:t>
              </w:r>
            </w:ins>
          </w:p>
        </w:tc>
        <w:tc>
          <w:tcPr>
            <w:tcW w:w="3402" w:type="dxa"/>
            <w:tcBorders>
              <w:top w:val="single" w:sz="4" w:space="0" w:color="000000"/>
              <w:left w:val="single" w:sz="4" w:space="0" w:color="000000"/>
              <w:bottom w:val="single" w:sz="4" w:space="0" w:color="000000"/>
              <w:right w:val="single" w:sz="4" w:space="0" w:color="000000"/>
            </w:tcBorders>
          </w:tcPr>
          <w:p w14:paraId="4671D461" w14:textId="054B75E3" w:rsidR="008E08BA" w:rsidRDefault="008E08BA" w:rsidP="008E08BA">
            <w:pPr>
              <w:snapToGrid w:val="0"/>
              <w:spacing w:after="120"/>
              <w:rPr>
                <w:ins w:id="4800" w:author="Raphael Malyankar" w:date="2018-07-05T18:44:00Z"/>
                <w:sz w:val="16"/>
                <w:szCs w:val="16"/>
              </w:rPr>
            </w:pPr>
            <w:ins w:id="4801" w:author="Raphael Malyankar" w:date="2018-07-05T18:44:00Z">
              <w:r w:rsidRPr="009042DF">
                <w:rPr>
                  <w:sz w:val="16"/>
                  <w:szCs w:val="16"/>
                </w:rPr>
                <w:t>S-100 interoperability information</w:t>
              </w:r>
            </w:ins>
          </w:p>
        </w:tc>
        <w:tc>
          <w:tcPr>
            <w:tcW w:w="850" w:type="dxa"/>
            <w:tcBorders>
              <w:top w:val="single" w:sz="4" w:space="0" w:color="000000"/>
              <w:left w:val="single" w:sz="4" w:space="0" w:color="000000"/>
              <w:bottom w:val="single" w:sz="4" w:space="0" w:color="000000"/>
              <w:right w:val="single" w:sz="4" w:space="0" w:color="000000"/>
            </w:tcBorders>
            <w:vAlign w:val="center"/>
          </w:tcPr>
          <w:p w14:paraId="17ED5E77" w14:textId="25824FC8" w:rsidR="008E08BA" w:rsidRDefault="008E08BA" w:rsidP="008E08BA">
            <w:pPr>
              <w:snapToGrid w:val="0"/>
              <w:spacing w:after="120"/>
              <w:jc w:val="center"/>
              <w:rPr>
                <w:ins w:id="4802" w:author="Raphael Malyankar" w:date="2018-07-05T18:44:00Z"/>
                <w:sz w:val="16"/>
                <w:szCs w:val="16"/>
              </w:rPr>
            </w:pPr>
            <w:ins w:id="4803" w:author="Eivind" w:date="2018-07-12T23:51:00Z">
              <w:r>
                <w:rPr>
                  <w:sz w:val="16"/>
                  <w:szCs w:val="16"/>
                </w:rPr>
                <w:t>-</w:t>
              </w:r>
            </w:ins>
          </w:p>
        </w:tc>
        <w:tc>
          <w:tcPr>
            <w:tcW w:w="2410" w:type="dxa"/>
            <w:tcBorders>
              <w:top w:val="single" w:sz="4" w:space="0" w:color="000000"/>
              <w:left w:val="single" w:sz="4" w:space="0" w:color="000000"/>
              <w:bottom w:val="single" w:sz="4" w:space="0" w:color="000000"/>
              <w:right w:val="single" w:sz="4" w:space="0" w:color="000000"/>
            </w:tcBorders>
            <w:vAlign w:val="center"/>
          </w:tcPr>
          <w:p w14:paraId="084DAAD0" w14:textId="7B53C5FA" w:rsidR="008E08BA" w:rsidRDefault="008E08BA" w:rsidP="008E08BA">
            <w:pPr>
              <w:snapToGrid w:val="0"/>
              <w:spacing w:after="120"/>
              <w:rPr>
                <w:ins w:id="4804" w:author="Raphael Malyankar" w:date="2018-07-05T18:44:00Z"/>
                <w:sz w:val="16"/>
                <w:szCs w:val="16"/>
              </w:rPr>
            </w:pPr>
            <w:ins w:id="4805" w:author="Eivind" w:date="2018-07-12T23:51:00Z">
              <w:r>
                <w:rPr>
                  <w:sz w:val="16"/>
                  <w:szCs w:val="16"/>
                </w:rPr>
                <w:t>-</w:t>
              </w:r>
            </w:ins>
            <w:ins w:id="4806" w:author="Raphael Malyankar" w:date="2018-07-05T18:45:00Z">
              <w:del w:id="4807" w:author="Eivind" w:date="2018-07-12T23:51:00Z">
                <w:r w:rsidDel="008E08BA">
                  <w:rPr>
                    <w:sz w:val="16"/>
                    <w:szCs w:val="16"/>
                  </w:rPr>
                  <w:delText>Literal</w:delText>
                </w:r>
              </w:del>
            </w:ins>
          </w:p>
        </w:tc>
        <w:tc>
          <w:tcPr>
            <w:tcW w:w="1985" w:type="dxa"/>
            <w:tcBorders>
              <w:top w:val="single" w:sz="4" w:space="0" w:color="000000"/>
              <w:left w:val="single" w:sz="4" w:space="0" w:color="000000"/>
              <w:bottom w:val="single" w:sz="4" w:space="0" w:color="000000"/>
              <w:right w:val="single" w:sz="4" w:space="0" w:color="000000"/>
            </w:tcBorders>
            <w:vAlign w:val="center"/>
          </w:tcPr>
          <w:p w14:paraId="269EAE27" w14:textId="1B243E96" w:rsidR="008E08BA" w:rsidRDefault="008E08BA" w:rsidP="008E08BA">
            <w:pPr>
              <w:snapToGrid w:val="0"/>
              <w:spacing w:after="120"/>
              <w:rPr>
                <w:ins w:id="4808" w:author="Raphael Malyankar" w:date="2018-07-05T18:44:00Z"/>
                <w:sz w:val="16"/>
                <w:szCs w:val="16"/>
              </w:rPr>
            </w:pPr>
            <w:ins w:id="4809" w:author="Raphael Malyankar" w:date="2018-07-05T18:47:00Z">
              <w:r>
                <w:rPr>
                  <w:sz w:val="16"/>
                  <w:szCs w:val="16"/>
                </w:rPr>
                <w:t>Use this for interoperability catalogues</w:t>
              </w:r>
            </w:ins>
          </w:p>
        </w:tc>
      </w:tr>
    </w:tbl>
    <w:p w14:paraId="2252DAFD" w14:textId="49F8D2CA" w:rsidR="006B114A" w:rsidRPr="00904D17" w:rsidRDefault="006B114A" w:rsidP="00996B38">
      <w:pPr>
        <w:rPr>
          <w:ins w:id="4810" w:author="Raphael Malyankar" w:date="2018-07-05T17:59:00Z"/>
          <w:rFonts w:cs="Arial"/>
        </w:rPr>
      </w:pPr>
    </w:p>
    <w:p w14:paraId="301ADAD4" w14:textId="275C0022" w:rsidR="00A23DE1" w:rsidRDefault="00A23DE1" w:rsidP="00A23DE1">
      <w:pPr>
        <w:pStyle w:val="Caption"/>
        <w:keepNext/>
        <w:rPr>
          <w:ins w:id="4811" w:author="Raphael Malyankar" w:date="2018-07-05T18:01:00Z"/>
        </w:rPr>
      </w:pPr>
      <w:ins w:id="4812" w:author="Raphael Malyankar" w:date="2018-07-05T18:01:00Z">
        <w:r>
          <w:t xml:space="preserve">Table </w:t>
        </w:r>
        <w:r>
          <w:fldChar w:fldCharType="begin"/>
        </w:r>
        <w:r>
          <w:instrText xml:space="preserve"> SEQ Table \* ARABIC </w:instrText>
        </w:r>
      </w:ins>
      <w:r>
        <w:fldChar w:fldCharType="separate"/>
      </w:r>
      <w:ins w:id="4813" w:author="Raphael Malyankar" w:date="2018-07-20T12:56:00Z">
        <w:r w:rsidR="00CF17A6">
          <w:rPr>
            <w:noProof/>
          </w:rPr>
          <w:t>42</w:t>
        </w:r>
      </w:ins>
      <w:ins w:id="4814" w:author="Eivind" w:date="2018-07-10T00:11:00Z">
        <w:del w:id="4815" w:author="Raphael Malyankar" w:date="2018-07-20T12:56:00Z">
          <w:r w:rsidR="005F5493" w:rsidDel="00CF17A6">
            <w:rPr>
              <w:noProof/>
            </w:rPr>
            <w:delText>41</w:delText>
          </w:r>
        </w:del>
      </w:ins>
      <w:ins w:id="4816" w:author="Raphael Malyankar" w:date="2018-07-05T18:01:00Z">
        <w:r>
          <w:fldChar w:fldCharType="end"/>
        </w:r>
        <w:r>
          <w:t>. S100_CompressionAlgorithm</w:t>
        </w:r>
      </w:ins>
    </w:p>
    <w:tbl>
      <w:tblPr>
        <w:tblW w:w="1278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3"/>
        <w:gridCol w:w="1871"/>
        <w:gridCol w:w="1106"/>
        <w:gridCol w:w="2314"/>
        <w:gridCol w:w="804"/>
        <w:gridCol w:w="302"/>
        <w:gridCol w:w="804"/>
        <w:gridCol w:w="1330"/>
        <w:gridCol w:w="1106"/>
        <w:gridCol w:w="1954"/>
        <w:gridCol w:w="33"/>
      </w:tblGrid>
      <w:tr w:rsidR="00DF7F5B" w14:paraId="0FC84F6D" w14:textId="77777777" w:rsidTr="00904D17">
        <w:trPr>
          <w:trHeight w:val="304"/>
          <w:ins w:id="4817" w:author="Eivind" w:date="2018-07-12T22:34:00Z"/>
        </w:trPr>
        <w:tc>
          <w:tcPr>
            <w:tcW w:w="1163" w:type="dxa"/>
            <w:tcBorders>
              <w:top w:val="single" w:sz="4" w:space="0" w:color="000000"/>
              <w:left w:val="single" w:sz="4" w:space="0" w:color="000000"/>
              <w:bottom w:val="single" w:sz="4" w:space="0" w:color="000000"/>
              <w:right w:val="single" w:sz="4" w:space="0" w:color="000000"/>
            </w:tcBorders>
            <w:hideMark/>
          </w:tcPr>
          <w:p w14:paraId="50FEC701" w14:textId="77777777" w:rsidR="00DF7F5B" w:rsidRDefault="00DF7F5B">
            <w:pPr>
              <w:snapToGrid w:val="0"/>
              <w:spacing w:before="60" w:after="60"/>
              <w:jc w:val="left"/>
              <w:rPr>
                <w:ins w:id="4818" w:author="Eivind" w:date="2018-07-12T22:34:00Z"/>
                <w:b/>
                <w:sz w:val="16"/>
                <w:szCs w:val="16"/>
                <w:lang w:eastAsia="ar-SA"/>
              </w:rPr>
            </w:pPr>
            <w:ins w:id="4819" w:author="Eivind" w:date="2018-07-12T22:34:00Z">
              <w:r>
                <w:rPr>
                  <w:b/>
                  <w:sz w:val="16"/>
                  <w:szCs w:val="16"/>
                </w:rPr>
                <w:t>Role Name</w:t>
              </w:r>
            </w:ins>
          </w:p>
        </w:tc>
        <w:tc>
          <w:tcPr>
            <w:tcW w:w="2977" w:type="dxa"/>
            <w:gridSpan w:val="2"/>
            <w:tcBorders>
              <w:top w:val="single" w:sz="4" w:space="0" w:color="000000"/>
              <w:left w:val="single" w:sz="4" w:space="0" w:color="000000"/>
              <w:bottom w:val="single" w:sz="4" w:space="0" w:color="000000"/>
              <w:right w:val="single" w:sz="4" w:space="0" w:color="000000"/>
            </w:tcBorders>
            <w:hideMark/>
          </w:tcPr>
          <w:p w14:paraId="59255564" w14:textId="77777777" w:rsidR="00DF7F5B" w:rsidRDefault="00DF7F5B">
            <w:pPr>
              <w:snapToGrid w:val="0"/>
              <w:spacing w:before="60" w:after="60"/>
              <w:jc w:val="left"/>
              <w:rPr>
                <w:ins w:id="4820" w:author="Eivind" w:date="2018-07-12T22:34:00Z"/>
                <w:b/>
                <w:sz w:val="16"/>
                <w:szCs w:val="16"/>
              </w:rPr>
            </w:pPr>
            <w:ins w:id="4821" w:author="Eivind" w:date="2018-07-12T22:34:00Z">
              <w:r>
                <w:rPr>
                  <w:b/>
                  <w:sz w:val="16"/>
                  <w:szCs w:val="16"/>
                </w:rPr>
                <w:t>Name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0849C9FA" w14:textId="77777777" w:rsidR="00DF7F5B" w:rsidRDefault="00DF7F5B">
            <w:pPr>
              <w:snapToGrid w:val="0"/>
              <w:spacing w:before="60" w:after="60"/>
              <w:jc w:val="left"/>
              <w:rPr>
                <w:ins w:id="4822" w:author="Eivind" w:date="2018-07-12T22:34:00Z"/>
                <w:b/>
                <w:sz w:val="16"/>
                <w:szCs w:val="16"/>
              </w:rPr>
            </w:pPr>
            <w:ins w:id="4823" w:author="Eivind" w:date="2018-07-12T22:34:00Z">
              <w:r>
                <w:rPr>
                  <w:b/>
                  <w:sz w:val="16"/>
                  <w:szCs w:val="16"/>
                </w:rPr>
                <w:t>Description</w:t>
              </w:r>
            </w:ins>
          </w:p>
        </w:tc>
        <w:tc>
          <w:tcPr>
            <w:tcW w:w="804" w:type="dxa"/>
            <w:tcBorders>
              <w:top w:val="single" w:sz="4" w:space="0" w:color="000000"/>
              <w:left w:val="single" w:sz="4" w:space="0" w:color="000000"/>
              <w:bottom w:val="single" w:sz="4" w:space="0" w:color="000000"/>
              <w:right w:val="single" w:sz="4" w:space="0" w:color="000000"/>
            </w:tcBorders>
            <w:hideMark/>
          </w:tcPr>
          <w:p w14:paraId="11D63DD6" w14:textId="40C340BF" w:rsidR="00DF7F5B" w:rsidRDefault="00AC2E5D">
            <w:pPr>
              <w:snapToGrid w:val="0"/>
              <w:spacing w:before="60" w:after="60"/>
              <w:jc w:val="center"/>
              <w:rPr>
                <w:ins w:id="4824" w:author="Eivind" w:date="2018-07-12T22:34:00Z"/>
                <w:b/>
                <w:sz w:val="16"/>
                <w:szCs w:val="16"/>
              </w:rPr>
            </w:pPr>
            <w:ins w:id="4825" w:author="Raphael Malyankar" w:date="2018-07-13T08:37:00Z">
              <w:r>
                <w:rPr>
                  <w:b/>
                  <w:sz w:val="16"/>
                  <w:szCs w:val="16"/>
                </w:rPr>
                <w:t>Code</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630EEF31" w14:textId="77777777" w:rsidR="00DF7F5B" w:rsidRDefault="00DF7F5B">
            <w:pPr>
              <w:snapToGrid w:val="0"/>
              <w:spacing w:before="60" w:after="60"/>
              <w:jc w:val="left"/>
              <w:rPr>
                <w:ins w:id="4826" w:author="Eivind" w:date="2018-07-12T22:34:00Z"/>
                <w:b/>
                <w:sz w:val="16"/>
                <w:szCs w:val="16"/>
              </w:rPr>
            </w:pPr>
            <w:ins w:id="4827" w:author="Eivind" w:date="2018-07-12T22:34:00Z">
              <w:r>
                <w:rPr>
                  <w:b/>
                  <w:sz w:val="16"/>
                  <w:szCs w:val="16"/>
                </w:rPr>
                <w:t>Type</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4EFB0A55" w14:textId="77777777" w:rsidR="00DF7F5B" w:rsidRDefault="00DF7F5B">
            <w:pPr>
              <w:snapToGrid w:val="0"/>
              <w:spacing w:before="60" w:after="60"/>
              <w:jc w:val="left"/>
              <w:rPr>
                <w:ins w:id="4828" w:author="Eivind" w:date="2018-07-12T22:34:00Z"/>
                <w:b/>
                <w:sz w:val="16"/>
                <w:szCs w:val="16"/>
              </w:rPr>
            </w:pPr>
            <w:ins w:id="4829" w:author="Eivind" w:date="2018-07-12T22:34:00Z">
              <w:r>
                <w:rPr>
                  <w:b/>
                  <w:sz w:val="16"/>
                  <w:szCs w:val="16"/>
                </w:rPr>
                <w:t>Remarks</w:t>
              </w:r>
            </w:ins>
          </w:p>
        </w:tc>
      </w:tr>
      <w:tr w:rsidR="00DF7F5B" w14:paraId="1DB7987B" w14:textId="77777777" w:rsidTr="00904D17">
        <w:trPr>
          <w:trHeight w:val="276"/>
          <w:ins w:id="4830" w:author="Eivind" w:date="2018-07-12T22:34:00Z"/>
        </w:trPr>
        <w:tc>
          <w:tcPr>
            <w:tcW w:w="1163" w:type="dxa"/>
            <w:tcBorders>
              <w:top w:val="single" w:sz="4" w:space="0" w:color="000000"/>
              <w:left w:val="single" w:sz="4" w:space="0" w:color="000000"/>
              <w:bottom w:val="single" w:sz="4" w:space="0" w:color="000000"/>
              <w:right w:val="single" w:sz="4" w:space="0" w:color="000000"/>
            </w:tcBorders>
            <w:hideMark/>
          </w:tcPr>
          <w:p w14:paraId="129BB555" w14:textId="77777777" w:rsidR="00DF7F5B" w:rsidRDefault="00DF7F5B">
            <w:pPr>
              <w:snapToGrid w:val="0"/>
              <w:spacing w:before="60" w:after="60"/>
              <w:jc w:val="left"/>
              <w:rPr>
                <w:ins w:id="4831" w:author="Eivind" w:date="2018-07-12T22:34:00Z"/>
                <w:sz w:val="16"/>
                <w:szCs w:val="16"/>
              </w:rPr>
            </w:pPr>
            <w:ins w:id="4832" w:author="Eivind" w:date="2018-07-12T22:34:00Z">
              <w:r>
                <w:rPr>
                  <w:sz w:val="16"/>
                  <w:szCs w:val="16"/>
                </w:rPr>
                <w:t>Enumeration</w:t>
              </w:r>
            </w:ins>
          </w:p>
        </w:tc>
        <w:tc>
          <w:tcPr>
            <w:tcW w:w="2977" w:type="dxa"/>
            <w:gridSpan w:val="2"/>
            <w:tcBorders>
              <w:top w:val="single" w:sz="4" w:space="0" w:color="000000"/>
              <w:left w:val="single" w:sz="4" w:space="0" w:color="000000"/>
              <w:bottom w:val="single" w:sz="4" w:space="0" w:color="000000"/>
              <w:right w:val="single" w:sz="4" w:space="0" w:color="000000"/>
            </w:tcBorders>
            <w:hideMark/>
          </w:tcPr>
          <w:p w14:paraId="7A884236" w14:textId="77777777" w:rsidR="00DF7F5B" w:rsidRDefault="00DF7F5B">
            <w:pPr>
              <w:snapToGrid w:val="0"/>
              <w:spacing w:before="60" w:after="60"/>
              <w:jc w:val="left"/>
              <w:rPr>
                <w:ins w:id="4833" w:author="Eivind" w:date="2018-07-12T22:34:00Z"/>
                <w:sz w:val="16"/>
                <w:szCs w:val="16"/>
              </w:rPr>
            </w:pPr>
            <w:ins w:id="4834" w:author="Eivind" w:date="2018-07-12T22:34:00Z">
              <w:r>
                <w:rPr>
                  <w:sz w:val="16"/>
                  <w:szCs w:val="16"/>
                </w:rPr>
                <w:t>S100_CompressionAlgorithm</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586104A2" w14:textId="77777777" w:rsidR="00DF7F5B" w:rsidRDefault="00DF7F5B">
            <w:pPr>
              <w:snapToGrid w:val="0"/>
              <w:spacing w:before="60" w:after="60"/>
              <w:jc w:val="left"/>
              <w:rPr>
                <w:ins w:id="4835" w:author="Eivind" w:date="2018-07-12T22:34:00Z"/>
                <w:sz w:val="16"/>
                <w:szCs w:val="16"/>
              </w:rPr>
            </w:pPr>
            <w:ins w:id="4836" w:author="Eivind" w:date="2018-07-12T22:34:00Z">
              <w:r>
                <w:rPr>
                  <w:sz w:val="16"/>
                  <w:szCs w:val="16"/>
                </w:rPr>
                <w:t>Algorithm used for compression and packaging</w:t>
              </w:r>
            </w:ins>
          </w:p>
        </w:tc>
        <w:tc>
          <w:tcPr>
            <w:tcW w:w="804" w:type="dxa"/>
            <w:tcBorders>
              <w:top w:val="single" w:sz="4" w:space="0" w:color="000000"/>
              <w:left w:val="single" w:sz="4" w:space="0" w:color="000000"/>
              <w:bottom w:val="single" w:sz="4" w:space="0" w:color="000000"/>
              <w:right w:val="single" w:sz="4" w:space="0" w:color="000000"/>
            </w:tcBorders>
            <w:hideMark/>
          </w:tcPr>
          <w:p w14:paraId="1CFB8DCD" w14:textId="77777777" w:rsidR="00DF7F5B" w:rsidRDefault="00DF7F5B">
            <w:pPr>
              <w:snapToGrid w:val="0"/>
              <w:spacing w:before="60" w:after="60"/>
              <w:jc w:val="center"/>
              <w:rPr>
                <w:ins w:id="4837" w:author="Eivind" w:date="2018-07-12T22:34:00Z"/>
                <w:sz w:val="16"/>
                <w:szCs w:val="16"/>
              </w:rPr>
            </w:pPr>
            <w:ins w:id="4838" w:author="Eivind" w:date="2018-07-12T22:34:00Z">
              <w:r>
                <w:rPr>
                  <w:sz w:val="16"/>
                  <w:szCs w:val="16"/>
                </w:rPr>
                <w: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797BA7DE" w14:textId="77777777" w:rsidR="00DF7F5B" w:rsidRDefault="00DF7F5B">
            <w:pPr>
              <w:snapToGrid w:val="0"/>
              <w:spacing w:before="60" w:after="60"/>
              <w:jc w:val="left"/>
              <w:rPr>
                <w:ins w:id="4839" w:author="Eivind" w:date="2018-07-12T22:34:00Z"/>
                <w:sz w:val="16"/>
                <w:szCs w:val="16"/>
              </w:rPr>
            </w:pPr>
            <w:ins w:id="4840" w:author="Eivind" w:date="2018-07-12T22:34:00Z">
              <w:r>
                <w:rPr>
                  <w:sz w:val="16"/>
                  <w:szCs w:val="16"/>
                </w:rPr>
                <w:t>-</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17E3EAE9" w14:textId="77777777" w:rsidR="00DF7F5B" w:rsidRDefault="00DF7F5B">
            <w:pPr>
              <w:snapToGrid w:val="0"/>
              <w:spacing w:before="60" w:after="60"/>
              <w:jc w:val="left"/>
              <w:rPr>
                <w:ins w:id="4841" w:author="Eivind" w:date="2018-07-12T22:34:00Z"/>
                <w:sz w:val="16"/>
                <w:szCs w:val="16"/>
              </w:rPr>
            </w:pPr>
            <w:ins w:id="4842" w:author="Eivind" w:date="2018-07-12T22:34:00Z">
              <w:r>
                <w:rPr>
                  <w:sz w:val="16"/>
                  <w:szCs w:val="16"/>
                </w:rPr>
                <w:t>-</w:t>
              </w:r>
            </w:ins>
          </w:p>
        </w:tc>
      </w:tr>
      <w:tr w:rsidR="00DF7F5B" w14:paraId="00F164B0" w14:textId="77777777" w:rsidTr="00904D17">
        <w:trPr>
          <w:trHeight w:val="304"/>
          <w:ins w:id="4843" w:author="Eivind" w:date="2018-07-12T22:34:00Z"/>
        </w:trPr>
        <w:tc>
          <w:tcPr>
            <w:tcW w:w="1163" w:type="dxa"/>
            <w:tcBorders>
              <w:top w:val="single" w:sz="4" w:space="0" w:color="000000"/>
              <w:left w:val="single" w:sz="4" w:space="0" w:color="000000"/>
              <w:bottom w:val="single" w:sz="4" w:space="0" w:color="000000"/>
              <w:right w:val="single" w:sz="4" w:space="0" w:color="000000"/>
            </w:tcBorders>
            <w:hideMark/>
          </w:tcPr>
          <w:p w14:paraId="27616420" w14:textId="77777777" w:rsidR="00DF7F5B" w:rsidRDefault="00DF7F5B">
            <w:pPr>
              <w:snapToGrid w:val="0"/>
              <w:spacing w:before="60" w:after="60"/>
              <w:jc w:val="left"/>
              <w:rPr>
                <w:ins w:id="4844" w:author="Eivind" w:date="2018-07-12T22:34:00Z"/>
                <w:sz w:val="16"/>
                <w:szCs w:val="16"/>
              </w:rPr>
            </w:pPr>
            <w:ins w:id="4845" w:author="Eivind" w:date="2018-07-12T22:34:00Z">
              <w:r>
                <w:rPr>
                  <w:sz w:val="16"/>
                  <w:szCs w:val="16"/>
                </w:rPr>
                <w:t>Value</w:t>
              </w:r>
            </w:ins>
          </w:p>
        </w:tc>
        <w:tc>
          <w:tcPr>
            <w:tcW w:w="2977" w:type="dxa"/>
            <w:gridSpan w:val="2"/>
            <w:tcBorders>
              <w:top w:val="single" w:sz="4" w:space="0" w:color="000000"/>
              <w:left w:val="single" w:sz="4" w:space="0" w:color="000000"/>
              <w:bottom w:val="single" w:sz="4" w:space="0" w:color="000000"/>
              <w:right w:val="single" w:sz="4" w:space="0" w:color="000000"/>
            </w:tcBorders>
            <w:hideMark/>
          </w:tcPr>
          <w:p w14:paraId="5E4AF75D" w14:textId="77777777" w:rsidR="00DF7F5B" w:rsidRDefault="00DF7F5B">
            <w:pPr>
              <w:snapToGrid w:val="0"/>
              <w:spacing w:before="60" w:after="60"/>
              <w:jc w:val="left"/>
              <w:rPr>
                <w:ins w:id="4846" w:author="Eivind" w:date="2018-07-12T22:34:00Z"/>
                <w:sz w:val="16"/>
                <w:szCs w:val="16"/>
              </w:rPr>
            </w:pPr>
            <w:ins w:id="4847" w:author="Eivind" w:date="2018-07-12T22:34:00Z">
              <w:r>
                <w:rPr>
                  <w:sz w:val="16"/>
                  <w:szCs w:val="16"/>
                </w:rPr>
                <w:t>S63e2.0.0</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7D009F85" w14:textId="77777777" w:rsidR="00DF7F5B" w:rsidRDefault="00DF7F5B">
            <w:pPr>
              <w:snapToGrid w:val="0"/>
              <w:spacing w:before="60" w:after="60"/>
              <w:jc w:val="left"/>
              <w:rPr>
                <w:ins w:id="4848" w:author="Eivind" w:date="2018-07-12T22:34:00Z"/>
                <w:sz w:val="16"/>
                <w:szCs w:val="16"/>
              </w:rPr>
            </w:pPr>
            <w:ins w:id="4849" w:author="Eivind" w:date="2018-07-12T22:34:00Z">
              <w:r>
                <w:rPr>
                  <w:sz w:val="16"/>
                  <w:szCs w:val="16"/>
                </w:rPr>
                <w:t>S-63 compression/packaging algorithm specified by IHO</w:t>
              </w:r>
            </w:ins>
          </w:p>
        </w:tc>
        <w:tc>
          <w:tcPr>
            <w:tcW w:w="804" w:type="dxa"/>
            <w:tcBorders>
              <w:top w:val="single" w:sz="4" w:space="0" w:color="000000"/>
              <w:left w:val="single" w:sz="4" w:space="0" w:color="000000"/>
              <w:bottom w:val="single" w:sz="4" w:space="0" w:color="000000"/>
              <w:right w:val="single" w:sz="4" w:space="0" w:color="000000"/>
            </w:tcBorders>
            <w:hideMark/>
          </w:tcPr>
          <w:p w14:paraId="1BF4B15F" w14:textId="77777777" w:rsidR="00DF7F5B" w:rsidRDefault="00DF7F5B">
            <w:pPr>
              <w:snapToGrid w:val="0"/>
              <w:spacing w:before="60" w:after="60"/>
              <w:jc w:val="center"/>
              <w:rPr>
                <w:ins w:id="4850" w:author="Eivind" w:date="2018-07-12T22:34:00Z"/>
                <w:sz w:val="16"/>
                <w:szCs w:val="16"/>
              </w:rPr>
            </w:pPr>
            <w:ins w:id="4851" w:author="Eivind" w:date="2018-07-12T22:34:00Z">
              <w:r>
                <w:rPr>
                  <w:sz w:val="16"/>
                  <w:szCs w:val="16"/>
                </w:rPr>
                <w: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15454D53" w14:textId="77777777" w:rsidR="00DF7F5B" w:rsidRDefault="00DF7F5B">
            <w:pPr>
              <w:snapToGrid w:val="0"/>
              <w:spacing w:before="60" w:after="60"/>
              <w:jc w:val="left"/>
              <w:rPr>
                <w:ins w:id="4852" w:author="Eivind" w:date="2018-07-12T22:34:00Z"/>
                <w:sz w:val="16"/>
                <w:szCs w:val="16"/>
              </w:rPr>
            </w:pPr>
            <w:ins w:id="4853" w:author="Eivind" w:date="2018-07-12T22:34:00Z">
              <w:r>
                <w:rPr>
                  <w:sz w:val="16"/>
                  <w:szCs w:val="16"/>
                </w:rPr>
                <w:t>-</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1EB42B64" w14:textId="77777777" w:rsidR="00DF7F5B" w:rsidRDefault="00DF7F5B">
            <w:pPr>
              <w:snapToGrid w:val="0"/>
              <w:spacing w:before="60" w:after="60"/>
              <w:jc w:val="left"/>
              <w:rPr>
                <w:ins w:id="4854" w:author="Eivind" w:date="2018-07-12T22:34:00Z"/>
                <w:sz w:val="16"/>
                <w:szCs w:val="16"/>
              </w:rPr>
            </w:pPr>
            <w:ins w:id="4855" w:author="Eivind" w:date="2018-07-12T22:34:00Z">
              <w:r>
                <w:rPr>
                  <w:sz w:val="16"/>
                  <w:szCs w:val="16"/>
                </w:rPr>
                <w:t>See Part 15</w:t>
              </w:r>
            </w:ins>
          </w:p>
        </w:tc>
      </w:tr>
      <w:tr w:rsidR="00A23DE1" w:rsidRPr="009842DB" w:rsidDel="0038570A" w14:paraId="0619CA6F" w14:textId="6684471C" w:rsidTr="00904D17">
        <w:tblPrEx>
          <w:tblLook w:val="0000" w:firstRow="0" w:lastRow="0" w:firstColumn="0" w:lastColumn="0" w:noHBand="0" w:noVBand="0"/>
        </w:tblPrEx>
        <w:trPr>
          <w:gridAfter w:val="1"/>
          <w:wAfter w:w="33" w:type="dxa"/>
          <w:trHeight w:val="304"/>
          <w:ins w:id="4856" w:author="Raphael Malyankar" w:date="2018-07-05T17:59:00Z"/>
          <w:del w:id="4857" w:author="Eivind" w:date="2018-07-12T22:55:00Z"/>
        </w:trPr>
        <w:tc>
          <w:tcPr>
            <w:tcW w:w="3034" w:type="dxa"/>
            <w:gridSpan w:val="2"/>
          </w:tcPr>
          <w:p w14:paraId="007D3652" w14:textId="3AC5E3C2" w:rsidR="00A23DE1" w:rsidRPr="009842DB" w:rsidDel="0038570A" w:rsidRDefault="00A23DE1" w:rsidP="00297507">
            <w:pPr>
              <w:snapToGrid w:val="0"/>
              <w:spacing w:before="60" w:after="60"/>
              <w:jc w:val="left"/>
              <w:rPr>
                <w:ins w:id="4858" w:author="Raphael Malyankar" w:date="2018-07-05T17:59:00Z"/>
                <w:del w:id="4859" w:author="Eivind" w:date="2018-07-12T22:55:00Z"/>
                <w:b/>
                <w:sz w:val="16"/>
                <w:szCs w:val="16"/>
              </w:rPr>
            </w:pPr>
            <w:ins w:id="4860" w:author="Raphael Malyankar" w:date="2018-07-05T17:59:00Z">
              <w:del w:id="4861" w:author="Eivind" w:date="2018-07-12T22:34:00Z">
                <w:r w:rsidRPr="009842DB" w:rsidDel="00DF7F5B">
                  <w:rPr>
                    <w:b/>
                    <w:sz w:val="16"/>
                    <w:szCs w:val="16"/>
                  </w:rPr>
                  <w:delText>Name</w:delText>
                </w:r>
              </w:del>
            </w:ins>
          </w:p>
        </w:tc>
        <w:tc>
          <w:tcPr>
            <w:tcW w:w="3420" w:type="dxa"/>
            <w:gridSpan w:val="2"/>
          </w:tcPr>
          <w:p w14:paraId="5E999425" w14:textId="54BF51B5" w:rsidR="00A23DE1" w:rsidRPr="009842DB" w:rsidDel="0038570A" w:rsidRDefault="00A23DE1" w:rsidP="00297507">
            <w:pPr>
              <w:snapToGrid w:val="0"/>
              <w:spacing w:before="60" w:after="60"/>
              <w:jc w:val="left"/>
              <w:rPr>
                <w:ins w:id="4862" w:author="Raphael Malyankar" w:date="2018-07-05T17:59:00Z"/>
                <w:del w:id="4863" w:author="Eivind" w:date="2018-07-12T22:55:00Z"/>
                <w:b/>
                <w:sz w:val="16"/>
                <w:szCs w:val="16"/>
              </w:rPr>
            </w:pPr>
            <w:ins w:id="4864" w:author="Raphael Malyankar" w:date="2018-07-05T17:59:00Z">
              <w:del w:id="4865" w:author="Eivind" w:date="2018-07-12T22:34:00Z">
                <w:r w:rsidRPr="009842DB" w:rsidDel="00DF7F5B">
                  <w:rPr>
                    <w:b/>
                    <w:sz w:val="16"/>
                    <w:szCs w:val="16"/>
                  </w:rPr>
                  <w:delText>Description</w:delText>
                </w:r>
              </w:del>
            </w:ins>
          </w:p>
        </w:tc>
        <w:tc>
          <w:tcPr>
            <w:tcW w:w="804" w:type="dxa"/>
          </w:tcPr>
          <w:p w14:paraId="44D53DAA" w14:textId="4AAE6A7D" w:rsidR="00A23DE1" w:rsidRPr="009842DB" w:rsidDel="0038570A" w:rsidRDefault="00A23DE1" w:rsidP="00297507">
            <w:pPr>
              <w:snapToGrid w:val="0"/>
              <w:spacing w:before="60" w:after="60"/>
              <w:jc w:val="center"/>
              <w:rPr>
                <w:ins w:id="4866" w:author="Raphael Malyankar" w:date="2018-07-05T17:59:00Z"/>
                <w:del w:id="4867" w:author="Eivind" w:date="2018-07-12T22:55:00Z"/>
                <w:b/>
                <w:sz w:val="16"/>
                <w:szCs w:val="16"/>
              </w:rPr>
            </w:pPr>
            <w:ins w:id="4868" w:author="Raphael Malyankar" w:date="2018-07-05T17:59:00Z">
              <w:del w:id="4869" w:author="Eivind" w:date="2018-07-12T22:34:00Z">
                <w:r w:rsidDel="00DF7F5B">
                  <w:rPr>
                    <w:b/>
                    <w:sz w:val="16"/>
                    <w:szCs w:val="16"/>
                  </w:rPr>
                  <w:delText>Code</w:delText>
                </w:r>
              </w:del>
            </w:ins>
          </w:p>
        </w:tc>
        <w:tc>
          <w:tcPr>
            <w:tcW w:w="2436" w:type="dxa"/>
            <w:gridSpan w:val="3"/>
          </w:tcPr>
          <w:p w14:paraId="43AB691E" w14:textId="2038202B" w:rsidR="00A23DE1" w:rsidRPr="009842DB" w:rsidDel="0038570A" w:rsidRDefault="00A23DE1" w:rsidP="00297507">
            <w:pPr>
              <w:snapToGrid w:val="0"/>
              <w:spacing w:before="60" w:after="60"/>
              <w:jc w:val="left"/>
              <w:rPr>
                <w:ins w:id="4870" w:author="Raphael Malyankar" w:date="2018-07-05T17:59:00Z"/>
                <w:del w:id="4871" w:author="Eivind" w:date="2018-07-12T22:55:00Z"/>
                <w:b/>
                <w:sz w:val="16"/>
                <w:szCs w:val="16"/>
              </w:rPr>
            </w:pPr>
            <w:ins w:id="4872" w:author="Raphael Malyankar" w:date="2018-07-05T17:59:00Z">
              <w:del w:id="4873" w:author="Eivind" w:date="2018-07-12T22:34:00Z">
                <w:r w:rsidRPr="009842DB" w:rsidDel="00DF7F5B">
                  <w:rPr>
                    <w:b/>
                    <w:sz w:val="16"/>
                    <w:szCs w:val="16"/>
                  </w:rPr>
                  <w:delText>Type</w:delText>
                </w:r>
              </w:del>
            </w:ins>
          </w:p>
        </w:tc>
        <w:tc>
          <w:tcPr>
            <w:tcW w:w="3060" w:type="dxa"/>
            <w:gridSpan w:val="2"/>
          </w:tcPr>
          <w:p w14:paraId="21EC6CE1" w14:textId="2436D489" w:rsidR="00A23DE1" w:rsidRPr="009842DB" w:rsidDel="0038570A" w:rsidRDefault="00A23DE1" w:rsidP="00297507">
            <w:pPr>
              <w:snapToGrid w:val="0"/>
              <w:spacing w:before="60" w:after="60"/>
              <w:jc w:val="left"/>
              <w:rPr>
                <w:ins w:id="4874" w:author="Raphael Malyankar" w:date="2018-07-05T17:59:00Z"/>
                <w:del w:id="4875" w:author="Eivind" w:date="2018-07-12T22:55:00Z"/>
                <w:b/>
                <w:sz w:val="16"/>
                <w:szCs w:val="16"/>
              </w:rPr>
            </w:pPr>
            <w:ins w:id="4876" w:author="Raphael Malyankar" w:date="2018-07-05T17:59:00Z">
              <w:del w:id="4877" w:author="Eivind" w:date="2018-07-12T22:34:00Z">
                <w:r w:rsidRPr="009842DB" w:rsidDel="00DF7F5B">
                  <w:rPr>
                    <w:b/>
                    <w:sz w:val="16"/>
                    <w:szCs w:val="16"/>
                  </w:rPr>
                  <w:delText>Remarks</w:delText>
                </w:r>
              </w:del>
            </w:ins>
          </w:p>
        </w:tc>
      </w:tr>
      <w:tr w:rsidR="00A23DE1" w:rsidRPr="00734383" w:rsidDel="0038570A" w14:paraId="47DFB515" w14:textId="33F6D606" w:rsidTr="00904D17">
        <w:tblPrEx>
          <w:tblLook w:val="0000" w:firstRow="0" w:lastRow="0" w:firstColumn="0" w:lastColumn="0" w:noHBand="0" w:noVBand="0"/>
        </w:tblPrEx>
        <w:trPr>
          <w:gridAfter w:val="1"/>
          <w:wAfter w:w="33" w:type="dxa"/>
          <w:trHeight w:val="276"/>
          <w:ins w:id="4878" w:author="Raphael Malyankar" w:date="2018-07-05T17:59:00Z"/>
          <w:del w:id="4879" w:author="Eivind" w:date="2018-07-12T22:55:00Z"/>
        </w:trPr>
        <w:tc>
          <w:tcPr>
            <w:tcW w:w="3034" w:type="dxa"/>
            <w:gridSpan w:val="2"/>
          </w:tcPr>
          <w:p w14:paraId="2677BDDF" w14:textId="7BA8F7FA" w:rsidR="00A23DE1" w:rsidRPr="00734383" w:rsidDel="0038570A" w:rsidRDefault="00A23DE1" w:rsidP="00297507">
            <w:pPr>
              <w:snapToGrid w:val="0"/>
              <w:spacing w:before="60" w:after="60"/>
              <w:jc w:val="left"/>
              <w:rPr>
                <w:ins w:id="4880" w:author="Raphael Malyankar" w:date="2018-07-05T17:59:00Z"/>
                <w:del w:id="4881" w:author="Eivind" w:date="2018-07-12T22:55:00Z"/>
                <w:sz w:val="16"/>
                <w:szCs w:val="16"/>
              </w:rPr>
            </w:pPr>
            <w:ins w:id="4882" w:author="Raphael Malyankar" w:date="2018-07-05T17:59:00Z">
              <w:del w:id="4883" w:author="Eivind" w:date="2018-07-12T22:34:00Z">
                <w:r w:rsidRPr="00734383" w:rsidDel="00DF7F5B">
                  <w:rPr>
                    <w:sz w:val="16"/>
                    <w:szCs w:val="16"/>
                  </w:rPr>
                  <w:delText>S100_</w:delText>
                </w:r>
                <w:r w:rsidDel="00DF7F5B">
                  <w:rPr>
                    <w:sz w:val="16"/>
                    <w:szCs w:val="16"/>
                  </w:rPr>
                  <w:delText>CompressionAlgorithm</w:delText>
                </w:r>
              </w:del>
            </w:ins>
          </w:p>
        </w:tc>
        <w:tc>
          <w:tcPr>
            <w:tcW w:w="3420" w:type="dxa"/>
            <w:gridSpan w:val="2"/>
          </w:tcPr>
          <w:p w14:paraId="5ABBDAAB" w14:textId="1C3E26DC" w:rsidR="00A23DE1" w:rsidRPr="00734383" w:rsidDel="0038570A" w:rsidRDefault="00A23DE1" w:rsidP="00297507">
            <w:pPr>
              <w:snapToGrid w:val="0"/>
              <w:spacing w:before="60" w:after="60"/>
              <w:jc w:val="left"/>
              <w:rPr>
                <w:ins w:id="4884" w:author="Raphael Malyankar" w:date="2018-07-05T17:59:00Z"/>
                <w:del w:id="4885" w:author="Eivind" w:date="2018-07-12T22:55:00Z"/>
                <w:sz w:val="16"/>
                <w:szCs w:val="16"/>
              </w:rPr>
            </w:pPr>
            <w:ins w:id="4886" w:author="Raphael Malyankar" w:date="2018-07-05T17:59:00Z">
              <w:del w:id="4887" w:author="Eivind" w:date="2018-07-12T22:34:00Z">
                <w:r w:rsidDel="00DF7F5B">
                  <w:rPr>
                    <w:sz w:val="16"/>
                    <w:szCs w:val="16"/>
                  </w:rPr>
                  <w:delText>Algorithm used for compression and packaging.</w:delText>
                </w:r>
              </w:del>
            </w:ins>
          </w:p>
        </w:tc>
        <w:tc>
          <w:tcPr>
            <w:tcW w:w="804" w:type="dxa"/>
          </w:tcPr>
          <w:p w14:paraId="73C0B6F9" w14:textId="17659546" w:rsidR="00A23DE1" w:rsidRPr="00734383" w:rsidDel="0038570A" w:rsidRDefault="00A23DE1" w:rsidP="00297507">
            <w:pPr>
              <w:snapToGrid w:val="0"/>
              <w:spacing w:before="60" w:after="60"/>
              <w:jc w:val="center"/>
              <w:rPr>
                <w:ins w:id="4888" w:author="Raphael Malyankar" w:date="2018-07-05T17:59:00Z"/>
                <w:del w:id="4889" w:author="Eivind" w:date="2018-07-12T22:55:00Z"/>
                <w:sz w:val="16"/>
                <w:szCs w:val="16"/>
              </w:rPr>
            </w:pPr>
            <w:ins w:id="4890" w:author="Raphael Malyankar" w:date="2018-07-05T17:59:00Z">
              <w:del w:id="4891" w:author="Eivind" w:date="2018-07-12T22:34:00Z">
                <w:r w:rsidRPr="00734383" w:rsidDel="00DF7F5B">
                  <w:rPr>
                    <w:sz w:val="16"/>
                    <w:szCs w:val="16"/>
                  </w:rPr>
                  <w:delText>-</w:delText>
                </w:r>
              </w:del>
            </w:ins>
          </w:p>
        </w:tc>
        <w:tc>
          <w:tcPr>
            <w:tcW w:w="2436" w:type="dxa"/>
            <w:gridSpan w:val="3"/>
          </w:tcPr>
          <w:p w14:paraId="43385B07" w14:textId="2F1C5F9E" w:rsidR="00A23DE1" w:rsidRPr="00734383" w:rsidDel="0038570A" w:rsidRDefault="00A23DE1" w:rsidP="00297507">
            <w:pPr>
              <w:snapToGrid w:val="0"/>
              <w:spacing w:before="60" w:after="60"/>
              <w:jc w:val="left"/>
              <w:rPr>
                <w:ins w:id="4892" w:author="Raphael Malyankar" w:date="2018-07-05T17:59:00Z"/>
                <w:del w:id="4893" w:author="Eivind" w:date="2018-07-12T22:55:00Z"/>
                <w:sz w:val="16"/>
                <w:szCs w:val="16"/>
              </w:rPr>
            </w:pPr>
            <w:ins w:id="4894" w:author="Raphael Malyankar" w:date="2018-07-05T17:59:00Z">
              <w:del w:id="4895" w:author="Eivind" w:date="2018-07-12T22:34:00Z">
                <w:r w:rsidDel="00DF7F5B">
                  <w:rPr>
                    <w:sz w:val="16"/>
                    <w:szCs w:val="16"/>
                  </w:rPr>
                  <w:delText>Enumeration</w:delText>
                </w:r>
              </w:del>
            </w:ins>
          </w:p>
        </w:tc>
        <w:tc>
          <w:tcPr>
            <w:tcW w:w="3060" w:type="dxa"/>
            <w:gridSpan w:val="2"/>
          </w:tcPr>
          <w:p w14:paraId="6408FD06" w14:textId="6E8D0B49" w:rsidR="00A23DE1" w:rsidRPr="00734383" w:rsidDel="0038570A" w:rsidRDefault="00A23DE1" w:rsidP="00297507">
            <w:pPr>
              <w:snapToGrid w:val="0"/>
              <w:spacing w:before="60" w:after="60"/>
              <w:jc w:val="left"/>
              <w:rPr>
                <w:ins w:id="4896" w:author="Raphael Malyankar" w:date="2018-07-05T17:59:00Z"/>
                <w:del w:id="4897" w:author="Eivind" w:date="2018-07-12T22:55:00Z"/>
                <w:sz w:val="16"/>
                <w:szCs w:val="16"/>
              </w:rPr>
            </w:pPr>
            <w:ins w:id="4898" w:author="Raphael Malyankar" w:date="2018-07-05T17:59:00Z">
              <w:del w:id="4899" w:author="Eivind" w:date="2018-07-12T22:34:00Z">
                <w:r w:rsidDel="00DF7F5B">
                  <w:rPr>
                    <w:sz w:val="16"/>
                    <w:szCs w:val="16"/>
                  </w:rPr>
                  <w:delText>See S-100 4.0.0 Part 15.</w:delText>
                </w:r>
              </w:del>
            </w:ins>
          </w:p>
        </w:tc>
      </w:tr>
      <w:tr w:rsidR="00A23DE1" w:rsidRPr="00734383" w:rsidDel="0038570A" w14:paraId="12837CE7" w14:textId="70064C55" w:rsidTr="00904D17">
        <w:tblPrEx>
          <w:tblLook w:val="0000" w:firstRow="0" w:lastRow="0" w:firstColumn="0" w:lastColumn="0" w:noHBand="0" w:noVBand="0"/>
        </w:tblPrEx>
        <w:trPr>
          <w:gridAfter w:val="1"/>
          <w:wAfter w:w="33" w:type="dxa"/>
          <w:trHeight w:val="304"/>
          <w:ins w:id="4900" w:author="Raphael Malyankar" w:date="2018-07-05T17:59:00Z"/>
          <w:del w:id="4901" w:author="Eivind" w:date="2018-07-12T22:55:00Z"/>
        </w:trPr>
        <w:tc>
          <w:tcPr>
            <w:tcW w:w="3034" w:type="dxa"/>
            <w:gridSpan w:val="2"/>
          </w:tcPr>
          <w:p w14:paraId="6C32C1AA" w14:textId="1F7D6A3D" w:rsidR="00A23DE1" w:rsidRPr="00734383" w:rsidDel="0038570A" w:rsidRDefault="00A23DE1" w:rsidP="00297507">
            <w:pPr>
              <w:snapToGrid w:val="0"/>
              <w:spacing w:before="60" w:after="60"/>
              <w:jc w:val="left"/>
              <w:rPr>
                <w:ins w:id="4902" w:author="Raphael Malyankar" w:date="2018-07-05T17:59:00Z"/>
                <w:del w:id="4903" w:author="Eivind" w:date="2018-07-12T22:55:00Z"/>
                <w:sz w:val="16"/>
                <w:szCs w:val="16"/>
              </w:rPr>
            </w:pPr>
            <w:ins w:id="4904" w:author="Raphael Malyankar" w:date="2018-07-05T17:59:00Z">
              <w:del w:id="4905" w:author="Eivind" w:date="2018-07-12T22:34:00Z">
                <w:r w:rsidDel="00DF7F5B">
                  <w:rPr>
                    <w:sz w:val="16"/>
                    <w:szCs w:val="16"/>
                  </w:rPr>
                  <w:delText>S63e2.0.0</w:delText>
                </w:r>
              </w:del>
            </w:ins>
          </w:p>
        </w:tc>
        <w:tc>
          <w:tcPr>
            <w:tcW w:w="3420" w:type="dxa"/>
            <w:gridSpan w:val="2"/>
          </w:tcPr>
          <w:p w14:paraId="723C8B32" w14:textId="296179A2" w:rsidR="00A23DE1" w:rsidRPr="00734383" w:rsidDel="0038570A" w:rsidRDefault="00A23DE1" w:rsidP="00297507">
            <w:pPr>
              <w:snapToGrid w:val="0"/>
              <w:spacing w:before="60" w:after="60"/>
              <w:jc w:val="left"/>
              <w:rPr>
                <w:ins w:id="4906" w:author="Raphael Malyankar" w:date="2018-07-05T17:59:00Z"/>
                <w:del w:id="4907" w:author="Eivind" w:date="2018-07-12T22:55:00Z"/>
                <w:sz w:val="16"/>
                <w:szCs w:val="16"/>
              </w:rPr>
            </w:pPr>
            <w:ins w:id="4908" w:author="Raphael Malyankar" w:date="2018-07-05T17:59:00Z">
              <w:del w:id="4909" w:author="Eivind" w:date="2018-07-12T22:34:00Z">
                <w:r w:rsidDel="00DF7F5B">
                  <w:rPr>
                    <w:sz w:val="16"/>
                    <w:szCs w:val="16"/>
                  </w:rPr>
                  <w:delText>S-63 compression/packaging algorithm specified by IHO.</w:delText>
                </w:r>
              </w:del>
            </w:ins>
          </w:p>
        </w:tc>
        <w:tc>
          <w:tcPr>
            <w:tcW w:w="804" w:type="dxa"/>
          </w:tcPr>
          <w:p w14:paraId="17B4E17F" w14:textId="1B83FCAB" w:rsidR="00A23DE1" w:rsidRPr="00734383" w:rsidDel="0038570A" w:rsidRDefault="00A23DE1" w:rsidP="00297507">
            <w:pPr>
              <w:snapToGrid w:val="0"/>
              <w:spacing w:before="60" w:after="60"/>
              <w:jc w:val="center"/>
              <w:rPr>
                <w:ins w:id="4910" w:author="Raphael Malyankar" w:date="2018-07-05T17:59:00Z"/>
                <w:del w:id="4911" w:author="Eivind" w:date="2018-07-12T22:55:00Z"/>
                <w:sz w:val="16"/>
                <w:szCs w:val="16"/>
              </w:rPr>
            </w:pPr>
            <w:ins w:id="4912" w:author="Raphael Malyankar" w:date="2018-07-05T17:59:00Z">
              <w:del w:id="4913" w:author="Eivind" w:date="2018-07-12T22:34:00Z">
                <w:r w:rsidRPr="00734383" w:rsidDel="00DF7F5B">
                  <w:rPr>
                    <w:sz w:val="16"/>
                    <w:szCs w:val="16"/>
                  </w:rPr>
                  <w:delText>-</w:delText>
                </w:r>
              </w:del>
            </w:ins>
          </w:p>
        </w:tc>
        <w:tc>
          <w:tcPr>
            <w:tcW w:w="2436" w:type="dxa"/>
            <w:gridSpan w:val="3"/>
          </w:tcPr>
          <w:p w14:paraId="113B8102" w14:textId="3180E42B" w:rsidR="00A23DE1" w:rsidRPr="00734383" w:rsidDel="0038570A" w:rsidRDefault="00A23DE1" w:rsidP="00297507">
            <w:pPr>
              <w:snapToGrid w:val="0"/>
              <w:spacing w:before="60" w:after="60"/>
              <w:jc w:val="left"/>
              <w:rPr>
                <w:ins w:id="4914" w:author="Raphael Malyankar" w:date="2018-07-05T17:59:00Z"/>
                <w:del w:id="4915" w:author="Eivind" w:date="2018-07-12T22:55:00Z"/>
                <w:sz w:val="16"/>
                <w:szCs w:val="16"/>
              </w:rPr>
            </w:pPr>
            <w:ins w:id="4916" w:author="Raphael Malyankar" w:date="2018-07-05T17:59:00Z">
              <w:del w:id="4917" w:author="Eivind" w:date="2018-07-12T22:34:00Z">
                <w:r w:rsidDel="00DF7F5B">
                  <w:rPr>
                    <w:sz w:val="16"/>
                    <w:szCs w:val="16"/>
                  </w:rPr>
                  <w:delText>Literal</w:delText>
                </w:r>
              </w:del>
            </w:ins>
          </w:p>
        </w:tc>
        <w:tc>
          <w:tcPr>
            <w:tcW w:w="3060" w:type="dxa"/>
            <w:gridSpan w:val="2"/>
          </w:tcPr>
          <w:p w14:paraId="32D0E239" w14:textId="38BE1A5E" w:rsidR="00A23DE1" w:rsidRPr="00734383" w:rsidDel="0038570A" w:rsidRDefault="00A23DE1" w:rsidP="00297507">
            <w:pPr>
              <w:snapToGrid w:val="0"/>
              <w:spacing w:before="60" w:after="60"/>
              <w:jc w:val="left"/>
              <w:rPr>
                <w:ins w:id="4918" w:author="Raphael Malyankar" w:date="2018-07-05T17:59:00Z"/>
                <w:del w:id="4919" w:author="Eivind" w:date="2018-07-12T22:55:00Z"/>
                <w:sz w:val="16"/>
                <w:szCs w:val="16"/>
              </w:rPr>
            </w:pPr>
          </w:p>
        </w:tc>
      </w:tr>
    </w:tbl>
    <w:p w14:paraId="69BB6A1E" w14:textId="290DD34B" w:rsidR="00A23DE1" w:rsidRDefault="00A23DE1" w:rsidP="003329CB">
      <w:pPr>
        <w:rPr>
          <w:ins w:id="4920" w:author="Raphael Malyankar" w:date="2018-07-05T21:16:00Z"/>
        </w:rPr>
      </w:pPr>
    </w:p>
    <w:p w14:paraId="0EFB186D" w14:textId="3171333E" w:rsidR="003329CB" w:rsidRDefault="003329CB" w:rsidP="003329CB">
      <w:pPr>
        <w:pStyle w:val="Caption"/>
        <w:keepNext/>
        <w:rPr>
          <w:ins w:id="4921" w:author="Raphael Malyankar" w:date="2018-07-05T21:19:00Z"/>
        </w:rPr>
      </w:pPr>
      <w:ins w:id="4922" w:author="Raphael Malyankar" w:date="2018-07-05T21:19:00Z">
        <w:r>
          <w:t xml:space="preserve">Table </w:t>
        </w:r>
        <w:r>
          <w:fldChar w:fldCharType="begin"/>
        </w:r>
        <w:r>
          <w:instrText xml:space="preserve"> SEQ Table \* ARABIC </w:instrText>
        </w:r>
      </w:ins>
      <w:r>
        <w:fldChar w:fldCharType="separate"/>
      </w:r>
      <w:ins w:id="4923" w:author="Raphael Malyankar" w:date="2018-07-20T12:56:00Z">
        <w:r w:rsidR="00CF17A6">
          <w:rPr>
            <w:noProof/>
          </w:rPr>
          <w:t>43</w:t>
        </w:r>
      </w:ins>
      <w:ins w:id="4924" w:author="Eivind" w:date="2018-07-10T00:11:00Z">
        <w:del w:id="4925" w:author="Raphael Malyankar" w:date="2018-07-20T12:56:00Z">
          <w:r w:rsidR="005F5493" w:rsidDel="00CF17A6">
            <w:rPr>
              <w:noProof/>
            </w:rPr>
            <w:delText>42</w:delText>
          </w:r>
        </w:del>
      </w:ins>
      <w:ins w:id="4926" w:author="Raphael Malyankar" w:date="2018-07-05T21:19:00Z">
        <w:r>
          <w:fldChar w:fldCharType="end"/>
        </w:r>
        <w:r>
          <w:t>. S100_DigitalSignature</w:t>
        </w:r>
      </w:ins>
    </w:p>
    <w:tbl>
      <w:tblPr>
        <w:tblW w:w="1278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3"/>
        <w:gridCol w:w="1871"/>
        <w:gridCol w:w="1106"/>
        <w:gridCol w:w="2314"/>
        <w:gridCol w:w="804"/>
        <w:gridCol w:w="302"/>
        <w:gridCol w:w="804"/>
        <w:gridCol w:w="1330"/>
        <w:gridCol w:w="1106"/>
        <w:gridCol w:w="1954"/>
        <w:gridCol w:w="33"/>
      </w:tblGrid>
      <w:tr w:rsidR="000A3228" w14:paraId="2C928444" w14:textId="77777777" w:rsidTr="00904D17">
        <w:trPr>
          <w:trHeight w:val="304"/>
          <w:ins w:id="4927" w:author="Eivind" w:date="2018-07-12T22:39:00Z"/>
        </w:trPr>
        <w:tc>
          <w:tcPr>
            <w:tcW w:w="1163" w:type="dxa"/>
            <w:tcBorders>
              <w:top w:val="single" w:sz="4" w:space="0" w:color="000000"/>
              <w:left w:val="single" w:sz="4" w:space="0" w:color="000000"/>
              <w:bottom w:val="single" w:sz="4" w:space="0" w:color="000000"/>
              <w:right w:val="single" w:sz="4" w:space="0" w:color="000000"/>
            </w:tcBorders>
            <w:hideMark/>
          </w:tcPr>
          <w:p w14:paraId="33BF52B9" w14:textId="77777777" w:rsidR="000A3228" w:rsidRDefault="000A3228">
            <w:pPr>
              <w:snapToGrid w:val="0"/>
              <w:spacing w:before="60" w:after="60"/>
              <w:jc w:val="left"/>
              <w:rPr>
                <w:ins w:id="4928" w:author="Eivind" w:date="2018-07-12T22:39:00Z"/>
                <w:b/>
                <w:sz w:val="16"/>
                <w:szCs w:val="16"/>
                <w:lang w:eastAsia="ar-SA"/>
              </w:rPr>
            </w:pPr>
            <w:ins w:id="4929" w:author="Eivind" w:date="2018-07-12T22:39:00Z">
              <w:r>
                <w:rPr>
                  <w:b/>
                  <w:sz w:val="16"/>
                  <w:szCs w:val="16"/>
                </w:rPr>
                <w:t>Role Name</w:t>
              </w:r>
            </w:ins>
          </w:p>
        </w:tc>
        <w:tc>
          <w:tcPr>
            <w:tcW w:w="2977" w:type="dxa"/>
            <w:gridSpan w:val="2"/>
            <w:tcBorders>
              <w:top w:val="single" w:sz="4" w:space="0" w:color="000000"/>
              <w:left w:val="single" w:sz="4" w:space="0" w:color="000000"/>
              <w:bottom w:val="single" w:sz="4" w:space="0" w:color="000000"/>
              <w:right w:val="single" w:sz="4" w:space="0" w:color="000000"/>
            </w:tcBorders>
            <w:hideMark/>
          </w:tcPr>
          <w:p w14:paraId="4DD541B2" w14:textId="77777777" w:rsidR="000A3228" w:rsidRDefault="000A3228">
            <w:pPr>
              <w:snapToGrid w:val="0"/>
              <w:spacing w:before="60" w:after="60"/>
              <w:jc w:val="left"/>
              <w:rPr>
                <w:ins w:id="4930" w:author="Eivind" w:date="2018-07-12T22:39:00Z"/>
                <w:b/>
                <w:sz w:val="16"/>
                <w:szCs w:val="16"/>
              </w:rPr>
            </w:pPr>
            <w:ins w:id="4931" w:author="Eivind" w:date="2018-07-12T22:39:00Z">
              <w:r>
                <w:rPr>
                  <w:b/>
                  <w:sz w:val="16"/>
                  <w:szCs w:val="16"/>
                </w:rPr>
                <w:t>Name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0946363D" w14:textId="77777777" w:rsidR="000A3228" w:rsidRDefault="000A3228">
            <w:pPr>
              <w:snapToGrid w:val="0"/>
              <w:spacing w:before="60" w:after="60"/>
              <w:jc w:val="left"/>
              <w:rPr>
                <w:ins w:id="4932" w:author="Eivind" w:date="2018-07-12T22:39:00Z"/>
                <w:b/>
                <w:sz w:val="16"/>
                <w:szCs w:val="16"/>
              </w:rPr>
            </w:pPr>
            <w:ins w:id="4933" w:author="Eivind" w:date="2018-07-12T22:39:00Z">
              <w:r>
                <w:rPr>
                  <w:b/>
                  <w:sz w:val="16"/>
                  <w:szCs w:val="16"/>
                </w:rPr>
                <w:t>Description</w:t>
              </w:r>
            </w:ins>
          </w:p>
        </w:tc>
        <w:tc>
          <w:tcPr>
            <w:tcW w:w="804" w:type="dxa"/>
            <w:tcBorders>
              <w:top w:val="single" w:sz="4" w:space="0" w:color="000000"/>
              <w:left w:val="single" w:sz="4" w:space="0" w:color="000000"/>
              <w:bottom w:val="single" w:sz="4" w:space="0" w:color="000000"/>
              <w:right w:val="single" w:sz="4" w:space="0" w:color="000000"/>
            </w:tcBorders>
            <w:hideMark/>
          </w:tcPr>
          <w:p w14:paraId="659B7D34" w14:textId="18B1C90B" w:rsidR="000A3228" w:rsidRDefault="00AC2E5D">
            <w:pPr>
              <w:snapToGrid w:val="0"/>
              <w:spacing w:before="60" w:after="60"/>
              <w:jc w:val="center"/>
              <w:rPr>
                <w:ins w:id="4934" w:author="Eivind" w:date="2018-07-12T22:39:00Z"/>
                <w:b/>
                <w:sz w:val="16"/>
                <w:szCs w:val="16"/>
              </w:rPr>
            </w:pPr>
            <w:ins w:id="4935" w:author="Raphael Malyankar" w:date="2018-07-13T08:37:00Z">
              <w:r>
                <w:rPr>
                  <w:b/>
                  <w:sz w:val="16"/>
                  <w:szCs w:val="16"/>
                </w:rPr>
                <w:t>Code</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191F12D4" w14:textId="77777777" w:rsidR="000A3228" w:rsidRDefault="000A3228">
            <w:pPr>
              <w:snapToGrid w:val="0"/>
              <w:spacing w:before="60" w:after="60"/>
              <w:jc w:val="left"/>
              <w:rPr>
                <w:ins w:id="4936" w:author="Eivind" w:date="2018-07-12T22:39:00Z"/>
                <w:b/>
                <w:sz w:val="16"/>
                <w:szCs w:val="16"/>
              </w:rPr>
            </w:pPr>
            <w:ins w:id="4937" w:author="Eivind" w:date="2018-07-12T22:39:00Z">
              <w:r>
                <w:rPr>
                  <w:b/>
                  <w:sz w:val="16"/>
                  <w:szCs w:val="16"/>
                </w:rPr>
                <w:t>Type</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582207CF" w14:textId="77777777" w:rsidR="000A3228" w:rsidRDefault="000A3228">
            <w:pPr>
              <w:snapToGrid w:val="0"/>
              <w:spacing w:before="60" w:after="60"/>
              <w:jc w:val="left"/>
              <w:rPr>
                <w:ins w:id="4938" w:author="Eivind" w:date="2018-07-12T22:39:00Z"/>
                <w:b/>
                <w:sz w:val="16"/>
                <w:szCs w:val="16"/>
              </w:rPr>
            </w:pPr>
            <w:ins w:id="4939" w:author="Eivind" w:date="2018-07-12T22:39:00Z">
              <w:r>
                <w:rPr>
                  <w:b/>
                  <w:sz w:val="16"/>
                  <w:szCs w:val="16"/>
                </w:rPr>
                <w:t>Remarks</w:t>
              </w:r>
            </w:ins>
          </w:p>
        </w:tc>
      </w:tr>
      <w:tr w:rsidR="000A3228" w14:paraId="33BC7E5E" w14:textId="77777777" w:rsidTr="00904D17">
        <w:trPr>
          <w:trHeight w:val="276"/>
          <w:ins w:id="4940" w:author="Eivind" w:date="2018-07-12T22:39:00Z"/>
        </w:trPr>
        <w:tc>
          <w:tcPr>
            <w:tcW w:w="1163" w:type="dxa"/>
            <w:tcBorders>
              <w:top w:val="single" w:sz="4" w:space="0" w:color="000000"/>
              <w:left w:val="single" w:sz="4" w:space="0" w:color="000000"/>
              <w:bottom w:val="single" w:sz="4" w:space="0" w:color="000000"/>
              <w:right w:val="single" w:sz="4" w:space="0" w:color="000000"/>
            </w:tcBorders>
            <w:hideMark/>
          </w:tcPr>
          <w:p w14:paraId="0BE8E60B" w14:textId="77777777" w:rsidR="000A3228" w:rsidRDefault="000A3228">
            <w:pPr>
              <w:snapToGrid w:val="0"/>
              <w:spacing w:before="60" w:after="60"/>
              <w:jc w:val="left"/>
              <w:rPr>
                <w:ins w:id="4941" w:author="Eivind" w:date="2018-07-12T22:39:00Z"/>
                <w:sz w:val="16"/>
                <w:szCs w:val="16"/>
              </w:rPr>
            </w:pPr>
            <w:ins w:id="4942" w:author="Eivind" w:date="2018-07-12T22:39:00Z">
              <w:r>
                <w:rPr>
                  <w:sz w:val="16"/>
                  <w:szCs w:val="16"/>
                </w:rPr>
                <w:t>Enumeration</w:t>
              </w:r>
            </w:ins>
          </w:p>
        </w:tc>
        <w:tc>
          <w:tcPr>
            <w:tcW w:w="2977" w:type="dxa"/>
            <w:gridSpan w:val="2"/>
            <w:tcBorders>
              <w:top w:val="single" w:sz="4" w:space="0" w:color="000000"/>
              <w:left w:val="single" w:sz="4" w:space="0" w:color="000000"/>
              <w:bottom w:val="single" w:sz="4" w:space="0" w:color="000000"/>
              <w:right w:val="single" w:sz="4" w:space="0" w:color="000000"/>
            </w:tcBorders>
            <w:hideMark/>
          </w:tcPr>
          <w:p w14:paraId="00CDF676" w14:textId="77777777" w:rsidR="000A3228" w:rsidRDefault="000A3228">
            <w:pPr>
              <w:snapToGrid w:val="0"/>
              <w:spacing w:before="60" w:after="60"/>
              <w:jc w:val="left"/>
              <w:rPr>
                <w:ins w:id="4943" w:author="Eivind" w:date="2018-07-12T22:39:00Z"/>
                <w:sz w:val="16"/>
                <w:szCs w:val="16"/>
              </w:rPr>
            </w:pPr>
            <w:ins w:id="4944" w:author="Eivind" w:date="2018-07-12T22:39:00Z">
              <w:r>
                <w:rPr>
                  <w:sz w:val="16"/>
                  <w:szCs w:val="16"/>
                </w:rPr>
                <w:t>S100_DigitalSignature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7874C4C3" w14:textId="77777777" w:rsidR="000A3228" w:rsidRDefault="000A3228">
            <w:pPr>
              <w:snapToGrid w:val="0"/>
              <w:spacing w:before="60" w:after="60"/>
              <w:jc w:val="left"/>
              <w:rPr>
                <w:ins w:id="4945" w:author="Eivind" w:date="2018-07-12T22:39:00Z"/>
                <w:sz w:val="16"/>
                <w:szCs w:val="16"/>
              </w:rPr>
            </w:pPr>
            <w:ins w:id="4946" w:author="Eivind" w:date="2018-07-12T22:39:00Z">
              <w:r>
                <w:rPr>
                  <w:sz w:val="16"/>
                  <w:szCs w:val="16"/>
                </w:rPr>
                <w:t>Algorithm used to compute the digital signature</w:t>
              </w:r>
            </w:ins>
          </w:p>
        </w:tc>
        <w:tc>
          <w:tcPr>
            <w:tcW w:w="804" w:type="dxa"/>
            <w:tcBorders>
              <w:top w:val="single" w:sz="4" w:space="0" w:color="000000"/>
              <w:left w:val="single" w:sz="4" w:space="0" w:color="000000"/>
              <w:bottom w:val="single" w:sz="4" w:space="0" w:color="000000"/>
              <w:right w:val="single" w:sz="4" w:space="0" w:color="000000"/>
            </w:tcBorders>
            <w:hideMark/>
          </w:tcPr>
          <w:p w14:paraId="32AD5A03" w14:textId="77777777" w:rsidR="000A3228" w:rsidRDefault="000A3228">
            <w:pPr>
              <w:snapToGrid w:val="0"/>
              <w:spacing w:before="60" w:after="60"/>
              <w:jc w:val="center"/>
              <w:rPr>
                <w:ins w:id="4947" w:author="Eivind" w:date="2018-07-12T22:39:00Z"/>
                <w:sz w:val="16"/>
                <w:szCs w:val="16"/>
              </w:rPr>
            </w:pPr>
            <w:ins w:id="4948" w:author="Eivind" w:date="2018-07-12T22:39:00Z">
              <w:r>
                <w:rPr>
                  <w:sz w:val="16"/>
                  <w:szCs w:val="16"/>
                </w:rPr>
                <w: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3F62FD22" w14:textId="77777777" w:rsidR="000A3228" w:rsidRDefault="000A3228">
            <w:pPr>
              <w:snapToGrid w:val="0"/>
              <w:spacing w:before="60" w:after="60"/>
              <w:jc w:val="left"/>
              <w:rPr>
                <w:ins w:id="4949" w:author="Eivind" w:date="2018-07-12T22:39:00Z"/>
                <w:sz w:val="16"/>
                <w:szCs w:val="16"/>
              </w:rPr>
            </w:pPr>
            <w:ins w:id="4950" w:author="Eivind" w:date="2018-07-12T22:39:00Z">
              <w:r>
                <w:rPr>
                  <w:sz w:val="16"/>
                  <w:szCs w:val="16"/>
                </w:rPr>
                <w:t>-</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5395C53C" w14:textId="77777777" w:rsidR="000A3228" w:rsidRDefault="000A3228">
            <w:pPr>
              <w:snapToGrid w:val="0"/>
              <w:spacing w:before="60" w:after="60"/>
              <w:jc w:val="left"/>
              <w:rPr>
                <w:ins w:id="4951" w:author="Eivind" w:date="2018-07-12T22:39:00Z"/>
                <w:sz w:val="16"/>
                <w:szCs w:val="16"/>
              </w:rPr>
            </w:pPr>
            <w:ins w:id="4952" w:author="Eivind" w:date="2018-07-12T22:39:00Z">
              <w:r>
                <w:rPr>
                  <w:sz w:val="16"/>
                  <w:szCs w:val="16"/>
                </w:rPr>
                <w:t>-</w:t>
              </w:r>
            </w:ins>
          </w:p>
        </w:tc>
      </w:tr>
      <w:tr w:rsidR="000A3228" w14:paraId="30F0F37A" w14:textId="77777777" w:rsidTr="00904D17">
        <w:trPr>
          <w:trHeight w:val="304"/>
          <w:ins w:id="4953" w:author="Eivind" w:date="2018-07-12T22:39:00Z"/>
        </w:trPr>
        <w:tc>
          <w:tcPr>
            <w:tcW w:w="1163" w:type="dxa"/>
            <w:tcBorders>
              <w:top w:val="single" w:sz="4" w:space="0" w:color="000000"/>
              <w:left w:val="single" w:sz="4" w:space="0" w:color="000000"/>
              <w:bottom w:val="single" w:sz="4" w:space="0" w:color="000000"/>
              <w:right w:val="single" w:sz="4" w:space="0" w:color="000000"/>
            </w:tcBorders>
            <w:hideMark/>
          </w:tcPr>
          <w:p w14:paraId="6148A161" w14:textId="77777777" w:rsidR="000A3228" w:rsidRDefault="000A3228">
            <w:pPr>
              <w:snapToGrid w:val="0"/>
              <w:spacing w:before="60" w:after="60"/>
              <w:jc w:val="left"/>
              <w:rPr>
                <w:ins w:id="4954" w:author="Eivind" w:date="2018-07-12T22:39:00Z"/>
                <w:sz w:val="16"/>
                <w:szCs w:val="16"/>
              </w:rPr>
            </w:pPr>
            <w:ins w:id="4955" w:author="Eivind" w:date="2018-07-12T22:39:00Z">
              <w:r>
                <w:rPr>
                  <w:sz w:val="16"/>
                  <w:szCs w:val="16"/>
                </w:rPr>
                <w:t>Value</w:t>
              </w:r>
            </w:ins>
          </w:p>
        </w:tc>
        <w:tc>
          <w:tcPr>
            <w:tcW w:w="2977" w:type="dxa"/>
            <w:gridSpan w:val="2"/>
            <w:tcBorders>
              <w:top w:val="single" w:sz="4" w:space="0" w:color="000000"/>
              <w:left w:val="single" w:sz="4" w:space="0" w:color="000000"/>
              <w:bottom w:val="single" w:sz="4" w:space="0" w:color="000000"/>
              <w:right w:val="single" w:sz="4" w:space="0" w:color="000000"/>
            </w:tcBorders>
            <w:hideMark/>
          </w:tcPr>
          <w:p w14:paraId="3A640026" w14:textId="77777777" w:rsidR="000A3228" w:rsidRDefault="000A3228">
            <w:pPr>
              <w:snapToGrid w:val="0"/>
              <w:spacing w:before="60" w:after="60"/>
              <w:jc w:val="left"/>
              <w:rPr>
                <w:ins w:id="4956" w:author="Eivind" w:date="2018-07-12T22:39:00Z"/>
                <w:sz w:val="16"/>
                <w:szCs w:val="16"/>
              </w:rPr>
            </w:pPr>
            <w:ins w:id="4957" w:author="Eivind" w:date="2018-07-12T22:39:00Z">
              <w:r>
                <w:rPr>
                  <w:sz w:val="16"/>
                  <w:szCs w:val="16"/>
                </w:rPr>
                <w:t>S63e2.0.0</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29667996" w14:textId="77777777" w:rsidR="000A3228" w:rsidRDefault="000A3228">
            <w:pPr>
              <w:snapToGrid w:val="0"/>
              <w:spacing w:before="60" w:after="60"/>
              <w:jc w:val="left"/>
              <w:rPr>
                <w:ins w:id="4958" w:author="Eivind" w:date="2018-07-12T22:39:00Z"/>
                <w:sz w:val="16"/>
                <w:szCs w:val="16"/>
              </w:rPr>
            </w:pPr>
            <w:ins w:id="4959" w:author="Eivind" w:date="2018-07-12T22:39:00Z">
              <w:r>
                <w:rPr>
                  <w:sz w:val="16"/>
                  <w:szCs w:val="16"/>
                </w:rPr>
                <w:t>S-63 digital signature algorithm specified by IHO</w:t>
              </w:r>
            </w:ins>
          </w:p>
        </w:tc>
        <w:tc>
          <w:tcPr>
            <w:tcW w:w="804" w:type="dxa"/>
            <w:tcBorders>
              <w:top w:val="single" w:sz="4" w:space="0" w:color="000000"/>
              <w:left w:val="single" w:sz="4" w:space="0" w:color="000000"/>
              <w:bottom w:val="single" w:sz="4" w:space="0" w:color="000000"/>
              <w:right w:val="single" w:sz="4" w:space="0" w:color="000000"/>
            </w:tcBorders>
            <w:hideMark/>
          </w:tcPr>
          <w:p w14:paraId="5B5349C8" w14:textId="77777777" w:rsidR="000A3228" w:rsidRDefault="000A3228">
            <w:pPr>
              <w:snapToGrid w:val="0"/>
              <w:spacing w:before="60" w:after="60"/>
              <w:jc w:val="center"/>
              <w:rPr>
                <w:ins w:id="4960" w:author="Eivind" w:date="2018-07-12T22:39:00Z"/>
                <w:sz w:val="16"/>
                <w:szCs w:val="16"/>
              </w:rPr>
            </w:pPr>
            <w:ins w:id="4961" w:author="Eivind" w:date="2018-07-12T22:39:00Z">
              <w:r>
                <w:rPr>
                  <w:sz w:val="16"/>
                  <w:szCs w:val="16"/>
                </w:rPr>
                <w: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254252C7" w14:textId="77777777" w:rsidR="000A3228" w:rsidRDefault="000A3228">
            <w:pPr>
              <w:snapToGrid w:val="0"/>
              <w:spacing w:before="60" w:after="60"/>
              <w:jc w:val="left"/>
              <w:rPr>
                <w:ins w:id="4962" w:author="Eivind" w:date="2018-07-12T22:39:00Z"/>
                <w:sz w:val="16"/>
                <w:szCs w:val="16"/>
              </w:rPr>
            </w:pPr>
            <w:ins w:id="4963" w:author="Eivind" w:date="2018-07-12T22:39:00Z">
              <w:r>
                <w:rPr>
                  <w:sz w:val="16"/>
                  <w:szCs w:val="16"/>
                </w:rPr>
                <w:t>-</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7C6E5CF4" w14:textId="77777777" w:rsidR="000A3228" w:rsidRDefault="000A3228">
            <w:pPr>
              <w:snapToGrid w:val="0"/>
              <w:spacing w:before="60" w:after="60"/>
              <w:jc w:val="left"/>
              <w:rPr>
                <w:ins w:id="4964" w:author="Eivind" w:date="2018-07-12T22:39:00Z"/>
                <w:sz w:val="16"/>
                <w:szCs w:val="16"/>
              </w:rPr>
            </w:pPr>
            <w:ins w:id="4965" w:author="Eivind" w:date="2018-07-12T22:39:00Z">
              <w:r>
                <w:rPr>
                  <w:sz w:val="16"/>
                  <w:szCs w:val="16"/>
                </w:rPr>
                <w:t>See Part 15.</w:t>
              </w:r>
            </w:ins>
          </w:p>
        </w:tc>
      </w:tr>
      <w:tr w:rsidR="003329CB" w:rsidRPr="003329CB" w:rsidDel="0038570A" w14:paraId="6A866B59" w14:textId="64B514AE" w:rsidTr="00904D17">
        <w:tblPrEx>
          <w:tblLook w:val="0000" w:firstRow="0" w:lastRow="0" w:firstColumn="0" w:lastColumn="0" w:noHBand="0" w:noVBand="0"/>
        </w:tblPrEx>
        <w:trPr>
          <w:gridAfter w:val="1"/>
          <w:wAfter w:w="33" w:type="dxa"/>
          <w:trHeight w:val="304"/>
          <w:ins w:id="4966" w:author="Raphael Malyankar" w:date="2018-07-05T21:17:00Z"/>
          <w:del w:id="4967" w:author="Eivind" w:date="2018-07-12T22:55:00Z"/>
        </w:trPr>
        <w:tc>
          <w:tcPr>
            <w:tcW w:w="3034" w:type="dxa"/>
            <w:gridSpan w:val="2"/>
          </w:tcPr>
          <w:p w14:paraId="27619A78" w14:textId="3CAB3DF5" w:rsidR="003329CB" w:rsidRPr="003329CB" w:rsidDel="0038570A" w:rsidRDefault="003329CB" w:rsidP="003329CB">
            <w:pPr>
              <w:suppressAutoHyphens/>
              <w:snapToGrid w:val="0"/>
              <w:spacing w:before="60" w:after="60" w:line="240" w:lineRule="auto"/>
              <w:jc w:val="left"/>
              <w:rPr>
                <w:ins w:id="4968" w:author="Raphael Malyankar" w:date="2018-07-05T21:17:00Z"/>
                <w:del w:id="4969" w:author="Eivind" w:date="2018-07-12T22:55:00Z"/>
                <w:b/>
                <w:sz w:val="16"/>
                <w:szCs w:val="16"/>
                <w:lang w:eastAsia="ar-SA"/>
              </w:rPr>
            </w:pPr>
            <w:ins w:id="4970" w:author="Raphael Malyankar" w:date="2018-07-05T21:17:00Z">
              <w:del w:id="4971" w:author="Eivind" w:date="2018-07-12T22:39:00Z">
                <w:r w:rsidRPr="003329CB" w:rsidDel="00BB1BDC">
                  <w:rPr>
                    <w:b/>
                    <w:sz w:val="16"/>
                    <w:szCs w:val="16"/>
                    <w:lang w:eastAsia="ar-SA"/>
                  </w:rPr>
                  <w:delText>Name</w:delText>
                </w:r>
              </w:del>
            </w:ins>
          </w:p>
        </w:tc>
        <w:tc>
          <w:tcPr>
            <w:tcW w:w="3420" w:type="dxa"/>
            <w:gridSpan w:val="2"/>
          </w:tcPr>
          <w:p w14:paraId="666FBDB1" w14:textId="1074BB32" w:rsidR="003329CB" w:rsidRPr="003329CB" w:rsidDel="0038570A" w:rsidRDefault="003329CB" w:rsidP="003329CB">
            <w:pPr>
              <w:suppressAutoHyphens/>
              <w:snapToGrid w:val="0"/>
              <w:spacing w:before="60" w:after="60" w:line="240" w:lineRule="auto"/>
              <w:jc w:val="left"/>
              <w:rPr>
                <w:ins w:id="4972" w:author="Raphael Malyankar" w:date="2018-07-05T21:17:00Z"/>
                <w:del w:id="4973" w:author="Eivind" w:date="2018-07-12T22:55:00Z"/>
                <w:b/>
                <w:sz w:val="16"/>
                <w:szCs w:val="16"/>
                <w:lang w:eastAsia="ar-SA"/>
              </w:rPr>
            </w:pPr>
            <w:ins w:id="4974" w:author="Raphael Malyankar" w:date="2018-07-05T21:17:00Z">
              <w:del w:id="4975" w:author="Eivind" w:date="2018-07-12T22:39:00Z">
                <w:r w:rsidRPr="003329CB" w:rsidDel="00BB1BDC">
                  <w:rPr>
                    <w:b/>
                    <w:sz w:val="16"/>
                    <w:szCs w:val="16"/>
                    <w:lang w:eastAsia="ar-SA"/>
                  </w:rPr>
                  <w:delText>Description</w:delText>
                </w:r>
              </w:del>
            </w:ins>
          </w:p>
        </w:tc>
        <w:tc>
          <w:tcPr>
            <w:tcW w:w="804" w:type="dxa"/>
          </w:tcPr>
          <w:p w14:paraId="67CD0FCE" w14:textId="693E22CF" w:rsidR="003329CB" w:rsidRPr="003329CB" w:rsidDel="0038570A" w:rsidRDefault="003329CB" w:rsidP="003329CB">
            <w:pPr>
              <w:suppressAutoHyphens/>
              <w:snapToGrid w:val="0"/>
              <w:spacing w:before="60" w:after="60" w:line="240" w:lineRule="auto"/>
              <w:jc w:val="center"/>
              <w:rPr>
                <w:ins w:id="4976" w:author="Raphael Malyankar" w:date="2018-07-05T21:17:00Z"/>
                <w:del w:id="4977" w:author="Eivind" w:date="2018-07-12T22:55:00Z"/>
                <w:b/>
                <w:sz w:val="16"/>
                <w:szCs w:val="16"/>
                <w:lang w:eastAsia="ar-SA"/>
              </w:rPr>
            </w:pPr>
            <w:ins w:id="4978" w:author="Raphael Malyankar" w:date="2018-07-05T21:18:00Z">
              <w:del w:id="4979" w:author="Eivind" w:date="2018-07-12T22:39:00Z">
                <w:r w:rsidDel="00BB1BDC">
                  <w:rPr>
                    <w:b/>
                    <w:sz w:val="16"/>
                    <w:szCs w:val="16"/>
                    <w:lang w:eastAsia="ar-SA"/>
                  </w:rPr>
                  <w:delText>Code</w:delText>
                </w:r>
              </w:del>
            </w:ins>
          </w:p>
        </w:tc>
        <w:tc>
          <w:tcPr>
            <w:tcW w:w="2436" w:type="dxa"/>
            <w:gridSpan w:val="3"/>
          </w:tcPr>
          <w:p w14:paraId="40E4503D" w14:textId="0FCA6181" w:rsidR="003329CB" w:rsidRPr="003329CB" w:rsidDel="0038570A" w:rsidRDefault="003329CB" w:rsidP="003329CB">
            <w:pPr>
              <w:suppressAutoHyphens/>
              <w:snapToGrid w:val="0"/>
              <w:spacing w:before="60" w:after="60" w:line="240" w:lineRule="auto"/>
              <w:jc w:val="left"/>
              <w:rPr>
                <w:ins w:id="4980" w:author="Raphael Malyankar" w:date="2018-07-05T21:17:00Z"/>
                <w:del w:id="4981" w:author="Eivind" w:date="2018-07-12T22:55:00Z"/>
                <w:b/>
                <w:sz w:val="16"/>
                <w:szCs w:val="16"/>
                <w:lang w:eastAsia="ar-SA"/>
              </w:rPr>
            </w:pPr>
            <w:ins w:id="4982" w:author="Raphael Malyankar" w:date="2018-07-05T21:17:00Z">
              <w:del w:id="4983" w:author="Eivind" w:date="2018-07-12T22:39:00Z">
                <w:r w:rsidRPr="003329CB" w:rsidDel="00BB1BDC">
                  <w:rPr>
                    <w:b/>
                    <w:sz w:val="16"/>
                    <w:szCs w:val="16"/>
                    <w:lang w:eastAsia="ar-SA"/>
                  </w:rPr>
                  <w:delText>Type</w:delText>
                </w:r>
              </w:del>
            </w:ins>
          </w:p>
        </w:tc>
        <w:tc>
          <w:tcPr>
            <w:tcW w:w="3060" w:type="dxa"/>
            <w:gridSpan w:val="2"/>
          </w:tcPr>
          <w:p w14:paraId="11E71E69" w14:textId="620B4078" w:rsidR="003329CB" w:rsidRPr="003329CB" w:rsidDel="0038570A" w:rsidRDefault="003329CB" w:rsidP="003329CB">
            <w:pPr>
              <w:suppressAutoHyphens/>
              <w:snapToGrid w:val="0"/>
              <w:spacing w:before="60" w:after="60" w:line="240" w:lineRule="auto"/>
              <w:jc w:val="left"/>
              <w:rPr>
                <w:ins w:id="4984" w:author="Raphael Malyankar" w:date="2018-07-05T21:17:00Z"/>
                <w:del w:id="4985" w:author="Eivind" w:date="2018-07-12T22:55:00Z"/>
                <w:b/>
                <w:sz w:val="16"/>
                <w:szCs w:val="16"/>
                <w:lang w:eastAsia="ar-SA"/>
              </w:rPr>
            </w:pPr>
            <w:ins w:id="4986" w:author="Raphael Malyankar" w:date="2018-07-05T21:17:00Z">
              <w:del w:id="4987" w:author="Eivind" w:date="2018-07-12T22:39:00Z">
                <w:r w:rsidRPr="003329CB" w:rsidDel="00BB1BDC">
                  <w:rPr>
                    <w:b/>
                    <w:sz w:val="16"/>
                    <w:szCs w:val="16"/>
                    <w:lang w:eastAsia="ar-SA"/>
                  </w:rPr>
                  <w:delText>Remarks</w:delText>
                </w:r>
              </w:del>
            </w:ins>
          </w:p>
        </w:tc>
      </w:tr>
      <w:tr w:rsidR="003329CB" w:rsidRPr="003329CB" w:rsidDel="0038570A" w14:paraId="59A32826" w14:textId="4754A252" w:rsidTr="00904D17">
        <w:tblPrEx>
          <w:tblLook w:val="0000" w:firstRow="0" w:lastRow="0" w:firstColumn="0" w:lastColumn="0" w:noHBand="0" w:noVBand="0"/>
        </w:tblPrEx>
        <w:trPr>
          <w:gridAfter w:val="1"/>
          <w:wAfter w:w="33" w:type="dxa"/>
          <w:trHeight w:val="276"/>
          <w:ins w:id="4988" w:author="Raphael Malyankar" w:date="2018-07-05T21:17:00Z"/>
          <w:del w:id="4989" w:author="Eivind" w:date="2018-07-12T22:55:00Z"/>
        </w:trPr>
        <w:tc>
          <w:tcPr>
            <w:tcW w:w="3034" w:type="dxa"/>
            <w:gridSpan w:val="2"/>
          </w:tcPr>
          <w:p w14:paraId="0EE91E02" w14:textId="11E7564B" w:rsidR="003329CB" w:rsidRPr="003329CB" w:rsidDel="0038570A" w:rsidRDefault="003329CB" w:rsidP="003329CB">
            <w:pPr>
              <w:suppressAutoHyphens/>
              <w:snapToGrid w:val="0"/>
              <w:spacing w:before="60" w:after="60" w:line="240" w:lineRule="auto"/>
              <w:jc w:val="left"/>
              <w:rPr>
                <w:ins w:id="4990" w:author="Raphael Malyankar" w:date="2018-07-05T21:17:00Z"/>
                <w:del w:id="4991" w:author="Eivind" w:date="2018-07-12T22:55:00Z"/>
                <w:sz w:val="16"/>
                <w:szCs w:val="16"/>
                <w:lang w:eastAsia="ar-SA"/>
              </w:rPr>
            </w:pPr>
            <w:ins w:id="4992" w:author="Raphael Malyankar" w:date="2018-07-05T21:17:00Z">
              <w:del w:id="4993" w:author="Eivind" w:date="2018-07-12T22:39:00Z">
                <w:r w:rsidRPr="003329CB" w:rsidDel="00BB1BDC">
                  <w:rPr>
                    <w:sz w:val="16"/>
                    <w:szCs w:val="16"/>
                    <w:lang w:eastAsia="ar-SA"/>
                  </w:rPr>
                  <w:delText>S100_DigitalSignature</w:delText>
                </w:r>
              </w:del>
            </w:ins>
          </w:p>
        </w:tc>
        <w:tc>
          <w:tcPr>
            <w:tcW w:w="3420" w:type="dxa"/>
            <w:gridSpan w:val="2"/>
          </w:tcPr>
          <w:p w14:paraId="2030FA83" w14:textId="72E6311E" w:rsidR="003329CB" w:rsidRPr="003329CB" w:rsidDel="0038570A" w:rsidRDefault="003329CB" w:rsidP="003329CB">
            <w:pPr>
              <w:suppressAutoHyphens/>
              <w:snapToGrid w:val="0"/>
              <w:spacing w:before="60" w:after="60" w:line="240" w:lineRule="auto"/>
              <w:jc w:val="left"/>
              <w:rPr>
                <w:ins w:id="4994" w:author="Raphael Malyankar" w:date="2018-07-05T21:17:00Z"/>
                <w:del w:id="4995" w:author="Eivind" w:date="2018-07-12T22:55:00Z"/>
                <w:sz w:val="16"/>
                <w:szCs w:val="16"/>
                <w:lang w:eastAsia="ar-SA"/>
              </w:rPr>
            </w:pPr>
            <w:ins w:id="4996" w:author="Raphael Malyankar" w:date="2018-07-05T21:17:00Z">
              <w:del w:id="4997" w:author="Eivind" w:date="2018-07-12T22:39:00Z">
                <w:r w:rsidRPr="003329CB" w:rsidDel="00BB1BDC">
                  <w:rPr>
                    <w:sz w:val="16"/>
                    <w:szCs w:val="16"/>
                    <w:lang w:eastAsia="ar-SA"/>
                  </w:rPr>
                  <w:delText>Algorithm used to compute the digital signature</w:delText>
                </w:r>
              </w:del>
            </w:ins>
          </w:p>
        </w:tc>
        <w:tc>
          <w:tcPr>
            <w:tcW w:w="804" w:type="dxa"/>
          </w:tcPr>
          <w:p w14:paraId="12072785" w14:textId="03F73CBF" w:rsidR="003329CB" w:rsidRPr="003329CB" w:rsidDel="0038570A" w:rsidRDefault="003329CB" w:rsidP="003329CB">
            <w:pPr>
              <w:suppressAutoHyphens/>
              <w:snapToGrid w:val="0"/>
              <w:spacing w:before="60" w:after="60" w:line="240" w:lineRule="auto"/>
              <w:jc w:val="center"/>
              <w:rPr>
                <w:ins w:id="4998" w:author="Raphael Malyankar" w:date="2018-07-05T21:17:00Z"/>
                <w:del w:id="4999" w:author="Eivind" w:date="2018-07-12T22:55:00Z"/>
                <w:sz w:val="16"/>
                <w:szCs w:val="16"/>
                <w:lang w:eastAsia="ar-SA"/>
              </w:rPr>
            </w:pPr>
            <w:ins w:id="5000" w:author="Raphael Malyankar" w:date="2018-07-05T21:17:00Z">
              <w:del w:id="5001" w:author="Eivind" w:date="2018-07-12T22:39:00Z">
                <w:r w:rsidRPr="003329CB" w:rsidDel="00BB1BDC">
                  <w:rPr>
                    <w:sz w:val="16"/>
                    <w:szCs w:val="16"/>
                    <w:lang w:eastAsia="ar-SA"/>
                  </w:rPr>
                  <w:delText>-</w:delText>
                </w:r>
              </w:del>
            </w:ins>
          </w:p>
        </w:tc>
        <w:tc>
          <w:tcPr>
            <w:tcW w:w="2436" w:type="dxa"/>
            <w:gridSpan w:val="3"/>
          </w:tcPr>
          <w:p w14:paraId="3783C813" w14:textId="3EE20DC7" w:rsidR="003329CB" w:rsidRPr="003329CB" w:rsidDel="0038570A" w:rsidRDefault="003329CB" w:rsidP="003329CB">
            <w:pPr>
              <w:suppressAutoHyphens/>
              <w:snapToGrid w:val="0"/>
              <w:spacing w:before="60" w:after="60" w:line="240" w:lineRule="auto"/>
              <w:jc w:val="left"/>
              <w:rPr>
                <w:ins w:id="5002" w:author="Raphael Malyankar" w:date="2018-07-05T21:17:00Z"/>
                <w:del w:id="5003" w:author="Eivind" w:date="2018-07-12T22:55:00Z"/>
                <w:sz w:val="16"/>
                <w:szCs w:val="16"/>
                <w:lang w:eastAsia="ar-SA"/>
              </w:rPr>
            </w:pPr>
            <w:ins w:id="5004" w:author="Raphael Malyankar" w:date="2018-07-05T21:17:00Z">
              <w:del w:id="5005" w:author="Eivind" w:date="2018-07-12T22:39:00Z">
                <w:r w:rsidRPr="003329CB" w:rsidDel="00BB1BDC">
                  <w:rPr>
                    <w:sz w:val="16"/>
                    <w:szCs w:val="16"/>
                    <w:lang w:eastAsia="ar-SA"/>
                  </w:rPr>
                  <w:delText>Enumeration</w:delText>
                </w:r>
              </w:del>
            </w:ins>
          </w:p>
        </w:tc>
        <w:tc>
          <w:tcPr>
            <w:tcW w:w="3060" w:type="dxa"/>
            <w:gridSpan w:val="2"/>
          </w:tcPr>
          <w:p w14:paraId="559F4191" w14:textId="01377373" w:rsidR="003329CB" w:rsidRPr="003329CB" w:rsidDel="0038570A" w:rsidRDefault="003329CB" w:rsidP="003329CB">
            <w:pPr>
              <w:suppressAutoHyphens/>
              <w:snapToGrid w:val="0"/>
              <w:spacing w:before="60" w:after="60" w:line="240" w:lineRule="auto"/>
              <w:jc w:val="left"/>
              <w:rPr>
                <w:ins w:id="5006" w:author="Raphael Malyankar" w:date="2018-07-05T21:17:00Z"/>
                <w:del w:id="5007" w:author="Eivind" w:date="2018-07-12T22:55:00Z"/>
                <w:sz w:val="16"/>
                <w:szCs w:val="16"/>
                <w:lang w:eastAsia="ar-SA"/>
              </w:rPr>
            </w:pPr>
            <w:ins w:id="5008" w:author="Raphael Malyankar" w:date="2018-07-05T21:17:00Z">
              <w:del w:id="5009" w:author="Eivind" w:date="2018-07-12T22:39:00Z">
                <w:r w:rsidRPr="003329CB" w:rsidDel="00BB1BDC">
                  <w:rPr>
                    <w:sz w:val="16"/>
                    <w:szCs w:val="16"/>
                    <w:lang w:eastAsia="ar-SA"/>
                  </w:rPr>
                  <w:delText>-</w:delText>
                </w:r>
              </w:del>
            </w:ins>
          </w:p>
        </w:tc>
      </w:tr>
      <w:tr w:rsidR="003329CB" w:rsidRPr="003329CB" w:rsidDel="0038570A" w14:paraId="2C805DA1" w14:textId="0583B30B" w:rsidTr="00904D17">
        <w:tblPrEx>
          <w:tblLook w:val="0000" w:firstRow="0" w:lastRow="0" w:firstColumn="0" w:lastColumn="0" w:noHBand="0" w:noVBand="0"/>
        </w:tblPrEx>
        <w:trPr>
          <w:gridAfter w:val="1"/>
          <w:wAfter w:w="33" w:type="dxa"/>
          <w:trHeight w:val="304"/>
          <w:ins w:id="5010" w:author="Raphael Malyankar" w:date="2018-07-05T21:17:00Z"/>
          <w:del w:id="5011" w:author="Eivind" w:date="2018-07-12T22:55:00Z"/>
        </w:trPr>
        <w:tc>
          <w:tcPr>
            <w:tcW w:w="3034" w:type="dxa"/>
            <w:gridSpan w:val="2"/>
          </w:tcPr>
          <w:p w14:paraId="5F9F2D2E" w14:textId="14E40FB1" w:rsidR="003329CB" w:rsidRPr="003329CB" w:rsidDel="0038570A" w:rsidRDefault="003329CB" w:rsidP="003329CB">
            <w:pPr>
              <w:suppressAutoHyphens/>
              <w:snapToGrid w:val="0"/>
              <w:spacing w:before="60" w:after="60" w:line="240" w:lineRule="auto"/>
              <w:jc w:val="left"/>
              <w:rPr>
                <w:ins w:id="5012" w:author="Raphael Malyankar" w:date="2018-07-05T21:17:00Z"/>
                <w:del w:id="5013" w:author="Eivind" w:date="2018-07-12T22:55:00Z"/>
                <w:sz w:val="16"/>
                <w:szCs w:val="16"/>
                <w:lang w:eastAsia="ar-SA"/>
              </w:rPr>
            </w:pPr>
            <w:ins w:id="5014" w:author="Raphael Malyankar" w:date="2018-07-05T21:17:00Z">
              <w:del w:id="5015" w:author="Eivind" w:date="2018-07-12T22:39:00Z">
                <w:r w:rsidRPr="003329CB" w:rsidDel="00BB1BDC">
                  <w:rPr>
                    <w:sz w:val="16"/>
                    <w:szCs w:val="16"/>
                    <w:lang w:eastAsia="ar-SA"/>
                  </w:rPr>
                  <w:delText>S63e2.0.0</w:delText>
                </w:r>
              </w:del>
            </w:ins>
          </w:p>
        </w:tc>
        <w:tc>
          <w:tcPr>
            <w:tcW w:w="3420" w:type="dxa"/>
            <w:gridSpan w:val="2"/>
          </w:tcPr>
          <w:p w14:paraId="789529D4" w14:textId="0C3AA776" w:rsidR="003329CB" w:rsidRPr="003329CB" w:rsidDel="0038570A" w:rsidRDefault="003329CB" w:rsidP="003329CB">
            <w:pPr>
              <w:suppressAutoHyphens/>
              <w:snapToGrid w:val="0"/>
              <w:spacing w:before="60" w:after="60" w:line="240" w:lineRule="auto"/>
              <w:jc w:val="left"/>
              <w:rPr>
                <w:ins w:id="5016" w:author="Raphael Malyankar" w:date="2018-07-05T21:17:00Z"/>
                <w:del w:id="5017" w:author="Eivind" w:date="2018-07-12T22:55:00Z"/>
                <w:sz w:val="16"/>
                <w:szCs w:val="16"/>
                <w:lang w:eastAsia="ar-SA"/>
              </w:rPr>
            </w:pPr>
            <w:ins w:id="5018" w:author="Raphael Malyankar" w:date="2018-07-05T21:17:00Z">
              <w:del w:id="5019" w:author="Eivind" w:date="2018-07-12T22:39:00Z">
                <w:r w:rsidRPr="003329CB" w:rsidDel="00BB1BDC">
                  <w:rPr>
                    <w:sz w:val="16"/>
                    <w:szCs w:val="16"/>
                    <w:lang w:eastAsia="ar-SA"/>
                  </w:rPr>
                  <w:delText>S-63 digital signature algorithm specified by IHO</w:delText>
                </w:r>
              </w:del>
            </w:ins>
          </w:p>
        </w:tc>
        <w:tc>
          <w:tcPr>
            <w:tcW w:w="804" w:type="dxa"/>
          </w:tcPr>
          <w:p w14:paraId="0D72AE58" w14:textId="41370926" w:rsidR="003329CB" w:rsidRPr="003329CB" w:rsidDel="0038570A" w:rsidRDefault="003329CB" w:rsidP="003329CB">
            <w:pPr>
              <w:suppressAutoHyphens/>
              <w:snapToGrid w:val="0"/>
              <w:spacing w:before="60" w:after="60" w:line="240" w:lineRule="auto"/>
              <w:jc w:val="center"/>
              <w:rPr>
                <w:ins w:id="5020" w:author="Raphael Malyankar" w:date="2018-07-05T21:17:00Z"/>
                <w:del w:id="5021" w:author="Eivind" w:date="2018-07-12T22:55:00Z"/>
                <w:sz w:val="16"/>
                <w:szCs w:val="16"/>
                <w:lang w:eastAsia="ar-SA"/>
              </w:rPr>
            </w:pPr>
            <w:ins w:id="5022" w:author="Raphael Malyankar" w:date="2018-07-05T21:17:00Z">
              <w:del w:id="5023" w:author="Eivind" w:date="2018-07-12T22:39:00Z">
                <w:r w:rsidRPr="003329CB" w:rsidDel="00BB1BDC">
                  <w:rPr>
                    <w:sz w:val="16"/>
                    <w:szCs w:val="16"/>
                    <w:lang w:eastAsia="ar-SA"/>
                  </w:rPr>
                  <w:delText>-</w:delText>
                </w:r>
              </w:del>
            </w:ins>
          </w:p>
        </w:tc>
        <w:tc>
          <w:tcPr>
            <w:tcW w:w="2436" w:type="dxa"/>
            <w:gridSpan w:val="3"/>
          </w:tcPr>
          <w:p w14:paraId="0397110E" w14:textId="7766C1E1" w:rsidR="003329CB" w:rsidRPr="003329CB" w:rsidDel="0038570A" w:rsidRDefault="003329CB" w:rsidP="003329CB">
            <w:pPr>
              <w:suppressAutoHyphens/>
              <w:snapToGrid w:val="0"/>
              <w:spacing w:before="60" w:after="60" w:line="240" w:lineRule="auto"/>
              <w:jc w:val="left"/>
              <w:rPr>
                <w:ins w:id="5024" w:author="Raphael Malyankar" w:date="2018-07-05T21:17:00Z"/>
                <w:del w:id="5025" w:author="Eivind" w:date="2018-07-12T22:55:00Z"/>
                <w:sz w:val="16"/>
                <w:szCs w:val="16"/>
                <w:lang w:eastAsia="ar-SA"/>
              </w:rPr>
            </w:pPr>
            <w:ins w:id="5026" w:author="Raphael Malyankar" w:date="2018-07-05T21:17:00Z">
              <w:del w:id="5027" w:author="Eivind" w:date="2018-07-12T22:39:00Z">
                <w:r w:rsidRPr="003329CB" w:rsidDel="00BB1BDC">
                  <w:rPr>
                    <w:sz w:val="16"/>
                    <w:szCs w:val="16"/>
                    <w:lang w:eastAsia="ar-SA"/>
                  </w:rPr>
                  <w:delText>Value</w:delText>
                </w:r>
              </w:del>
            </w:ins>
          </w:p>
        </w:tc>
        <w:tc>
          <w:tcPr>
            <w:tcW w:w="3060" w:type="dxa"/>
            <w:gridSpan w:val="2"/>
          </w:tcPr>
          <w:p w14:paraId="55760A92" w14:textId="3C28D517" w:rsidR="003329CB" w:rsidRPr="003329CB" w:rsidDel="0038570A" w:rsidRDefault="003329CB" w:rsidP="003329CB">
            <w:pPr>
              <w:suppressAutoHyphens/>
              <w:snapToGrid w:val="0"/>
              <w:spacing w:before="60" w:after="60" w:line="240" w:lineRule="auto"/>
              <w:jc w:val="left"/>
              <w:rPr>
                <w:ins w:id="5028" w:author="Raphael Malyankar" w:date="2018-07-05T21:17:00Z"/>
                <w:del w:id="5029" w:author="Eivind" w:date="2018-07-12T22:55:00Z"/>
                <w:sz w:val="16"/>
                <w:szCs w:val="16"/>
                <w:lang w:eastAsia="ar-SA"/>
              </w:rPr>
            </w:pPr>
            <w:ins w:id="5030" w:author="Raphael Malyankar" w:date="2018-07-05T21:17:00Z">
              <w:del w:id="5031" w:author="Eivind" w:date="2018-07-12T22:39:00Z">
                <w:r w:rsidRPr="003329CB" w:rsidDel="00BB1BDC">
                  <w:rPr>
                    <w:sz w:val="16"/>
                    <w:szCs w:val="16"/>
                    <w:lang w:eastAsia="ar-SA"/>
                  </w:rPr>
                  <w:delText>See Part 15.</w:delText>
                </w:r>
              </w:del>
            </w:ins>
          </w:p>
        </w:tc>
      </w:tr>
    </w:tbl>
    <w:p w14:paraId="45B919D1" w14:textId="6681541D" w:rsidR="003329CB" w:rsidRDefault="003329CB" w:rsidP="003329CB">
      <w:pPr>
        <w:rPr>
          <w:ins w:id="5032" w:author="Raphael Malyankar" w:date="2018-07-05T21:19:00Z"/>
        </w:rPr>
      </w:pPr>
    </w:p>
    <w:p w14:paraId="3A2E35AB" w14:textId="3954C474" w:rsidR="003329CB" w:rsidRDefault="003329CB" w:rsidP="003329CB">
      <w:pPr>
        <w:pStyle w:val="Caption"/>
        <w:keepNext/>
        <w:rPr>
          <w:ins w:id="5033" w:author="Raphael Malyankar" w:date="2018-07-05T21:20:00Z"/>
        </w:rPr>
      </w:pPr>
      <w:ins w:id="5034" w:author="Raphael Malyankar" w:date="2018-07-05T21:20:00Z">
        <w:r>
          <w:t xml:space="preserve">Table </w:t>
        </w:r>
        <w:r>
          <w:fldChar w:fldCharType="begin"/>
        </w:r>
        <w:r>
          <w:instrText xml:space="preserve"> SEQ Table \* ARABIC </w:instrText>
        </w:r>
      </w:ins>
      <w:r>
        <w:fldChar w:fldCharType="separate"/>
      </w:r>
      <w:ins w:id="5035" w:author="Raphael Malyankar" w:date="2018-07-20T12:56:00Z">
        <w:r w:rsidR="00CF17A6">
          <w:rPr>
            <w:noProof/>
          </w:rPr>
          <w:t>44</w:t>
        </w:r>
      </w:ins>
      <w:ins w:id="5036" w:author="Eivind" w:date="2018-07-10T00:11:00Z">
        <w:del w:id="5037" w:author="Raphael Malyankar" w:date="2018-07-20T12:56:00Z">
          <w:r w:rsidR="005F5493" w:rsidDel="00CF17A6">
            <w:rPr>
              <w:noProof/>
            </w:rPr>
            <w:delText>43</w:delText>
          </w:r>
        </w:del>
      </w:ins>
      <w:ins w:id="5038" w:author="Raphael Malyankar" w:date="2018-07-05T21:20:00Z">
        <w:r>
          <w:fldChar w:fldCharType="end"/>
        </w:r>
        <w:r>
          <w:t>. S100_DigitalSignatureValue</w:t>
        </w:r>
      </w:ins>
    </w:p>
    <w:tbl>
      <w:tblPr>
        <w:tblW w:w="1278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8"/>
        <w:gridCol w:w="2401"/>
        <w:gridCol w:w="4203"/>
        <w:gridCol w:w="850"/>
        <w:gridCol w:w="2410"/>
        <w:gridCol w:w="1985"/>
      </w:tblGrid>
      <w:tr w:rsidR="00BB1BDC" w:rsidRPr="003329CB" w14:paraId="34136306" w14:textId="77777777" w:rsidTr="00820BA8">
        <w:trPr>
          <w:trHeight w:val="416"/>
          <w:ins w:id="5039" w:author="Raphael Malyankar" w:date="2018-07-05T21:18:00Z"/>
        </w:trPr>
        <w:tc>
          <w:tcPr>
            <w:tcW w:w="938" w:type="dxa"/>
          </w:tcPr>
          <w:p w14:paraId="1FF4D5D6" w14:textId="0BB39333" w:rsidR="00BB1BDC" w:rsidRPr="003329CB" w:rsidRDefault="00BB1BDC" w:rsidP="00BB1BDC">
            <w:pPr>
              <w:keepNext/>
              <w:keepLines/>
              <w:suppressAutoHyphens/>
              <w:snapToGrid w:val="0"/>
              <w:spacing w:before="60" w:after="60" w:line="240" w:lineRule="auto"/>
              <w:rPr>
                <w:ins w:id="5040" w:author="Eivind" w:date="2018-07-12T22:39:00Z"/>
                <w:b/>
                <w:sz w:val="16"/>
                <w:szCs w:val="16"/>
                <w:lang w:eastAsia="ar-SA"/>
              </w:rPr>
            </w:pPr>
            <w:ins w:id="5041" w:author="Eivind" w:date="2018-07-12T22:40:00Z">
              <w:r>
                <w:rPr>
                  <w:b/>
                  <w:sz w:val="16"/>
                  <w:szCs w:val="16"/>
                </w:rPr>
                <w:t>Role Name</w:t>
              </w:r>
            </w:ins>
          </w:p>
        </w:tc>
        <w:tc>
          <w:tcPr>
            <w:tcW w:w="2401" w:type="dxa"/>
          </w:tcPr>
          <w:p w14:paraId="54F8A7D2" w14:textId="48E54E2C" w:rsidR="00BB1BDC" w:rsidRPr="003329CB" w:rsidRDefault="00BB1BDC" w:rsidP="00BB1BDC">
            <w:pPr>
              <w:keepNext/>
              <w:keepLines/>
              <w:suppressAutoHyphens/>
              <w:snapToGrid w:val="0"/>
              <w:spacing w:before="60" w:after="60" w:line="240" w:lineRule="auto"/>
              <w:rPr>
                <w:ins w:id="5042" w:author="Raphael Malyankar" w:date="2018-07-05T21:18:00Z"/>
                <w:b/>
                <w:sz w:val="16"/>
                <w:szCs w:val="16"/>
                <w:lang w:eastAsia="ar-SA"/>
              </w:rPr>
            </w:pPr>
            <w:ins w:id="5043" w:author="Raphael Malyankar" w:date="2018-07-05T21:18:00Z">
              <w:r w:rsidRPr="003329CB">
                <w:rPr>
                  <w:b/>
                  <w:sz w:val="16"/>
                  <w:szCs w:val="16"/>
                  <w:lang w:eastAsia="ar-SA"/>
                </w:rPr>
                <w:t>Name</w:t>
              </w:r>
            </w:ins>
          </w:p>
        </w:tc>
        <w:tc>
          <w:tcPr>
            <w:tcW w:w="4203" w:type="dxa"/>
          </w:tcPr>
          <w:p w14:paraId="624B0CA3" w14:textId="77777777" w:rsidR="00BB1BDC" w:rsidRPr="003329CB" w:rsidRDefault="00BB1BDC" w:rsidP="00BB1BDC">
            <w:pPr>
              <w:keepNext/>
              <w:keepLines/>
              <w:suppressAutoHyphens/>
              <w:snapToGrid w:val="0"/>
              <w:spacing w:before="60" w:after="60" w:line="240" w:lineRule="auto"/>
              <w:rPr>
                <w:ins w:id="5044" w:author="Raphael Malyankar" w:date="2018-07-05T21:18:00Z"/>
                <w:b/>
                <w:sz w:val="16"/>
                <w:szCs w:val="16"/>
                <w:lang w:eastAsia="ar-SA"/>
              </w:rPr>
            </w:pPr>
            <w:ins w:id="5045" w:author="Raphael Malyankar" w:date="2018-07-05T21:18:00Z">
              <w:r w:rsidRPr="003329CB">
                <w:rPr>
                  <w:b/>
                  <w:sz w:val="16"/>
                  <w:szCs w:val="16"/>
                  <w:lang w:eastAsia="ar-SA"/>
                </w:rPr>
                <w:t>Description</w:t>
              </w:r>
            </w:ins>
          </w:p>
        </w:tc>
        <w:tc>
          <w:tcPr>
            <w:tcW w:w="850" w:type="dxa"/>
          </w:tcPr>
          <w:p w14:paraId="7430B1E3" w14:textId="77777777" w:rsidR="00BB1BDC" w:rsidRPr="003329CB" w:rsidRDefault="00BB1BDC" w:rsidP="00BB1BDC">
            <w:pPr>
              <w:keepNext/>
              <w:keepLines/>
              <w:suppressAutoHyphens/>
              <w:snapToGrid w:val="0"/>
              <w:spacing w:before="60" w:after="60" w:line="240" w:lineRule="auto"/>
              <w:jc w:val="center"/>
              <w:rPr>
                <w:ins w:id="5046" w:author="Raphael Malyankar" w:date="2018-07-05T21:18:00Z"/>
                <w:b/>
                <w:sz w:val="16"/>
                <w:szCs w:val="16"/>
                <w:lang w:eastAsia="ar-SA"/>
              </w:rPr>
            </w:pPr>
            <w:ins w:id="5047" w:author="Raphael Malyankar" w:date="2018-07-05T21:18:00Z">
              <w:r w:rsidRPr="003329CB">
                <w:rPr>
                  <w:b/>
                  <w:sz w:val="16"/>
                  <w:szCs w:val="16"/>
                  <w:lang w:eastAsia="ar-SA"/>
                </w:rPr>
                <w:t>Mult</w:t>
              </w:r>
            </w:ins>
          </w:p>
        </w:tc>
        <w:tc>
          <w:tcPr>
            <w:tcW w:w="2410" w:type="dxa"/>
          </w:tcPr>
          <w:p w14:paraId="0B254828" w14:textId="77777777" w:rsidR="00BB1BDC" w:rsidRPr="003329CB" w:rsidRDefault="00BB1BDC" w:rsidP="00BB1BDC">
            <w:pPr>
              <w:keepNext/>
              <w:keepLines/>
              <w:suppressAutoHyphens/>
              <w:snapToGrid w:val="0"/>
              <w:spacing w:before="60" w:after="60" w:line="240" w:lineRule="auto"/>
              <w:rPr>
                <w:ins w:id="5048" w:author="Raphael Malyankar" w:date="2018-07-05T21:18:00Z"/>
                <w:b/>
                <w:sz w:val="16"/>
                <w:szCs w:val="16"/>
                <w:lang w:eastAsia="ar-SA"/>
              </w:rPr>
            </w:pPr>
            <w:ins w:id="5049" w:author="Raphael Malyankar" w:date="2018-07-05T21:18:00Z">
              <w:r w:rsidRPr="003329CB">
                <w:rPr>
                  <w:b/>
                  <w:sz w:val="16"/>
                  <w:szCs w:val="16"/>
                  <w:lang w:eastAsia="ar-SA"/>
                </w:rPr>
                <w:t>Type</w:t>
              </w:r>
            </w:ins>
          </w:p>
        </w:tc>
        <w:tc>
          <w:tcPr>
            <w:tcW w:w="1985" w:type="dxa"/>
          </w:tcPr>
          <w:p w14:paraId="304DCF38" w14:textId="77777777" w:rsidR="00BB1BDC" w:rsidRPr="003329CB" w:rsidRDefault="00BB1BDC" w:rsidP="00BB1BDC">
            <w:pPr>
              <w:keepNext/>
              <w:keepLines/>
              <w:suppressAutoHyphens/>
              <w:snapToGrid w:val="0"/>
              <w:spacing w:before="60" w:after="60" w:line="240" w:lineRule="auto"/>
              <w:rPr>
                <w:ins w:id="5050" w:author="Raphael Malyankar" w:date="2018-07-05T21:18:00Z"/>
                <w:b/>
                <w:sz w:val="16"/>
                <w:szCs w:val="16"/>
                <w:lang w:eastAsia="ar-SA"/>
              </w:rPr>
            </w:pPr>
            <w:ins w:id="5051" w:author="Raphael Malyankar" w:date="2018-07-05T21:18:00Z">
              <w:r w:rsidRPr="003329CB">
                <w:rPr>
                  <w:b/>
                  <w:sz w:val="16"/>
                  <w:szCs w:val="16"/>
                  <w:lang w:eastAsia="ar-SA"/>
                </w:rPr>
                <w:t>Remarks</w:t>
              </w:r>
            </w:ins>
          </w:p>
        </w:tc>
      </w:tr>
      <w:tr w:rsidR="00BB1BDC" w:rsidRPr="003329CB" w14:paraId="53634CCB" w14:textId="77777777" w:rsidTr="00820BA8">
        <w:trPr>
          <w:trHeight w:val="1182"/>
          <w:ins w:id="5052" w:author="Raphael Malyankar" w:date="2018-07-05T21:18:00Z"/>
        </w:trPr>
        <w:tc>
          <w:tcPr>
            <w:tcW w:w="938" w:type="dxa"/>
          </w:tcPr>
          <w:p w14:paraId="67689218" w14:textId="0322CCA5" w:rsidR="00BB1BDC" w:rsidRPr="003329CB" w:rsidRDefault="00BB1BDC" w:rsidP="00BB1BDC">
            <w:pPr>
              <w:suppressAutoHyphens/>
              <w:snapToGrid w:val="0"/>
              <w:spacing w:before="60" w:after="60" w:line="240" w:lineRule="auto"/>
              <w:jc w:val="left"/>
              <w:rPr>
                <w:ins w:id="5053" w:author="Eivind" w:date="2018-07-12T22:39:00Z"/>
                <w:sz w:val="16"/>
                <w:szCs w:val="16"/>
                <w:lang w:eastAsia="ar-SA"/>
              </w:rPr>
            </w:pPr>
            <w:ins w:id="5054" w:author="Eivind" w:date="2018-07-12T22:40:00Z">
              <w:r>
                <w:rPr>
                  <w:sz w:val="16"/>
                  <w:szCs w:val="16"/>
                </w:rPr>
                <w:t>Class</w:t>
              </w:r>
            </w:ins>
          </w:p>
        </w:tc>
        <w:tc>
          <w:tcPr>
            <w:tcW w:w="2401" w:type="dxa"/>
          </w:tcPr>
          <w:p w14:paraId="06BCF072" w14:textId="0EBC4325" w:rsidR="00BB1BDC" w:rsidRPr="003329CB" w:rsidRDefault="00BB1BDC" w:rsidP="00BB1BDC">
            <w:pPr>
              <w:suppressAutoHyphens/>
              <w:snapToGrid w:val="0"/>
              <w:spacing w:before="60" w:after="60" w:line="240" w:lineRule="auto"/>
              <w:jc w:val="left"/>
              <w:rPr>
                <w:ins w:id="5055" w:author="Raphael Malyankar" w:date="2018-07-05T21:18:00Z"/>
                <w:sz w:val="16"/>
                <w:szCs w:val="16"/>
                <w:lang w:eastAsia="ar-SA"/>
              </w:rPr>
            </w:pPr>
            <w:ins w:id="5056" w:author="Raphael Malyankar" w:date="2018-07-05T21:18:00Z">
              <w:r w:rsidRPr="003329CB">
                <w:rPr>
                  <w:sz w:val="16"/>
                  <w:szCs w:val="16"/>
                  <w:lang w:eastAsia="ar-SA"/>
                </w:rPr>
                <w:t>S100_DigitalSignatureValue</w:t>
              </w:r>
            </w:ins>
          </w:p>
        </w:tc>
        <w:tc>
          <w:tcPr>
            <w:tcW w:w="4203" w:type="dxa"/>
          </w:tcPr>
          <w:p w14:paraId="1960F333" w14:textId="77777777" w:rsidR="00BB1BDC" w:rsidRPr="003329CB" w:rsidRDefault="00BB1BDC" w:rsidP="00BB1BDC">
            <w:pPr>
              <w:suppressAutoHyphens/>
              <w:snapToGrid w:val="0"/>
              <w:spacing w:before="60" w:after="60" w:line="240" w:lineRule="auto"/>
              <w:jc w:val="left"/>
              <w:rPr>
                <w:ins w:id="5057" w:author="Raphael Malyankar" w:date="2018-07-05T21:18:00Z"/>
                <w:sz w:val="16"/>
                <w:szCs w:val="16"/>
                <w:lang w:eastAsia="ar-SA"/>
              </w:rPr>
            </w:pPr>
            <w:ins w:id="5058" w:author="Raphael Malyankar" w:date="2018-07-05T21:18:00Z">
              <w:r w:rsidRPr="003329CB">
                <w:rPr>
                  <w:sz w:val="16"/>
                  <w:szCs w:val="16"/>
                  <w:lang w:eastAsia="ar-SA"/>
                </w:rPr>
                <w:t>Abstract class representing the digital signature value</w:t>
              </w:r>
            </w:ins>
          </w:p>
        </w:tc>
        <w:tc>
          <w:tcPr>
            <w:tcW w:w="850" w:type="dxa"/>
          </w:tcPr>
          <w:p w14:paraId="375E9E54" w14:textId="77777777" w:rsidR="00BB1BDC" w:rsidRPr="003329CB" w:rsidRDefault="00BB1BDC" w:rsidP="00BB1BDC">
            <w:pPr>
              <w:suppressAutoHyphens/>
              <w:snapToGrid w:val="0"/>
              <w:spacing w:before="60" w:after="60" w:line="240" w:lineRule="auto"/>
              <w:jc w:val="center"/>
              <w:rPr>
                <w:ins w:id="5059" w:author="Raphael Malyankar" w:date="2018-07-05T21:18:00Z"/>
                <w:sz w:val="16"/>
                <w:szCs w:val="16"/>
                <w:lang w:eastAsia="ar-SA"/>
              </w:rPr>
            </w:pPr>
            <w:ins w:id="5060" w:author="Raphael Malyankar" w:date="2018-07-05T21:18:00Z">
              <w:r w:rsidRPr="003329CB">
                <w:rPr>
                  <w:sz w:val="16"/>
                  <w:szCs w:val="16"/>
                  <w:lang w:eastAsia="ar-SA"/>
                </w:rPr>
                <w:t>-</w:t>
              </w:r>
            </w:ins>
          </w:p>
        </w:tc>
        <w:tc>
          <w:tcPr>
            <w:tcW w:w="2410" w:type="dxa"/>
          </w:tcPr>
          <w:p w14:paraId="43ECDC33" w14:textId="77777777" w:rsidR="00BB1BDC" w:rsidRPr="003329CB" w:rsidRDefault="00BB1BDC" w:rsidP="00BB1BDC">
            <w:pPr>
              <w:suppressAutoHyphens/>
              <w:snapToGrid w:val="0"/>
              <w:spacing w:before="60" w:after="60" w:line="240" w:lineRule="auto"/>
              <w:rPr>
                <w:ins w:id="5061" w:author="Raphael Malyankar" w:date="2018-07-05T21:18:00Z"/>
                <w:sz w:val="16"/>
                <w:szCs w:val="16"/>
                <w:lang w:eastAsia="ar-SA"/>
              </w:rPr>
            </w:pPr>
            <w:ins w:id="5062" w:author="Raphael Malyankar" w:date="2018-07-05T21:18:00Z">
              <w:r w:rsidRPr="003329CB">
                <w:rPr>
                  <w:sz w:val="16"/>
                  <w:szCs w:val="16"/>
                  <w:lang w:eastAsia="ar-SA"/>
                </w:rPr>
                <w:t>Abstract class</w:t>
              </w:r>
            </w:ins>
          </w:p>
        </w:tc>
        <w:tc>
          <w:tcPr>
            <w:tcW w:w="1985" w:type="dxa"/>
          </w:tcPr>
          <w:p w14:paraId="70C868A4" w14:textId="77777777" w:rsidR="00BB1BDC" w:rsidRPr="003329CB" w:rsidRDefault="00BB1BDC" w:rsidP="00BB1BDC">
            <w:pPr>
              <w:suppressAutoHyphens/>
              <w:snapToGrid w:val="0"/>
              <w:spacing w:before="60" w:after="60" w:line="240" w:lineRule="auto"/>
              <w:rPr>
                <w:ins w:id="5063" w:author="Raphael Malyankar" w:date="2018-07-05T21:18:00Z"/>
                <w:sz w:val="16"/>
                <w:szCs w:val="16"/>
                <w:lang w:eastAsia="ar-SA"/>
              </w:rPr>
            </w:pPr>
            <w:ins w:id="5064" w:author="Raphael Malyankar" w:date="2018-07-05T21:18:00Z">
              <w:r w:rsidRPr="003329CB">
                <w:rPr>
                  <w:sz w:val="16"/>
                  <w:szCs w:val="16"/>
                  <w:lang w:eastAsia="ar-SA"/>
                </w:rPr>
                <w:t>This class is implemented by a type that conforms to one of the signature formats specified in Part 15. Since the structure is at present unstable and may depend on the algorithm, it is represented here as an abstract type.</w:t>
              </w:r>
            </w:ins>
          </w:p>
        </w:tc>
      </w:tr>
    </w:tbl>
    <w:p w14:paraId="1D6734AA" w14:textId="4E3EC0B1" w:rsidR="003329CB" w:rsidRDefault="003329CB" w:rsidP="003329CB">
      <w:pPr>
        <w:rPr>
          <w:ins w:id="5065" w:author="Raphael Malyankar" w:date="2018-07-05T21:45:00Z"/>
        </w:rPr>
      </w:pPr>
    </w:p>
    <w:p w14:paraId="10DCF2CC" w14:textId="64CC8042" w:rsidR="00A420D9" w:rsidRDefault="00A420D9" w:rsidP="00441ACE">
      <w:pPr>
        <w:pStyle w:val="Caption"/>
        <w:keepNext/>
        <w:rPr>
          <w:ins w:id="5066" w:author="Raphael Malyankar" w:date="2018-07-05T21:46:00Z"/>
        </w:rPr>
      </w:pPr>
      <w:ins w:id="5067" w:author="Raphael Malyankar" w:date="2018-07-05T21:46:00Z">
        <w:r>
          <w:t xml:space="preserve">Table </w:t>
        </w:r>
        <w:r>
          <w:fldChar w:fldCharType="begin"/>
        </w:r>
        <w:r>
          <w:instrText xml:space="preserve"> SEQ Table \* ARABIC </w:instrText>
        </w:r>
      </w:ins>
      <w:r>
        <w:fldChar w:fldCharType="separate"/>
      </w:r>
      <w:ins w:id="5068" w:author="Raphael Malyankar" w:date="2018-07-20T12:56:00Z">
        <w:r w:rsidR="00CF17A6">
          <w:rPr>
            <w:noProof/>
          </w:rPr>
          <w:t>45</w:t>
        </w:r>
      </w:ins>
      <w:ins w:id="5069" w:author="Eivind" w:date="2018-07-10T00:11:00Z">
        <w:del w:id="5070" w:author="Raphael Malyankar" w:date="2018-07-20T12:56:00Z">
          <w:r w:rsidR="005F5493" w:rsidDel="00CF17A6">
            <w:rPr>
              <w:noProof/>
            </w:rPr>
            <w:delText>44</w:delText>
          </w:r>
        </w:del>
      </w:ins>
      <w:ins w:id="5071" w:author="Raphael Malyankar" w:date="2018-07-05T21:46:00Z">
        <w:r>
          <w:fldChar w:fldCharType="end"/>
        </w:r>
        <w:r>
          <w:t>. PT_Locale</w:t>
        </w:r>
      </w:ins>
    </w:p>
    <w:tbl>
      <w:tblPr>
        <w:tblW w:w="1278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6"/>
        <w:gridCol w:w="1928"/>
        <w:gridCol w:w="1106"/>
        <w:gridCol w:w="2314"/>
        <w:gridCol w:w="804"/>
        <w:gridCol w:w="302"/>
        <w:gridCol w:w="804"/>
        <w:gridCol w:w="1330"/>
        <w:gridCol w:w="1106"/>
        <w:gridCol w:w="1954"/>
        <w:gridCol w:w="33"/>
      </w:tblGrid>
      <w:tr w:rsidR="00BB1BDC" w14:paraId="3E674687" w14:textId="77777777" w:rsidTr="00820BA8">
        <w:trPr>
          <w:trHeight w:val="198"/>
          <w:ins w:id="5072" w:author="Eivind" w:date="2018-07-12T22:42:00Z"/>
        </w:trPr>
        <w:tc>
          <w:tcPr>
            <w:tcW w:w="1106" w:type="dxa"/>
            <w:tcBorders>
              <w:top w:val="single" w:sz="4" w:space="0" w:color="000000"/>
              <w:left w:val="single" w:sz="4" w:space="0" w:color="000000"/>
              <w:bottom w:val="single" w:sz="4" w:space="0" w:color="000000"/>
              <w:right w:val="single" w:sz="4" w:space="0" w:color="000000"/>
            </w:tcBorders>
            <w:hideMark/>
          </w:tcPr>
          <w:p w14:paraId="304D1A8A" w14:textId="77777777" w:rsidR="00BB1BDC" w:rsidRDefault="00BB1BDC">
            <w:pPr>
              <w:snapToGrid w:val="0"/>
              <w:spacing w:before="60" w:after="60"/>
              <w:jc w:val="left"/>
              <w:rPr>
                <w:ins w:id="5073" w:author="Eivind" w:date="2018-07-12T22:42:00Z"/>
                <w:b/>
                <w:sz w:val="16"/>
                <w:szCs w:val="16"/>
                <w:lang w:eastAsia="ar-SA"/>
              </w:rPr>
            </w:pPr>
            <w:ins w:id="5074" w:author="Eivind" w:date="2018-07-12T22:42:00Z">
              <w:r>
                <w:rPr>
                  <w:b/>
                  <w:sz w:val="16"/>
                  <w:szCs w:val="16"/>
                </w:rPr>
                <w:t>Role Name</w:t>
              </w:r>
            </w:ins>
          </w:p>
        </w:tc>
        <w:tc>
          <w:tcPr>
            <w:tcW w:w="3034" w:type="dxa"/>
            <w:gridSpan w:val="2"/>
            <w:tcBorders>
              <w:top w:val="single" w:sz="4" w:space="0" w:color="000000"/>
              <w:left w:val="single" w:sz="4" w:space="0" w:color="000000"/>
              <w:bottom w:val="single" w:sz="4" w:space="0" w:color="000000"/>
              <w:right w:val="single" w:sz="4" w:space="0" w:color="000000"/>
            </w:tcBorders>
            <w:hideMark/>
          </w:tcPr>
          <w:p w14:paraId="18FFE2F9" w14:textId="77777777" w:rsidR="00BB1BDC" w:rsidRDefault="00BB1BDC">
            <w:pPr>
              <w:snapToGrid w:val="0"/>
              <w:spacing w:before="60" w:after="60"/>
              <w:jc w:val="left"/>
              <w:rPr>
                <w:ins w:id="5075" w:author="Eivind" w:date="2018-07-12T22:42:00Z"/>
                <w:b/>
                <w:sz w:val="16"/>
                <w:szCs w:val="16"/>
              </w:rPr>
            </w:pPr>
            <w:ins w:id="5076" w:author="Eivind" w:date="2018-07-12T22:42:00Z">
              <w:r>
                <w:rPr>
                  <w:b/>
                  <w:sz w:val="16"/>
                  <w:szCs w:val="16"/>
                </w:rPr>
                <w:t>Name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2BB335D6" w14:textId="77777777" w:rsidR="00BB1BDC" w:rsidRDefault="00BB1BDC">
            <w:pPr>
              <w:snapToGrid w:val="0"/>
              <w:spacing w:before="60" w:after="60"/>
              <w:jc w:val="left"/>
              <w:rPr>
                <w:ins w:id="5077" w:author="Eivind" w:date="2018-07-12T22:42:00Z"/>
                <w:b/>
                <w:sz w:val="16"/>
                <w:szCs w:val="16"/>
              </w:rPr>
            </w:pPr>
            <w:ins w:id="5078" w:author="Eivind" w:date="2018-07-12T22:42:00Z">
              <w:r>
                <w:rPr>
                  <w:b/>
                  <w:sz w:val="16"/>
                  <w:szCs w:val="16"/>
                </w:rPr>
                <w:t>Description</w:t>
              </w:r>
            </w:ins>
          </w:p>
        </w:tc>
        <w:tc>
          <w:tcPr>
            <w:tcW w:w="804" w:type="dxa"/>
            <w:tcBorders>
              <w:top w:val="single" w:sz="4" w:space="0" w:color="000000"/>
              <w:left w:val="single" w:sz="4" w:space="0" w:color="000000"/>
              <w:bottom w:val="single" w:sz="4" w:space="0" w:color="000000"/>
              <w:right w:val="single" w:sz="4" w:space="0" w:color="000000"/>
            </w:tcBorders>
            <w:hideMark/>
          </w:tcPr>
          <w:p w14:paraId="1525223E" w14:textId="77777777" w:rsidR="00BB1BDC" w:rsidRDefault="00BB1BDC">
            <w:pPr>
              <w:snapToGrid w:val="0"/>
              <w:spacing w:before="60" w:after="60"/>
              <w:jc w:val="center"/>
              <w:rPr>
                <w:ins w:id="5079" w:author="Eivind" w:date="2018-07-12T22:42:00Z"/>
                <w:b/>
                <w:sz w:val="16"/>
                <w:szCs w:val="16"/>
              </w:rPr>
            </w:pPr>
            <w:ins w:id="5080" w:author="Eivind" w:date="2018-07-12T22:42:00Z">
              <w:r>
                <w:rPr>
                  <w:b/>
                  <w:sz w:val="16"/>
                  <w:szCs w:val="16"/>
                </w:rPr>
                <w:t>Mult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4C9F73A6" w14:textId="77777777" w:rsidR="00BB1BDC" w:rsidRDefault="00BB1BDC">
            <w:pPr>
              <w:snapToGrid w:val="0"/>
              <w:spacing w:before="60" w:after="60"/>
              <w:jc w:val="left"/>
              <w:rPr>
                <w:ins w:id="5081" w:author="Eivind" w:date="2018-07-12T22:42:00Z"/>
                <w:b/>
                <w:sz w:val="16"/>
                <w:szCs w:val="16"/>
              </w:rPr>
            </w:pPr>
            <w:ins w:id="5082" w:author="Eivind" w:date="2018-07-12T22:42:00Z">
              <w:r>
                <w:rPr>
                  <w:b/>
                  <w:sz w:val="16"/>
                  <w:szCs w:val="16"/>
                </w:rPr>
                <w:t>Type</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1C2479F4" w14:textId="77777777" w:rsidR="00BB1BDC" w:rsidRDefault="00BB1BDC">
            <w:pPr>
              <w:snapToGrid w:val="0"/>
              <w:spacing w:before="60" w:after="60"/>
              <w:jc w:val="left"/>
              <w:rPr>
                <w:ins w:id="5083" w:author="Eivind" w:date="2018-07-12T22:42:00Z"/>
                <w:b/>
                <w:sz w:val="16"/>
                <w:szCs w:val="16"/>
              </w:rPr>
            </w:pPr>
            <w:ins w:id="5084" w:author="Eivind" w:date="2018-07-12T22:42:00Z">
              <w:r>
                <w:rPr>
                  <w:b/>
                  <w:sz w:val="16"/>
                  <w:szCs w:val="16"/>
                </w:rPr>
                <w:t>Remarks</w:t>
              </w:r>
            </w:ins>
          </w:p>
        </w:tc>
      </w:tr>
      <w:tr w:rsidR="00BB1BDC" w14:paraId="088ADBE3" w14:textId="77777777" w:rsidTr="00820BA8">
        <w:trPr>
          <w:trHeight w:val="218"/>
          <w:ins w:id="5085" w:author="Eivind" w:date="2018-07-12T22:42:00Z"/>
        </w:trPr>
        <w:tc>
          <w:tcPr>
            <w:tcW w:w="1106" w:type="dxa"/>
            <w:tcBorders>
              <w:top w:val="single" w:sz="4" w:space="0" w:color="000000"/>
              <w:left w:val="single" w:sz="4" w:space="0" w:color="000000"/>
              <w:bottom w:val="single" w:sz="4" w:space="0" w:color="000000"/>
              <w:right w:val="single" w:sz="4" w:space="0" w:color="000000"/>
            </w:tcBorders>
            <w:hideMark/>
          </w:tcPr>
          <w:p w14:paraId="1B098E6C" w14:textId="77777777" w:rsidR="00BB1BDC" w:rsidRDefault="00BB1BDC">
            <w:pPr>
              <w:snapToGrid w:val="0"/>
              <w:spacing w:before="60" w:after="60"/>
              <w:jc w:val="left"/>
              <w:rPr>
                <w:ins w:id="5086" w:author="Eivind" w:date="2018-07-12T22:42:00Z"/>
                <w:sz w:val="16"/>
                <w:szCs w:val="16"/>
              </w:rPr>
            </w:pPr>
            <w:ins w:id="5087" w:author="Eivind" w:date="2018-07-12T22:42:00Z">
              <w:r>
                <w:rPr>
                  <w:sz w:val="16"/>
                  <w:szCs w:val="16"/>
                </w:rPr>
                <w:t>Class</w:t>
              </w:r>
            </w:ins>
          </w:p>
        </w:tc>
        <w:tc>
          <w:tcPr>
            <w:tcW w:w="3034" w:type="dxa"/>
            <w:gridSpan w:val="2"/>
            <w:tcBorders>
              <w:top w:val="single" w:sz="4" w:space="0" w:color="000000"/>
              <w:left w:val="single" w:sz="4" w:space="0" w:color="000000"/>
              <w:bottom w:val="single" w:sz="4" w:space="0" w:color="000000"/>
              <w:right w:val="single" w:sz="4" w:space="0" w:color="000000"/>
            </w:tcBorders>
            <w:hideMark/>
          </w:tcPr>
          <w:p w14:paraId="58A995DB" w14:textId="77777777" w:rsidR="00BB1BDC" w:rsidRDefault="00BB1BDC">
            <w:pPr>
              <w:snapToGrid w:val="0"/>
              <w:spacing w:before="60" w:after="60"/>
              <w:jc w:val="left"/>
              <w:rPr>
                <w:ins w:id="5088" w:author="Eivind" w:date="2018-07-12T22:42:00Z"/>
                <w:sz w:val="16"/>
                <w:szCs w:val="16"/>
              </w:rPr>
            </w:pPr>
            <w:ins w:id="5089" w:author="Eivind" w:date="2018-07-12T22:42:00Z">
              <w:r>
                <w:rPr>
                  <w:sz w:val="16"/>
                  <w:szCs w:val="16"/>
                </w:rPr>
                <w:t>PT_Locale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7CE6DD7A" w14:textId="77777777" w:rsidR="00BB1BDC" w:rsidRDefault="00BB1BDC">
            <w:pPr>
              <w:snapToGrid w:val="0"/>
              <w:spacing w:before="60" w:after="60"/>
              <w:jc w:val="left"/>
              <w:rPr>
                <w:ins w:id="5090" w:author="Eivind" w:date="2018-07-12T22:42:00Z"/>
                <w:sz w:val="16"/>
                <w:szCs w:val="16"/>
              </w:rPr>
            </w:pPr>
            <w:ins w:id="5091" w:author="Eivind" w:date="2018-07-12T22:42:00Z">
              <w:r>
                <w:rPr>
                  <w:sz w:val="16"/>
                  <w:szCs w:val="16"/>
                </w:rPr>
                <w:t>description of a locale</w:t>
              </w:r>
            </w:ins>
          </w:p>
        </w:tc>
        <w:tc>
          <w:tcPr>
            <w:tcW w:w="804" w:type="dxa"/>
            <w:tcBorders>
              <w:top w:val="single" w:sz="4" w:space="0" w:color="000000"/>
              <w:left w:val="single" w:sz="4" w:space="0" w:color="000000"/>
              <w:bottom w:val="single" w:sz="4" w:space="0" w:color="000000"/>
              <w:right w:val="single" w:sz="4" w:space="0" w:color="000000"/>
            </w:tcBorders>
            <w:hideMark/>
          </w:tcPr>
          <w:p w14:paraId="3FCB993E" w14:textId="77777777" w:rsidR="00BB1BDC" w:rsidRDefault="00BB1BDC">
            <w:pPr>
              <w:snapToGrid w:val="0"/>
              <w:spacing w:before="60" w:after="60"/>
              <w:jc w:val="center"/>
              <w:rPr>
                <w:ins w:id="5092" w:author="Eivind" w:date="2018-07-12T22:42:00Z"/>
                <w:sz w:val="16"/>
                <w:szCs w:val="16"/>
              </w:rPr>
            </w:pPr>
            <w:ins w:id="5093" w:author="Eivind" w:date="2018-07-12T22:42:00Z">
              <w:r>
                <w:rPr>
                  <w:sz w:val="16"/>
                  <w:szCs w:val="16"/>
                </w:rPr>
                <w:t>-</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00C2A62F" w14:textId="77777777" w:rsidR="00BB1BDC" w:rsidRDefault="00BB1BDC">
            <w:pPr>
              <w:snapToGrid w:val="0"/>
              <w:spacing w:before="60" w:after="60"/>
              <w:jc w:val="left"/>
              <w:rPr>
                <w:ins w:id="5094" w:author="Eivind" w:date="2018-07-12T22:42:00Z"/>
                <w:sz w:val="16"/>
                <w:szCs w:val="16"/>
              </w:rPr>
            </w:pPr>
            <w:ins w:id="5095" w:author="Eivind" w:date="2018-07-12T22:42:00Z">
              <w:r>
                <w:rPr>
                  <w:sz w:val="16"/>
                  <w:szCs w:val="16"/>
                </w:rPr>
                <w:t>-</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466E1790" w14:textId="77777777" w:rsidR="00BB1BDC" w:rsidRDefault="00BB1BDC">
            <w:pPr>
              <w:snapToGrid w:val="0"/>
              <w:spacing w:before="60" w:after="60"/>
              <w:jc w:val="left"/>
              <w:rPr>
                <w:ins w:id="5096" w:author="Eivind" w:date="2018-07-12T22:42:00Z"/>
                <w:sz w:val="16"/>
                <w:szCs w:val="16"/>
              </w:rPr>
            </w:pPr>
            <w:ins w:id="5097" w:author="Eivind" w:date="2018-07-12T22:42:00Z">
              <w:r>
                <w:rPr>
                  <w:sz w:val="16"/>
                  <w:szCs w:val="16"/>
                </w:rPr>
                <w:t>From ISO 19115-1</w:t>
              </w:r>
            </w:ins>
          </w:p>
        </w:tc>
      </w:tr>
      <w:tr w:rsidR="00BB1BDC" w14:paraId="109B6D04" w14:textId="77777777" w:rsidTr="00820BA8">
        <w:trPr>
          <w:trHeight w:val="198"/>
          <w:ins w:id="5098" w:author="Eivind" w:date="2018-07-12T22:42:00Z"/>
        </w:trPr>
        <w:tc>
          <w:tcPr>
            <w:tcW w:w="1106" w:type="dxa"/>
            <w:tcBorders>
              <w:top w:val="single" w:sz="4" w:space="0" w:color="000000"/>
              <w:left w:val="single" w:sz="4" w:space="0" w:color="000000"/>
              <w:bottom w:val="single" w:sz="4" w:space="0" w:color="000000"/>
              <w:right w:val="single" w:sz="4" w:space="0" w:color="000000"/>
            </w:tcBorders>
            <w:hideMark/>
          </w:tcPr>
          <w:p w14:paraId="522259F9" w14:textId="77777777" w:rsidR="00BB1BDC" w:rsidRDefault="00BB1BDC">
            <w:pPr>
              <w:snapToGrid w:val="0"/>
              <w:spacing w:before="60" w:after="60"/>
              <w:jc w:val="left"/>
              <w:rPr>
                <w:ins w:id="5099" w:author="Eivind" w:date="2018-07-12T22:42:00Z"/>
                <w:sz w:val="16"/>
                <w:szCs w:val="16"/>
              </w:rPr>
            </w:pPr>
            <w:ins w:id="5100" w:author="Eivind" w:date="2018-07-12T22:42:00Z">
              <w:r>
                <w:rPr>
                  <w:sz w:val="16"/>
                  <w:szCs w:val="16"/>
                </w:rPr>
                <w:t>Attribute</w:t>
              </w:r>
            </w:ins>
          </w:p>
        </w:tc>
        <w:tc>
          <w:tcPr>
            <w:tcW w:w="3034" w:type="dxa"/>
            <w:gridSpan w:val="2"/>
            <w:tcBorders>
              <w:top w:val="single" w:sz="4" w:space="0" w:color="000000"/>
              <w:left w:val="single" w:sz="4" w:space="0" w:color="000000"/>
              <w:bottom w:val="single" w:sz="4" w:space="0" w:color="000000"/>
              <w:right w:val="single" w:sz="4" w:space="0" w:color="000000"/>
            </w:tcBorders>
            <w:hideMark/>
          </w:tcPr>
          <w:p w14:paraId="0AE27C61" w14:textId="77777777" w:rsidR="00BB1BDC" w:rsidRDefault="00BB1BDC">
            <w:pPr>
              <w:snapToGrid w:val="0"/>
              <w:spacing w:before="60" w:after="60"/>
              <w:jc w:val="left"/>
              <w:rPr>
                <w:ins w:id="5101" w:author="Eivind" w:date="2018-07-12T22:42:00Z"/>
                <w:sz w:val="16"/>
                <w:szCs w:val="16"/>
              </w:rPr>
            </w:pPr>
            <w:ins w:id="5102" w:author="Eivind" w:date="2018-07-12T22:42:00Z">
              <w:r>
                <w:rPr>
                  <w:sz w:val="16"/>
                  <w:szCs w:val="16"/>
                </w:rPr>
                <w:t>language</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2DCA3D54" w14:textId="77777777" w:rsidR="00BB1BDC" w:rsidRDefault="00BB1BDC">
            <w:pPr>
              <w:snapToGrid w:val="0"/>
              <w:spacing w:before="60" w:after="60"/>
              <w:jc w:val="left"/>
              <w:rPr>
                <w:ins w:id="5103" w:author="Eivind" w:date="2018-07-12T22:42:00Z"/>
                <w:sz w:val="16"/>
                <w:szCs w:val="16"/>
              </w:rPr>
            </w:pPr>
            <w:ins w:id="5104" w:author="Eivind" w:date="2018-07-12T22:42:00Z">
              <w:r>
                <w:rPr>
                  <w:sz w:val="16"/>
                  <w:szCs w:val="16"/>
                </w:rPr>
                <w:t>designation of the locale language</w:t>
              </w:r>
            </w:ins>
          </w:p>
        </w:tc>
        <w:tc>
          <w:tcPr>
            <w:tcW w:w="804" w:type="dxa"/>
            <w:tcBorders>
              <w:top w:val="single" w:sz="4" w:space="0" w:color="000000"/>
              <w:left w:val="single" w:sz="4" w:space="0" w:color="000000"/>
              <w:bottom w:val="single" w:sz="4" w:space="0" w:color="000000"/>
              <w:right w:val="single" w:sz="4" w:space="0" w:color="000000"/>
            </w:tcBorders>
            <w:hideMark/>
          </w:tcPr>
          <w:p w14:paraId="429F79CF" w14:textId="77777777" w:rsidR="00BB1BDC" w:rsidRDefault="00BB1BDC">
            <w:pPr>
              <w:snapToGrid w:val="0"/>
              <w:spacing w:before="60" w:after="60"/>
              <w:jc w:val="center"/>
              <w:rPr>
                <w:ins w:id="5105" w:author="Eivind" w:date="2018-07-12T22:42:00Z"/>
                <w:sz w:val="16"/>
                <w:szCs w:val="16"/>
              </w:rPr>
            </w:pPr>
            <w:ins w:id="5106" w:author="Eivind" w:date="2018-07-12T22:42: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7B10E02C" w14:textId="77777777" w:rsidR="00BB1BDC" w:rsidRDefault="00BB1BDC">
            <w:pPr>
              <w:snapToGrid w:val="0"/>
              <w:spacing w:before="60" w:after="60"/>
              <w:jc w:val="left"/>
              <w:rPr>
                <w:ins w:id="5107" w:author="Eivind" w:date="2018-07-12T22:42:00Z"/>
                <w:sz w:val="16"/>
                <w:szCs w:val="16"/>
              </w:rPr>
            </w:pPr>
            <w:ins w:id="5108" w:author="Eivind" w:date="2018-07-12T22:42:00Z">
              <w:r>
                <w:rPr>
                  <w:sz w:val="16"/>
                  <w:szCs w:val="16"/>
                </w:rPr>
                <w:t>LanguageCode</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5175005A" w14:textId="77777777" w:rsidR="00BB1BDC" w:rsidRDefault="00BB1BDC">
            <w:pPr>
              <w:snapToGrid w:val="0"/>
              <w:spacing w:before="60" w:after="60"/>
              <w:jc w:val="left"/>
              <w:rPr>
                <w:ins w:id="5109" w:author="Eivind" w:date="2018-07-12T22:42:00Z"/>
                <w:sz w:val="16"/>
                <w:szCs w:val="16"/>
              </w:rPr>
            </w:pPr>
            <w:ins w:id="5110" w:author="Eivind" w:date="2018-07-12T22:42:00Z">
              <w:r>
                <w:rPr>
                  <w:sz w:val="16"/>
                  <w:szCs w:val="16"/>
                </w:rPr>
                <w:t>ISO 639-2 3-letter language codes.</w:t>
              </w:r>
            </w:ins>
          </w:p>
        </w:tc>
      </w:tr>
      <w:tr w:rsidR="00BB1BDC" w14:paraId="52413293" w14:textId="77777777" w:rsidTr="00820BA8">
        <w:trPr>
          <w:trHeight w:val="198"/>
          <w:ins w:id="5111" w:author="Eivind" w:date="2018-07-12T22:42:00Z"/>
        </w:trPr>
        <w:tc>
          <w:tcPr>
            <w:tcW w:w="1106" w:type="dxa"/>
            <w:tcBorders>
              <w:top w:val="single" w:sz="4" w:space="0" w:color="000000"/>
              <w:left w:val="single" w:sz="4" w:space="0" w:color="000000"/>
              <w:bottom w:val="single" w:sz="4" w:space="0" w:color="000000"/>
              <w:right w:val="single" w:sz="4" w:space="0" w:color="000000"/>
            </w:tcBorders>
            <w:hideMark/>
          </w:tcPr>
          <w:p w14:paraId="35B1F0A5" w14:textId="77777777" w:rsidR="00BB1BDC" w:rsidRDefault="00BB1BDC">
            <w:pPr>
              <w:snapToGrid w:val="0"/>
              <w:spacing w:before="60" w:after="60"/>
              <w:jc w:val="left"/>
              <w:rPr>
                <w:ins w:id="5112" w:author="Eivind" w:date="2018-07-12T22:42:00Z"/>
                <w:sz w:val="16"/>
                <w:szCs w:val="16"/>
              </w:rPr>
            </w:pPr>
            <w:ins w:id="5113" w:author="Eivind" w:date="2018-07-12T22:42:00Z">
              <w:r>
                <w:rPr>
                  <w:sz w:val="16"/>
                  <w:szCs w:val="16"/>
                </w:rPr>
                <w:t>Attribute</w:t>
              </w:r>
            </w:ins>
          </w:p>
        </w:tc>
        <w:tc>
          <w:tcPr>
            <w:tcW w:w="3034" w:type="dxa"/>
            <w:gridSpan w:val="2"/>
            <w:tcBorders>
              <w:top w:val="single" w:sz="4" w:space="0" w:color="000000"/>
              <w:left w:val="single" w:sz="4" w:space="0" w:color="000000"/>
              <w:bottom w:val="single" w:sz="4" w:space="0" w:color="000000"/>
              <w:right w:val="single" w:sz="4" w:space="0" w:color="000000"/>
            </w:tcBorders>
            <w:hideMark/>
          </w:tcPr>
          <w:p w14:paraId="0669BAA5" w14:textId="77777777" w:rsidR="00BB1BDC" w:rsidRDefault="00BB1BDC">
            <w:pPr>
              <w:snapToGrid w:val="0"/>
              <w:spacing w:before="60" w:after="60"/>
              <w:jc w:val="left"/>
              <w:rPr>
                <w:ins w:id="5114" w:author="Eivind" w:date="2018-07-12T22:42:00Z"/>
                <w:sz w:val="16"/>
                <w:szCs w:val="16"/>
              </w:rPr>
            </w:pPr>
            <w:ins w:id="5115" w:author="Eivind" w:date="2018-07-12T22:42:00Z">
              <w:r>
                <w:rPr>
                  <w:sz w:val="16"/>
                  <w:szCs w:val="16"/>
                </w:rPr>
                <w:t>country</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2129F11C" w14:textId="77777777" w:rsidR="00BB1BDC" w:rsidRDefault="00BB1BDC">
            <w:pPr>
              <w:snapToGrid w:val="0"/>
              <w:spacing w:before="60" w:after="60"/>
              <w:jc w:val="left"/>
              <w:rPr>
                <w:ins w:id="5116" w:author="Eivind" w:date="2018-07-12T22:42:00Z"/>
                <w:sz w:val="16"/>
                <w:szCs w:val="16"/>
              </w:rPr>
            </w:pPr>
            <w:ins w:id="5117" w:author="Eivind" w:date="2018-07-12T22:42:00Z">
              <w:r>
                <w:rPr>
                  <w:sz w:val="16"/>
                  <w:szCs w:val="16"/>
                </w:rPr>
                <w:t>designation of the specific country of the locale language</w:t>
              </w:r>
            </w:ins>
          </w:p>
        </w:tc>
        <w:tc>
          <w:tcPr>
            <w:tcW w:w="804" w:type="dxa"/>
            <w:tcBorders>
              <w:top w:val="single" w:sz="4" w:space="0" w:color="000000"/>
              <w:left w:val="single" w:sz="4" w:space="0" w:color="000000"/>
              <w:bottom w:val="single" w:sz="4" w:space="0" w:color="000000"/>
              <w:right w:val="single" w:sz="4" w:space="0" w:color="000000"/>
            </w:tcBorders>
            <w:hideMark/>
          </w:tcPr>
          <w:p w14:paraId="6113763E" w14:textId="77777777" w:rsidR="00BB1BDC" w:rsidRDefault="00BB1BDC">
            <w:pPr>
              <w:snapToGrid w:val="0"/>
              <w:spacing w:before="60" w:after="60"/>
              <w:jc w:val="center"/>
              <w:rPr>
                <w:ins w:id="5118" w:author="Eivind" w:date="2018-07-12T22:42:00Z"/>
                <w:sz w:val="16"/>
                <w:szCs w:val="16"/>
              </w:rPr>
            </w:pPr>
            <w:ins w:id="5119" w:author="Eivind" w:date="2018-07-12T22:42:00Z">
              <w:r>
                <w:rPr>
                  <w:sz w:val="16"/>
                  <w:szCs w:val="16"/>
                </w:rPr>
                <w:t>0..1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42AC15C5" w14:textId="77777777" w:rsidR="00BB1BDC" w:rsidRDefault="00BB1BDC">
            <w:pPr>
              <w:snapToGrid w:val="0"/>
              <w:spacing w:before="60" w:after="60"/>
              <w:jc w:val="left"/>
              <w:rPr>
                <w:ins w:id="5120" w:author="Eivind" w:date="2018-07-12T22:42:00Z"/>
                <w:sz w:val="16"/>
                <w:szCs w:val="16"/>
              </w:rPr>
            </w:pPr>
            <w:ins w:id="5121" w:author="Eivind" w:date="2018-07-12T22:42:00Z">
              <w:r>
                <w:rPr>
                  <w:sz w:val="16"/>
                  <w:szCs w:val="16"/>
                </w:rPr>
                <w:t>CountryCode</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5ECBF9F6" w14:textId="77777777" w:rsidR="00BB1BDC" w:rsidRDefault="00BB1BDC">
            <w:pPr>
              <w:snapToGrid w:val="0"/>
              <w:spacing w:before="60" w:after="60"/>
              <w:jc w:val="left"/>
              <w:rPr>
                <w:ins w:id="5122" w:author="Eivind" w:date="2018-07-12T22:42:00Z"/>
                <w:sz w:val="16"/>
                <w:szCs w:val="16"/>
              </w:rPr>
            </w:pPr>
            <w:ins w:id="5123" w:author="Eivind" w:date="2018-07-12T22:42:00Z">
              <w:r>
                <w:rPr>
                  <w:sz w:val="16"/>
                  <w:szCs w:val="16"/>
                </w:rPr>
                <w:t>ISO 3166-2 2-letter country codes</w:t>
              </w:r>
            </w:ins>
          </w:p>
        </w:tc>
      </w:tr>
      <w:tr w:rsidR="00BB1BDC" w14:paraId="069F5651" w14:textId="77777777" w:rsidTr="00820BA8">
        <w:trPr>
          <w:trHeight w:val="198"/>
          <w:ins w:id="5124" w:author="Eivind" w:date="2018-07-12T22:42:00Z"/>
        </w:trPr>
        <w:tc>
          <w:tcPr>
            <w:tcW w:w="1106" w:type="dxa"/>
            <w:tcBorders>
              <w:top w:val="single" w:sz="4" w:space="0" w:color="000000"/>
              <w:left w:val="single" w:sz="4" w:space="0" w:color="000000"/>
              <w:bottom w:val="single" w:sz="4" w:space="0" w:color="000000"/>
              <w:right w:val="single" w:sz="4" w:space="0" w:color="000000"/>
            </w:tcBorders>
            <w:hideMark/>
          </w:tcPr>
          <w:p w14:paraId="2A3E13EF" w14:textId="77777777" w:rsidR="00BB1BDC" w:rsidRDefault="00BB1BDC">
            <w:pPr>
              <w:snapToGrid w:val="0"/>
              <w:spacing w:before="60" w:after="60"/>
              <w:jc w:val="left"/>
              <w:rPr>
                <w:ins w:id="5125" w:author="Eivind" w:date="2018-07-12T22:42:00Z"/>
                <w:sz w:val="16"/>
                <w:szCs w:val="16"/>
              </w:rPr>
            </w:pPr>
            <w:ins w:id="5126" w:author="Eivind" w:date="2018-07-12T22:42:00Z">
              <w:r>
                <w:rPr>
                  <w:sz w:val="16"/>
                  <w:szCs w:val="16"/>
                </w:rPr>
                <w:t>Attribute</w:t>
              </w:r>
            </w:ins>
          </w:p>
        </w:tc>
        <w:tc>
          <w:tcPr>
            <w:tcW w:w="3034" w:type="dxa"/>
            <w:gridSpan w:val="2"/>
            <w:tcBorders>
              <w:top w:val="single" w:sz="4" w:space="0" w:color="000000"/>
              <w:left w:val="single" w:sz="4" w:space="0" w:color="000000"/>
              <w:bottom w:val="single" w:sz="4" w:space="0" w:color="000000"/>
              <w:right w:val="single" w:sz="4" w:space="0" w:color="000000"/>
            </w:tcBorders>
            <w:hideMark/>
          </w:tcPr>
          <w:p w14:paraId="2A8F8C32" w14:textId="77777777" w:rsidR="00BB1BDC" w:rsidRDefault="00BB1BDC">
            <w:pPr>
              <w:snapToGrid w:val="0"/>
              <w:spacing w:before="60" w:after="60"/>
              <w:jc w:val="left"/>
              <w:rPr>
                <w:ins w:id="5127" w:author="Eivind" w:date="2018-07-12T22:42:00Z"/>
                <w:sz w:val="16"/>
                <w:szCs w:val="16"/>
              </w:rPr>
            </w:pPr>
            <w:ins w:id="5128" w:author="Eivind" w:date="2018-07-12T22:42:00Z">
              <w:r>
                <w:rPr>
                  <w:sz w:val="16"/>
                  <w:szCs w:val="16"/>
                </w:rPr>
                <w:t>characterEncoding</w:t>
              </w:r>
            </w:ins>
          </w:p>
        </w:tc>
        <w:tc>
          <w:tcPr>
            <w:tcW w:w="3420" w:type="dxa"/>
            <w:gridSpan w:val="3"/>
            <w:tcBorders>
              <w:top w:val="single" w:sz="4" w:space="0" w:color="000000"/>
              <w:left w:val="single" w:sz="4" w:space="0" w:color="000000"/>
              <w:bottom w:val="single" w:sz="4" w:space="0" w:color="000000"/>
              <w:right w:val="single" w:sz="4" w:space="0" w:color="000000"/>
            </w:tcBorders>
            <w:hideMark/>
          </w:tcPr>
          <w:p w14:paraId="600221DE" w14:textId="77777777" w:rsidR="00BB1BDC" w:rsidRDefault="00BB1BDC">
            <w:pPr>
              <w:snapToGrid w:val="0"/>
              <w:spacing w:before="60" w:after="60"/>
              <w:jc w:val="left"/>
              <w:rPr>
                <w:ins w:id="5129" w:author="Eivind" w:date="2018-07-12T22:42:00Z"/>
                <w:sz w:val="16"/>
                <w:szCs w:val="16"/>
              </w:rPr>
            </w:pPr>
            <w:ins w:id="5130" w:author="Eivind" w:date="2018-07-12T22:42:00Z">
              <w:r>
                <w:rPr>
                  <w:sz w:val="16"/>
                  <w:szCs w:val="16"/>
                </w:rPr>
                <w:t>designation of the character set to be used to encode the textual value of the locale</w:t>
              </w:r>
            </w:ins>
          </w:p>
        </w:tc>
        <w:tc>
          <w:tcPr>
            <w:tcW w:w="804" w:type="dxa"/>
            <w:tcBorders>
              <w:top w:val="single" w:sz="4" w:space="0" w:color="000000"/>
              <w:left w:val="single" w:sz="4" w:space="0" w:color="000000"/>
              <w:bottom w:val="single" w:sz="4" w:space="0" w:color="000000"/>
              <w:right w:val="single" w:sz="4" w:space="0" w:color="000000"/>
            </w:tcBorders>
            <w:hideMark/>
          </w:tcPr>
          <w:p w14:paraId="4CDA3B55" w14:textId="77777777" w:rsidR="00BB1BDC" w:rsidRDefault="00BB1BDC">
            <w:pPr>
              <w:snapToGrid w:val="0"/>
              <w:spacing w:before="60" w:after="60"/>
              <w:jc w:val="center"/>
              <w:rPr>
                <w:ins w:id="5131" w:author="Eivind" w:date="2018-07-12T22:42:00Z"/>
                <w:sz w:val="16"/>
                <w:szCs w:val="16"/>
              </w:rPr>
            </w:pPr>
            <w:ins w:id="5132" w:author="Eivind" w:date="2018-07-12T22:42:00Z">
              <w:r>
                <w:rPr>
                  <w:sz w:val="16"/>
                  <w:szCs w:val="16"/>
                </w:rPr>
                <w:t>1</w:t>
              </w:r>
            </w:ins>
          </w:p>
        </w:tc>
        <w:tc>
          <w:tcPr>
            <w:tcW w:w="2436" w:type="dxa"/>
            <w:gridSpan w:val="2"/>
            <w:tcBorders>
              <w:top w:val="single" w:sz="4" w:space="0" w:color="000000"/>
              <w:left w:val="single" w:sz="4" w:space="0" w:color="000000"/>
              <w:bottom w:val="single" w:sz="4" w:space="0" w:color="000000"/>
              <w:right w:val="single" w:sz="4" w:space="0" w:color="000000"/>
            </w:tcBorders>
            <w:hideMark/>
          </w:tcPr>
          <w:p w14:paraId="6B23051E" w14:textId="77777777" w:rsidR="00BB1BDC" w:rsidRDefault="00BB1BDC">
            <w:pPr>
              <w:snapToGrid w:val="0"/>
              <w:spacing w:before="60" w:after="60"/>
              <w:jc w:val="left"/>
              <w:rPr>
                <w:ins w:id="5133" w:author="Eivind" w:date="2018-07-12T22:42:00Z"/>
                <w:sz w:val="16"/>
                <w:szCs w:val="16"/>
              </w:rPr>
            </w:pPr>
            <w:ins w:id="5134" w:author="Eivind" w:date="2018-07-12T22:42:00Z">
              <w:r>
                <w:rPr>
                  <w:sz w:val="16"/>
                  <w:szCs w:val="16"/>
                </w:rPr>
                <w:t>MD_CharacterSetCode</w:t>
              </w:r>
            </w:ins>
          </w:p>
        </w:tc>
        <w:tc>
          <w:tcPr>
            <w:tcW w:w="1987" w:type="dxa"/>
            <w:gridSpan w:val="2"/>
            <w:tcBorders>
              <w:top w:val="single" w:sz="4" w:space="0" w:color="000000"/>
              <w:left w:val="single" w:sz="4" w:space="0" w:color="000000"/>
              <w:bottom w:val="single" w:sz="4" w:space="0" w:color="000000"/>
              <w:right w:val="single" w:sz="4" w:space="0" w:color="000000"/>
            </w:tcBorders>
            <w:hideMark/>
          </w:tcPr>
          <w:p w14:paraId="3988368D" w14:textId="77777777" w:rsidR="00BB1BDC" w:rsidRDefault="00BB1BDC">
            <w:pPr>
              <w:snapToGrid w:val="0"/>
              <w:spacing w:before="60" w:after="60"/>
              <w:jc w:val="left"/>
              <w:rPr>
                <w:ins w:id="5135" w:author="Eivind" w:date="2018-07-12T22:42:00Z"/>
                <w:sz w:val="16"/>
                <w:szCs w:val="16"/>
              </w:rPr>
            </w:pPr>
            <w:ins w:id="5136" w:author="Eivind" w:date="2018-07-12T22:42:00Z">
              <w:r>
                <w:rPr>
                  <w:sz w:val="16"/>
                  <w:szCs w:val="16"/>
                </w:rPr>
                <w:t>Use (the “Name” from the) IANA Character Set register: http://www.iana.org/assignments/character-sets. (ISO 19115-1 B.3.14)</w:t>
              </w:r>
            </w:ins>
          </w:p>
          <w:p w14:paraId="39A1935E" w14:textId="77777777" w:rsidR="00BB1BDC" w:rsidRDefault="00BB1BDC">
            <w:pPr>
              <w:snapToGrid w:val="0"/>
              <w:spacing w:before="60" w:after="60"/>
              <w:jc w:val="left"/>
              <w:rPr>
                <w:ins w:id="5137" w:author="Eivind" w:date="2018-07-12T22:42:00Z"/>
                <w:sz w:val="16"/>
                <w:szCs w:val="16"/>
              </w:rPr>
            </w:pPr>
            <w:ins w:id="5138" w:author="Eivind" w:date="2018-07-12T22:42:00Z">
              <w:r>
                <w:rPr>
                  <w:sz w:val="16"/>
                  <w:szCs w:val="16"/>
                </w:rPr>
                <w:t>E.g., UTF-8</w:t>
              </w:r>
            </w:ins>
          </w:p>
        </w:tc>
      </w:tr>
      <w:tr w:rsidR="00A420D9" w:rsidRPr="009842DB" w:rsidDel="0038570A" w14:paraId="49670A23" w14:textId="05B41E2E" w:rsidTr="00820BA8">
        <w:tblPrEx>
          <w:tblLook w:val="0000" w:firstRow="0" w:lastRow="0" w:firstColumn="0" w:lastColumn="0" w:noHBand="0" w:noVBand="0"/>
        </w:tblPrEx>
        <w:trPr>
          <w:gridAfter w:val="1"/>
          <w:wAfter w:w="33" w:type="dxa"/>
          <w:trHeight w:val="198"/>
          <w:ins w:id="5139" w:author="Raphael Malyankar" w:date="2018-07-05T21:45:00Z"/>
          <w:del w:id="5140" w:author="Eivind" w:date="2018-07-12T22:55:00Z"/>
        </w:trPr>
        <w:tc>
          <w:tcPr>
            <w:tcW w:w="3034" w:type="dxa"/>
            <w:gridSpan w:val="2"/>
          </w:tcPr>
          <w:p w14:paraId="1D0629AA" w14:textId="28785EC0" w:rsidR="00A420D9" w:rsidRPr="009842DB" w:rsidDel="0038570A" w:rsidRDefault="00A420D9" w:rsidP="00297507">
            <w:pPr>
              <w:snapToGrid w:val="0"/>
              <w:spacing w:before="60" w:after="60"/>
              <w:jc w:val="left"/>
              <w:rPr>
                <w:ins w:id="5141" w:author="Raphael Malyankar" w:date="2018-07-05T21:45:00Z"/>
                <w:del w:id="5142" w:author="Eivind" w:date="2018-07-12T22:55:00Z"/>
                <w:b/>
                <w:sz w:val="16"/>
                <w:szCs w:val="16"/>
              </w:rPr>
            </w:pPr>
            <w:bookmarkStart w:id="5143" w:name="_Hlk514373874"/>
            <w:ins w:id="5144" w:author="Raphael Malyankar" w:date="2018-07-05T21:45:00Z">
              <w:del w:id="5145" w:author="Eivind" w:date="2018-07-12T22:42:00Z">
                <w:r w:rsidRPr="009842DB" w:rsidDel="00BB1BDC">
                  <w:rPr>
                    <w:b/>
                    <w:sz w:val="16"/>
                    <w:szCs w:val="16"/>
                  </w:rPr>
                  <w:delText>Name</w:delText>
                </w:r>
              </w:del>
            </w:ins>
          </w:p>
        </w:tc>
        <w:tc>
          <w:tcPr>
            <w:tcW w:w="3420" w:type="dxa"/>
            <w:gridSpan w:val="2"/>
          </w:tcPr>
          <w:p w14:paraId="10793202" w14:textId="2CD7B69B" w:rsidR="00A420D9" w:rsidRPr="009842DB" w:rsidDel="0038570A" w:rsidRDefault="00A420D9" w:rsidP="00297507">
            <w:pPr>
              <w:snapToGrid w:val="0"/>
              <w:spacing w:before="60" w:after="60"/>
              <w:jc w:val="left"/>
              <w:rPr>
                <w:ins w:id="5146" w:author="Raphael Malyankar" w:date="2018-07-05T21:45:00Z"/>
                <w:del w:id="5147" w:author="Eivind" w:date="2018-07-12T22:55:00Z"/>
                <w:b/>
                <w:sz w:val="16"/>
                <w:szCs w:val="16"/>
              </w:rPr>
            </w:pPr>
            <w:ins w:id="5148" w:author="Raphael Malyankar" w:date="2018-07-05T21:45:00Z">
              <w:del w:id="5149" w:author="Eivind" w:date="2018-07-12T22:42:00Z">
                <w:r w:rsidRPr="009842DB" w:rsidDel="00BB1BDC">
                  <w:rPr>
                    <w:b/>
                    <w:sz w:val="16"/>
                    <w:szCs w:val="16"/>
                  </w:rPr>
                  <w:delText>Description</w:delText>
                </w:r>
              </w:del>
            </w:ins>
          </w:p>
        </w:tc>
        <w:tc>
          <w:tcPr>
            <w:tcW w:w="804" w:type="dxa"/>
          </w:tcPr>
          <w:p w14:paraId="148022A3" w14:textId="6A851D64" w:rsidR="00A420D9" w:rsidRPr="009842DB" w:rsidDel="0038570A" w:rsidRDefault="00A420D9" w:rsidP="00297507">
            <w:pPr>
              <w:snapToGrid w:val="0"/>
              <w:spacing w:before="60" w:after="60"/>
              <w:jc w:val="center"/>
              <w:rPr>
                <w:ins w:id="5150" w:author="Raphael Malyankar" w:date="2018-07-05T21:45:00Z"/>
                <w:del w:id="5151" w:author="Eivind" w:date="2018-07-12T22:55:00Z"/>
                <w:b/>
                <w:sz w:val="16"/>
                <w:szCs w:val="16"/>
              </w:rPr>
            </w:pPr>
            <w:ins w:id="5152" w:author="Raphael Malyankar" w:date="2018-07-05T21:45:00Z">
              <w:del w:id="5153" w:author="Eivind" w:date="2018-07-12T22:42:00Z">
                <w:r w:rsidRPr="009842DB" w:rsidDel="00BB1BDC">
                  <w:rPr>
                    <w:b/>
                    <w:sz w:val="16"/>
                    <w:szCs w:val="16"/>
                  </w:rPr>
                  <w:delText>Mult</w:delText>
                </w:r>
              </w:del>
            </w:ins>
          </w:p>
        </w:tc>
        <w:tc>
          <w:tcPr>
            <w:tcW w:w="2436" w:type="dxa"/>
            <w:gridSpan w:val="3"/>
          </w:tcPr>
          <w:p w14:paraId="12BD8BA1" w14:textId="0FC5714E" w:rsidR="00A420D9" w:rsidRPr="009842DB" w:rsidDel="0038570A" w:rsidRDefault="00A420D9" w:rsidP="00297507">
            <w:pPr>
              <w:snapToGrid w:val="0"/>
              <w:spacing w:before="60" w:after="60"/>
              <w:jc w:val="left"/>
              <w:rPr>
                <w:ins w:id="5154" w:author="Raphael Malyankar" w:date="2018-07-05T21:45:00Z"/>
                <w:del w:id="5155" w:author="Eivind" w:date="2018-07-12T22:55:00Z"/>
                <w:b/>
                <w:sz w:val="16"/>
                <w:szCs w:val="16"/>
              </w:rPr>
            </w:pPr>
            <w:ins w:id="5156" w:author="Raphael Malyankar" w:date="2018-07-05T21:45:00Z">
              <w:del w:id="5157" w:author="Eivind" w:date="2018-07-12T22:42:00Z">
                <w:r w:rsidRPr="009842DB" w:rsidDel="00BB1BDC">
                  <w:rPr>
                    <w:b/>
                    <w:sz w:val="16"/>
                    <w:szCs w:val="16"/>
                  </w:rPr>
                  <w:delText>Type</w:delText>
                </w:r>
              </w:del>
            </w:ins>
          </w:p>
        </w:tc>
        <w:tc>
          <w:tcPr>
            <w:tcW w:w="3060" w:type="dxa"/>
            <w:gridSpan w:val="2"/>
          </w:tcPr>
          <w:p w14:paraId="0CA24CC0" w14:textId="24986700" w:rsidR="00A420D9" w:rsidRPr="009842DB" w:rsidDel="0038570A" w:rsidRDefault="00A420D9" w:rsidP="00297507">
            <w:pPr>
              <w:snapToGrid w:val="0"/>
              <w:spacing w:before="60" w:after="60"/>
              <w:jc w:val="left"/>
              <w:rPr>
                <w:ins w:id="5158" w:author="Raphael Malyankar" w:date="2018-07-05T21:45:00Z"/>
                <w:del w:id="5159" w:author="Eivind" w:date="2018-07-12T22:55:00Z"/>
                <w:b/>
                <w:sz w:val="16"/>
                <w:szCs w:val="16"/>
              </w:rPr>
            </w:pPr>
            <w:ins w:id="5160" w:author="Raphael Malyankar" w:date="2018-07-05T21:45:00Z">
              <w:del w:id="5161" w:author="Eivind" w:date="2018-07-12T22:42:00Z">
                <w:r w:rsidRPr="009842DB" w:rsidDel="00BB1BDC">
                  <w:rPr>
                    <w:b/>
                    <w:sz w:val="16"/>
                    <w:szCs w:val="16"/>
                  </w:rPr>
                  <w:delText>Remarks</w:delText>
                </w:r>
              </w:del>
            </w:ins>
          </w:p>
        </w:tc>
      </w:tr>
      <w:tr w:rsidR="00A420D9" w:rsidRPr="00B551FD" w:rsidDel="0038570A" w14:paraId="30E1D88C" w14:textId="343F016A" w:rsidTr="00820BA8">
        <w:tblPrEx>
          <w:tblLook w:val="0000" w:firstRow="0" w:lastRow="0" w:firstColumn="0" w:lastColumn="0" w:noHBand="0" w:noVBand="0"/>
        </w:tblPrEx>
        <w:trPr>
          <w:gridAfter w:val="1"/>
          <w:wAfter w:w="33" w:type="dxa"/>
          <w:trHeight w:val="218"/>
          <w:ins w:id="5162" w:author="Raphael Malyankar" w:date="2018-07-05T21:45:00Z"/>
          <w:del w:id="5163" w:author="Eivind" w:date="2018-07-12T22:55:00Z"/>
        </w:trPr>
        <w:tc>
          <w:tcPr>
            <w:tcW w:w="3034" w:type="dxa"/>
            <w:gridSpan w:val="2"/>
          </w:tcPr>
          <w:p w14:paraId="4A00D198" w14:textId="69F68082" w:rsidR="00A420D9" w:rsidRPr="00B551FD" w:rsidDel="0038570A" w:rsidRDefault="00A420D9" w:rsidP="00297507">
            <w:pPr>
              <w:snapToGrid w:val="0"/>
              <w:spacing w:before="60" w:after="60"/>
              <w:jc w:val="left"/>
              <w:rPr>
                <w:ins w:id="5164" w:author="Raphael Malyankar" w:date="2018-07-05T21:45:00Z"/>
                <w:del w:id="5165" w:author="Eivind" w:date="2018-07-12T22:55:00Z"/>
                <w:sz w:val="16"/>
                <w:szCs w:val="16"/>
              </w:rPr>
            </w:pPr>
            <w:ins w:id="5166" w:author="Raphael Malyankar" w:date="2018-07-05T21:45:00Z">
              <w:del w:id="5167" w:author="Eivind" w:date="2018-07-12T22:42:00Z">
                <w:r w:rsidDel="00BB1BDC">
                  <w:rPr>
                    <w:sz w:val="16"/>
                    <w:szCs w:val="16"/>
                  </w:rPr>
                  <w:delText>PT_Locale</w:delText>
                </w:r>
              </w:del>
            </w:ins>
          </w:p>
        </w:tc>
        <w:tc>
          <w:tcPr>
            <w:tcW w:w="3420" w:type="dxa"/>
            <w:gridSpan w:val="2"/>
          </w:tcPr>
          <w:p w14:paraId="1C7597BA" w14:textId="30ACE51A" w:rsidR="00A420D9" w:rsidRPr="00B551FD" w:rsidDel="0038570A" w:rsidRDefault="00A420D9" w:rsidP="00297507">
            <w:pPr>
              <w:snapToGrid w:val="0"/>
              <w:spacing w:before="60" w:after="60"/>
              <w:jc w:val="left"/>
              <w:rPr>
                <w:ins w:id="5168" w:author="Raphael Malyankar" w:date="2018-07-05T21:45:00Z"/>
                <w:del w:id="5169" w:author="Eivind" w:date="2018-07-12T22:55:00Z"/>
                <w:sz w:val="16"/>
                <w:szCs w:val="16"/>
              </w:rPr>
            </w:pPr>
            <w:ins w:id="5170" w:author="Raphael Malyankar" w:date="2018-07-05T21:45:00Z">
              <w:del w:id="5171" w:author="Eivind" w:date="2018-07-12T22:42:00Z">
                <w:r w:rsidRPr="005072BF" w:rsidDel="00BB1BDC">
                  <w:rPr>
                    <w:sz w:val="16"/>
                    <w:szCs w:val="16"/>
                  </w:rPr>
                  <w:delText>description of a locale</w:delText>
                </w:r>
              </w:del>
            </w:ins>
          </w:p>
        </w:tc>
        <w:tc>
          <w:tcPr>
            <w:tcW w:w="804" w:type="dxa"/>
          </w:tcPr>
          <w:p w14:paraId="664A7670" w14:textId="73DDE32B" w:rsidR="00A420D9" w:rsidRPr="00B551FD" w:rsidDel="0038570A" w:rsidRDefault="00A420D9" w:rsidP="00297507">
            <w:pPr>
              <w:snapToGrid w:val="0"/>
              <w:spacing w:before="60" w:after="60"/>
              <w:jc w:val="center"/>
              <w:rPr>
                <w:ins w:id="5172" w:author="Raphael Malyankar" w:date="2018-07-05T21:45:00Z"/>
                <w:del w:id="5173" w:author="Eivind" w:date="2018-07-12T22:55:00Z"/>
                <w:sz w:val="16"/>
                <w:szCs w:val="16"/>
              </w:rPr>
            </w:pPr>
            <w:ins w:id="5174" w:author="Raphael Malyankar" w:date="2018-07-05T21:45:00Z">
              <w:del w:id="5175" w:author="Eivind" w:date="2018-07-12T22:42:00Z">
                <w:r w:rsidDel="00BB1BDC">
                  <w:rPr>
                    <w:sz w:val="16"/>
                    <w:szCs w:val="16"/>
                  </w:rPr>
                  <w:delText>Class</w:delText>
                </w:r>
              </w:del>
            </w:ins>
          </w:p>
        </w:tc>
        <w:tc>
          <w:tcPr>
            <w:tcW w:w="2436" w:type="dxa"/>
            <w:gridSpan w:val="3"/>
          </w:tcPr>
          <w:p w14:paraId="51AE858C" w14:textId="2260E8D3" w:rsidR="00A420D9" w:rsidRPr="00B551FD" w:rsidDel="0038570A" w:rsidRDefault="00A420D9" w:rsidP="00297507">
            <w:pPr>
              <w:snapToGrid w:val="0"/>
              <w:spacing w:before="60" w:after="60"/>
              <w:jc w:val="left"/>
              <w:rPr>
                <w:ins w:id="5176" w:author="Raphael Malyankar" w:date="2018-07-05T21:45:00Z"/>
                <w:del w:id="5177" w:author="Eivind" w:date="2018-07-12T22:55:00Z"/>
                <w:sz w:val="16"/>
                <w:szCs w:val="16"/>
              </w:rPr>
            </w:pPr>
            <w:ins w:id="5178" w:author="Raphael Malyankar" w:date="2018-07-05T21:45:00Z">
              <w:del w:id="5179" w:author="Eivind" w:date="2018-07-12T22:42:00Z">
                <w:r w:rsidRPr="00B551FD" w:rsidDel="00BB1BDC">
                  <w:rPr>
                    <w:sz w:val="16"/>
                    <w:szCs w:val="16"/>
                  </w:rPr>
                  <w:delText>-</w:delText>
                </w:r>
              </w:del>
            </w:ins>
          </w:p>
        </w:tc>
        <w:tc>
          <w:tcPr>
            <w:tcW w:w="3060" w:type="dxa"/>
            <w:gridSpan w:val="2"/>
          </w:tcPr>
          <w:p w14:paraId="2F46240D" w14:textId="7AD0B865" w:rsidR="00A420D9" w:rsidRPr="00B551FD" w:rsidDel="0038570A" w:rsidRDefault="00A420D9" w:rsidP="00297507">
            <w:pPr>
              <w:snapToGrid w:val="0"/>
              <w:spacing w:before="60" w:after="60"/>
              <w:jc w:val="left"/>
              <w:rPr>
                <w:ins w:id="5180" w:author="Raphael Malyankar" w:date="2018-07-05T21:45:00Z"/>
                <w:del w:id="5181" w:author="Eivind" w:date="2018-07-12T22:55:00Z"/>
                <w:sz w:val="16"/>
                <w:szCs w:val="16"/>
              </w:rPr>
            </w:pPr>
            <w:ins w:id="5182" w:author="Raphael Malyankar" w:date="2018-07-05T21:45:00Z">
              <w:del w:id="5183" w:author="Eivind" w:date="2018-07-12T22:42:00Z">
                <w:r w:rsidDel="00BB1BDC">
                  <w:rPr>
                    <w:sz w:val="16"/>
                    <w:szCs w:val="16"/>
                  </w:rPr>
                  <w:delText>From ISO 19115-1</w:delText>
                </w:r>
              </w:del>
            </w:ins>
          </w:p>
        </w:tc>
      </w:tr>
      <w:tr w:rsidR="00A420D9" w:rsidRPr="00B551FD" w:rsidDel="0038570A" w14:paraId="0939A265" w14:textId="20857628" w:rsidTr="00820BA8">
        <w:tblPrEx>
          <w:tblLook w:val="0000" w:firstRow="0" w:lastRow="0" w:firstColumn="0" w:lastColumn="0" w:noHBand="0" w:noVBand="0"/>
        </w:tblPrEx>
        <w:trPr>
          <w:gridAfter w:val="1"/>
          <w:wAfter w:w="33" w:type="dxa"/>
          <w:trHeight w:val="198"/>
          <w:ins w:id="5184" w:author="Raphael Malyankar" w:date="2018-07-05T21:45:00Z"/>
          <w:del w:id="5185" w:author="Eivind" w:date="2018-07-12T22:55:00Z"/>
        </w:trPr>
        <w:tc>
          <w:tcPr>
            <w:tcW w:w="3034" w:type="dxa"/>
            <w:gridSpan w:val="2"/>
          </w:tcPr>
          <w:p w14:paraId="3DF9EBA3" w14:textId="702609C2" w:rsidR="00A420D9" w:rsidRPr="00B551FD" w:rsidDel="0038570A" w:rsidRDefault="00A420D9" w:rsidP="00297507">
            <w:pPr>
              <w:snapToGrid w:val="0"/>
              <w:spacing w:before="60" w:after="60"/>
              <w:jc w:val="left"/>
              <w:rPr>
                <w:ins w:id="5186" w:author="Raphael Malyankar" w:date="2018-07-05T21:45:00Z"/>
                <w:del w:id="5187" w:author="Eivind" w:date="2018-07-12T22:55:00Z"/>
                <w:sz w:val="16"/>
                <w:szCs w:val="16"/>
              </w:rPr>
            </w:pPr>
            <w:ins w:id="5188" w:author="Raphael Malyankar" w:date="2018-07-05T21:45:00Z">
              <w:del w:id="5189" w:author="Eivind" w:date="2018-07-12T22:42:00Z">
                <w:r w:rsidDel="00BB1BDC">
                  <w:rPr>
                    <w:sz w:val="16"/>
                    <w:szCs w:val="16"/>
                  </w:rPr>
                  <w:delText>language</w:delText>
                </w:r>
              </w:del>
            </w:ins>
          </w:p>
        </w:tc>
        <w:tc>
          <w:tcPr>
            <w:tcW w:w="3420" w:type="dxa"/>
            <w:gridSpan w:val="2"/>
          </w:tcPr>
          <w:p w14:paraId="37D198B8" w14:textId="7E5157E6" w:rsidR="00A420D9" w:rsidRPr="00B551FD" w:rsidDel="0038570A" w:rsidRDefault="00A420D9" w:rsidP="00297507">
            <w:pPr>
              <w:snapToGrid w:val="0"/>
              <w:spacing w:before="60" w:after="60"/>
              <w:jc w:val="left"/>
              <w:rPr>
                <w:ins w:id="5190" w:author="Raphael Malyankar" w:date="2018-07-05T21:45:00Z"/>
                <w:del w:id="5191" w:author="Eivind" w:date="2018-07-12T22:55:00Z"/>
                <w:sz w:val="16"/>
                <w:szCs w:val="16"/>
              </w:rPr>
            </w:pPr>
            <w:ins w:id="5192" w:author="Raphael Malyankar" w:date="2018-07-05T21:45:00Z">
              <w:del w:id="5193" w:author="Eivind" w:date="2018-07-12T22:42:00Z">
                <w:r w:rsidRPr="005072BF" w:rsidDel="00BB1BDC">
                  <w:rPr>
                    <w:sz w:val="16"/>
                    <w:szCs w:val="16"/>
                  </w:rPr>
                  <w:delText>designation of the locale language</w:delText>
                </w:r>
              </w:del>
            </w:ins>
          </w:p>
        </w:tc>
        <w:tc>
          <w:tcPr>
            <w:tcW w:w="804" w:type="dxa"/>
          </w:tcPr>
          <w:p w14:paraId="7EDC8FC6" w14:textId="11A61FA6" w:rsidR="00A420D9" w:rsidRPr="00B551FD" w:rsidDel="0038570A" w:rsidRDefault="00A420D9" w:rsidP="00297507">
            <w:pPr>
              <w:snapToGrid w:val="0"/>
              <w:spacing w:before="60" w:after="60"/>
              <w:jc w:val="center"/>
              <w:rPr>
                <w:ins w:id="5194" w:author="Raphael Malyankar" w:date="2018-07-05T21:45:00Z"/>
                <w:del w:id="5195" w:author="Eivind" w:date="2018-07-12T22:55:00Z"/>
                <w:sz w:val="16"/>
                <w:szCs w:val="16"/>
              </w:rPr>
            </w:pPr>
            <w:ins w:id="5196" w:author="Raphael Malyankar" w:date="2018-07-05T21:45:00Z">
              <w:del w:id="5197" w:author="Eivind" w:date="2018-07-12T22:42:00Z">
                <w:r w:rsidDel="00BB1BDC">
                  <w:rPr>
                    <w:sz w:val="16"/>
                    <w:szCs w:val="16"/>
                  </w:rPr>
                  <w:delText>1</w:delText>
                </w:r>
              </w:del>
            </w:ins>
          </w:p>
        </w:tc>
        <w:tc>
          <w:tcPr>
            <w:tcW w:w="2436" w:type="dxa"/>
            <w:gridSpan w:val="3"/>
          </w:tcPr>
          <w:p w14:paraId="6E84A353" w14:textId="2D18D7FB" w:rsidR="00A420D9" w:rsidRPr="00B551FD" w:rsidDel="0038570A" w:rsidRDefault="00A420D9" w:rsidP="00297507">
            <w:pPr>
              <w:snapToGrid w:val="0"/>
              <w:spacing w:before="60" w:after="60"/>
              <w:jc w:val="left"/>
              <w:rPr>
                <w:ins w:id="5198" w:author="Raphael Malyankar" w:date="2018-07-05T21:45:00Z"/>
                <w:del w:id="5199" w:author="Eivind" w:date="2018-07-12T22:55:00Z"/>
                <w:sz w:val="16"/>
                <w:szCs w:val="16"/>
              </w:rPr>
            </w:pPr>
            <w:ins w:id="5200" w:author="Raphael Malyankar" w:date="2018-07-05T21:45:00Z">
              <w:del w:id="5201" w:author="Eivind" w:date="2018-07-12T22:42:00Z">
                <w:r w:rsidDel="00BB1BDC">
                  <w:rPr>
                    <w:sz w:val="16"/>
                    <w:szCs w:val="16"/>
                  </w:rPr>
                  <w:delText>LanguageCode</w:delText>
                </w:r>
              </w:del>
            </w:ins>
          </w:p>
        </w:tc>
        <w:tc>
          <w:tcPr>
            <w:tcW w:w="3060" w:type="dxa"/>
            <w:gridSpan w:val="2"/>
          </w:tcPr>
          <w:p w14:paraId="717AA5DA" w14:textId="2D228643" w:rsidR="00A420D9" w:rsidRPr="00B551FD" w:rsidDel="0038570A" w:rsidRDefault="00A420D9" w:rsidP="00297507">
            <w:pPr>
              <w:snapToGrid w:val="0"/>
              <w:spacing w:before="60" w:after="60"/>
              <w:jc w:val="left"/>
              <w:rPr>
                <w:ins w:id="5202" w:author="Raphael Malyankar" w:date="2018-07-05T21:45:00Z"/>
                <w:del w:id="5203" w:author="Eivind" w:date="2018-07-12T22:55:00Z"/>
                <w:sz w:val="16"/>
                <w:szCs w:val="16"/>
              </w:rPr>
            </w:pPr>
            <w:ins w:id="5204" w:author="Raphael Malyankar" w:date="2018-07-05T21:45:00Z">
              <w:del w:id="5205" w:author="Eivind" w:date="2018-07-12T22:42:00Z">
                <w:r w:rsidDel="00BB1BDC">
                  <w:rPr>
                    <w:sz w:val="16"/>
                    <w:szCs w:val="16"/>
                  </w:rPr>
                  <w:delText>ISO 639-2 3-letter language codes.</w:delText>
                </w:r>
              </w:del>
            </w:ins>
          </w:p>
        </w:tc>
      </w:tr>
      <w:bookmarkEnd w:id="5143"/>
      <w:tr w:rsidR="00A420D9" w:rsidRPr="00B551FD" w:rsidDel="0038570A" w14:paraId="506C7406" w14:textId="2938F4F9" w:rsidTr="00820BA8">
        <w:tblPrEx>
          <w:tblLook w:val="0000" w:firstRow="0" w:lastRow="0" w:firstColumn="0" w:lastColumn="0" w:noHBand="0" w:noVBand="0"/>
        </w:tblPrEx>
        <w:trPr>
          <w:gridAfter w:val="1"/>
          <w:wAfter w:w="33" w:type="dxa"/>
          <w:trHeight w:val="198"/>
          <w:ins w:id="5206" w:author="Raphael Malyankar" w:date="2018-07-05T21:45:00Z"/>
          <w:del w:id="5207" w:author="Eivind" w:date="2018-07-12T22:55:00Z"/>
        </w:trPr>
        <w:tc>
          <w:tcPr>
            <w:tcW w:w="3034" w:type="dxa"/>
            <w:gridSpan w:val="2"/>
          </w:tcPr>
          <w:p w14:paraId="40A59E15" w14:textId="3B12B0C0" w:rsidR="00A420D9" w:rsidRPr="00B551FD" w:rsidDel="0038570A" w:rsidRDefault="00A420D9" w:rsidP="00297507">
            <w:pPr>
              <w:snapToGrid w:val="0"/>
              <w:spacing w:before="60" w:after="60"/>
              <w:jc w:val="left"/>
              <w:rPr>
                <w:ins w:id="5208" w:author="Raphael Malyankar" w:date="2018-07-05T21:45:00Z"/>
                <w:del w:id="5209" w:author="Eivind" w:date="2018-07-12T22:55:00Z"/>
                <w:sz w:val="16"/>
                <w:szCs w:val="16"/>
              </w:rPr>
            </w:pPr>
            <w:ins w:id="5210" w:author="Raphael Malyankar" w:date="2018-07-05T21:45:00Z">
              <w:del w:id="5211" w:author="Eivind" w:date="2018-07-12T22:42:00Z">
                <w:r w:rsidDel="00BB1BDC">
                  <w:rPr>
                    <w:sz w:val="16"/>
                    <w:szCs w:val="16"/>
                  </w:rPr>
                  <w:delText>country</w:delText>
                </w:r>
              </w:del>
            </w:ins>
          </w:p>
        </w:tc>
        <w:tc>
          <w:tcPr>
            <w:tcW w:w="3420" w:type="dxa"/>
            <w:gridSpan w:val="2"/>
          </w:tcPr>
          <w:p w14:paraId="2CAE73B5" w14:textId="571395E2" w:rsidR="00A420D9" w:rsidRPr="00B551FD" w:rsidDel="0038570A" w:rsidRDefault="00A420D9" w:rsidP="00297507">
            <w:pPr>
              <w:snapToGrid w:val="0"/>
              <w:spacing w:before="60" w:after="60"/>
              <w:jc w:val="left"/>
              <w:rPr>
                <w:ins w:id="5212" w:author="Raphael Malyankar" w:date="2018-07-05T21:45:00Z"/>
                <w:del w:id="5213" w:author="Eivind" w:date="2018-07-12T22:55:00Z"/>
                <w:sz w:val="16"/>
                <w:szCs w:val="16"/>
              </w:rPr>
            </w:pPr>
            <w:ins w:id="5214" w:author="Raphael Malyankar" w:date="2018-07-05T21:45:00Z">
              <w:del w:id="5215" w:author="Eivind" w:date="2018-07-12T22:42:00Z">
                <w:r w:rsidRPr="005072BF" w:rsidDel="00BB1BDC">
                  <w:rPr>
                    <w:sz w:val="16"/>
                    <w:szCs w:val="16"/>
                  </w:rPr>
                  <w:delText>designation of the specific country of the locale language</w:delText>
                </w:r>
              </w:del>
            </w:ins>
          </w:p>
        </w:tc>
        <w:tc>
          <w:tcPr>
            <w:tcW w:w="804" w:type="dxa"/>
          </w:tcPr>
          <w:p w14:paraId="3B99BCB2" w14:textId="2569DAAA" w:rsidR="00A420D9" w:rsidDel="0038570A" w:rsidRDefault="00A420D9" w:rsidP="00297507">
            <w:pPr>
              <w:snapToGrid w:val="0"/>
              <w:spacing w:before="60" w:after="60"/>
              <w:jc w:val="center"/>
              <w:rPr>
                <w:ins w:id="5216" w:author="Raphael Malyankar" w:date="2018-07-05T21:45:00Z"/>
                <w:del w:id="5217" w:author="Eivind" w:date="2018-07-12T22:55:00Z"/>
                <w:sz w:val="16"/>
                <w:szCs w:val="16"/>
              </w:rPr>
            </w:pPr>
            <w:ins w:id="5218" w:author="Raphael Malyankar" w:date="2018-07-05T21:45:00Z">
              <w:del w:id="5219" w:author="Eivind" w:date="2018-07-12T22:42:00Z">
                <w:r w:rsidDel="00BB1BDC">
                  <w:rPr>
                    <w:sz w:val="16"/>
                    <w:szCs w:val="16"/>
                  </w:rPr>
                  <w:delText>0..1</w:delText>
                </w:r>
              </w:del>
            </w:ins>
          </w:p>
        </w:tc>
        <w:tc>
          <w:tcPr>
            <w:tcW w:w="2436" w:type="dxa"/>
            <w:gridSpan w:val="3"/>
          </w:tcPr>
          <w:p w14:paraId="13E8DF9E" w14:textId="68F6843F" w:rsidR="00A420D9" w:rsidRPr="00B551FD" w:rsidDel="0038570A" w:rsidRDefault="00A420D9" w:rsidP="00297507">
            <w:pPr>
              <w:snapToGrid w:val="0"/>
              <w:spacing w:before="60" w:after="60"/>
              <w:jc w:val="left"/>
              <w:rPr>
                <w:ins w:id="5220" w:author="Raphael Malyankar" w:date="2018-07-05T21:45:00Z"/>
                <w:del w:id="5221" w:author="Eivind" w:date="2018-07-12T22:55:00Z"/>
                <w:sz w:val="16"/>
                <w:szCs w:val="16"/>
              </w:rPr>
            </w:pPr>
            <w:ins w:id="5222" w:author="Raphael Malyankar" w:date="2018-07-05T21:45:00Z">
              <w:del w:id="5223" w:author="Eivind" w:date="2018-07-12T22:42:00Z">
                <w:r w:rsidDel="00BB1BDC">
                  <w:rPr>
                    <w:sz w:val="16"/>
                    <w:szCs w:val="16"/>
                  </w:rPr>
                  <w:delText>CountryCode</w:delText>
                </w:r>
              </w:del>
            </w:ins>
          </w:p>
        </w:tc>
        <w:tc>
          <w:tcPr>
            <w:tcW w:w="3060" w:type="dxa"/>
            <w:gridSpan w:val="2"/>
          </w:tcPr>
          <w:p w14:paraId="67D779E7" w14:textId="543C5295" w:rsidR="00A420D9" w:rsidDel="0038570A" w:rsidRDefault="00A420D9" w:rsidP="00297507">
            <w:pPr>
              <w:snapToGrid w:val="0"/>
              <w:spacing w:before="60" w:after="60"/>
              <w:jc w:val="left"/>
              <w:rPr>
                <w:ins w:id="5224" w:author="Raphael Malyankar" w:date="2018-07-05T21:45:00Z"/>
                <w:del w:id="5225" w:author="Eivind" w:date="2018-07-12T22:55:00Z"/>
                <w:sz w:val="16"/>
                <w:szCs w:val="16"/>
              </w:rPr>
            </w:pPr>
            <w:ins w:id="5226" w:author="Raphael Malyankar" w:date="2018-07-05T21:45:00Z">
              <w:del w:id="5227" w:author="Eivind" w:date="2018-07-12T22:42:00Z">
                <w:r w:rsidDel="00BB1BDC">
                  <w:rPr>
                    <w:sz w:val="16"/>
                    <w:szCs w:val="16"/>
                  </w:rPr>
                  <w:delText>ISO 3166-2 2-letter country codes</w:delText>
                </w:r>
              </w:del>
            </w:ins>
          </w:p>
        </w:tc>
      </w:tr>
      <w:tr w:rsidR="00A420D9" w:rsidRPr="00B551FD" w:rsidDel="0038570A" w14:paraId="177072A3" w14:textId="3476B949" w:rsidTr="00820BA8">
        <w:tblPrEx>
          <w:tblLook w:val="0000" w:firstRow="0" w:lastRow="0" w:firstColumn="0" w:lastColumn="0" w:noHBand="0" w:noVBand="0"/>
        </w:tblPrEx>
        <w:trPr>
          <w:gridAfter w:val="1"/>
          <w:wAfter w:w="33" w:type="dxa"/>
          <w:trHeight w:val="198"/>
          <w:ins w:id="5228" w:author="Raphael Malyankar" w:date="2018-07-05T21:45:00Z"/>
          <w:del w:id="5229" w:author="Eivind" w:date="2018-07-12T22:55:00Z"/>
        </w:trPr>
        <w:tc>
          <w:tcPr>
            <w:tcW w:w="3034" w:type="dxa"/>
            <w:gridSpan w:val="2"/>
          </w:tcPr>
          <w:p w14:paraId="3EAD4A97" w14:textId="091ABBF1" w:rsidR="00A420D9" w:rsidDel="0038570A" w:rsidRDefault="00A420D9" w:rsidP="00297507">
            <w:pPr>
              <w:snapToGrid w:val="0"/>
              <w:spacing w:before="60" w:after="60"/>
              <w:jc w:val="left"/>
              <w:rPr>
                <w:ins w:id="5230" w:author="Raphael Malyankar" w:date="2018-07-05T21:45:00Z"/>
                <w:del w:id="5231" w:author="Eivind" w:date="2018-07-12T22:55:00Z"/>
                <w:sz w:val="16"/>
                <w:szCs w:val="16"/>
              </w:rPr>
            </w:pPr>
            <w:ins w:id="5232" w:author="Raphael Malyankar" w:date="2018-07-05T21:45:00Z">
              <w:del w:id="5233" w:author="Eivind" w:date="2018-07-12T22:42:00Z">
                <w:r w:rsidDel="00BB1BDC">
                  <w:rPr>
                    <w:sz w:val="16"/>
                    <w:szCs w:val="16"/>
                  </w:rPr>
                  <w:delText>characterEncoding</w:delText>
                </w:r>
              </w:del>
            </w:ins>
          </w:p>
        </w:tc>
        <w:tc>
          <w:tcPr>
            <w:tcW w:w="3420" w:type="dxa"/>
            <w:gridSpan w:val="2"/>
          </w:tcPr>
          <w:p w14:paraId="19134F36" w14:textId="61A8CAF7" w:rsidR="00A420D9" w:rsidRPr="00B551FD" w:rsidDel="0038570A" w:rsidRDefault="00A420D9" w:rsidP="00297507">
            <w:pPr>
              <w:snapToGrid w:val="0"/>
              <w:spacing w:before="60" w:after="60"/>
              <w:jc w:val="left"/>
              <w:rPr>
                <w:ins w:id="5234" w:author="Raphael Malyankar" w:date="2018-07-05T21:45:00Z"/>
                <w:del w:id="5235" w:author="Eivind" w:date="2018-07-12T22:55:00Z"/>
                <w:sz w:val="16"/>
                <w:szCs w:val="16"/>
              </w:rPr>
            </w:pPr>
            <w:ins w:id="5236" w:author="Raphael Malyankar" w:date="2018-07-05T21:45:00Z">
              <w:del w:id="5237" w:author="Eivind" w:date="2018-07-12T22:42:00Z">
                <w:r w:rsidRPr="005072BF" w:rsidDel="00BB1BDC">
                  <w:rPr>
                    <w:sz w:val="16"/>
                    <w:szCs w:val="16"/>
                  </w:rPr>
                  <w:delText>designation of the character set to be used to encode the textual value of the locale</w:delText>
                </w:r>
              </w:del>
            </w:ins>
          </w:p>
        </w:tc>
        <w:tc>
          <w:tcPr>
            <w:tcW w:w="804" w:type="dxa"/>
          </w:tcPr>
          <w:p w14:paraId="14D2819E" w14:textId="237F4B56" w:rsidR="00A420D9" w:rsidDel="0038570A" w:rsidRDefault="00A420D9" w:rsidP="00297507">
            <w:pPr>
              <w:snapToGrid w:val="0"/>
              <w:spacing w:before="60" w:after="60"/>
              <w:jc w:val="center"/>
              <w:rPr>
                <w:ins w:id="5238" w:author="Raphael Malyankar" w:date="2018-07-05T21:45:00Z"/>
                <w:del w:id="5239" w:author="Eivind" w:date="2018-07-12T22:55:00Z"/>
                <w:sz w:val="16"/>
                <w:szCs w:val="16"/>
              </w:rPr>
            </w:pPr>
            <w:ins w:id="5240" w:author="Raphael Malyankar" w:date="2018-07-05T21:45:00Z">
              <w:del w:id="5241" w:author="Eivind" w:date="2018-07-12T22:42:00Z">
                <w:r w:rsidDel="00BB1BDC">
                  <w:rPr>
                    <w:sz w:val="16"/>
                    <w:szCs w:val="16"/>
                  </w:rPr>
                  <w:delText>1</w:delText>
                </w:r>
              </w:del>
            </w:ins>
          </w:p>
        </w:tc>
        <w:tc>
          <w:tcPr>
            <w:tcW w:w="2436" w:type="dxa"/>
            <w:gridSpan w:val="3"/>
          </w:tcPr>
          <w:p w14:paraId="6AC34A4F" w14:textId="6579E168" w:rsidR="00A420D9" w:rsidRPr="00B551FD" w:rsidDel="0038570A" w:rsidRDefault="00A420D9" w:rsidP="00297507">
            <w:pPr>
              <w:snapToGrid w:val="0"/>
              <w:spacing w:before="60" w:after="60"/>
              <w:jc w:val="left"/>
              <w:rPr>
                <w:ins w:id="5242" w:author="Raphael Malyankar" w:date="2018-07-05T21:45:00Z"/>
                <w:del w:id="5243" w:author="Eivind" w:date="2018-07-12T22:55:00Z"/>
                <w:sz w:val="16"/>
                <w:szCs w:val="16"/>
              </w:rPr>
            </w:pPr>
            <w:ins w:id="5244" w:author="Raphael Malyankar" w:date="2018-07-05T21:45:00Z">
              <w:del w:id="5245" w:author="Eivind" w:date="2018-07-12T22:42:00Z">
                <w:r w:rsidDel="00BB1BDC">
                  <w:rPr>
                    <w:sz w:val="16"/>
                    <w:szCs w:val="16"/>
                  </w:rPr>
                  <w:delText>MD_CharacterSetCode</w:delText>
                </w:r>
              </w:del>
            </w:ins>
          </w:p>
        </w:tc>
        <w:tc>
          <w:tcPr>
            <w:tcW w:w="3060" w:type="dxa"/>
            <w:gridSpan w:val="2"/>
          </w:tcPr>
          <w:p w14:paraId="6106B694" w14:textId="040130BC" w:rsidR="00A420D9" w:rsidDel="00BB1BDC" w:rsidRDefault="00A420D9" w:rsidP="00297507">
            <w:pPr>
              <w:snapToGrid w:val="0"/>
              <w:spacing w:before="60" w:after="60"/>
              <w:jc w:val="left"/>
              <w:rPr>
                <w:ins w:id="5246" w:author="Raphael Malyankar" w:date="2018-07-05T21:45:00Z"/>
                <w:del w:id="5247" w:author="Eivind" w:date="2018-07-12T22:42:00Z"/>
                <w:sz w:val="16"/>
                <w:szCs w:val="16"/>
              </w:rPr>
            </w:pPr>
            <w:ins w:id="5248" w:author="Raphael Malyankar" w:date="2018-07-05T21:45:00Z">
              <w:del w:id="5249" w:author="Eivind" w:date="2018-07-12T22:42:00Z">
                <w:r w:rsidRPr="003B20A4" w:rsidDel="00BB1BDC">
                  <w:rPr>
                    <w:rFonts w:hint="eastAsia"/>
                    <w:sz w:val="16"/>
                    <w:szCs w:val="16"/>
                  </w:rPr>
                  <w:delText>Use</w:delText>
                </w:r>
                <w:r w:rsidDel="00BB1BDC">
                  <w:rPr>
                    <w:sz w:val="16"/>
                    <w:szCs w:val="16"/>
                  </w:rPr>
                  <w:delText xml:space="preserve"> (the “Name” from the)</w:delText>
                </w:r>
                <w:r w:rsidRPr="003B20A4" w:rsidDel="00BB1BDC">
                  <w:rPr>
                    <w:rFonts w:hint="eastAsia"/>
                    <w:sz w:val="16"/>
                    <w:szCs w:val="16"/>
                  </w:rPr>
                  <w:delText xml:space="preserve"> IANA Character Set register: http://www.iana.org/assignments/character</w:delText>
                </w:r>
                <w:r w:rsidDel="00BB1BDC">
                  <w:rPr>
                    <w:rFonts w:hint="cs"/>
                    <w:sz w:val="16"/>
                    <w:szCs w:val="16"/>
                  </w:rPr>
                  <w:delText>-</w:delText>
                </w:r>
                <w:r w:rsidRPr="003B20A4" w:rsidDel="00BB1BDC">
                  <w:rPr>
                    <w:rFonts w:hint="eastAsia"/>
                    <w:sz w:val="16"/>
                    <w:szCs w:val="16"/>
                  </w:rPr>
                  <w:delText xml:space="preserve">sets. </w:delText>
                </w:r>
                <w:r w:rsidDel="00BB1BDC">
                  <w:rPr>
                    <w:sz w:val="16"/>
                    <w:szCs w:val="16"/>
                  </w:rPr>
                  <w:delText>(ISO 19115-1 B.3.14)</w:delText>
                </w:r>
              </w:del>
            </w:ins>
          </w:p>
          <w:p w14:paraId="59972B99" w14:textId="0FC93158" w:rsidR="00A420D9" w:rsidRPr="009D25EA" w:rsidDel="0038570A" w:rsidRDefault="00441ACE" w:rsidP="00297507">
            <w:pPr>
              <w:snapToGrid w:val="0"/>
              <w:spacing w:before="60" w:after="60"/>
              <w:jc w:val="left"/>
              <w:rPr>
                <w:ins w:id="5250" w:author="Raphael Malyankar" w:date="2018-07-05T21:45:00Z"/>
                <w:del w:id="5251" w:author="Eivind" w:date="2018-07-12T22:55:00Z"/>
                <w:sz w:val="16"/>
                <w:szCs w:val="16"/>
              </w:rPr>
            </w:pPr>
            <w:ins w:id="5252" w:author="Raphael Malyankar" w:date="2018-07-05T21:47:00Z">
              <w:del w:id="5253" w:author="Eivind" w:date="2018-07-12T22:42:00Z">
                <w:r w:rsidDel="00BB1BDC">
                  <w:rPr>
                    <w:sz w:val="16"/>
                    <w:szCs w:val="16"/>
                  </w:rPr>
                  <w:delText xml:space="preserve">Must </w:delText>
                </w:r>
              </w:del>
            </w:ins>
            <w:ins w:id="5254" w:author="Raphael Malyankar" w:date="2018-07-05T21:48:00Z">
              <w:del w:id="5255" w:author="Eivind" w:date="2018-07-12T22:42:00Z">
                <w:r w:rsidDel="00BB1BDC">
                  <w:rPr>
                    <w:sz w:val="16"/>
                    <w:szCs w:val="16"/>
                  </w:rPr>
                  <w:delText>be the character set code</w:delText>
                </w:r>
              </w:del>
            </w:ins>
            <w:ins w:id="5256" w:author="Raphael Malyankar" w:date="2018-07-05T21:45:00Z">
              <w:del w:id="5257" w:author="Eivind" w:date="2018-07-12T22:42:00Z">
                <w:r w:rsidR="00A420D9" w:rsidRPr="009D25EA" w:rsidDel="00BB1BDC">
                  <w:rPr>
                    <w:sz w:val="16"/>
                    <w:szCs w:val="16"/>
                  </w:rPr>
                  <w:delText xml:space="preserve"> UTF-8</w:delText>
                </w:r>
              </w:del>
            </w:ins>
            <w:ins w:id="5258" w:author="Raphael Malyankar" w:date="2018-07-05T21:48:00Z">
              <w:del w:id="5259" w:author="Eivind" w:date="2018-07-12T22:42:00Z">
                <w:r w:rsidDel="00BB1BDC">
                  <w:rPr>
                    <w:sz w:val="16"/>
                    <w:szCs w:val="16"/>
                  </w:rPr>
                  <w:delText>.</w:delText>
                </w:r>
              </w:del>
            </w:ins>
          </w:p>
        </w:tc>
      </w:tr>
    </w:tbl>
    <w:p w14:paraId="159924C9" w14:textId="77777777" w:rsidR="00A420D9" w:rsidRDefault="00A420D9" w:rsidP="003329CB">
      <w:pPr>
        <w:rPr>
          <w:ins w:id="5260" w:author="Raphael Malyankar" w:date="2018-07-05T21:16:00Z"/>
        </w:rPr>
      </w:pPr>
    </w:p>
    <w:p w14:paraId="427F186A" w14:textId="77777777" w:rsidR="003329CB" w:rsidRPr="000E22EB" w:rsidRDefault="003329CB" w:rsidP="00996B38">
      <w:pPr>
        <w:rPr>
          <w:rFonts w:cs="Arial"/>
          <w:sz w:val="22"/>
          <w:szCs w:val="22"/>
        </w:rPr>
      </w:pPr>
    </w:p>
    <w:p w14:paraId="5FA7EC3B" w14:textId="77777777" w:rsidR="006B114A" w:rsidRDefault="006B114A" w:rsidP="00996B38">
      <w:pPr>
        <w:autoSpaceDE w:val="0"/>
        <w:autoSpaceDN w:val="0"/>
        <w:adjustRightInd w:val="0"/>
        <w:spacing w:line="240" w:lineRule="auto"/>
        <w:rPr>
          <w:lang w:eastAsia="en-GB"/>
        </w:rPr>
      </w:pPr>
    </w:p>
    <w:p w14:paraId="30B5A61B" w14:textId="77777777" w:rsidR="009F670D" w:rsidRDefault="009F670D">
      <w:pPr>
        <w:sectPr w:rsidR="009F670D" w:rsidSect="003A531C">
          <w:pgSz w:w="15840" w:h="12240" w:orient="landscape"/>
          <w:pgMar w:top="1440" w:right="1440" w:bottom="1440" w:left="1440" w:header="708" w:footer="708" w:gutter="0"/>
          <w:cols w:space="708"/>
          <w:docGrid w:linePitch="360"/>
        </w:sectPr>
      </w:pPr>
    </w:p>
    <w:p w14:paraId="481E88D9" w14:textId="0533D66C" w:rsidR="006B114A" w:rsidRDefault="006B114A"/>
    <w:p w14:paraId="7E45D61C" w14:textId="5C342ED8" w:rsidR="006B114A" w:rsidRDefault="006B114A" w:rsidP="005B2B0F">
      <w:pPr>
        <w:pStyle w:val="Heading1"/>
        <w:numPr>
          <w:ilvl w:val="0"/>
          <w:numId w:val="3"/>
        </w:numPr>
        <w:rPr>
          <w:rFonts w:eastAsia="MS Mincho"/>
        </w:rPr>
      </w:pPr>
      <w:bookmarkStart w:id="5261" w:name="_Toc484523934"/>
      <w:bookmarkStart w:id="5262" w:name="_Toc519804960"/>
      <w:r>
        <w:rPr>
          <w:rFonts w:eastAsia="MS Mincho"/>
        </w:rPr>
        <w:t>Processing model</w:t>
      </w:r>
      <w:bookmarkEnd w:id="5261"/>
      <w:bookmarkEnd w:id="5262"/>
    </w:p>
    <w:p w14:paraId="5833DADE" w14:textId="67A0F143" w:rsidR="006B114A" w:rsidRPr="006754A4" w:rsidRDefault="006B114A" w:rsidP="005B2B0F">
      <w:pPr>
        <w:pStyle w:val="Heading2"/>
        <w:numPr>
          <w:ilvl w:val="1"/>
          <w:numId w:val="3"/>
        </w:numPr>
      </w:pPr>
      <w:bookmarkStart w:id="5263" w:name="_Toc519804961"/>
      <w:r w:rsidRPr="006754A4">
        <w:t>Overview of processing</w:t>
      </w:r>
      <w:bookmarkEnd w:id="5263"/>
    </w:p>
    <w:p w14:paraId="586069AA" w14:textId="77777777" w:rsidR="006B114A" w:rsidRPr="006754A4" w:rsidRDefault="006B114A" w:rsidP="00996B38">
      <w:r w:rsidRPr="006754A4">
        <w:t>Interoperability processing can either precede or follow portrayal processing (</w:t>
      </w:r>
      <w:r w:rsidRPr="0051415F">
        <w:t>except</w:t>
      </w:r>
      <w:r w:rsidRPr="006754A4">
        <w:t xml:space="preserve"> rendering, which converts feature data into graphics and is necessarily the step just before actual display). A mixed processing model, where interoperability processing is done both before and after portrayal processing, is also possible.</w:t>
      </w:r>
    </w:p>
    <w:p w14:paraId="05C271A2" w14:textId="00F5B9CB" w:rsidR="006B114A" w:rsidRPr="006754A4" w:rsidRDefault="006B114A" w:rsidP="005B2B0F">
      <w:pPr>
        <w:pStyle w:val="ListParagraph"/>
        <w:numPr>
          <w:ilvl w:val="0"/>
          <w:numId w:val="6"/>
        </w:numPr>
        <w:contextualSpacing/>
      </w:pPr>
      <w:r w:rsidRPr="006754A4">
        <w:t xml:space="preserve">Interoperability before regular portrayal processing: Feature data from S-101 and other S-100-based datasets is an input to the interoperability processor, along with the interoperability catalogue and context parameters. The interoperability processor filters and interleaves feature data according to the </w:t>
      </w:r>
      <w:del w:id="5264" w:author="Eivind" w:date="2018-06-20T21:54:00Z">
        <w:r w:rsidRPr="006754A4" w:rsidDel="00ED1461">
          <w:delText>IC</w:delText>
        </w:r>
      </w:del>
      <w:ins w:id="5265" w:author="Eivind" w:date="2018-06-20T21:54:00Z">
        <w:r w:rsidR="00ED1461">
          <w:t>Interoperability Catalogue</w:t>
        </w:r>
      </w:ins>
      <w:r w:rsidRPr="006754A4">
        <w:t xml:space="preserve"> and interoperability level selected by the user and passes the resultant feature data to the portrayal processor, which uses the portrayal catalogue for individual products to generate drawing instructions for the display processor.</w:t>
      </w:r>
    </w:p>
    <w:p w14:paraId="0F8E0349" w14:textId="37E0D6CF" w:rsidR="006B114A" w:rsidRPr="006754A4" w:rsidRDefault="006B114A" w:rsidP="005B2B0F">
      <w:pPr>
        <w:pStyle w:val="ListParagraph"/>
        <w:numPr>
          <w:ilvl w:val="0"/>
          <w:numId w:val="6"/>
        </w:numPr>
        <w:contextualSpacing/>
      </w:pPr>
      <w:r w:rsidRPr="006754A4">
        <w:t xml:space="preserve">Interoperability after regular portrayal processing: Feature data from S-101 and other S-100-based datasets flows to the portrayal processor. The portrayal processor transforms them into drawing instructions. The drawing instructions flow to the interoperability processor. The interoperability processor filters and interleaves the drawing instructions according to the </w:t>
      </w:r>
      <w:del w:id="5266" w:author="Eivind" w:date="2018-06-20T21:54:00Z">
        <w:r w:rsidRPr="006754A4" w:rsidDel="00ED1461">
          <w:delText>IC</w:delText>
        </w:r>
      </w:del>
      <w:ins w:id="5267" w:author="Eivind" w:date="2018-06-20T21:54:00Z">
        <w:r w:rsidR="00ED1461">
          <w:t>Interoperability Catalogue</w:t>
        </w:r>
      </w:ins>
      <w:r w:rsidRPr="006754A4">
        <w:t xml:space="preserve"> and interoperability level selected by the user and passes the resultant drawing instructions to the display processor.</w:t>
      </w:r>
    </w:p>
    <w:p w14:paraId="5620BA2C" w14:textId="49287BE9" w:rsidR="006B114A" w:rsidRPr="006754A4" w:rsidRDefault="006B114A" w:rsidP="00996B38">
      <w:r w:rsidRPr="006754A4">
        <w:t xml:space="preserve">Both processing options are shown in Figure </w:t>
      </w:r>
      <w:r w:rsidR="005A5B8D">
        <w:t>14-1</w:t>
      </w:r>
      <w:r w:rsidR="009B3472" w:rsidRPr="006754A4">
        <w:t xml:space="preserve"> </w:t>
      </w:r>
      <w:r w:rsidRPr="006754A4">
        <w:t xml:space="preserve">below. Details of the processing </w:t>
      </w:r>
      <w:r>
        <w:t>model follow</w:t>
      </w:r>
      <w:r w:rsidRPr="006754A4">
        <w:t>.</w:t>
      </w:r>
    </w:p>
    <w:p w14:paraId="4092FBBB" w14:textId="2DF969FB" w:rsidR="006B114A" w:rsidRDefault="006B114A" w:rsidP="00996B38">
      <w:pPr>
        <w:keepNext/>
        <w:jc w:val="center"/>
      </w:pPr>
      <w:r w:rsidRPr="006754A4">
        <w:rPr>
          <w:noProof/>
          <w:lang w:val="fr-FR" w:eastAsia="fr-FR"/>
        </w:rPr>
        <w:drawing>
          <wp:inline distT="0" distB="0" distL="0" distR="0" wp14:anchorId="74EE3753" wp14:editId="71CD5446">
            <wp:extent cx="5730875" cy="420687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4206875"/>
                    </a:xfrm>
                    <a:prstGeom prst="rect">
                      <a:avLst/>
                    </a:prstGeom>
                    <a:noFill/>
                  </pic:spPr>
                </pic:pic>
              </a:graphicData>
            </a:graphic>
          </wp:inline>
        </w:drawing>
      </w:r>
    </w:p>
    <w:p w14:paraId="61D0154A" w14:textId="72F93DAA" w:rsidR="006B114A" w:rsidRPr="006754A4" w:rsidRDefault="006B114A" w:rsidP="00996B38">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14</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1</w:t>
      </w:r>
      <w:r w:rsidR="00750D65">
        <w:fldChar w:fldCharType="end"/>
      </w:r>
      <w:r>
        <w:t>. Basic interoperability processing (</w:t>
      </w:r>
      <w:r w:rsidR="00C87EC4">
        <w:t>duplicate</w:t>
      </w:r>
      <w:r w:rsidR="00872BC7">
        <w:t xml:space="preserve"> of</w:t>
      </w:r>
      <w:r w:rsidR="00C87EC4">
        <w:t xml:space="preserve"> </w:t>
      </w:r>
      <w:r>
        <w:t>Figure 4-</w:t>
      </w:r>
      <w:r w:rsidR="009B3472">
        <w:t>2</w:t>
      </w:r>
      <w:r>
        <w:t>)</w:t>
      </w:r>
    </w:p>
    <w:p w14:paraId="06CDA85B" w14:textId="77777777" w:rsidR="006B114A" w:rsidRPr="006754A4" w:rsidRDefault="006B114A" w:rsidP="00996B38">
      <w:r w:rsidRPr="006754A4">
        <w:t>Blue: ordinary portrayal processing; beige: interoperability processing; mixed: both interoperability and ordinary portrayal. Filled block arrows: feature data; hollow block arrows: parameters or control information. The green dashed arrow shows the processing stream when interoperability precedes portrayal processing; the red dashed arrow when interoperability follows portrayal.</w:t>
      </w:r>
    </w:p>
    <w:p w14:paraId="1AC050D3" w14:textId="1B5B5CF7" w:rsidR="006B114A" w:rsidRDefault="006B114A" w:rsidP="00996B38">
      <w:r>
        <w:t xml:space="preserve">In all levels of processing except </w:t>
      </w:r>
      <w:del w:id="5268" w:author="Eivind" w:date="2018-06-21T20:21:00Z">
        <w:r w:rsidDel="00574B55">
          <w:delText xml:space="preserve">level </w:delText>
        </w:r>
      </w:del>
      <w:ins w:id="5269" w:author="Eivind" w:date="2018-06-21T20:21:00Z">
        <w:r w:rsidR="00574B55">
          <w:t xml:space="preserve">Level </w:t>
        </w:r>
      </w:ins>
      <w:r>
        <w:t>0 (interoperability off), data products to be loaded are selected by the system according to the list in the predefined combination selected by the mariner selection from among those listed in the catalogue. The mariner may also select additional data products from the optional load set.</w:t>
      </w:r>
    </w:p>
    <w:p w14:paraId="5EE9771B" w14:textId="77777777" w:rsidR="006B114A" w:rsidRDefault="006B114A" w:rsidP="00996B38">
      <w:r>
        <w:t>Feature data from products not listed in the interoperability catalogue are passed through to portrayal processing as described in S-100 Part 9 (stage Portrayal Processing) without any intermediate stages in interoperability processing, and displayed by ordinary S-100 portrayal processing according to their individual portrayal catalogues.</w:t>
      </w:r>
    </w:p>
    <w:p w14:paraId="3D8B3973" w14:textId="1FE1AEE9" w:rsidR="006B114A" w:rsidRDefault="006B114A" w:rsidP="002D7AB6">
      <w:pPr>
        <w:pStyle w:val="Heading2"/>
        <w:numPr>
          <w:ilvl w:val="1"/>
          <w:numId w:val="3"/>
        </w:numPr>
      </w:pPr>
      <w:bookmarkStart w:id="5270" w:name="_Toc519804962"/>
      <w:r>
        <w:t>Processing model for basic interoperability</w:t>
      </w:r>
      <w:bookmarkEnd w:id="5270"/>
    </w:p>
    <w:p w14:paraId="2127C72C" w14:textId="5A4D4241" w:rsidR="006B114A" w:rsidRDefault="006B114A" w:rsidP="00996B38">
      <w:r>
        <w:t xml:space="preserve">Figure </w:t>
      </w:r>
      <w:r w:rsidR="005A5B8D">
        <w:t>14</w:t>
      </w:r>
      <w:r>
        <w:t>-</w:t>
      </w:r>
      <w:r w:rsidR="00C85DD6">
        <w:t>2</w:t>
      </w:r>
      <w:r w:rsidR="009B3472">
        <w:t xml:space="preserve"> </w:t>
      </w:r>
      <w:r>
        <w:t xml:space="preserve">shows the processing steps and input to each step from parts of the interoperability catalogue, for the “Interoperability before portrayal” processing option. Figure </w:t>
      </w:r>
      <w:r w:rsidR="005A5B8D">
        <w:t>14</w:t>
      </w:r>
      <w:r>
        <w:t>-</w:t>
      </w:r>
      <w:r w:rsidR="00820DC8">
        <w:t>3</w:t>
      </w:r>
      <w:r w:rsidR="009B3472">
        <w:t xml:space="preserve"> </w:t>
      </w:r>
      <w:r>
        <w:t>shows the steps and inputs for the “Interoperability after portrayal” processing option. In both cases, the flow depends on the interoperability level selected by the mariner.</w:t>
      </w:r>
    </w:p>
    <w:p w14:paraId="0E10A706" w14:textId="1623DBD8" w:rsidR="006B114A" w:rsidRDefault="006B114A" w:rsidP="00996B38">
      <w:r>
        <w:t xml:space="preserve">In </w:t>
      </w:r>
      <w:del w:id="5271" w:author="Eivind" w:date="2018-06-21T20:21:00Z">
        <w:r w:rsidDel="00574B55">
          <w:delText xml:space="preserve">level </w:delText>
        </w:r>
      </w:del>
      <w:ins w:id="5272" w:author="Eivind" w:date="2018-06-21T20:21:00Z">
        <w:r w:rsidR="00574B55">
          <w:t xml:space="preserve">Level </w:t>
        </w:r>
      </w:ins>
      <w:r>
        <w:t>0 processing, interoperability is turned off and all data products loaded are passed through to S-100 Portrayal Processing to be portrayed as overlays to ENC data according to their individual portrayal catalogues.</w:t>
      </w:r>
    </w:p>
    <w:p w14:paraId="2FE441F6" w14:textId="52D1EBD2" w:rsidR="006B114A" w:rsidRDefault="006B114A" w:rsidP="00996B38">
      <w:r>
        <w:t xml:space="preserve">In </w:t>
      </w:r>
      <w:del w:id="5273" w:author="Eivind" w:date="2018-06-21T20:21:00Z">
        <w:r w:rsidDel="00574B55">
          <w:delText xml:space="preserve">level </w:delText>
        </w:r>
      </w:del>
      <w:ins w:id="5274" w:author="Eivind" w:date="2018-06-21T20:21:00Z">
        <w:r w:rsidR="00574B55">
          <w:t xml:space="preserve">Level </w:t>
        </w:r>
      </w:ins>
      <w:r>
        <w:t>1 processing, the only interoperability processing is interleaving of feature layers by means of display plane information, and Interleave Feature Layers is the only interoperability processing before feature data is passed to S-100 Portrayal Processing. The only input from the interoperability catalogue is display plane and drawing order information from S100_IC_DisplayPlane elements in the catalogue.</w:t>
      </w:r>
    </w:p>
    <w:p w14:paraId="32670971" w14:textId="375292E2" w:rsidR="00DD756E" w:rsidRPr="002023B0" w:rsidRDefault="006B114A" w:rsidP="00996B38">
      <w:r>
        <w:t xml:space="preserve">In </w:t>
      </w:r>
      <w:del w:id="5275" w:author="Eivind" w:date="2018-06-21T20:21:00Z">
        <w:r w:rsidDel="00574B55">
          <w:delText xml:space="preserve">level </w:delText>
        </w:r>
      </w:del>
      <w:ins w:id="5276" w:author="Eivind" w:date="2018-06-21T20:21:00Z">
        <w:r w:rsidR="00574B55">
          <w:t xml:space="preserve">Level </w:t>
        </w:r>
      </w:ins>
      <w:r>
        <w:t xml:space="preserve">2 processing, feature type suppression operations (stage </w:t>
      </w:r>
      <w:r w:rsidRPr="00DC2227">
        <w:rPr>
          <w:i/>
        </w:rPr>
        <w:t>Suppress Feature Types</w:t>
      </w:r>
      <w:r>
        <w:t>) precede interleaving operations.</w:t>
      </w:r>
    </w:p>
    <w:p w14:paraId="01FCF1DF" w14:textId="0A43021B" w:rsidR="00C4345D" w:rsidRDefault="00C4345D" w:rsidP="00996B38">
      <w:del w:id="5277" w:author="Eivind" w:date="2018-06-26T22:15:00Z">
        <w:r w:rsidDel="000644F3">
          <w:delText>The two figures</w:delText>
        </w:r>
      </w:del>
      <w:ins w:id="5278" w:author="Eivind" w:date="2018-06-26T22:15:00Z">
        <w:r w:rsidR="000644F3" w:rsidRPr="000644F3">
          <w:t xml:space="preserve">Figure 14-2 and Figure 14-3 </w:t>
        </w:r>
      </w:ins>
      <w:del w:id="5279" w:author="Eivind" w:date="2018-06-26T22:15:00Z">
        <w:r w:rsidDel="000644F3">
          <w:delText xml:space="preserve"> </w:delText>
        </w:r>
      </w:del>
      <w:del w:id="5280" w:author="Raphael Malyankar" w:date="2018-07-04T00:42:00Z">
        <w:r w:rsidDel="001630C2">
          <w:delText xml:space="preserve">that follow </w:delText>
        </w:r>
      </w:del>
      <w:r>
        <w:t>depict two possible implementations, with the input to interoperability processing being either feature data or drawing instructions generated from feature data by (part of) portrayal processing.</w:t>
      </w:r>
    </w:p>
    <w:p w14:paraId="0DB969D8" w14:textId="3E30170D" w:rsidR="00DC2227" w:rsidRDefault="00DC2227" w:rsidP="00996B38">
      <w:pPr>
        <w:pStyle w:val="Caption"/>
        <w:keepNext/>
        <w:rPr>
          <w:noProof/>
        </w:rPr>
      </w:pPr>
    </w:p>
    <w:p w14:paraId="347B5586" w14:textId="77777777" w:rsidR="00DC2227" w:rsidRDefault="00DC2227" w:rsidP="00DC2227">
      <w:pPr>
        <w:pStyle w:val="Caption"/>
        <w:keepNext/>
      </w:pPr>
      <w:r>
        <w:rPr>
          <w:noProof/>
          <w:lang w:val="fr-FR" w:eastAsia="fr-FR"/>
        </w:rPr>
        <w:drawing>
          <wp:inline distT="0" distB="0" distL="0" distR="0" wp14:anchorId="0D601041" wp14:editId="56271FFF">
            <wp:extent cx="5943600" cy="42995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operability Pre-Processing.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4299585"/>
                    </a:xfrm>
                    <a:prstGeom prst="rect">
                      <a:avLst/>
                    </a:prstGeom>
                  </pic:spPr>
                </pic:pic>
              </a:graphicData>
            </a:graphic>
          </wp:inline>
        </w:drawing>
      </w:r>
    </w:p>
    <w:p w14:paraId="338B3704" w14:textId="2AB3AB9D" w:rsidR="00DC2227" w:rsidRDefault="00DC2227" w:rsidP="006911A6">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14</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2</w:t>
      </w:r>
      <w:r w:rsidR="00750D65">
        <w:fldChar w:fldCharType="end"/>
      </w:r>
      <w:del w:id="5281" w:author="Eivind" w:date="2018-06-20T22:36:00Z">
        <w:r w:rsidDel="00246D85">
          <w:delText xml:space="preserve"> -</w:delText>
        </w:r>
      </w:del>
      <w:ins w:id="5282" w:author="Eivind" w:date="2018-06-20T22:36:00Z">
        <w:r w:rsidR="00246D85">
          <w:t>.</w:t>
        </w:r>
      </w:ins>
      <w:r>
        <w:t xml:space="preserve"> Interope</w:t>
      </w:r>
      <w:r w:rsidR="00311FB9">
        <w:t>rability processing flow (port</w:t>
      </w:r>
      <w:r>
        <w:t>rayal processing after interoperability)</w:t>
      </w:r>
    </w:p>
    <w:p w14:paraId="24E6AF00" w14:textId="7FCE1908" w:rsidR="00DC2227" w:rsidRDefault="00DC2227" w:rsidP="00C85DD6">
      <w:r>
        <w:t>For implementations that pass drawing instructions instead of features to interoperability processing, the flow is similar except that portrayal processing takes place before interoperability processing.</w:t>
      </w:r>
    </w:p>
    <w:p w14:paraId="5C2DEAA5" w14:textId="77777777" w:rsidR="00DC2227" w:rsidRDefault="00DC2227" w:rsidP="00F761DF">
      <w:pPr>
        <w:keepNext/>
      </w:pPr>
      <w:r>
        <w:rPr>
          <w:noProof/>
          <w:lang w:val="fr-FR" w:eastAsia="fr-FR"/>
        </w:rPr>
        <w:drawing>
          <wp:inline distT="0" distB="0" distL="0" distR="0" wp14:anchorId="3FCC069E" wp14:editId="2CAAFA0C">
            <wp:extent cx="5943600" cy="35579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operability Post-Processing.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14:paraId="7DFFF95A" w14:textId="065DE76C" w:rsidR="00DC2227" w:rsidRDefault="00DC2227" w:rsidP="00F761DF">
      <w:pPr>
        <w:pStyle w:val="Caption"/>
      </w:pPr>
      <w:r>
        <w:t xml:space="preserve">Figure </w:t>
      </w:r>
      <w:r w:rsidR="00750D65">
        <w:fldChar w:fldCharType="begin"/>
      </w:r>
      <w:r w:rsidR="00750D65">
        <w:instrText xml:space="preserve"> STYLEREF 1 \s </w:instrText>
      </w:r>
      <w:r w:rsidR="00750D65">
        <w:fldChar w:fldCharType="separate"/>
      </w:r>
      <w:r w:rsidR="00750D65">
        <w:rPr>
          <w:noProof/>
        </w:rPr>
        <w:t>14</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3</w:t>
      </w:r>
      <w:r w:rsidR="00750D65">
        <w:fldChar w:fldCharType="end"/>
      </w:r>
      <w:del w:id="5283" w:author="Eivind" w:date="2018-06-20T22:36:00Z">
        <w:r w:rsidDel="00246D85">
          <w:delText xml:space="preserve"> -</w:delText>
        </w:r>
      </w:del>
      <w:ins w:id="5284" w:author="Eivind" w:date="2018-06-20T22:36:00Z">
        <w:r w:rsidR="00246D85">
          <w:t>.</w:t>
        </w:r>
      </w:ins>
      <w:r>
        <w:t xml:space="preserve"> Interoperability processing (drawing instructions generated before interoperability processing)</w:t>
      </w:r>
    </w:p>
    <w:p w14:paraId="1B028B96" w14:textId="0E9CDC9D" w:rsidR="006B114A" w:rsidRPr="0051415F" w:rsidRDefault="006B114A" w:rsidP="00996B38">
      <w:pPr>
        <w:pStyle w:val="Caption"/>
        <w:keepNext/>
      </w:pPr>
    </w:p>
    <w:p w14:paraId="7FAC9A02" w14:textId="1F22034E" w:rsidR="00AE5743" w:rsidRDefault="00AE5743" w:rsidP="00F761DF">
      <w:pPr>
        <w:pStyle w:val="Caption"/>
        <w:keepNext/>
      </w:pPr>
      <w:r>
        <w:t xml:space="preserve">Table </w:t>
      </w:r>
      <w:r>
        <w:fldChar w:fldCharType="begin"/>
      </w:r>
      <w:r>
        <w:instrText xml:space="preserve"> SEQ Table \* ARABIC </w:instrText>
      </w:r>
      <w:r>
        <w:fldChar w:fldCharType="separate"/>
      </w:r>
      <w:ins w:id="5285" w:author="Raphael Malyankar" w:date="2018-07-20T12:56:00Z">
        <w:r w:rsidR="00CF17A6">
          <w:rPr>
            <w:noProof/>
          </w:rPr>
          <w:t>46</w:t>
        </w:r>
      </w:ins>
      <w:ins w:id="5286" w:author="Eivind" w:date="2018-07-10T00:11:00Z">
        <w:del w:id="5287" w:author="Raphael Malyankar" w:date="2018-07-20T12:56:00Z">
          <w:r w:rsidR="005F5493" w:rsidDel="00CF17A6">
            <w:rPr>
              <w:noProof/>
            </w:rPr>
            <w:delText>45</w:delText>
          </w:r>
        </w:del>
      </w:ins>
      <w:del w:id="5288" w:author="Raphael Malyankar" w:date="2018-07-20T12:56:00Z">
        <w:r w:rsidDel="00CF17A6">
          <w:rPr>
            <w:noProof/>
          </w:rPr>
          <w:delText>39</w:delText>
        </w:r>
      </w:del>
      <w:r>
        <w:fldChar w:fldCharType="end"/>
      </w:r>
      <w:r>
        <w:t xml:space="preserve">. </w:t>
      </w:r>
      <w:r w:rsidRPr="00CB1B8B">
        <w:t>Stages in basic interoperability processing</w:t>
      </w:r>
    </w:p>
    <w:tbl>
      <w:tblPr>
        <w:tblStyle w:val="TableGrid"/>
        <w:tblW w:w="5000" w:type="pct"/>
        <w:tblLook w:val="04A0" w:firstRow="1" w:lastRow="0" w:firstColumn="1" w:lastColumn="0" w:noHBand="0" w:noVBand="1"/>
      </w:tblPr>
      <w:tblGrid>
        <w:gridCol w:w="1206"/>
        <w:gridCol w:w="1419"/>
        <w:gridCol w:w="727"/>
        <w:gridCol w:w="2274"/>
        <w:gridCol w:w="2351"/>
        <w:gridCol w:w="1373"/>
      </w:tblGrid>
      <w:tr w:rsidR="006B114A" w:rsidRPr="0051415F" w14:paraId="0A42B7CE" w14:textId="77777777" w:rsidTr="00996B38">
        <w:trPr>
          <w:cantSplit/>
          <w:tblHeader/>
        </w:trPr>
        <w:tc>
          <w:tcPr>
            <w:tcW w:w="645" w:type="pct"/>
            <w:tcBorders>
              <w:top w:val="single" w:sz="4" w:space="0" w:color="auto"/>
              <w:left w:val="single" w:sz="4" w:space="0" w:color="auto"/>
              <w:bottom w:val="single" w:sz="4" w:space="0" w:color="auto"/>
              <w:right w:val="single" w:sz="4" w:space="0" w:color="auto"/>
            </w:tcBorders>
            <w:hideMark/>
          </w:tcPr>
          <w:p w14:paraId="4BB1AA92" w14:textId="77777777" w:rsidR="006B114A" w:rsidRPr="0051415F" w:rsidRDefault="006B114A" w:rsidP="00996B38">
            <w:pPr>
              <w:spacing w:after="60"/>
              <w:rPr>
                <w:rFonts w:ascii="Arial Narrow" w:hAnsi="Arial Narrow"/>
                <w:b/>
                <w:sz w:val="18"/>
                <w:szCs w:val="18"/>
                <w:lang w:val="en-US" w:eastAsia="en-GB"/>
              </w:rPr>
            </w:pPr>
            <w:r w:rsidRPr="0051415F">
              <w:rPr>
                <w:b/>
                <w:sz w:val="18"/>
                <w:szCs w:val="18"/>
                <w:lang w:val="en-US" w:eastAsia="en-GB"/>
              </w:rPr>
              <w:t>Stage</w:t>
            </w:r>
          </w:p>
        </w:tc>
        <w:tc>
          <w:tcPr>
            <w:tcW w:w="759" w:type="pct"/>
            <w:tcBorders>
              <w:top w:val="single" w:sz="4" w:space="0" w:color="auto"/>
              <w:left w:val="single" w:sz="4" w:space="0" w:color="auto"/>
              <w:bottom w:val="single" w:sz="4" w:space="0" w:color="auto"/>
              <w:right w:val="single" w:sz="4" w:space="0" w:color="auto"/>
            </w:tcBorders>
            <w:hideMark/>
          </w:tcPr>
          <w:p w14:paraId="79E97BE7" w14:textId="77777777" w:rsidR="006B114A" w:rsidRPr="0051415F" w:rsidRDefault="006B114A" w:rsidP="00996B38">
            <w:pPr>
              <w:spacing w:after="60"/>
              <w:rPr>
                <w:b/>
                <w:sz w:val="18"/>
                <w:szCs w:val="18"/>
                <w:lang w:val="en-US" w:eastAsia="en-GB"/>
              </w:rPr>
            </w:pPr>
            <w:r w:rsidRPr="0051415F">
              <w:rPr>
                <w:b/>
                <w:sz w:val="18"/>
                <w:szCs w:val="18"/>
                <w:lang w:val="en-US" w:eastAsia="en-GB"/>
              </w:rPr>
              <w:t>Description</w:t>
            </w:r>
          </w:p>
        </w:tc>
        <w:tc>
          <w:tcPr>
            <w:tcW w:w="389" w:type="pct"/>
            <w:tcBorders>
              <w:top w:val="single" w:sz="4" w:space="0" w:color="auto"/>
              <w:left w:val="single" w:sz="4" w:space="0" w:color="auto"/>
              <w:bottom w:val="single" w:sz="4" w:space="0" w:color="auto"/>
              <w:right w:val="single" w:sz="4" w:space="0" w:color="auto"/>
            </w:tcBorders>
            <w:hideMark/>
          </w:tcPr>
          <w:p w14:paraId="0D433718" w14:textId="77777777" w:rsidR="006B114A" w:rsidRPr="0051415F" w:rsidRDefault="006B114A" w:rsidP="00996B38">
            <w:pPr>
              <w:spacing w:after="60"/>
              <w:rPr>
                <w:b/>
                <w:sz w:val="18"/>
                <w:szCs w:val="18"/>
                <w:lang w:val="en-US" w:eastAsia="en-GB"/>
              </w:rPr>
            </w:pPr>
            <w:r w:rsidRPr="0051415F">
              <w:rPr>
                <w:b/>
                <w:sz w:val="18"/>
                <w:szCs w:val="18"/>
                <w:lang w:val="en-US" w:eastAsia="en-GB"/>
              </w:rPr>
              <w:t>Level</w:t>
            </w:r>
          </w:p>
        </w:tc>
        <w:tc>
          <w:tcPr>
            <w:tcW w:w="1216" w:type="pct"/>
            <w:tcBorders>
              <w:top w:val="single" w:sz="4" w:space="0" w:color="auto"/>
              <w:left w:val="single" w:sz="4" w:space="0" w:color="auto"/>
              <w:bottom w:val="single" w:sz="4" w:space="0" w:color="auto"/>
              <w:right w:val="single" w:sz="4" w:space="0" w:color="auto"/>
            </w:tcBorders>
            <w:hideMark/>
          </w:tcPr>
          <w:p w14:paraId="66A55607" w14:textId="77777777" w:rsidR="006B114A" w:rsidRPr="0051415F" w:rsidRDefault="006B114A" w:rsidP="00996B38">
            <w:pPr>
              <w:spacing w:after="60"/>
              <w:rPr>
                <w:b/>
                <w:sz w:val="18"/>
                <w:szCs w:val="18"/>
                <w:lang w:val="en-US" w:eastAsia="en-GB"/>
              </w:rPr>
            </w:pPr>
            <w:r w:rsidRPr="0051415F">
              <w:rPr>
                <w:b/>
                <w:sz w:val="18"/>
                <w:szCs w:val="18"/>
                <w:lang w:val="en-US" w:eastAsia="en-GB"/>
              </w:rPr>
              <w:t>IC information</w:t>
            </w:r>
          </w:p>
        </w:tc>
        <w:tc>
          <w:tcPr>
            <w:tcW w:w="1257" w:type="pct"/>
            <w:tcBorders>
              <w:top w:val="single" w:sz="4" w:space="0" w:color="auto"/>
              <w:left w:val="single" w:sz="4" w:space="0" w:color="auto"/>
              <w:bottom w:val="single" w:sz="4" w:space="0" w:color="auto"/>
              <w:right w:val="single" w:sz="4" w:space="0" w:color="auto"/>
            </w:tcBorders>
            <w:hideMark/>
          </w:tcPr>
          <w:p w14:paraId="6FE2413A" w14:textId="77777777" w:rsidR="006B114A" w:rsidRPr="0051415F" w:rsidRDefault="006B114A" w:rsidP="00996B38">
            <w:pPr>
              <w:spacing w:after="60"/>
              <w:rPr>
                <w:b/>
                <w:sz w:val="18"/>
                <w:szCs w:val="18"/>
                <w:lang w:val="en-US" w:eastAsia="en-GB"/>
              </w:rPr>
            </w:pPr>
            <w:r w:rsidRPr="0051415F">
              <w:rPr>
                <w:b/>
                <w:sz w:val="18"/>
                <w:szCs w:val="18"/>
                <w:lang w:val="en-US" w:eastAsia="en-GB"/>
              </w:rPr>
              <w:t>Context information</w:t>
            </w:r>
          </w:p>
        </w:tc>
        <w:tc>
          <w:tcPr>
            <w:tcW w:w="734" w:type="pct"/>
            <w:tcBorders>
              <w:top w:val="single" w:sz="4" w:space="0" w:color="auto"/>
              <w:left w:val="single" w:sz="4" w:space="0" w:color="auto"/>
              <w:bottom w:val="single" w:sz="4" w:space="0" w:color="auto"/>
              <w:right w:val="single" w:sz="4" w:space="0" w:color="auto"/>
            </w:tcBorders>
            <w:hideMark/>
          </w:tcPr>
          <w:p w14:paraId="55ED437B" w14:textId="77777777" w:rsidR="006B114A" w:rsidRPr="0051415F" w:rsidRDefault="006B114A" w:rsidP="00996B38">
            <w:pPr>
              <w:spacing w:after="60"/>
              <w:rPr>
                <w:b/>
                <w:sz w:val="18"/>
                <w:szCs w:val="18"/>
                <w:lang w:val="en-US" w:eastAsia="en-GB"/>
              </w:rPr>
            </w:pPr>
            <w:r w:rsidRPr="0051415F">
              <w:rPr>
                <w:b/>
                <w:sz w:val="18"/>
                <w:szCs w:val="18"/>
                <w:lang w:val="en-US" w:eastAsia="en-GB"/>
              </w:rPr>
              <w:t>Remarks</w:t>
            </w:r>
          </w:p>
        </w:tc>
      </w:tr>
      <w:tr w:rsidR="006B114A" w:rsidRPr="0051415F" w14:paraId="797E3839" w14:textId="77777777" w:rsidTr="00996B38">
        <w:trPr>
          <w:cantSplit/>
        </w:trPr>
        <w:tc>
          <w:tcPr>
            <w:tcW w:w="645" w:type="pct"/>
            <w:tcBorders>
              <w:top w:val="single" w:sz="4" w:space="0" w:color="auto"/>
              <w:left w:val="single" w:sz="4" w:space="0" w:color="auto"/>
              <w:bottom w:val="single" w:sz="4" w:space="0" w:color="auto"/>
              <w:right w:val="single" w:sz="4" w:space="0" w:color="auto"/>
            </w:tcBorders>
            <w:hideMark/>
          </w:tcPr>
          <w:p w14:paraId="3C91FF73" w14:textId="77777777" w:rsidR="006B114A" w:rsidRPr="0051415F" w:rsidRDefault="006B114A" w:rsidP="00996B38">
            <w:pPr>
              <w:spacing w:after="60"/>
              <w:jc w:val="left"/>
              <w:rPr>
                <w:sz w:val="18"/>
                <w:szCs w:val="18"/>
                <w:lang w:val="en-US" w:eastAsia="en-GB"/>
              </w:rPr>
            </w:pPr>
            <w:r w:rsidRPr="0051415F">
              <w:rPr>
                <w:sz w:val="18"/>
                <w:szCs w:val="18"/>
                <w:lang w:val="en-US" w:eastAsia="en-GB"/>
              </w:rPr>
              <w:t>Select Load Sets</w:t>
            </w:r>
          </w:p>
        </w:tc>
        <w:tc>
          <w:tcPr>
            <w:tcW w:w="759" w:type="pct"/>
            <w:tcBorders>
              <w:top w:val="single" w:sz="4" w:space="0" w:color="auto"/>
              <w:left w:val="single" w:sz="4" w:space="0" w:color="auto"/>
              <w:bottom w:val="single" w:sz="4" w:space="0" w:color="auto"/>
              <w:right w:val="single" w:sz="4" w:space="0" w:color="auto"/>
            </w:tcBorders>
            <w:hideMark/>
          </w:tcPr>
          <w:p w14:paraId="4801BFA9" w14:textId="77777777" w:rsidR="006B114A" w:rsidRPr="0051415F" w:rsidRDefault="006B114A" w:rsidP="00996B38">
            <w:pPr>
              <w:spacing w:after="60"/>
              <w:jc w:val="left"/>
              <w:rPr>
                <w:sz w:val="18"/>
                <w:szCs w:val="18"/>
                <w:lang w:val="en-US" w:eastAsia="en-GB"/>
              </w:rPr>
            </w:pPr>
            <w:r w:rsidRPr="0051415F">
              <w:rPr>
                <w:sz w:val="18"/>
                <w:szCs w:val="18"/>
                <w:lang w:val="en-US" w:eastAsia="en-GB"/>
              </w:rPr>
              <w:t>Select data products to be loaded</w:t>
            </w:r>
          </w:p>
        </w:tc>
        <w:tc>
          <w:tcPr>
            <w:tcW w:w="389" w:type="pct"/>
            <w:tcBorders>
              <w:top w:val="single" w:sz="4" w:space="0" w:color="auto"/>
              <w:left w:val="single" w:sz="4" w:space="0" w:color="auto"/>
              <w:bottom w:val="single" w:sz="4" w:space="0" w:color="auto"/>
              <w:right w:val="single" w:sz="4" w:space="0" w:color="auto"/>
            </w:tcBorders>
            <w:hideMark/>
          </w:tcPr>
          <w:p w14:paraId="06228AEB" w14:textId="77777777" w:rsidR="006B114A" w:rsidRPr="0051415F" w:rsidRDefault="006B114A" w:rsidP="00996B38">
            <w:pPr>
              <w:spacing w:after="60"/>
              <w:jc w:val="left"/>
              <w:rPr>
                <w:sz w:val="18"/>
                <w:szCs w:val="18"/>
                <w:lang w:val="en-US" w:eastAsia="en-GB"/>
              </w:rPr>
            </w:pPr>
            <w:r w:rsidRPr="0051415F">
              <w:rPr>
                <w:sz w:val="18"/>
                <w:szCs w:val="18"/>
                <w:lang w:val="en-US" w:eastAsia="en-GB"/>
              </w:rPr>
              <w:t>All</w:t>
            </w:r>
          </w:p>
        </w:tc>
        <w:tc>
          <w:tcPr>
            <w:tcW w:w="1216" w:type="pct"/>
            <w:tcBorders>
              <w:top w:val="single" w:sz="4" w:space="0" w:color="auto"/>
              <w:left w:val="single" w:sz="4" w:space="0" w:color="auto"/>
              <w:bottom w:val="single" w:sz="4" w:space="0" w:color="auto"/>
              <w:right w:val="single" w:sz="4" w:space="0" w:color="auto"/>
            </w:tcBorders>
            <w:hideMark/>
          </w:tcPr>
          <w:p w14:paraId="763808A6" w14:textId="77777777" w:rsidR="006B114A" w:rsidRPr="0051415F" w:rsidRDefault="006B114A" w:rsidP="00996B38">
            <w:pPr>
              <w:spacing w:after="60"/>
              <w:jc w:val="left"/>
              <w:rPr>
                <w:sz w:val="18"/>
                <w:szCs w:val="18"/>
                <w:lang w:val="en-US" w:eastAsia="en-GB"/>
              </w:rPr>
            </w:pPr>
            <w:r w:rsidRPr="0051415F">
              <w:rPr>
                <w:sz w:val="18"/>
                <w:szCs w:val="18"/>
                <w:lang w:val="en-US" w:eastAsia="en-GB"/>
              </w:rPr>
              <w:t>included product list from S100_IC_</w:t>
            </w:r>
            <w:r w:rsidRPr="0051415F">
              <w:rPr>
                <w:rFonts w:cs="Arial"/>
                <w:sz w:val="18"/>
                <w:szCs w:val="18"/>
                <w:lang w:val="en-US" w:eastAsia="en-GB"/>
              </w:rPr>
              <w:t>‌</w:t>
            </w:r>
            <w:r w:rsidRPr="0051415F">
              <w:rPr>
                <w:sz w:val="18"/>
                <w:szCs w:val="18"/>
                <w:lang w:val="en-US" w:eastAsia="en-GB"/>
              </w:rPr>
              <w:t>Predefined</w:t>
            </w:r>
            <w:r w:rsidRPr="0051415F">
              <w:rPr>
                <w:rFonts w:cs="Arial"/>
                <w:sz w:val="18"/>
                <w:szCs w:val="18"/>
                <w:lang w:val="en-US" w:eastAsia="en-GB"/>
              </w:rPr>
              <w:t>‌</w:t>
            </w:r>
            <w:r w:rsidRPr="0051415F">
              <w:rPr>
                <w:sz w:val="18"/>
                <w:szCs w:val="18"/>
                <w:lang w:val="en-US" w:eastAsia="en-GB"/>
              </w:rPr>
              <w:t>Combination.</w:t>
            </w:r>
            <w:r w:rsidRPr="0051415F">
              <w:rPr>
                <w:rFonts w:cs="Arial"/>
                <w:sz w:val="18"/>
                <w:szCs w:val="18"/>
                <w:lang w:val="en-US" w:eastAsia="en-GB"/>
              </w:rPr>
              <w:t>‌</w:t>
            </w:r>
            <w:r w:rsidRPr="0051415F">
              <w:rPr>
                <w:sz w:val="18"/>
                <w:szCs w:val="18"/>
                <w:lang w:val="en-US" w:eastAsia="en-GB"/>
              </w:rPr>
              <w:t>included</w:t>
            </w:r>
            <w:r w:rsidRPr="0051415F">
              <w:rPr>
                <w:rFonts w:cs="Arial"/>
                <w:sz w:val="18"/>
                <w:szCs w:val="18"/>
                <w:lang w:val="en-US" w:eastAsia="en-GB"/>
              </w:rPr>
              <w:t>‌</w:t>
            </w:r>
            <w:r w:rsidRPr="0051415F">
              <w:rPr>
                <w:sz w:val="18"/>
                <w:szCs w:val="18"/>
                <w:lang w:val="en-US" w:eastAsia="en-GB"/>
              </w:rPr>
              <w:t>Product</w:t>
            </w:r>
          </w:p>
        </w:tc>
        <w:tc>
          <w:tcPr>
            <w:tcW w:w="1257" w:type="pct"/>
            <w:tcBorders>
              <w:top w:val="single" w:sz="4" w:space="0" w:color="auto"/>
              <w:left w:val="single" w:sz="4" w:space="0" w:color="auto"/>
              <w:bottom w:val="single" w:sz="4" w:space="0" w:color="auto"/>
              <w:right w:val="single" w:sz="4" w:space="0" w:color="auto"/>
            </w:tcBorders>
            <w:hideMark/>
          </w:tcPr>
          <w:p w14:paraId="5EB0B9BF" w14:textId="77777777" w:rsidR="006B114A" w:rsidRPr="0051415F" w:rsidRDefault="006B114A" w:rsidP="00996B38">
            <w:pPr>
              <w:spacing w:after="60"/>
              <w:jc w:val="left"/>
              <w:rPr>
                <w:sz w:val="18"/>
                <w:szCs w:val="18"/>
                <w:lang w:val="en-US" w:eastAsia="en-GB"/>
              </w:rPr>
            </w:pPr>
            <w:r w:rsidRPr="0051415F">
              <w:rPr>
                <w:sz w:val="18"/>
                <w:szCs w:val="18"/>
                <w:lang w:val="en-US" w:eastAsia="en-GB"/>
              </w:rPr>
              <w:t>S100_IC_PDCSelection identifies the S100_IC_</w:t>
            </w:r>
            <w:r w:rsidRPr="0051415F">
              <w:rPr>
                <w:rFonts w:cs="Arial"/>
                <w:sz w:val="18"/>
                <w:szCs w:val="18"/>
                <w:lang w:val="en-US" w:eastAsia="en-GB"/>
              </w:rPr>
              <w:t>‌</w:t>
            </w:r>
            <w:r w:rsidRPr="0051415F">
              <w:rPr>
                <w:sz w:val="18"/>
                <w:szCs w:val="18"/>
                <w:lang w:val="en-US" w:eastAsia="en-GB"/>
              </w:rPr>
              <w:t>Predefined</w:t>
            </w:r>
            <w:r w:rsidRPr="0051415F">
              <w:rPr>
                <w:rFonts w:cs="Arial"/>
                <w:sz w:val="18"/>
                <w:szCs w:val="18"/>
                <w:lang w:val="en-US" w:eastAsia="en-GB"/>
              </w:rPr>
              <w:t>‌</w:t>
            </w:r>
            <w:r w:rsidRPr="0051415F">
              <w:rPr>
                <w:sz w:val="18"/>
                <w:szCs w:val="18"/>
                <w:lang w:val="en-US" w:eastAsia="en-GB"/>
              </w:rPr>
              <w:t>Combination</w:t>
            </w:r>
          </w:p>
        </w:tc>
        <w:tc>
          <w:tcPr>
            <w:tcW w:w="734" w:type="pct"/>
            <w:tcBorders>
              <w:top w:val="single" w:sz="4" w:space="0" w:color="auto"/>
              <w:left w:val="single" w:sz="4" w:space="0" w:color="auto"/>
              <w:bottom w:val="single" w:sz="4" w:space="0" w:color="auto"/>
              <w:right w:val="single" w:sz="4" w:space="0" w:color="auto"/>
            </w:tcBorders>
            <w:hideMark/>
          </w:tcPr>
          <w:p w14:paraId="3CD2AE87" w14:textId="77777777" w:rsidR="006B114A" w:rsidRPr="0051415F" w:rsidRDefault="006B114A" w:rsidP="00996B38">
            <w:pPr>
              <w:spacing w:after="60"/>
              <w:jc w:val="left"/>
              <w:rPr>
                <w:sz w:val="18"/>
                <w:szCs w:val="18"/>
                <w:lang w:val="en-US" w:eastAsia="en-GB"/>
              </w:rPr>
            </w:pPr>
            <w:r w:rsidRPr="0051415F">
              <w:rPr>
                <w:sz w:val="18"/>
                <w:szCs w:val="18"/>
                <w:lang w:val="en-US" w:eastAsia="en-GB"/>
              </w:rPr>
              <w:t>-</w:t>
            </w:r>
          </w:p>
        </w:tc>
      </w:tr>
      <w:tr w:rsidR="006B114A" w:rsidRPr="0051415F" w14:paraId="2BC2B276" w14:textId="77777777" w:rsidTr="00996B38">
        <w:trPr>
          <w:cantSplit/>
        </w:trPr>
        <w:tc>
          <w:tcPr>
            <w:tcW w:w="645" w:type="pct"/>
            <w:tcBorders>
              <w:top w:val="single" w:sz="4" w:space="0" w:color="auto"/>
              <w:left w:val="single" w:sz="4" w:space="0" w:color="auto"/>
              <w:bottom w:val="single" w:sz="4" w:space="0" w:color="auto"/>
              <w:right w:val="single" w:sz="4" w:space="0" w:color="auto"/>
            </w:tcBorders>
            <w:hideMark/>
          </w:tcPr>
          <w:p w14:paraId="7A3FD1F9" w14:textId="77777777" w:rsidR="006B114A" w:rsidRPr="0051415F" w:rsidRDefault="006B114A" w:rsidP="00996B38">
            <w:pPr>
              <w:spacing w:after="60"/>
              <w:jc w:val="left"/>
              <w:rPr>
                <w:sz w:val="18"/>
                <w:szCs w:val="18"/>
                <w:lang w:val="en-US" w:eastAsia="en-GB"/>
              </w:rPr>
            </w:pPr>
            <w:r w:rsidRPr="0051415F">
              <w:rPr>
                <w:sz w:val="18"/>
                <w:szCs w:val="18"/>
                <w:lang w:val="en-US" w:eastAsia="en-GB"/>
              </w:rPr>
              <w:t>Portrayal Processing</w:t>
            </w:r>
          </w:p>
        </w:tc>
        <w:tc>
          <w:tcPr>
            <w:tcW w:w="759" w:type="pct"/>
            <w:tcBorders>
              <w:top w:val="single" w:sz="4" w:space="0" w:color="auto"/>
              <w:left w:val="single" w:sz="4" w:space="0" w:color="auto"/>
              <w:bottom w:val="single" w:sz="4" w:space="0" w:color="auto"/>
              <w:right w:val="single" w:sz="4" w:space="0" w:color="auto"/>
            </w:tcBorders>
            <w:hideMark/>
          </w:tcPr>
          <w:p w14:paraId="7D67339E" w14:textId="77777777" w:rsidR="006B114A" w:rsidRPr="0051415F" w:rsidRDefault="006B114A" w:rsidP="00996B38">
            <w:pPr>
              <w:spacing w:after="60"/>
              <w:jc w:val="left"/>
              <w:rPr>
                <w:sz w:val="18"/>
                <w:szCs w:val="18"/>
                <w:lang w:val="en-US" w:eastAsia="en-GB"/>
              </w:rPr>
            </w:pPr>
            <w:r w:rsidRPr="0051415F">
              <w:rPr>
                <w:sz w:val="18"/>
                <w:szCs w:val="18"/>
                <w:lang w:val="en-US" w:eastAsia="en-GB"/>
              </w:rPr>
              <w:t>Ordinary S-100 portrayal processing</w:t>
            </w:r>
          </w:p>
        </w:tc>
        <w:tc>
          <w:tcPr>
            <w:tcW w:w="389" w:type="pct"/>
            <w:tcBorders>
              <w:top w:val="single" w:sz="4" w:space="0" w:color="auto"/>
              <w:left w:val="single" w:sz="4" w:space="0" w:color="auto"/>
              <w:bottom w:val="single" w:sz="4" w:space="0" w:color="auto"/>
              <w:right w:val="single" w:sz="4" w:space="0" w:color="auto"/>
            </w:tcBorders>
            <w:hideMark/>
          </w:tcPr>
          <w:p w14:paraId="7B341F78" w14:textId="77777777" w:rsidR="006B114A" w:rsidRPr="0051415F" w:rsidRDefault="006B114A" w:rsidP="00996B38">
            <w:pPr>
              <w:spacing w:after="60"/>
              <w:jc w:val="left"/>
              <w:rPr>
                <w:sz w:val="18"/>
                <w:szCs w:val="18"/>
                <w:lang w:val="en-US" w:eastAsia="en-GB"/>
              </w:rPr>
            </w:pPr>
            <w:r w:rsidRPr="0051415F">
              <w:rPr>
                <w:sz w:val="18"/>
                <w:szCs w:val="18"/>
                <w:lang w:val="en-US" w:eastAsia="en-GB"/>
              </w:rPr>
              <w:t>All</w:t>
            </w:r>
          </w:p>
        </w:tc>
        <w:tc>
          <w:tcPr>
            <w:tcW w:w="1216" w:type="pct"/>
            <w:tcBorders>
              <w:top w:val="single" w:sz="4" w:space="0" w:color="auto"/>
              <w:left w:val="single" w:sz="4" w:space="0" w:color="auto"/>
              <w:bottom w:val="single" w:sz="4" w:space="0" w:color="auto"/>
              <w:right w:val="single" w:sz="4" w:space="0" w:color="auto"/>
            </w:tcBorders>
            <w:hideMark/>
          </w:tcPr>
          <w:p w14:paraId="19A82E2A" w14:textId="77777777" w:rsidR="006B114A" w:rsidRPr="0051415F" w:rsidRDefault="006B114A" w:rsidP="00996B38">
            <w:pPr>
              <w:spacing w:after="60"/>
              <w:jc w:val="left"/>
              <w:rPr>
                <w:sz w:val="18"/>
                <w:szCs w:val="18"/>
                <w:lang w:val="en-US" w:eastAsia="en-GB"/>
              </w:rPr>
            </w:pPr>
            <w:r w:rsidRPr="0051415F">
              <w:rPr>
                <w:sz w:val="18"/>
                <w:szCs w:val="18"/>
                <w:lang w:val="en-US" w:eastAsia="en-GB"/>
              </w:rPr>
              <w:t>hybrid PC, display planes</w:t>
            </w:r>
          </w:p>
        </w:tc>
        <w:tc>
          <w:tcPr>
            <w:tcW w:w="1257" w:type="pct"/>
            <w:tcBorders>
              <w:top w:val="single" w:sz="4" w:space="0" w:color="auto"/>
              <w:left w:val="single" w:sz="4" w:space="0" w:color="auto"/>
              <w:bottom w:val="single" w:sz="4" w:space="0" w:color="auto"/>
              <w:right w:val="single" w:sz="4" w:space="0" w:color="auto"/>
            </w:tcBorders>
          </w:tcPr>
          <w:p w14:paraId="63FFC691" w14:textId="77777777" w:rsidR="006B114A" w:rsidRPr="0051415F" w:rsidRDefault="006B114A" w:rsidP="00996B38">
            <w:pPr>
              <w:spacing w:after="60"/>
              <w:jc w:val="left"/>
              <w:rPr>
                <w:sz w:val="18"/>
                <w:szCs w:val="18"/>
                <w:lang w:val="en-US" w:eastAsia="en-GB"/>
              </w:rPr>
            </w:pPr>
          </w:p>
        </w:tc>
        <w:tc>
          <w:tcPr>
            <w:tcW w:w="734" w:type="pct"/>
            <w:tcBorders>
              <w:top w:val="single" w:sz="4" w:space="0" w:color="auto"/>
              <w:left w:val="single" w:sz="4" w:space="0" w:color="auto"/>
              <w:bottom w:val="single" w:sz="4" w:space="0" w:color="auto"/>
              <w:right w:val="single" w:sz="4" w:space="0" w:color="auto"/>
            </w:tcBorders>
            <w:hideMark/>
          </w:tcPr>
          <w:p w14:paraId="66718330" w14:textId="77777777" w:rsidR="006B114A" w:rsidRPr="0051415F" w:rsidRDefault="006B114A" w:rsidP="00996B38">
            <w:pPr>
              <w:spacing w:after="60"/>
              <w:jc w:val="left"/>
              <w:rPr>
                <w:sz w:val="18"/>
                <w:szCs w:val="18"/>
                <w:lang w:val="en-US" w:eastAsia="en-GB"/>
              </w:rPr>
            </w:pPr>
            <w:r w:rsidRPr="0051415F">
              <w:rPr>
                <w:sz w:val="18"/>
                <w:szCs w:val="18"/>
                <w:lang w:val="en-US" w:eastAsia="en-GB"/>
              </w:rPr>
              <w:t>Except final display processing / rendering</w:t>
            </w:r>
          </w:p>
        </w:tc>
      </w:tr>
      <w:tr w:rsidR="006B114A" w:rsidRPr="0051415F" w14:paraId="58B54D9F" w14:textId="77777777" w:rsidTr="00996B38">
        <w:trPr>
          <w:cantSplit/>
        </w:trPr>
        <w:tc>
          <w:tcPr>
            <w:tcW w:w="645" w:type="pct"/>
            <w:tcBorders>
              <w:top w:val="single" w:sz="4" w:space="0" w:color="auto"/>
              <w:left w:val="single" w:sz="4" w:space="0" w:color="auto"/>
              <w:bottom w:val="single" w:sz="4" w:space="0" w:color="auto"/>
              <w:right w:val="single" w:sz="4" w:space="0" w:color="auto"/>
            </w:tcBorders>
            <w:hideMark/>
          </w:tcPr>
          <w:p w14:paraId="67453387" w14:textId="77777777" w:rsidR="006B114A" w:rsidRPr="0051415F" w:rsidRDefault="006B114A" w:rsidP="00996B38">
            <w:pPr>
              <w:spacing w:after="60"/>
              <w:jc w:val="left"/>
              <w:rPr>
                <w:sz w:val="18"/>
                <w:szCs w:val="18"/>
                <w:lang w:val="en-US" w:eastAsia="en-GB"/>
              </w:rPr>
            </w:pPr>
            <w:r w:rsidRPr="0051415F">
              <w:rPr>
                <w:sz w:val="18"/>
                <w:szCs w:val="18"/>
                <w:lang w:val="en-US" w:eastAsia="en-GB"/>
              </w:rPr>
              <w:t>Interleave Feature Layers</w:t>
            </w:r>
          </w:p>
        </w:tc>
        <w:tc>
          <w:tcPr>
            <w:tcW w:w="759" w:type="pct"/>
            <w:tcBorders>
              <w:top w:val="single" w:sz="4" w:space="0" w:color="auto"/>
              <w:left w:val="single" w:sz="4" w:space="0" w:color="auto"/>
              <w:bottom w:val="single" w:sz="4" w:space="0" w:color="auto"/>
              <w:right w:val="single" w:sz="4" w:space="0" w:color="auto"/>
            </w:tcBorders>
            <w:hideMark/>
          </w:tcPr>
          <w:p w14:paraId="64D6BA00" w14:textId="77777777" w:rsidR="006B114A" w:rsidRPr="0051415F" w:rsidRDefault="006B114A" w:rsidP="00996B38">
            <w:pPr>
              <w:spacing w:after="60"/>
              <w:jc w:val="left"/>
              <w:rPr>
                <w:sz w:val="18"/>
                <w:szCs w:val="18"/>
                <w:lang w:val="en-US" w:eastAsia="en-GB"/>
              </w:rPr>
            </w:pPr>
            <w:r w:rsidRPr="0051415F">
              <w:rPr>
                <w:sz w:val="18"/>
                <w:szCs w:val="18"/>
                <w:lang w:val="en-US" w:eastAsia="en-GB"/>
              </w:rPr>
              <w:t>Assign display plane and drawing order to feature data</w:t>
            </w:r>
          </w:p>
        </w:tc>
        <w:tc>
          <w:tcPr>
            <w:tcW w:w="389" w:type="pct"/>
            <w:tcBorders>
              <w:top w:val="single" w:sz="4" w:space="0" w:color="auto"/>
              <w:left w:val="single" w:sz="4" w:space="0" w:color="auto"/>
              <w:bottom w:val="single" w:sz="4" w:space="0" w:color="auto"/>
              <w:right w:val="single" w:sz="4" w:space="0" w:color="auto"/>
            </w:tcBorders>
            <w:hideMark/>
          </w:tcPr>
          <w:p w14:paraId="1CAA8AC9" w14:textId="77777777" w:rsidR="006B114A" w:rsidRPr="0051415F" w:rsidRDefault="006B114A" w:rsidP="00996B38">
            <w:pPr>
              <w:spacing w:after="60"/>
              <w:jc w:val="left"/>
              <w:rPr>
                <w:sz w:val="18"/>
                <w:szCs w:val="18"/>
                <w:lang w:val="en-US" w:eastAsia="en-GB"/>
              </w:rPr>
            </w:pPr>
            <w:r w:rsidRPr="0051415F">
              <w:rPr>
                <w:sz w:val="18"/>
                <w:szCs w:val="18"/>
                <w:lang w:val="en-US" w:eastAsia="en-GB"/>
              </w:rPr>
              <w:t>1, 2</w:t>
            </w:r>
          </w:p>
        </w:tc>
        <w:tc>
          <w:tcPr>
            <w:tcW w:w="1216" w:type="pct"/>
            <w:tcBorders>
              <w:top w:val="single" w:sz="4" w:space="0" w:color="auto"/>
              <w:left w:val="single" w:sz="4" w:space="0" w:color="auto"/>
              <w:bottom w:val="single" w:sz="4" w:space="0" w:color="auto"/>
              <w:right w:val="single" w:sz="4" w:space="0" w:color="auto"/>
            </w:tcBorders>
            <w:hideMark/>
          </w:tcPr>
          <w:p w14:paraId="559B135D" w14:textId="77777777" w:rsidR="006B114A" w:rsidRPr="0051415F" w:rsidRDefault="006B114A" w:rsidP="00996B38">
            <w:pPr>
              <w:spacing w:after="60"/>
              <w:jc w:val="left"/>
              <w:rPr>
                <w:sz w:val="18"/>
                <w:szCs w:val="18"/>
                <w:lang w:val="en-US" w:eastAsia="en-GB"/>
              </w:rPr>
            </w:pPr>
            <w:r w:rsidRPr="0051415F">
              <w:rPr>
                <w:sz w:val="18"/>
                <w:szCs w:val="18"/>
                <w:lang w:val="en-US" w:eastAsia="en-GB"/>
              </w:rPr>
              <w:t>S100_IC_DisplayPlane</w:t>
            </w:r>
          </w:p>
        </w:tc>
        <w:tc>
          <w:tcPr>
            <w:tcW w:w="1257" w:type="pct"/>
            <w:tcBorders>
              <w:top w:val="single" w:sz="4" w:space="0" w:color="auto"/>
              <w:left w:val="single" w:sz="4" w:space="0" w:color="auto"/>
              <w:bottom w:val="single" w:sz="4" w:space="0" w:color="auto"/>
              <w:right w:val="single" w:sz="4" w:space="0" w:color="auto"/>
            </w:tcBorders>
          </w:tcPr>
          <w:p w14:paraId="3942C887" w14:textId="77777777" w:rsidR="006B114A" w:rsidRPr="0051415F" w:rsidRDefault="006B114A" w:rsidP="00996B38">
            <w:pPr>
              <w:spacing w:after="60"/>
              <w:jc w:val="left"/>
              <w:rPr>
                <w:sz w:val="18"/>
                <w:szCs w:val="18"/>
                <w:lang w:val="en-US" w:eastAsia="en-GB"/>
              </w:rPr>
            </w:pPr>
          </w:p>
        </w:tc>
        <w:tc>
          <w:tcPr>
            <w:tcW w:w="734" w:type="pct"/>
            <w:tcBorders>
              <w:top w:val="single" w:sz="4" w:space="0" w:color="auto"/>
              <w:left w:val="single" w:sz="4" w:space="0" w:color="auto"/>
              <w:bottom w:val="single" w:sz="4" w:space="0" w:color="auto"/>
              <w:right w:val="single" w:sz="4" w:space="0" w:color="auto"/>
            </w:tcBorders>
          </w:tcPr>
          <w:p w14:paraId="5213B28B" w14:textId="77777777" w:rsidR="006B114A" w:rsidRPr="0051415F" w:rsidRDefault="006B114A" w:rsidP="00996B38">
            <w:pPr>
              <w:spacing w:after="60"/>
              <w:jc w:val="left"/>
              <w:rPr>
                <w:sz w:val="18"/>
                <w:szCs w:val="18"/>
                <w:lang w:val="en-US" w:eastAsia="en-GB"/>
              </w:rPr>
            </w:pPr>
          </w:p>
        </w:tc>
      </w:tr>
      <w:tr w:rsidR="006B114A" w:rsidRPr="0051415F" w14:paraId="1A515E76" w14:textId="77777777" w:rsidTr="00996B38">
        <w:trPr>
          <w:cantSplit/>
        </w:trPr>
        <w:tc>
          <w:tcPr>
            <w:tcW w:w="645" w:type="pct"/>
            <w:tcBorders>
              <w:top w:val="single" w:sz="4" w:space="0" w:color="auto"/>
              <w:left w:val="single" w:sz="4" w:space="0" w:color="auto"/>
              <w:bottom w:val="single" w:sz="4" w:space="0" w:color="auto"/>
              <w:right w:val="single" w:sz="4" w:space="0" w:color="auto"/>
            </w:tcBorders>
            <w:hideMark/>
          </w:tcPr>
          <w:p w14:paraId="3E6F9F68" w14:textId="77777777" w:rsidR="006B114A" w:rsidRPr="0051415F" w:rsidRDefault="006B114A" w:rsidP="00996B38">
            <w:pPr>
              <w:spacing w:after="60"/>
              <w:jc w:val="left"/>
              <w:rPr>
                <w:sz w:val="18"/>
                <w:szCs w:val="18"/>
                <w:lang w:val="en-US" w:eastAsia="en-GB"/>
              </w:rPr>
            </w:pPr>
            <w:r w:rsidRPr="0051415F">
              <w:rPr>
                <w:sz w:val="18"/>
                <w:szCs w:val="18"/>
                <w:lang w:val="en-US" w:eastAsia="en-GB"/>
              </w:rPr>
              <w:t>Suppress Feature Types</w:t>
            </w:r>
          </w:p>
        </w:tc>
        <w:tc>
          <w:tcPr>
            <w:tcW w:w="759" w:type="pct"/>
            <w:tcBorders>
              <w:top w:val="single" w:sz="4" w:space="0" w:color="auto"/>
              <w:left w:val="single" w:sz="4" w:space="0" w:color="auto"/>
              <w:bottom w:val="single" w:sz="4" w:space="0" w:color="auto"/>
              <w:right w:val="single" w:sz="4" w:space="0" w:color="auto"/>
            </w:tcBorders>
            <w:hideMark/>
          </w:tcPr>
          <w:p w14:paraId="5B434008" w14:textId="77777777" w:rsidR="006B114A" w:rsidRPr="0051415F" w:rsidRDefault="006B114A" w:rsidP="00996B38">
            <w:pPr>
              <w:spacing w:after="60"/>
              <w:jc w:val="left"/>
              <w:rPr>
                <w:sz w:val="18"/>
                <w:szCs w:val="18"/>
                <w:lang w:val="en-US" w:eastAsia="en-GB"/>
              </w:rPr>
            </w:pPr>
            <w:r w:rsidRPr="0051415F">
              <w:rPr>
                <w:sz w:val="18"/>
                <w:szCs w:val="18"/>
                <w:lang w:val="en-US" w:eastAsia="en-GB"/>
              </w:rPr>
              <w:t>Suppress all instances of a specified feature type in a product</w:t>
            </w:r>
          </w:p>
        </w:tc>
        <w:tc>
          <w:tcPr>
            <w:tcW w:w="389" w:type="pct"/>
            <w:tcBorders>
              <w:top w:val="single" w:sz="4" w:space="0" w:color="auto"/>
              <w:left w:val="single" w:sz="4" w:space="0" w:color="auto"/>
              <w:bottom w:val="single" w:sz="4" w:space="0" w:color="auto"/>
              <w:right w:val="single" w:sz="4" w:space="0" w:color="auto"/>
            </w:tcBorders>
            <w:hideMark/>
          </w:tcPr>
          <w:p w14:paraId="3DFC5849" w14:textId="77777777" w:rsidR="006B114A" w:rsidRPr="0051415F" w:rsidRDefault="006B114A" w:rsidP="00996B38">
            <w:pPr>
              <w:spacing w:after="60"/>
              <w:jc w:val="left"/>
              <w:rPr>
                <w:sz w:val="18"/>
                <w:szCs w:val="18"/>
                <w:lang w:val="en-US" w:eastAsia="en-GB"/>
              </w:rPr>
            </w:pPr>
            <w:r w:rsidRPr="0051415F">
              <w:rPr>
                <w:sz w:val="18"/>
                <w:szCs w:val="18"/>
                <w:lang w:val="en-US" w:eastAsia="en-GB"/>
              </w:rPr>
              <w:t>2</w:t>
            </w:r>
          </w:p>
        </w:tc>
        <w:tc>
          <w:tcPr>
            <w:tcW w:w="1216" w:type="pct"/>
            <w:tcBorders>
              <w:top w:val="single" w:sz="4" w:space="0" w:color="auto"/>
              <w:left w:val="single" w:sz="4" w:space="0" w:color="auto"/>
              <w:bottom w:val="single" w:sz="4" w:space="0" w:color="auto"/>
              <w:right w:val="single" w:sz="4" w:space="0" w:color="auto"/>
            </w:tcBorders>
            <w:hideMark/>
          </w:tcPr>
          <w:p w14:paraId="14D3B925" w14:textId="77777777" w:rsidR="006B114A" w:rsidRPr="0051415F" w:rsidRDefault="006B114A" w:rsidP="00996B38">
            <w:pPr>
              <w:spacing w:after="60"/>
              <w:jc w:val="left"/>
              <w:rPr>
                <w:sz w:val="18"/>
                <w:szCs w:val="18"/>
                <w:lang w:val="en-US" w:eastAsia="en-GB"/>
              </w:rPr>
            </w:pPr>
            <w:r w:rsidRPr="0051415F">
              <w:rPr>
                <w:sz w:val="18"/>
                <w:szCs w:val="18"/>
                <w:lang w:val="en-US" w:eastAsia="en-GB"/>
              </w:rPr>
              <w:t>S100_IC_Suppressed</w:t>
            </w:r>
            <w:r w:rsidRPr="0051415F">
              <w:rPr>
                <w:rFonts w:cs="Arial"/>
                <w:sz w:val="18"/>
                <w:szCs w:val="18"/>
                <w:lang w:val="en-US" w:eastAsia="en-GB"/>
              </w:rPr>
              <w:t>‌</w:t>
            </w:r>
            <w:r w:rsidRPr="0051415F">
              <w:rPr>
                <w:sz w:val="18"/>
                <w:szCs w:val="18"/>
                <w:lang w:val="en-US" w:eastAsia="en-GB"/>
              </w:rPr>
              <w:t>Feature</w:t>
            </w:r>
            <w:r w:rsidRPr="0051415F">
              <w:rPr>
                <w:rFonts w:cs="Arial"/>
                <w:sz w:val="18"/>
                <w:szCs w:val="18"/>
                <w:lang w:val="en-US" w:eastAsia="en-GB"/>
              </w:rPr>
              <w:t>‌</w:t>
            </w:r>
            <w:r w:rsidRPr="0051415F">
              <w:rPr>
                <w:sz w:val="18"/>
                <w:szCs w:val="18"/>
                <w:lang w:val="en-US" w:eastAsia="en-GB"/>
              </w:rPr>
              <w:t>Layer</w:t>
            </w:r>
          </w:p>
        </w:tc>
        <w:tc>
          <w:tcPr>
            <w:tcW w:w="1257" w:type="pct"/>
            <w:tcBorders>
              <w:top w:val="single" w:sz="4" w:space="0" w:color="auto"/>
              <w:left w:val="single" w:sz="4" w:space="0" w:color="auto"/>
              <w:bottom w:val="single" w:sz="4" w:space="0" w:color="auto"/>
              <w:right w:val="single" w:sz="4" w:space="0" w:color="auto"/>
            </w:tcBorders>
          </w:tcPr>
          <w:p w14:paraId="19728501" w14:textId="77777777" w:rsidR="006B114A" w:rsidRPr="0051415F" w:rsidRDefault="006B114A" w:rsidP="00996B38">
            <w:pPr>
              <w:spacing w:after="60"/>
              <w:jc w:val="left"/>
              <w:rPr>
                <w:sz w:val="18"/>
                <w:szCs w:val="18"/>
                <w:lang w:val="en-US" w:eastAsia="en-GB"/>
              </w:rPr>
            </w:pPr>
          </w:p>
        </w:tc>
        <w:tc>
          <w:tcPr>
            <w:tcW w:w="734" w:type="pct"/>
            <w:tcBorders>
              <w:top w:val="single" w:sz="4" w:space="0" w:color="auto"/>
              <w:left w:val="single" w:sz="4" w:space="0" w:color="auto"/>
              <w:bottom w:val="single" w:sz="4" w:space="0" w:color="auto"/>
              <w:right w:val="single" w:sz="4" w:space="0" w:color="auto"/>
            </w:tcBorders>
          </w:tcPr>
          <w:p w14:paraId="5965328E" w14:textId="77777777" w:rsidR="006B114A" w:rsidRPr="0051415F" w:rsidRDefault="006B114A" w:rsidP="00996B38">
            <w:pPr>
              <w:spacing w:after="60"/>
              <w:jc w:val="left"/>
              <w:rPr>
                <w:sz w:val="18"/>
                <w:szCs w:val="18"/>
                <w:lang w:val="en-US" w:eastAsia="en-GB"/>
              </w:rPr>
            </w:pPr>
          </w:p>
        </w:tc>
      </w:tr>
      <w:tr w:rsidR="006B114A" w:rsidRPr="0051415F" w14:paraId="3DEF92D1" w14:textId="77777777" w:rsidTr="00996B38">
        <w:trPr>
          <w:cantSplit/>
        </w:trPr>
        <w:tc>
          <w:tcPr>
            <w:tcW w:w="645" w:type="pct"/>
            <w:tcBorders>
              <w:top w:val="single" w:sz="4" w:space="0" w:color="auto"/>
              <w:left w:val="single" w:sz="4" w:space="0" w:color="auto"/>
              <w:bottom w:val="single" w:sz="4" w:space="0" w:color="auto"/>
              <w:right w:val="single" w:sz="4" w:space="0" w:color="auto"/>
            </w:tcBorders>
            <w:hideMark/>
          </w:tcPr>
          <w:p w14:paraId="3EA1856C" w14:textId="77777777" w:rsidR="006B114A" w:rsidRPr="0051415F" w:rsidRDefault="006B114A" w:rsidP="00996B38">
            <w:pPr>
              <w:spacing w:after="60"/>
              <w:jc w:val="left"/>
              <w:rPr>
                <w:sz w:val="18"/>
                <w:szCs w:val="18"/>
                <w:lang w:val="en-US" w:eastAsia="en-GB"/>
              </w:rPr>
            </w:pPr>
            <w:r w:rsidRPr="0051415F">
              <w:rPr>
                <w:sz w:val="18"/>
                <w:szCs w:val="18"/>
                <w:lang w:val="en-US" w:eastAsia="en-GB"/>
              </w:rPr>
              <w:t>Rendering</w:t>
            </w:r>
          </w:p>
        </w:tc>
        <w:tc>
          <w:tcPr>
            <w:tcW w:w="759" w:type="pct"/>
            <w:tcBorders>
              <w:top w:val="single" w:sz="4" w:space="0" w:color="auto"/>
              <w:left w:val="single" w:sz="4" w:space="0" w:color="auto"/>
              <w:bottom w:val="single" w:sz="4" w:space="0" w:color="auto"/>
              <w:right w:val="single" w:sz="4" w:space="0" w:color="auto"/>
            </w:tcBorders>
            <w:hideMark/>
          </w:tcPr>
          <w:p w14:paraId="55884EAF" w14:textId="77777777" w:rsidR="006B114A" w:rsidRPr="0051415F" w:rsidRDefault="006B114A" w:rsidP="00996B38">
            <w:pPr>
              <w:spacing w:after="60"/>
              <w:jc w:val="left"/>
              <w:rPr>
                <w:sz w:val="18"/>
                <w:szCs w:val="18"/>
                <w:lang w:val="en-US" w:eastAsia="en-GB"/>
              </w:rPr>
            </w:pPr>
            <w:r w:rsidRPr="0051415F">
              <w:rPr>
                <w:sz w:val="18"/>
                <w:szCs w:val="18"/>
                <w:lang w:val="en-US" w:eastAsia="en-GB"/>
              </w:rPr>
              <w:t>Display processing</w:t>
            </w:r>
          </w:p>
        </w:tc>
        <w:tc>
          <w:tcPr>
            <w:tcW w:w="389" w:type="pct"/>
            <w:tcBorders>
              <w:top w:val="single" w:sz="4" w:space="0" w:color="auto"/>
              <w:left w:val="single" w:sz="4" w:space="0" w:color="auto"/>
              <w:bottom w:val="single" w:sz="4" w:space="0" w:color="auto"/>
              <w:right w:val="single" w:sz="4" w:space="0" w:color="auto"/>
            </w:tcBorders>
            <w:hideMark/>
          </w:tcPr>
          <w:p w14:paraId="693F703B" w14:textId="77777777" w:rsidR="006B114A" w:rsidRPr="0051415F" w:rsidRDefault="006B114A" w:rsidP="00996B38">
            <w:pPr>
              <w:spacing w:after="60"/>
              <w:jc w:val="left"/>
              <w:rPr>
                <w:sz w:val="18"/>
                <w:szCs w:val="18"/>
                <w:lang w:val="en-US" w:eastAsia="en-GB"/>
              </w:rPr>
            </w:pPr>
            <w:r w:rsidRPr="0051415F">
              <w:rPr>
                <w:sz w:val="18"/>
                <w:szCs w:val="18"/>
                <w:lang w:val="en-US" w:eastAsia="en-GB"/>
              </w:rPr>
              <w:t>All</w:t>
            </w:r>
          </w:p>
        </w:tc>
        <w:tc>
          <w:tcPr>
            <w:tcW w:w="1216" w:type="pct"/>
            <w:tcBorders>
              <w:top w:val="single" w:sz="4" w:space="0" w:color="auto"/>
              <w:left w:val="single" w:sz="4" w:space="0" w:color="auto"/>
              <w:bottom w:val="single" w:sz="4" w:space="0" w:color="auto"/>
              <w:right w:val="single" w:sz="4" w:space="0" w:color="auto"/>
            </w:tcBorders>
            <w:hideMark/>
          </w:tcPr>
          <w:p w14:paraId="41C16D69" w14:textId="77777777" w:rsidR="006B114A" w:rsidRPr="0051415F" w:rsidRDefault="006B114A" w:rsidP="00996B38">
            <w:pPr>
              <w:spacing w:after="60"/>
              <w:jc w:val="left"/>
              <w:rPr>
                <w:sz w:val="18"/>
                <w:szCs w:val="18"/>
                <w:lang w:val="en-US" w:eastAsia="en-GB"/>
              </w:rPr>
            </w:pPr>
            <w:r w:rsidRPr="0051415F">
              <w:rPr>
                <w:sz w:val="18"/>
                <w:szCs w:val="18"/>
                <w:lang w:val="en-US" w:eastAsia="en-GB"/>
              </w:rPr>
              <w:t>S100_IC_DisplayPlane</w:t>
            </w:r>
          </w:p>
        </w:tc>
        <w:tc>
          <w:tcPr>
            <w:tcW w:w="1257" w:type="pct"/>
            <w:tcBorders>
              <w:top w:val="single" w:sz="4" w:space="0" w:color="auto"/>
              <w:left w:val="single" w:sz="4" w:space="0" w:color="auto"/>
              <w:bottom w:val="single" w:sz="4" w:space="0" w:color="auto"/>
              <w:right w:val="single" w:sz="4" w:space="0" w:color="auto"/>
            </w:tcBorders>
          </w:tcPr>
          <w:p w14:paraId="348F3727" w14:textId="77777777" w:rsidR="006B114A" w:rsidRPr="0051415F" w:rsidRDefault="006B114A" w:rsidP="00996B38">
            <w:pPr>
              <w:spacing w:after="60"/>
              <w:jc w:val="left"/>
              <w:rPr>
                <w:sz w:val="18"/>
                <w:szCs w:val="18"/>
                <w:lang w:val="en-US" w:eastAsia="en-GB"/>
              </w:rPr>
            </w:pPr>
          </w:p>
        </w:tc>
        <w:tc>
          <w:tcPr>
            <w:tcW w:w="734" w:type="pct"/>
            <w:tcBorders>
              <w:top w:val="single" w:sz="4" w:space="0" w:color="auto"/>
              <w:left w:val="single" w:sz="4" w:space="0" w:color="auto"/>
              <w:bottom w:val="single" w:sz="4" w:space="0" w:color="auto"/>
              <w:right w:val="single" w:sz="4" w:space="0" w:color="auto"/>
            </w:tcBorders>
          </w:tcPr>
          <w:p w14:paraId="75439D1F" w14:textId="77777777" w:rsidR="006B114A" w:rsidRPr="0051415F" w:rsidRDefault="006B114A" w:rsidP="00996B38">
            <w:pPr>
              <w:spacing w:after="60"/>
              <w:jc w:val="left"/>
              <w:rPr>
                <w:sz w:val="18"/>
                <w:szCs w:val="18"/>
                <w:lang w:val="en-US" w:eastAsia="en-GB"/>
              </w:rPr>
            </w:pPr>
          </w:p>
        </w:tc>
      </w:tr>
    </w:tbl>
    <w:p w14:paraId="2AE02CC6" w14:textId="77777777" w:rsidR="006B114A" w:rsidRDefault="006B114A" w:rsidP="00996B38"/>
    <w:p w14:paraId="75228164" w14:textId="475FCF79" w:rsidR="006B114A" w:rsidRDefault="006B114A" w:rsidP="002D7AB6">
      <w:pPr>
        <w:pStyle w:val="Heading2"/>
        <w:numPr>
          <w:ilvl w:val="1"/>
          <w:numId w:val="3"/>
        </w:numPr>
      </w:pPr>
      <w:bookmarkStart w:id="5289" w:name="_Toc519804963"/>
      <w:r>
        <w:t>Processing model for advanced interoperability (Informative)</w:t>
      </w:r>
      <w:bookmarkEnd w:id="5289"/>
    </w:p>
    <w:p w14:paraId="47CAD4E2" w14:textId="6F9BC3CD" w:rsidR="006B114A" w:rsidRDefault="006B114A" w:rsidP="00996B38">
      <w:r>
        <w:t>Figure 1</w:t>
      </w:r>
      <w:r w:rsidR="005A5B8D">
        <w:t>4</w:t>
      </w:r>
      <w:r>
        <w:t>-</w:t>
      </w:r>
      <w:r w:rsidR="00F761DF">
        <w:t>4</w:t>
      </w:r>
      <w:r w:rsidR="009B3472">
        <w:t xml:space="preserve"> </w:t>
      </w:r>
      <w:r>
        <w:t xml:space="preserve">shows the processing steps and input to each step from parts of the interoperability </w:t>
      </w:r>
      <w:r w:rsidR="00C54A75">
        <w:t>catalogue.</w:t>
      </w:r>
      <w:r>
        <w:t xml:space="preserve"> The flow depends on the interoperability level selected by the mariner.</w:t>
      </w:r>
    </w:p>
    <w:p w14:paraId="4B55D02C" w14:textId="77777777" w:rsidR="006B114A" w:rsidRDefault="006B114A" w:rsidP="00996B38">
      <w:r>
        <w:t>As in Basic interoperability, data products to be loaded are selected as specified in the predefined combination selected by the mariner. The mariner may also select additional data products from the optional load set.</w:t>
      </w:r>
    </w:p>
    <w:p w14:paraId="361FFB4E" w14:textId="57E7A139" w:rsidR="006B114A" w:rsidRDefault="000644F3" w:rsidP="00996B38">
      <w:ins w:id="5290" w:author="Eivind" w:date="2018-06-26T22:17:00Z">
        <w:r>
          <w:t>The p</w:t>
        </w:r>
      </w:ins>
      <w:del w:id="5291" w:author="Eivind" w:date="2018-06-26T22:17:00Z">
        <w:r w:rsidR="006B114A" w:rsidDel="000644F3">
          <w:delText>P</w:delText>
        </w:r>
      </w:del>
      <w:r w:rsidR="006B114A">
        <w:t xml:space="preserve">rocessing of feature data from products not listed in the interoperability catalogue, </w:t>
      </w:r>
      <w:del w:id="5292" w:author="Eivind" w:date="2018-06-21T20:21:00Z">
        <w:r w:rsidR="006B114A" w:rsidDel="00574B55">
          <w:delText xml:space="preserve">levels </w:delText>
        </w:r>
      </w:del>
      <w:ins w:id="5293" w:author="Eivind" w:date="2018-06-21T20:21:00Z">
        <w:r w:rsidR="00574B55">
          <w:t xml:space="preserve">Levels </w:t>
        </w:r>
      </w:ins>
      <w:r w:rsidR="006B114A">
        <w:t>0, 1, and 2 interoperability takes place as before.</w:t>
      </w:r>
    </w:p>
    <w:p w14:paraId="03F8B894" w14:textId="3845E60D" w:rsidR="006B114A" w:rsidRDefault="006B114A" w:rsidP="00996B38">
      <w:r>
        <w:t xml:space="preserve">In </w:t>
      </w:r>
      <w:del w:id="5294" w:author="Eivind" w:date="2018-06-21T20:21:00Z">
        <w:r w:rsidDel="00574B55">
          <w:delText xml:space="preserve">level </w:delText>
        </w:r>
      </w:del>
      <w:ins w:id="5295" w:author="Eivind" w:date="2018-06-21T20:21:00Z">
        <w:r w:rsidR="00574B55">
          <w:t xml:space="preserve">Level </w:t>
        </w:r>
      </w:ins>
      <w:r>
        <w:t xml:space="preserve">3 processing, operations for suppressing feature instances (Suppress Feature Instances) are added, as are operations for hybridization of thematic attributes (Combine Thematic Attributes). Additional processing to adjust feature and information associations for remaining features may be needed and this is done in the “Combine Associations” stage. The order of processing steps is </w:t>
      </w:r>
      <w:r w:rsidRPr="007F4CA2">
        <w:rPr>
          <w:b/>
        </w:rPr>
        <w:t>Suppress Feature Types</w:t>
      </w:r>
      <w:r>
        <w:rPr>
          <w:b/>
        </w:rPr>
        <w:t> </w:t>
      </w:r>
      <w:r w:rsidRPr="007F4CA2">
        <w:rPr>
          <w:b/>
        </w:rPr>
        <w:t>-</w:t>
      </w:r>
      <w:r>
        <w:rPr>
          <w:b/>
        </w:rPr>
        <w:t>‍</w:t>
      </w:r>
      <w:r w:rsidRPr="007F4CA2">
        <w:rPr>
          <w:b/>
        </w:rPr>
        <w:t>&gt;Suppress Feature Instances -&gt;Combine Thematic Attributes -&gt;Interleave Feature Layers</w:t>
      </w:r>
      <w:r>
        <w:t>.</w:t>
      </w:r>
    </w:p>
    <w:p w14:paraId="77CDC60D" w14:textId="4D45AB77" w:rsidR="006B114A" w:rsidRDefault="006B114A" w:rsidP="00996B38">
      <w:r>
        <w:t xml:space="preserve">In </w:t>
      </w:r>
      <w:del w:id="5296" w:author="Eivind" w:date="2018-06-21T20:21:00Z">
        <w:r w:rsidDel="00574B55">
          <w:delText xml:space="preserve">level </w:delText>
        </w:r>
      </w:del>
      <w:ins w:id="5297" w:author="Eivind" w:date="2018-06-21T20:21:00Z">
        <w:r w:rsidR="00574B55">
          <w:t xml:space="preserve">Level </w:t>
        </w:r>
      </w:ins>
      <w:r>
        <w:t xml:space="preserve">4 processing, any additional processing needed to generate spatial primitives for the output hybridized feature is done in the Combine Spatial Attributes stage between suppression of feature instances and combination of thematic attributes. The processing flow is </w:t>
      </w:r>
      <w:r w:rsidRPr="007F4CA2">
        <w:rPr>
          <w:b/>
        </w:rPr>
        <w:t>Suppress Feature Types -&gt;Suppress Feature Instances -&gt;Combine Spatial Attributes -&gt;Combine Thematic Attributes -&gt;Interleave Feature Layers</w:t>
      </w:r>
      <w:r>
        <w:t>.</w:t>
      </w:r>
      <w:r w:rsidR="00FE55C5">
        <w:t xml:space="preserve"> It is depicted in the figure below.</w:t>
      </w:r>
    </w:p>
    <w:p w14:paraId="47DF2D27" w14:textId="77777777" w:rsidR="00FE55C5" w:rsidRDefault="00FE55C5" w:rsidP="00C4345D">
      <w:pPr>
        <w:keepNext/>
      </w:pPr>
      <w:r>
        <w:rPr>
          <w:noProof/>
          <w:lang w:val="fr-FR" w:eastAsia="fr-FR"/>
        </w:rPr>
        <w:drawing>
          <wp:inline distT="0" distB="0" distL="0" distR="0" wp14:anchorId="38AB29FF" wp14:editId="17A67D57">
            <wp:extent cx="5943600" cy="2936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operability Processing. - Full.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5C687FEE" w14:textId="625A2E06" w:rsidR="006B114A" w:rsidRDefault="00FE55C5" w:rsidP="006911A6">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14</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4</w:t>
      </w:r>
      <w:r w:rsidR="00750D65">
        <w:fldChar w:fldCharType="end"/>
      </w:r>
      <w:del w:id="5298" w:author="Eivind" w:date="2018-06-20T22:36:00Z">
        <w:r w:rsidDel="00246D85">
          <w:delText xml:space="preserve"> -</w:delText>
        </w:r>
      </w:del>
      <w:ins w:id="5299" w:author="Eivind" w:date="2018-06-20T22:36:00Z">
        <w:r w:rsidR="00246D85">
          <w:t>.</w:t>
        </w:r>
      </w:ins>
      <w:r>
        <w:t xml:space="preserve"> Processing for advanced interoperability (interoperability precedes portrayal)</w:t>
      </w:r>
    </w:p>
    <w:p w14:paraId="7A5DB14B" w14:textId="0C61F047" w:rsidR="00FE55C5" w:rsidRPr="00FE55C5" w:rsidRDefault="000644F3" w:rsidP="00FE55C5">
      <w:ins w:id="5300" w:author="Eivind" w:date="2018-06-26T22:18:00Z">
        <w:r>
          <w:t xml:space="preserve">The processing flow for the other implementation option (drawing instructions precede </w:t>
        </w:r>
      </w:ins>
      <w:del w:id="5301" w:author="Eivind" w:date="2018-06-26T22:18:00Z">
        <w:r w:rsidR="00FE55C5" w:rsidDel="000644F3">
          <w:delText xml:space="preserve">Processing for the other implementation option (drawing instructions precede </w:delText>
        </w:r>
      </w:del>
      <w:r w:rsidR="00FE55C5">
        <w:t xml:space="preserve">interoperability) </w:t>
      </w:r>
      <w:del w:id="5302" w:author="Raphael Malyankar" w:date="2018-07-04T00:45:00Z">
        <w:r w:rsidR="00FE55C5" w:rsidDel="006D54AF">
          <w:delText xml:space="preserve">the flow </w:delText>
        </w:r>
      </w:del>
      <w:r w:rsidR="00FE55C5">
        <w:t>is similar</w:t>
      </w:r>
      <w:r w:rsidR="00C4345D">
        <w:t xml:space="preserve"> with an additional step (</w:t>
      </w:r>
      <w:r w:rsidR="00C4345D" w:rsidRPr="00C4345D">
        <w:rPr>
          <w:i/>
        </w:rPr>
        <w:t>Portrayal Processing</w:t>
      </w:r>
      <w:r w:rsidR="00C4345D">
        <w:t>)</w:t>
      </w:r>
      <w:r w:rsidR="00FE55C5">
        <w:t xml:space="preserve"> </w:t>
      </w:r>
      <w:r w:rsidR="00C4345D">
        <w:t>moved to immediately follow loading of data.</w:t>
      </w:r>
      <w:r w:rsidR="00FE55C5">
        <w:t xml:space="preserve"> </w:t>
      </w:r>
    </w:p>
    <w:p w14:paraId="3000BC5B" w14:textId="28CAF8CD" w:rsidR="006B114A" w:rsidRDefault="006B114A" w:rsidP="00996B38">
      <w:pPr>
        <w:pStyle w:val="Caption"/>
        <w:keepNext/>
      </w:pPr>
    </w:p>
    <w:p w14:paraId="7A0DEB5C" w14:textId="2F5095CB" w:rsidR="00AE5743" w:rsidRDefault="00AE5743" w:rsidP="00F761DF">
      <w:pPr>
        <w:pStyle w:val="Caption"/>
        <w:keepNext/>
      </w:pPr>
      <w:r>
        <w:t xml:space="preserve">Table </w:t>
      </w:r>
      <w:r>
        <w:fldChar w:fldCharType="begin"/>
      </w:r>
      <w:r>
        <w:instrText xml:space="preserve"> SEQ Table \* ARABIC </w:instrText>
      </w:r>
      <w:r>
        <w:fldChar w:fldCharType="separate"/>
      </w:r>
      <w:ins w:id="5303" w:author="Raphael Malyankar" w:date="2018-07-20T12:56:00Z">
        <w:r w:rsidR="00CF17A6">
          <w:rPr>
            <w:noProof/>
          </w:rPr>
          <w:t>47</w:t>
        </w:r>
      </w:ins>
      <w:ins w:id="5304" w:author="Eivind" w:date="2018-07-10T00:11:00Z">
        <w:del w:id="5305" w:author="Raphael Malyankar" w:date="2018-07-20T12:56:00Z">
          <w:r w:rsidR="005F5493" w:rsidDel="00CF17A6">
            <w:rPr>
              <w:noProof/>
            </w:rPr>
            <w:delText>46</w:delText>
          </w:r>
        </w:del>
      </w:ins>
      <w:del w:id="5306" w:author="Raphael Malyankar" w:date="2018-07-20T12:56:00Z">
        <w:r w:rsidDel="00CF17A6">
          <w:rPr>
            <w:noProof/>
          </w:rPr>
          <w:delText>40</w:delText>
        </w:r>
      </w:del>
      <w:r>
        <w:fldChar w:fldCharType="end"/>
      </w:r>
      <w:r>
        <w:t xml:space="preserve">. </w:t>
      </w:r>
      <w:r w:rsidRPr="00301A43">
        <w:t>Stages in advanced interoperability processing</w:t>
      </w:r>
    </w:p>
    <w:tbl>
      <w:tblPr>
        <w:tblStyle w:val="TableGrid"/>
        <w:tblW w:w="5000" w:type="pct"/>
        <w:tblLook w:val="04A0" w:firstRow="1" w:lastRow="0" w:firstColumn="1" w:lastColumn="0" w:noHBand="0" w:noVBand="1"/>
      </w:tblPr>
      <w:tblGrid>
        <w:gridCol w:w="1227"/>
        <w:gridCol w:w="1393"/>
        <w:gridCol w:w="677"/>
        <w:gridCol w:w="2208"/>
        <w:gridCol w:w="2138"/>
        <w:gridCol w:w="1707"/>
      </w:tblGrid>
      <w:tr w:rsidR="006B114A" w:rsidRPr="007F4CA2" w14:paraId="5D53791D" w14:textId="77777777" w:rsidTr="00996B38">
        <w:trPr>
          <w:cantSplit/>
          <w:tblHeader/>
        </w:trPr>
        <w:tc>
          <w:tcPr>
            <w:tcW w:w="656" w:type="pct"/>
            <w:tcBorders>
              <w:top w:val="single" w:sz="4" w:space="0" w:color="auto"/>
              <w:left w:val="single" w:sz="4" w:space="0" w:color="auto"/>
              <w:bottom w:val="single" w:sz="4" w:space="0" w:color="auto"/>
              <w:right w:val="single" w:sz="4" w:space="0" w:color="auto"/>
            </w:tcBorders>
            <w:hideMark/>
          </w:tcPr>
          <w:p w14:paraId="2746C24E" w14:textId="77777777" w:rsidR="006B114A" w:rsidRPr="007F4CA2" w:rsidRDefault="006B114A" w:rsidP="00996B38">
            <w:pPr>
              <w:spacing w:after="60"/>
              <w:rPr>
                <w:rFonts w:cs="Arial"/>
                <w:b/>
                <w:sz w:val="18"/>
                <w:szCs w:val="18"/>
                <w:lang w:val="en-US" w:eastAsia="en-GB"/>
              </w:rPr>
            </w:pPr>
            <w:r w:rsidRPr="007F4CA2">
              <w:rPr>
                <w:rFonts w:cs="Arial"/>
                <w:b/>
                <w:sz w:val="18"/>
                <w:szCs w:val="18"/>
                <w:lang w:val="en-US" w:eastAsia="en-GB"/>
              </w:rPr>
              <w:t>Stage</w:t>
            </w:r>
          </w:p>
        </w:tc>
        <w:tc>
          <w:tcPr>
            <w:tcW w:w="745" w:type="pct"/>
            <w:tcBorders>
              <w:top w:val="single" w:sz="4" w:space="0" w:color="auto"/>
              <w:left w:val="single" w:sz="4" w:space="0" w:color="auto"/>
              <w:bottom w:val="single" w:sz="4" w:space="0" w:color="auto"/>
              <w:right w:val="single" w:sz="4" w:space="0" w:color="auto"/>
            </w:tcBorders>
            <w:hideMark/>
          </w:tcPr>
          <w:p w14:paraId="6098FC9B" w14:textId="77777777" w:rsidR="006B114A" w:rsidRPr="007F4CA2" w:rsidRDefault="006B114A" w:rsidP="00996B38">
            <w:pPr>
              <w:spacing w:after="60"/>
              <w:rPr>
                <w:rFonts w:cs="Arial"/>
                <w:b/>
                <w:sz w:val="18"/>
                <w:szCs w:val="18"/>
                <w:lang w:val="en-US" w:eastAsia="en-GB"/>
              </w:rPr>
            </w:pPr>
            <w:r w:rsidRPr="007F4CA2">
              <w:rPr>
                <w:rFonts w:cs="Arial"/>
                <w:b/>
                <w:sz w:val="18"/>
                <w:szCs w:val="18"/>
                <w:lang w:val="en-US" w:eastAsia="en-GB"/>
              </w:rPr>
              <w:t>Description</w:t>
            </w:r>
          </w:p>
        </w:tc>
        <w:tc>
          <w:tcPr>
            <w:tcW w:w="362" w:type="pct"/>
            <w:tcBorders>
              <w:top w:val="single" w:sz="4" w:space="0" w:color="auto"/>
              <w:left w:val="single" w:sz="4" w:space="0" w:color="auto"/>
              <w:bottom w:val="single" w:sz="4" w:space="0" w:color="auto"/>
              <w:right w:val="single" w:sz="4" w:space="0" w:color="auto"/>
            </w:tcBorders>
            <w:hideMark/>
          </w:tcPr>
          <w:p w14:paraId="681FB114" w14:textId="77777777" w:rsidR="006B114A" w:rsidRPr="007F4CA2" w:rsidRDefault="006B114A" w:rsidP="00996B38">
            <w:pPr>
              <w:spacing w:after="60"/>
              <w:rPr>
                <w:rFonts w:cs="Arial"/>
                <w:b/>
                <w:sz w:val="18"/>
                <w:szCs w:val="18"/>
                <w:lang w:val="en-US" w:eastAsia="en-GB"/>
              </w:rPr>
            </w:pPr>
            <w:r w:rsidRPr="007F4CA2">
              <w:rPr>
                <w:rFonts w:cs="Arial"/>
                <w:b/>
                <w:sz w:val="18"/>
                <w:szCs w:val="18"/>
                <w:lang w:val="en-US" w:eastAsia="en-GB"/>
              </w:rPr>
              <w:t>Level</w:t>
            </w:r>
          </w:p>
        </w:tc>
        <w:tc>
          <w:tcPr>
            <w:tcW w:w="1181" w:type="pct"/>
            <w:tcBorders>
              <w:top w:val="single" w:sz="4" w:space="0" w:color="auto"/>
              <w:left w:val="single" w:sz="4" w:space="0" w:color="auto"/>
              <w:bottom w:val="single" w:sz="4" w:space="0" w:color="auto"/>
              <w:right w:val="single" w:sz="4" w:space="0" w:color="auto"/>
            </w:tcBorders>
            <w:hideMark/>
          </w:tcPr>
          <w:p w14:paraId="22D94640" w14:textId="77777777" w:rsidR="006B114A" w:rsidRPr="007F4CA2" w:rsidRDefault="006B114A" w:rsidP="00996B38">
            <w:pPr>
              <w:spacing w:after="60"/>
              <w:rPr>
                <w:rFonts w:cs="Arial"/>
                <w:b/>
                <w:sz w:val="18"/>
                <w:szCs w:val="18"/>
                <w:lang w:val="en-US" w:eastAsia="en-GB"/>
              </w:rPr>
            </w:pPr>
            <w:r w:rsidRPr="007F4CA2">
              <w:rPr>
                <w:rFonts w:cs="Arial"/>
                <w:b/>
                <w:sz w:val="18"/>
                <w:szCs w:val="18"/>
                <w:lang w:val="en-US" w:eastAsia="en-GB"/>
              </w:rPr>
              <w:t>IC information</w:t>
            </w:r>
          </w:p>
        </w:tc>
        <w:tc>
          <w:tcPr>
            <w:tcW w:w="1143" w:type="pct"/>
            <w:tcBorders>
              <w:top w:val="single" w:sz="4" w:space="0" w:color="auto"/>
              <w:left w:val="single" w:sz="4" w:space="0" w:color="auto"/>
              <w:bottom w:val="single" w:sz="4" w:space="0" w:color="auto"/>
              <w:right w:val="single" w:sz="4" w:space="0" w:color="auto"/>
            </w:tcBorders>
            <w:hideMark/>
          </w:tcPr>
          <w:p w14:paraId="0468D401" w14:textId="77777777" w:rsidR="006B114A" w:rsidRPr="007F4CA2" w:rsidRDefault="006B114A" w:rsidP="00996B38">
            <w:pPr>
              <w:spacing w:after="60"/>
              <w:rPr>
                <w:rFonts w:cs="Arial"/>
                <w:b/>
                <w:sz w:val="18"/>
                <w:szCs w:val="18"/>
                <w:lang w:val="en-US" w:eastAsia="en-GB"/>
              </w:rPr>
            </w:pPr>
            <w:r w:rsidRPr="007F4CA2">
              <w:rPr>
                <w:rFonts w:cs="Arial"/>
                <w:b/>
                <w:sz w:val="18"/>
                <w:szCs w:val="18"/>
                <w:lang w:val="en-US" w:eastAsia="en-GB"/>
              </w:rPr>
              <w:t>Context information</w:t>
            </w:r>
          </w:p>
        </w:tc>
        <w:tc>
          <w:tcPr>
            <w:tcW w:w="913" w:type="pct"/>
            <w:tcBorders>
              <w:top w:val="single" w:sz="4" w:space="0" w:color="auto"/>
              <w:left w:val="single" w:sz="4" w:space="0" w:color="auto"/>
              <w:bottom w:val="single" w:sz="4" w:space="0" w:color="auto"/>
              <w:right w:val="single" w:sz="4" w:space="0" w:color="auto"/>
            </w:tcBorders>
            <w:hideMark/>
          </w:tcPr>
          <w:p w14:paraId="4499DA2B" w14:textId="77777777" w:rsidR="006B114A" w:rsidRPr="007F4CA2" w:rsidRDefault="006B114A" w:rsidP="00996B38">
            <w:pPr>
              <w:spacing w:after="60"/>
              <w:rPr>
                <w:rFonts w:cs="Arial"/>
                <w:b/>
                <w:sz w:val="18"/>
                <w:szCs w:val="18"/>
                <w:lang w:val="en-US" w:eastAsia="en-GB"/>
              </w:rPr>
            </w:pPr>
            <w:r w:rsidRPr="007F4CA2">
              <w:rPr>
                <w:rFonts w:cs="Arial"/>
                <w:b/>
                <w:sz w:val="18"/>
                <w:szCs w:val="18"/>
                <w:lang w:val="en-US" w:eastAsia="en-GB"/>
              </w:rPr>
              <w:t>Remarks</w:t>
            </w:r>
          </w:p>
        </w:tc>
      </w:tr>
      <w:tr w:rsidR="006B114A" w:rsidRPr="007F4CA2" w14:paraId="64F3B48B" w14:textId="77777777" w:rsidTr="00996B38">
        <w:trPr>
          <w:cantSplit/>
        </w:trPr>
        <w:tc>
          <w:tcPr>
            <w:tcW w:w="656" w:type="pct"/>
            <w:tcBorders>
              <w:top w:val="single" w:sz="4" w:space="0" w:color="auto"/>
              <w:left w:val="single" w:sz="4" w:space="0" w:color="auto"/>
              <w:bottom w:val="single" w:sz="4" w:space="0" w:color="auto"/>
              <w:right w:val="single" w:sz="4" w:space="0" w:color="auto"/>
            </w:tcBorders>
            <w:hideMark/>
          </w:tcPr>
          <w:p w14:paraId="665A310A"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Select Load Sets</w:t>
            </w:r>
          </w:p>
        </w:tc>
        <w:tc>
          <w:tcPr>
            <w:tcW w:w="745" w:type="pct"/>
            <w:tcBorders>
              <w:top w:val="single" w:sz="4" w:space="0" w:color="auto"/>
              <w:left w:val="single" w:sz="4" w:space="0" w:color="auto"/>
              <w:bottom w:val="single" w:sz="4" w:space="0" w:color="auto"/>
              <w:right w:val="single" w:sz="4" w:space="0" w:color="auto"/>
            </w:tcBorders>
            <w:hideMark/>
          </w:tcPr>
          <w:p w14:paraId="2D182EDE"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Select data products to be loaded</w:t>
            </w:r>
          </w:p>
        </w:tc>
        <w:tc>
          <w:tcPr>
            <w:tcW w:w="362" w:type="pct"/>
            <w:tcBorders>
              <w:top w:val="single" w:sz="4" w:space="0" w:color="auto"/>
              <w:left w:val="single" w:sz="4" w:space="0" w:color="auto"/>
              <w:bottom w:val="single" w:sz="4" w:space="0" w:color="auto"/>
              <w:right w:val="single" w:sz="4" w:space="0" w:color="auto"/>
            </w:tcBorders>
            <w:hideMark/>
          </w:tcPr>
          <w:p w14:paraId="13CAB326"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All</w:t>
            </w:r>
          </w:p>
        </w:tc>
        <w:tc>
          <w:tcPr>
            <w:tcW w:w="1181" w:type="pct"/>
            <w:tcBorders>
              <w:top w:val="single" w:sz="4" w:space="0" w:color="auto"/>
              <w:left w:val="single" w:sz="4" w:space="0" w:color="auto"/>
              <w:bottom w:val="single" w:sz="4" w:space="0" w:color="auto"/>
              <w:right w:val="single" w:sz="4" w:space="0" w:color="auto"/>
            </w:tcBorders>
            <w:hideMark/>
          </w:tcPr>
          <w:p w14:paraId="62476AA1"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included product list from S100_IC_‌Predefined‌Combination.‌included‌Product</w:t>
            </w:r>
          </w:p>
        </w:tc>
        <w:tc>
          <w:tcPr>
            <w:tcW w:w="1143" w:type="pct"/>
            <w:tcBorders>
              <w:top w:val="single" w:sz="4" w:space="0" w:color="auto"/>
              <w:left w:val="single" w:sz="4" w:space="0" w:color="auto"/>
              <w:bottom w:val="single" w:sz="4" w:space="0" w:color="auto"/>
              <w:right w:val="single" w:sz="4" w:space="0" w:color="auto"/>
            </w:tcBorders>
            <w:hideMark/>
          </w:tcPr>
          <w:p w14:paraId="68D29AAC"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S100_IC_PDCSelection identifies the S100_IC_‌Predefined‌Combination</w:t>
            </w:r>
          </w:p>
        </w:tc>
        <w:tc>
          <w:tcPr>
            <w:tcW w:w="913" w:type="pct"/>
            <w:tcBorders>
              <w:top w:val="single" w:sz="4" w:space="0" w:color="auto"/>
              <w:left w:val="single" w:sz="4" w:space="0" w:color="auto"/>
              <w:bottom w:val="single" w:sz="4" w:space="0" w:color="auto"/>
              <w:right w:val="single" w:sz="4" w:space="0" w:color="auto"/>
            </w:tcBorders>
            <w:hideMark/>
          </w:tcPr>
          <w:p w14:paraId="72849FCF"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w:t>
            </w:r>
          </w:p>
        </w:tc>
      </w:tr>
      <w:tr w:rsidR="006B114A" w:rsidRPr="007F4CA2" w14:paraId="62C4E57B" w14:textId="77777777" w:rsidTr="00996B38">
        <w:trPr>
          <w:cantSplit/>
        </w:trPr>
        <w:tc>
          <w:tcPr>
            <w:tcW w:w="656" w:type="pct"/>
            <w:tcBorders>
              <w:top w:val="single" w:sz="4" w:space="0" w:color="auto"/>
              <w:left w:val="single" w:sz="4" w:space="0" w:color="auto"/>
              <w:bottom w:val="single" w:sz="4" w:space="0" w:color="auto"/>
              <w:right w:val="single" w:sz="4" w:space="0" w:color="auto"/>
            </w:tcBorders>
            <w:hideMark/>
          </w:tcPr>
          <w:p w14:paraId="74622B82"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Portrayal Processing</w:t>
            </w:r>
          </w:p>
        </w:tc>
        <w:tc>
          <w:tcPr>
            <w:tcW w:w="745" w:type="pct"/>
            <w:tcBorders>
              <w:top w:val="single" w:sz="4" w:space="0" w:color="auto"/>
              <w:left w:val="single" w:sz="4" w:space="0" w:color="auto"/>
              <w:bottom w:val="single" w:sz="4" w:space="0" w:color="auto"/>
              <w:right w:val="single" w:sz="4" w:space="0" w:color="auto"/>
            </w:tcBorders>
            <w:hideMark/>
          </w:tcPr>
          <w:p w14:paraId="752C1375"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Ordinary S-100 portrayal processing</w:t>
            </w:r>
          </w:p>
        </w:tc>
        <w:tc>
          <w:tcPr>
            <w:tcW w:w="362" w:type="pct"/>
            <w:tcBorders>
              <w:top w:val="single" w:sz="4" w:space="0" w:color="auto"/>
              <w:left w:val="single" w:sz="4" w:space="0" w:color="auto"/>
              <w:bottom w:val="single" w:sz="4" w:space="0" w:color="auto"/>
              <w:right w:val="single" w:sz="4" w:space="0" w:color="auto"/>
            </w:tcBorders>
            <w:hideMark/>
          </w:tcPr>
          <w:p w14:paraId="36F36BD0"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All</w:t>
            </w:r>
          </w:p>
        </w:tc>
        <w:tc>
          <w:tcPr>
            <w:tcW w:w="1181" w:type="pct"/>
            <w:tcBorders>
              <w:top w:val="single" w:sz="4" w:space="0" w:color="auto"/>
              <w:left w:val="single" w:sz="4" w:space="0" w:color="auto"/>
              <w:bottom w:val="single" w:sz="4" w:space="0" w:color="auto"/>
              <w:right w:val="single" w:sz="4" w:space="0" w:color="auto"/>
            </w:tcBorders>
            <w:hideMark/>
          </w:tcPr>
          <w:p w14:paraId="337BCB3A"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hybrid PC, display planes</w:t>
            </w:r>
          </w:p>
        </w:tc>
        <w:tc>
          <w:tcPr>
            <w:tcW w:w="1143" w:type="pct"/>
            <w:tcBorders>
              <w:top w:val="single" w:sz="4" w:space="0" w:color="auto"/>
              <w:left w:val="single" w:sz="4" w:space="0" w:color="auto"/>
              <w:bottom w:val="single" w:sz="4" w:space="0" w:color="auto"/>
              <w:right w:val="single" w:sz="4" w:space="0" w:color="auto"/>
            </w:tcBorders>
          </w:tcPr>
          <w:p w14:paraId="2F30408B" w14:textId="77777777" w:rsidR="006B114A" w:rsidRPr="007F4CA2" w:rsidRDefault="006B114A" w:rsidP="00996B38">
            <w:pPr>
              <w:spacing w:after="60"/>
              <w:jc w:val="left"/>
              <w:rPr>
                <w:rFonts w:cs="Arial"/>
                <w:sz w:val="18"/>
                <w:szCs w:val="18"/>
                <w:lang w:val="en-US" w:eastAsia="en-GB"/>
              </w:rPr>
            </w:pPr>
          </w:p>
        </w:tc>
        <w:tc>
          <w:tcPr>
            <w:tcW w:w="913" w:type="pct"/>
            <w:tcBorders>
              <w:top w:val="single" w:sz="4" w:space="0" w:color="auto"/>
              <w:left w:val="single" w:sz="4" w:space="0" w:color="auto"/>
              <w:bottom w:val="single" w:sz="4" w:space="0" w:color="auto"/>
              <w:right w:val="single" w:sz="4" w:space="0" w:color="auto"/>
            </w:tcBorders>
            <w:hideMark/>
          </w:tcPr>
          <w:p w14:paraId="6928F17B"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Except final display processing / rendering</w:t>
            </w:r>
          </w:p>
        </w:tc>
      </w:tr>
      <w:tr w:rsidR="006B114A" w:rsidRPr="007F4CA2" w14:paraId="5F07CBE3" w14:textId="77777777" w:rsidTr="00996B38">
        <w:trPr>
          <w:cantSplit/>
        </w:trPr>
        <w:tc>
          <w:tcPr>
            <w:tcW w:w="656" w:type="pct"/>
            <w:tcBorders>
              <w:top w:val="single" w:sz="4" w:space="0" w:color="auto"/>
              <w:left w:val="single" w:sz="4" w:space="0" w:color="auto"/>
              <w:bottom w:val="single" w:sz="4" w:space="0" w:color="auto"/>
              <w:right w:val="single" w:sz="4" w:space="0" w:color="auto"/>
            </w:tcBorders>
            <w:hideMark/>
          </w:tcPr>
          <w:p w14:paraId="36A48BCE"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Interleave Feature Layers</w:t>
            </w:r>
          </w:p>
        </w:tc>
        <w:tc>
          <w:tcPr>
            <w:tcW w:w="745" w:type="pct"/>
            <w:tcBorders>
              <w:top w:val="single" w:sz="4" w:space="0" w:color="auto"/>
              <w:left w:val="single" w:sz="4" w:space="0" w:color="auto"/>
              <w:bottom w:val="single" w:sz="4" w:space="0" w:color="auto"/>
              <w:right w:val="single" w:sz="4" w:space="0" w:color="auto"/>
            </w:tcBorders>
            <w:hideMark/>
          </w:tcPr>
          <w:p w14:paraId="61943BCB"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Assign display plane and drawing order to feature data</w:t>
            </w:r>
          </w:p>
        </w:tc>
        <w:tc>
          <w:tcPr>
            <w:tcW w:w="362" w:type="pct"/>
            <w:tcBorders>
              <w:top w:val="single" w:sz="4" w:space="0" w:color="auto"/>
              <w:left w:val="single" w:sz="4" w:space="0" w:color="auto"/>
              <w:bottom w:val="single" w:sz="4" w:space="0" w:color="auto"/>
              <w:right w:val="single" w:sz="4" w:space="0" w:color="auto"/>
            </w:tcBorders>
            <w:hideMark/>
          </w:tcPr>
          <w:p w14:paraId="0EC6D269"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1, 2, 3, 4</w:t>
            </w:r>
          </w:p>
        </w:tc>
        <w:tc>
          <w:tcPr>
            <w:tcW w:w="1181" w:type="pct"/>
            <w:tcBorders>
              <w:top w:val="single" w:sz="4" w:space="0" w:color="auto"/>
              <w:left w:val="single" w:sz="4" w:space="0" w:color="auto"/>
              <w:bottom w:val="single" w:sz="4" w:space="0" w:color="auto"/>
              <w:right w:val="single" w:sz="4" w:space="0" w:color="auto"/>
            </w:tcBorders>
            <w:hideMark/>
          </w:tcPr>
          <w:p w14:paraId="7C82BCB0"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S100_IC_DisplayPlane</w:t>
            </w:r>
          </w:p>
        </w:tc>
        <w:tc>
          <w:tcPr>
            <w:tcW w:w="1143" w:type="pct"/>
            <w:tcBorders>
              <w:top w:val="single" w:sz="4" w:space="0" w:color="auto"/>
              <w:left w:val="single" w:sz="4" w:space="0" w:color="auto"/>
              <w:bottom w:val="single" w:sz="4" w:space="0" w:color="auto"/>
              <w:right w:val="single" w:sz="4" w:space="0" w:color="auto"/>
            </w:tcBorders>
          </w:tcPr>
          <w:p w14:paraId="3E8DB522" w14:textId="77777777" w:rsidR="006B114A" w:rsidRPr="007F4CA2" w:rsidRDefault="006B114A" w:rsidP="00996B38">
            <w:pPr>
              <w:spacing w:after="60"/>
              <w:jc w:val="left"/>
              <w:rPr>
                <w:rFonts w:cs="Arial"/>
                <w:sz w:val="18"/>
                <w:szCs w:val="18"/>
                <w:lang w:val="en-US" w:eastAsia="en-GB"/>
              </w:rPr>
            </w:pPr>
          </w:p>
        </w:tc>
        <w:tc>
          <w:tcPr>
            <w:tcW w:w="913" w:type="pct"/>
            <w:tcBorders>
              <w:top w:val="single" w:sz="4" w:space="0" w:color="auto"/>
              <w:left w:val="single" w:sz="4" w:space="0" w:color="auto"/>
              <w:bottom w:val="single" w:sz="4" w:space="0" w:color="auto"/>
              <w:right w:val="single" w:sz="4" w:space="0" w:color="auto"/>
            </w:tcBorders>
          </w:tcPr>
          <w:p w14:paraId="5D6AA34E" w14:textId="77777777" w:rsidR="006B114A" w:rsidRPr="007F4CA2" w:rsidRDefault="006B114A" w:rsidP="00996B38">
            <w:pPr>
              <w:spacing w:after="60"/>
              <w:jc w:val="left"/>
              <w:rPr>
                <w:rFonts w:cs="Arial"/>
                <w:sz w:val="18"/>
                <w:szCs w:val="18"/>
                <w:lang w:val="en-US" w:eastAsia="en-GB"/>
              </w:rPr>
            </w:pPr>
          </w:p>
        </w:tc>
      </w:tr>
      <w:tr w:rsidR="006B114A" w:rsidRPr="007F4CA2" w14:paraId="200134C1" w14:textId="77777777" w:rsidTr="00996B38">
        <w:trPr>
          <w:cantSplit/>
        </w:trPr>
        <w:tc>
          <w:tcPr>
            <w:tcW w:w="656" w:type="pct"/>
            <w:tcBorders>
              <w:top w:val="single" w:sz="4" w:space="0" w:color="auto"/>
              <w:left w:val="single" w:sz="4" w:space="0" w:color="auto"/>
              <w:bottom w:val="single" w:sz="4" w:space="0" w:color="auto"/>
              <w:right w:val="single" w:sz="4" w:space="0" w:color="auto"/>
            </w:tcBorders>
            <w:hideMark/>
          </w:tcPr>
          <w:p w14:paraId="4925BA87"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Suppress Feature Types</w:t>
            </w:r>
          </w:p>
        </w:tc>
        <w:tc>
          <w:tcPr>
            <w:tcW w:w="745" w:type="pct"/>
            <w:tcBorders>
              <w:top w:val="single" w:sz="4" w:space="0" w:color="auto"/>
              <w:left w:val="single" w:sz="4" w:space="0" w:color="auto"/>
              <w:bottom w:val="single" w:sz="4" w:space="0" w:color="auto"/>
              <w:right w:val="single" w:sz="4" w:space="0" w:color="auto"/>
            </w:tcBorders>
            <w:hideMark/>
          </w:tcPr>
          <w:p w14:paraId="47719892"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Suppress all instances of a specified feature type in a product</w:t>
            </w:r>
          </w:p>
        </w:tc>
        <w:tc>
          <w:tcPr>
            <w:tcW w:w="362" w:type="pct"/>
            <w:tcBorders>
              <w:top w:val="single" w:sz="4" w:space="0" w:color="auto"/>
              <w:left w:val="single" w:sz="4" w:space="0" w:color="auto"/>
              <w:bottom w:val="single" w:sz="4" w:space="0" w:color="auto"/>
              <w:right w:val="single" w:sz="4" w:space="0" w:color="auto"/>
            </w:tcBorders>
            <w:hideMark/>
          </w:tcPr>
          <w:p w14:paraId="6BF6F679"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2,3,4</w:t>
            </w:r>
          </w:p>
        </w:tc>
        <w:tc>
          <w:tcPr>
            <w:tcW w:w="1181" w:type="pct"/>
            <w:tcBorders>
              <w:top w:val="single" w:sz="4" w:space="0" w:color="auto"/>
              <w:left w:val="single" w:sz="4" w:space="0" w:color="auto"/>
              <w:bottom w:val="single" w:sz="4" w:space="0" w:color="auto"/>
              <w:right w:val="single" w:sz="4" w:space="0" w:color="auto"/>
            </w:tcBorders>
            <w:hideMark/>
          </w:tcPr>
          <w:p w14:paraId="7C5A6D33"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S100_IC_Suppressed‌Feature‌Layer</w:t>
            </w:r>
          </w:p>
        </w:tc>
        <w:tc>
          <w:tcPr>
            <w:tcW w:w="1143" w:type="pct"/>
            <w:tcBorders>
              <w:top w:val="single" w:sz="4" w:space="0" w:color="auto"/>
              <w:left w:val="single" w:sz="4" w:space="0" w:color="auto"/>
              <w:bottom w:val="single" w:sz="4" w:space="0" w:color="auto"/>
              <w:right w:val="single" w:sz="4" w:space="0" w:color="auto"/>
            </w:tcBorders>
          </w:tcPr>
          <w:p w14:paraId="341C3770" w14:textId="77777777" w:rsidR="006B114A" w:rsidRPr="007F4CA2" w:rsidRDefault="006B114A" w:rsidP="00996B38">
            <w:pPr>
              <w:spacing w:after="60"/>
              <w:jc w:val="left"/>
              <w:rPr>
                <w:rFonts w:cs="Arial"/>
                <w:sz w:val="18"/>
                <w:szCs w:val="18"/>
                <w:lang w:val="en-US" w:eastAsia="en-GB"/>
              </w:rPr>
            </w:pPr>
          </w:p>
        </w:tc>
        <w:tc>
          <w:tcPr>
            <w:tcW w:w="913" w:type="pct"/>
            <w:tcBorders>
              <w:top w:val="single" w:sz="4" w:space="0" w:color="auto"/>
              <w:left w:val="single" w:sz="4" w:space="0" w:color="auto"/>
              <w:bottom w:val="single" w:sz="4" w:space="0" w:color="auto"/>
              <w:right w:val="single" w:sz="4" w:space="0" w:color="auto"/>
            </w:tcBorders>
          </w:tcPr>
          <w:p w14:paraId="39878B8B" w14:textId="77777777" w:rsidR="006B114A" w:rsidRPr="007F4CA2" w:rsidRDefault="006B114A" w:rsidP="00996B38">
            <w:pPr>
              <w:spacing w:after="60"/>
              <w:jc w:val="left"/>
              <w:rPr>
                <w:rFonts w:cs="Arial"/>
                <w:sz w:val="18"/>
                <w:szCs w:val="18"/>
                <w:lang w:val="en-US" w:eastAsia="en-GB"/>
              </w:rPr>
            </w:pPr>
          </w:p>
        </w:tc>
      </w:tr>
      <w:tr w:rsidR="006B114A" w:rsidRPr="007F4CA2" w14:paraId="52629F0D" w14:textId="77777777" w:rsidTr="00996B38">
        <w:trPr>
          <w:cantSplit/>
        </w:trPr>
        <w:tc>
          <w:tcPr>
            <w:tcW w:w="656" w:type="pct"/>
            <w:tcBorders>
              <w:top w:val="single" w:sz="4" w:space="0" w:color="auto"/>
              <w:left w:val="single" w:sz="4" w:space="0" w:color="auto"/>
              <w:bottom w:val="single" w:sz="4" w:space="0" w:color="auto"/>
              <w:right w:val="single" w:sz="4" w:space="0" w:color="auto"/>
            </w:tcBorders>
            <w:hideMark/>
          </w:tcPr>
          <w:p w14:paraId="6951A11C"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Suppress Feature Instances</w:t>
            </w:r>
          </w:p>
        </w:tc>
        <w:tc>
          <w:tcPr>
            <w:tcW w:w="745" w:type="pct"/>
            <w:tcBorders>
              <w:top w:val="single" w:sz="4" w:space="0" w:color="auto"/>
              <w:left w:val="single" w:sz="4" w:space="0" w:color="auto"/>
              <w:bottom w:val="single" w:sz="4" w:space="0" w:color="auto"/>
              <w:right w:val="single" w:sz="4" w:space="0" w:color="auto"/>
            </w:tcBorders>
            <w:hideMark/>
          </w:tcPr>
          <w:p w14:paraId="7B9E9692"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Suppress selected instances of a specified feature type in a product</w:t>
            </w:r>
          </w:p>
        </w:tc>
        <w:tc>
          <w:tcPr>
            <w:tcW w:w="362" w:type="pct"/>
            <w:tcBorders>
              <w:top w:val="single" w:sz="4" w:space="0" w:color="auto"/>
              <w:left w:val="single" w:sz="4" w:space="0" w:color="auto"/>
              <w:bottom w:val="single" w:sz="4" w:space="0" w:color="auto"/>
              <w:right w:val="single" w:sz="4" w:space="0" w:color="auto"/>
            </w:tcBorders>
            <w:hideMark/>
          </w:tcPr>
          <w:p w14:paraId="0E03525B"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3,4</w:t>
            </w:r>
          </w:p>
        </w:tc>
        <w:tc>
          <w:tcPr>
            <w:tcW w:w="1181" w:type="pct"/>
            <w:tcBorders>
              <w:top w:val="single" w:sz="4" w:space="0" w:color="auto"/>
              <w:left w:val="single" w:sz="4" w:space="0" w:color="auto"/>
              <w:bottom w:val="single" w:sz="4" w:space="0" w:color="auto"/>
              <w:right w:val="single" w:sz="4" w:space="0" w:color="auto"/>
            </w:tcBorders>
            <w:hideMark/>
          </w:tcPr>
          <w:p w14:paraId="307B3584"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S100_IC_Suppressed‌Feature‌Instance</w:t>
            </w:r>
          </w:p>
        </w:tc>
        <w:tc>
          <w:tcPr>
            <w:tcW w:w="1143" w:type="pct"/>
            <w:tcBorders>
              <w:top w:val="single" w:sz="4" w:space="0" w:color="auto"/>
              <w:left w:val="single" w:sz="4" w:space="0" w:color="auto"/>
              <w:bottom w:val="single" w:sz="4" w:space="0" w:color="auto"/>
              <w:right w:val="single" w:sz="4" w:space="0" w:color="auto"/>
            </w:tcBorders>
          </w:tcPr>
          <w:p w14:paraId="01C0D53C" w14:textId="77777777" w:rsidR="006B114A" w:rsidRPr="007F4CA2" w:rsidRDefault="006B114A" w:rsidP="00996B38">
            <w:pPr>
              <w:spacing w:after="60"/>
              <w:jc w:val="left"/>
              <w:rPr>
                <w:rFonts w:cs="Arial"/>
                <w:sz w:val="18"/>
                <w:szCs w:val="18"/>
                <w:lang w:val="en-US" w:eastAsia="en-GB"/>
              </w:rPr>
            </w:pPr>
          </w:p>
        </w:tc>
        <w:tc>
          <w:tcPr>
            <w:tcW w:w="913" w:type="pct"/>
            <w:tcBorders>
              <w:top w:val="single" w:sz="4" w:space="0" w:color="auto"/>
              <w:left w:val="single" w:sz="4" w:space="0" w:color="auto"/>
              <w:bottom w:val="single" w:sz="4" w:space="0" w:color="auto"/>
              <w:right w:val="single" w:sz="4" w:space="0" w:color="auto"/>
            </w:tcBorders>
            <w:hideMark/>
          </w:tcPr>
          <w:p w14:paraId="5DC10ED3"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Applies feature selector expressions encoded in primarySelector and secondarySelector attributes.</w:t>
            </w:r>
          </w:p>
        </w:tc>
      </w:tr>
      <w:tr w:rsidR="006B114A" w:rsidRPr="007F4CA2" w14:paraId="5969772A" w14:textId="77777777" w:rsidTr="00996B38">
        <w:trPr>
          <w:cantSplit/>
        </w:trPr>
        <w:tc>
          <w:tcPr>
            <w:tcW w:w="656" w:type="pct"/>
            <w:tcBorders>
              <w:top w:val="single" w:sz="4" w:space="0" w:color="auto"/>
              <w:left w:val="single" w:sz="4" w:space="0" w:color="auto"/>
              <w:bottom w:val="single" w:sz="4" w:space="0" w:color="auto"/>
              <w:right w:val="single" w:sz="4" w:space="0" w:color="auto"/>
            </w:tcBorders>
            <w:hideMark/>
          </w:tcPr>
          <w:p w14:paraId="2C7CA3DE"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Combine Thematic Attributes</w:t>
            </w:r>
          </w:p>
        </w:tc>
        <w:tc>
          <w:tcPr>
            <w:tcW w:w="745" w:type="pct"/>
            <w:tcBorders>
              <w:top w:val="single" w:sz="4" w:space="0" w:color="auto"/>
              <w:left w:val="single" w:sz="4" w:space="0" w:color="auto"/>
              <w:bottom w:val="single" w:sz="4" w:space="0" w:color="auto"/>
              <w:right w:val="single" w:sz="4" w:space="0" w:color="auto"/>
            </w:tcBorders>
            <w:hideMark/>
          </w:tcPr>
          <w:p w14:paraId="44A755F0"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Select instances for hybridization and generate thematic attributes of a derived feature</w:t>
            </w:r>
          </w:p>
        </w:tc>
        <w:tc>
          <w:tcPr>
            <w:tcW w:w="362" w:type="pct"/>
            <w:tcBorders>
              <w:top w:val="single" w:sz="4" w:space="0" w:color="auto"/>
              <w:left w:val="single" w:sz="4" w:space="0" w:color="auto"/>
              <w:bottom w:val="single" w:sz="4" w:space="0" w:color="auto"/>
              <w:right w:val="single" w:sz="4" w:space="0" w:color="auto"/>
            </w:tcBorders>
            <w:hideMark/>
          </w:tcPr>
          <w:p w14:paraId="6298AD4E"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3,4</w:t>
            </w:r>
          </w:p>
        </w:tc>
        <w:tc>
          <w:tcPr>
            <w:tcW w:w="1181" w:type="pct"/>
            <w:tcBorders>
              <w:top w:val="single" w:sz="4" w:space="0" w:color="auto"/>
              <w:left w:val="single" w:sz="4" w:space="0" w:color="auto"/>
              <w:bottom w:val="single" w:sz="4" w:space="0" w:color="auto"/>
              <w:right w:val="single" w:sz="4" w:space="0" w:color="auto"/>
            </w:tcBorders>
            <w:hideMark/>
          </w:tcPr>
          <w:p w14:paraId="163D705D"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S100_IC_SimpleRule, S100_IC_ThematicRule, S100_IC_CompleteRule (L4 only), S100_IC_HybridFeature, S100_IC_HybridFC</w:t>
            </w:r>
          </w:p>
        </w:tc>
        <w:tc>
          <w:tcPr>
            <w:tcW w:w="1143" w:type="pct"/>
            <w:tcBorders>
              <w:top w:val="single" w:sz="4" w:space="0" w:color="auto"/>
              <w:left w:val="single" w:sz="4" w:space="0" w:color="auto"/>
              <w:bottom w:val="single" w:sz="4" w:space="0" w:color="auto"/>
              <w:right w:val="single" w:sz="4" w:space="0" w:color="auto"/>
            </w:tcBorders>
          </w:tcPr>
          <w:p w14:paraId="4E0C7042" w14:textId="77777777" w:rsidR="006B114A" w:rsidRPr="007F4CA2" w:rsidRDefault="006B114A" w:rsidP="00996B38">
            <w:pPr>
              <w:spacing w:after="60"/>
              <w:jc w:val="left"/>
              <w:rPr>
                <w:rFonts w:cs="Arial"/>
                <w:sz w:val="18"/>
                <w:szCs w:val="18"/>
                <w:lang w:val="en-US" w:eastAsia="en-GB"/>
              </w:rPr>
            </w:pPr>
          </w:p>
        </w:tc>
        <w:tc>
          <w:tcPr>
            <w:tcW w:w="913" w:type="pct"/>
            <w:tcBorders>
              <w:top w:val="single" w:sz="4" w:space="0" w:color="auto"/>
              <w:left w:val="single" w:sz="4" w:space="0" w:color="auto"/>
              <w:bottom w:val="single" w:sz="4" w:space="0" w:color="auto"/>
              <w:right w:val="single" w:sz="4" w:space="0" w:color="auto"/>
            </w:tcBorders>
            <w:hideMark/>
          </w:tcPr>
          <w:p w14:paraId="4E3B70F6"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 xml:space="preserve">Selection step skipped if preceded by </w:t>
            </w:r>
            <w:r w:rsidRPr="007F4CA2">
              <w:rPr>
                <w:rFonts w:cs="Arial"/>
                <w:b/>
                <w:sz w:val="18"/>
                <w:szCs w:val="18"/>
                <w:lang w:val="en-US" w:eastAsia="en-GB"/>
              </w:rPr>
              <w:t>Combine Spatial Attributes</w:t>
            </w:r>
            <w:r w:rsidRPr="007F4CA2">
              <w:rPr>
                <w:rFonts w:cs="Arial"/>
                <w:sz w:val="18"/>
                <w:szCs w:val="18"/>
                <w:lang w:val="en-US" w:eastAsia="en-GB"/>
              </w:rPr>
              <w:t xml:space="preserve"> (L4 processing)</w:t>
            </w:r>
          </w:p>
        </w:tc>
      </w:tr>
      <w:tr w:rsidR="006B114A" w:rsidRPr="007F4CA2" w14:paraId="41F9E060" w14:textId="77777777" w:rsidTr="00996B38">
        <w:trPr>
          <w:cantSplit/>
        </w:trPr>
        <w:tc>
          <w:tcPr>
            <w:tcW w:w="656" w:type="pct"/>
            <w:tcBorders>
              <w:top w:val="single" w:sz="4" w:space="0" w:color="auto"/>
              <w:left w:val="single" w:sz="4" w:space="0" w:color="auto"/>
              <w:bottom w:val="single" w:sz="4" w:space="0" w:color="auto"/>
              <w:right w:val="single" w:sz="4" w:space="0" w:color="auto"/>
            </w:tcBorders>
            <w:hideMark/>
          </w:tcPr>
          <w:p w14:paraId="3E0D7261"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Combine Associations</w:t>
            </w:r>
          </w:p>
        </w:tc>
        <w:tc>
          <w:tcPr>
            <w:tcW w:w="745" w:type="pct"/>
            <w:tcBorders>
              <w:top w:val="single" w:sz="4" w:space="0" w:color="auto"/>
              <w:left w:val="single" w:sz="4" w:space="0" w:color="auto"/>
              <w:bottom w:val="single" w:sz="4" w:space="0" w:color="auto"/>
              <w:right w:val="single" w:sz="4" w:space="0" w:color="auto"/>
            </w:tcBorders>
            <w:hideMark/>
          </w:tcPr>
          <w:p w14:paraId="24E9D133"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Adjust associations</w:t>
            </w:r>
          </w:p>
        </w:tc>
        <w:tc>
          <w:tcPr>
            <w:tcW w:w="362" w:type="pct"/>
            <w:tcBorders>
              <w:top w:val="single" w:sz="4" w:space="0" w:color="auto"/>
              <w:left w:val="single" w:sz="4" w:space="0" w:color="auto"/>
              <w:bottom w:val="single" w:sz="4" w:space="0" w:color="auto"/>
              <w:right w:val="single" w:sz="4" w:space="0" w:color="auto"/>
            </w:tcBorders>
            <w:hideMark/>
          </w:tcPr>
          <w:p w14:paraId="390B62D3"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3, 4</w:t>
            </w:r>
          </w:p>
        </w:tc>
        <w:tc>
          <w:tcPr>
            <w:tcW w:w="1181" w:type="pct"/>
            <w:tcBorders>
              <w:top w:val="single" w:sz="4" w:space="0" w:color="auto"/>
              <w:left w:val="single" w:sz="4" w:space="0" w:color="auto"/>
              <w:bottom w:val="single" w:sz="4" w:space="0" w:color="auto"/>
              <w:right w:val="single" w:sz="4" w:space="0" w:color="auto"/>
            </w:tcBorders>
            <w:hideMark/>
          </w:tcPr>
          <w:p w14:paraId="04DB1591"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S100_IC_SimpleRule, S100_IC_ThematicRule, S100_IC_CompleteRule (L4 only), S100_IC_HybridFeature, S100_IC_HybridFC</w:t>
            </w:r>
          </w:p>
        </w:tc>
        <w:tc>
          <w:tcPr>
            <w:tcW w:w="1143" w:type="pct"/>
            <w:tcBorders>
              <w:top w:val="single" w:sz="4" w:space="0" w:color="auto"/>
              <w:left w:val="single" w:sz="4" w:space="0" w:color="auto"/>
              <w:bottom w:val="single" w:sz="4" w:space="0" w:color="auto"/>
              <w:right w:val="single" w:sz="4" w:space="0" w:color="auto"/>
            </w:tcBorders>
          </w:tcPr>
          <w:p w14:paraId="63D71824" w14:textId="77777777" w:rsidR="006B114A" w:rsidRPr="007F4CA2" w:rsidRDefault="006B114A" w:rsidP="00996B38">
            <w:pPr>
              <w:spacing w:after="60"/>
              <w:jc w:val="left"/>
              <w:rPr>
                <w:rFonts w:cs="Arial"/>
                <w:sz w:val="18"/>
                <w:szCs w:val="18"/>
                <w:lang w:val="en-US" w:eastAsia="en-GB"/>
              </w:rPr>
            </w:pPr>
          </w:p>
        </w:tc>
        <w:tc>
          <w:tcPr>
            <w:tcW w:w="913" w:type="pct"/>
            <w:tcBorders>
              <w:top w:val="single" w:sz="4" w:space="0" w:color="auto"/>
              <w:left w:val="single" w:sz="4" w:space="0" w:color="auto"/>
              <w:bottom w:val="single" w:sz="4" w:space="0" w:color="auto"/>
              <w:right w:val="single" w:sz="4" w:space="0" w:color="auto"/>
            </w:tcBorders>
          </w:tcPr>
          <w:p w14:paraId="4DC60D52" w14:textId="77777777" w:rsidR="006B114A" w:rsidRPr="007F4CA2" w:rsidRDefault="006B114A" w:rsidP="00996B38">
            <w:pPr>
              <w:spacing w:after="60"/>
              <w:jc w:val="left"/>
              <w:rPr>
                <w:rFonts w:cs="Arial"/>
                <w:sz w:val="18"/>
                <w:szCs w:val="18"/>
                <w:lang w:val="en-US" w:eastAsia="en-GB"/>
              </w:rPr>
            </w:pPr>
          </w:p>
        </w:tc>
      </w:tr>
      <w:tr w:rsidR="006B114A" w:rsidRPr="007F4CA2" w14:paraId="2114BBC5" w14:textId="77777777" w:rsidTr="00996B38">
        <w:trPr>
          <w:cantSplit/>
        </w:trPr>
        <w:tc>
          <w:tcPr>
            <w:tcW w:w="656" w:type="pct"/>
            <w:tcBorders>
              <w:top w:val="single" w:sz="4" w:space="0" w:color="auto"/>
              <w:left w:val="single" w:sz="4" w:space="0" w:color="auto"/>
              <w:bottom w:val="single" w:sz="4" w:space="0" w:color="auto"/>
              <w:right w:val="single" w:sz="4" w:space="0" w:color="auto"/>
            </w:tcBorders>
            <w:hideMark/>
          </w:tcPr>
          <w:p w14:paraId="2A2197B2"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Combine Spatial Attributes</w:t>
            </w:r>
          </w:p>
        </w:tc>
        <w:tc>
          <w:tcPr>
            <w:tcW w:w="745" w:type="pct"/>
            <w:tcBorders>
              <w:top w:val="single" w:sz="4" w:space="0" w:color="auto"/>
              <w:left w:val="single" w:sz="4" w:space="0" w:color="auto"/>
              <w:bottom w:val="single" w:sz="4" w:space="0" w:color="auto"/>
              <w:right w:val="single" w:sz="4" w:space="0" w:color="auto"/>
            </w:tcBorders>
            <w:hideMark/>
          </w:tcPr>
          <w:p w14:paraId="65C552D1"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Select instances for hybridization and generate spatial attributes of hybrid feature</w:t>
            </w:r>
          </w:p>
        </w:tc>
        <w:tc>
          <w:tcPr>
            <w:tcW w:w="362" w:type="pct"/>
            <w:tcBorders>
              <w:top w:val="single" w:sz="4" w:space="0" w:color="auto"/>
              <w:left w:val="single" w:sz="4" w:space="0" w:color="auto"/>
              <w:bottom w:val="single" w:sz="4" w:space="0" w:color="auto"/>
              <w:right w:val="single" w:sz="4" w:space="0" w:color="auto"/>
            </w:tcBorders>
            <w:hideMark/>
          </w:tcPr>
          <w:p w14:paraId="5E06FCE2"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4</w:t>
            </w:r>
          </w:p>
        </w:tc>
        <w:tc>
          <w:tcPr>
            <w:tcW w:w="1181" w:type="pct"/>
            <w:tcBorders>
              <w:top w:val="single" w:sz="4" w:space="0" w:color="auto"/>
              <w:left w:val="single" w:sz="4" w:space="0" w:color="auto"/>
              <w:bottom w:val="single" w:sz="4" w:space="0" w:color="auto"/>
              <w:right w:val="single" w:sz="4" w:space="0" w:color="auto"/>
            </w:tcBorders>
            <w:hideMark/>
          </w:tcPr>
          <w:p w14:paraId="4D204597"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S100_IC_CompleteRule</w:t>
            </w:r>
          </w:p>
        </w:tc>
        <w:tc>
          <w:tcPr>
            <w:tcW w:w="1143" w:type="pct"/>
            <w:tcBorders>
              <w:top w:val="single" w:sz="4" w:space="0" w:color="auto"/>
              <w:left w:val="single" w:sz="4" w:space="0" w:color="auto"/>
              <w:bottom w:val="single" w:sz="4" w:space="0" w:color="auto"/>
              <w:right w:val="single" w:sz="4" w:space="0" w:color="auto"/>
            </w:tcBorders>
          </w:tcPr>
          <w:p w14:paraId="6A1A8360" w14:textId="77777777" w:rsidR="006B114A" w:rsidRPr="007F4CA2" w:rsidRDefault="006B114A" w:rsidP="00996B38">
            <w:pPr>
              <w:spacing w:after="60"/>
              <w:jc w:val="left"/>
              <w:rPr>
                <w:rFonts w:cs="Arial"/>
                <w:sz w:val="18"/>
                <w:szCs w:val="18"/>
                <w:lang w:val="en-US" w:eastAsia="en-GB"/>
              </w:rPr>
            </w:pPr>
          </w:p>
        </w:tc>
        <w:tc>
          <w:tcPr>
            <w:tcW w:w="913" w:type="pct"/>
            <w:tcBorders>
              <w:top w:val="single" w:sz="4" w:space="0" w:color="auto"/>
              <w:left w:val="single" w:sz="4" w:space="0" w:color="auto"/>
              <w:bottom w:val="single" w:sz="4" w:space="0" w:color="auto"/>
              <w:right w:val="single" w:sz="4" w:space="0" w:color="auto"/>
            </w:tcBorders>
            <w:hideMark/>
          </w:tcPr>
          <w:p w14:paraId="162EEBB2"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Complete rules incorporate thematic as well as spatial queries and functions.</w:t>
            </w:r>
          </w:p>
        </w:tc>
      </w:tr>
      <w:tr w:rsidR="006B114A" w:rsidRPr="007F4CA2" w14:paraId="1BDE91D2" w14:textId="77777777" w:rsidTr="00996B38">
        <w:trPr>
          <w:cantSplit/>
        </w:trPr>
        <w:tc>
          <w:tcPr>
            <w:tcW w:w="656" w:type="pct"/>
            <w:tcBorders>
              <w:top w:val="single" w:sz="4" w:space="0" w:color="auto"/>
              <w:left w:val="single" w:sz="4" w:space="0" w:color="auto"/>
              <w:bottom w:val="single" w:sz="4" w:space="0" w:color="auto"/>
              <w:right w:val="single" w:sz="4" w:space="0" w:color="auto"/>
            </w:tcBorders>
            <w:hideMark/>
          </w:tcPr>
          <w:p w14:paraId="33743F92"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Rendering</w:t>
            </w:r>
          </w:p>
        </w:tc>
        <w:tc>
          <w:tcPr>
            <w:tcW w:w="745" w:type="pct"/>
            <w:tcBorders>
              <w:top w:val="single" w:sz="4" w:space="0" w:color="auto"/>
              <w:left w:val="single" w:sz="4" w:space="0" w:color="auto"/>
              <w:bottom w:val="single" w:sz="4" w:space="0" w:color="auto"/>
              <w:right w:val="single" w:sz="4" w:space="0" w:color="auto"/>
            </w:tcBorders>
            <w:hideMark/>
          </w:tcPr>
          <w:p w14:paraId="0DB79710"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Display processing</w:t>
            </w:r>
          </w:p>
        </w:tc>
        <w:tc>
          <w:tcPr>
            <w:tcW w:w="362" w:type="pct"/>
            <w:tcBorders>
              <w:top w:val="single" w:sz="4" w:space="0" w:color="auto"/>
              <w:left w:val="single" w:sz="4" w:space="0" w:color="auto"/>
              <w:bottom w:val="single" w:sz="4" w:space="0" w:color="auto"/>
              <w:right w:val="single" w:sz="4" w:space="0" w:color="auto"/>
            </w:tcBorders>
            <w:hideMark/>
          </w:tcPr>
          <w:p w14:paraId="572AFE2D"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All</w:t>
            </w:r>
          </w:p>
        </w:tc>
        <w:tc>
          <w:tcPr>
            <w:tcW w:w="1181" w:type="pct"/>
            <w:tcBorders>
              <w:top w:val="single" w:sz="4" w:space="0" w:color="auto"/>
              <w:left w:val="single" w:sz="4" w:space="0" w:color="auto"/>
              <w:bottom w:val="single" w:sz="4" w:space="0" w:color="auto"/>
              <w:right w:val="single" w:sz="4" w:space="0" w:color="auto"/>
            </w:tcBorders>
            <w:hideMark/>
          </w:tcPr>
          <w:p w14:paraId="2765FB7C"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S100_IC_DisplayPlane</w:t>
            </w:r>
          </w:p>
        </w:tc>
        <w:tc>
          <w:tcPr>
            <w:tcW w:w="1143" w:type="pct"/>
            <w:tcBorders>
              <w:top w:val="single" w:sz="4" w:space="0" w:color="auto"/>
              <w:left w:val="single" w:sz="4" w:space="0" w:color="auto"/>
              <w:bottom w:val="single" w:sz="4" w:space="0" w:color="auto"/>
              <w:right w:val="single" w:sz="4" w:space="0" w:color="auto"/>
            </w:tcBorders>
          </w:tcPr>
          <w:p w14:paraId="0E6D968C" w14:textId="77777777" w:rsidR="006B114A" w:rsidRPr="007F4CA2" w:rsidRDefault="006B114A" w:rsidP="00996B38">
            <w:pPr>
              <w:spacing w:after="60"/>
              <w:jc w:val="left"/>
              <w:rPr>
                <w:rFonts w:cs="Arial"/>
                <w:sz w:val="18"/>
                <w:szCs w:val="18"/>
                <w:lang w:val="en-US" w:eastAsia="en-GB"/>
              </w:rPr>
            </w:pPr>
          </w:p>
        </w:tc>
        <w:tc>
          <w:tcPr>
            <w:tcW w:w="913" w:type="pct"/>
            <w:tcBorders>
              <w:top w:val="single" w:sz="4" w:space="0" w:color="auto"/>
              <w:left w:val="single" w:sz="4" w:space="0" w:color="auto"/>
              <w:bottom w:val="single" w:sz="4" w:space="0" w:color="auto"/>
              <w:right w:val="single" w:sz="4" w:space="0" w:color="auto"/>
            </w:tcBorders>
            <w:hideMark/>
          </w:tcPr>
          <w:p w14:paraId="1D352BD0" w14:textId="77777777" w:rsidR="006B114A" w:rsidRPr="007F4CA2" w:rsidRDefault="006B114A" w:rsidP="00996B38">
            <w:pPr>
              <w:spacing w:after="60"/>
              <w:jc w:val="left"/>
              <w:rPr>
                <w:rFonts w:cs="Arial"/>
                <w:sz w:val="18"/>
                <w:szCs w:val="18"/>
                <w:lang w:val="en-US" w:eastAsia="en-GB"/>
              </w:rPr>
            </w:pPr>
          </w:p>
        </w:tc>
      </w:tr>
    </w:tbl>
    <w:p w14:paraId="448CF52A" w14:textId="77777777" w:rsidR="006B114A" w:rsidRDefault="006B114A" w:rsidP="00996B38"/>
    <w:p w14:paraId="6EA617DC" w14:textId="77777777" w:rsidR="006B114A" w:rsidRDefault="006B114A" w:rsidP="00996B38"/>
    <w:p w14:paraId="2F98B1DE" w14:textId="29507BE5" w:rsidR="006B114A" w:rsidRDefault="006B114A" w:rsidP="002D7AB6">
      <w:pPr>
        <w:pStyle w:val="Heading1"/>
        <w:numPr>
          <w:ilvl w:val="0"/>
          <w:numId w:val="3"/>
        </w:numPr>
        <w:rPr>
          <w:rFonts w:eastAsia="MS Mincho"/>
          <w:lang w:eastAsia="en-GB"/>
        </w:rPr>
      </w:pPr>
      <w:bookmarkStart w:id="5307" w:name="_Toc484523935"/>
      <w:bookmarkStart w:id="5308" w:name="_Toc519804964"/>
      <w:r>
        <w:rPr>
          <w:rFonts w:eastAsia="MS Mincho"/>
          <w:lang w:eastAsia="en-GB"/>
        </w:rPr>
        <w:t>User interaction constraints and expectations</w:t>
      </w:r>
      <w:bookmarkEnd w:id="5307"/>
      <w:bookmarkEnd w:id="5308"/>
    </w:p>
    <w:p w14:paraId="0FEC5443" w14:textId="301B6CC0" w:rsidR="006B114A" w:rsidRDefault="006B114A" w:rsidP="002D7AB6">
      <w:pPr>
        <w:pStyle w:val="Heading2"/>
        <w:numPr>
          <w:ilvl w:val="1"/>
          <w:numId w:val="3"/>
        </w:numPr>
        <w:rPr>
          <w:rFonts w:eastAsia="MS Mincho"/>
          <w:lang w:eastAsia="en-GB"/>
        </w:rPr>
      </w:pPr>
      <w:bookmarkStart w:id="5309" w:name="_Toc484523936"/>
      <w:bookmarkStart w:id="5310" w:name="_Toc519804965"/>
      <w:r>
        <w:rPr>
          <w:rFonts w:eastAsia="MS Mincho"/>
          <w:lang w:eastAsia="en-GB"/>
        </w:rPr>
        <w:t>Structured interoperation</w:t>
      </w:r>
      <w:bookmarkEnd w:id="5309"/>
      <w:bookmarkEnd w:id="5310"/>
    </w:p>
    <w:p w14:paraId="7869542B" w14:textId="35F60AEE" w:rsidR="006B114A" w:rsidRDefault="006B114A" w:rsidP="00996B38">
      <w:pPr>
        <w:rPr>
          <w:lang w:eastAsia="en-GB"/>
        </w:rPr>
      </w:pPr>
      <w:r>
        <w:rPr>
          <w:lang w:eastAsia="en-GB"/>
        </w:rPr>
        <w:t xml:space="preserve">Interoperation is expected to be part of a future S-mode as envisaged by IEC and CIRM, i.e., not a </w:t>
      </w:r>
      <w:del w:id="5311" w:author="Eivind" w:date="2018-06-20T22:57:00Z">
        <w:r w:rsidDel="007B0294">
          <w:rPr>
            <w:lang w:eastAsia="en-GB"/>
          </w:rPr>
          <w:delText>‘</w:delText>
        </w:r>
      </w:del>
      <w:ins w:id="5312" w:author="Eivind" w:date="2018-06-20T22:57:00Z">
        <w:del w:id="5313" w:author="Raphael Malyankar" w:date="2018-07-01T20:55:00Z">
          <w:r w:rsidR="007B0294" w:rsidDel="006F2521">
            <w:rPr>
              <w:lang w:eastAsia="en-GB"/>
            </w:rPr>
            <w:delText>”</w:delText>
          </w:r>
        </w:del>
      </w:ins>
      <w:ins w:id="5314" w:author="Raphael Malyankar" w:date="2018-07-01T20:55:00Z">
        <w:r w:rsidR="006F2521">
          <w:rPr>
            <w:lang w:eastAsia="en-GB"/>
          </w:rPr>
          <w:t>“</w:t>
        </w:r>
      </w:ins>
      <w:r>
        <w:rPr>
          <w:lang w:eastAsia="en-GB"/>
        </w:rPr>
        <w:t xml:space="preserve">one size fits </w:t>
      </w:r>
      <w:del w:id="5315" w:author="Eivind" w:date="2018-06-20T22:57:00Z">
        <w:r w:rsidDel="007B0294">
          <w:rPr>
            <w:lang w:eastAsia="en-GB"/>
          </w:rPr>
          <w:delText xml:space="preserve">all’ </w:delText>
        </w:r>
      </w:del>
      <w:ins w:id="5316" w:author="Eivind" w:date="2018-06-20T22:57:00Z">
        <w:r w:rsidR="007B0294">
          <w:rPr>
            <w:lang w:eastAsia="en-GB"/>
          </w:rPr>
          <w:t xml:space="preserve">all” </w:t>
        </w:r>
      </w:ins>
      <w:r>
        <w:rPr>
          <w:lang w:eastAsia="en-GB"/>
        </w:rPr>
        <w:t>solution but a structured solution that is flexible enough to allow for manufacturer innovation.</w:t>
      </w:r>
    </w:p>
    <w:p w14:paraId="7BCF00E9" w14:textId="3AB189C5" w:rsidR="006B114A" w:rsidRDefault="006B114A" w:rsidP="002D7AB6">
      <w:pPr>
        <w:pStyle w:val="Heading2"/>
        <w:numPr>
          <w:ilvl w:val="1"/>
          <w:numId w:val="3"/>
        </w:numPr>
        <w:rPr>
          <w:rFonts w:eastAsia="MS Mincho"/>
          <w:lang w:eastAsia="en-GB"/>
        </w:rPr>
      </w:pPr>
      <w:bookmarkStart w:id="5317" w:name="_Toc484523937"/>
      <w:bookmarkStart w:id="5318" w:name="_Toc519804966"/>
      <w:r>
        <w:rPr>
          <w:rFonts w:eastAsia="MS Mincho"/>
          <w:lang w:eastAsia="en-GB"/>
        </w:rPr>
        <w:t>Customization - user level</w:t>
      </w:r>
      <w:bookmarkEnd w:id="5317"/>
      <w:bookmarkEnd w:id="5318"/>
    </w:p>
    <w:p w14:paraId="4F62DE42" w14:textId="187435E0" w:rsidR="006B114A" w:rsidRDefault="006B114A" w:rsidP="00996B38">
      <w:pPr>
        <w:rPr>
          <w:lang w:val="en-CA" w:eastAsia="en-GB"/>
        </w:rPr>
      </w:pPr>
      <w:r>
        <w:rPr>
          <w:lang w:val="en-CA" w:eastAsia="en-GB"/>
        </w:rPr>
        <w:t>S-100 compatible ECDIS systems that support the IHO Interoperability Catalogue may include functionality that allow e</w:t>
      </w:r>
      <w:r>
        <w:rPr>
          <w:lang w:eastAsia="en-GB"/>
        </w:rPr>
        <w:t xml:space="preserve">nd users (including ship owners, operators, and shipboard officers) to add new predefined combinations according with their needs. These added combinations </w:t>
      </w:r>
      <w:del w:id="5319" w:author="Eivind" w:date="2018-06-20T20:05:00Z">
        <w:r w:rsidDel="00EB3BA6">
          <w:rPr>
            <w:lang w:eastAsia="en-GB"/>
          </w:rPr>
          <w:delText>shall</w:delText>
        </w:r>
      </w:del>
      <w:ins w:id="5320" w:author="Eivind" w:date="2018-06-20T20:05:00Z">
        <w:r w:rsidR="00EB3BA6">
          <w:rPr>
            <w:lang w:eastAsia="en-GB"/>
          </w:rPr>
          <w:t>must</w:t>
        </w:r>
      </w:ins>
      <w:r>
        <w:rPr>
          <w:lang w:eastAsia="en-GB"/>
        </w:rPr>
        <w:t xml:space="preserve"> not interfere or degrade the official IHO </w:t>
      </w:r>
      <w:r>
        <w:rPr>
          <w:lang w:val="en-CA" w:eastAsia="en-GB"/>
        </w:rPr>
        <w:t>Interoperability Catalogue functions.</w:t>
      </w:r>
    </w:p>
    <w:p w14:paraId="3786F4F1" w14:textId="77777777" w:rsidR="00960F9A" w:rsidRDefault="00960F9A" w:rsidP="004E6E2A">
      <w:pPr>
        <w:pStyle w:val="Heading2"/>
        <w:numPr>
          <w:ilvl w:val="1"/>
          <w:numId w:val="3"/>
        </w:numPr>
        <w:rPr>
          <w:rFonts w:eastAsia="MS Mincho"/>
          <w:lang w:eastAsia="en-GB"/>
        </w:rPr>
      </w:pPr>
      <w:bookmarkStart w:id="5321" w:name="_Toc488370818"/>
      <w:bookmarkStart w:id="5322" w:name="_Toc519804967"/>
      <w:bookmarkStart w:id="5323" w:name="_Toc484523938"/>
      <w:r>
        <w:rPr>
          <w:rFonts w:eastAsia="MS Mincho"/>
          <w:lang w:eastAsia="en-GB"/>
        </w:rPr>
        <w:t xml:space="preserve">Support Human-Centred </w:t>
      </w:r>
      <w:bookmarkEnd w:id="5321"/>
      <w:r>
        <w:rPr>
          <w:rFonts w:eastAsia="MS Mincho"/>
          <w:lang w:eastAsia="en-GB"/>
        </w:rPr>
        <w:t>Design</w:t>
      </w:r>
      <w:bookmarkEnd w:id="5322"/>
    </w:p>
    <w:p w14:paraId="4F6F93F9" w14:textId="63562465" w:rsidR="00960F9A" w:rsidRDefault="00960F9A" w:rsidP="00960F9A">
      <w:pPr>
        <w:rPr>
          <w:lang w:eastAsia="en-GB"/>
        </w:rPr>
      </w:pPr>
      <w:r>
        <w:rPr>
          <w:lang w:eastAsia="en-GB"/>
        </w:rPr>
        <w:t xml:space="preserve">As noted in </w:t>
      </w:r>
      <w:r w:rsidRPr="00D85513">
        <w:rPr>
          <w:lang w:eastAsia="en-GB"/>
        </w:rPr>
        <w:t>MSC.1/Circ.1512</w:t>
      </w:r>
      <w:r>
        <w:rPr>
          <w:lang w:eastAsia="en-GB"/>
        </w:rPr>
        <w:t>, Human-Centred Design (HCD)</w:t>
      </w:r>
      <w:r w:rsidRPr="00D85513">
        <w:rPr>
          <w:lang w:eastAsia="en-GB"/>
        </w:rPr>
        <w:t xml:space="preserve"> helps to ensure that human factors-related knowledge and techniques in system design and development processes are addressed, thus ensuring that user needs and safety are met.</w:t>
      </w:r>
      <w:r>
        <w:rPr>
          <w:lang w:eastAsia="en-GB"/>
        </w:rPr>
        <w:t xml:space="preserve"> Implementers of this standard should perform </w:t>
      </w:r>
      <w:r w:rsidRPr="00D85513">
        <w:rPr>
          <w:lang w:eastAsia="en-GB"/>
        </w:rPr>
        <w:t>Usability Testing</w:t>
      </w:r>
      <w:r>
        <w:rPr>
          <w:lang w:eastAsia="en-GB"/>
        </w:rPr>
        <w:t xml:space="preserve"> (UT) and follow the principles stated in </w:t>
      </w:r>
      <w:r w:rsidRPr="00D85513">
        <w:rPr>
          <w:lang w:eastAsia="en-GB"/>
        </w:rPr>
        <w:t>MSC.1/Circ.1512</w:t>
      </w:r>
      <w:r>
        <w:rPr>
          <w:lang w:eastAsia="en-GB"/>
        </w:rPr>
        <w:t xml:space="preserve"> when designing the user interface for interoperability in ECDIS</w:t>
      </w:r>
      <w:r w:rsidR="00D21516">
        <w:rPr>
          <w:lang w:eastAsia="en-GB"/>
        </w:rPr>
        <w:t>, i</w:t>
      </w:r>
      <w:r>
        <w:rPr>
          <w:lang w:eastAsia="en-GB"/>
        </w:rPr>
        <w:t xml:space="preserve">ncluding </w:t>
      </w:r>
      <w:r w:rsidR="00C54A75">
        <w:rPr>
          <w:lang w:eastAsia="en-GB"/>
        </w:rPr>
        <w:t>the</w:t>
      </w:r>
      <w:r>
        <w:rPr>
          <w:lang w:eastAsia="en-GB"/>
        </w:rPr>
        <w:t xml:space="preserve"> following HCD activities that are carried out to inform development throughout the life cycle:</w:t>
      </w:r>
    </w:p>
    <w:p w14:paraId="068C89CF" w14:textId="77777777" w:rsidR="00960F9A" w:rsidRDefault="00960F9A">
      <w:pPr>
        <w:pStyle w:val="ListParagraph"/>
        <w:numPr>
          <w:ilvl w:val="0"/>
          <w:numId w:val="85"/>
        </w:numPr>
        <w:rPr>
          <w:lang w:eastAsia="en-GB"/>
        </w:rPr>
        <w:pPrChange w:id="5324" w:author="Eivind" w:date="2018-06-26T22:19:00Z">
          <w:pPr>
            <w:pStyle w:val="ListParagraph"/>
            <w:numPr>
              <w:numId w:val="80"/>
            </w:numPr>
            <w:ind w:hanging="360"/>
          </w:pPr>
        </w:pPrChange>
      </w:pPr>
      <w:r>
        <w:rPr>
          <w:lang w:eastAsia="en-GB"/>
        </w:rPr>
        <w:t>Pre-activity: Conduct Early Human Element Analysis (EHEA);</w:t>
      </w:r>
    </w:p>
    <w:p w14:paraId="588F6F36" w14:textId="77777777" w:rsidR="00960F9A" w:rsidRDefault="00960F9A">
      <w:pPr>
        <w:pStyle w:val="ListParagraph"/>
        <w:numPr>
          <w:ilvl w:val="0"/>
          <w:numId w:val="85"/>
        </w:numPr>
        <w:rPr>
          <w:lang w:eastAsia="en-GB"/>
        </w:rPr>
        <w:pPrChange w:id="5325" w:author="Eivind" w:date="2018-06-26T22:19:00Z">
          <w:pPr>
            <w:pStyle w:val="ListParagraph"/>
            <w:numPr>
              <w:numId w:val="80"/>
            </w:numPr>
            <w:ind w:hanging="360"/>
          </w:pPr>
        </w:pPrChange>
      </w:pPr>
      <w:r>
        <w:rPr>
          <w:lang w:eastAsia="en-GB"/>
        </w:rPr>
        <w:t>Activity 1: Understand and specify the context of use;</w:t>
      </w:r>
    </w:p>
    <w:p w14:paraId="11AA607C" w14:textId="77777777" w:rsidR="00960F9A" w:rsidRDefault="00960F9A">
      <w:pPr>
        <w:pStyle w:val="ListParagraph"/>
        <w:numPr>
          <w:ilvl w:val="0"/>
          <w:numId w:val="85"/>
        </w:numPr>
        <w:rPr>
          <w:lang w:eastAsia="en-GB"/>
        </w:rPr>
        <w:pPrChange w:id="5326" w:author="Eivind" w:date="2018-06-26T22:19:00Z">
          <w:pPr>
            <w:pStyle w:val="ListParagraph"/>
            <w:numPr>
              <w:numId w:val="80"/>
            </w:numPr>
            <w:ind w:hanging="360"/>
          </w:pPr>
        </w:pPrChange>
      </w:pPr>
      <w:r>
        <w:rPr>
          <w:lang w:eastAsia="en-GB"/>
        </w:rPr>
        <w:t>Activity 2: Identify the user requirements;</w:t>
      </w:r>
    </w:p>
    <w:p w14:paraId="50441DCF" w14:textId="77777777" w:rsidR="00960F9A" w:rsidRDefault="00960F9A">
      <w:pPr>
        <w:pStyle w:val="ListParagraph"/>
        <w:numPr>
          <w:ilvl w:val="0"/>
          <w:numId w:val="85"/>
        </w:numPr>
        <w:rPr>
          <w:lang w:eastAsia="en-GB"/>
        </w:rPr>
        <w:pPrChange w:id="5327" w:author="Eivind" w:date="2018-06-26T22:19:00Z">
          <w:pPr>
            <w:pStyle w:val="ListParagraph"/>
            <w:numPr>
              <w:numId w:val="80"/>
            </w:numPr>
            <w:ind w:hanging="360"/>
          </w:pPr>
        </w:pPrChange>
      </w:pPr>
      <w:r>
        <w:rPr>
          <w:lang w:eastAsia="en-GB"/>
        </w:rPr>
        <w:t>Activity 3: Produce and/or develop design solutions to meet user requirements;</w:t>
      </w:r>
    </w:p>
    <w:p w14:paraId="603860D8" w14:textId="77777777" w:rsidR="00960F9A" w:rsidRDefault="00960F9A">
      <w:pPr>
        <w:pStyle w:val="ListParagraph"/>
        <w:numPr>
          <w:ilvl w:val="0"/>
          <w:numId w:val="85"/>
        </w:numPr>
        <w:rPr>
          <w:lang w:eastAsia="en-GB"/>
        </w:rPr>
        <w:pPrChange w:id="5328" w:author="Eivind" w:date="2018-06-26T22:19:00Z">
          <w:pPr>
            <w:pStyle w:val="ListParagraph"/>
            <w:numPr>
              <w:numId w:val="80"/>
            </w:numPr>
            <w:ind w:hanging="360"/>
          </w:pPr>
        </w:pPrChange>
      </w:pPr>
      <w:r>
        <w:rPr>
          <w:lang w:eastAsia="en-GB"/>
        </w:rPr>
        <w:t>Activity 4: Evaluate the design against usability criteria; and</w:t>
      </w:r>
    </w:p>
    <w:p w14:paraId="6DE825B8" w14:textId="77777777" w:rsidR="00960F9A" w:rsidRDefault="00960F9A">
      <w:pPr>
        <w:pStyle w:val="ListParagraph"/>
        <w:numPr>
          <w:ilvl w:val="0"/>
          <w:numId w:val="85"/>
        </w:numPr>
        <w:rPr>
          <w:lang w:eastAsia="en-GB"/>
        </w:rPr>
        <w:pPrChange w:id="5329" w:author="Eivind" w:date="2018-06-26T22:19:00Z">
          <w:pPr>
            <w:pStyle w:val="ListParagraph"/>
            <w:numPr>
              <w:numId w:val="80"/>
            </w:numPr>
            <w:ind w:hanging="360"/>
          </w:pPr>
        </w:pPrChange>
      </w:pPr>
      <w:r>
        <w:rPr>
          <w:lang w:eastAsia="en-GB"/>
        </w:rPr>
        <w:t>Activity 5: Maintain operational usability.</w:t>
      </w:r>
    </w:p>
    <w:p w14:paraId="7DFBE938" w14:textId="6A226390" w:rsidR="00960F9A" w:rsidRDefault="00960F9A" w:rsidP="00960F9A">
      <w:pPr>
        <w:rPr>
          <w:lang w:eastAsia="en-GB"/>
        </w:rPr>
      </w:pPr>
      <w:r>
        <w:rPr>
          <w:lang w:eastAsia="en-GB"/>
        </w:rPr>
        <w:t>Not</w:t>
      </w:r>
      <w:r w:rsidR="00D21516">
        <w:rPr>
          <w:lang w:eastAsia="en-GB"/>
        </w:rPr>
        <w:t>e</w:t>
      </w:r>
      <w:r>
        <w:rPr>
          <w:lang w:eastAsia="en-GB"/>
        </w:rPr>
        <w:t xml:space="preserve"> that f</w:t>
      </w:r>
      <w:r w:rsidRPr="00F43D7A">
        <w:rPr>
          <w:lang w:eastAsia="en-GB"/>
        </w:rPr>
        <w:t>undamental to HCD is the collection of user feedback through UT</w:t>
      </w:r>
      <w:r>
        <w:rPr>
          <w:lang w:eastAsia="en-GB"/>
        </w:rPr>
        <w:t>.</w:t>
      </w:r>
    </w:p>
    <w:p w14:paraId="442F0068" w14:textId="77777777" w:rsidR="00960F9A" w:rsidRDefault="00960F9A" w:rsidP="00960F9A">
      <w:pPr>
        <w:keepNext/>
        <w:jc w:val="center"/>
      </w:pPr>
      <w:r>
        <w:rPr>
          <w:noProof/>
          <w:lang w:val="fr-FR" w:eastAsia="fr-FR"/>
        </w:rPr>
        <w:drawing>
          <wp:inline distT="0" distB="0" distL="0" distR="0" wp14:anchorId="15ED41F1" wp14:editId="4A0788ED">
            <wp:extent cx="5517161" cy="3894755"/>
            <wp:effectExtent l="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bwMode="auto">
                    <a:xfrm>
                      <a:off x="0" y="0"/>
                      <a:ext cx="5517161" cy="3894755"/>
                    </a:xfrm>
                    <a:prstGeom prst="rect">
                      <a:avLst/>
                    </a:prstGeom>
                    <a:ln>
                      <a:noFill/>
                    </a:ln>
                    <a:extLst>
                      <a:ext uri="{53640926-AAD7-44D8-BBD7-CCE9431645EC}">
                        <a14:shadowObscured xmlns:a14="http://schemas.microsoft.com/office/drawing/2010/main"/>
                      </a:ext>
                    </a:extLst>
                  </pic:spPr>
                </pic:pic>
              </a:graphicData>
            </a:graphic>
          </wp:inline>
        </w:drawing>
      </w:r>
    </w:p>
    <w:p w14:paraId="5A2F6162" w14:textId="3F85BBEB" w:rsidR="00960F9A" w:rsidRDefault="00960F9A" w:rsidP="00960F9A">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15</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1</w:t>
      </w:r>
      <w:r w:rsidR="00750D65">
        <w:fldChar w:fldCharType="end"/>
      </w:r>
      <w:ins w:id="5330" w:author="Eivind" w:date="2018-06-20T22:36:00Z">
        <w:r w:rsidR="00246D85">
          <w:t>.</w:t>
        </w:r>
      </w:ins>
      <w:r>
        <w:t xml:space="preserve"> </w:t>
      </w:r>
      <w:r w:rsidRPr="00224899">
        <w:t>Overview of HCD for e-navigation systems</w:t>
      </w:r>
      <w:r w:rsidR="00120B23">
        <w:t xml:space="preserve"> (from </w:t>
      </w:r>
      <w:r w:rsidR="00120B23" w:rsidRPr="00F43D7A">
        <w:t>MSC.1/Circ.1512</w:t>
      </w:r>
      <w:r w:rsidR="00120B23">
        <w:t>)</w:t>
      </w:r>
    </w:p>
    <w:p w14:paraId="66B7D101" w14:textId="58475A05" w:rsidR="00960F9A" w:rsidRPr="00CD4807" w:rsidRDefault="000644F3" w:rsidP="00960F9A">
      <w:ins w:id="5331" w:author="Eivind" w:date="2018-06-26T22:21:00Z">
        <w:r w:rsidRPr="000644F3">
          <w:t xml:space="preserve">The details of recommended activities at each stage are found in </w:t>
        </w:r>
        <w:del w:id="5332" w:author="Raphael Malyankar" w:date="2018-07-02T18:20:00Z">
          <w:r w:rsidRPr="000644F3" w:rsidDel="006D7C1F">
            <w:delText>chapter</w:delText>
          </w:r>
        </w:del>
      </w:ins>
      <w:ins w:id="5333" w:author="Raphael Malyankar" w:date="2018-07-02T18:20:00Z">
        <w:r w:rsidR="006D7C1F">
          <w:t>section</w:t>
        </w:r>
      </w:ins>
      <w:ins w:id="5334" w:author="Eivind" w:date="2018-06-26T22:21:00Z">
        <w:r w:rsidRPr="000644F3">
          <w:t xml:space="preserve"> 6 of the Annex to MSC.1/Circ.1512.</w:t>
        </w:r>
        <w:del w:id="5335" w:author="Raphael Malyankar" w:date="2018-07-01T20:56:00Z">
          <w:r w:rsidRPr="000644F3" w:rsidDel="006F2521">
            <w:delText>”</w:delText>
          </w:r>
        </w:del>
      </w:ins>
      <w:del w:id="5336" w:author="Eivind" w:date="2018-06-26T22:21:00Z">
        <w:r w:rsidR="00960F9A" w:rsidDel="000644F3">
          <w:delText xml:space="preserve">The details of recommended activates at each stage is found in chapter 6 of the Annex to </w:delText>
        </w:r>
        <w:r w:rsidR="00960F9A" w:rsidRPr="00F43D7A" w:rsidDel="000644F3">
          <w:delText>MSC.1/Circ.1512</w:delText>
        </w:r>
        <w:r w:rsidR="00960F9A" w:rsidDel="000644F3">
          <w:delText>.</w:delText>
        </w:r>
      </w:del>
    </w:p>
    <w:p w14:paraId="34D9FC7D" w14:textId="77777777" w:rsidR="00960F9A" w:rsidRDefault="00960F9A" w:rsidP="004E6E2A">
      <w:pPr>
        <w:pStyle w:val="Heading2"/>
        <w:numPr>
          <w:ilvl w:val="1"/>
          <w:numId w:val="3"/>
        </w:numPr>
        <w:rPr>
          <w:rFonts w:eastAsia="MS Mincho"/>
          <w:lang w:eastAsia="en-GB"/>
        </w:rPr>
      </w:pPr>
      <w:bookmarkStart w:id="5337" w:name="_Toc488370819"/>
      <w:bookmarkStart w:id="5338" w:name="_Toc519804968"/>
      <w:r>
        <w:rPr>
          <w:rFonts w:eastAsia="MS Mincho"/>
          <w:lang w:eastAsia="en-GB"/>
        </w:rPr>
        <w:t>Interoperation requirements for product specifications</w:t>
      </w:r>
      <w:bookmarkEnd w:id="5337"/>
      <w:bookmarkEnd w:id="5338"/>
    </w:p>
    <w:p w14:paraId="29B81B2F" w14:textId="3FB32B24" w:rsidR="00960F9A" w:rsidRDefault="00960F9A" w:rsidP="00960F9A">
      <w:pPr>
        <w:rPr>
          <w:lang w:eastAsia="en-GB"/>
        </w:rPr>
      </w:pPr>
      <w:r>
        <w:rPr>
          <w:lang w:eastAsia="en-GB"/>
        </w:rPr>
        <w:t xml:space="preserve">Responsible parties for product specifications that are included in the interoperability catalogue should </w:t>
      </w:r>
      <w:del w:id="5339" w:author="Eivind" w:date="2018-06-26T22:22:00Z">
        <w:r w:rsidDel="000644F3">
          <w:rPr>
            <w:lang w:eastAsia="en-GB"/>
          </w:rPr>
          <w:delText xml:space="preserve">include </w:delText>
        </w:r>
      </w:del>
      <w:ins w:id="5340" w:author="Eivind" w:date="2018-06-26T22:22:00Z">
        <w:r w:rsidR="000644F3">
          <w:rPr>
            <w:lang w:eastAsia="en-GB"/>
          </w:rPr>
          <w:t xml:space="preserve">consider </w:t>
        </w:r>
      </w:ins>
      <w:r>
        <w:rPr>
          <w:lang w:eastAsia="en-GB"/>
        </w:rPr>
        <w:t xml:space="preserve">the impact on the interoperability catalogue and associated product specifications throughout the lifecycle of the product specification. The general principles of Software Quality Assurance (SQA) as found in </w:t>
      </w:r>
      <w:del w:id="5341" w:author="Raphael Malyankar" w:date="2018-07-02T18:20:00Z">
        <w:r w:rsidDel="002E440F">
          <w:rPr>
            <w:lang w:eastAsia="en-GB"/>
          </w:rPr>
          <w:delText xml:space="preserve">chapter </w:delText>
        </w:r>
      </w:del>
      <w:ins w:id="5342" w:author="Raphael Malyankar" w:date="2018-07-02T18:20:00Z">
        <w:r w:rsidR="002E440F">
          <w:rPr>
            <w:lang w:eastAsia="en-GB"/>
          </w:rPr>
          <w:t xml:space="preserve">section </w:t>
        </w:r>
      </w:ins>
      <w:r>
        <w:rPr>
          <w:lang w:eastAsia="en-GB"/>
        </w:rPr>
        <w:t xml:space="preserve">4 of the Annex to </w:t>
      </w:r>
      <w:r w:rsidRPr="0002254B">
        <w:rPr>
          <w:lang w:eastAsia="en-GB"/>
        </w:rPr>
        <w:t>MSC.1/Circ.1512.</w:t>
      </w:r>
      <w:r>
        <w:rPr>
          <w:lang w:eastAsia="en-GB"/>
        </w:rPr>
        <w:t xml:space="preserve"> should be applied.</w:t>
      </w:r>
    </w:p>
    <w:p w14:paraId="16F79066" w14:textId="77777777" w:rsidR="00960F9A" w:rsidRDefault="00960F9A" w:rsidP="00960F9A">
      <w:pPr>
        <w:keepNext/>
        <w:jc w:val="center"/>
      </w:pPr>
      <w:r>
        <w:rPr>
          <w:noProof/>
          <w:lang w:val="fr-FR" w:eastAsia="fr-FR"/>
        </w:rPr>
        <w:drawing>
          <wp:inline distT="0" distB="0" distL="0" distR="0" wp14:anchorId="1E1CC5CA" wp14:editId="50DC9A1E">
            <wp:extent cx="4517343" cy="3330575"/>
            <wp:effectExtent l="0" t="0" r="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Generic Lifecycle process.png"/>
                    <pic:cNvPicPr/>
                  </pic:nvPicPr>
                  <pic:blipFill>
                    <a:blip r:embed="rId45">
                      <a:extLst>
                        <a:ext uri="{28A0092B-C50C-407E-A947-70E740481C1C}">
                          <a14:useLocalDpi xmlns:a14="http://schemas.microsoft.com/office/drawing/2010/main" val="0"/>
                        </a:ext>
                      </a:extLst>
                    </a:blip>
                    <a:stretch>
                      <a:fillRect/>
                    </a:stretch>
                  </pic:blipFill>
                  <pic:spPr>
                    <a:xfrm>
                      <a:off x="0" y="0"/>
                      <a:ext cx="4519005" cy="3331801"/>
                    </a:xfrm>
                    <a:prstGeom prst="rect">
                      <a:avLst/>
                    </a:prstGeom>
                  </pic:spPr>
                </pic:pic>
              </a:graphicData>
            </a:graphic>
          </wp:inline>
        </w:drawing>
      </w:r>
    </w:p>
    <w:p w14:paraId="326B66FB" w14:textId="1A625EB9" w:rsidR="00960F9A" w:rsidRDefault="00960F9A" w:rsidP="00960F9A">
      <w:pPr>
        <w:pStyle w:val="Caption"/>
        <w:jc w:val="center"/>
        <w:rPr>
          <w:lang w:eastAsia="en-GB"/>
        </w:rPr>
      </w:pPr>
      <w:r>
        <w:t xml:space="preserve">Figure </w:t>
      </w:r>
      <w:r w:rsidR="00750D65">
        <w:fldChar w:fldCharType="begin"/>
      </w:r>
      <w:r w:rsidR="00750D65">
        <w:instrText xml:space="preserve"> STYLEREF 1 \s </w:instrText>
      </w:r>
      <w:r w:rsidR="00750D65">
        <w:fldChar w:fldCharType="separate"/>
      </w:r>
      <w:r w:rsidR="00750D65">
        <w:rPr>
          <w:noProof/>
        </w:rPr>
        <w:t>15</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2</w:t>
      </w:r>
      <w:r w:rsidR="00750D65">
        <w:fldChar w:fldCharType="end"/>
      </w:r>
      <w:ins w:id="5343" w:author="Eivind" w:date="2018-06-20T22:36:00Z">
        <w:r w:rsidR="00246D85">
          <w:t>.</w:t>
        </w:r>
      </w:ins>
      <w:r>
        <w:t xml:space="preserve"> </w:t>
      </w:r>
      <w:r w:rsidRPr="004C3D8A">
        <w:t>Generic life cycle</w:t>
      </w:r>
      <w:r w:rsidR="00120B23">
        <w:t xml:space="preserve"> (from </w:t>
      </w:r>
      <w:r w:rsidR="00120B23" w:rsidRPr="00F43D7A">
        <w:t>MSC.1/Circ.1512</w:t>
      </w:r>
      <w:r w:rsidR="00120B23">
        <w:t>)</w:t>
      </w:r>
    </w:p>
    <w:p w14:paraId="5D5A816D" w14:textId="7843FC91" w:rsidR="00960F9A" w:rsidRDefault="00960F9A" w:rsidP="00960F9A">
      <w:pPr>
        <w:rPr>
          <w:lang w:eastAsia="en-GB"/>
        </w:rPr>
      </w:pPr>
      <w:r>
        <w:rPr>
          <w:lang w:eastAsia="en-GB"/>
        </w:rPr>
        <w:t>Figure 1</w:t>
      </w:r>
      <w:r w:rsidR="00777C4C">
        <w:rPr>
          <w:lang w:eastAsia="en-GB"/>
        </w:rPr>
        <w:t>5</w:t>
      </w:r>
      <w:r>
        <w:rPr>
          <w:lang w:eastAsia="en-GB"/>
        </w:rPr>
        <w:t>-2 shows a typical generic life cycle with the stages recommended as a minimum for the management of the development of product specifications that are used with the Interoperability Catalogue:</w:t>
      </w:r>
    </w:p>
    <w:p w14:paraId="74240F0E" w14:textId="77777777" w:rsidR="00960F9A" w:rsidRDefault="00960F9A">
      <w:pPr>
        <w:pStyle w:val="ListParagraph"/>
        <w:numPr>
          <w:ilvl w:val="0"/>
          <w:numId w:val="86"/>
        </w:numPr>
        <w:rPr>
          <w:lang w:eastAsia="en-GB"/>
        </w:rPr>
        <w:pPrChange w:id="5344" w:author="Eivind" w:date="2018-06-26T22:19:00Z">
          <w:pPr>
            <w:pStyle w:val="ListParagraph"/>
            <w:numPr>
              <w:numId w:val="81"/>
            </w:numPr>
            <w:ind w:hanging="360"/>
          </w:pPr>
        </w:pPrChange>
      </w:pPr>
      <w:r>
        <w:rPr>
          <w:lang w:eastAsia="en-GB"/>
        </w:rPr>
        <w:t>Analysis of operational system feedback;</w:t>
      </w:r>
    </w:p>
    <w:p w14:paraId="266291D6" w14:textId="77777777" w:rsidR="00960F9A" w:rsidRDefault="00960F9A">
      <w:pPr>
        <w:pStyle w:val="ListParagraph"/>
        <w:numPr>
          <w:ilvl w:val="0"/>
          <w:numId w:val="86"/>
        </w:numPr>
        <w:rPr>
          <w:lang w:eastAsia="en-GB"/>
        </w:rPr>
        <w:pPrChange w:id="5345" w:author="Eivind" w:date="2018-06-26T22:19:00Z">
          <w:pPr>
            <w:pStyle w:val="ListParagraph"/>
            <w:numPr>
              <w:numId w:val="81"/>
            </w:numPr>
            <w:ind w:hanging="360"/>
          </w:pPr>
        </w:pPrChange>
      </w:pPr>
      <w:r>
        <w:rPr>
          <w:lang w:eastAsia="en-GB"/>
        </w:rPr>
        <w:t>Stage 1: Concept development;</w:t>
      </w:r>
    </w:p>
    <w:p w14:paraId="2E817B10" w14:textId="77777777" w:rsidR="00960F9A" w:rsidRDefault="00960F9A">
      <w:pPr>
        <w:pStyle w:val="ListParagraph"/>
        <w:numPr>
          <w:ilvl w:val="0"/>
          <w:numId w:val="86"/>
        </w:numPr>
        <w:rPr>
          <w:lang w:eastAsia="en-GB"/>
        </w:rPr>
        <w:pPrChange w:id="5346" w:author="Eivind" w:date="2018-06-26T22:19:00Z">
          <w:pPr>
            <w:pStyle w:val="ListParagraph"/>
            <w:numPr>
              <w:numId w:val="81"/>
            </w:numPr>
            <w:ind w:hanging="360"/>
          </w:pPr>
        </w:pPrChange>
      </w:pPr>
      <w:r>
        <w:rPr>
          <w:lang w:eastAsia="en-GB"/>
        </w:rPr>
        <w:t>Stage 2: Planning and analysis;</w:t>
      </w:r>
    </w:p>
    <w:p w14:paraId="385AD0C2" w14:textId="77777777" w:rsidR="00960F9A" w:rsidRDefault="00960F9A">
      <w:pPr>
        <w:pStyle w:val="ListParagraph"/>
        <w:numPr>
          <w:ilvl w:val="0"/>
          <w:numId w:val="86"/>
        </w:numPr>
        <w:rPr>
          <w:lang w:eastAsia="en-GB"/>
        </w:rPr>
        <w:pPrChange w:id="5347" w:author="Eivind" w:date="2018-06-26T22:19:00Z">
          <w:pPr>
            <w:pStyle w:val="ListParagraph"/>
            <w:numPr>
              <w:numId w:val="81"/>
            </w:numPr>
            <w:ind w:hanging="360"/>
          </w:pPr>
        </w:pPrChange>
      </w:pPr>
      <w:r>
        <w:rPr>
          <w:lang w:eastAsia="en-GB"/>
        </w:rPr>
        <w:t>Stage 3: Design;</w:t>
      </w:r>
    </w:p>
    <w:p w14:paraId="0F0761F2" w14:textId="77777777" w:rsidR="00960F9A" w:rsidRDefault="00960F9A">
      <w:pPr>
        <w:pStyle w:val="ListParagraph"/>
        <w:numPr>
          <w:ilvl w:val="0"/>
          <w:numId w:val="86"/>
        </w:numPr>
        <w:rPr>
          <w:lang w:eastAsia="en-GB"/>
        </w:rPr>
        <w:pPrChange w:id="5348" w:author="Eivind" w:date="2018-06-26T22:19:00Z">
          <w:pPr>
            <w:pStyle w:val="ListParagraph"/>
            <w:numPr>
              <w:numId w:val="81"/>
            </w:numPr>
            <w:ind w:hanging="360"/>
          </w:pPr>
        </w:pPrChange>
      </w:pPr>
      <w:r>
        <w:rPr>
          <w:lang w:eastAsia="en-GB"/>
        </w:rPr>
        <w:t>Stage 4: Integration and testing;</w:t>
      </w:r>
    </w:p>
    <w:p w14:paraId="29452E9F" w14:textId="77777777" w:rsidR="00960F9A" w:rsidRDefault="00960F9A">
      <w:pPr>
        <w:pStyle w:val="ListParagraph"/>
        <w:numPr>
          <w:ilvl w:val="0"/>
          <w:numId w:val="86"/>
        </w:numPr>
        <w:rPr>
          <w:lang w:eastAsia="en-GB"/>
        </w:rPr>
        <w:pPrChange w:id="5349" w:author="Eivind" w:date="2018-06-26T22:19:00Z">
          <w:pPr>
            <w:pStyle w:val="ListParagraph"/>
            <w:numPr>
              <w:numId w:val="81"/>
            </w:numPr>
            <w:ind w:hanging="360"/>
          </w:pPr>
        </w:pPrChange>
      </w:pPr>
      <w:r>
        <w:rPr>
          <w:lang w:eastAsia="en-GB"/>
        </w:rPr>
        <w:t>Stage 5: Operation; and</w:t>
      </w:r>
    </w:p>
    <w:p w14:paraId="5E1A5BF5" w14:textId="77777777" w:rsidR="00960F9A" w:rsidRDefault="00960F9A">
      <w:pPr>
        <w:pStyle w:val="ListParagraph"/>
        <w:numPr>
          <w:ilvl w:val="0"/>
          <w:numId w:val="86"/>
        </w:numPr>
        <w:rPr>
          <w:lang w:eastAsia="en-GB"/>
        </w:rPr>
        <w:pPrChange w:id="5350" w:author="Eivind" w:date="2018-06-26T22:19:00Z">
          <w:pPr>
            <w:pStyle w:val="ListParagraph"/>
            <w:numPr>
              <w:numId w:val="81"/>
            </w:numPr>
            <w:ind w:hanging="360"/>
          </w:pPr>
        </w:pPrChange>
      </w:pPr>
      <w:r>
        <w:rPr>
          <w:lang w:eastAsia="en-GB"/>
        </w:rPr>
        <w:t>Disposal.</w:t>
      </w:r>
    </w:p>
    <w:p w14:paraId="3446A9CF" w14:textId="77777777" w:rsidR="00960F9A" w:rsidRDefault="00960F9A" w:rsidP="00960F9A">
      <w:pPr>
        <w:rPr>
          <w:lang w:eastAsia="en-GB"/>
        </w:rPr>
      </w:pPr>
    </w:p>
    <w:p w14:paraId="3C69AAFD" w14:textId="7D224080" w:rsidR="006B114A" w:rsidRDefault="006B114A" w:rsidP="005B2B0F">
      <w:pPr>
        <w:pStyle w:val="Heading2"/>
        <w:numPr>
          <w:ilvl w:val="1"/>
          <w:numId w:val="3"/>
        </w:numPr>
        <w:rPr>
          <w:rFonts w:eastAsia="MS Mincho"/>
          <w:lang w:eastAsia="en-GB"/>
        </w:rPr>
      </w:pPr>
      <w:bookmarkStart w:id="5351" w:name="_Toc484523940"/>
      <w:bookmarkStart w:id="5352" w:name="_Toc519804969"/>
      <w:bookmarkEnd w:id="5323"/>
      <w:r>
        <w:rPr>
          <w:rFonts w:eastAsia="MS Mincho"/>
          <w:lang w:eastAsia="en-GB"/>
        </w:rPr>
        <w:t>Support different levels of interoperation</w:t>
      </w:r>
      <w:bookmarkEnd w:id="5351"/>
      <w:bookmarkEnd w:id="5352"/>
    </w:p>
    <w:p w14:paraId="3CD17065" w14:textId="52697AE3" w:rsidR="006B114A" w:rsidRDefault="00A71B8B" w:rsidP="00996B38">
      <w:pPr>
        <w:rPr>
          <w:lang w:eastAsia="en-GB"/>
        </w:rPr>
      </w:pPr>
      <w:r>
        <w:rPr>
          <w:lang w:eastAsia="en-GB"/>
        </w:rPr>
        <w:t>The interoperability catalogue provides s</w:t>
      </w:r>
      <w:r w:rsidR="006B114A">
        <w:rPr>
          <w:lang w:eastAsia="en-GB"/>
        </w:rPr>
        <w:t xml:space="preserve">upport for a fixed set of levels of interoperation, as defined in </w:t>
      </w:r>
      <w:r w:rsidR="00B77D74">
        <w:rPr>
          <w:lang w:eastAsia="en-GB"/>
        </w:rPr>
        <w:t>this</w:t>
      </w:r>
      <w:r w:rsidR="006B114A">
        <w:rPr>
          <w:lang w:eastAsia="en-GB"/>
        </w:rPr>
        <w:t xml:space="preserve"> document.</w:t>
      </w:r>
      <w:r>
        <w:rPr>
          <w:lang w:eastAsia="en-GB"/>
        </w:rPr>
        <w:t xml:space="preserve"> The progression of levels is from lower to higher levels of implementation complexity and visual integration of products.</w:t>
      </w:r>
    </w:p>
    <w:p w14:paraId="49D1AD48" w14:textId="3B757B34" w:rsidR="006B114A" w:rsidRDefault="006B114A" w:rsidP="005B2B0F">
      <w:pPr>
        <w:pStyle w:val="Heading2"/>
        <w:numPr>
          <w:ilvl w:val="1"/>
          <w:numId w:val="3"/>
        </w:numPr>
        <w:rPr>
          <w:rFonts w:eastAsia="MS Mincho"/>
          <w:lang w:eastAsia="en-GB"/>
        </w:rPr>
      </w:pPr>
      <w:bookmarkStart w:id="5353" w:name="_Toc484523941"/>
      <w:bookmarkStart w:id="5354" w:name="_Toc519804970"/>
      <w:r>
        <w:rPr>
          <w:rFonts w:eastAsia="MS Mincho"/>
          <w:lang w:eastAsia="en-GB"/>
        </w:rPr>
        <w:t>User control over loaded set</w:t>
      </w:r>
      <w:bookmarkEnd w:id="5353"/>
      <w:bookmarkEnd w:id="5354"/>
    </w:p>
    <w:p w14:paraId="4DCCE430" w14:textId="77777777" w:rsidR="00095C26" w:rsidRDefault="006B114A" w:rsidP="00996B38">
      <w:pPr>
        <w:rPr>
          <w:lang w:eastAsia="en-GB"/>
        </w:rPr>
      </w:pPr>
      <w:r>
        <w:rPr>
          <w:lang w:eastAsia="en-GB"/>
        </w:rPr>
        <w:t>Users may load an additional product, or turn off one or more of the data products in a predefined combination.</w:t>
      </w:r>
    </w:p>
    <w:p w14:paraId="0BF16DCA" w14:textId="514B5767" w:rsidR="006B114A" w:rsidRDefault="00095C26" w:rsidP="00996B38">
      <w:pPr>
        <w:rPr>
          <w:lang w:eastAsia="en-GB"/>
        </w:rPr>
      </w:pPr>
      <w:r>
        <w:rPr>
          <w:lang w:eastAsia="en-GB"/>
        </w:rPr>
        <w:t>Data from such additional products which are not mentioned in the interoperability catalogue are treated by the ECDIS according to the priorities and viewing groups encoded in the product’s own portrayal catalogue (e.g., interleaved with layers from products controlled by the interoperability catalogue according to their relative drawing orders and display priorities)</w:t>
      </w:r>
      <w:r w:rsidR="00B71BC0">
        <w:rPr>
          <w:lang w:eastAsia="en-GB"/>
        </w:rPr>
        <w:t>.</w:t>
      </w:r>
    </w:p>
    <w:p w14:paraId="31B6C600" w14:textId="3CA9DCE5" w:rsidR="00095C26" w:rsidRDefault="00095C26" w:rsidP="00996B38">
      <w:pPr>
        <w:rPr>
          <w:lang w:eastAsia="en-GB"/>
        </w:rPr>
      </w:pPr>
      <w:r>
        <w:rPr>
          <w:lang w:eastAsia="en-GB"/>
        </w:rPr>
        <w:t>Turning off a data product is treated as if the relevant dataset</w:t>
      </w:r>
      <w:r w:rsidR="00FA14E9">
        <w:rPr>
          <w:lang w:eastAsia="en-GB"/>
        </w:rPr>
        <w:t>s</w:t>
      </w:r>
      <w:r>
        <w:rPr>
          <w:lang w:eastAsia="en-GB"/>
        </w:rPr>
        <w:t xml:space="preserve"> </w:t>
      </w:r>
      <w:r w:rsidR="00FA14E9">
        <w:rPr>
          <w:lang w:eastAsia="en-GB"/>
        </w:rPr>
        <w:t>are</w:t>
      </w:r>
      <w:r>
        <w:rPr>
          <w:lang w:eastAsia="en-GB"/>
        </w:rPr>
        <w:t xml:space="preserve"> not available on the system at all. For example, interoperability rules that are made inapplicable due to one of the data products in their conditions being turned off are ignored.</w:t>
      </w:r>
    </w:p>
    <w:p w14:paraId="480D8E90" w14:textId="5789A832" w:rsidR="006B114A" w:rsidRDefault="006B114A" w:rsidP="005B2B0F">
      <w:pPr>
        <w:pStyle w:val="Heading2"/>
        <w:numPr>
          <w:ilvl w:val="1"/>
          <w:numId w:val="3"/>
        </w:numPr>
        <w:rPr>
          <w:rFonts w:eastAsia="MS Mincho"/>
          <w:lang w:eastAsia="en-GB"/>
        </w:rPr>
      </w:pPr>
      <w:bookmarkStart w:id="5355" w:name="_Toc484523942"/>
      <w:bookmarkStart w:id="5356" w:name="_Toc519804971"/>
      <w:r>
        <w:rPr>
          <w:rFonts w:eastAsia="MS Mincho"/>
          <w:lang w:eastAsia="en-GB"/>
        </w:rPr>
        <w:t>User control over interoperation level</w:t>
      </w:r>
      <w:bookmarkEnd w:id="5355"/>
      <w:bookmarkEnd w:id="5356"/>
    </w:p>
    <w:p w14:paraId="131B1C79" w14:textId="591D385D" w:rsidR="00044EB2" w:rsidRDefault="00044EB2" w:rsidP="00735905">
      <w:pPr>
        <w:rPr>
          <w:lang w:eastAsia="en-GB"/>
        </w:rPr>
      </w:pPr>
      <w:r>
        <w:rPr>
          <w:lang w:eastAsia="en-GB"/>
        </w:rPr>
        <w:t xml:space="preserve">The system </w:t>
      </w:r>
      <w:r w:rsidR="00EC11DE">
        <w:rPr>
          <w:lang w:eastAsia="en-GB"/>
        </w:rPr>
        <w:t>should</w:t>
      </w:r>
      <w:r>
        <w:rPr>
          <w:lang w:eastAsia="en-GB"/>
        </w:rPr>
        <w:t xml:space="preserve"> allow the user to change the interoperation level </w:t>
      </w:r>
      <w:r w:rsidR="007C1726">
        <w:rPr>
          <w:lang w:eastAsia="en-GB"/>
        </w:rPr>
        <w:t>and/</w:t>
      </w:r>
      <w:r w:rsidR="00EC11DE">
        <w:rPr>
          <w:lang w:eastAsia="en-GB"/>
        </w:rPr>
        <w:t>or</w:t>
      </w:r>
      <w:r>
        <w:rPr>
          <w:lang w:eastAsia="en-GB"/>
        </w:rPr>
        <w:t xml:space="preserve"> pick a predefined combination </w:t>
      </w:r>
      <w:r w:rsidR="007C1726">
        <w:rPr>
          <w:lang w:eastAsia="en-GB"/>
        </w:rPr>
        <w:t>by means of simple</w:t>
      </w:r>
      <w:r>
        <w:rPr>
          <w:lang w:eastAsia="en-GB"/>
        </w:rPr>
        <w:t xml:space="preserve"> operations. </w:t>
      </w:r>
      <w:r w:rsidR="007C1726">
        <w:rPr>
          <w:lang w:eastAsia="en-GB"/>
        </w:rPr>
        <w:t>Any</w:t>
      </w:r>
      <w:r w:rsidR="0078747F">
        <w:rPr>
          <w:lang w:eastAsia="en-GB"/>
        </w:rPr>
        <w:t xml:space="preserve"> options offered to the user must be </w:t>
      </w:r>
      <w:r w:rsidR="007C1726">
        <w:rPr>
          <w:lang w:eastAsia="en-GB"/>
        </w:rPr>
        <w:t xml:space="preserve">valid in </w:t>
      </w:r>
      <w:r w:rsidR="0078747F">
        <w:rPr>
          <w:lang w:eastAsia="en-GB"/>
        </w:rPr>
        <w:t>contex</w:t>
      </w:r>
      <w:r w:rsidR="007C1726">
        <w:rPr>
          <w:lang w:eastAsia="en-GB"/>
        </w:rPr>
        <w:t>t</w:t>
      </w:r>
      <w:r w:rsidR="0078747F">
        <w:rPr>
          <w:lang w:eastAsia="en-GB"/>
        </w:rPr>
        <w:t xml:space="preserve">, e.g., if </w:t>
      </w:r>
      <w:r w:rsidR="007C1726">
        <w:rPr>
          <w:lang w:eastAsia="en-GB"/>
        </w:rPr>
        <w:t>the user interface offers the user a choice</w:t>
      </w:r>
      <w:r w:rsidR="0078747F">
        <w:rPr>
          <w:lang w:eastAsia="en-GB"/>
        </w:rPr>
        <w:t xml:space="preserve"> of predefined combinations</w:t>
      </w:r>
      <w:r w:rsidR="007C1726">
        <w:rPr>
          <w:lang w:eastAsia="en-GB"/>
        </w:rPr>
        <w:t xml:space="preserve"> at an interoperability level</w:t>
      </w:r>
      <w:r w:rsidR="0078747F">
        <w:rPr>
          <w:lang w:eastAsia="en-GB"/>
        </w:rPr>
        <w:t xml:space="preserve">, the listed combinations should be only those </w:t>
      </w:r>
      <w:r w:rsidR="007C1726">
        <w:rPr>
          <w:lang w:eastAsia="en-GB"/>
        </w:rPr>
        <w:t>defined</w:t>
      </w:r>
      <w:r w:rsidR="0078747F">
        <w:rPr>
          <w:lang w:eastAsia="en-GB"/>
        </w:rPr>
        <w:t xml:space="preserve"> at that level in the interoperability catalogue.</w:t>
      </w:r>
    </w:p>
    <w:p w14:paraId="4E5910D2" w14:textId="52590C2C" w:rsidR="00735905" w:rsidRDefault="00563C35" w:rsidP="00735905">
      <w:pPr>
        <w:rPr>
          <w:lang w:val="en-CA" w:eastAsia="en-CA"/>
        </w:rPr>
      </w:pPr>
      <w:r w:rsidRPr="00563C35">
        <w:rPr>
          <w:lang w:eastAsia="en-GB"/>
        </w:rPr>
        <w:t xml:space="preserve">The </w:t>
      </w:r>
      <w:r w:rsidR="00044EB2">
        <w:rPr>
          <w:lang w:eastAsia="en-GB"/>
        </w:rPr>
        <w:t>system</w:t>
      </w:r>
      <w:r w:rsidRPr="00563C35">
        <w:rPr>
          <w:lang w:eastAsia="en-GB"/>
        </w:rPr>
        <w:t xml:space="preserve"> </w:t>
      </w:r>
      <w:r w:rsidR="00EC11DE">
        <w:rPr>
          <w:lang w:eastAsia="en-GB"/>
        </w:rPr>
        <w:t xml:space="preserve">should minimise demands </w:t>
      </w:r>
      <w:r w:rsidR="00BE63B7">
        <w:rPr>
          <w:lang w:eastAsia="en-GB"/>
        </w:rPr>
        <w:t>for</w:t>
      </w:r>
      <w:r w:rsidR="00EC11DE">
        <w:rPr>
          <w:lang w:eastAsia="en-GB"/>
        </w:rPr>
        <w:t xml:space="preserve"> user interaction when changing interoperability level or predefined combinations</w:t>
      </w:r>
      <w:r w:rsidR="007C1726">
        <w:rPr>
          <w:lang w:eastAsia="en-GB"/>
        </w:rPr>
        <w:t>, subject to constraints imposed by the platform and interface</w:t>
      </w:r>
      <w:r w:rsidRPr="00563C35">
        <w:rPr>
          <w:lang w:eastAsia="en-GB"/>
        </w:rPr>
        <w:t>.</w:t>
      </w:r>
      <w:r w:rsidR="007C1726">
        <w:rPr>
          <w:lang w:eastAsia="en-GB"/>
        </w:rPr>
        <w:t xml:space="preserve"> Some implications of this guidance are:</w:t>
      </w:r>
    </w:p>
    <w:p w14:paraId="672FBE70" w14:textId="1A913420" w:rsidR="002B3B98" w:rsidRDefault="00DA29FC" w:rsidP="00325A4A">
      <w:pPr>
        <w:pStyle w:val="ListParagraph"/>
        <w:numPr>
          <w:ilvl w:val="0"/>
          <w:numId w:val="77"/>
        </w:numPr>
        <w:spacing w:line="240" w:lineRule="auto"/>
        <w:jc w:val="left"/>
        <w:rPr>
          <w:rFonts w:cs="Arial"/>
          <w:lang w:val="en-CA" w:eastAsia="en-CA"/>
        </w:rPr>
      </w:pPr>
      <w:r w:rsidRPr="006C4F13">
        <w:rPr>
          <w:rFonts w:cs="Arial"/>
          <w:lang w:val="en-CA" w:eastAsia="en-CA"/>
        </w:rPr>
        <w:t>W</w:t>
      </w:r>
      <w:r w:rsidR="00B561C0" w:rsidRPr="006C4F13">
        <w:rPr>
          <w:rFonts w:cs="Arial"/>
          <w:lang w:val="en-CA" w:eastAsia="en-CA"/>
        </w:rPr>
        <w:t xml:space="preserve">hen the interoperability </w:t>
      </w:r>
      <w:r w:rsidR="00563C35" w:rsidRPr="00044EB2">
        <w:rPr>
          <w:rFonts w:cs="Arial"/>
          <w:lang w:val="en-CA" w:eastAsia="en-CA"/>
        </w:rPr>
        <w:t>level</w:t>
      </w:r>
      <w:r w:rsidR="00735905" w:rsidRPr="00044EB2">
        <w:rPr>
          <w:rFonts w:cs="Arial"/>
          <w:lang w:val="en-CA" w:eastAsia="en-CA"/>
        </w:rPr>
        <w:t xml:space="preserve"> alone</w:t>
      </w:r>
      <w:r w:rsidR="00563C35" w:rsidRPr="00044EB2">
        <w:rPr>
          <w:rFonts w:cs="Arial"/>
          <w:lang w:val="en-CA" w:eastAsia="en-CA"/>
        </w:rPr>
        <w:t xml:space="preserve"> is </w:t>
      </w:r>
      <w:r w:rsidR="00B561C0" w:rsidRPr="00044EB2">
        <w:rPr>
          <w:rFonts w:cs="Arial"/>
          <w:lang w:val="en-CA" w:eastAsia="en-CA"/>
        </w:rPr>
        <w:t>changed</w:t>
      </w:r>
      <w:r w:rsidR="00735905" w:rsidRPr="00044EB2">
        <w:rPr>
          <w:rFonts w:cs="Arial"/>
          <w:lang w:val="en-CA" w:eastAsia="en-CA"/>
        </w:rPr>
        <w:t xml:space="preserve"> and the interoperability catalogue contains a predefined combination of the new level</w:t>
      </w:r>
      <w:r w:rsidR="00735905" w:rsidRPr="00EC11DE">
        <w:rPr>
          <w:rFonts w:cs="Arial"/>
          <w:lang w:val="en-CA" w:eastAsia="en-CA"/>
        </w:rPr>
        <w:t xml:space="preserve"> that lists the </w:t>
      </w:r>
      <w:r w:rsidR="00EC11DE">
        <w:rPr>
          <w:rFonts w:cs="Arial"/>
          <w:lang w:val="en-CA" w:eastAsia="en-CA"/>
        </w:rPr>
        <w:t>currently displayed</w:t>
      </w:r>
      <w:r w:rsidR="00735905" w:rsidRPr="00EC11DE">
        <w:rPr>
          <w:rFonts w:cs="Arial"/>
          <w:lang w:val="en-CA" w:eastAsia="en-CA"/>
        </w:rPr>
        <w:t xml:space="preserve"> product set</w:t>
      </w:r>
      <w:r w:rsidR="00B561C0" w:rsidRPr="00EC11DE">
        <w:rPr>
          <w:rFonts w:cs="Arial"/>
          <w:lang w:val="en-CA" w:eastAsia="en-CA"/>
        </w:rPr>
        <w:t>,</w:t>
      </w:r>
      <w:r w:rsidR="00563C35" w:rsidRPr="00EC11DE">
        <w:rPr>
          <w:rFonts w:cs="Arial"/>
          <w:lang w:val="en-CA" w:eastAsia="en-CA"/>
        </w:rPr>
        <w:t xml:space="preserve"> the </w:t>
      </w:r>
      <w:r w:rsidR="00B561C0" w:rsidRPr="00EC11DE">
        <w:rPr>
          <w:rFonts w:cs="Arial"/>
          <w:lang w:val="en-CA" w:eastAsia="en-CA"/>
        </w:rPr>
        <w:t xml:space="preserve">system should </w:t>
      </w:r>
      <w:r w:rsidR="00735905" w:rsidRPr="00EC11DE">
        <w:rPr>
          <w:rFonts w:cs="Arial"/>
          <w:lang w:val="en-CA" w:eastAsia="en-CA"/>
        </w:rPr>
        <w:t>apply the rules of the new level to the</w:t>
      </w:r>
      <w:r w:rsidR="001D1B22" w:rsidRPr="00EC11DE">
        <w:rPr>
          <w:rFonts w:cs="Arial"/>
          <w:lang w:val="en-CA" w:eastAsia="en-CA"/>
        </w:rPr>
        <w:t xml:space="preserve"> </w:t>
      </w:r>
      <w:r w:rsidR="00735905" w:rsidRPr="00EC11DE">
        <w:rPr>
          <w:rFonts w:cs="Arial"/>
          <w:lang w:val="en-CA" w:eastAsia="en-CA"/>
        </w:rPr>
        <w:t>product set</w:t>
      </w:r>
      <w:r w:rsidR="00EC11DE">
        <w:rPr>
          <w:rFonts w:cs="Arial"/>
          <w:lang w:val="en-CA" w:eastAsia="en-CA"/>
        </w:rPr>
        <w:t xml:space="preserve"> immediately</w:t>
      </w:r>
      <w:r w:rsidR="00080639">
        <w:rPr>
          <w:rFonts w:cs="Arial"/>
          <w:lang w:val="en-CA" w:eastAsia="en-CA"/>
        </w:rPr>
        <w:t>. A</w:t>
      </w:r>
      <w:r w:rsidR="002B3B98">
        <w:rPr>
          <w:rFonts w:cs="Arial"/>
          <w:lang w:val="en-CA" w:eastAsia="en-CA"/>
        </w:rPr>
        <w:t>lternative</w:t>
      </w:r>
      <w:r w:rsidR="00EC11DE">
        <w:rPr>
          <w:rFonts w:cs="Arial"/>
          <w:lang w:val="en-CA" w:eastAsia="en-CA"/>
        </w:rPr>
        <w:t xml:space="preserve"> </w:t>
      </w:r>
      <w:r w:rsidR="00080639">
        <w:rPr>
          <w:rFonts w:cs="Arial"/>
          <w:lang w:val="en-CA" w:eastAsia="en-CA"/>
        </w:rPr>
        <w:t xml:space="preserve">predefined </w:t>
      </w:r>
      <w:r w:rsidR="00EC11DE">
        <w:rPr>
          <w:rFonts w:cs="Arial"/>
          <w:lang w:val="en-CA" w:eastAsia="en-CA"/>
        </w:rPr>
        <w:t>combination</w:t>
      </w:r>
      <w:r w:rsidR="002B3B98">
        <w:rPr>
          <w:rFonts w:cs="Arial"/>
          <w:lang w:val="en-CA" w:eastAsia="en-CA"/>
        </w:rPr>
        <w:t>s</w:t>
      </w:r>
      <w:r w:rsidR="00EC11DE">
        <w:rPr>
          <w:rFonts w:cs="Arial"/>
          <w:lang w:val="en-CA" w:eastAsia="en-CA"/>
        </w:rPr>
        <w:t xml:space="preserve"> </w:t>
      </w:r>
      <w:r w:rsidR="007C1726">
        <w:rPr>
          <w:rFonts w:cs="Arial"/>
          <w:lang w:val="en-CA" w:eastAsia="en-CA"/>
        </w:rPr>
        <w:t xml:space="preserve">for the level </w:t>
      </w:r>
      <w:r w:rsidR="00EC11DE">
        <w:rPr>
          <w:rFonts w:cs="Arial"/>
          <w:lang w:val="en-CA" w:eastAsia="en-CA"/>
        </w:rPr>
        <w:t>may be offered</w:t>
      </w:r>
      <w:r w:rsidR="007C1726">
        <w:rPr>
          <w:rFonts w:cs="Arial"/>
          <w:lang w:val="en-CA" w:eastAsia="en-CA"/>
        </w:rPr>
        <w:t xml:space="preserve"> in an u</w:t>
      </w:r>
      <w:r w:rsidR="002B3B98">
        <w:rPr>
          <w:rFonts w:cs="Arial"/>
          <w:lang w:val="en-CA" w:eastAsia="en-CA"/>
        </w:rPr>
        <w:t>nobtrusive way</w:t>
      </w:r>
      <w:r w:rsidR="00EC11DE">
        <w:rPr>
          <w:rFonts w:cs="Arial"/>
          <w:lang w:val="en-CA" w:eastAsia="en-CA"/>
        </w:rPr>
        <w:t>.</w:t>
      </w:r>
    </w:p>
    <w:p w14:paraId="4AC21637" w14:textId="078E8F83" w:rsidR="00DA29FC" w:rsidRPr="002B3B98" w:rsidRDefault="002B3B98" w:rsidP="00325A4A">
      <w:pPr>
        <w:spacing w:after="120" w:line="240" w:lineRule="auto"/>
        <w:ind w:left="720"/>
        <w:jc w:val="left"/>
        <w:rPr>
          <w:rFonts w:cs="Arial"/>
          <w:lang w:val="en-CA" w:eastAsia="en-CA"/>
        </w:rPr>
      </w:pPr>
      <w:r>
        <w:rPr>
          <w:rFonts w:cs="Arial"/>
          <w:lang w:val="en-CA" w:eastAsia="en-CA"/>
        </w:rPr>
        <w:t xml:space="preserve">EXAMPLE: </w:t>
      </w:r>
      <w:r w:rsidR="00B65D27" w:rsidRPr="002B3B98">
        <w:rPr>
          <w:rFonts w:cs="Arial"/>
          <w:lang w:val="en-CA" w:eastAsia="en-CA"/>
        </w:rPr>
        <w:t xml:space="preserve">S-201 and S-101 data are </w:t>
      </w:r>
      <w:r w:rsidR="00DA29FC" w:rsidRPr="002B3B98">
        <w:rPr>
          <w:rFonts w:cs="Arial"/>
          <w:lang w:val="en-CA" w:eastAsia="en-CA"/>
        </w:rPr>
        <w:t xml:space="preserve">both </w:t>
      </w:r>
      <w:r w:rsidR="00B65D27" w:rsidRPr="002B3B98">
        <w:rPr>
          <w:rFonts w:cs="Arial"/>
          <w:lang w:val="en-CA" w:eastAsia="en-CA"/>
        </w:rPr>
        <w:t xml:space="preserve">on-screen </w:t>
      </w:r>
      <w:r w:rsidR="00735905" w:rsidRPr="002B3B98">
        <w:rPr>
          <w:rFonts w:cs="Arial"/>
          <w:lang w:val="en-CA" w:eastAsia="en-CA"/>
        </w:rPr>
        <w:t xml:space="preserve">when Level 1 is changed to </w:t>
      </w:r>
      <w:r w:rsidR="00DA29FC" w:rsidRPr="002B3B98">
        <w:rPr>
          <w:rFonts w:cs="Arial"/>
          <w:lang w:val="en-CA" w:eastAsia="en-CA"/>
        </w:rPr>
        <w:t>L</w:t>
      </w:r>
      <w:r w:rsidR="00735905" w:rsidRPr="002B3B98">
        <w:rPr>
          <w:rFonts w:cs="Arial"/>
          <w:lang w:val="en-CA" w:eastAsia="en-CA"/>
        </w:rPr>
        <w:t>evel 2</w:t>
      </w:r>
      <w:r w:rsidR="00B65D27" w:rsidRPr="002B3B98">
        <w:rPr>
          <w:rFonts w:cs="Arial"/>
          <w:lang w:val="en-CA" w:eastAsia="en-CA"/>
        </w:rPr>
        <w:t>,</w:t>
      </w:r>
      <w:r w:rsidR="00B561C0" w:rsidRPr="002B3B98">
        <w:rPr>
          <w:rFonts w:cs="Arial"/>
          <w:lang w:val="en-CA" w:eastAsia="en-CA"/>
        </w:rPr>
        <w:t xml:space="preserve"> </w:t>
      </w:r>
      <w:r w:rsidR="00735905" w:rsidRPr="002B3B98">
        <w:rPr>
          <w:rFonts w:cs="Arial"/>
          <w:lang w:val="en-CA" w:eastAsia="en-CA"/>
        </w:rPr>
        <w:t>and</w:t>
      </w:r>
      <w:r w:rsidR="00DA29FC" w:rsidRPr="002B3B98">
        <w:rPr>
          <w:rFonts w:cs="Arial"/>
          <w:lang w:val="en-CA" w:eastAsia="en-CA"/>
        </w:rPr>
        <w:t xml:space="preserve"> the catalogue includes a “Level 2 S101+S201” predefined combination</w:t>
      </w:r>
      <w:r>
        <w:rPr>
          <w:rFonts w:cs="Arial"/>
          <w:lang w:val="en-CA" w:eastAsia="en-CA"/>
        </w:rPr>
        <w:t>.</w:t>
      </w:r>
      <w:r w:rsidR="00DA29FC" w:rsidRPr="002B3B98">
        <w:rPr>
          <w:rFonts w:cs="Arial"/>
          <w:lang w:val="en-CA" w:eastAsia="en-CA"/>
        </w:rPr>
        <w:t xml:space="preserve"> </w:t>
      </w:r>
      <w:r>
        <w:rPr>
          <w:rFonts w:cs="Arial"/>
          <w:lang w:val="en-CA" w:eastAsia="en-CA"/>
        </w:rPr>
        <w:t>I</w:t>
      </w:r>
      <w:r w:rsidR="00DA29FC" w:rsidRPr="002B3B98">
        <w:rPr>
          <w:rFonts w:cs="Arial"/>
          <w:lang w:val="en-CA" w:eastAsia="en-CA"/>
        </w:rPr>
        <w:t xml:space="preserve">nterleaving of S-101 and S-201 features (Level 1) </w:t>
      </w:r>
      <w:r>
        <w:rPr>
          <w:rFonts w:cs="Arial"/>
          <w:lang w:val="en-CA" w:eastAsia="en-CA"/>
        </w:rPr>
        <w:t xml:space="preserve">immediately </w:t>
      </w:r>
      <w:r w:rsidR="00DA29FC" w:rsidRPr="002B3B98">
        <w:rPr>
          <w:rFonts w:cs="Arial"/>
          <w:lang w:val="en-CA" w:eastAsia="en-CA"/>
        </w:rPr>
        <w:t>change</w:t>
      </w:r>
      <w:r w:rsidRPr="002B3B98">
        <w:rPr>
          <w:rFonts w:cs="Arial"/>
          <w:lang w:val="en-CA" w:eastAsia="en-CA"/>
        </w:rPr>
        <w:t>s</w:t>
      </w:r>
      <w:r w:rsidR="00DA29FC" w:rsidRPr="002B3B98">
        <w:rPr>
          <w:rFonts w:cs="Arial"/>
          <w:lang w:val="en-CA" w:eastAsia="en-CA"/>
        </w:rPr>
        <w:t xml:space="preserve"> to suppression of S-101 navigation aids by S-201 navigation aid features (Level 2).</w:t>
      </w:r>
      <w:r w:rsidR="007C1726">
        <w:rPr>
          <w:rFonts w:cs="Arial"/>
          <w:lang w:val="en-CA" w:eastAsia="en-CA"/>
        </w:rPr>
        <w:t xml:space="preserve"> Optionally, a panel on the side of the graphic may display the predefined combinations defined at the new level in the interoperability catalogue.</w:t>
      </w:r>
    </w:p>
    <w:p w14:paraId="33E5DE82" w14:textId="77777777" w:rsidR="002B3B98" w:rsidRDefault="00DA29FC" w:rsidP="00325A4A">
      <w:pPr>
        <w:pStyle w:val="ListParagraph"/>
        <w:numPr>
          <w:ilvl w:val="0"/>
          <w:numId w:val="77"/>
        </w:numPr>
        <w:spacing w:line="240" w:lineRule="auto"/>
        <w:jc w:val="left"/>
        <w:rPr>
          <w:rFonts w:cs="Arial"/>
          <w:lang w:val="en-CA" w:eastAsia="en-CA"/>
        </w:rPr>
      </w:pPr>
      <w:r w:rsidRPr="002B3B98">
        <w:rPr>
          <w:rFonts w:cs="Arial"/>
          <w:lang w:val="en-CA" w:eastAsia="en-CA"/>
        </w:rPr>
        <w:t>When the predefined combination alone is changed and the interoperability catalogue contains the new predefined combination at the current level, the system should apply the rules of the</w:t>
      </w:r>
      <w:r w:rsidR="001D1B22" w:rsidRPr="002B3B98">
        <w:rPr>
          <w:rFonts w:cs="Arial"/>
          <w:lang w:val="en-CA" w:eastAsia="en-CA"/>
        </w:rPr>
        <w:t xml:space="preserve"> current</w:t>
      </w:r>
      <w:r w:rsidRPr="002B3B98">
        <w:rPr>
          <w:rFonts w:cs="Arial"/>
          <w:lang w:val="en-CA" w:eastAsia="en-CA"/>
        </w:rPr>
        <w:t xml:space="preserve"> </w:t>
      </w:r>
      <w:r w:rsidR="001D1B22" w:rsidRPr="002B3B98">
        <w:rPr>
          <w:rFonts w:cs="Arial"/>
          <w:lang w:val="en-CA" w:eastAsia="en-CA"/>
        </w:rPr>
        <w:t xml:space="preserve">level to the </w:t>
      </w:r>
      <w:r w:rsidRPr="002B3B98">
        <w:rPr>
          <w:rFonts w:cs="Arial"/>
          <w:lang w:val="en-CA" w:eastAsia="en-CA"/>
        </w:rPr>
        <w:t>new predef</w:t>
      </w:r>
      <w:r w:rsidR="002B3B98">
        <w:rPr>
          <w:rFonts w:cs="Arial"/>
          <w:lang w:val="en-CA" w:eastAsia="en-CA"/>
        </w:rPr>
        <w:t>ined combination.</w:t>
      </w:r>
    </w:p>
    <w:p w14:paraId="012B01C7" w14:textId="3A37C8A0" w:rsidR="00DA29FC" w:rsidRPr="002B3B98" w:rsidRDefault="002B3B98" w:rsidP="00325A4A">
      <w:pPr>
        <w:pStyle w:val="ListParagraph"/>
        <w:spacing w:line="240" w:lineRule="auto"/>
        <w:jc w:val="left"/>
        <w:rPr>
          <w:rFonts w:cs="Arial"/>
          <w:lang w:val="en-CA" w:eastAsia="en-CA"/>
        </w:rPr>
      </w:pPr>
      <w:r>
        <w:rPr>
          <w:rFonts w:cs="Arial"/>
          <w:lang w:val="en-CA" w:eastAsia="en-CA"/>
        </w:rPr>
        <w:t>EXAMPLE: T</w:t>
      </w:r>
      <w:r w:rsidR="001D1B22" w:rsidRPr="002B3B98">
        <w:rPr>
          <w:rFonts w:cs="Arial"/>
          <w:lang w:val="en-CA" w:eastAsia="en-CA"/>
        </w:rPr>
        <w:t xml:space="preserve">he system is </w:t>
      </w:r>
      <w:r w:rsidR="00DA29FC" w:rsidRPr="002B3B98">
        <w:rPr>
          <w:rFonts w:cs="Arial"/>
          <w:lang w:val="en-CA" w:eastAsia="en-CA"/>
        </w:rPr>
        <w:t xml:space="preserve">in Level 2 and the S201+S101 predefined combination is changed to </w:t>
      </w:r>
      <w:r>
        <w:rPr>
          <w:rFonts w:cs="Arial"/>
          <w:lang w:val="en-CA" w:eastAsia="en-CA"/>
        </w:rPr>
        <w:t>S201+S101+S122. T</w:t>
      </w:r>
      <w:r w:rsidR="001D1B22" w:rsidRPr="002B3B98">
        <w:rPr>
          <w:rFonts w:cs="Arial"/>
          <w:lang w:val="en-CA" w:eastAsia="en-CA"/>
        </w:rPr>
        <w:t>he system suppress</w:t>
      </w:r>
      <w:r>
        <w:rPr>
          <w:rFonts w:cs="Arial"/>
          <w:lang w:val="en-CA" w:eastAsia="en-CA"/>
        </w:rPr>
        <w:t>es</w:t>
      </w:r>
      <w:r w:rsidR="001D1B22" w:rsidRPr="002B3B98">
        <w:rPr>
          <w:rFonts w:cs="Arial"/>
          <w:lang w:val="en-CA" w:eastAsia="en-CA"/>
        </w:rPr>
        <w:t xml:space="preserve"> S-101 Restricted Area features of type “nature reserve” in favour of Marine Protected Areas from S-122 (assuming the interoperability catalogue contains such a rule).</w:t>
      </w:r>
    </w:p>
    <w:p w14:paraId="3251CBAD" w14:textId="2B0B12A3" w:rsidR="002B3B98" w:rsidRDefault="001D1B22" w:rsidP="00325A4A">
      <w:pPr>
        <w:pStyle w:val="ListParagraph"/>
        <w:numPr>
          <w:ilvl w:val="0"/>
          <w:numId w:val="77"/>
        </w:numPr>
        <w:spacing w:line="240" w:lineRule="auto"/>
        <w:jc w:val="left"/>
        <w:rPr>
          <w:rFonts w:cs="Arial"/>
          <w:lang w:val="en-CA" w:eastAsia="en-CA"/>
        </w:rPr>
      </w:pPr>
      <w:r w:rsidRPr="002B3B98">
        <w:rPr>
          <w:rFonts w:cs="Arial"/>
          <w:lang w:val="en-CA" w:eastAsia="en-CA"/>
        </w:rPr>
        <w:t xml:space="preserve">When the interoperability catalogue does not contain </w:t>
      </w:r>
      <w:r w:rsidR="006150C7">
        <w:rPr>
          <w:rFonts w:cs="Arial"/>
          <w:lang w:val="en-CA" w:eastAsia="en-CA"/>
        </w:rPr>
        <w:t>a</w:t>
      </w:r>
      <w:r w:rsidRPr="002B3B98">
        <w:rPr>
          <w:rFonts w:cs="Arial"/>
          <w:lang w:val="en-CA" w:eastAsia="en-CA"/>
        </w:rPr>
        <w:t xml:space="preserve"> predefined combination </w:t>
      </w:r>
      <w:r w:rsidR="006150C7">
        <w:rPr>
          <w:rFonts w:cs="Arial"/>
          <w:lang w:val="en-CA" w:eastAsia="en-CA"/>
        </w:rPr>
        <w:t>at the new</w:t>
      </w:r>
      <w:r w:rsidRPr="002B3B98">
        <w:rPr>
          <w:rFonts w:cs="Arial"/>
          <w:lang w:val="en-CA" w:eastAsia="en-CA"/>
        </w:rPr>
        <w:t xml:space="preserve"> level, </w:t>
      </w:r>
      <w:r w:rsidR="006C4F13" w:rsidRPr="002B3B98">
        <w:rPr>
          <w:rFonts w:cs="Arial"/>
          <w:lang w:val="en-CA" w:eastAsia="en-CA"/>
        </w:rPr>
        <w:t xml:space="preserve">the user interface should </w:t>
      </w:r>
      <w:r w:rsidR="002E780A">
        <w:rPr>
          <w:rFonts w:cs="Arial"/>
          <w:lang w:val="en-CA" w:eastAsia="en-CA"/>
        </w:rPr>
        <w:t>provide an indication of</w:t>
      </w:r>
      <w:r w:rsidR="000F3C7A">
        <w:rPr>
          <w:rFonts w:cs="Arial"/>
          <w:lang w:val="en-CA" w:eastAsia="en-CA"/>
        </w:rPr>
        <w:t xml:space="preserve"> </w:t>
      </w:r>
      <w:r w:rsidR="007C1726">
        <w:rPr>
          <w:rFonts w:cs="Arial"/>
          <w:lang w:val="en-CA" w:eastAsia="en-CA"/>
        </w:rPr>
        <w:t xml:space="preserve">this to the user </w:t>
      </w:r>
      <w:r w:rsidR="006C4F13" w:rsidRPr="000F3C7A">
        <w:rPr>
          <w:rFonts w:cs="Arial"/>
          <w:lang w:val="en-CA" w:eastAsia="en-CA"/>
        </w:rPr>
        <w:t>(</w:t>
      </w:r>
      <w:r w:rsidR="006150C7">
        <w:rPr>
          <w:rFonts w:cs="Arial"/>
          <w:lang w:val="en-CA" w:eastAsia="en-CA"/>
        </w:rPr>
        <w:t xml:space="preserve">though </w:t>
      </w:r>
      <w:r w:rsidR="006C4F13" w:rsidRPr="000F3C7A">
        <w:rPr>
          <w:rFonts w:cs="Arial"/>
          <w:lang w:val="en-CA" w:eastAsia="en-CA"/>
        </w:rPr>
        <w:t xml:space="preserve">not </w:t>
      </w:r>
      <w:r w:rsidR="006C4F13" w:rsidRPr="00E70FF1">
        <w:rPr>
          <w:rFonts w:cs="Arial"/>
          <w:lang w:val="en-CA" w:eastAsia="en-CA"/>
        </w:rPr>
        <w:t>necessarily by d</w:t>
      </w:r>
      <w:r w:rsidR="006C4F13" w:rsidRPr="00FC76AA">
        <w:rPr>
          <w:rFonts w:cs="Arial"/>
          <w:lang w:val="en-CA" w:eastAsia="en-CA"/>
        </w:rPr>
        <w:t>isabling the choice</w:t>
      </w:r>
      <w:r w:rsidR="006150C7">
        <w:rPr>
          <w:rFonts w:cs="Arial"/>
          <w:lang w:val="en-CA" w:eastAsia="en-CA"/>
        </w:rPr>
        <w:t xml:space="preserve"> or blocking the transition</w:t>
      </w:r>
      <w:r w:rsidR="006C4F13" w:rsidRPr="00FC76AA">
        <w:rPr>
          <w:rFonts w:cs="Arial"/>
          <w:lang w:val="en-CA" w:eastAsia="en-CA"/>
        </w:rPr>
        <w:t xml:space="preserve">). </w:t>
      </w:r>
      <w:r w:rsidR="006150C7">
        <w:rPr>
          <w:rFonts w:cs="Arial"/>
          <w:lang w:val="en-CA" w:eastAsia="en-CA"/>
        </w:rPr>
        <w:t>Strategies for dealing with this situation are left to interface designers. For example</w:t>
      </w:r>
      <w:r w:rsidR="00031F2D">
        <w:rPr>
          <w:rFonts w:cs="Arial"/>
          <w:lang w:val="en-CA" w:eastAsia="en-CA"/>
        </w:rPr>
        <w:t xml:space="preserve">, </w:t>
      </w:r>
      <w:r w:rsidR="002E780A">
        <w:rPr>
          <w:rFonts w:cs="Arial"/>
          <w:lang w:val="en-CA" w:eastAsia="en-CA"/>
        </w:rPr>
        <w:t xml:space="preserve">systems </w:t>
      </w:r>
      <w:r w:rsidR="00031F2D">
        <w:rPr>
          <w:rFonts w:cs="Arial"/>
          <w:lang w:val="en-CA" w:eastAsia="en-CA"/>
        </w:rPr>
        <w:t xml:space="preserve">may offer to use the closest fit in the interoperability catalogue with any residual </w:t>
      </w:r>
      <w:r w:rsidR="00CA69B1">
        <w:rPr>
          <w:rFonts w:cs="Arial"/>
          <w:lang w:val="en-CA" w:eastAsia="en-CA"/>
        </w:rPr>
        <w:t xml:space="preserve">on-screen </w:t>
      </w:r>
      <w:r w:rsidR="00031F2D">
        <w:rPr>
          <w:rFonts w:cs="Arial"/>
          <w:lang w:val="en-CA" w:eastAsia="en-CA"/>
        </w:rPr>
        <w:t xml:space="preserve">products as </w:t>
      </w:r>
      <w:r w:rsidR="00CA69B1">
        <w:rPr>
          <w:rFonts w:cs="Arial"/>
          <w:lang w:val="en-CA" w:eastAsia="en-CA"/>
        </w:rPr>
        <w:t>ordinary</w:t>
      </w:r>
      <w:r w:rsidR="00031F2D">
        <w:rPr>
          <w:rFonts w:cs="Arial"/>
          <w:lang w:val="en-CA" w:eastAsia="en-CA"/>
        </w:rPr>
        <w:t xml:space="preserve"> overlays</w:t>
      </w:r>
      <w:r w:rsidR="006C4F13" w:rsidRPr="005171FB">
        <w:rPr>
          <w:rFonts w:cs="Arial"/>
          <w:lang w:val="en-CA" w:eastAsia="en-CA"/>
        </w:rPr>
        <w:t>.</w:t>
      </w:r>
    </w:p>
    <w:p w14:paraId="18354B6C" w14:textId="011A6062" w:rsidR="006B114A" w:rsidRDefault="00C7605F">
      <w:pPr>
        <w:pStyle w:val="Heading2"/>
        <w:numPr>
          <w:ilvl w:val="1"/>
          <w:numId w:val="3"/>
        </w:numPr>
        <w:pPrChange w:id="5357" w:author="Eivind" w:date="2018-07-10T00:10:00Z">
          <w:pPr>
            <w:pStyle w:val="Heading2"/>
          </w:pPr>
        </w:pPrChange>
      </w:pPr>
      <w:bookmarkStart w:id="5358" w:name="_Toc519804972"/>
      <w:r>
        <w:t>Priority overrides for user-specified settings</w:t>
      </w:r>
      <w:bookmarkEnd w:id="5358"/>
    </w:p>
    <w:p w14:paraId="6BF03FEE" w14:textId="15CE402A" w:rsidR="00C7605F" w:rsidRDefault="00C7605F">
      <w:r>
        <w:t xml:space="preserve">Where user </w:t>
      </w:r>
      <w:r w:rsidR="00DF0DD6">
        <w:t xml:space="preserve">action amends a </w:t>
      </w:r>
      <w:r>
        <w:t>setting</w:t>
      </w:r>
      <w:ins w:id="5359" w:author="Eivind" w:date="2018-06-26T22:23:00Z">
        <w:r w:rsidR="000644F3">
          <w:t>,</w:t>
        </w:r>
      </w:ins>
      <w:r>
        <w:t xml:space="preserve"> </w:t>
      </w:r>
      <w:r w:rsidR="00DF0DD6">
        <w:t xml:space="preserve">which then </w:t>
      </w:r>
      <w:r>
        <w:t>conflicts with a system setting, the user setting should override the system setting.</w:t>
      </w:r>
    </w:p>
    <w:p w14:paraId="31FD1A88" w14:textId="79FC7915" w:rsidR="00C7605F" w:rsidRDefault="00C7605F">
      <w:r>
        <w:t>EXAMPLE: Feature display priority set by a user should override display priority set in the interoperability catalogue or portrayal catalogue.</w:t>
      </w:r>
    </w:p>
    <w:p w14:paraId="7A528FA8" w14:textId="3E134C78" w:rsidR="006B114A" w:rsidRDefault="006B114A" w:rsidP="005B2B0F">
      <w:pPr>
        <w:pStyle w:val="Heading1"/>
        <w:numPr>
          <w:ilvl w:val="0"/>
          <w:numId w:val="3"/>
        </w:numPr>
      </w:pPr>
      <w:bookmarkStart w:id="5360" w:name="_Toc484523943"/>
      <w:bookmarkStart w:id="5361" w:name="_Toc519804973"/>
      <w:r>
        <w:t>Data Encoding Guide</w:t>
      </w:r>
      <w:bookmarkEnd w:id="5360"/>
      <w:bookmarkEnd w:id="5361"/>
    </w:p>
    <w:p w14:paraId="4C5E13DF" w14:textId="0895A0DD" w:rsidR="006B114A" w:rsidRDefault="00FC76AA" w:rsidP="004E6E2A">
      <w:pPr>
        <w:pStyle w:val="Heading2"/>
        <w:numPr>
          <w:ilvl w:val="1"/>
          <w:numId w:val="3"/>
        </w:numPr>
      </w:pPr>
      <w:bookmarkStart w:id="5362" w:name="_Toc519804974"/>
      <w:r>
        <w:t>Introduction</w:t>
      </w:r>
      <w:bookmarkEnd w:id="5362"/>
    </w:p>
    <w:p w14:paraId="6F48FF9F" w14:textId="12FE60A9" w:rsidR="00FC76AA" w:rsidRDefault="00FC76AA" w:rsidP="00BC0A67">
      <w:r>
        <w:t xml:space="preserve">This section contains encoding guidance on syntax, content, and catalogue structure for interoperability catalogue developers. Guidance on how to make product specifications interoperable and </w:t>
      </w:r>
      <w:r w:rsidR="00913E5F">
        <w:t xml:space="preserve">what principles to apply when developing an interoperability catalogue is provided in Section </w:t>
      </w:r>
      <w:r w:rsidR="00ED2332">
        <w:t>8</w:t>
      </w:r>
      <w:r w:rsidR="00913E5F">
        <w:t>. For definitions of catalogue elements, their attributes, and associations, refer to Section 4.</w:t>
      </w:r>
    </w:p>
    <w:p w14:paraId="5C809A6F" w14:textId="024C65DE" w:rsidR="003A6EFD" w:rsidRDefault="003A6EFD" w:rsidP="004E6E2A">
      <w:pPr>
        <w:pStyle w:val="Heading2"/>
        <w:numPr>
          <w:ilvl w:val="1"/>
          <w:numId w:val="3"/>
        </w:numPr>
      </w:pPr>
      <w:bookmarkStart w:id="5363" w:name="_Toc519804975"/>
      <w:r>
        <w:t>General encoding notes</w:t>
      </w:r>
      <w:bookmarkEnd w:id="5363"/>
    </w:p>
    <w:p w14:paraId="20423AE7" w14:textId="3AD43A71" w:rsidR="00413675" w:rsidRDefault="00413675" w:rsidP="004E6E2A">
      <w:pPr>
        <w:pStyle w:val="Heading3"/>
        <w:numPr>
          <w:ilvl w:val="2"/>
          <w:numId w:val="3"/>
        </w:numPr>
      </w:pPr>
      <w:r>
        <w:t>Identifiers and references</w:t>
      </w:r>
    </w:p>
    <w:p w14:paraId="0E74C66B" w14:textId="41DBCB58" w:rsidR="003A6EFD" w:rsidRDefault="00DD1F43" w:rsidP="00BC0A67">
      <w:r>
        <w:t xml:space="preserve">Several catalogue elements have an </w:t>
      </w:r>
      <w:r w:rsidRPr="003A6EFD">
        <w:rPr>
          <w:i/>
        </w:rPr>
        <w:t>identifier</w:t>
      </w:r>
      <w:r>
        <w:t xml:space="preserve"> attribute. The value of this attribute must conform to the syntax for a Uniform Resource Identifier (URI). </w:t>
      </w:r>
      <w:r w:rsidR="00323FDF">
        <w:t>This means it</w:t>
      </w:r>
      <w:r>
        <w:t xml:space="preserve"> may be a</w:t>
      </w:r>
      <w:r w:rsidR="00323FDF">
        <w:t xml:space="preserve"> URL, an</w:t>
      </w:r>
      <w:r>
        <w:t xml:space="preserve"> integer, </w:t>
      </w:r>
      <w:r w:rsidR="00323FDF">
        <w:t xml:space="preserve">alphanumeric </w:t>
      </w:r>
      <w:r>
        <w:t>character string without whitespace, or a URN</w:t>
      </w:r>
      <w:r w:rsidR="00204AAE">
        <w:t xml:space="preserve"> (the effects of introducing MRNs in future editions of S-100 are TBD)</w:t>
      </w:r>
      <w:r>
        <w:t xml:space="preserve">. </w:t>
      </w:r>
      <w:r w:rsidR="00851260">
        <w:t>Any additional</w:t>
      </w:r>
      <w:r>
        <w:t xml:space="preserve"> restrictions are mentioned in the encoding notes for the appropriate element</w:t>
      </w:r>
      <w:r w:rsidR="00851260">
        <w:t>, which make up the rest of this section.</w:t>
      </w:r>
    </w:p>
    <w:p w14:paraId="485A7E60" w14:textId="4E8A4C34" w:rsidR="003A6EFD" w:rsidRDefault="003A6EFD" w:rsidP="00BC0A67">
      <w:r>
        <w:t xml:space="preserve">Some </w:t>
      </w:r>
      <w:r w:rsidR="00E96B9E">
        <w:t>catalogue classes in the application schema (section 4.3</w:t>
      </w:r>
      <w:r w:rsidR="004334EE">
        <w:t>) have</w:t>
      </w:r>
      <w:r>
        <w:t xml:space="preserve"> </w:t>
      </w:r>
      <w:r w:rsidR="00394D9E">
        <w:t>associations that act as</w:t>
      </w:r>
      <w:r>
        <w:t xml:space="preserve"> references to </w:t>
      </w:r>
      <w:r w:rsidR="00394D9E">
        <w:t xml:space="preserve">the </w:t>
      </w:r>
      <w:r>
        <w:t>element</w:t>
      </w:r>
      <w:r w:rsidR="00394D9E">
        <w:t xml:space="preserve"> at the other end of the association</w:t>
      </w:r>
      <w:r>
        <w:t xml:space="preserve">. </w:t>
      </w:r>
      <w:r w:rsidR="00394D9E">
        <w:t xml:space="preserve">This is encoded in the data format as an XML child element of the referrer, whose XML tag is the same as the role name in the UML model. </w:t>
      </w:r>
      <w:r>
        <w:t xml:space="preserve">The value of such </w:t>
      </w:r>
      <w:r w:rsidR="00394D9E">
        <w:t xml:space="preserve">a </w:t>
      </w:r>
      <w:r>
        <w:t xml:space="preserve">reference must be </w:t>
      </w:r>
      <w:r w:rsidR="00394D9E">
        <w:t>equal to</w:t>
      </w:r>
      <w:r>
        <w:t xml:space="preserve"> the value of the </w:t>
      </w:r>
      <w:r w:rsidRPr="003A6EFD">
        <w:rPr>
          <w:i/>
        </w:rPr>
        <w:t>identifier</w:t>
      </w:r>
      <w:r>
        <w:t xml:space="preserve"> attribute of the referenced element.</w:t>
      </w:r>
    </w:p>
    <w:p w14:paraId="247211DC" w14:textId="77777777" w:rsidR="00413675" w:rsidRDefault="00E96B9E" w:rsidP="00413675">
      <w:pPr>
        <w:keepLines/>
        <w:spacing w:after="0" w:line="276" w:lineRule="auto"/>
      </w:pPr>
      <w:r>
        <w:t>EXAMPLE:</w:t>
      </w:r>
    </w:p>
    <w:p w14:paraId="504533DD" w14:textId="40B313CE" w:rsidR="006F4939" w:rsidRDefault="00413675" w:rsidP="00413675">
      <w:pPr>
        <w:keepLines/>
        <w:spacing w:after="0" w:line="276" w:lineRule="auto"/>
        <w:jc w:val="left"/>
      </w:pPr>
      <w:r w:rsidRPr="00413675">
        <w:rPr>
          <w:rFonts w:cs="Arial"/>
        </w:rPr>
        <w:t>The tag</w:t>
      </w:r>
      <w:r>
        <w:rPr>
          <w:rFonts w:ascii="Courier New" w:hAnsi="Courier New" w:cs="Courier New"/>
        </w:rPr>
        <w:t xml:space="preserve"> </w:t>
      </w:r>
      <w:r w:rsidR="006F4939" w:rsidRPr="00413675">
        <w:rPr>
          <w:rFonts w:ascii="Courier New" w:hAnsi="Courier New" w:cs="Courier New"/>
        </w:rPr>
        <w:t>&lt;featureRef&gt;urn:mrn:iho:s111:1.0:CURENT&lt;/featureRef&gt;</w:t>
      </w:r>
      <w:r>
        <w:t xml:space="preserve"> in an S100_IC_SuppressedFeatureLayer element </w:t>
      </w:r>
      <w:r w:rsidR="006F4939">
        <w:t>is a reference to the S100_IC_Feature element with tag</w:t>
      </w:r>
    </w:p>
    <w:p w14:paraId="60DAA4DB" w14:textId="475C2764" w:rsidR="00E96B9E" w:rsidRDefault="006F4939" w:rsidP="00413675">
      <w:pPr>
        <w:keepLines/>
      </w:pPr>
      <w:r w:rsidRPr="00413675">
        <w:rPr>
          <w:rFonts w:ascii="Courier New" w:hAnsi="Courier New" w:cs="Courier New"/>
        </w:rPr>
        <w:t>&lt;identifier&gt;urn:mrn:iho:s111:1.0:CURENT&lt;/identifier&gt;</w:t>
      </w:r>
      <w:r w:rsidR="00413675" w:rsidRPr="00413675">
        <w:rPr>
          <w:rFonts w:cs="Arial"/>
        </w:rPr>
        <w:t>.</w:t>
      </w:r>
    </w:p>
    <w:p w14:paraId="38C89848" w14:textId="183B3DB2" w:rsidR="00413675" w:rsidRDefault="00413675" w:rsidP="004E6E2A">
      <w:pPr>
        <w:pStyle w:val="Heading3"/>
        <w:numPr>
          <w:ilvl w:val="2"/>
          <w:numId w:val="3"/>
        </w:numPr>
      </w:pPr>
      <w:r>
        <w:t>Feature codes</w:t>
      </w:r>
    </w:p>
    <w:p w14:paraId="6F51A162" w14:textId="5E92C632" w:rsidR="003A6EFD" w:rsidRDefault="00394D9E" w:rsidP="00BC0A67">
      <w:r>
        <w:t xml:space="preserve">Some catalogue elements have a </w:t>
      </w:r>
      <w:r w:rsidRPr="00394D9E">
        <w:rPr>
          <w:i/>
        </w:rPr>
        <w:t>featureCode</w:t>
      </w:r>
      <w:r>
        <w:t xml:space="preserve"> attribute. The value of a</w:t>
      </w:r>
      <w:r w:rsidR="003A6EFD">
        <w:t xml:space="preserve">ttribute </w:t>
      </w:r>
      <w:r w:rsidR="003A6EFD" w:rsidRPr="00394D9E">
        <w:rPr>
          <w:i/>
        </w:rPr>
        <w:t>featureCode</w:t>
      </w:r>
      <w:r w:rsidR="003A6EFD">
        <w:t xml:space="preserve"> </w:t>
      </w:r>
      <w:r>
        <w:t>must be</w:t>
      </w:r>
      <w:r w:rsidR="003A6EFD">
        <w:t xml:space="preserve"> the camel case code of the feature as encoded in the feature catalogue for the product named in the </w:t>
      </w:r>
      <w:r w:rsidRPr="0051777D">
        <w:rPr>
          <w:i/>
        </w:rPr>
        <w:t>product</w:t>
      </w:r>
      <w:r w:rsidR="00D21516">
        <w:t xml:space="preserve"> co-attribute</w:t>
      </w:r>
      <w:r w:rsidR="0051777D">
        <w:t>.</w:t>
      </w:r>
    </w:p>
    <w:p w14:paraId="25EAA6BB" w14:textId="77777777" w:rsidR="000135B9" w:rsidRPr="00960FF8" w:rsidRDefault="000135B9" w:rsidP="000135B9">
      <w:pPr>
        <w:pStyle w:val="Heading2"/>
        <w:numPr>
          <w:ilvl w:val="1"/>
          <w:numId w:val="3"/>
        </w:numPr>
        <w:rPr>
          <w:rFonts w:eastAsia="MS Mincho"/>
        </w:rPr>
      </w:pPr>
      <w:bookmarkStart w:id="5364" w:name="_Toc519804976"/>
      <w:r w:rsidRPr="00960FF8">
        <w:rPr>
          <w:rFonts w:eastAsia="MS Mincho"/>
        </w:rPr>
        <w:t>Unknown Attribute Values</w:t>
      </w:r>
      <w:bookmarkEnd w:id="5364"/>
      <w:r w:rsidRPr="00960FF8">
        <w:rPr>
          <w:rFonts w:eastAsia="MS Mincho"/>
        </w:rPr>
        <w:t xml:space="preserve"> </w:t>
      </w:r>
    </w:p>
    <w:p w14:paraId="3FCA500B" w14:textId="5975C1F9" w:rsidR="000135B9" w:rsidRDefault="000135B9" w:rsidP="00BC0A67">
      <w:r w:rsidRPr="00960FF8">
        <w:t>When a mandatory attribute code or tag is present but the attribute value is missing, it means that the producer wishes to indicate that this attribute value is unknown.  Missing mandatory attrib</w:t>
      </w:r>
      <w:r>
        <w:t>utes must be “nilled”</w:t>
      </w:r>
      <w:r w:rsidRPr="00960FF8">
        <w:t>.</w:t>
      </w:r>
      <w:r>
        <w:t xml:space="preserve"> </w:t>
      </w:r>
      <w:r w:rsidRPr="00960FF8">
        <w:t>Optional attributes must be omitted altogether if the value is unknown or mi</w:t>
      </w:r>
      <w:r>
        <w:t>ssing. They must not be “nilled</w:t>
      </w:r>
      <w:r w:rsidRPr="00960FF8">
        <w:t>”</w:t>
      </w:r>
      <w:r>
        <w:t>. This rule also applies to metadata.</w:t>
      </w:r>
    </w:p>
    <w:p w14:paraId="19338FD9" w14:textId="5B3A9132" w:rsidR="00346190" w:rsidRDefault="00346190" w:rsidP="004E6E2A">
      <w:pPr>
        <w:pStyle w:val="Heading2"/>
        <w:numPr>
          <w:ilvl w:val="1"/>
          <w:numId w:val="3"/>
        </w:numPr>
      </w:pPr>
      <w:bookmarkStart w:id="5365" w:name="_Toc519804977"/>
      <w:r>
        <w:t>Element S100_IC_DisplayPlane</w:t>
      </w:r>
      <w:bookmarkEnd w:id="5365"/>
    </w:p>
    <w:p w14:paraId="70E117BC" w14:textId="55A36E9E" w:rsidR="003B5823" w:rsidRDefault="009D5E7D" w:rsidP="009D5E7D">
      <w:r>
        <w:t>A</w:t>
      </w:r>
      <w:r w:rsidR="003B5823">
        <w:t xml:space="preserve"> </w:t>
      </w:r>
      <w:r>
        <w:t>S100_IC_DisplayPlane element must contain at least one instance of S100_IC_DrawingInstruction or S100_IC_Feature. It may contain multiple instances of either</w:t>
      </w:r>
      <w:r w:rsidR="00642960">
        <w:t xml:space="preserve"> or both</w:t>
      </w:r>
      <w:r>
        <w:t xml:space="preserve">. The </w:t>
      </w:r>
      <w:r w:rsidR="00642960">
        <w:t>choice</w:t>
      </w:r>
      <w:r>
        <w:t xml:space="preserve"> depends on whether </w:t>
      </w:r>
      <w:r w:rsidR="00642960">
        <w:t>symbols or other components of drawing</w:t>
      </w:r>
      <w:r>
        <w:t xml:space="preserve"> </w:t>
      </w:r>
      <w:r w:rsidR="00642960">
        <w:t>instructions are being substituted.</w:t>
      </w:r>
    </w:p>
    <w:p w14:paraId="4DD6F8BF" w14:textId="2E3E0C32" w:rsidR="009D5E7D" w:rsidRDefault="009D5E7D" w:rsidP="009D5E7D">
      <w:r>
        <w:t xml:space="preserve">The </w:t>
      </w:r>
      <w:r w:rsidRPr="009D5E7D">
        <w:rPr>
          <w:i/>
        </w:rPr>
        <w:t>name</w:t>
      </w:r>
      <w:r>
        <w:t xml:space="preserve"> and </w:t>
      </w:r>
      <w:r w:rsidRPr="009D5E7D">
        <w:rPr>
          <w:i/>
        </w:rPr>
        <w:t>description</w:t>
      </w:r>
      <w:r>
        <w:t xml:space="preserve"> attributes should be populated with </w:t>
      </w:r>
      <w:r w:rsidR="00642960">
        <w:t xml:space="preserve">text values that indicate the purpose and feature content of the plane </w:t>
      </w:r>
      <w:r w:rsidR="00BD63F8">
        <w:t xml:space="preserve">to people developing, </w:t>
      </w:r>
      <w:r w:rsidR="00642960">
        <w:t>configuring</w:t>
      </w:r>
      <w:r w:rsidR="00BD63F8">
        <w:t>, or using</w:t>
      </w:r>
      <w:r w:rsidR="00642960">
        <w:t xml:space="preserve"> interoperability catalogues</w:t>
      </w:r>
      <w:r w:rsidR="004B00D2">
        <w:t xml:space="preserve">, </w:t>
      </w:r>
      <w:r w:rsidR="00BD63F8">
        <w:t>including hydrographers</w:t>
      </w:r>
      <w:r w:rsidR="004B00D2">
        <w:t xml:space="preserve"> </w:t>
      </w:r>
      <w:r w:rsidR="00BD63F8">
        <w:t>and</w:t>
      </w:r>
      <w:r w:rsidR="004B00D2">
        <w:t xml:space="preserve"> </w:t>
      </w:r>
      <w:r w:rsidR="00BD63F8">
        <w:t>navigation officers</w:t>
      </w:r>
      <w:r w:rsidR="004B00D2">
        <w:t>.</w:t>
      </w:r>
    </w:p>
    <w:p w14:paraId="6A223F50" w14:textId="2026C1BC" w:rsidR="00346190" w:rsidRDefault="00346190" w:rsidP="004E6E2A">
      <w:pPr>
        <w:pStyle w:val="Heading2"/>
        <w:numPr>
          <w:ilvl w:val="1"/>
          <w:numId w:val="3"/>
        </w:numPr>
      </w:pPr>
      <w:bookmarkStart w:id="5366" w:name="_Toc519804978"/>
      <w:r>
        <w:t>Element S100_IC_DrawingInstruction</w:t>
      </w:r>
      <w:bookmarkEnd w:id="5366"/>
    </w:p>
    <w:p w14:paraId="628E5462" w14:textId="4870E01E" w:rsidR="00646379" w:rsidRDefault="00646379" w:rsidP="00DF0DC8">
      <w:bookmarkStart w:id="5367" w:name="_Hlk488788868"/>
      <w:r>
        <w:t>Drawing instruction elements in the feature catalogue override the drawing instructions generated directly from the data product’s portrayal catalogue. Details of this</w:t>
      </w:r>
      <w:r w:rsidR="00116C24">
        <w:t xml:space="preserve"> overriding</w:t>
      </w:r>
      <w:r>
        <w:t xml:space="preserve"> are described in section 4.4.2.6.</w:t>
      </w:r>
    </w:p>
    <w:p w14:paraId="641EA30C" w14:textId="4C4F5324" w:rsidR="00A00341" w:rsidRDefault="00A00341" w:rsidP="00DF0DC8">
      <w:r>
        <w:t xml:space="preserve">The attributes </w:t>
      </w:r>
      <w:r w:rsidRPr="00DF0DC8">
        <w:rPr>
          <w:i/>
        </w:rPr>
        <w:t>product</w:t>
      </w:r>
      <w:r>
        <w:t xml:space="preserve">, </w:t>
      </w:r>
      <w:r w:rsidRPr="00DF0DC8">
        <w:rPr>
          <w:i/>
        </w:rPr>
        <w:t>featureCode</w:t>
      </w:r>
      <w:r>
        <w:t xml:space="preserve">, </w:t>
      </w:r>
      <w:r w:rsidRPr="00DF0DC8">
        <w:rPr>
          <w:i/>
        </w:rPr>
        <w:t>geometryType</w:t>
      </w:r>
      <w:r>
        <w:t xml:space="preserve">, and </w:t>
      </w:r>
      <w:r w:rsidRPr="00DF0DC8">
        <w:rPr>
          <w:i/>
        </w:rPr>
        <w:t>attributeCombination</w:t>
      </w:r>
      <w:r>
        <w:t xml:space="preserve"> values </w:t>
      </w:r>
      <w:r w:rsidR="00116C24">
        <w:t xml:space="preserve">together make up a </w:t>
      </w:r>
      <w:r w:rsidR="00116C24" w:rsidRPr="00116C24">
        <w:rPr>
          <w:u w:val="single"/>
        </w:rPr>
        <w:t>filter condition</w:t>
      </w:r>
      <w:r w:rsidR="00116C24">
        <w:t xml:space="preserve"> determining</w:t>
      </w:r>
      <w:r>
        <w:t xml:space="preserve"> the subset of instances of a feature type to which the </w:t>
      </w:r>
      <w:r w:rsidR="00116C24">
        <w:t xml:space="preserve">drawing order and viewing group encoded in S100_IC_DrawingInstruction apply. They are to be applied in conjunction (“AND”) – that is, the S100_IC_DrawingInstruction’s viewing group and drawing order apply only when the conditions expressed by all these attributes are satisfied. (Attributes </w:t>
      </w:r>
      <w:r w:rsidR="00116C24" w:rsidRPr="00A00341">
        <w:rPr>
          <w:i/>
        </w:rPr>
        <w:t>geometryType</w:t>
      </w:r>
      <w:r w:rsidR="00116C24">
        <w:t xml:space="preserve"> and </w:t>
      </w:r>
      <w:r w:rsidR="00116C24" w:rsidRPr="00A00341">
        <w:rPr>
          <w:i/>
        </w:rPr>
        <w:t>attributeCombination</w:t>
      </w:r>
      <w:r w:rsidR="00116C24">
        <w:t xml:space="preserve"> being optional are ignored if not encoded.)</w:t>
      </w:r>
    </w:p>
    <w:p w14:paraId="574F6EF4" w14:textId="748CC3B9" w:rsidR="00646379" w:rsidRDefault="00646379" w:rsidP="00646379">
      <w:r>
        <w:t xml:space="preserve">If an instance of </w:t>
      </w:r>
      <w:r w:rsidRPr="00A522F4">
        <w:rPr>
          <w:b/>
        </w:rPr>
        <w:t>S100_IC_DisplayPlane</w:t>
      </w:r>
      <w:r>
        <w:t xml:space="preserve"> contains both </w:t>
      </w:r>
      <w:r w:rsidRPr="00611F87">
        <w:rPr>
          <w:b/>
        </w:rPr>
        <w:t>S100_IC_Feature</w:t>
      </w:r>
      <w:r>
        <w:t xml:space="preserve"> and </w:t>
      </w:r>
      <w:r w:rsidRPr="00611F87">
        <w:rPr>
          <w:b/>
        </w:rPr>
        <w:t>S100_IC_DrawingInstruction</w:t>
      </w:r>
      <w:r>
        <w:rPr>
          <w:b/>
        </w:rPr>
        <w:t xml:space="preserve"> </w:t>
      </w:r>
      <w:r w:rsidRPr="00646379">
        <w:t>elements</w:t>
      </w:r>
      <w:r w:rsidR="00116C24">
        <w:t xml:space="preserve"> with the same “filter condition”</w:t>
      </w:r>
      <w:r w:rsidR="00A00341">
        <w:t>, the</w:t>
      </w:r>
      <w:r w:rsidR="0096744C">
        <w:t>ir</w:t>
      </w:r>
      <w:r w:rsidR="00A00341">
        <w:t xml:space="preserve"> drawing order and viewing group must also </w:t>
      </w:r>
      <w:r w:rsidR="0096744C">
        <w:t>be the same</w:t>
      </w:r>
      <w:r w:rsidR="00A00341">
        <w:t>.</w:t>
      </w:r>
    </w:p>
    <w:p w14:paraId="3681F628" w14:textId="5468507D" w:rsidR="00405BE2" w:rsidRDefault="00405BE2" w:rsidP="00646379">
      <w:r>
        <w:t>Features (drawing instructions) not satisfying a filter condition in an instance of S100_IC_DrawingInstruction are treated according to any other interoperability rules which may apply to them, or if none, they treated according to the data product’s portrayal catalogue.</w:t>
      </w:r>
    </w:p>
    <w:bookmarkEnd w:id="5367"/>
    <w:p w14:paraId="4B9B34E0" w14:textId="0EA85BD1" w:rsidR="00646379" w:rsidRPr="00DD1F43" w:rsidRDefault="00646379" w:rsidP="00DF0DC8">
      <w:r>
        <w:t>Distinction: S100_IC_Feature</w:t>
      </w:r>
    </w:p>
    <w:p w14:paraId="3EE3C4D7" w14:textId="77777777" w:rsidR="00346190" w:rsidRDefault="00346190" w:rsidP="004E6E2A">
      <w:pPr>
        <w:pStyle w:val="Heading2"/>
        <w:numPr>
          <w:ilvl w:val="1"/>
          <w:numId w:val="3"/>
        </w:numPr>
      </w:pPr>
      <w:bookmarkStart w:id="5368" w:name="_Toc519804979"/>
      <w:r>
        <w:t>Element S100_IC_Feature</w:t>
      </w:r>
      <w:bookmarkEnd w:id="5368"/>
    </w:p>
    <w:p w14:paraId="46751635" w14:textId="1C0C47FE" w:rsidR="00116C24" w:rsidRDefault="00116C24" w:rsidP="00116C24">
      <w:r>
        <w:t>S100_IC_Feature elements in the feature catalogue override the drawing order and viewing group in the data product’s portrayal catalogue. Details of this overriding are described in section 4.4.2.6.</w:t>
      </w:r>
    </w:p>
    <w:p w14:paraId="0885E881" w14:textId="4616F6D4" w:rsidR="00116C24" w:rsidRDefault="00116C24" w:rsidP="00BC0A67">
      <w:r>
        <w:t xml:space="preserve">S100_IC_Feature elements have the same four filter condition attributes as s100_IC_DrawingInstruction and the same rules </w:t>
      </w:r>
      <w:r w:rsidR="00ED2332">
        <w:t xml:space="preserve">and </w:t>
      </w:r>
      <w:r>
        <w:t>const</w:t>
      </w:r>
      <w:r w:rsidR="000135B9">
        <w:t xml:space="preserve">raints described in section </w:t>
      </w:r>
      <w:r w:rsidR="00ED2332">
        <w:t>16</w:t>
      </w:r>
      <w:r w:rsidR="000135B9">
        <w:t>.5</w:t>
      </w:r>
      <w:r>
        <w:t xml:space="preserve"> apply.</w:t>
      </w:r>
    </w:p>
    <w:p w14:paraId="27E90FD8" w14:textId="3307DFAA" w:rsidR="00646379" w:rsidRDefault="00646379" w:rsidP="00BC0A67">
      <w:r>
        <w:t>Distinction: S100_IC_DrawingInstruction</w:t>
      </w:r>
    </w:p>
    <w:p w14:paraId="1DA5B5F3" w14:textId="5525C03B" w:rsidR="00FC76AA" w:rsidRDefault="001A22EC" w:rsidP="004E6E2A">
      <w:pPr>
        <w:pStyle w:val="Heading2"/>
        <w:numPr>
          <w:ilvl w:val="1"/>
          <w:numId w:val="3"/>
        </w:numPr>
      </w:pPr>
      <w:bookmarkStart w:id="5369" w:name="_Toc519804980"/>
      <w:r>
        <w:t xml:space="preserve">Element </w:t>
      </w:r>
      <w:r w:rsidR="005171FB">
        <w:t>S100_IC_InteroperabilityCatalogue</w:t>
      </w:r>
      <w:bookmarkEnd w:id="5369"/>
    </w:p>
    <w:p w14:paraId="3851FE8F" w14:textId="35741A10" w:rsidR="005E593A" w:rsidRDefault="005E593A" w:rsidP="005E593A">
      <w:r>
        <w:t xml:space="preserve">Any product mentioned in any attribute of type </w:t>
      </w:r>
      <w:r w:rsidRPr="00BD63F8">
        <w:rPr>
          <w:i/>
        </w:rPr>
        <w:t>dataProduct</w:t>
      </w:r>
      <w:r>
        <w:t xml:space="preserve"> of a catalogue element (e.g., </w:t>
      </w:r>
      <w:r w:rsidRPr="00BD63F8">
        <w:rPr>
          <w:b/>
        </w:rPr>
        <w:t>S100_IC_Feature.</w:t>
      </w:r>
      <w:r w:rsidRPr="00BD63F8">
        <w:rPr>
          <w:i/>
        </w:rPr>
        <w:t>product</w:t>
      </w:r>
      <w:r>
        <w:t xml:space="preserve">, </w:t>
      </w:r>
      <w:r w:rsidRPr="00BD63F8">
        <w:rPr>
          <w:b/>
        </w:rPr>
        <w:t>S100_IC_PredefinedCombination.</w:t>
      </w:r>
      <w:r w:rsidRPr="00BD63F8">
        <w:rPr>
          <w:i/>
        </w:rPr>
        <w:t>includedProduct</w:t>
      </w:r>
      <w:r>
        <w:t xml:space="preserve">, etc.) must be mentioned in a </w:t>
      </w:r>
      <w:r w:rsidRPr="00BD63F8">
        <w:rPr>
          <w:i/>
        </w:rPr>
        <w:t>productCovered</w:t>
      </w:r>
      <w:r>
        <w:t xml:space="preserve"> attribute of this element.</w:t>
      </w:r>
    </w:p>
    <w:p w14:paraId="7823D1FC" w14:textId="5478C097" w:rsidR="005E593A" w:rsidRPr="003B5823" w:rsidRDefault="005E593A" w:rsidP="005E593A">
      <w:r>
        <w:t xml:space="preserve">The attribute </w:t>
      </w:r>
      <w:r w:rsidRPr="004A5899">
        <w:rPr>
          <w:i/>
        </w:rPr>
        <w:t>productCovered</w:t>
      </w:r>
      <w:r>
        <w:t xml:space="preserve"> will be used by the ECDIS in deciding whether to apply interoperability rules or fall back on ordinary overlay portrayal and therefore all products taken into account when developing the catalogue must be listed.</w:t>
      </w:r>
    </w:p>
    <w:p w14:paraId="244C6D4E" w14:textId="032CF0F2" w:rsidR="005E593A" w:rsidRPr="005E593A" w:rsidRDefault="00BD63F8" w:rsidP="00BD63F8">
      <w:r>
        <w:t xml:space="preserve">The </w:t>
      </w:r>
      <w:r w:rsidRPr="009D5E7D">
        <w:rPr>
          <w:i/>
        </w:rPr>
        <w:t>name</w:t>
      </w:r>
      <w:r>
        <w:t xml:space="preserve">, </w:t>
      </w:r>
      <w:r w:rsidRPr="009D5E7D">
        <w:rPr>
          <w:i/>
        </w:rPr>
        <w:t>description</w:t>
      </w:r>
      <w:r>
        <w:rPr>
          <w:i/>
        </w:rPr>
        <w:t>,</w:t>
      </w:r>
      <w:r>
        <w:t xml:space="preserve"> and </w:t>
      </w:r>
      <w:r w:rsidRPr="00BD63F8">
        <w:rPr>
          <w:i/>
        </w:rPr>
        <w:t>requirementDescription</w:t>
      </w:r>
      <w:r>
        <w:t xml:space="preserve"> attributes should be populated with text values of appropriate </w:t>
      </w:r>
      <w:r w:rsidR="008B715C">
        <w:t>size</w:t>
      </w:r>
      <w:r>
        <w:t xml:space="preserve"> that are meaningful to people developing, configuring, or using interoperability catalogues, including hydrographers and navigation officers.</w:t>
      </w:r>
      <w:r w:rsidR="007E6CA0">
        <w:t xml:space="preserve"> These attributes, </w:t>
      </w:r>
      <w:r w:rsidR="008B715C">
        <w:t>especially</w:t>
      </w:r>
      <w:r w:rsidR="007E6CA0">
        <w:t xml:space="preserve"> </w:t>
      </w:r>
      <w:r w:rsidR="007E6CA0" w:rsidRPr="007E6CA0">
        <w:rPr>
          <w:i/>
        </w:rPr>
        <w:t>requirementDescription</w:t>
      </w:r>
      <w:r w:rsidR="008B715C">
        <w:rPr>
          <w:i/>
        </w:rPr>
        <w:t>,</w:t>
      </w:r>
      <w:r w:rsidR="007E6CA0">
        <w:t xml:space="preserve"> will potentially be displayed to navigat</w:t>
      </w:r>
      <w:r w:rsidR="00615CFF">
        <w:t xml:space="preserve">ion and bridge officers when they </w:t>
      </w:r>
      <w:r w:rsidR="008B715C">
        <w:t>select</w:t>
      </w:r>
      <w:r w:rsidR="007E6CA0">
        <w:t xml:space="preserve"> </w:t>
      </w:r>
      <w:r w:rsidR="008B715C">
        <w:t>an interoperation catalogue for a particular phase of a voyage,</w:t>
      </w:r>
      <w:r w:rsidR="007E6CA0">
        <w:t xml:space="preserve"> and should be </w:t>
      </w:r>
      <w:r w:rsidR="008B715C">
        <w:t>populated</w:t>
      </w:r>
      <w:r w:rsidR="007E6CA0">
        <w:t xml:space="preserve"> with </w:t>
      </w:r>
      <w:r w:rsidR="00615CFF">
        <w:t>this use</w:t>
      </w:r>
      <w:r w:rsidR="007E6CA0">
        <w:t xml:space="preserve"> in mind.</w:t>
      </w:r>
    </w:p>
    <w:p w14:paraId="41DE8D3B" w14:textId="131E9CED" w:rsidR="006B114A" w:rsidRDefault="001A22EC" w:rsidP="004E6E2A">
      <w:pPr>
        <w:pStyle w:val="Heading2"/>
        <w:numPr>
          <w:ilvl w:val="1"/>
          <w:numId w:val="3"/>
        </w:numPr>
      </w:pPr>
      <w:bookmarkStart w:id="5370" w:name="_Toc519804981"/>
      <w:r>
        <w:t xml:space="preserve">Element </w:t>
      </w:r>
      <w:r w:rsidR="005171FB">
        <w:t>S100_IC_DisplayPlane</w:t>
      </w:r>
      <w:bookmarkEnd w:id="5370"/>
    </w:p>
    <w:p w14:paraId="1876F688" w14:textId="53323BBE" w:rsidR="005435AB" w:rsidRPr="005435AB" w:rsidRDefault="00976619" w:rsidP="005435AB">
      <w:r>
        <w:t>As mentioned in the encoding notes for S100_IC_Feature and S100_IC_DrawingInstruction, an instance of this element must contain at least one of S100_IC_Feature or S100_IC_DrawingInstruction.</w:t>
      </w:r>
    </w:p>
    <w:p w14:paraId="3C9A0CC0" w14:textId="0DDD4D72" w:rsidR="005171FB" w:rsidRDefault="001A22EC" w:rsidP="004E6E2A">
      <w:pPr>
        <w:pStyle w:val="Heading2"/>
        <w:numPr>
          <w:ilvl w:val="1"/>
          <w:numId w:val="3"/>
        </w:numPr>
      </w:pPr>
      <w:bookmarkStart w:id="5371" w:name="_Toc519804982"/>
      <w:r>
        <w:t xml:space="preserve">Element </w:t>
      </w:r>
      <w:r w:rsidR="005171FB">
        <w:t>S100_IC_PredefinedCombination</w:t>
      </w:r>
      <w:bookmarkEnd w:id="5371"/>
    </w:p>
    <w:p w14:paraId="0D3FB793" w14:textId="38167CD9" w:rsidR="00264BAA" w:rsidRDefault="00976619" w:rsidP="00264BAA">
      <w:r>
        <w:t xml:space="preserve">Attribute </w:t>
      </w:r>
      <w:r w:rsidRPr="00264BAA">
        <w:rPr>
          <w:i/>
        </w:rPr>
        <w:t>includedProduct</w:t>
      </w:r>
      <w:r>
        <w:t xml:space="preserve"> must be populated with all data products referenced directly</w:t>
      </w:r>
      <w:r w:rsidR="00264BAA">
        <w:t xml:space="preserve"> or indirectly in this predefined combination, including:</w:t>
      </w:r>
    </w:p>
    <w:p w14:paraId="7DF0C9AE" w14:textId="2D940427" w:rsidR="00976619" w:rsidRDefault="00264BAA" w:rsidP="00264BAA">
      <w:pPr>
        <w:pStyle w:val="ListParagraph"/>
        <w:numPr>
          <w:ilvl w:val="0"/>
          <w:numId w:val="78"/>
        </w:numPr>
      </w:pPr>
      <w:r>
        <w:t xml:space="preserve">the </w:t>
      </w:r>
      <w:r w:rsidRPr="00264BAA">
        <w:rPr>
          <w:i/>
        </w:rPr>
        <w:t>product</w:t>
      </w:r>
      <w:r>
        <w:t xml:space="preserve"> attribute of a</w:t>
      </w:r>
      <w:r w:rsidR="00976619">
        <w:t xml:space="preserve"> S100_SuppressedFeatureLayer</w:t>
      </w:r>
      <w:r>
        <w:t xml:space="preserve"> contained in this element;</w:t>
      </w:r>
    </w:p>
    <w:p w14:paraId="22700D5C" w14:textId="750B4EA5" w:rsidR="00264BAA" w:rsidRPr="00976619" w:rsidRDefault="00264BAA" w:rsidP="00264BAA">
      <w:pPr>
        <w:pStyle w:val="ListParagraph"/>
        <w:numPr>
          <w:ilvl w:val="0"/>
          <w:numId w:val="78"/>
        </w:numPr>
      </w:pPr>
      <w:r>
        <w:t xml:space="preserve">the </w:t>
      </w:r>
      <w:r w:rsidRPr="00264BAA">
        <w:rPr>
          <w:i/>
        </w:rPr>
        <w:t>product</w:t>
      </w:r>
      <w:r>
        <w:t xml:space="preserve"> attribute of a S100_Feature or S100_IC_DrawingInstruction referenced by an S100_IC_SuppressedFeatureLayer element contained in this element.</w:t>
      </w:r>
    </w:p>
    <w:p w14:paraId="5E21C99A" w14:textId="6F8307E1" w:rsidR="005435AB" w:rsidRPr="005435AB" w:rsidRDefault="00976619" w:rsidP="005435AB">
      <w:r>
        <w:t xml:space="preserve">The </w:t>
      </w:r>
      <w:r w:rsidRPr="009D5E7D">
        <w:rPr>
          <w:i/>
        </w:rPr>
        <w:t>name</w:t>
      </w:r>
      <w:r>
        <w:t xml:space="preserve">, </w:t>
      </w:r>
      <w:r w:rsidRPr="009D5E7D">
        <w:rPr>
          <w:i/>
        </w:rPr>
        <w:t>description</w:t>
      </w:r>
      <w:r>
        <w:rPr>
          <w:i/>
        </w:rPr>
        <w:t>,</w:t>
      </w:r>
      <w:r>
        <w:t xml:space="preserve"> and </w:t>
      </w:r>
      <w:r>
        <w:rPr>
          <w:i/>
        </w:rPr>
        <w:t>useConditions</w:t>
      </w:r>
      <w:r>
        <w:t xml:space="preserve"> attributes should be populated with text values of appropriate size that are meaningful to people developing, configuring, or using interoperability catalogues, including hydrographers and navigation officers. These attributes, especially </w:t>
      </w:r>
      <w:r>
        <w:rPr>
          <w:i/>
        </w:rPr>
        <w:t>useConditions,</w:t>
      </w:r>
      <w:r>
        <w:t xml:space="preserve"> will potentially be displayed to navigation and bridge officers when they select an interoperation catalogue for a particular phase of a voyage, and should be populated with this use in mind.</w:t>
      </w:r>
    </w:p>
    <w:p w14:paraId="44C381CE" w14:textId="7B69722A" w:rsidR="005171FB" w:rsidRDefault="001A22EC" w:rsidP="004E6E2A">
      <w:pPr>
        <w:pStyle w:val="Heading2"/>
        <w:numPr>
          <w:ilvl w:val="1"/>
          <w:numId w:val="3"/>
        </w:numPr>
      </w:pPr>
      <w:bookmarkStart w:id="5372" w:name="_Toc519804983"/>
      <w:r>
        <w:t xml:space="preserve">Element </w:t>
      </w:r>
      <w:r w:rsidR="005171FB">
        <w:t>S100_IC_SuppressedFeatureLayer</w:t>
      </w:r>
      <w:bookmarkEnd w:id="5372"/>
    </w:p>
    <w:p w14:paraId="402FF866" w14:textId="1683F627" w:rsidR="00D44EAA" w:rsidRDefault="002E10E8" w:rsidP="005435AB">
      <w:r>
        <w:t xml:space="preserve">The </w:t>
      </w:r>
      <w:r w:rsidRPr="00127184">
        <w:rPr>
          <w:i/>
        </w:rPr>
        <w:t>featureCode</w:t>
      </w:r>
      <w:r>
        <w:t xml:space="preserve"> and </w:t>
      </w:r>
      <w:r w:rsidRPr="00127184">
        <w:rPr>
          <w:i/>
        </w:rPr>
        <w:t>product</w:t>
      </w:r>
      <w:r>
        <w:t xml:space="preserve"> attributes identify a feature type which will be suppressed in its entirety, i.e., all instances of the feature from that product will be hidden. They will be replaced by instances of the feature type and product indicated by the referenced S100_IC_Feature (or S100_IC_DrawingInstruction). Both elements may include condition</w:t>
      </w:r>
      <w:r w:rsidR="00D44EAA">
        <w:t>s pertaining to attribute values and geometry type,</w:t>
      </w:r>
      <w:r>
        <w:t xml:space="preserve"> as descri</w:t>
      </w:r>
      <w:r w:rsidR="00D44EAA">
        <w:t xml:space="preserve">bed in section </w:t>
      </w:r>
      <w:r w:rsidR="00ED2332">
        <w:t>16</w:t>
      </w:r>
      <w:r w:rsidR="00AF5698">
        <w:t>.5</w:t>
      </w:r>
      <w:r w:rsidR="00D44EAA">
        <w:t>. The implications should be carefully considered when referencing instances of S100_IC_Feature or S100_IC_DrawingInstruction, for example:</w:t>
      </w:r>
    </w:p>
    <w:p w14:paraId="1BB27759" w14:textId="32F718C8" w:rsidR="00D44EAA" w:rsidRDefault="00D44EAA" w:rsidP="00C65984">
      <w:pPr>
        <w:pStyle w:val="ListParagraph"/>
        <w:numPr>
          <w:ilvl w:val="0"/>
          <w:numId w:val="79"/>
        </w:numPr>
      </w:pPr>
      <w:r>
        <w:t>Whether all feature</w:t>
      </w:r>
      <w:r w:rsidR="00C65984">
        <w:t xml:space="preserve"> instances</w:t>
      </w:r>
      <w:r>
        <w:t xml:space="preserve"> </w:t>
      </w:r>
      <w:r w:rsidR="00C65984">
        <w:t>of the indicated feature type from</w:t>
      </w:r>
      <w:r>
        <w:t xml:space="preserve"> the replacing product </w:t>
      </w:r>
      <w:r w:rsidR="00C65984">
        <w:t>will</w:t>
      </w:r>
      <w:r>
        <w:t xml:space="preserve"> be displayed, or only a subset selected by attribute values.</w:t>
      </w:r>
      <w:r w:rsidR="00C65984">
        <w:t xml:space="preserve"> What happens to the excluded instances – should they be displayed or not? (Note that the model allows replacement of one feature type by multiple feature subsets, e.g., an S-101 Ice Area may be replaced by multiple ice features from S-412).</w:t>
      </w:r>
    </w:p>
    <w:p w14:paraId="03F1B3F5" w14:textId="5B5B7212" w:rsidR="00D44EAA" w:rsidRDefault="00D44EAA" w:rsidP="00C65984">
      <w:pPr>
        <w:pStyle w:val="ListParagraph"/>
        <w:numPr>
          <w:ilvl w:val="0"/>
          <w:numId w:val="79"/>
        </w:numPr>
      </w:pPr>
      <w:r>
        <w:t xml:space="preserve">Whether the spatial </w:t>
      </w:r>
      <w:r w:rsidR="00C65984">
        <w:t xml:space="preserve">attributes change and if so is this desirable? For example, </w:t>
      </w:r>
      <w:r>
        <w:t>does the replacing product include features of both point and surface while the replaced product includes only point features?</w:t>
      </w:r>
    </w:p>
    <w:p w14:paraId="3CA8ED9A" w14:textId="2C7B427A" w:rsidR="00996B38" w:rsidRPr="00996B38" w:rsidRDefault="00996B38" w:rsidP="005B2B0F"/>
    <w:p w14:paraId="10EFD688" w14:textId="36D8B043" w:rsidR="006B114A" w:rsidRPr="000705FA" w:rsidRDefault="006B114A" w:rsidP="005B2B0F">
      <w:pPr>
        <w:pStyle w:val="Heading1"/>
        <w:numPr>
          <w:ilvl w:val="0"/>
          <w:numId w:val="3"/>
        </w:numPr>
      </w:pPr>
      <w:bookmarkStart w:id="5373" w:name="_Toc484523947"/>
      <w:bookmarkStart w:id="5374" w:name="_Toc519804984"/>
      <w:r w:rsidRPr="000705FA">
        <w:t>Normative Implementation Guidance</w:t>
      </w:r>
      <w:bookmarkEnd w:id="5373"/>
      <w:bookmarkEnd w:id="5374"/>
    </w:p>
    <w:p w14:paraId="5C05D235" w14:textId="162A85C1" w:rsidR="006B114A" w:rsidRPr="0070063E" w:rsidRDefault="006B114A" w:rsidP="005B2B0F">
      <w:pPr>
        <w:pStyle w:val="Heading2"/>
        <w:numPr>
          <w:ilvl w:val="1"/>
          <w:numId w:val="3"/>
        </w:numPr>
        <w:rPr>
          <w:i/>
        </w:rPr>
      </w:pPr>
      <w:bookmarkStart w:id="5375" w:name="_Toc484523948"/>
      <w:bookmarkStart w:id="5376" w:name="_Toc519804985"/>
      <w:r w:rsidRPr="00E76026">
        <w:t>Reduce demand on user attention - display adjustment</w:t>
      </w:r>
      <w:bookmarkEnd w:id="5375"/>
      <w:bookmarkEnd w:id="5376"/>
    </w:p>
    <w:p w14:paraId="665E1AEF" w14:textId="399C0F70" w:rsidR="006B114A" w:rsidRPr="0070063E" w:rsidRDefault="006B114A" w:rsidP="00996B38">
      <w:r w:rsidRPr="0070063E">
        <w:t xml:space="preserve">Provide for the use of decluttering techniques by implementations, such as minimizing overlaps </w:t>
      </w:r>
      <w:del w:id="5377" w:author="Eivind" w:date="2018-06-26T22:57:00Z">
        <w:r w:rsidRPr="0070063E" w:rsidDel="00EB7642">
          <w:delText xml:space="preserve">for </w:delText>
        </w:r>
      </w:del>
      <w:ins w:id="5378" w:author="Eivind" w:date="2018-06-26T22:57:00Z">
        <w:r w:rsidR="00EB7642">
          <w:t>of</w:t>
        </w:r>
        <w:r w:rsidR="00EB7642" w:rsidRPr="0070063E">
          <w:t xml:space="preserve"> </w:t>
        </w:r>
      </w:ins>
      <w:r w:rsidRPr="0070063E">
        <w:t>both symbols and text, mi</w:t>
      </w:r>
      <w:r w:rsidR="00681C85">
        <w:t>ni</w:t>
      </w:r>
      <w:r w:rsidRPr="0070063E">
        <w:t xml:space="preserve">mization of the number </w:t>
      </w:r>
      <w:r w:rsidR="00A14AB5">
        <w:t xml:space="preserve">of </w:t>
      </w:r>
      <w:r w:rsidRPr="0070063E">
        <w:t>colo</w:t>
      </w:r>
      <w:r w:rsidR="00A14AB5">
        <w:t>u</w:t>
      </w:r>
      <w:r w:rsidRPr="0070063E">
        <w:t xml:space="preserve">rs on </w:t>
      </w:r>
      <w:r w:rsidR="00A14AB5">
        <w:t xml:space="preserve">the </w:t>
      </w:r>
      <w:r w:rsidRPr="0070063E">
        <w:t xml:space="preserve">display. </w:t>
      </w:r>
    </w:p>
    <w:p w14:paraId="433C414E" w14:textId="62E7E783" w:rsidR="006B114A" w:rsidRPr="0070063E" w:rsidRDefault="006B114A" w:rsidP="005B2B0F">
      <w:pPr>
        <w:pStyle w:val="Heading2"/>
        <w:numPr>
          <w:ilvl w:val="1"/>
          <w:numId w:val="3"/>
        </w:numPr>
      </w:pPr>
      <w:bookmarkStart w:id="5379" w:name="_Toc484523949"/>
      <w:bookmarkStart w:id="5380" w:name="_Toc519804986"/>
      <w:r w:rsidRPr="0070063E">
        <w:t>Reduce demands on user attention - avoid text overload</w:t>
      </w:r>
      <w:bookmarkEnd w:id="5379"/>
      <w:bookmarkEnd w:id="5380"/>
    </w:p>
    <w:p w14:paraId="79A21830" w14:textId="4A8F4C18" w:rsidR="006B114A" w:rsidRDefault="006B114A" w:rsidP="00996B38">
      <w:r w:rsidRPr="0070063E">
        <w:t>Provide for text to be shown separately from graphic display. Provide for limiting the amount of text shown both in-graphic, over-graphic</w:t>
      </w:r>
      <w:ins w:id="5381" w:author="Eivind" w:date="2018-06-25T08:19:00Z">
        <w:r w:rsidR="007D24D5">
          <w:t>,</w:t>
        </w:r>
      </w:ins>
      <w:r w:rsidRPr="0070063E">
        <w:t xml:space="preserve"> and in a separate auxiliary display.</w:t>
      </w:r>
    </w:p>
    <w:p w14:paraId="5D549CCE" w14:textId="77777777" w:rsidR="00B4556E" w:rsidRDefault="00B4556E" w:rsidP="00996B38">
      <w:r>
        <w:t>Generally, in-line text is shorter than text from a support file, though some specifications (S-101) allow as many as 300 characters.</w:t>
      </w:r>
    </w:p>
    <w:p w14:paraId="105C1668" w14:textId="1AC29936" w:rsidR="00D0742D" w:rsidRPr="0070063E" w:rsidRDefault="00D0742D" w:rsidP="00996B38">
      <w:r>
        <w:t>Generally speaking</w:t>
      </w:r>
      <w:r w:rsidR="00B4556E">
        <w:t xml:space="preserve"> interoperability catalogue developers should</w:t>
      </w:r>
      <w:r>
        <w:t xml:space="preserve"> review what individual </w:t>
      </w:r>
      <w:r w:rsidR="00B4556E">
        <w:t xml:space="preserve">DCEGs say and what </w:t>
      </w:r>
      <w:r>
        <w:t xml:space="preserve">portrayal catalogues do with text </w:t>
      </w:r>
      <w:r w:rsidR="00B4556E">
        <w:t xml:space="preserve">attributes, since the product specification developers can be expected to know which attributes can be expected to contain long text and which </w:t>
      </w:r>
      <w:ins w:id="5382" w:author="Eivind" w:date="2018-06-25T08:20:00Z">
        <w:r w:rsidR="007D24D5">
          <w:t xml:space="preserve">contain </w:t>
        </w:r>
      </w:ins>
      <w:r w:rsidR="00B4556E">
        <w:t>short text.</w:t>
      </w:r>
      <w:r>
        <w:t xml:space="preserve"> </w:t>
      </w:r>
    </w:p>
    <w:p w14:paraId="5A86D4E2" w14:textId="139E70BC" w:rsidR="006B114A" w:rsidRPr="0070063E" w:rsidRDefault="006B114A" w:rsidP="005B2B0F">
      <w:pPr>
        <w:pStyle w:val="Heading2"/>
        <w:numPr>
          <w:ilvl w:val="1"/>
          <w:numId w:val="3"/>
        </w:numPr>
      </w:pPr>
      <w:bookmarkStart w:id="5383" w:name="_Toc484523950"/>
      <w:bookmarkStart w:id="5384" w:name="_Toc519804987"/>
      <w:r w:rsidRPr="0070063E">
        <w:t>Support for novice users</w:t>
      </w:r>
      <w:bookmarkEnd w:id="5383"/>
      <w:bookmarkEnd w:id="5384"/>
    </w:p>
    <w:p w14:paraId="01A1CE3A" w14:textId="4C5BEDC1" w:rsidR="006B114A" w:rsidRPr="0070063E" w:rsidRDefault="006B114A" w:rsidP="00996B38">
      <w:r w:rsidRPr="0070063E">
        <w:t xml:space="preserve">Allow implementations to have "novice" modes or </w:t>
      </w:r>
      <w:del w:id="5385" w:author="Eivind" w:date="2018-06-20T21:26:00Z">
        <w:r w:rsidRPr="0070063E" w:rsidDel="00606361">
          <w:delText xml:space="preserve">UI </w:delText>
        </w:r>
      </w:del>
      <w:ins w:id="5386" w:author="Eivind" w:date="2018-06-20T21:26:00Z">
        <w:r w:rsidR="00606361">
          <w:t>user interface</w:t>
        </w:r>
        <w:r w:rsidR="00606361" w:rsidRPr="0070063E">
          <w:t xml:space="preserve"> </w:t>
        </w:r>
      </w:ins>
      <w:r w:rsidRPr="0070063E">
        <w:t>controls, which provide shortcuts for inexperienced users</w:t>
      </w:r>
      <w:r w:rsidR="00DA58DD">
        <w:t>.</w:t>
      </w:r>
    </w:p>
    <w:p w14:paraId="37713EAB" w14:textId="29BFC4E0" w:rsidR="006B114A" w:rsidRPr="0070063E" w:rsidRDefault="006B114A" w:rsidP="005B2B0F">
      <w:pPr>
        <w:pStyle w:val="Heading2"/>
        <w:numPr>
          <w:ilvl w:val="1"/>
          <w:numId w:val="3"/>
        </w:numPr>
      </w:pPr>
      <w:bookmarkStart w:id="5387" w:name="_Toc484523951"/>
      <w:bookmarkStart w:id="5388" w:name="_Toc519804988"/>
      <w:r w:rsidRPr="0070063E">
        <w:t>Reduce demands on user attention - planning and monitoring modes</w:t>
      </w:r>
      <w:bookmarkEnd w:id="5387"/>
      <w:bookmarkEnd w:id="5388"/>
    </w:p>
    <w:p w14:paraId="0E7DF76C" w14:textId="77777777" w:rsidR="006B114A" w:rsidRPr="0070063E" w:rsidRDefault="006B114A" w:rsidP="00996B38">
      <w:r w:rsidRPr="0070063E">
        <w:t>Planning mode can be allowed to provide more powerful information search or processing functionality at the expense of more user attention.</w:t>
      </w:r>
    </w:p>
    <w:p w14:paraId="1189AC40" w14:textId="77777777" w:rsidR="006B114A" w:rsidRPr="0070063E" w:rsidRDefault="006B114A" w:rsidP="00996B38">
      <w:r w:rsidRPr="0070063E">
        <w:t>Route monitoring mode must support the ECDIS showing the information required for monitoring while allowing bridge officers to focus on other tasks.</w:t>
      </w:r>
    </w:p>
    <w:p w14:paraId="259AA598" w14:textId="34DD8483" w:rsidR="007F7420" w:rsidRDefault="007F7420" w:rsidP="005B2B0F">
      <w:pPr>
        <w:pStyle w:val="Heading2"/>
        <w:numPr>
          <w:ilvl w:val="1"/>
          <w:numId w:val="3"/>
        </w:numPr>
      </w:pPr>
      <w:bookmarkStart w:id="5389" w:name="_Toc519804989"/>
      <w:bookmarkStart w:id="5390" w:name="_Toc484523952"/>
      <w:r>
        <w:t>Interoperability and data coverage</w:t>
      </w:r>
      <w:bookmarkEnd w:id="5389"/>
    </w:p>
    <w:p w14:paraId="31316E88" w14:textId="7C68FC64" w:rsidR="007F7420" w:rsidRDefault="007F7420" w:rsidP="007F7420">
      <w:r w:rsidRPr="007F7420">
        <w:t xml:space="preserve">The interoperability rules and interleaving operations described in an interoperability catalogue apply only </w:t>
      </w:r>
      <w:r w:rsidR="00AF7A89">
        <w:t>in areas where</w:t>
      </w:r>
      <w:r w:rsidRPr="007F7420">
        <w:t xml:space="preserve"> the </w:t>
      </w:r>
      <w:r w:rsidR="00AF7A89">
        <w:t>products referenced in the rule or interleaving operation</w:t>
      </w:r>
      <w:r w:rsidRPr="007F7420">
        <w:t xml:space="preserve"> have data coverage at the current display scale</w:t>
      </w:r>
      <w:r w:rsidR="00FF764F">
        <w:t xml:space="preserve"> on the navigation system</w:t>
      </w:r>
      <w:r w:rsidRPr="007F7420">
        <w:t>.</w:t>
      </w:r>
    </w:p>
    <w:p w14:paraId="11BD4DED" w14:textId="2591ED9A" w:rsidR="007F7420" w:rsidRDefault="007F7420" w:rsidP="007F7420">
      <w:r>
        <w:t>If data coverage for</w:t>
      </w:r>
      <w:r w:rsidR="006661C8">
        <w:t xml:space="preserve"> some of the</w:t>
      </w:r>
      <w:r>
        <w:t xml:space="preserve"> products </w:t>
      </w:r>
      <w:r w:rsidR="00F428E3">
        <w:t>in the selected predefined combination is absent in an area, the rules and interleaving operations referring to products which do have data coverage in the area in question will continue to apply in that area.</w:t>
      </w:r>
      <w:r w:rsidR="00AF7A89">
        <w:t xml:space="preserve"> Rules and interleaving operations referring to products which do not have data coverage in the area will not apply in the area in question.</w:t>
      </w:r>
    </w:p>
    <w:p w14:paraId="12FF0F4C" w14:textId="29069244" w:rsidR="00B13868" w:rsidRDefault="00CC5691" w:rsidP="007F7420">
      <w:r>
        <w:rPr>
          <w:noProof/>
          <w:lang w:val="fr-FR" w:eastAsia="fr-FR"/>
        </w:rPr>
        <mc:AlternateContent>
          <mc:Choice Requires="wps">
            <w:drawing>
              <wp:anchor distT="45720" distB="45720" distL="114300" distR="114300" simplePos="0" relativeHeight="251678720" behindDoc="0" locked="0" layoutInCell="1" allowOverlap="1" wp14:anchorId="35CEA820" wp14:editId="323DC55F">
                <wp:simplePos x="0" y="0"/>
                <wp:positionH relativeFrom="column">
                  <wp:posOffset>-7620</wp:posOffset>
                </wp:positionH>
                <wp:positionV relativeFrom="paragraph">
                  <wp:posOffset>820420</wp:posOffset>
                </wp:positionV>
                <wp:extent cx="5958840" cy="563880"/>
                <wp:effectExtent l="0" t="0" r="22860" b="2667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840" cy="563880"/>
                        </a:xfrm>
                        <a:prstGeom prst="rect">
                          <a:avLst/>
                        </a:prstGeom>
                        <a:solidFill>
                          <a:srgbClr val="FFFFFF"/>
                        </a:solidFill>
                        <a:ln w="9525">
                          <a:solidFill>
                            <a:srgbClr val="000000"/>
                          </a:solidFill>
                          <a:miter lim="800000"/>
                          <a:headEnd/>
                          <a:tailEnd/>
                        </a:ln>
                      </wps:spPr>
                      <wps:txbx>
                        <w:txbxContent>
                          <w:p w14:paraId="06A22F64" w14:textId="0E377E3F" w:rsidR="00820BA8" w:rsidRDefault="00820BA8">
                            <w:r>
                              <w:t>Note (informative): Depiction and symbols for such distinguished parts of the screen is a matter for ECDIS performance standards but an off-graphic message on the ECDIS, or an adaptation of overscale warning symbology may be suitable.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CEA820" id="_x0000_s1038" type="#_x0000_t202" style="position:absolute;left:0;text-align:left;margin-left:-.6pt;margin-top:64.6pt;width:469.2pt;height:44.4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">
                <v:textbox>
                  <w:txbxContent>
                    <w:p w14:paraId="06A22F64" w14:textId="0E377E3F" w:rsidR="00820BA8" w:rsidRDefault="00820BA8">
                      <w:r>
                        <w:t>Note (informative): Depiction and symbols for such distinguished parts of the screen is a matter for ECDIS performance standards but an off-graphic message on the ECDIS, or an adaptation of overscale warning symbology may be suitable.</w:t>
                      </w:r>
                    </w:p>
                  </w:txbxContent>
                </v:textbox>
                <w10:wrap type="square"/>
              </v:shape>
            </w:pict>
          </mc:Fallback>
        </mc:AlternateContent>
      </w:r>
      <w:r w:rsidR="00B13868">
        <w:t xml:space="preserve">Implementations should </w:t>
      </w:r>
      <w:r w:rsidR="006661C8">
        <w:t>be capable of indicating</w:t>
      </w:r>
      <w:r w:rsidR="0031434F">
        <w:t xml:space="preserve"> parts of the display screen where (a) interoperability is partially applicable because some of the data products in a predefined combination </w:t>
      </w:r>
      <w:r w:rsidR="006661C8">
        <w:t xml:space="preserve">do not </w:t>
      </w:r>
      <w:r w:rsidR="0031434F">
        <w:t>have data coverage</w:t>
      </w:r>
      <w:r w:rsidR="00810578">
        <w:t xml:space="preserve"> while others do have coverage</w:t>
      </w:r>
      <w:r w:rsidR="0031434F">
        <w:t xml:space="preserve">; (b) interoperability is not applicable </w:t>
      </w:r>
      <w:r w:rsidR="00810578">
        <w:t xml:space="preserve">at all </w:t>
      </w:r>
      <w:r w:rsidR="0031434F">
        <w:t xml:space="preserve">because the data products in the selected </w:t>
      </w:r>
      <w:r w:rsidR="00632245">
        <w:t xml:space="preserve">predefined combination </w:t>
      </w:r>
      <w:r w:rsidR="0031434F">
        <w:t xml:space="preserve">do not have coverage </w:t>
      </w:r>
      <w:r w:rsidR="00810578">
        <w:t>(</w:t>
      </w:r>
      <w:r w:rsidR="00632245">
        <w:t>or the</w:t>
      </w:r>
      <w:r w:rsidR="00810578">
        <w:t xml:space="preserve"> only coverage is that of the</w:t>
      </w:r>
      <w:r w:rsidR="00632245">
        <w:t xml:space="preserve"> base S-101 laye</w:t>
      </w:r>
      <w:r w:rsidR="00810578">
        <w:t>r</w:t>
      </w:r>
      <w:r w:rsidR="00632245">
        <w:t>).</w:t>
      </w:r>
    </w:p>
    <w:p w14:paraId="2CE31627" w14:textId="27565AB1" w:rsidR="00CC5691" w:rsidRDefault="00CC5691"/>
    <w:p w14:paraId="69A1C7B3" w14:textId="345B1753" w:rsidR="006B114A" w:rsidRPr="0070063E" w:rsidRDefault="006B114A" w:rsidP="005B2B0F">
      <w:pPr>
        <w:pStyle w:val="Heading2"/>
        <w:numPr>
          <w:ilvl w:val="1"/>
          <w:numId w:val="3"/>
        </w:numPr>
      </w:pPr>
      <w:bookmarkStart w:id="5391" w:name="_Toc519804990"/>
      <w:r w:rsidRPr="0070063E">
        <w:t>Other significant information</w:t>
      </w:r>
      <w:bookmarkEnd w:id="5390"/>
      <w:bookmarkEnd w:id="5391"/>
    </w:p>
    <w:p w14:paraId="4279FB9E" w14:textId="3BD29FD3" w:rsidR="00F13023" w:rsidRDefault="00F13023" w:rsidP="00996B38">
      <w:r>
        <w:t xml:space="preserve">The inclusion in interoperability catalogues of data products whose interoperability has not been discussed with product specification development team is recommended </w:t>
      </w:r>
      <w:r w:rsidRPr="00DA58DD">
        <w:rPr>
          <w:u w:val="single"/>
        </w:rPr>
        <w:t>against</w:t>
      </w:r>
      <w:r>
        <w:t>.</w:t>
      </w:r>
    </w:p>
    <w:p w14:paraId="649D4AA1" w14:textId="77777777" w:rsidR="00F13023" w:rsidRDefault="00F13023" w:rsidP="00996B38">
      <w:r>
        <w:t>There s</w:t>
      </w:r>
      <w:r w:rsidR="00B54FD1" w:rsidRPr="00820DC8">
        <w:t xml:space="preserve">hould be </w:t>
      </w:r>
      <w:r>
        <w:t>a d</w:t>
      </w:r>
      <w:r w:rsidR="00256364" w:rsidRPr="00820DC8">
        <w:t xml:space="preserve">ialogue between </w:t>
      </w:r>
      <w:r>
        <w:t>interoperability</w:t>
      </w:r>
      <w:r w:rsidR="00256364" w:rsidRPr="00820DC8">
        <w:t xml:space="preserve"> </w:t>
      </w:r>
      <w:r>
        <w:t xml:space="preserve">teams </w:t>
      </w:r>
      <w:r w:rsidR="00256364" w:rsidRPr="00820DC8">
        <w:t xml:space="preserve">and product specification </w:t>
      </w:r>
      <w:r>
        <w:t>teams</w:t>
      </w:r>
      <w:r w:rsidR="00256364" w:rsidRPr="00820DC8">
        <w:t xml:space="preserve">, so that new changes </w:t>
      </w:r>
      <w:r w:rsidR="00935715" w:rsidRPr="00820DC8">
        <w:t xml:space="preserve">to product specifications </w:t>
      </w:r>
      <w:r w:rsidR="00256364" w:rsidRPr="00820DC8">
        <w:t>are ensured to be covered by interoperability catalogues</w:t>
      </w:r>
      <w:r>
        <w:t>.</w:t>
      </w:r>
    </w:p>
    <w:p w14:paraId="7E76FD8F" w14:textId="066B1283" w:rsidR="006B114A" w:rsidRDefault="00F13023" w:rsidP="00996B38">
      <w:r>
        <w:t>Feature catalogue</w:t>
      </w:r>
      <w:r w:rsidR="00B55E36">
        <w:t xml:space="preserve"> and </w:t>
      </w:r>
      <w:r>
        <w:t>portrayal catalogue development teams</w:t>
      </w:r>
      <w:r w:rsidR="00B55E36">
        <w:t xml:space="preserve"> are stakeholders for hybrid catalogues</w:t>
      </w:r>
      <w:r w:rsidR="000304B8">
        <w:t>.</w:t>
      </w:r>
    </w:p>
    <w:p w14:paraId="54B1D3E6" w14:textId="4D4D20AD" w:rsidR="00443C46" w:rsidRDefault="00815D9A" w:rsidP="00996B38">
      <w:r>
        <w:t xml:space="preserve">Product specifications that are </w:t>
      </w:r>
      <w:del w:id="5392" w:author="Eivind" w:date="2018-06-26T23:29:00Z">
        <w:r w:rsidDel="00737608">
          <w:delText>included in</w:delText>
        </w:r>
      </w:del>
      <w:ins w:id="5393" w:author="Eivind" w:date="2018-06-26T23:29:00Z">
        <w:r w:rsidR="00737608">
          <w:t>in scope of</w:t>
        </w:r>
      </w:ins>
      <w:r>
        <w:t xml:space="preserve"> the interoperability catalogue</w:t>
      </w:r>
      <w:r w:rsidR="00443C46">
        <w:t xml:space="preserve"> should have </w:t>
      </w:r>
      <w:ins w:id="5394" w:author="Eivind" w:date="2018-06-26T23:30:00Z">
        <w:r w:rsidR="009D48D0">
          <w:t xml:space="preserve">at least </w:t>
        </w:r>
      </w:ins>
      <w:ins w:id="5395" w:author="Eivind" w:date="2018-06-26T23:31:00Z">
        <w:r w:rsidR="009D48D0">
          <w:t>ten</w:t>
        </w:r>
      </w:ins>
      <w:ins w:id="5396" w:author="Eivind" w:date="2018-06-26T23:30:00Z">
        <w:r w:rsidR="009D48D0">
          <w:t xml:space="preserve"> </w:t>
        </w:r>
      </w:ins>
      <w:r w:rsidR="00443C46">
        <w:t xml:space="preserve">display priority steps </w:t>
      </w:r>
      <w:ins w:id="5397" w:author="Eivind" w:date="2018-06-26T23:30:00Z">
        <w:r w:rsidR="009D48D0">
          <w:t xml:space="preserve">between display groups, </w:t>
        </w:r>
      </w:ins>
      <w:del w:id="5398" w:author="Eivind" w:date="2018-06-26T23:31:00Z">
        <w:r w:rsidR="00443C46" w:rsidDel="009D48D0">
          <w:delText xml:space="preserve">of </w:delText>
        </w:r>
      </w:del>
      <w:del w:id="5399" w:author="Eivind" w:date="2018-06-26T23:30:00Z">
        <w:r w:rsidDel="009D48D0">
          <w:delText xml:space="preserve">at least </w:delText>
        </w:r>
        <w:r w:rsidR="00443C46" w:rsidDel="009D48D0">
          <w:delText xml:space="preserve">10 </w:delText>
        </w:r>
      </w:del>
      <w:r w:rsidR="00CC5691">
        <w:t xml:space="preserve">in </w:t>
      </w:r>
      <w:r w:rsidR="00443C46">
        <w:t xml:space="preserve">order to allow more flexibility in interleaving </w:t>
      </w:r>
      <w:r>
        <w:t>with other products</w:t>
      </w:r>
      <w:r w:rsidR="00443C46">
        <w:t>.</w:t>
      </w:r>
    </w:p>
    <w:p w14:paraId="29F1344E" w14:textId="77777777" w:rsidR="006B4630" w:rsidRDefault="006B4630">
      <w:pPr>
        <w:pStyle w:val="Heading2"/>
        <w:numPr>
          <w:ilvl w:val="1"/>
          <w:numId w:val="3"/>
        </w:numPr>
        <w:pPrChange w:id="5400" w:author="Eivind" w:date="2018-07-10T00:10:00Z">
          <w:pPr>
            <w:pStyle w:val="Heading2"/>
          </w:pPr>
        </w:pPrChange>
      </w:pPr>
      <w:bookmarkStart w:id="5401" w:name="_Ref500467501"/>
      <w:bookmarkStart w:id="5402" w:name="_Toc519804991"/>
      <w:r>
        <w:t>Phased implementation</w:t>
      </w:r>
      <w:bookmarkEnd w:id="5401"/>
      <w:bookmarkEnd w:id="5402"/>
    </w:p>
    <w:p w14:paraId="25705D3E" w14:textId="77777777" w:rsidR="006B4630" w:rsidRDefault="006B4630" w:rsidP="006B4630">
      <w:r>
        <w:t xml:space="preserve">Implementation of interoperability is planned in two phases. </w:t>
      </w:r>
    </w:p>
    <w:p w14:paraId="62B5E33F" w14:textId="77777777" w:rsidR="006B4630" w:rsidRDefault="006B4630" w:rsidP="006B4630">
      <w:pPr>
        <w:pStyle w:val="ListParagraph"/>
        <w:numPr>
          <w:ilvl w:val="0"/>
          <w:numId w:val="84"/>
        </w:numPr>
      </w:pPr>
      <w:r>
        <w:t>Phase 1: Levels 1 and 2 constructs.</w:t>
      </w:r>
    </w:p>
    <w:p w14:paraId="76DBCBEA" w14:textId="77777777" w:rsidR="006B4630" w:rsidRDefault="006B4630" w:rsidP="006B4630">
      <w:pPr>
        <w:pStyle w:val="ListParagraph"/>
        <w:numPr>
          <w:ilvl w:val="0"/>
          <w:numId w:val="84"/>
        </w:numPr>
      </w:pPr>
      <w:r>
        <w:t>Phase 2: Levels 3 and 4 constructs.</w:t>
      </w:r>
    </w:p>
    <w:p w14:paraId="035071BF" w14:textId="7A56FD64" w:rsidR="006B4630" w:rsidRPr="0070063E" w:rsidRDefault="006B4630" w:rsidP="00996B38">
      <w:r>
        <w:t>For this version of the specification, only implementation of Phase 1 is envisaged. Implementation of Phase 2 is placed on hold until further notice.</w:t>
      </w:r>
    </w:p>
    <w:p w14:paraId="6E262008" w14:textId="06139CF8" w:rsidR="00835F87" w:rsidRDefault="00D21516" w:rsidP="004E6E2A">
      <w:pPr>
        <w:pStyle w:val="Heading1"/>
        <w:numPr>
          <w:ilvl w:val="0"/>
          <w:numId w:val="3"/>
        </w:numPr>
        <w:rPr>
          <w:rFonts w:eastAsia="MS Mincho"/>
        </w:rPr>
      </w:pPr>
      <w:bookmarkStart w:id="5403" w:name="_Toc519804992"/>
      <w:r>
        <w:rPr>
          <w:rFonts w:eastAsia="MS Mincho"/>
        </w:rPr>
        <w:t>Interoperability Catalogue</w:t>
      </w:r>
      <w:r w:rsidR="002E780A">
        <w:rPr>
          <w:rFonts w:eastAsia="MS Mincho"/>
        </w:rPr>
        <w:t xml:space="preserve"> Schema Documentation</w:t>
      </w:r>
      <w:bookmarkEnd w:id="5403"/>
      <w:r w:rsidR="00835F87" w:rsidRPr="00996B38">
        <w:rPr>
          <w:rFonts w:eastAsia="MS Mincho"/>
        </w:rPr>
        <w:t xml:space="preserve"> </w:t>
      </w:r>
    </w:p>
    <w:p w14:paraId="35EA477E" w14:textId="1CE18A65" w:rsidR="006B114A" w:rsidRDefault="002E780A">
      <w:r>
        <w:t>Detailed documentation for the XML schema is provided in a separate document.</w:t>
      </w:r>
    </w:p>
    <w:p w14:paraId="6DED18B5" w14:textId="713B8F92" w:rsidR="006B114A" w:rsidRPr="0070063E" w:rsidRDefault="006B114A" w:rsidP="002D7AB6">
      <w:pPr>
        <w:pStyle w:val="Heading1"/>
        <w:numPr>
          <w:ilvl w:val="0"/>
          <w:numId w:val="3"/>
        </w:numPr>
      </w:pPr>
      <w:bookmarkStart w:id="5404" w:name="_Toc454280016"/>
      <w:bookmarkStart w:id="5405" w:name="_Toc484523953"/>
      <w:bookmarkStart w:id="5406" w:name="_Toc519804993"/>
      <w:r w:rsidRPr="0070063E">
        <w:t>Feature Catalogue</w:t>
      </w:r>
      <w:bookmarkEnd w:id="5404"/>
      <w:bookmarkEnd w:id="5405"/>
      <w:bookmarkEnd w:id="5406"/>
    </w:p>
    <w:p w14:paraId="3BD9DB1B" w14:textId="4710A357" w:rsidR="006B114A" w:rsidRDefault="002E780A">
      <w:r>
        <w:t>[Documentation for the hybrid feature catalogue will be added when it is defined.]</w:t>
      </w:r>
    </w:p>
    <w:p w14:paraId="7FBE1031" w14:textId="77777777" w:rsidR="00792039" w:rsidRDefault="006B114A" w:rsidP="004E6E2A">
      <w:pPr>
        <w:pStyle w:val="Heading1"/>
        <w:numPr>
          <w:ilvl w:val="0"/>
          <w:numId w:val="3"/>
        </w:numPr>
      </w:pPr>
      <w:bookmarkStart w:id="5407" w:name="_Toc519804994"/>
      <w:bookmarkStart w:id="5408" w:name="_Toc484523954"/>
      <w:r w:rsidRPr="0070063E">
        <w:t>Portrayal Catalogue</w:t>
      </w:r>
      <w:bookmarkEnd w:id="5407"/>
    </w:p>
    <w:p w14:paraId="5AD1F9A7" w14:textId="737BA2E2" w:rsidR="002E780A" w:rsidRDefault="002E780A" w:rsidP="002E780A">
      <w:r>
        <w:t>[Documentation for the hybrid portrayal catalogue will be added when it is defined.]</w:t>
      </w:r>
    </w:p>
    <w:bookmarkEnd w:id="5408"/>
    <w:p w14:paraId="16D515C1" w14:textId="030F7D06" w:rsidR="006B114A" w:rsidRPr="0070063E" w:rsidRDefault="006B114A" w:rsidP="00792039"/>
    <w:p w14:paraId="307C7026" w14:textId="77777777" w:rsidR="00505DB3" w:rsidRDefault="00505DB3"/>
    <w:sectPr w:rsidR="00505DB3">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49" w:author="Raphael Malyankar" w:date="2018-07-03T23:30:00Z" w:initials="rmm">
    <w:p w14:paraId="43D9DFA8" w14:textId="6B26E0CD" w:rsidR="00820BA8" w:rsidRDefault="00820BA8">
      <w:pPr>
        <w:pStyle w:val="CommentText"/>
      </w:pPr>
      <w:r>
        <w:rPr>
          <w:rStyle w:val="CommentReference"/>
        </w:rPr>
        <w:annotationRef/>
      </w:r>
      <w:r>
        <w:t>To be updated</w:t>
      </w:r>
    </w:p>
  </w:comment>
  <w:comment w:id="2317" w:author="Eivind" w:date="2018-07-12T23:55:00Z" w:initials="E">
    <w:p w14:paraId="2466E7F3" w14:textId="5B3A37DA" w:rsidR="00820BA8" w:rsidRDefault="00820BA8">
      <w:pPr>
        <w:pStyle w:val="CommentText"/>
      </w:pPr>
      <w:r>
        <w:rPr>
          <w:rStyle w:val="CommentReference"/>
        </w:rPr>
        <w:annotationRef/>
      </w:r>
      <w:r>
        <w:t>Suggest delete both</w:t>
      </w:r>
    </w:p>
  </w:comment>
  <w:comment w:id="2402" w:author="Eivind" w:date="2018-07-12T23:54:00Z" w:initials="E">
    <w:p w14:paraId="334156DF" w14:textId="74972ABA" w:rsidR="00820BA8" w:rsidRDefault="00820BA8">
      <w:pPr>
        <w:pStyle w:val="CommentText"/>
      </w:pPr>
      <w:r>
        <w:rPr>
          <w:rStyle w:val="CommentReference"/>
        </w:rPr>
        <w:annotationRef/>
      </w:r>
      <w:r>
        <w:t>Suggest to delete all three</w:t>
      </w:r>
    </w:p>
  </w:comment>
  <w:comment w:id="2420" w:author="Eivind" w:date="2018-07-12T18:59:00Z" w:initials="E">
    <w:p w14:paraId="7F4967A6" w14:textId="1ACAC847" w:rsidR="00820BA8" w:rsidRDefault="00820BA8">
      <w:pPr>
        <w:pStyle w:val="CommentText"/>
      </w:pPr>
      <w:r>
        <w:rPr>
          <w:rStyle w:val="CommentReference"/>
        </w:rPr>
        <w:annotationRef/>
      </w:r>
      <w:r>
        <w:t>Suggest to delete all three from IC</w:t>
      </w:r>
    </w:p>
  </w:comment>
  <w:comment w:id="2635" w:author="Eivind" w:date="2018-07-13T00:00:00Z" w:initials="E">
    <w:p w14:paraId="61D4FEF1" w14:textId="29666FBD" w:rsidR="00820BA8" w:rsidRDefault="00820BA8">
      <w:pPr>
        <w:pStyle w:val="CommentText"/>
      </w:pPr>
      <w:r>
        <w:rPr>
          <w:rStyle w:val="CommentReference"/>
        </w:rPr>
        <w:annotationRef/>
      </w:r>
      <w:r>
        <w:t>Not applicable, suggest to delete.</w:t>
      </w:r>
    </w:p>
  </w:comment>
  <w:comment w:id="2928" w:author="Eivind" w:date="2018-07-13T00:01:00Z" w:initials="E">
    <w:p w14:paraId="0D615DE8" w14:textId="50661F08" w:rsidR="00820BA8" w:rsidRDefault="00820BA8">
      <w:pPr>
        <w:pStyle w:val="CommentText"/>
      </w:pPr>
      <w:r>
        <w:rPr>
          <w:rStyle w:val="CommentReference"/>
        </w:rPr>
        <w:annotationRef/>
      </w:r>
      <w:r>
        <w:t>Suggest we just restrain the enumeration to the single value that is applicable. Maybe add a note under the table to explain.</w:t>
      </w:r>
    </w:p>
  </w:comment>
  <w:comment w:id="3865" w:author="Eivind" w:date="2018-07-12T23:47:00Z" w:initials="E">
    <w:p w14:paraId="05A1186F" w14:textId="04937DC0" w:rsidR="00820BA8" w:rsidRDefault="00820BA8">
      <w:pPr>
        <w:pStyle w:val="CommentText"/>
      </w:pPr>
      <w:r>
        <w:rPr>
          <w:rStyle w:val="CommentReference"/>
        </w:rPr>
        <w:annotationRef/>
      </w:r>
      <w:r>
        <w:t>With so many not applicable values, we should just restrain the list to the two applicable values.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D9DFA8" w15:done="0"/>
  <w15:commentEx w15:paraId="2466E7F3" w15:done="0"/>
  <w15:commentEx w15:paraId="334156DF" w15:done="0"/>
  <w15:commentEx w15:paraId="7F4967A6" w15:done="0"/>
  <w15:commentEx w15:paraId="61D4FEF1" w15:done="0"/>
  <w15:commentEx w15:paraId="0D615DE8" w15:done="0"/>
  <w15:commentEx w15:paraId="05A118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D9DFA8" w16cid:durableId="1EE6858A"/>
  <w16cid:commentId w16cid:paraId="2466E7F3" w16cid:durableId="1EF268EE"/>
  <w16cid:commentId w16cid:paraId="334156DF" w16cid:durableId="1EF268A1"/>
  <w16cid:commentId w16cid:paraId="7F4967A6" w16cid:durableId="1EF2238E"/>
  <w16cid:commentId w16cid:paraId="61D4FEF1" w16cid:durableId="1EF26A1B"/>
  <w16cid:commentId w16cid:paraId="0D615DE8" w16cid:durableId="1EF26A4A"/>
  <w16cid:commentId w16cid:paraId="05A1186F" w16cid:durableId="1EF2672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2FA9FC" w14:textId="77777777" w:rsidR="001F57CD" w:rsidRDefault="001F57CD" w:rsidP="006B114A">
      <w:pPr>
        <w:spacing w:after="0" w:line="240" w:lineRule="auto"/>
      </w:pPr>
      <w:r>
        <w:separator/>
      </w:r>
    </w:p>
  </w:endnote>
  <w:endnote w:type="continuationSeparator" w:id="0">
    <w:p w14:paraId="4E81F2B5" w14:textId="77777777" w:rsidR="001F57CD" w:rsidRDefault="001F57CD" w:rsidP="006B1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Bold">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956979"/>
      <w:docPartObj>
        <w:docPartGallery w:val="Page Numbers (Bottom of Page)"/>
        <w:docPartUnique/>
      </w:docPartObj>
    </w:sdtPr>
    <w:sdtEndPr>
      <w:rPr>
        <w:noProof/>
      </w:rPr>
    </w:sdtEndPr>
    <w:sdtContent>
      <w:p w14:paraId="18614456" w14:textId="3F74E34A" w:rsidR="00820BA8" w:rsidRDefault="00820BA8">
        <w:pPr>
          <w:pStyle w:val="Footer"/>
          <w:jc w:val="center"/>
        </w:pPr>
        <w:r>
          <w:fldChar w:fldCharType="begin"/>
        </w:r>
        <w:r>
          <w:instrText xml:space="preserve"> PAGE   \* MERGEFORMAT </w:instrText>
        </w:r>
        <w:r>
          <w:fldChar w:fldCharType="separate"/>
        </w:r>
        <w:r w:rsidR="00557CCD">
          <w:rPr>
            <w:noProof/>
          </w:rPr>
          <w:t>75</w:t>
        </w:r>
        <w:r>
          <w:rPr>
            <w:noProof/>
          </w:rPr>
          <w:fldChar w:fldCharType="end"/>
        </w:r>
      </w:p>
    </w:sdtContent>
  </w:sdt>
  <w:p w14:paraId="64BCF948" w14:textId="77777777" w:rsidR="00820BA8" w:rsidRDefault="00820B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8C4BA4" w14:textId="77777777" w:rsidR="001F57CD" w:rsidRDefault="001F57CD" w:rsidP="006B114A">
      <w:pPr>
        <w:spacing w:after="0" w:line="240" w:lineRule="auto"/>
      </w:pPr>
      <w:r>
        <w:separator/>
      </w:r>
    </w:p>
  </w:footnote>
  <w:footnote w:type="continuationSeparator" w:id="0">
    <w:p w14:paraId="60E92CEE" w14:textId="77777777" w:rsidR="001F57CD" w:rsidRDefault="001F57CD" w:rsidP="006B114A">
      <w:pPr>
        <w:spacing w:after="0" w:line="240" w:lineRule="auto"/>
      </w:pPr>
      <w:r>
        <w:continuationSeparator/>
      </w:r>
    </w:p>
  </w:footnote>
  <w:footnote w:id="1">
    <w:p w14:paraId="2F4B8B0C" w14:textId="7C9AAAED" w:rsidR="00820BA8" w:rsidRDefault="00820BA8" w:rsidP="00996B38">
      <w:pPr>
        <w:pStyle w:val="FootnoteText"/>
      </w:pPr>
      <w:r>
        <w:rPr>
          <w:rStyle w:val="FootnoteReference"/>
        </w:rPr>
        <w:footnoteRef/>
      </w:r>
      <w:r>
        <w:t xml:space="preserve"> More expressive filter expressions can be developed if required for advanced interoperability.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025D4976"/>
    <w:multiLevelType w:val="hybridMultilevel"/>
    <w:tmpl w:val="D2824FA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36D1DDC"/>
    <w:multiLevelType w:val="hybridMultilevel"/>
    <w:tmpl w:val="6936B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703C99"/>
    <w:multiLevelType w:val="hybridMultilevel"/>
    <w:tmpl w:val="823803D8"/>
    <w:lvl w:ilvl="0" w:tplc="511E5714">
      <w:start w:val="5"/>
      <w:numFmt w:val="bullet"/>
      <w:lvlText w:val="-"/>
      <w:lvlJc w:val="left"/>
      <w:pPr>
        <w:ind w:left="720" w:hanging="360"/>
      </w:pPr>
      <w:rPr>
        <w:rFonts w:ascii="Arial Narrow" w:eastAsia="Times New Roman" w:hAnsi="Arial Narrow" w:cs="Arial"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0">
    <w:nsid w:val="06BB6D41"/>
    <w:multiLevelType w:val="hybridMultilevel"/>
    <w:tmpl w:val="7A8E18D2"/>
    <w:lvl w:ilvl="0" w:tplc="04090001">
      <w:start w:val="1"/>
      <w:numFmt w:val="bullet"/>
      <w:lvlText w:val=""/>
      <w:lvlJc w:val="left"/>
      <w:pPr>
        <w:ind w:left="700" w:hanging="360"/>
      </w:pPr>
      <w:rPr>
        <w:rFonts w:ascii="Symbol" w:hAnsi="Symbol"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1">
    <w:nsid w:val="07476A83"/>
    <w:multiLevelType w:val="hybridMultilevel"/>
    <w:tmpl w:val="78A82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A72EF8"/>
    <w:multiLevelType w:val="hybridMultilevel"/>
    <w:tmpl w:val="21F0408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0AB456D8"/>
    <w:multiLevelType w:val="hybridMultilevel"/>
    <w:tmpl w:val="A9E8C1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0D9F47BF"/>
    <w:multiLevelType w:val="hybridMultilevel"/>
    <w:tmpl w:val="5566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914F94"/>
    <w:multiLevelType w:val="hybridMultilevel"/>
    <w:tmpl w:val="BF14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4466BB9"/>
    <w:multiLevelType w:val="hybridMultilevel"/>
    <w:tmpl w:val="DDD4AC50"/>
    <w:lvl w:ilvl="0" w:tplc="3B24385E">
      <w:start w:val="16"/>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17D21372"/>
    <w:multiLevelType w:val="hybridMultilevel"/>
    <w:tmpl w:val="6A6ABAD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A5D22C5"/>
    <w:multiLevelType w:val="hybridMultilevel"/>
    <w:tmpl w:val="2A288C40"/>
    <w:lvl w:ilvl="0" w:tplc="A692D754">
      <w:start w:val="1"/>
      <w:numFmt w:val="decimal"/>
      <w:lvlText w:val="%1)"/>
      <w:lvlJc w:val="left"/>
      <w:pPr>
        <w:tabs>
          <w:tab w:val="num" w:pos="360"/>
        </w:tabs>
        <w:ind w:left="360" w:hanging="360"/>
      </w:pPr>
      <w:rPr>
        <w:b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nsid w:val="1E334CD8"/>
    <w:multiLevelType w:val="hybridMultilevel"/>
    <w:tmpl w:val="5F04B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C27880"/>
    <w:multiLevelType w:val="hybridMultilevel"/>
    <w:tmpl w:val="1E6ED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5E323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66475A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4">
    <w:nsid w:val="2C5912F4"/>
    <w:multiLevelType w:val="hybridMultilevel"/>
    <w:tmpl w:val="B5A06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2CEC05A8"/>
    <w:multiLevelType w:val="hybridMultilevel"/>
    <w:tmpl w:val="111CACA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6">
    <w:nsid w:val="2F5E5677"/>
    <w:multiLevelType w:val="hybridMultilevel"/>
    <w:tmpl w:val="CE427A3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7">
    <w:nsid w:val="3155344A"/>
    <w:multiLevelType w:val="hybridMultilevel"/>
    <w:tmpl w:val="4E0ED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9">
    <w:nsid w:val="36BD2B0A"/>
    <w:multiLevelType w:val="hybridMultilevel"/>
    <w:tmpl w:val="A7EECA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1">
    <w:nsid w:val="38C40774"/>
    <w:multiLevelType w:val="hybridMultilevel"/>
    <w:tmpl w:val="5B08DFD2"/>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2">
    <w:nsid w:val="38E90AF5"/>
    <w:multiLevelType w:val="hybridMultilevel"/>
    <w:tmpl w:val="FA367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9A533A1"/>
    <w:multiLevelType w:val="multilevel"/>
    <w:tmpl w:val="6108F4F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nsid w:val="3C751F8F"/>
    <w:multiLevelType w:val="hybridMultilevel"/>
    <w:tmpl w:val="D12400B2"/>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5">
    <w:nsid w:val="3E190362"/>
    <w:multiLevelType w:val="hybridMultilevel"/>
    <w:tmpl w:val="22928F7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6">
    <w:nsid w:val="3E5512DF"/>
    <w:multiLevelType w:val="hybridMultilevel"/>
    <w:tmpl w:val="FCDAFEC0"/>
    <w:lvl w:ilvl="0" w:tplc="04090001">
      <w:numFmt w:val="decimal"/>
      <w:lvlText w:val=""/>
      <w:lvlJc w:val="left"/>
    </w:lvl>
    <w:lvl w:ilvl="1" w:tplc="99026A0A">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7">
    <w:nsid w:val="3E6320E2"/>
    <w:multiLevelType w:val="singleLevel"/>
    <w:tmpl w:val="04090001"/>
    <w:lvl w:ilvl="0">
      <w:numFmt w:val="decimal"/>
      <w:lvlText w:val=""/>
      <w:lvlJc w:val="left"/>
    </w:lvl>
  </w:abstractNum>
  <w:abstractNum w:abstractNumId="38">
    <w:nsid w:val="404969F7"/>
    <w:multiLevelType w:val="hybridMultilevel"/>
    <w:tmpl w:val="10AABDE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39">
    <w:nsid w:val="41371CA5"/>
    <w:multiLevelType w:val="hybridMultilevel"/>
    <w:tmpl w:val="3E70C1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47B35252"/>
    <w:multiLevelType w:val="hybridMultilevel"/>
    <w:tmpl w:val="FF142880"/>
    <w:lvl w:ilvl="0" w:tplc="31BA1B6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1">
    <w:nsid w:val="47B47BD3"/>
    <w:multiLevelType w:val="hybridMultilevel"/>
    <w:tmpl w:val="C202406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42">
    <w:nsid w:val="47CA4D3D"/>
    <w:multiLevelType w:val="hybridMultilevel"/>
    <w:tmpl w:val="4BAC529A"/>
    <w:lvl w:ilvl="0" w:tplc="04090001">
      <w:numFmt w:val="decimal"/>
      <w:lvlText w:val=""/>
      <w:lvlJc w:val="left"/>
      <w:pPr>
        <w:ind w:left="0" w:firstLine="0"/>
      </w:p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43">
    <w:nsid w:val="48E826B0"/>
    <w:multiLevelType w:val="hybridMultilevel"/>
    <w:tmpl w:val="D96A6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B676D92"/>
    <w:multiLevelType w:val="hybridMultilevel"/>
    <w:tmpl w:val="9482E458"/>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5">
    <w:nsid w:val="4BFE216D"/>
    <w:multiLevelType w:val="hybridMultilevel"/>
    <w:tmpl w:val="BF46597E"/>
    <w:lvl w:ilvl="0" w:tplc="24BA54D6">
      <w:numFmt w:val="decimal"/>
      <w:lvlText w:val=""/>
      <w:lvlJc w:val="left"/>
    </w:lvl>
    <w:lvl w:ilvl="1" w:tplc="EE02566E">
      <w:numFmt w:val="decimal"/>
      <w:lvlText w:val=""/>
      <w:lvlJc w:val="left"/>
    </w:lvl>
    <w:lvl w:ilvl="2" w:tplc="31A25C3A">
      <w:numFmt w:val="decimal"/>
      <w:lvlText w:val=""/>
      <w:lvlJc w:val="left"/>
    </w:lvl>
    <w:lvl w:ilvl="3" w:tplc="86CEFA6A">
      <w:numFmt w:val="decimal"/>
      <w:lvlText w:val=""/>
      <w:lvlJc w:val="left"/>
    </w:lvl>
    <w:lvl w:ilvl="4" w:tplc="71C2C158">
      <w:numFmt w:val="decimal"/>
      <w:lvlText w:val=""/>
      <w:lvlJc w:val="left"/>
    </w:lvl>
    <w:lvl w:ilvl="5" w:tplc="F1FCF8D2">
      <w:numFmt w:val="decimal"/>
      <w:lvlText w:val=""/>
      <w:lvlJc w:val="left"/>
    </w:lvl>
    <w:lvl w:ilvl="6" w:tplc="36B2C522">
      <w:numFmt w:val="decimal"/>
      <w:lvlText w:val=""/>
      <w:lvlJc w:val="left"/>
    </w:lvl>
    <w:lvl w:ilvl="7" w:tplc="23EC6892">
      <w:numFmt w:val="decimal"/>
      <w:lvlText w:val=""/>
      <w:lvlJc w:val="left"/>
    </w:lvl>
    <w:lvl w:ilvl="8" w:tplc="015A5910">
      <w:numFmt w:val="decimal"/>
      <w:lvlText w:val=""/>
      <w:lvlJc w:val="left"/>
    </w:lvl>
  </w:abstractNum>
  <w:abstractNum w:abstractNumId="46">
    <w:nsid w:val="4CFA68EC"/>
    <w:multiLevelType w:val="hybridMultilevel"/>
    <w:tmpl w:val="FBC0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E000B79"/>
    <w:multiLevelType w:val="hybridMultilevel"/>
    <w:tmpl w:val="8B7A4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04D7121"/>
    <w:multiLevelType w:val="hybridMultilevel"/>
    <w:tmpl w:val="920EAE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nsid w:val="5142123F"/>
    <w:multiLevelType w:val="hybridMultilevel"/>
    <w:tmpl w:val="BE54466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0">
    <w:nsid w:val="51933C9B"/>
    <w:multiLevelType w:val="hybridMultilevel"/>
    <w:tmpl w:val="916E9D6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1">
    <w:nsid w:val="531C2047"/>
    <w:multiLevelType w:val="hybridMultilevel"/>
    <w:tmpl w:val="D856D38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2">
    <w:nsid w:val="53867B31"/>
    <w:multiLevelType w:val="hybridMultilevel"/>
    <w:tmpl w:val="E5BCED0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53">
    <w:nsid w:val="54186891"/>
    <w:multiLevelType w:val="hybridMultilevel"/>
    <w:tmpl w:val="534E648C"/>
    <w:lvl w:ilvl="0" w:tplc="57FA713A">
      <w:numFmt w:val="bullet"/>
      <w:lvlText w:val="•"/>
      <w:lvlJc w:val="left"/>
      <w:pPr>
        <w:ind w:left="720" w:hanging="360"/>
      </w:pPr>
      <w:rPr>
        <w:rFonts w:ascii="Arial" w:eastAsia="MS Mincho"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54">
    <w:nsid w:val="54A92342"/>
    <w:multiLevelType w:val="hybridMultilevel"/>
    <w:tmpl w:val="A1969E7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5">
    <w:nsid w:val="560427FB"/>
    <w:multiLevelType w:val="hybridMultilevel"/>
    <w:tmpl w:val="10364A1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6">
    <w:nsid w:val="58807BD7"/>
    <w:multiLevelType w:val="hybridMultilevel"/>
    <w:tmpl w:val="64126F02"/>
    <w:lvl w:ilvl="0" w:tplc="04090001">
      <w:numFmt w:val="decimal"/>
      <w:lvlText w:val=""/>
      <w:lvlJc w:val="left"/>
    </w:lvl>
    <w:lvl w:ilvl="1" w:tplc="04090001">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7">
    <w:nsid w:val="58BF4D98"/>
    <w:multiLevelType w:val="hybridMultilevel"/>
    <w:tmpl w:val="F35EFE64"/>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58">
    <w:nsid w:val="5B5339CA"/>
    <w:multiLevelType w:val="hybridMultilevel"/>
    <w:tmpl w:val="383A846E"/>
    <w:lvl w:ilvl="0" w:tplc="68E6DF06">
      <w:numFmt w:val="decimal"/>
      <w:lvlText w:val=""/>
      <w:lvlJc w:val="left"/>
    </w:lvl>
    <w:lvl w:ilvl="1" w:tplc="9F064806">
      <w:numFmt w:val="decimal"/>
      <w:lvlText w:val=""/>
      <w:lvlJc w:val="left"/>
    </w:lvl>
    <w:lvl w:ilvl="2" w:tplc="7E642940">
      <w:numFmt w:val="decimal"/>
      <w:lvlText w:val=""/>
      <w:lvlJc w:val="left"/>
    </w:lvl>
    <w:lvl w:ilvl="3" w:tplc="FA2E733C">
      <w:numFmt w:val="decimal"/>
      <w:lvlText w:val=""/>
      <w:lvlJc w:val="left"/>
    </w:lvl>
    <w:lvl w:ilvl="4" w:tplc="40F0AB96">
      <w:numFmt w:val="decimal"/>
      <w:lvlText w:val=""/>
      <w:lvlJc w:val="left"/>
    </w:lvl>
    <w:lvl w:ilvl="5" w:tplc="3C060BBA">
      <w:numFmt w:val="decimal"/>
      <w:lvlText w:val=""/>
      <w:lvlJc w:val="left"/>
    </w:lvl>
    <w:lvl w:ilvl="6" w:tplc="260CF74A">
      <w:numFmt w:val="decimal"/>
      <w:lvlText w:val=""/>
      <w:lvlJc w:val="left"/>
    </w:lvl>
    <w:lvl w:ilvl="7" w:tplc="71869E1E">
      <w:numFmt w:val="decimal"/>
      <w:lvlText w:val=""/>
      <w:lvlJc w:val="left"/>
    </w:lvl>
    <w:lvl w:ilvl="8" w:tplc="92AEB5DE">
      <w:numFmt w:val="decimal"/>
      <w:lvlText w:val=""/>
      <w:lvlJc w:val="left"/>
    </w:lvl>
  </w:abstractNum>
  <w:abstractNum w:abstractNumId="59">
    <w:nsid w:val="5BD71861"/>
    <w:multiLevelType w:val="hybridMultilevel"/>
    <w:tmpl w:val="DEDC5742"/>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60">
    <w:nsid w:val="5C515518"/>
    <w:multiLevelType w:val="hybridMultilevel"/>
    <w:tmpl w:val="E88CC47C"/>
    <w:lvl w:ilvl="0" w:tplc="477A9926">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61">
    <w:nsid w:val="5DB94FCC"/>
    <w:multiLevelType w:val="hybridMultilevel"/>
    <w:tmpl w:val="07ACA0E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62">
    <w:nsid w:val="64A5587F"/>
    <w:multiLevelType w:val="hybridMultilevel"/>
    <w:tmpl w:val="AAF03E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nsid w:val="64D51214"/>
    <w:multiLevelType w:val="hybridMultilevel"/>
    <w:tmpl w:val="94FCECE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64">
    <w:nsid w:val="652D4974"/>
    <w:multiLevelType w:val="singleLevel"/>
    <w:tmpl w:val="4E548580"/>
    <w:lvl w:ilvl="0">
      <w:numFmt w:val="decimal"/>
      <w:lvlText w:val=""/>
      <w:lvlJc w:val="left"/>
    </w:lvl>
  </w:abstractNum>
  <w:abstractNum w:abstractNumId="65">
    <w:nsid w:val="65831836"/>
    <w:multiLevelType w:val="hybridMultilevel"/>
    <w:tmpl w:val="278C94D8"/>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66">
    <w:nsid w:val="662F54D1"/>
    <w:multiLevelType w:val="hybridMultilevel"/>
    <w:tmpl w:val="5F2CAC7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67">
    <w:nsid w:val="69A94FA5"/>
    <w:multiLevelType w:val="hybridMultilevel"/>
    <w:tmpl w:val="4FA01002"/>
    <w:lvl w:ilvl="0" w:tplc="C2A01A38">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68">
    <w:nsid w:val="6A1C7C73"/>
    <w:multiLevelType w:val="hybridMultilevel"/>
    <w:tmpl w:val="42B6A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B097413"/>
    <w:multiLevelType w:val="hybridMultilevel"/>
    <w:tmpl w:val="760C3BB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70">
    <w:nsid w:val="6D3013D1"/>
    <w:multiLevelType w:val="hybridMultilevel"/>
    <w:tmpl w:val="C61E12E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71">
    <w:nsid w:val="6F432724"/>
    <w:multiLevelType w:val="hybridMultilevel"/>
    <w:tmpl w:val="AA3AFE84"/>
    <w:lvl w:ilvl="0" w:tplc="04090001">
      <w:numFmt w:val="decimal"/>
      <w:lvlText w:val=""/>
      <w:lvlJc w:val="left"/>
      <w:pPr>
        <w:ind w:left="0" w:firstLine="0"/>
      </w:p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72">
    <w:nsid w:val="70BF2EAB"/>
    <w:multiLevelType w:val="hybridMultilevel"/>
    <w:tmpl w:val="333831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3">
    <w:nsid w:val="76240D32"/>
    <w:multiLevelType w:val="hybridMultilevel"/>
    <w:tmpl w:val="10A61D98"/>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74">
    <w:nsid w:val="76AB5F8D"/>
    <w:multiLevelType w:val="hybridMultilevel"/>
    <w:tmpl w:val="120223E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75">
    <w:nsid w:val="76DA5F66"/>
    <w:multiLevelType w:val="hybridMultilevel"/>
    <w:tmpl w:val="33F83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859483E"/>
    <w:multiLevelType w:val="singleLevel"/>
    <w:tmpl w:val="04090001"/>
    <w:lvl w:ilvl="0">
      <w:numFmt w:val="decimal"/>
      <w:lvlText w:val=""/>
      <w:lvlJc w:val="left"/>
    </w:lvl>
  </w:abstractNum>
  <w:abstractNum w:abstractNumId="77">
    <w:nsid w:val="79963374"/>
    <w:multiLevelType w:val="hybridMultilevel"/>
    <w:tmpl w:val="4896177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78">
    <w:nsid w:val="7ABF4FA8"/>
    <w:multiLevelType w:val="hybridMultilevel"/>
    <w:tmpl w:val="828811E6"/>
    <w:lvl w:ilvl="0" w:tplc="0ABC4410">
      <w:numFmt w:val="decimal"/>
      <w:lvlText w:val=""/>
      <w:lvlJc w:val="left"/>
    </w:lvl>
    <w:lvl w:ilvl="1" w:tplc="9B7682CA">
      <w:numFmt w:val="decimal"/>
      <w:lvlText w:val=""/>
      <w:lvlJc w:val="left"/>
    </w:lvl>
    <w:lvl w:ilvl="2" w:tplc="1C486488">
      <w:numFmt w:val="decimal"/>
      <w:lvlText w:val=""/>
      <w:lvlJc w:val="left"/>
    </w:lvl>
    <w:lvl w:ilvl="3" w:tplc="51325958">
      <w:numFmt w:val="decimal"/>
      <w:lvlText w:val=""/>
      <w:lvlJc w:val="left"/>
    </w:lvl>
    <w:lvl w:ilvl="4" w:tplc="14EC1CAA">
      <w:numFmt w:val="decimal"/>
      <w:lvlText w:val=""/>
      <w:lvlJc w:val="left"/>
    </w:lvl>
    <w:lvl w:ilvl="5" w:tplc="038C90F0">
      <w:numFmt w:val="decimal"/>
      <w:lvlText w:val=""/>
      <w:lvlJc w:val="left"/>
    </w:lvl>
    <w:lvl w:ilvl="6" w:tplc="B9E4CDB8">
      <w:numFmt w:val="decimal"/>
      <w:lvlText w:val=""/>
      <w:lvlJc w:val="left"/>
    </w:lvl>
    <w:lvl w:ilvl="7" w:tplc="B7164B5A">
      <w:numFmt w:val="decimal"/>
      <w:lvlText w:val=""/>
      <w:lvlJc w:val="left"/>
    </w:lvl>
    <w:lvl w:ilvl="8" w:tplc="2D86F818">
      <w:numFmt w:val="decimal"/>
      <w:lvlText w:val=""/>
      <w:lvlJc w:val="left"/>
    </w:lvl>
  </w:abstractNum>
  <w:abstractNum w:abstractNumId="79">
    <w:nsid w:val="7AC648BB"/>
    <w:multiLevelType w:val="hybridMultilevel"/>
    <w:tmpl w:val="01F6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D627C7C"/>
    <w:multiLevelType w:val="hybridMultilevel"/>
    <w:tmpl w:val="02942C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1">
    <w:nsid w:val="7DEE6D2A"/>
    <w:multiLevelType w:val="hybridMultilevel"/>
    <w:tmpl w:val="7DB40326"/>
    <w:lvl w:ilvl="0" w:tplc="09B4B924">
      <w:numFmt w:val="decimal"/>
      <w:lvlText w:val=""/>
      <w:lvlJc w:val="left"/>
    </w:lvl>
    <w:lvl w:ilvl="1" w:tplc="4B2E9544">
      <w:numFmt w:val="decimal"/>
      <w:lvlText w:val=""/>
      <w:lvlJc w:val="left"/>
    </w:lvl>
    <w:lvl w:ilvl="2" w:tplc="DAAA28C8">
      <w:numFmt w:val="decimal"/>
      <w:lvlText w:val=""/>
      <w:lvlJc w:val="left"/>
    </w:lvl>
    <w:lvl w:ilvl="3" w:tplc="EF38E116">
      <w:numFmt w:val="decimal"/>
      <w:lvlText w:val=""/>
      <w:lvlJc w:val="left"/>
    </w:lvl>
    <w:lvl w:ilvl="4" w:tplc="B1A69B44">
      <w:numFmt w:val="decimal"/>
      <w:lvlText w:val=""/>
      <w:lvlJc w:val="left"/>
    </w:lvl>
    <w:lvl w:ilvl="5" w:tplc="0936AF1A">
      <w:numFmt w:val="decimal"/>
      <w:lvlText w:val=""/>
      <w:lvlJc w:val="left"/>
    </w:lvl>
    <w:lvl w:ilvl="6" w:tplc="17E651AE">
      <w:numFmt w:val="decimal"/>
      <w:lvlText w:val=""/>
      <w:lvlJc w:val="left"/>
    </w:lvl>
    <w:lvl w:ilvl="7" w:tplc="F38CE010">
      <w:numFmt w:val="decimal"/>
      <w:lvlText w:val=""/>
      <w:lvlJc w:val="left"/>
    </w:lvl>
    <w:lvl w:ilvl="8" w:tplc="726AC0BA">
      <w:numFmt w:val="decimal"/>
      <w:lvlText w:val=""/>
      <w:lvlJc w:val="left"/>
    </w:lvl>
  </w:abstractNum>
  <w:num w:numId="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2"/>
  </w:num>
  <w:num w:numId="3">
    <w:abstractNumId w:val="33"/>
  </w:num>
  <w:num w:numId="4">
    <w:abstractNumId w:val="24"/>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5"/>
  </w:num>
  <w:num w:numId="7">
    <w:abstractNumId w:val="27"/>
  </w:num>
  <w:num w:numId="8">
    <w:abstractNumId w:val="7"/>
  </w:num>
  <w:num w:numId="9">
    <w:abstractNumId w:val="13"/>
  </w:num>
  <w:num w:numId="10">
    <w:abstractNumId w:val="53"/>
  </w:num>
  <w:num w:numId="11">
    <w:abstractNumId w:val="80"/>
  </w:num>
  <w:num w:numId="12">
    <w:abstractNumId w:val="40"/>
  </w:num>
  <w:num w:numId="13">
    <w:abstractNumId w:val="3"/>
  </w:num>
  <w:num w:numId="14">
    <w:abstractNumId w:val="9"/>
    <w:lvlOverride w:ilvl="0">
      <w:startOverride w:val="1"/>
    </w:lvlOverride>
  </w:num>
  <w:num w:numId="15">
    <w:abstractNumId w:val="2"/>
  </w:num>
  <w:num w:numId="16">
    <w:abstractNumId w:val="1"/>
  </w:num>
  <w:num w:numId="17">
    <w:abstractNumId w:val="0"/>
  </w:num>
  <w:num w:numId="18">
    <w:abstractNumId w:val="28"/>
  </w:num>
  <w:num w:numId="19">
    <w:abstractNumId w:val="4"/>
  </w:num>
  <w:num w:numId="20">
    <w:abstractNumId w:val="30"/>
  </w:num>
  <w:num w:numId="21">
    <w:abstractNumId w:val="23"/>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2">
    <w:abstractNumId w:val="5"/>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1"/>
  </w:num>
  <w:num w:numId="25">
    <w:abstractNumId w:val="16"/>
  </w:num>
  <w:num w:numId="26">
    <w:abstractNumId w:val="9"/>
  </w:num>
  <w:num w:numId="27">
    <w:abstractNumId w:val="37"/>
  </w:num>
  <w:num w:numId="28">
    <w:abstractNumId w:val="22"/>
  </w:num>
  <w:num w:numId="29">
    <w:abstractNumId w:val="76"/>
  </w:num>
  <w:num w:numId="30">
    <w:abstractNumId w:val="58"/>
  </w:num>
  <w:num w:numId="31">
    <w:abstractNumId w:val="78"/>
  </w:num>
  <w:num w:numId="32">
    <w:abstractNumId w:val="45"/>
  </w:num>
  <w:num w:numId="33">
    <w:abstractNumId w:val="25"/>
  </w:num>
  <w:num w:numId="34">
    <w:abstractNumId w:val="81"/>
  </w:num>
  <w:num w:numId="35">
    <w:abstractNumId w:val="20"/>
  </w:num>
  <w:num w:numId="36">
    <w:abstractNumId w:val="51"/>
  </w:num>
  <w:num w:numId="37">
    <w:abstractNumId w:val="11"/>
  </w:num>
  <w:num w:numId="38">
    <w:abstractNumId w:val="31"/>
  </w:num>
  <w:num w:numId="39">
    <w:abstractNumId w:val="52"/>
  </w:num>
  <w:num w:numId="40">
    <w:abstractNumId w:val="77"/>
  </w:num>
  <w:num w:numId="41">
    <w:abstractNumId w:val="44"/>
  </w:num>
  <w:num w:numId="42">
    <w:abstractNumId w:val="50"/>
  </w:num>
  <w:num w:numId="43">
    <w:abstractNumId w:val="69"/>
  </w:num>
  <w:num w:numId="44">
    <w:abstractNumId w:val="57"/>
  </w:num>
  <w:num w:numId="45">
    <w:abstractNumId w:val="74"/>
  </w:num>
  <w:num w:numId="46">
    <w:abstractNumId w:val="73"/>
  </w:num>
  <w:num w:numId="47">
    <w:abstractNumId w:val="55"/>
  </w:num>
  <w:num w:numId="48">
    <w:abstractNumId w:val="59"/>
  </w:num>
  <w:num w:numId="49">
    <w:abstractNumId w:val="38"/>
  </w:num>
  <w:num w:numId="50">
    <w:abstractNumId w:val="60"/>
  </w:num>
  <w:num w:numId="51">
    <w:abstractNumId w:val="41"/>
  </w:num>
  <w:num w:numId="52">
    <w:abstractNumId w:val="63"/>
  </w:num>
  <w:num w:numId="53">
    <w:abstractNumId w:val="23"/>
  </w:num>
  <w:num w:numId="54">
    <w:abstractNumId w:val="61"/>
  </w:num>
  <w:num w:numId="55">
    <w:abstractNumId w:val="26"/>
  </w:num>
  <w:num w:numId="56">
    <w:abstractNumId w:val="34"/>
  </w:num>
  <w:num w:numId="57">
    <w:abstractNumId w:val="54"/>
  </w:num>
  <w:num w:numId="58">
    <w:abstractNumId w:val="70"/>
  </w:num>
  <w:num w:numId="59">
    <w:abstractNumId w:val="10"/>
  </w:num>
  <w:num w:numId="60">
    <w:abstractNumId w:val="35"/>
  </w:num>
  <w:num w:numId="61">
    <w:abstractNumId w:val="49"/>
  </w:num>
  <w:num w:numId="62">
    <w:abstractNumId w:val="64"/>
    <w:lvlOverride w:ilvl="0">
      <w:startOverride w:val="1"/>
    </w:lvlOverride>
  </w:num>
  <w:num w:numId="63">
    <w:abstractNumId w:val="64"/>
  </w:num>
  <w:num w:numId="64">
    <w:abstractNumId w:val="36"/>
  </w:num>
  <w:num w:numId="65">
    <w:abstractNumId w:val="66"/>
  </w:num>
  <w:num w:numId="66">
    <w:abstractNumId w:val="56"/>
  </w:num>
  <w:num w:numId="67">
    <w:abstractNumId w:val="15"/>
  </w:num>
  <w:num w:numId="68">
    <w:abstractNumId w:val="65"/>
  </w:num>
  <w:num w:numId="69">
    <w:abstractNumId w:val="18"/>
  </w:num>
  <w:num w:numId="70">
    <w:abstractNumId w:val="67"/>
  </w:num>
  <w:num w:numId="71">
    <w:abstractNumId w:val="62"/>
  </w:num>
  <w:num w:numId="72">
    <w:abstractNumId w:val="48"/>
  </w:num>
  <w:num w:numId="73">
    <w:abstractNumId w:val="32"/>
  </w:num>
  <w:num w:numId="74">
    <w:abstractNumId w:val="19"/>
  </w:num>
  <w:num w:numId="75">
    <w:abstractNumId w:val="79"/>
  </w:num>
  <w:num w:numId="76">
    <w:abstractNumId w:val="29"/>
  </w:num>
  <w:num w:numId="77">
    <w:abstractNumId w:val="17"/>
  </w:num>
  <w:num w:numId="78">
    <w:abstractNumId w:val="46"/>
  </w:num>
  <w:num w:numId="79">
    <w:abstractNumId w:val="14"/>
  </w:num>
  <w:num w:numId="80">
    <w:abstractNumId w:val="12"/>
  </w:num>
  <w:num w:numId="81">
    <w:abstractNumId w:val="6"/>
  </w:num>
  <w:num w:numId="8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3"/>
  </w:num>
  <w:num w:numId="84">
    <w:abstractNumId w:val="68"/>
  </w:num>
  <w:num w:numId="85">
    <w:abstractNumId w:val="39"/>
  </w:num>
  <w:num w:numId="86">
    <w:abstractNumId w:val="72"/>
  </w:num>
  <w:num w:numId="87">
    <w:abstractNumId w:val="47"/>
  </w:num>
  <w:num w:numId="88">
    <w:abstractNumId w:val="8"/>
  </w:num>
  <w:numIdMacAtCleanup w:val="8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phael Malyankar">
    <w15:presenceInfo w15:providerId="None" w15:userId="Raphael Malyank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B8D"/>
    <w:rsid w:val="00003AC1"/>
    <w:rsid w:val="00006FE3"/>
    <w:rsid w:val="000113CB"/>
    <w:rsid w:val="000135B9"/>
    <w:rsid w:val="00013AF4"/>
    <w:rsid w:val="00013BD2"/>
    <w:rsid w:val="000157D1"/>
    <w:rsid w:val="00016F92"/>
    <w:rsid w:val="00021D40"/>
    <w:rsid w:val="00022F96"/>
    <w:rsid w:val="00023E95"/>
    <w:rsid w:val="0003046E"/>
    <w:rsid w:val="000304B8"/>
    <w:rsid w:val="00031F2D"/>
    <w:rsid w:val="00034F35"/>
    <w:rsid w:val="00035B7D"/>
    <w:rsid w:val="00040843"/>
    <w:rsid w:val="00042348"/>
    <w:rsid w:val="00043B56"/>
    <w:rsid w:val="00044EB2"/>
    <w:rsid w:val="00045EC0"/>
    <w:rsid w:val="0004633D"/>
    <w:rsid w:val="000511EE"/>
    <w:rsid w:val="0005132C"/>
    <w:rsid w:val="00051B11"/>
    <w:rsid w:val="00053321"/>
    <w:rsid w:val="00055FA7"/>
    <w:rsid w:val="00057987"/>
    <w:rsid w:val="000644F3"/>
    <w:rsid w:val="000664A1"/>
    <w:rsid w:val="000667B8"/>
    <w:rsid w:val="000675EC"/>
    <w:rsid w:val="00067FCC"/>
    <w:rsid w:val="0007435C"/>
    <w:rsid w:val="00075D60"/>
    <w:rsid w:val="00077584"/>
    <w:rsid w:val="00080639"/>
    <w:rsid w:val="00080A01"/>
    <w:rsid w:val="00081EFB"/>
    <w:rsid w:val="00090BA8"/>
    <w:rsid w:val="00090D8F"/>
    <w:rsid w:val="00092412"/>
    <w:rsid w:val="00095C26"/>
    <w:rsid w:val="000970AC"/>
    <w:rsid w:val="000A13C3"/>
    <w:rsid w:val="000A1AC1"/>
    <w:rsid w:val="000A2BFA"/>
    <w:rsid w:val="000A2FCD"/>
    <w:rsid w:val="000A3228"/>
    <w:rsid w:val="000A353B"/>
    <w:rsid w:val="000B6356"/>
    <w:rsid w:val="000B6BF9"/>
    <w:rsid w:val="000B777C"/>
    <w:rsid w:val="000C1EB8"/>
    <w:rsid w:val="000C2455"/>
    <w:rsid w:val="000C2EA8"/>
    <w:rsid w:val="000C775A"/>
    <w:rsid w:val="000D2260"/>
    <w:rsid w:val="000D22AD"/>
    <w:rsid w:val="000D3DFC"/>
    <w:rsid w:val="000D49C0"/>
    <w:rsid w:val="000E22EB"/>
    <w:rsid w:val="000E268F"/>
    <w:rsid w:val="000E4D52"/>
    <w:rsid w:val="000F1817"/>
    <w:rsid w:val="000F387D"/>
    <w:rsid w:val="000F3C7A"/>
    <w:rsid w:val="000F45D2"/>
    <w:rsid w:val="000F67CB"/>
    <w:rsid w:val="001018B4"/>
    <w:rsid w:val="0010278D"/>
    <w:rsid w:val="001071EE"/>
    <w:rsid w:val="001072A9"/>
    <w:rsid w:val="00107592"/>
    <w:rsid w:val="0010798D"/>
    <w:rsid w:val="0011005A"/>
    <w:rsid w:val="0011049A"/>
    <w:rsid w:val="00112F31"/>
    <w:rsid w:val="0011385C"/>
    <w:rsid w:val="00114A9A"/>
    <w:rsid w:val="00114BC6"/>
    <w:rsid w:val="00116C24"/>
    <w:rsid w:val="001200CB"/>
    <w:rsid w:val="00120B23"/>
    <w:rsid w:val="00122FFC"/>
    <w:rsid w:val="00127184"/>
    <w:rsid w:val="00127F2E"/>
    <w:rsid w:val="00127FBA"/>
    <w:rsid w:val="001308FD"/>
    <w:rsid w:val="00132AC2"/>
    <w:rsid w:val="00133673"/>
    <w:rsid w:val="00135C77"/>
    <w:rsid w:val="0014343C"/>
    <w:rsid w:val="0014440E"/>
    <w:rsid w:val="00144A3E"/>
    <w:rsid w:val="00144B5C"/>
    <w:rsid w:val="00147ADD"/>
    <w:rsid w:val="00152225"/>
    <w:rsid w:val="001606FF"/>
    <w:rsid w:val="001630C2"/>
    <w:rsid w:val="00163D7D"/>
    <w:rsid w:val="00167169"/>
    <w:rsid w:val="001731FA"/>
    <w:rsid w:val="00173CF7"/>
    <w:rsid w:val="00173ECF"/>
    <w:rsid w:val="00180CEC"/>
    <w:rsid w:val="00182C8D"/>
    <w:rsid w:val="0018487C"/>
    <w:rsid w:val="00184B28"/>
    <w:rsid w:val="00185B50"/>
    <w:rsid w:val="0019670C"/>
    <w:rsid w:val="00197CE6"/>
    <w:rsid w:val="001A22EC"/>
    <w:rsid w:val="001A2A37"/>
    <w:rsid w:val="001B1AB8"/>
    <w:rsid w:val="001B4ED0"/>
    <w:rsid w:val="001C5485"/>
    <w:rsid w:val="001D06C2"/>
    <w:rsid w:val="001D1B22"/>
    <w:rsid w:val="001D2227"/>
    <w:rsid w:val="001D28D2"/>
    <w:rsid w:val="001D3E14"/>
    <w:rsid w:val="001D4315"/>
    <w:rsid w:val="001D497D"/>
    <w:rsid w:val="001D66C2"/>
    <w:rsid w:val="001E61D1"/>
    <w:rsid w:val="001F02DE"/>
    <w:rsid w:val="001F1EB0"/>
    <w:rsid w:val="001F3482"/>
    <w:rsid w:val="001F57CD"/>
    <w:rsid w:val="001F5E97"/>
    <w:rsid w:val="001F6416"/>
    <w:rsid w:val="001F7CC9"/>
    <w:rsid w:val="0020057C"/>
    <w:rsid w:val="002015C0"/>
    <w:rsid w:val="002023AD"/>
    <w:rsid w:val="002023B0"/>
    <w:rsid w:val="00203859"/>
    <w:rsid w:val="00204981"/>
    <w:rsid w:val="00204AAE"/>
    <w:rsid w:val="00204FFA"/>
    <w:rsid w:val="00205548"/>
    <w:rsid w:val="00206169"/>
    <w:rsid w:val="002132F3"/>
    <w:rsid w:val="002133AA"/>
    <w:rsid w:val="0021479E"/>
    <w:rsid w:val="002161F1"/>
    <w:rsid w:val="00216B10"/>
    <w:rsid w:val="0021713D"/>
    <w:rsid w:val="0022141E"/>
    <w:rsid w:val="0022150E"/>
    <w:rsid w:val="00226CDD"/>
    <w:rsid w:val="002316ED"/>
    <w:rsid w:val="00232BC7"/>
    <w:rsid w:val="002363BF"/>
    <w:rsid w:val="00237C41"/>
    <w:rsid w:val="002400DE"/>
    <w:rsid w:val="00242AC2"/>
    <w:rsid w:val="002432F0"/>
    <w:rsid w:val="00245774"/>
    <w:rsid w:val="00246D85"/>
    <w:rsid w:val="0025021B"/>
    <w:rsid w:val="00250C5A"/>
    <w:rsid w:val="00251AD1"/>
    <w:rsid w:val="0025381A"/>
    <w:rsid w:val="002543AB"/>
    <w:rsid w:val="00254BD1"/>
    <w:rsid w:val="00256364"/>
    <w:rsid w:val="00264BAA"/>
    <w:rsid w:val="00265133"/>
    <w:rsid w:val="002658CD"/>
    <w:rsid w:val="00266BAE"/>
    <w:rsid w:val="0026713A"/>
    <w:rsid w:val="00272F47"/>
    <w:rsid w:val="00274464"/>
    <w:rsid w:val="00274A0B"/>
    <w:rsid w:val="002753EC"/>
    <w:rsid w:val="0027752D"/>
    <w:rsid w:val="00277DA4"/>
    <w:rsid w:val="002837FF"/>
    <w:rsid w:val="00285100"/>
    <w:rsid w:val="00291D1B"/>
    <w:rsid w:val="00293D16"/>
    <w:rsid w:val="002944A3"/>
    <w:rsid w:val="002945C8"/>
    <w:rsid w:val="00294894"/>
    <w:rsid w:val="00296E93"/>
    <w:rsid w:val="00297507"/>
    <w:rsid w:val="002A05A8"/>
    <w:rsid w:val="002A2E2E"/>
    <w:rsid w:val="002A3E3A"/>
    <w:rsid w:val="002A4761"/>
    <w:rsid w:val="002B24E3"/>
    <w:rsid w:val="002B3821"/>
    <w:rsid w:val="002B3B98"/>
    <w:rsid w:val="002B4544"/>
    <w:rsid w:val="002C28F1"/>
    <w:rsid w:val="002C4E77"/>
    <w:rsid w:val="002C6A29"/>
    <w:rsid w:val="002D2332"/>
    <w:rsid w:val="002D3975"/>
    <w:rsid w:val="002D5ECE"/>
    <w:rsid w:val="002D7AB6"/>
    <w:rsid w:val="002D7B10"/>
    <w:rsid w:val="002D7CAB"/>
    <w:rsid w:val="002E10E8"/>
    <w:rsid w:val="002E440F"/>
    <w:rsid w:val="002E5BD7"/>
    <w:rsid w:val="002E6E57"/>
    <w:rsid w:val="002E780A"/>
    <w:rsid w:val="002F069F"/>
    <w:rsid w:val="002F1127"/>
    <w:rsid w:val="002F3994"/>
    <w:rsid w:val="002F5F61"/>
    <w:rsid w:val="002F70FD"/>
    <w:rsid w:val="002F7F88"/>
    <w:rsid w:val="003001F0"/>
    <w:rsid w:val="0030078A"/>
    <w:rsid w:val="00300CBA"/>
    <w:rsid w:val="0030138B"/>
    <w:rsid w:val="00304ACD"/>
    <w:rsid w:val="00306041"/>
    <w:rsid w:val="00307A3B"/>
    <w:rsid w:val="00311746"/>
    <w:rsid w:val="00311985"/>
    <w:rsid w:val="00311FB9"/>
    <w:rsid w:val="003125C8"/>
    <w:rsid w:val="00312E08"/>
    <w:rsid w:val="0031434F"/>
    <w:rsid w:val="00317BFF"/>
    <w:rsid w:val="003212E9"/>
    <w:rsid w:val="00322BC0"/>
    <w:rsid w:val="00322FEE"/>
    <w:rsid w:val="00323FDF"/>
    <w:rsid w:val="00325A4A"/>
    <w:rsid w:val="00330C57"/>
    <w:rsid w:val="00330E2C"/>
    <w:rsid w:val="003329CB"/>
    <w:rsid w:val="00332CC5"/>
    <w:rsid w:val="0033306B"/>
    <w:rsid w:val="0033456B"/>
    <w:rsid w:val="00335ED3"/>
    <w:rsid w:val="00337956"/>
    <w:rsid w:val="00345C3A"/>
    <w:rsid w:val="00346190"/>
    <w:rsid w:val="00346D17"/>
    <w:rsid w:val="00352D42"/>
    <w:rsid w:val="003541FA"/>
    <w:rsid w:val="003556CE"/>
    <w:rsid w:val="003558D5"/>
    <w:rsid w:val="00355CEA"/>
    <w:rsid w:val="00355D32"/>
    <w:rsid w:val="0036045B"/>
    <w:rsid w:val="003609B9"/>
    <w:rsid w:val="00362AE1"/>
    <w:rsid w:val="00363E99"/>
    <w:rsid w:val="00365D2F"/>
    <w:rsid w:val="00375F32"/>
    <w:rsid w:val="00384B7D"/>
    <w:rsid w:val="0038570A"/>
    <w:rsid w:val="003875B1"/>
    <w:rsid w:val="00394996"/>
    <w:rsid w:val="00394C8B"/>
    <w:rsid w:val="00394D9E"/>
    <w:rsid w:val="003A096D"/>
    <w:rsid w:val="003A149E"/>
    <w:rsid w:val="003A531C"/>
    <w:rsid w:val="003A60E0"/>
    <w:rsid w:val="003A6EFD"/>
    <w:rsid w:val="003A7FDE"/>
    <w:rsid w:val="003B30B1"/>
    <w:rsid w:val="003B5823"/>
    <w:rsid w:val="003B6114"/>
    <w:rsid w:val="003B61A9"/>
    <w:rsid w:val="003C00A7"/>
    <w:rsid w:val="003C033C"/>
    <w:rsid w:val="003C107C"/>
    <w:rsid w:val="003C4582"/>
    <w:rsid w:val="003C604D"/>
    <w:rsid w:val="003C6D6F"/>
    <w:rsid w:val="003D059B"/>
    <w:rsid w:val="003D6847"/>
    <w:rsid w:val="003D6E02"/>
    <w:rsid w:val="003D70D1"/>
    <w:rsid w:val="003E2142"/>
    <w:rsid w:val="003E26C3"/>
    <w:rsid w:val="003E32E3"/>
    <w:rsid w:val="003E454E"/>
    <w:rsid w:val="003E72BC"/>
    <w:rsid w:val="003E7A49"/>
    <w:rsid w:val="003F04E1"/>
    <w:rsid w:val="003F144D"/>
    <w:rsid w:val="003F2FBE"/>
    <w:rsid w:val="003F3476"/>
    <w:rsid w:val="003F3976"/>
    <w:rsid w:val="003F4DE4"/>
    <w:rsid w:val="00401746"/>
    <w:rsid w:val="00403DA0"/>
    <w:rsid w:val="00405A12"/>
    <w:rsid w:val="00405BE2"/>
    <w:rsid w:val="00410B18"/>
    <w:rsid w:val="0041131D"/>
    <w:rsid w:val="00411A52"/>
    <w:rsid w:val="00413568"/>
    <w:rsid w:val="00413675"/>
    <w:rsid w:val="00416D89"/>
    <w:rsid w:val="0041712A"/>
    <w:rsid w:val="00420615"/>
    <w:rsid w:val="004229BD"/>
    <w:rsid w:val="004279AB"/>
    <w:rsid w:val="004332A6"/>
    <w:rsid w:val="004334EE"/>
    <w:rsid w:val="00436A0C"/>
    <w:rsid w:val="004378E5"/>
    <w:rsid w:val="00437F25"/>
    <w:rsid w:val="00441ACE"/>
    <w:rsid w:val="00441B6E"/>
    <w:rsid w:val="00442053"/>
    <w:rsid w:val="00442945"/>
    <w:rsid w:val="00443C46"/>
    <w:rsid w:val="00446152"/>
    <w:rsid w:val="00450EFF"/>
    <w:rsid w:val="004522CD"/>
    <w:rsid w:val="004538CB"/>
    <w:rsid w:val="00454C9D"/>
    <w:rsid w:val="004558C2"/>
    <w:rsid w:val="00456204"/>
    <w:rsid w:val="0045691C"/>
    <w:rsid w:val="004637C6"/>
    <w:rsid w:val="00464E7E"/>
    <w:rsid w:val="004672FE"/>
    <w:rsid w:val="00472C4C"/>
    <w:rsid w:val="004731B3"/>
    <w:rsid w:val="004733A5"/>
    <w:rsid w:val="00480E42"/>
    <w:rsid w:val="0048578B"/>
    <w:rsid w:val="00485A70"/>
    <w:rsid w:val="004955F8"/>
    <w:rsid w:val="004A5899"/>
    <w:rsid w:val="004A6012"/>
    <w:rsid w:val="004A7878"/>
    <w:rsid w:val="004B00D2"/>
    <w:rsid w:val="004B0856"/>
    <w:rsid w:val="004B0E01"/>
    <w:rsid w:val="004B11DA"/>
    <w:rsid w:val="004B68AF"/>
    <w:rsid w:val="004B6956"/>
    <w:rsid w:val="004C174F"/>
    <w:rsid w:val="004C463B"/>
    <w:rsid w:val="004C4961"/>
    <w:rsid w:val="004C5D92"/>
    <w:rsid w:val="004C6E34"/>
    <w:rsid w:val="004D0C4A"/>
    <w:rsid w:val="004D2451"/>
    <w:rsid w:val="004D5950"/>
    <w:rsid w:val="004D7049"/>
    <w:rsid w:val="004D7F5D"/>
    <w:rsid w:val="004E05C7"/>
    <w:rsid w:val="004E3688"/>
    <w:rsid w:val="004E4EE1"/>
    <w:rsid w:val="004E6E2A"/>
    <w:rsid w:val="004E70D4"/>
    <w:rsid w:val="004E74B7"/>
    <w:rsid w:val="004F5A6C"/>
    <w:rsid w:val="004F70BC"/>
    <w:rsid w:val="00503E99"/>
    <w:rsid w:val="005042E3"/>
    <w:rsid w:val="0050464D"/>
    <w:rsid w:val="00505DB3"/>
    <w:rsid w:val="00507BDB"/>
    <w:rsid w:val="00510814"/>
    <w:rsid w:val="00510FE3"/>
    <w:rsid w:val="00511151"/>
    <w:rsid w:val="0051278D"/>
    <w:rsid w:val="00512FBA"/>
    <w:rsid w:val="00514EEF"/>
    <w:rsid w:val="005171FB"/>
    <w:rsid w:val="0051777D"/>
    <w:rsid w:val="005177DD"/>
    <w:rsid w:val="0052050D"/>
    <w:rsid w:val="00521803"/>
    <w:rsid w:val="0052214B"/>
    <w:rsid w:val="00522749"/>
    <w:rsid w:val="00525FE7"/>
    <w:rsid w:val="0053135F"/>
    <w:rsid w:val="00531FA2"/>
    <w:rsid w:val="0053659E"/>
    <w:rsid w:val="00536D6A"/>
    <w:rsid w:val="00537134"/>
    <w:rsid w:val="00542D7F"/>
    <w:rsid w:val="005435AB"/>
    <w:rsid w:val="00544D99"/>
    <w:rsid w:val="00545000"/>
    <w:rsid w:val="00545359"/>
    <w:rsid w:val="005455D6"/>
    <w:rsid w:val="005500B4"/>
    <w:rsid w:val="0055072B"/>
    <w:rsid w:val="00551A6C"/>
    <w:rsid w:val="00553007"/>
    <w:rsid w:val="0055354D"/>
    <w:rsid w:val="005572DE"/>
    <w:rsid w:val="00557CCD"/>
    <w:rsid w:val="00563C35"/>
    <w:rsid w:val="00570886"/>
    <w:rsid w:val="00571369"/>
    <w:rsid w:val="0057255D"/>
    <w:rsid w:val="00574B55"/>
    <w:rsid w:val="0057570A"/>
    <w:rsid w:val="00586FE0"/>
    <w:rsid w:val="005871D4"/>
    <w:rsid w:val="00590460"/>
    <w:rsid w:val="0059172C"/>
    <w:rsid w:val="00595513"/>
    <w:rsid w:val="005955FA"/>
    <w:rsid w:val="00595FD6"/>
    <w:rsid w:val="00595FF4"/>
    <w:rsid w:val="00596D02"/>
    <w:rsid w:val="0059747C"/>
    <w:rsid w:val="005978EE"/>
    <w:rsid w:val="005A2D81"/>
    <w:rsid w:val="005A572D"/>
    <w:rsid w:val="005A5B8D"/>
    <w:rsid w:val="005A6FF2"/>
    <w:rsid w:val="005B2B0F"/>
    <w:rsid w:val="005B2D3E"/>
    <w:rsid w:val="005B6288"/>
    <w:rsid w:val="005C139E"/>
    <w:rsid w:val="005C2D24"/>
    <w:rsid w:val="005C2DA7"/>
    <w:rsid w:val="005C4813"/>
    <w:rsid w:val="005C5474"/>
    <w:rsid w:val="005C5BBC"/>
    <w:rsid w:val="005C720C"/>
    <w:rsid w:val="005D19FD"/>
    <w:rsid w:val="005D253F"/>
    <w:rsid w:val="005D3426"/>
    <w:rsid w:val="005D49D9"/>
    <w:rsid w:val="005D4C65"/>
    <w:rsid w:val="005D5E2F"/>
    <w:rsid w:val="005D69A3"/>
    <w:rsid w:val="005D6CCC"/>
    <w:rsid w:val="005D7AD0"/>
    <w:rsid w:val="005E2091"/>
    <w:rsid w:val="005E4640"/>
    <w:rsid w:val="005E593A"/>
    <w:rsid w:val="005E5FFF"/>
    <w:rsid w:val="005F5493"/>
    <w:rsid w:val="005F6F6F"/>
    <w:rsid w:val="0060089B"/>
    <w:rsid w:val="00600D6A"/>
    <w:rsid w:val="00602777"/>
    <w:rsid w:val="0060421D"/>
    <w:rsid w:val="00606097"/>
    <w:rsid w:val="00606361"/>
    <w:rsid w:val="00607B20"/>
    <w:rsid w:val="00607DCB"/>
    <w:rsid w:val="00611BC0"/>
    <w:rsid w:val="00611F87"/>
    <w:rsid w:val="006150C7"/>
    <w:rsid w:val="00615CC2"/>
    <w:rsid w:val="00615CFF"/>
    <w:rsid w:val="006179BB"/>
    <w:rsid w:val="00617F40"/>
    <w:rsid w:val="00620677"/>
    <w:rsid w:val="00621CB6"/>
    <w:rsid w:val="00625973"/>
    <w:rsid w:val="006319D6"/>
    <w:rsid w:val="00632245"/>
    <w:rsid w:val="006331DA"/>
    <w:rsid w:val="006337EC"/>
    <w:rsid w:val="0063417A"/>
    <w:rsid w:val="0063697E"/>
    <w:rsid w:val="00636B5B"/>
    <w:rsid w:val="006374B7"/>
    <w:rsid w:val="00642960"/>
    <w:rsid w:val="00643A52"/>
    <w:rsid w:val="00643C3D"/>
    <w:rsid w:val="006442AD"/>
    <w:rsid w:val="00645511"/>
    <w:rsid w:val="006456D7"/>
    <w:rsid w:val="00646379"/>
    <w:rsid w:val="00651F7C"/>
    <w:rsid w:val="00654655"/>
    <w:rsid w:val="00655364"/>
    <w:rsid w:val="006569AF"/>
    <w:rsid w:val="00660DB2"/>
    <w:rsid w:val="00660F36"/>
    <w:rsid w:val="00665BFC"/>
    <w:rsid w:val="006661C8"/>
    <w:rsid w:val="00673985"/>
    <w:rsid w:val="00675072"/>
    <w:rsid w:val="006764CD"/>
    <w:rsid w:val="00676D57"/>
    <w:rsid w:val="00681272"/>
    <w:rsid w:val="00681950"/>
    <w:rsid w:val="00681C85"/>
    <w:rsid w:val="00682369"/>
    <w:rsid w:val="00682D00"/>
    <w:rsid w:val="006834E9"/>
    <w:rsid w:val="00686DF2"/>
    <w:rsid w:val="006911A6"/>
    <w:rsid w:val="00691562"/>
    <w:rsid w:val="006946F2"/>
    <w:rsid w:val="006971C4"/>
    <w:rsid w:val="00697207"/>
    <w:rsid w:val="00697789"/>
    <w:rsid w:val="00697F7A"/>
    <w:rsid w:val="006A2F85"/>
    <w:rsid w:val="006A58D6"/>
    <w:rsid w:val="006A709B"/>
    <w:rsid w:val="006A7435"/>
    <w:rsid w:val="006A7DF0"/>
    <w:rsid w:val="006A7F4E"/>
    <w:rsid w:val="006B058A"/>
    <w:rsid w:val="006B114A"/>
    <w:rsid w:val="006B4630"/>
    <w:rsid w:val="006B4A08"/>
    <w:rsid w:val="006B76CA"/>
    <w:rsid w:val="006B7F7A"/>
    <w:rsid w:val="006C3479"/>
    <w:rsid w:val="006C4F13"/>
    <w:rsid w:val="006C5417"/>
    <w:rsid w:val="006C73B1"/>
    <w:rsid w:val="006D0390"/>
    <w:rsid w:val="006D2A43"/>
    <w:rsid w:val="006D36D1"/>
    <w:rsid w:val="006D484A"/>
    <w:rsid w:val="006D4934"/>
    <w:rsid w:val="006D54AF"/>
    <w:rsid w:val="006D5D87"/>
    <w:rsid w:val="006D7572"/>
    <w:rsid w:val="006D7A6D"/>
    <w:rsid w:val="006D7C1F"/>
    <w:rsid w:val="006D7C53"/>
    <w:rsid w:val="006E544F"/>
    <w:rsid w:val="006E6F42"/>
    <w:rsid w:val="006F2521"/>
    <w:rsid w:val="006F4939"/>
    <w:rsid w:val="006F4AB3"/>
    <w:rsid w:val="006F6096"/>
    <w:rsid w:val="006F779F"/>
    <w:rsid w:val="007001C3"/>
    <w:rsid w:val="00700E88"/>
    <w:rsid w:val="007031D4"/>
    <w:rsid w:val="00706F93"/>
    <w:rsid w:val="007127CB"/>
    <w:rsid w:val="0071464E"/>
    <w:rsid w:val="0071605C"/>
    <w:rsid w:val="00717358"/>
    <w:rsid w:val="00720BF3"/>
    <w:rsid w:val="00722498"/>
    <w:rsid w:val="00725C71"/>
    <w:rsid w:val="0072622F"/>
    <w:rsid w:val="00731267"/>
    <w:rsid w:val="00732B18"/>
    <w:rsid w:val="007351BF"/>
    <w:rsid w:val="00735905"/>
    <w:rsid w:val="00735912"/>
    <w:rsid w:val="007364BD"/>
    <w:rsid w:val="00737378"/>
    <w:rsid w:val="00737608"/>
    <w:rsid w:val="00746091"/>
    <w:rsid w:val="00750D65"/>
    <w:rsid w:val="007512FD"/>
    <w:rsid w:val="007556BC"/>
    <w:rsid w:val="007578F3"/>
    <w:rsid w:val="00763E87"/>
    <w:rsid w:val="00764914"/>
    <w:rsid w:val="00765AEC"/>
    <w:rsid w:val="007679DB"/>
    <w:rsid w:val="00772546"/>
    <w:rsid w:val="007738C0"/>
    <w:rsid w:val="0077520D"/>
    <w:rsid w:val="00775AA7"/>
    <w:rsid w:val="00777C4C"/>
    <w:rsid w:val="00781D6A"/>
    <w:rsid w:val="00783A2E"/>
    <w:rsid w:val="00785468"/>
    <w:rsid w:val="00785794"/>
    <w:rsid w:val="00786FE4"/>
    <w:rsid w:val="007872D3"/>
    <w:rsid w:val="0078747F"/>
    <w:rsid w:val="00792039"/>
    <w:rsid w:val="00794819"/>
    <w:rsid w:val="00794A7E"/>
    <w:rsid w:val="007A20D7"/>
    <w:rsid w:val="007A3B13"/>
    <w:rsid w:val="007A4D84"/>
    <w:rsid w:val="007A6063"/>
    <w:rsid w:val="007B0294"/>
    <w:rsid w:val="007B373C"/>
    <w:rsid w:val="007B5E52"/>
    <w:rsid w:val="007C0317"/>
    <w:rsid w:val="007C1726"/>
    <w:rsid w:val="007C3678"/>
    <w:rsid w:val="007C385A"/>
    <w:rsid w:val="007C7A57"/>
    <w:rsid w:val="007D1447"/>
    <w:rsid w:val="007D2302"/>
    <w:rsid w:val="007D24D5"/>
    <w:rsid w:val="007D28C7"/>
    <w:rsid w:val="007D2B47"/>
    <w:rsid w:val="007D3D0F"/>
    <w:rsid w:val="007D4361"/>
    <w:rsid w:val="007D4D0C"/>
    <w:rsid w:val="007E12DF"/>
    <w:rsid w:val="007E1A82"/>
    <w:rsid w:val="007E2C34"/>
    <w:rsid w:val="007E2D66"/>
    <w:rsid w:val="007E32D3"/>
    <w:rsid w:val="007E5FFD"/>
    <w:rsid w:val="007E6CA0"/>
    <w:rsid w:val="007E7D4C"/>
    <w:rsid w:val="007E7DB1"/>
    <w:rsid w:val="007F325E"/>
    <w:rsid w:val="007F3AB5"/>
    <w:rsid w:val="007F4197"/>
    <w:rsid w:val="007F5F3C"/>
    <w:rsid w:val="007F7420"/>
    <w:rsid w:val="00802AEC"/>
    <w:rsid w:val="00802BA6"/>
    <w:rsid w:val="0080303C"/>
    <w:rsid w:val="00803758"/>
    <w:rsid w:val="00810578"/>
    <w:rsid w:val="00812B67"/>
    <w:rsid w:val="00813C10"/>
    <w:rsid w:val="008143E3"/>
    <w:rsid w:val="00815D9A"/>
    <w:rsid w:val="00820BA8"/>
    <w:rsid w:val="00820DC8"/>
    <w:rsid w:val="008216C3"/>
    <w:rsid w:val="0082362A"/>
    <w:rsid w:val="00831F7C"/>
    <w:rsid w:val="00834AA5"/>
    <w:rsid w:val="0083507E"/>
    <w:rsid w:val="00835F87"/>
    <w:rsid w:val="00840327"/>
    <w:rsid w:val="008414BA"/>
    <w:rsid w:val="00841930"/>
    <w:rsid w:val="00843A3B"/>
    <w:rsid w:val="00843B93"/>
    <w:rsid w:val="00851260"/>
    <w:rsid w:val="008517EF"/>
    <w:rsid w:val="0085337A"/>
    <w:rsid w:val="00853CC4"/>
    <w:rsid w:val="00854A8D"/>
    <w:rsid w:val="00855987"/>
    <w:rsid w:val="008664C2"/>
    <w:rsid w:val="0087231E"/>
    <w:rsid w:val="00872BC7"/>
    <w:rsid w:val="00872BE5"/>
    <w:rsid w:val="00872E2E"/>
    <w:rsid w:val="008738ED"/>
    <w:rsid w:val="00874B9F"/>
    <w:rsid w:val="00875EB0"/>
    <w:rsid w:val="00876602"/>
    <w:rsid w:val="008767C2"/>
    <w:rsid w:val="00880D93"/>
    <w:rsid w:val="008821C0"/>
    <w:rsid w:val="008852F2"/>
    <w:rsid w:val="00887C4D"/>
    <w:rsid w:val="00891324"/>
    <w:rsid w:val="00892342"/>
    <w:rsid w:val="00892C39"/>
    <w:rsid w:val="00894220"/>
    <w:rsid w:val="00894A29"/>
    <w:rsid w:val="00895905"/>
    <w:rsid w:val="008A2FDB"/>
    <w:rsid w:val="008A46C3"/>
    <w:rsid w:val="008A69B1"/>
    <w:rsid w:val="008B66A1"/>
    <w:rsid w:val="008B715C"/>
    <w:rsid w:val="008B7B8D"/>
    <w:rsid w:val="008C0215"/>
    <w:rsid w:val="008C0F8A"/>
    <w:rsid w:val="008C4886"/>
    <w:rsid w:val="008D31D1"/>
    <w:rsid w:val="008D5D20"/>
    <w:rsid w:val="008D6CFB"/>
    <w:rsid w:val="008E08BA"/>
    <w:rsid w:val="008E2191"/>
    <w:rsid w:val="008E2E6F"/>
    <w:rsid w:val="008E7A9E"/>
    <w:rsid w:val="008F16B5"/>
    <w:rsid w:val="008F194A"/>
    <w:rsid w:val="008F4037"/>
    <w:rsid w:val="008F492D"/>
    <w:rsid w:val="008F544F"/>
    <w:rsid w:val="009016E7"/>
    <w:rsid w:val="00901EC6"/>
    <w:rsid w:val="0090299B"/>
    <w:rsid w:val="00904D17"/>
    <w:rsid w:val="00905DD6"/>
    <w:rsid w:val="009071E4"/>
    <w:rsid w:val="00910856"/>
    <w:rsid w:val="00910EA9"/>
    <w:rsid w:val="00913737"/>
    <w:rsid w:val="00913E5F"/>
    <w:rsid w:val="009161FC"/>
    <w:rsid w:val="0091785D"/>
    <w:rsid w:val="009223B8"/>
    <w:rsid w:val="00923EBC"/>
    <w:rsid w:val="0092450C"/>
    <w:rsid w:val="009257DC"/>
    <w:rsid w:val="009261A0"/>
    <w:rsid w:val="00926306"/>
    <w:rsid w:val="009271E6"/>
    <w:rsid w:val="009320B8"/>
    <w:rsid w:val="00935715"/>
    <w:rsid w:val="00943CFF"/>
    <w:rsid w:val="00945748"/>
    <w:rsid w:val="00946146"/>
    <w:rsid w:val="0094736B"/>
    <w:rsid w:val="0095193F"/>
    <w:rsid w:val="009537FB"/>
    <w:rsid w:val="009568C7"/>
    <w:rsid w:val="009607B1"/>
    <w:rsid w:val="00960F9A"/>
    <w:rsid w:val="00962D7A"/>
    <w:rsid w:val="009641B5"/>
    <w:rsid w:val="00964C1C"/>
    <w:rsid w:val="009663E3"/>
    <w:rsid w:val="0096744C"/>
    <w:rsid w:val="00973B6E"/>
    <w:rsid w:val="00976619"/>
    <w:rsid w:val="00977E45"/>
    <w:rsid w:val="00983B0A"/>
    <w:rsid w:val="00984608"/>
    <w:rsid w:val="009847D7"/>
    <w:rsid w:val="00987806"/>
    <w:rsid w:val="00990523"/>
    <w:rsid w:val="00992462"/>
    <w:rsid w:val="009937E8"/>
    <w:rsid w:val="00993F78"/>
    <w:rsid w:val="00995946"/>
    <w:rsid w:val="00996B38"/>
    <w:rsid w:val="009A00CB"/>
    <w:rsid w:val="009A33A3"/>
    <w:rsid w:val="009A6656"/>
    <w:rsid w:val="009B09AC"/>
    <w:rsid w:val="009B1D73"/>
    <w:rsid w:val="009B3472"/>
    <w:rsid w:val="009C22C2"/>
    <w:rsid w:val="009C3AD5"/>
    <w:rsid w:val="009C537F"/>
    <w:rsid w:val="009C5674"/>
    <w:rsid w:val="009D030C"/>
    <w:rsid w:val="009D48D0"/>
    <w:rsid w:val="009D5E7D"/>
    <w:rsid w:val="009D7C88"/>
    <w:rsid w:val="009E0A0D"/>
    <w:rsid w:val="009E0A74"/>
    <w:rsid w:val="009E17CE"/>
    <w:rsid w:val="009E2279"/>
    <w:rsid w:val="009E25E8"/>
    <w:rsid w:val="009E2603"/>
    <w:rsid w:val="009E3FB8"/>
    <w:rsid w:val="009E60D1"/>
    <w:rsid w:val="009F0165"/>
    <w:rsid w:val="009F0E4B"/>
    <w:rsid w:val="009F259B"/>
    <w:rsid w:val="009F3087"/>
    <w:rsid w:val="009F670D"/>
    <w:rsid w:val="00A00341"/>
    <w:rsid w:val="00A00BCE"/>
    <w:rsid w:val="00A05697"/>
    <w:rsid w:val="00A05765"/>
    <w:rsid w:val="00A05F4F"/>
    <w:rsid w:val="00A06BBE"/>
    <w:rsid w:val="00A06FFE"/>
    <w:rsid w:val="00A076E3"/>
    <w:rsid w:val="00A079B1"/>
    <w:rsid w:val="00A13518"/>
    <w:rsid w:val="00A14AB5"/>
    <w:rsid w:val="00A14E60"/>
    <w:rsid w:val="00A22AC9"/>
    <w:rsid w:val="00A23DCC"/>
    <w:rsid w:val="00A23DE1"/>
    <w:rsid w:val="00A2606F"/>
    <w:rsid w:val="00A300E7"/>
    <w:rsid w:val="00A309DD"/>
    <w:rsid w:val="00A324FE"/>
    <w:rsid w:val="00A33442"/>
    <w:rsid w:val="00A3399E"/>
    <w:rsid w:val="00A374AE"/>
    <w:rsid w:val="00A37598"/>
    <w:rsid w:val="00A3792A"/>
    <w:rsid w:val="00A420D9"/>
    <w:rsid w:val="00A42EF8"/>
    <w:rsid w:val="00A465DE"/>
    <w:rsid w:val="00A522F4"/>
    <w:rsid w:val="00A52894"/>
    <w:rsid w:val="00A57C17"/>
    <w:rsid w:val="00A609FA"/>
    <w:rsid w:val="00A6654A"/>
    <w:rsid w:val="00A71B8B"/>
    <w:rsid w:val="00A71F72"/>
    <w:rsid w:val="00A726B3"/>
    <w:rsid w:val="00A744A5"/>
    <w:rsid w:val="00A76B32"/>
    <w:rsid w:val="00A76D91"/>
    <w:rsid w:val="00A8049D"/>
    <w:rsid w:val="00A80EC3"/>
    <w:rsid w:val="00A84663"/>
    <w:rsid w:val="00A86200"/>
    <w:rsid w:val="00A86CF6"/>
    <w:rsid w:val="00A91A32"/>
    <w:rsid w:val="00A93816"/>
    <w:rsid w:val="00A94EB3"/>
    <w:rsid w:val="00A952AA"/>
    <w:rsid w:val="00A9758C"/>
    <w:rsid w:val="00AA32CE"/>
    <w:rsid w:val="00AA354B"/>
    <w:rsid w:val="00AA3C4C"/>
    <w:rsid w:val="00AA63D2"/>
    <w:rsid w:val="00AB0DD9"/>
    <w:rsid w:val="00AB1170"/>
    <w:rsid w:val="00AC1A9F"/>
    <w:rsid w:val="00AC2E5D"/>
    <w:rsid w:val="00AC3CCF"/>
    <w:rsid w:val="00AC51D3"/>
    <w:rsid w:val="00AD1832"/>
    <w:rsid w:val="00AD6E76"/>
    <w:rsid w:val="00AD758F"/>
    <w:rsid w:val="00AE0AEF"/>
    <w:rsid w:val="00AE5743"/>
    <w:rsid w:val="00AE6132"/>
    <w:rsid w:val="00AF006B"/>
    <w:rsid w:val="00AF0250"/>
    <w:rsid w:val="00AF2A9D"/>
    <w:rsid w:val="00AF5698"/>
    <w:rsid w:val="00AF5E1C"/>
    <w:rsid w:val="00AF6B28"/>
    <w:rsid w:val="00AF7A89"/>
    <w:rsid w:val="00B001F4"/>
    <w:rsid w:val="00B00E3C"/>
    <w:rsid w:val="00B018DC"/>
    <w:rsid w:val="00B03775"/>
    <w:rsid w:val="00B070D7"/>
    <w:rsid w:val="00B10DB4"/>
    <w:rsid w:val="00B13868"/>
    <w:rsid w:val="00B138A4"/>
    <w:rsid w:val="00B17624"/>
    <w:rsid w:val="00B2795C"/>
    <w:rsid w:val="00B33339"/>
    <w:rsid w:val="00B366FF"/>
    <w:rsid w:val="00B36990"/>
    <w:rsid w:val="00B374A0"/>
    <w:rsid w:val="00B40D04"/>
    <w:rsid w:val="00B413B5"/>
    <w:rsid w:val="00B430E7"/>
    <w:rsid w:val="00B431F4"/>
    <w:rsid w:val="00B4556E"/>
    <w:rsid w:val="00B45FAC"/>
    <w:rsid w:val="00B475FC"/>
    <w:rsid w:val="00B517EF"/>
    <w:rsid w:val="00B51F49"/>
    <w:rsid w:val="00B53191"/>
    <w:rsid w:val="00B54FD1"/>
    <w:rsid w:val="00B5540B"/>
    <w:rsid w:val="00B5546D"/>
    <w:rsid w:val="00B5547D"/>
    <w:rsid w:val="00B55E36"/>
    <w:rsid w:val="00B561C0"/>
    <w:rsid w:val="00B57428"/>
    <w:rsid w:val="00B577C6"/>
    <w:rsid w:val="00B60285"/>
    <w:rsid w:val="00B604EC"/>
    <w:rsid w:val="00B60D95"/>
    <w:rsid w:val="00B614F5"/>
    <w:rsid w:val="00B625B0"/>
    <w:rsid w:val="00B65D27"/>
    <w:rsid w:val="00B66C20"/>
    <w:rsid w:val="00B672C9"/>
    <w:rsid w:val="00B70CA8"/>
    <w:rsid w:val="00B71BC0"/>
    <w:rsid w:val="00B754F7"/>
    <w:rsid w:val="00B76580"/>
    <w:rsid w:val="00B770CD"/>
    <w:rsid w:val="00B77D74"/>
    <w:rsid w:val="00B81EC2"/>
    <w:rsid w:val="00B84736"/>
    <w:rsid w:val="00B84D00"/>
    <w:rsid w:val="00B86423"/>
    <w:rsid w:val="00B918F2"/>
    <w:rsid w:val="00B91CC7"/>
    <w:rsid w:val="00B91F56"/>
    <w:rsid w:val="00BA0438"/>
    <w:rsid w:val="00BA05AC"/>
    <w:rsid w:val="00BA1CDD"/>
    <w:rsid w:val="00BA6371"/>
    <w:rsid w:val="00BA728E"/>
    <w:rsid w:val="00BA7292"/>
    <w:rsid w:val="00BB1BDC"/>
    <w:rsid w:val="00BB1F90"/>
    <w:rsid w:val="00BB3374"/>
    <w:rsid w:val="00BB3460"/>
    <w:rsid w:val="00BB7F93"/>
    <w:rsid w:val="00BC00DE"/>
    <w:rsid w:val="00BC0A67"/>
    <w:rsid w:val="00BC5E27"/>
    <w:rsid w:val="00BC6BF1"/>
    <w:rsid w:val="00BD0E3C"/>
    <w:rsid w:val="00BD35A5"/>
    <w:rsid w:val="00BD58C2"/>
    <w:rsid w:val="00BD63F8"/>
    <w:rsid w:val="00BE075A"/>
    <w:rsid w:val="00BE1BE0"/>
    <w:rsid w:val="00BE1D0F"/>
    <w:rsid w:val="00BE2F27"/>
    <w:rsid w:val="00BE63B7"/>
    <w:rsid w:val="00BE6EEA"/>
    <w:rsid w:val="00BF03C4"/>
    <w:rsid w:val="00BF1ED8"/>
    <w:rsid w:val="00BF3814"/>
    <w:rsid w:val="00BF770D"/>
    <w:rsid w:val="00BF7CCB"/>
    <w:rsid w:val="00C02AEC"/>
    <w:rsid w:val="00C04900"/>
    <w:rsid w:val="00C10C0F"/>
    <w:rsid w:val="00C10E66"/>
    <w:rsid w:val="00C160FA"/>
    <w:rsid w:val="00C162B7"/>
    <w:rsid w:val="00C17929"/>
    <w:rsid w:val="00C24EA0"/>
    <w:rsid w:val="00C275FB"/>
    <w:rsid w:val="00C277F9"/>
    <w:rsid w:val="00C31312"/>
    <w:rsid w:val="00C31F2B"/>
    <w:rsid w:val="00C342AF"/>
    <w:rsid w:val="00C3761B"/>
    <w:rsid w:val="00C41BE8"/>
    <w:rsid w:val="00C42C96"/>
    <w:rsid w:val="00C4345D"/>
    <w:rsid w:val="00C442AC"/>
    <w:rsid w:val="00C4475F"/>
    <w:rsid w:val="00C46911"/>
    <w:rsid w:val="00C47791"/>
    <w:rsid w:val="00C47C82"/>
    <w:rsid w:val="00C53AD6"/>
    <w:rsid w:val="00C54A75"/>
    <w:rsid w:val="00C5608B"/>
    <w:rsid w:val="00C567F3"/>
    <w:rsid w:val="00C64FCB"/>
    <w:rsid w:val="00C65984"/>
    <w:rsid w:val="00C65FAE"/>
    <w:rsid w:val="00C71906"/>
    <w:rsid w:val="00C74A09"/>
    <w:rsid w:val="00C74B38"/>
    <w:rsid w:val="00C75E80"/>
    <w:rsid w:val="00C7605F"/>
    <w:rsid w:val="00C7779C"/>
    <w:rsid w:val="00C84523"/>
    <w:rsid w:val="00C845EE"/>
    <w:rsid w:val="00C854A0"/>
    <w:rsid w:val="00C85DD6"/>
    <w:rsid w:val="00C86F62"/>
    <w:rsid w:val="00C87EC4"/>
    <w:rsid w:val="00C9060A"/>
    <w:rsid w:val="00C92742"/>
    <w:rsid w:val="00C94AB7"/>
    <w:rsid w:val="00C96277"/>
    <w:rsid w:val="00C96FBF"/>
    <w:rsid w:val="00C9727C"/>
    <w:rsid w:val="00CA0301"/>
    <w:rsid w:val="00CA03D4"/>
    <w:rsid w:val="00CA0F8C"/>
    <w:rsid w:val="00CA309F"/>
    <w:rsid w:val="00CA40C1"/>
    <w:rsid w:val="00CA5555"/>
    <w:rsid w:val="00CA6641"/>
    <w:rsid w:val="00CA69B1"/>
    <w:rsid w:val="00CA7090"/>
    <w:rsid w:val="00CA7314"/>
    <w:rsid w:val="00CA7805"/>
    <w:rsid w:val="00CB0AC0"/>
    <w:rsid w:val="00CB10F6"/>
    <w:rsid w:val="00CB11A0"/>
    <w:rsid w:val="00CB4559"/>
    <w:rsid w:val="00CB5E1B"/>
    <w:rsid w:val="00CB780A"/>
    <w:rsid w:val="00CC009C"/>
    <w:rsid w:val="00CC2715"/>
    <w:rsid w:val="00CC3335"/>
    <w:rsid w:val="00CC5691"/>
    <w:rsid w:val="00CC6E2F"/>
    <w:rsid w:val="00CC76BB"/>
    <w:rsid w:val="00CC790E"/>
    <w:rsid w:val="00CD1170"/>
    <w:rsid w:val="00CD5277"/>
    <w:rsid w:val="00CD6822"/>
    <w:rsid w:val="00CE07E6"/>
    <w:rsid w:val="00CE0961"/>
    <w:rsid w:val="00CE1263"/>
    <w:rsid w:val="00CE1BAC"/>
    <w:rsid w:val="00CE1BEC"/>
    <w:rsid w:val="00CE3386"/>
    <w:rsid w:val="00CE35CA"/>
    <w:rsid w:val="00CE664D"/>
    <w:rsid w:val="00CE7F77"/>
    <w:rsid w:val="00CF0C8A"/>
    <w:rsid w:val="00CF17A6"/>
    <w:rsid w:val="00CF6172"/>
    <w:rsid w:val="00D02023"/>
    <w:rsid w:val="00D03D81"/>
    <w:rsid w:val="00D060DE"/>
    <w:rsid w:val="00D0742D"/>
    <w:rsid w:val="00D07C5C"/>
    <w:rsid w:val="00D141DE"/>
    <w:rsid w:val="00D21516"/>
    <w:rsid w:val="00D264B9"/>
    <w:rsid w:val="00D27AFF"/>
    <w:rsid w:val="00D30EC2"/>
    <w:rsid w:val="00D31A8C"/>
    <w:rsid w:val="00D33DC6"/>
    <w:rsid w:val="00D372F5"/>
    <w:rsid w:val="00D40A60"/>
    <w:rsid w:val="00D41419"/>
    <w:rsid w:val="00D44EAA"/>
    <w:rsid w:val="00D466F8"/>
    <w:rsid w:val="00D47C3D"/>
    <w:rsid w:val="00D53C4F"/>
    <w:rsid w:val="00D572C9"/>
    <w:rsid w:val="00D6197C"/>
    <w:rsid w:val="00D63383"/>
    <w:rsid w:val="00D650B5"/>
    <w:rsid w:val="00D650D2"/>
    <w:rsid w:val="00D67389"/>
    <w:rsid w:val="00D71907"/>
    <w:rsid w:val="00D73C4B"/>
    <w:rsid w:val="00D85005"/>
    <w:rsid w:val="00D853B3"/>
    <w:rsid w:val="00D86387"/>
    <w:rsid w:val="00D90126"/>
    <w:rsid w:val="00D90D6C"/>
    <w:rsid w:val="00D92278"/>
    <w:rsid w:val="00D9735E"/>
    <w:rsid w:val="00DA0846"/>
    <w:rsid w:val="00DA1585"/>
    <w:rsid w:val="00DA29FC"/>
    <w:rsid w:val="00DA58DD"/>
    <w:rsid w:val="00DA766D"/>
    <w:rsid w:val="00DA7F8F"/>
    <w:rsid w:val="00DB0551"/>
    <w:rsid w:val="00DB20A9"/>
    <w:rsid w:val="00DB24C3"/>
    <w:rsid w:val="00DB4EAD"/>
    <w:rsid w:val="00DB5B09"/>
    <w:rsid w:val="00DC1C54"/>
    <w:rsid w:val="00DC2227"/>
    <w:rsid w:val="00DC31AB"/>
    <w:rsid w:val="00DC3A30"/>
    <w:rsid w:val="00DC5AB9"/>
    <w:rsid w:val="00DD044B"/>
    <w:rsid w:val="00DD1F43"/>
    <w:rsid w:val="00DD3A88"/>
    <w:rsid w:val="00DD756E"/>
    <w:rsid w:val="00DD77DF"/>
    <w:rsid w:val="00DE11BF"/>
    <w:rsid w:val="00DE2744"/>
    <w:rsid w:val="00DE3D77"/>
    <w:rsid w:val="00DF0621"/>
    <w:rsid w:val="00DF0DC8"/>
    <w:rsid w:val="00DF0DD6"/>
    <w:rsid w:val="00DF1B0B"/>
    <w:rsid w:val="00DF2245"/>
    <w:rsid w:val="00DF6EF8"/>
    <w:rsid w:val="00DF7823"/>
    <w:rsid w:val="00DF7F5B"/>
    <w:rsid w:val="00E01F41"/>
    <w:rsid w:val="00E033E6"/>
    <w:rsid w:val="00E052B5"/>
    <w:rsid w:val="00E070FD"/>
    <w:rsid w:val="00E07F1B"/>
    <w:rsid w:val="00E11B24"/>
    <w:rsid w:val="00E132EE"/>
    <w:rsid w:val="00E15F44"/>
    <w:rsid w:val="00E160D1"/>
    <w:rsid w:val="00E1616B"/>
    <w:rsid w:val="00E210A7"/>
    <w:rsid w:val="00E21BAC"/>
    <w:rsid w:val="00E21F35"/>
    <w:rsid w:val="00E22D58"/>
    <w:rsid w:val="00E24E40"/>
    <w:rsid w:val="00E31725"/>
    <w:rsid w:val="00E347E2"/>
    <w:rsid w:val="00E350F6"/>
    <w:rsid w:val="00E3617F"/>
    <w:rsid w:val="00E37403"/>
    <w:rsid w:val="00E37DEC"/>
    <w:rsid w:val="00E43755"/>
    <w:rsid w:val="00E50D8F"/>
    <w:rsid w:val="00E511D5"/>
    <w:rsid w:val="00E622ED"/>
    <w:rsid w:val="00E6247C"/>
    <w:rsid w:val="00E62C89"/>
    <w:rsid w:val="00E64374"/>
    <w:rsid w:val="00E6517B"/>
    <w:rsid w:val="00E70FF1"/>
    <w:rsid w:val="00E71271"/>
    <w:rsid w:val="00E72A6A"/>
    <w:rsid w:val="00E75ED9"/>
    <w:rsid w:val="00E82083"/>
    <w:rsid w:val="00E85100"/>
    <w:rsid w:val="00E90429"/>
    <w:rsid w:val="00E9065D"/>
    <w:rsid w:val="00E94E5D"/>
    <w:rsid w:val="00E960DD"/>
    <w:rsid w:val="00E96B9E"/>
    <w:rsid w:val="00EA089E"/>
    <w:rsid w:val="00EA29B4"/>
    <w:rsid w:val="00EA3216"/>
    <w:rsid w:val="00EA7ECA"/>
    <w:rsid w:val="00EB05D3"/>
    <w:rsid w:val="00EB2338"/>
    <w:rsid w:val="00EB2FD3"/>
    <w:rsid w:val="00EB3BA6"/>
    <w:rsid w:val="00EB5F12"/>
    <w:rsid w:val="00EB5F68"/>
    <w:rsid w:val="00EB6EA0"/>
    <w:rsid w:val="00EB7642"/>
    <w:rsid w:val="00EC11DE"/>
    <w:rsid w:val="00EC3EA5"/>
    <w:rsid w:val="00EC3FDE"/>
    <w:rsid w:val="00EC75DA"/>
    <w:rsid w:val="00ED0F4B"/>
    <w:rsid w:val="00ED1461"/>
    <w:rsid w:val="00ED2332"/>
    <w:rsid w:val="00ED3134"/>
    <w:rsid w:val="00ED4785"/>
    <w:rsid w:val="00ED5CA8"/>
    <w:rsid w:val="00ED65A6"/>
    <w:rsid w:val="00ED75B5"/>
    <w:rsid w:val="00EE2DFB"/>
    <w:rsid w:val="00EE4F03"/>
    <w:rsid w:val="00EE5AA8"/>
    <w:rsid w:val="00EE69E7"/>
    <w:rsid w:val="00EE6DA5"/>
    <w:rsid w:val="00EF1868"/>
    <w:rsid w:val="00EF2155"/>
    <w:rsid w:val="00EF2313"/>
    <w:rsid w:val="00EF2E79"/>
    <w:rsid w:val="00F00513"/>
    <w:rsid w:val="00F00A84"/>
    <w:rsid w:val="00F032F3"/>
    <w:rsid w:val="00F0642A"/>
    <w:rsid w:val="00F0692D"/>
    <w:rsid w:val="00F104DA"/>
    <w:rsid w:val="00F13023"/>
    <w:rsid w:val="00F162A3"/>
    <w:rsid w:val="00F16B4F"/>
    <w:rsid w:val="00F17DFF"/>
    <w:rsid w:val="00F2161B"/>
    <w:rsid w:val="00F2623E"/>
    <w:rsid w:val="00F30C5B"/>
    <w:rsid w:val="00F30D39"/>
    <w:rsid w:val="00F32921"/>
    <w:rsid w:val="00F3584E"/>
    <w:rsid w:val="00F363D7"/>
    <w:rsid w:val="00F37717"/>
    <w:rsid w:val="00F428E3"/>
    <w:rsid w:val="00F438AC"/>
    <w:rsid w:val="00F46106"/>
    <w:rsid w:val="00F46696"/>
    <w:rsid w:val="00F46D8E"/>
    <w:rsid w:val="00F47D12"/>
    <w:rsid w:val="00F516F6"/>
    <w:rsid w:val="00F52A5F"/>
    <w:rsid w:val="00F55528"/>
    <w:rsid w:val="00F67FC6"/>
    <w:rsid w:val="00F7421D"/>
    <w:rsid w:val="00F761DF"/>
    <w:rsid w:val="00F824AE"/>
    <w:rsid w:val="00F83648"/>
    <w:rsid w:val="00F84F78"/>
    <w:rsid w:val="00F931F2"/>
    <w:rsid w:val="00F95530"/>
    <w:rsid w:val="00F95A97"/>
    <w:rsid w:val="00F960E6"/>
    <w:rsid w:val="00F975DF"/>
    <w:rsid w:val="00FA14E9"/>
    <w:rsid w:val="00FA287F"/>
    <w:rsid w:val="00FA5423"/>
    <w:rsid w:val="00FA657E"/>
    <w:rsid w:val="00FB05DD"/>
    <w:rsid w:val="00FB26BF"/>
    <w:rsid w:val="00FB2E21"/>
    <w:rsid w:val="00FB7205"/>
    <w:rsid w:val="00FB7F9C"/>
    <w:rsid w:val="00FC0D14"/>
    <w:rsid w:val="00FC12E8"/>
    <w:rsid w:val="00FC2445"/>
    <w:rsid w:val="00FC333E"/>
    <w:rsid w:val="00FC34BE"/>
    <w:rsid w:val="00FC5E09"/>
    <w:rsid w:val="00FC76AA"/>
    <w:rsid w:val="00FC7F13"/>
    <w:rsid w:val="00FD10E8"/>
    <w:rsid w:val="00FD3A75"/>
    <w:rsid w:val="00FD437F"/>
    <w:rsid w:val="00FD4C1A"/>
    <w:rsid w:val="00FD585A"/>
    <w:rsid w:val="00FD632D"/>
    <w:rsid w:val="00FD6F4A"/>
    <w:rsid w:val="00FD7189"/>
    <w:rsid w:val="00FE3F15"/>
    <w:rsid w:val="00FE52D7"/>
    <w:rsid w:val="00FE55C5"/>
    <w:rsid w:val="00FF18A8"/>
    <w:rsid w:val="00FF18B1"/>
    <w:rsid w:val="00FF764F"/>
    <w:rsid w:val="00FF7E5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8CF8A"/>
  <w15:chartTrackingRefBased/>
  <w15:docId w15:val="{7CE0E9F1-1139-4C87-8794-560F4C707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7E45"/>
    <w:pPr>
      <w:spacing w:after="240" w:line="230" w:lineRule="atLeast"/>
      <w:jc w:val="both"/>
    </w:pPr>
    <w:rPr>
      <w:rFonts w:ascii="Arial" w:eastAsia="MS Mincho" w:hAnsi="Arial" w:cs="Times New Roman"/>
      <w:sz w:val="20"/>
      <w:szCs w:val="20"/>
      <w:lang w:val="en-GB" w:eastAsia="ja-JP"/>
    </w:rPr>
  </w:style>
  <w:style w:type="paragraph" w:styleId="Heading1">
    <w:name w:val="heading 1"/>
    <w:basedOn w:val="Normal"/>
    <w:next w:val="Normal"/>
    <w:link w:val="Heading1Char"/>
    <w:qFormat/>
    <w:rsid w:val="00676D57"/>
    <w:pPr>
      <w:keepNext/>
      <w:numPr>
        <w:numId w:val="1"/>
      </w:numPr>
      <w:tabs>
        <w:tab w:val="left" w:pos="400"/>
        <w:tab w:val="left" w:pos="560"/>
      </w:tabs>
      <w:suppressAutoHyphens/>
      <w:spacing w:before="60" w:line="270" w:lineRule="exact"/>
      <w:outlineLvl w:val="0"/>
    </w:pPr>
    <w:rPr>
      <w:rFonts w:eastAsia="Times New Roman"/>
      <w:b/>
      <w:bCs/>
      <w:sz w:val="24"/>
    </w:rPr>
  </w:style>
  <w:style w:type="paragraph" w:styleId="Heading2">
    <w:name w:val="heading 2"/>
    <w:basedOn w:val="Heading1"/>
    <w:next w:val="Normal"/>
    <w:link w:val="Heading2Char"/>
    <w:unhideWhenUsed/>
    <w:qFormat/>
    <w:rsid w:val="00676D57"/>
    <w:pPr>
      <w:numPr>
        <w:ilvl w:val="1"/>
      </w:numPr>
      <w:tabs>
        <w:tab w:val="clear" w:pos="400"/>
        <w:tab w:val="clear" w:pos="560"/>
        <w:tab w:val="left" w:pos="540"/>
        <w:tab w:val="left" w:pos="700"/>
      </w:tabs>
      <w:spacing w:line="250" w:lineRule="exact"/>
      <w:outlineLvl w:val="1"/>
    </w:pPr>
    <w:rPr>
      <w:sz w:val="22"/>
    </w:rPr>
  </w:style>
  <w:style w:type="paragraph" w:styleId="Heading3">
    <w:name w:val="heading 3"/>
    <w:basedOn w:val="Heading1"/>
    <w:next w:val="Normal"/>
    <w:link w:val="Heading3Char"/>
    <w:unhideWhenUsed/>
    <w:qFormat/>
    <w:rsid w:val="00676D57"/>
    <w:pPr>
      <w:numPr>
        <w:ilvl w:val="2"/>
      </w:numPr>
      <w:tabs>
        <w:tab w:val="clear" w:pos="400"/>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unhideWhenUsed/>
    <w:qFormat/>
    <w:rsid w:val="00676D57"/>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unhideWhenUsed/>
    <w:qFormat/>
    <w:rsid w:val="00676D57"/>
    <w:pPr>
      <w:numPr>
        <w:ilvl w:val="4"/>
      </w:numPr>
      <w:tabs>
        <w:tab w:val="clear" w:pos="940"/>
        <w:tab w:val="clear" w:pos="1140"/>
        <w:tab w:val="clear" w:pos="1360"/>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rPr>
      <w:rFonts w:eastAsia="MS Mincho"/>
    </w:rPr>
  </w:style>
  <w:style w:type="paragraph" w:styleId="Heading8">
    <w:name w:val="heading 8"/>
    <w:basedOn w:val="Heading6"/>
    <w:next w:val="Normal"/>
    <w:link w:val="Heading8Char"/>
    <w:unhideWhenUsed/>
    <w:qFormat/>
    <w:rsid w:val="00676D57"/>
    <w:pPr>
      <w:numPr>
        <w:ilvl w:val="7"/>
      </w:numPr>
      <w:outlineLvl w:val="7"/>
    </w:pPr>
    <w:rPr>
      <w:rFonts w:eastAsia="MS Mincho"/>
    </w:rPr>
  </w:style>
  <w:style w:type="paragraph" w:styleId="Heading9">
    <w:name w:val="heading 9"/>
    <w:basedOn w:val="Heading6"/>
    <w:next w:val="Normal"/>
    <w:link w:val="Heading9Char"/>
    <w:unhideWhenUsed/>
    <w:qFormat/>
    <w:rsid w:val="00676D57"/>
    <w:pPr>
      <w:numPr>
        <w:ilvl w:val="8"/>
      </w:numPr>
      <w:outlineLvl w:val="8"/>
    </w:pPr>
    <w:rPr>
      <w:rFonts w:eastAsia="MS Minch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76D57"/>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676D57"/>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676D57"/>
    <w:rPr>
      <w:rFonts w:ascii="Arial" w:eastAsia="Times New Roman" w:hAnsi="Arial" w:cs="Times New Roman"/>
      <w:b/>
      <w:bCs/>
      <w:sz w:val="20"/>
      <w:szCs w:val="20"/>
      <w:lang w:val="en-GB" w:eastAsia="ja-JP"/>
    </w:rPr>
  </w:style>
  <w:style w:type="character" w:customStyle="1" w:styleId="Heading4Char">
    <w:name w:val="Heading 4 Char"/>
    <w:basedOn w:val="DefaultParagraphFont"/>
    <w:link w:val="Heading4"/>
    <w:rsid w:val="00676D57"/>
    <w:rPr>
      <w:rFonts w:ascii="Arial" w:eastAsia="Times New Roman" w:hAnsi="Arial" w:cs="Times New Roman"/>
      <w:b/>
      <w:bCs/>
      <w:sz w:val="20"/>
      <w:szCs w:val="20"/>
      <w:lang w:val="en-GB" w:eastAsia="ja-JP"/>
    </w:rPr>
  </w:style>
  <w:style w:type="character" w:customStyle="1" w:styleId="Heading5Char">
    <w:name w:val="Heading 5 Char"/>
    <w:basedOn w:val="DefaultParagraphFont"/>
    <w:link w:val="Heading5"/>
    <w:rsid w:val="00676D57"/>
    <w:rPr>
      <w:rFonts w:ascii="Arial" w:eastAsia="Times New Roman" w:hAnsi="Arial" w:cs="Times New Roman"/>
      <w:b/>
      <w:bCs/>
      <w:sz w:val="20"/>
      <w:szCs w:val="20"/>
      <w:lang w:val="en-GB" w:eastAsia="ja-JP"/>
    </w:rPr>
  </w:style>
  <w:style w:type="character" w:customStyle="1" w:styleId="Heading6Char">
    <w:name w:val="Heading 6 Char"/>
    <w:basedOn w:val="DefaultParagraphFont"/>
    <w:link w:val="Heading6"/>
    <w:rsid w:val="00676D57"/>
    <w:rPr>
      <w:rFonts w:ascii="Arial" w:eastAsia="Times New Roman" w:hAnsi="Arial" w:cs="Times New Roman"/>
      <w:b/>
      <w:bCs/>
      <w:sz w:val="20"/>
      <w:szCs w:val="20"/>
      <w:lang w:val="en-GB" w:eastAsia="ja-JP"/>
    </w:rPr>
  </w:style>
  <w:style w:type="character" w:customStyle="1" w:styleId="Heading7Char">
    <w:name w:val="Heading 7 Char"/>
    <w:basedOn w:val="DefaultParagraphFont"/>
    <w:link w:val="Heading7"/>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after="120"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jc w:val="lef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pPr>
      <w:spacing w:line="240" w:lineRule="auto"/>
    </w:pPr>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after="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line="240" w:lineRule="auto"/>
    </w:pPr>
    <w:rPr>
      <w:b/>
    </w:rPr>
  </w:style>
  <w:style w:type="paragraph" w:customStyle="1" w:styleId="Abbreviation">
    <w:name w:val="Abbreviation"/>
    <w:basedOn w:val="Normal"/>
    <w:qFormat/>
    <w:rsid w:val="001072A9"/>
    <w:pPr>
      <w:tabs>
        <w:tab w:val="left" w:pos="1152"/>
      </w:tabs>
      <w:spacing w:after="120"/>
    </w:pPr>
  </w:style>
  <w:style w:type="paragraph" w:styleId="BodyTextIndent3">
    <w:name w:val="Body Text Indent 3"/>
    <w:basedOn w:val="Normal"/>
    <w:link w:val="BodyTextIndent3Char"/>
    <w:unhideWhenUsed/>
    <w:rsid w:val="006834E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line="240" w:lineRule="auto"/>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qFormat/>
    <w:rsid w:val="004733A5"/>
    <w:pPr>
      <w:spacing w:after="120"/>
      <w:ind w:left="720"/>
    </w:pPr>
  </w:style>
  <w:style w:type="paragraph" w:styleId="FootnoteText">
    <w:name w:val="footnote text"/>
    <w:basedOn w:val="Normal"/>
    <w:link w:val="FootnoteTextChar"/>
    <w:semiHidden/>
    <w:unhideWhenUsed/>
    <w:rsid w:val="006B114A"/>
    <w:pPr>
      <w:tabs>
        <w:tab w:val="left" w:pos="340"/>
      </w:tabs>
      <w:spacing w:after="120" w:line="210" w:lineRule="atLeast"/>
    </w:pPr>
    <w:rPr>
      <w:rFonts w:ascii="Arial Narrow" w:hAnsi="Arial Narrow"/>
      <w:sz w:val="18"/>
    </w:rPr>
  </w:style>
  <w:style w:type="character" w:customStyle="1" w:styleId="FootnoteTextChar">
    <w:name w:val="Footnote Text Char"/>
    <w:basedOn w:val="DefaultParagraphFont"/>
    <w:link w:val="FootnoteText"/>
    <w:uiPriority w:val="99"/>
    <w:semiHidden/>
    <w:rsid w:val="006B114A"/>
    <w:rPr>
      <w:rFonts w:ascii="Arial Narrow" w:eastAsia="MS Mincho" w:hAnsi="Arial Narrow" w:cs="Times New Roman"/>
      <w:sz w:val="18"/>
      <w:szCs w:val="20"/>
      <w:lang w:val="en-GB" w:eastAsia="ja-JP"/>
    </w:rPr>
  </w:style>
  <w:style w:type="character" w:styleId="FootnoteReference">
    <w:name w:val="footnote reference"/>
    <w:semiHidden/>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line="240" w:lineRule="auto"/>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rsid w:val="006B11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line="240" w:lineRule="auto"/>
      <w:jc w:val="left"/>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jc w:val="left"/>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7A6063"/>
    <w:pPr>
      <w:tabs>
        <w:tab w:val="left" w:pos="400"/>
        <w:tab w:val="right" w:leader="dot" w:pos="9350"/>
      </w:tabs>
      <w:spacing w:before="120" w:after="120"/>
      <w:jc w:val="left"/>
    </w:pPr>
    <w:rPr>
      <w:rFonts w:asciiTheme="minorHAnsi" w:hAnsiTheme="minorHAnsi"/>
      <w:b/>
      <w:bCs/>
      <w:caps/>
    </w:rPr>
  </w:style>
  <w:style w:type="paragraph" w:styleId="TOC2">
    <w:name w:val="toc 2"/>
    <w:basedOn w:val="TOC1"/>
    <w:next w:val="Normal"/>
    <w:autoRedefine/>
    <w:uiPriority w:val="39"/>
    <w:unhideWhenUsed/>
    <w:rsid w:val="00665BFC"/>
    <w:pPr>
      <w:tabs>
        <w:tab w:val="left" w:pos="800"/>
      </w:tabs>
      <w:spacing w:before="0" w:after="0"/>
      <w:ind w:left="200"/>
    </w:pPr>
    <w:rPr>
      <w:b w:val="0"/>
      <w:bCs w:val="0"/>
      <w:caps w:val="0"/>
      <w:smallCaps/>
    </w:rPr>
  </w:style>
  <w:style w:type="paragraph" w:styleId="TOC3">
    <w:name w:val="toc 3"/>
    <w:basedOn w:val="TOC2"/>
    <w:next w:val="Normal"/>
    <w:autoRedefine/>
    <w:uiPriority w:val="39"/>
    <w:unhideWhenUsed/>
    <w:rsid w:val="0071605C"/>
    <w:pPr>
      <w:ind w:left="400"/>
    </w:pPr>
    <w:rPr>
      <w:i/>
      <w:iCs/>
      <w:smallCaps w:val="0"/>
    </w:rPr>
  </w:style>
  <w:style w:type="paragraph" w:styleId="TOC4">
    <w:name w:val="toc 4"/>
    <w:basedOn w:val="TOC2"/>
    <w:next w:val="Normal"/>
    <w:autoRedefine/>
    <w:uiPriority w:val="39"/>
    <w:unhideWhenUsed/>
    <w:rsid w:val="006B114A"/>
    <w:pPr>
      <w:ind w:left="600"/>
    </w:pPr>
    <w:rPr>
      <w:smallCaps w:val="0"/>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spacing w:before="0" w:after="0"/>
      <w:ind w:left="1600"/>
    </w:pPr>
    <w:rPr>
      <w:b w:val="0"/>
      <w:bCs w:val="0"/>
      <w:caps w:val="0"/>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3"/>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14"/>
      </w:numPr>
      <w:tabs>
        <w:tab w:val="clear" w:pos="360"/>
        <w:tab w:val="num" w:pos="1492"/>
      </w:tabs>
      <w:ind w:left="1492"/>
    </w:pPr>
  </w:style>
  <w:style w:type="paragraph" w:styleId="ListNumber2">
    <w:name w:val="List Number 2"/>
    <w:basedOn w:val="Normal"/>
    <w:unhideWhenUsed/>
    <w:rsid w:val="006B114A"/>
    <w:pPr>
      <w:numPr>
        <w:numId w:val="15"/>
      </w:numPr>
      <w:tabs>
        <w:tab w:val="left" w:pos="800"/>
      </w:tabs>
      <w:ind w:left="800" w:hanging="400"/>
    </w:pPr>
  </w:style>
  <w:style w:type="paragraph" w:styleId="ListNumber3">
    <w:name w:val="List Number 3"/>
    <w:basedOn w:val="Normal"/>
    <w:unhideWhenUsed/>
    <w:rsid w:val="006B114A"/>
    <w:pPr>
      <w:numPr>
        <w:numId w:val="16"/>
      </w:numPr>
      <w:tabs>
        <w:tab w:val="clear" w:pos="1209"/>
        <w:tab w:val="left" w:pos="1200"/>
      </w:tabs>
      <w:ind w:left="1200" w:hanging="400"/>
    </w:pPr>
  </w:style>
  <w:style w:type="paragraph" w:styleId="ListNumber4">
    <w:name w:val="List Number 4"/>
    <w:basedOn w:val="Normal"/>
    <w:unhideWhenUsed/>
    <w:rsid w:val="006B114A"/>
    <w:pPr>
      <w:numPr>
        <w:numId w:val="17"/>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spacing w:after="120"/>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18"/>
      </w:numPr>
      <w:tabs>
        <w:tab w:val="clear" w:pos="400"/>
        <w:tab w:val="left" w:pos="800"/>
      </w:tabs>
      <w:ind w:left="400" w:hanging="400"/>
    </w:pPr>
  </w:style>
  <w:style w:type="paragraph" w:styleId="ListContinue3">
    <w:name w:val="List Continue 3"/>
    <w:basedOn w:val="ListContinue"/>
    <w:unhideWhenUsed/>
    <w:rsid w:val="006B114A"/>
    <w:pPr>
      <w:numPr>
        <w:ilvl w:val="2"/>
        <w:numId w:val="18"/>
      </w:numPr>
      <w:tabs>
        <w:tab w:val="clear" w:pos="400"/>
        <w:tab w:val="left" w:pos="1200"/>
      </w:tabs>
      <w:ind w:left="400" w:hanging="400"/>
    </w:pPr>
  </w:style>
  <w:style w:type="paragraph" w:styleId="ListContinue4">
    <w:name w:val="List Continue 4"/>
    <w:basedOn w:val="ListContinue"/>
    <w:unhideWhenUsed/>
    <w:rsid w:val="006B114A"/>
    <w:pPr>
      <w:numPr>
        <w:numId w:val="19"/>
      </w:numPr>
      <w:tabs>
        <w:tab w:val="clear" w:pos="360"/>
        <w:tab w:val="clear" w:pos="400"/>
        <w:tab w:val="left" w:pos="1600"/>
      </w:tabs>
      <w:ind w:left="1600" w:hanging="400"/>
    </w:pPr>
  </w:style>
  <w:style w:type="paragraph" w:styleId="ListContinue5">
    <w:name w:val="List Continue 5"/>
    <w:basedOn w:val="Normal"/>
    <w:unhideWhenUsed/>
    <w:rsid w:val="006B114A"/>
    <w:pPr>
      <w:spacing w:after="120"/>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spacing w:after="120"/>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tabs>
        <w:tab w:val="clear" w:pos="400"/>
        <w:tab w:val="clear" w:pos="560"/>
      </w:tabs>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20"/>
      </w:numPr>
      <w:tabs>
        <w:tab w:val="clear" w:pos="540"/>
        <w:tab w:val="clear" w:pos="700"/>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20"/>
      </w:numPr>
      <w:tabs>
        <w:tab w:val="clear" w:pos="660"/>
        <w:tab w:val="left" w:pos="640"/>
        <w:tab w:val="num" w:pos="720"/>
      </w:tabs>
      <w:spacing w:line="250" w:lineRule="exact"/>
    </w:pPr>
    <w:rPr>
      <w:rFonts w:eastAsia="MS Mincho"/>
      <w:sz w:val="22"/>
    </w:rPr>
  </w:style>
  <w:style w:type="paragraph" w:customStyle="1" w:styleId="a4">
    <w:name w:val="a4"/>
    <w:basedOn w:val="Heading4"/>
    <w:next w:val="Normal"/>
    <w:rsid w:val="006B114A"/>
    <w:pPr>
      <w:numPr>
        <w:numId w:val="20"/>
      </w:numPr>
      <w:tabs>
        <w:tab w:val="clear" w:pos="940"/>
        <w:tab w:val="clear" w:pos="1140"/>
        <w:tab w:val="clear" w:pos="1360"/>
        <w:tab w:val="left" w:pos="880"/>
        <w:tab w:val="num" w:pos="1080"/>
      </w:tabs>
    </w:pPr>
    <w:rPr>
      <w:rFonts w:eastAsia="MS Mincho"/>
    </w:rPr>
  </w:style>
  <w:style w:type="paragraph" w:customStyle="1" w:styleId="a5">
    <w:name w:val="a5"/>
    <w:basedOn w:val="Heading5"/>
    <w:next w:val="Normal"/>
    <w:rsid w:val="006B114A"/>
    <w:pPr>
      <w:numPr>
        <w:numId w:val="20"/>
      </w:numPr>
      <w:tabs>
        <w:tab w:val="num" w:pos="1080"/>
        <w:tab w:val="left" w:pos="1140"/>
        <w:tab w:val="left" w:pos="1360"/>
      </w:tabs>
      <w:ind w:left="1008" w:hanging="1008"/>
    </w:pPr>
    <w:rPr>
      <w:rFonts w:eastAsia="MS Mincho"/>
    </w:rPr>
  </w:style>
  <w:style w:type="paragraph" w:customStyle="1" w:styleId="a6">
    <w:name w:val="a6"/>
    <w:basedOn w:val="Heading6"/>
    <w:next w:val="Normal"/>
    <w:rsid w:val="006B114A"/>
    <w:pPr>
      <w:numPr>
        <w:numId w:val="20"/>
      </w:numPr>
      <w:tabs>
        <w:tab w:val="left" w:pos="1140"/>
        <w:tab w:val="left" w:pos="1360"/>
        <w:tab w:val="num" w:pos="1440"/>
      </w:tabs>
      <w:ind w:left="1152" w:hanging="1152"/>
    </w:pPr>
    <w:rPr>
      <w:rFonts w:eastAsia="MS Mincho"/>
    </w:rPr>
  </w:style>
  <w:style w:type="paragraph" w:customStyle="1" w:styleId="ANNEX0">
    <w:name w:val="ANNEX"/>
    <w:basedOn w:val="Normal"/>
    <w:next w:val="Normal"/>
    <w:rsid w:val="006B114A"/>
    <w:pPr>
      <w:keepNext/>
      <w:pageBreakBefore/>
      <w:numPr>
        <w:numId w:val="20"/>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18"/>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6B114A"/>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jc w:val="left"/>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after="120" w:line="230" w:lineRule="exact"/>
      <w:jc w:val="center"/>
    </w:pPr>
    <w:rPr>
      <w:b/>
    </w:rPr>
  </w:style>
  <w:style w:type="paragraph" w:customStyle="1" w:styleId="Terms">
    <w:name w:val="Term(s)"/>
    <w:basedOn w:val="Normal"/>
    <w:next w:val="Definition"/>
    <w:rsid w:val="006B114A"/>
    <w:pPr>
      <w:keepNext/>
      <w:suppressAutoHyphens/>
      <w:spacing w:after="0"/>
      <w:jc w:val="left"/>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pPr>
      <w:jc w:val="left"/>
    </w:pPr>
  </w:style>
  <w:style w:type="paragraph" w:customStyle="1" w:styleId="zzLc6">
    <w:name w:val="zzLc6"/>
    <w:basedOn w:val="Normal"/>
    <w:next w:val="Normal"/>
    <w:rsid w:val="006B114A"/>
    <w:pPr>
      <w:jc w:val="left"/>
    </w:pPr>
  </w:style>
  <w:style w:type="paragraph" w:customStyle="1" w:styleId="zzLn5">
    <w:name w:val="zzLn5"/>
    <w:basedOn w:val="Normal"/>
    <w:next w:val="Normal"/>
    <w:rsid w:val="006B114A"/>
    <w:pPr>
      <w:jc w:val="left"/>
    </w:pPr>
  </w:style>
  <w:style w:type="paragraph" w:customStyle="1" w:styleId="zzLn6">
    <w:name w:val="zzLn6"/>
    <w:basedOn w:val="Normal"/>
    <w:next w:val="Normal"/>
    <w:rsid w:val="006B114A"/>
    <w:pPr>
      <w:jc w:val="left"/>
    </w:pPr>
  </w:style>
  <w:style w:type="paragraph" w:customStyle="1" w:styleId="zzSTDTitle">
    <w:name w:val="zzSTDTitle"/>
    <w:basedOn w:val="Normal"/>
    <w:next w:val="Normal"/>
    <w:rsid w:val="006B114A"/>
    <w:pPr>
      <w:suppressAutoHyphens/>
      <w:spacing w:before="400" w:after="760" w:line="350" w:lineRule="exact"/>
      <w:jc w:val="lef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line="240" w:lineRule="auto"/>
      <w:jc w:val="left"/>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jc w:val="left"/>
    </w:pPr>
    <w:rPr>
      <w:rFonts w:eastAsia="Times New Roman"/>
      <w:sz w:val="18"/>
      <w:lang w:eastAsia="en-US"/>
    </w:rPr>
  </w:style>
  <w:style w:type="paragraph" w:customStyle="1" w:styleId="ISOChange">
    <w:name w:val="ISO_Change"/>
    <w:basedOn w:val="Normal"/>
    <w:rsid w:val="006B114A"/>
    <w:pPr>
      <w:spacing w:before="210" w:after="0" w:line="210" w:lineRule="exact"/>
      <w:jc w:val="lef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line="240" w:lineRule="auto"/>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rsid w:val="006B114A"/>
    <w:pPr>
      <w:widowControl w:val="0"/>
      <w:suppressLineNumbers/>
      <w:suppressAutoHyphens/>
      <w:spacing w:after="0" w:line="240" w:lineRule="auto"/>
      <w:jc w:val="left"/>
    </w:pPr>
    <w:rPr>
      <w:rFonts w:eastAsia="Arial" w:cs="Tahoma"/>
    </w:rPr>
  </w:style>
  <w:style w:type="paragraph" w:customStyle="1" w:styleId="quotedtext">
    <w:name w:val="quoted text"/>
    <w:basedOn w:val="Normal"/>
    <w:rsid w:val="006B114A"/>
    <w:pPr>
      <w:spacing w:before="60" w:after="60" w:line="240" w:lineRule="auto"/>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line="240" w:lineRule="auto"/>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21"/>
      </w:numPr>
    </w:pPr>
    <w:rPr>
      <w:rFonts w:eastAsia="MS Mincho"/>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jc w:val="left"/>
    </w:pPr>
    <w:rPr>
      <w:rFonts w:ascii="Arial Narrow" w:eastAsiaTheme="minorHAnsi" w:hAnsi="Arial Narrow" w:cstheme="minorBidi"/>
      <w:szCs w:val="22"/>
    </w:rPr>
  </w:style>
  <w:style w:type="paragraph" w:customStyle="1" w:styleId="AppendixD2">
    <w:name w:val="Appendix D2"/>
    <w:autoRedefine/>
    <w:rsid w:val="00F47D12"/>
    <w:pPr>
      <w:spacing w:after="120" w:line="240" w:lineRule="auto"/>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line="240" w:lineRule="auto"/>
    </w:pPr>
    <w:rPr>
      <w:rFonts w:cs="Arial"/>
      <w:sz w:val="18"/>
      <w:szCs w:val="18"/>
    </w:rPr>
  </w:style>
  <w:style w:type="character" w:customStyle="1" w:styleId="UnresolvedMention">
    <w:name w:val="Unresolved Mention"/>
    <w:basedOn w:val="DefaultParagraphFont"/>
    <w:uiPriority w:val="99"/>
    <w:semiHidden/>
    <w:unhideWhenUsed/>
    <w:rsid w:val="00CB10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microsoft.com/office/2011/relationships/commentsExtended" Target="commentsExtended.xml"/><Relationship Id="rId39" Type="http://schemas.openxmlformats.org/officeDocument/2006/relationships/image" Target="media/image29.emf"/><Relationship Id="rId21" Type="http://schemas.openxmlformats.org/officeDocument/2006/relationships/image" Target="media/image13.emf"/><Relationship Id="rId34" Type="http://schemas.openxmlformats.org/officeDocument/2006/relationships/image" Target="media/image24.PNG"/><Relationship Id="rId42" Type="http://schemas.openxmlformats.org/officeDocument/2006/relationships/image" Target="media/image32.jp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emf"/><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JPG"/><Relationship Id="rId49" Type="http://schemas.microsoft.com/office/2016/09/relationships/commentsIds" Target="commentsId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omments" Target="comments.xml"/><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BFC5A-EC3C-46FC-A0EE-6F61C2BC8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81</Pages>
  <Words>35158</Words>
  <Characters>193371</Characters>
  <Application>Microsoft Office Word</Application>
  <DocSecurity>0</DocSecurity>
  <Lines>1611</Lines>
  <Paragraphs>456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Eivind;Raphael</dc:creator>
  <cp:keywords/>
  <dc:description/>
  <cp:lastModifiedBy>Project Officer Peru</cp:lastModifiedBy>
  <cp:revision>2</cp:revision>
  <dcterms:created xsi:type="dcterms:W3CDTF">2019-08-09T06:32:00Z</dcterms:created>
  <dcterms:modified xsi:type="dcterms:W3CDTF">2019-08-09T06:32:00Z</dcterms:modified>
</cp:coreProperties>
</file>